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145A" w:rsidRDefault="003F145A">
      <w:pPr>
        <w:tabs>
          <w:tab w:val="left" w:pos="1078"/>
        </w:tabs>
      </w:pPr>
    </w:p>
    <w:p w:rsidR="001A40E0" w:rsidRDefault="001A40E0"/>
    <w:p w:rsidR="001A40E0" w:rsidRDefault="001A40E0"/>
    <w:p w:rsidR="001A40E0" w:rsidRDefault="001A40E0"/>
    <w:p w:rsidR="001A40E0" w:rsidRDefault="001A40E0"/>
    <w:p w:rsidR="001A40E0" w:rsidRDefault="001A40E0"/>
    <w:p w:rsidR="001A40E0" w:rsidRDefault="001A40E0"/>
    <w:p w:rsidR="001A40E0" w:rsidRDefault="001A40E0"/>
    <w:p w:rsidR="001A40E0" w:rsidRDefault="001A40E0"/>
    <w:p w:rsidR="001A40E0" w:rsidRDefault="001A40E0"/>
    <w:p w:rsidR="001A40E0" w:rsidRDefault="001A40E0"/>
    <w:p w:rsidR="001A40E0" w:rsidRDefault="001A40E0"/>
    <w:p w:rsidR="001A40E0" w:rsidRDefault="001A40E0"/>
    <w:p w:rsidR="001A40E0" w:rsidRDefault="001A40E0"/>
    <w:p w:rsidR="001A40E0" w:rsidRDefault="001A40E0"/>
    <w:p w:rsidR="001A40E0" w:rsidRDefault="001A40E0"/>
    <w:p w:rsidR="001A40E0" w:rsidRDefault="001A40E0"/>
    <w:p w:rsidR="001A40E0" w:rsidRDefault="001A40E0"/>
    <w:tbl>
      <w:tblPr>
        <w:tblW w:w="0" w:type="auto"/>
        <w:jc w:val="center"/>
        <w:tblLook w:val="01E0"/>
      </w:tblPr>
      <w:tblGrid>
        <w:gridCol w:w="6334"/>
      </w:tblGrid>
      <w:tr w:rsidR="001A40E0" w:rsidRPr="002F02C9" w:rsidTr="008A632C">
        <w:trPr>
          <w:jc w:val="center"/>
        </w:trPr>
        <w:tc>
          <w:tcPr>
            <w:tcW w:w="6334" w:type="dxa"/>
          </w:tcPr>
          <w:p w:rsidR="001A40E0" w:rsidRPr="002F02C9" w:rsidRDefault="001A40E0" w:rsidP="00F2034D">
            <w:pPr>
              <w:rPr>
                <w:color w:val="FF0000"/>
                <w:sz w:val="44"/>
                <w:szCs w:val="44"/>
              </w:rPr>
            </w:pPr>
            <w:r w:rsidRPr="002F02C9">
              <w:rPr>
                <w:color w:val="FF0000"/>
                <w:sz w:val="44"/>
                <w:szCs w:val="44"/>
              </w:rPr>
              <w:t>Inventec</w:t>
            </w:r>
          </w:p>
          <w:p w:rsidR="001A40E0" w:rsidRPr="002F02C9" w:rsidRDefault="001A40E0" w:rsidP="00F2034D">
            <w:pPr>
              <w:rPr>
                <w:szCs w:val="20"/>
                <w:lang w:eastAsia="zh-TW"/>
              </w:rPr>
            </w:pPr>
            <w:r w:rsidRPr="002F02C9">
              <w:rPr>
                <w:szCs w:val="20"/>
              </w:rPr>
              <w:t>Copyright 2007 Inventec (</w:t>
            </w:r>
            <w:smartTag w:uri="urn:schemas-microsoft-com:office:smarttags" w:element="City">
              <w:smartTag w:uri="urn:schemas-microsoft-com:office:smarttags" w:element="place">
                <w:r w:rsidRPr="002F02C9">
                  <w:rPr>
                    <w:szCs w:val="20"/>
                  </w:rPr>
                  <w:t>TianJin</w:t>
                </w:r>
              </w:smartTag>
            </w:smartTag>
            <w:r w:rsidRPr="002F02C9">
              <w:rPr>
                <w:szCs w:val="20"/>
              </w:rPr>
              <w:t xml:space="preserve">) Co, Ltd. </w:t>
            </w:r>
            <w:r w:rsidRPr="002F02C9">
              <w:rPr>
                <w:szCs w:val="20"/>
                <w:lang w:eastAsia="zh-TW"/>
              </w:rPr>
              <w:t>All Rights Reserved</w:t>
            </w:r>
          </w:p>
          <w:p w:rsidR="001A40E0" w:rsidRPr="002F02C9" w:rsidRDefault="001A40E0" w:rsidP="00F2034D">
            <w:pPr>
              <w:rPr>
                <w:color w:val="999999"/>
                <w:lang w:eastAsia="zh-TW"/>
              </w:rPr>
            </w:pPr>
            <w:r w:rsidRPr="002F02C9">
              <w:rPr>
                <w:rFonts w:hint="eastAsia"/>
                <w:color w:val="999999"/>
                <w:szCs w:val="20"/>
                <w:lang w:eastAsia="zh-TW"/>
              </w:rPr>
              <w:t>本文件之著作權為英業達集團（天津）電子技術有限公司所有，其內容及所涉及的專案信息為本公司商業機密，非經本公司授權許可，任何人不得以任何形式使用（包括但不限於閱讀、引用、復制、修改、翻譯、保存、出售、公開發布等）或為其他足以侵害本公司著作權及商業機密之行為，若有違者，本公司將依法追訴。</w:t>
            </w:r>
          </w:p>
        </w:tc>
      </w:tr>
    </w:tbl>
    <w:p w:rsidR="001A40E0" w:rsidRPr="002F02C9" w:rsidRDefault="001A40E0" w:rsidP="007671DB">
      <w:pPr>
        <w:rPr>
          <w:lang w:eastAsia="zh-TW"/>
        </w:rPr>
      </w:pPr>
    </w:p>
    <w:p w:rsidR="001A40E0" w:rsidRPr="002F02C9" w:rsidRDefault="001A40E0" w:rsidP="00B37924">
      <w:pPr>
        <w:jc w:val="center"/>
        <w:rPr>
          <w:b/>
          <w:sz w:val="32"/>
          <w:szCs w:val="32"/>
        </w:rPr>
      </w:pPr>
      <w:r w:rsidRPr="002F02C9">
        <w:rPr>
          <w:lang w:eastAsia="zh-TW"/>
        </w:rPr>
        <w:br w:type="page"/>
      </w:r>
      <w:r w:rsidRPr="002F02C9">
        <w:rPr>
          <w:rFonts w:hint="eastAsia"/>
          <w:b/>
          <w:sz w:val="32"/>
          <w:szCs w:val="32"/>
        </w:rPr>
        <w:lastRenderedPageBreak/>
        <w:t>修改歷史</w:t>
      </w:r>
    </w:p>
    <w:tbl>
      <w:tblPr>
        <w:tblW w:w="96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068"/>
        <w:gridCol w:w="1619"/>
        <w:gridCol w:w="1979"/>
        <w:gridCol w:w="2233"/>
        <w:gridCol w:w="1439"/>
        <w:gridCol w:w="1358"/>
      </w:tblGrid>
      <w:tr w:rsidR="001A40E0" w:rsidRPr="002F02C9" w:rsidTr="00F25116">
        <w:trPr>
          <w:trHeight w:val="607"/>
          <w:tblHeader/>
          <w:jc w:val="center"/>
        </w:trPr>
        <w:tc>
          <w:tcPr>
            <w:tcW w:w="10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E6E6E6"/>
            <w:vAlign w:val="center"/>
          </w:tcPr>
          <w:p w:rsidR="001A40E0" w:rsidRPr="002F02C9" w:rsidRDefault="001A40E0" w:rsidP="00283648">
            <w:pPr>
              <w:snapToGrid w:val="0"/>
              <w:jc w:val="center"/>
              <w:rPr>
                <w:rFonts w:ascii="SimSun"/>
                <w:b/>
                <w:bCs/>
                <w:color w:val="000000"/>
              </w:rPr>
            </w:pPr>
            <w:r w:rsidRPr="002F02C9">
              <w:rPr>
                <w:rFonts w:ascii="SimSun" w:hAnsi="SimSun" w:hint="eastAsia"/>
                <w:b/>
                <w:bCs/>
              </w:rPr>
              <w:t>章节号</w:t>
            </w:r>
          </w:p>
        </w:tc>
        <w:tc>
          <w:tcPr>
            <w:tcW w:w="161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6E6E6"/>
            <w:vAlign w:val="center"/>
          </w:tcPr>
          <w:p w:rsidR="001A40E0" w:rsidRPr="002F02C9" w:rsidRDefault="001A40E0" w:rsidP="00283648">
            <w:pPr>
              <w:snapToGrid w:val="0"/>
              <w:jc w:val="center"/>
              <w:rPr>
                <w:rFonts w:ascii="SimSun"/>
                <w:b/>
                <w:bCs/>
              </w:rPr>
            </w:pPr>
            <w:r w:rsidRPr="002F02C9">
              <w:rPr>
                <w:rFonts w:ascii="SimSun" w:hAnsi="SimSun" w:hint="eastAsia"/>
                <w:b/>
                <w:bCs/>
              </w:rPr>
              <w:t>章节名称</w:t>
            </w:r>
          </w:p>
        </w:tc>
        <w:tc>
          <w:tcPr>
            <w:tcW w:w="197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6E6E6"/>
            <w:vAlign w:val="center"/>
          </w:tcPr>
          <w:p w:rsidR="001A40E0" w:rsidRPr="002F02C9" w:rsidRDefault="001A40E0" w:rsidP="00283648">
            <w:pPr>
              <w:snapToGrid w:val="0"/>
              <w:jc w:val="center"/>
              <w:rPr>
                <w:rFonts w:ascii="SimSun"/>
                <w:b/>
                <w:bCs/>
              </w:rPr>
            </w:pPr>
            <w:r w:rsidRPr="002F02C9">
              <w:rPr>
                <w:rFonts w:ascii="SimSun" w:hAnsi="SimSun" w:hint="eastAsia"/>
                <w:b/>
                <w:bCs/>
              </w:rPr>
              <w:t>变更原因</w:t>
            </w:r>
          </w:p>
        </w:tc>
        <w:tc>
          <w:tcPr>
            <w:tcW w:w="223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6E6E6"/>
            <w:vAlign w:val="center"/>
          </w:tcPr>
          <w:p w:rsidR="001A40E0" w:rsidRPr="002F02C9" w:rsidRDefault="001A40E0" w:rsidP="00283648">
            <w:pPr>
              <w:snapToGrid w:val="0"/>
              <w:jc w:val="center"/>
              <w:rPr>
                <w:rFonts w:ascii="SimSun"/>
                <w:b/>
                <w:bCs/>
              </w:rPr>
            </w:pPr>
            <w:r w:rsidRPr="002F02C9">
              <w:rPr>
                <w:rFonts w:ascii="SimSun" w:hAnsi="SimSun" w:hint="eastAsia"/>
                <w:b/>
                <w:bCs/>
              </w:rPr>
              <w:t>变更内容描述</w:t>
            </w:r>
          </w:p>
        </w:tc>
        <w:tc>
          <w:tcPr>
            <w:tcW w:w="143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6E6E6"/>
            <w:vAlign w:val="center"/>
          </w:tcPr>
          <w:p w:rsidR="001A40E0" w:rsidRPr="002F02C9" w:rsidRDefault="001A40E0" w:rsidP="00283648">
            <w:pPr>
              <w:snapToGrid w:val="0"/>
              <w:jc w:val="center"/>
              <w:rPr>
                <w:rFonts w:ascii="SimSun"/>
                <w:b/>
                <w:bCs/>
              </w:rPr>
            </w:pPr>
            <w:r w:rsidRPr="002F02C9">
              <w:rPr>
                <w:rFonts w:ascii="SimSun" w:hAnsi="SimSun" w:hint="eastAsia"/>
                <w:b/>
                <w:bCs/>
              </w:rPr>
              <w:t>变更日期</w:t>
            </w:r>
          </w:p>
        </w:tc>
        <w:tc>
          <w:tcPr>
            <w:tcW w:w="135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vAlign w:val="center"/>
          </w:tcPr>
          <w:p w:rsidR="001A40E0" w:rsidRPr="002F02C9" w:rsidRDefault="001A40E0" w:rsidP="00283648">
            <w:pPr>
              <w:snapToGrid w:val="0"/>
              <w:jc w:val="center"/>
              <w:rPr>
                <w:rFonts w:ascii="SimSun"/>
                <w:b/>
                <w:bCs/>
              </w:rPr>
            </w:pPr>
            <w:r w:rsidRPr="002F02C9">
              <w:rPr>
                <w:rFonts w:ascii="SimSun" w:hAnsi="SimSun" w:hint="eastAsia"/>
                <w:b/>
                <w:bCs/>
              </w:rPr>
              <w:t>版本</w:t>
            </w:r>
          </w:p>
        </w:tc>
      </w:tr>
      <w:tr w:rsidR="009B1B89" w:rsidRPr="002F02C9" w:rsidTr="000E6709">
        <w:trPr>
          <w:trHeight w:val="291"/>
          <w:jc w:val="center"/>
        </w:trPr>
        <w:tc>
          <w:tcPr>
            <w:tcW w:w="1068" w:type="dxa"/>
            <w:tcBorders>
              <w:left w:val="single" w:sz="12" w:space="0" w:color="auto"/>
            </w:tcBorders>
          </w:tcPr>
          <w:p w:rsidR="009B1B89" w:rsidRPr="002F02C9" w:rsidRDefault="00533672" w:rsidP="000E6709">
            <w:pPr>
              <w:snapToGrid w:val="0"/>
              <w:rPr>
                <w:rFonts w:ascii="SimSun"/>
                <w:rPrChange w:id="0" w:author="Chen, Ivy (陳素貞 IEC1)" w:date="2015-01-12T13:45:00Z">
                  <w:rPr>
                    <w:rFonts w:ascii="SimSun"/>
                  </w:rPr>
                </w:rPrChange>
              </w:rPr>
            </w:pPr>
            <w:ins w:id="1" w:author="Gao, Guan-Wei (高貫偉 ITC)" w:date="2012-06-28T13:59:00Z">
              <w:r w:rsidRPr="002F02C9">
                <w:rPr>
                  <w:rFonts w:ascii="SimSun" w:hint="eastAsia"/>
                </w:rPr>
                <w:t>2.1.1</w:t>
              </w:r>
            </w:ins>
          </w:p>
        </w:tc>
        <w:tc>
          <w:tcPr>
            <w:tcW w:w="1619" w:type="dxa"/>
          </w:tcPr>
          <w:p w:rsidR="009B1B89" w:rsidRPr="002F02C9" w:rsidRDefault="009B1B89" w:rsidP="000E6709">
            <w:pPr>
              <w:snapToGrid w:val="0"/>
              <w:rPr>
                <w:rFonts w:ascii="SimSun"/>
                <w:rPrChange w:id="2" w:author="Chen, Ivy (陳素貞 IEC1)" w:date="2015-01-12T13:45:00Z">
                  <w:rPr>
                    <w:rFonts w:ascii="SimSun"/>
                  </w:rPr>
                </w:rPrChange>
              </w:rPr>
            </w:pPr>
          </w:p>
        </w:tc>
        <w:tc>
          <w:tcPr>
            <w:tcW w:w="1979" w:type="dxa"/>
          </w:tcPr>
          <w:p w:rsidR="009B1B89" w:rsidRPr="002F02C9" w:rsidRDefault="00585991" w:rsidP="000E6709">
            <w:pPr>
              <w:snapToGrid w:val="0"/>
              <w:rPr>
                <w:rFonts w:ascii="SimSun"/>
                <w:rPrChange w:id="3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int="eastAsia"/>
                <w:rPrChange w:id="4" w:author="Chen, Ivy (陳素貞 IEC1)" w:date="2015-01-12T13:45:00Z">
                  <w:rPr>
                    <w:rFonts w:ascii="SimSun" w:hint="eastAsia"/>
                  </w:rPr>
                </w:rPrChange>
              </w:rPr>
              <w:t>新需求</w:t>
            </w:r>
          </w:p>
        </w:tc>
        <w:tc>
          <w:tcPr>
            <w:tcW w:w="2233" w:type="dxa"/>
          </w:tcPr>
          <w:p w:rsidR="009B1B89" w:rsidRPr="002F02C9" w:rsidRDefault="00585991" w:rsidP="000E6709">
            <w:pPr>
              <w:snapToGrid w:val="0"/>
              <w:rPr>
                <w:rFonts w:ascii="SimSun"/>
                <w:rPrChange w:id="5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int="eastAsia"/>
                <w:rPrChange w:id="6" w:author="Chen, Ivy (陳素貞 IEC1)" w:date="2015-01-12T13:45:00Z">
                  <w:rPr>
                    <w:rFonts w:ascii="SimSun" w:hint="eastAsia"/>
                  </w:rPr>
                </w:rPrChange>
              </w:rPr>
              <w:t>增加PAK</w:t>
            </w:r>
            <w:r w:rsidRPr="002F02C9">
              <w:rPr>
                <w:rFonts w:ascii="SimSun"/>
                <w:rPrChange w:id="7" w:author="Chen, Ivy (陳素貞 IEC1)" w:date="2015-01-12T13:45:00Z">
                  <w:rPr>
                    <w:rFonts w:ascii="SimSun"/>
                  </w:rPr>
                </w:rPrChange>
              </w:rPr>
              <w:t xml:space="preserve"> CHN(TW) Label </w:t>
            </w:r>
            <w:r w:rsidRPr="002F02C9">
              <w:rPr>
                <w:rFonts w:ascii="SimSun" w:hint="eastAsia"/>
                <w:rPrChange w:id="8" w:author="Chen, Ivy (陳素貞 IEC1)" w:date="2015-01-12T13:45:00Z">
                  <w:rPr>
                    <w:rFonts w:ascii="SimSun" w:hint="eastAsia"/>
                  </w:rPr>
                </w:rPrChange>
              </w:rPr>
              <w:t>LightNo维护界面</w:t>
            </w:r>
          </w:p>
        </w:tc>
        <w:tc>
          <w:tcPr>
            <w:tcW w:w="1439" w:type="dxa"/>
          </w:tcPr>
          <w:p w:rsidR="009B1B89" w:rsidRPr="002F02C9" w:rsidRDefault="00585991" w:rsidP="000E6709">
            <w:pPr>
              <w:snapToGrid w:val="0"/>
              <w:rPr>
                <w:rFonts w:ascii="SimSun"/>
                <w:rPrChange w:id="9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/>
                <w:rPrChange w:id="10" w:author="Chen, Ivy (陳素貞 IEC1)" w:date="2015-01-12T13:45:00Z">
                  <w:rPr>
                    <w:rFonts w:ascii="SimSun"/>
                  </w:rPr>
                </w:rPrChange>
              </w:rPr>
              <w:t>2012-4-28</w:t>
            </w:r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9B1B89" w:rsidRPr="002F02C9" w:rsidRDefault="00585991" w:rsidP="000E6709">
            <w:pPr>
              <w:rPr>
                <w:rFonts w:ascii="SimSun"/>
                <w:rPrChange w:id="11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/>
                <w:rPrChange w:id="12" w:author="Chen, Ivy (陳素貞 IEC1)" w:date="2015-01-12T13:45:00Z">
                  <w:rPr>
                    <w:rFonts w:ascii="SimSun"/>
                  </w:rPr>
                </w:rPrChange>
              </w:rPr>
              <w:t>0.01_a</w:t>
            </w:r>
          </w:p>
        </w:tc>
      </w:tr>
      <w:tr w:rsidR="00556ED4" w:rsidRPr="002F02C9" w:rsidTr="00835BEA">
        <w:trPr>
          <w:trHeight w:val="291"/>
          <w:jc w:val="center"/>
        </w:trPr>
        <w:tc>
          <w:tcPr>
            <w:tcW w:w="1068" w:type="dxa"/>
            <w:tcBorders>
              <w:left w:val="single" w:sz="12" w:space="0" w:color="auto"/>
            </w:tcBorders>
          </w:tcPr>
          <w:p w:rsidR="00556ED4" w:rsidRPr="002F02C9" w:rsidRDefault="00585991" w:rsidP="00835BEA">
            <w:pPr>
              <w:snapToGrid w:val="0"/>
              <w:rPr>
                <w:rFonts w:ascii="SimSun"/>
                <w:rPrChange w:id="13" w:author="Chen, Ivy (陳素貞 IEC1)" w:date="2015-01-12T13:45:00Z">
                  <w:rPr>
                    <w:rFonts w:ascii="SimSun"/>
                  </w:rPr>
                </w:rPrChange>
              </w:rPr>
            </w:pPr>
            <w:ins w:id="14" w:author="Gao, Guan-Wei (高貫偉 ITC)" w:date="2012-06-28T13:59:00Z">
              <w:r w:rsidRPr="002F02C9">
                <w:rPr>
                  <w:rFonts w:ascii="SimSun"/>
                  <w:rPrChange w:id="15" w:author="Chen, Ivy (陳素貞 IEC1)" w:date="2015-01-12T13:45:00Z">
                    <w:rPr>
                      <w:rFonts w:ascii="SimSun"/>
                    </w:rPr>
                  </w:rPrChange>
                </w:rPr>
                <w:t>2.1.2</w:t>
              </w:r>
            </w:ins>
          </w:p>
        </w:tc>
        <w:tc>
          <w:tcPr>
            <w:tcW w:w="1619" w:type="dxa"/>
          </w:tcPr>
          <w:p w:rsidR="00556ED4" w:rsidRPr="002F02C9" w:rsidRDefault="00556ED4" w:rsidP="00835BEA">
            <w:pPr>
              <w:snapToGrid w:val="0"/>
              <w:rPr>
                <w:rFonts w:ascii="SimSun"/>
                <w:rPrChange w:id="16" w:author="Chen, Ivy (陳素貞 IEC1)" w:date="2015-01-12T13:45:00Z">
                  <w:rPr>
                    <w:rFonts w:ascii="SimSun"/>
                  </w:rPr>
                </w:rPrChange>
              </w:rPr>
            </w:pPr>
          </w:p>
        </w:tc>
        <w:tc>
          <w:tcPr>
            <w:tcW w:w="1979" w:type="dxa"/>
          </w:tcPr>
          <w:p w:rsidR="00556ED4" w:rsidRPr="002F02C9" w:rsidRDefault="00585991" w:rsidP="00835BEA">
            <w:pPr>
              <w:snapToGrid w:val="0"/>
              <w:rPr>
                <w:rFonts w:ascii="SimSun"/>
                <w:rPrChange w:id="17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int="eastAsia"/>
                <w:rPrChange w:id="18" w:author="Chen, Ivy (陳素貞 IEC1)" w:date="2015-01-12T13:45:00Z">
                  <w:rPr>
                    <w:rFonts w:ascii="SimSun" w:hint="eastAsia"/>
                  </w:rPr>
                </w:rPrChange>
              </w:rPr>
              <w:t>新需求</w:t>
            </w:r>
          </w:p>
        </w:tc>
        <w:tc>
          <w:tcPr>
            <w:tcW w:w="2233" w:type="dxa"/>
          </w:tcPr>
          <w:p w:rsidR="00556ED4" w:rsidRPr="002F02C9" w:rsidRDefault="00585991" w:rsidP="00835BEA">
            <w:pPr>
              <w:snapToGrid w:val="0"/>
              <w:rPr>
                <w:rFonts w:ascii="SimSun"/>
                <w:rPrChange w:id="19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int="eastAsia"/>
                <w:rPrChange w:id="20" w:author="Chen, Ivy (陳素貞 IEC1)" w:date="2015-01-12T13:45:00Z">
                  <w:rPr>
                    <w:rFonts w:ascii="SimSun" w:hint="eastAsia"/>
                  </w:rPr>
                </w:rPrChange>
              </w:rPr>
              <w:t>增加Family</w:t>
            </w:r>
            <w:r w:rsidRPr="002F02C9">
              <w:rPr>
                <w:rFonts w:ascii="SimSun"/>
                <w:rPrChange w:id="21" w:author="Chen, Ivy (陳素貞 IEC1)" w:date="2015-01-12T13:45:00Z">
                  <w:rPr>
                    <w:rFonts w:ascii="SimSun"/>
                  </w:rPr>
                </w:rPrChange>
              </w:rPr>
              <w:t xml:space="preserve"> </w:t>
            </w:r>
            <w:r w:rsidRPr="002F02C9">
              <w:rPr>
                <w:rFonts w:ascii="SimSun" w:hint="eastAsia"/>
                <w:rPrChange w:id="22" w:author="Chen, Ivy (陳素貞 IEC1)" w:date="2015-01-12T13:45:00Z">
                  <w:rPr>
                    <w:rFonts w:ascii="SimSun" w:hint="eastAsia"/>
                  </w:rPr>
                </w:rPrChange>
              </w:rPr>
              <w:t>Info维护界面</w:t>
            </w:r>
          </w:p>
        </w:tc>
        <w:tc>
          <w:tcPr>
            <w:tcW w:w="1439" w:type="dxa"/>
          </w:tcPr>
          <w:p w:rsidR="00556ED4" w:rsidRPr="002F02C9" w:rsidRDefault="00585991" w:rsidP="00835BEA">
            <w:pPr>
              <w:snapToGrid w:val="0"/>
              <w:rPr>
                <w:rFonts w:ascii="SimSun"/>
                <w:rPrChange w:id="23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/>
                <w:rPrChange w:id="24" w:author="Chen, Ivy (陳素貞 IEC1)" w:date="2015-01-12T13:45:00Z">
                  <w:rPr>
                    <w:rFonts w:ascii="SimSun"/>
                  </w:rPr>
                </w:rPrChange>
              </w:rPr>
              <w:t>2012-4-28</w:t>
            </w:r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556ED4" w:rsidRPr="002F02C9" w:rsidRDefault="00585991" w:rsidP="00835BEA">
            <w:pPr>
              <w:rPr>
                <w:rFonts w:ascii="SimSun"/>
                <w:rPrChange w:id="25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/>
                <w:rPrChange w:id="26" w:author="Chen, Ivy (陳素貞 IEC1)" w:date="2015-01-12T13:45:00Z">
                  <w:rPr>
                    <w:rFonts w:ascii="SimSun"/>
                  </w:rPr>
                </w:rPrChange>
              </w:rPr>
              <w:t>0.01_a</w:t>
            </w:r>
          </w:p>
        </w:tc>
      </w:tr>
      <w:tr w:rsidR="001E482F" w:rsidRPr="002F02C9" w:rsidTr="00F25116">
        <w:trPr>
          <w:trHeight w:val="291"/>
          <w:jc w:val="center"/>
        </w:trPr>
        <w:tc>
          <w:tcPr>
            <w:tcW w:w="1068" w:type="dxa"/>
            <w:tcBorders>
              <w:left w:val="single" w:sz="12" w:space="0" w:color="auto"/>
            </w:tcBorders>
          </w:tcPr>
          <w:p w:rsidR="001E482F" w:rsidRPr="002F02C9" w:rsidRDefault="00585991">
            <w:pPr>
              <w:snapToGrid w:val="0"/>
              <w:rPr>
                <w:rFonts w:ascii="SimSun"/>
                <w:rPrChange w:id="27" w:author="Chen, Ivy (陳素貞 IEC1)" w:date="2015-01-12T13:45:00Z">
                  <w:rPr>
                    <w:rFonts w:ascii="SimSun"/>
                  </w:rPr>
                </w:rPrChange>
              </w:rPr>
            </w:pPr>
            <w:ins w:id="28" w:author="Gao, Guan-Wei (高貫偉 ITC)" w:date="2012-06-28T13:59:00Z">
              <w:r w:rsidRPr="002F02C9">
                <w:rPr>
                  <w:rFonts w:ascii="SimSun"/>
                  <w:rPrChange w:id="29" w:author="Chen, Ivy (陳素貞 IEC1)" w:date="2015-01-12T13:45:00Z">
                    <w:rPr>
                      <w:rFonts w:ascii="SimSun"/>
                    </w:rPr>
                  </w:rPrChange>
                </w:rPr>
                <w:t>2.1.3</w:t>
              </w:r>
            </w:ins>
          </w:p>
        </w:tc>
        <w:tc>
          <w:tcPr>
            <w:tcW w:w="1619" w:type="dxa"/>
          </w:tcPr>
          <w:p w:rsidR="001E482F" w:rsidRPr="002F02C9" w:rsidRDefault="001E482F" w:rsidP="00743F10">
            <w:pPr>
              <w:snapToGrid w:val="0"/>
              <w:rPr>
                <w:rFonts w:ascii="SimSun"/>
                <w:rPrChange w:id="30" w:author="Chen, Ivy (陳素貞 IEC1)" w:date="2015-01-12T13:45:00Z">
                  <w:rPr>
                    <w:rFonts w:ascii="SimSun"/>
                  </w:rPr>
                </w:rPrChange>
              </w:rPr>
            </w:pPr>
          </w:p>
        </w:tc>
        <w:tc>
          <w:tcPr>
            <w:tcW w:w="1979" w:type="dxa"/>
          </w:tcPr>
          <w:p w:rsidR="001E482F" w:rsidRPr="002F02C9" w:rsidRDefault="00585991" w:rsidP="00743F10">
            <w:pPr>
              <w:snapToGrid w:val="0"/>
              <w:rPr>
                <w:rFonts w:ascii="SimSun"/>
                <w:rPrChange w:id="31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int="eastAsia"/>
                <w:rPrChange w:id="32" w:author="Chen, Ivy (陳素貞 IEC1)" w:date="2015-01-12T13:45:00Z">
                  <w:rPr>
                    <w:rFonts w:ascii="SimSun" w:hint="eastAsia"/>
                  </w:rPr>
                </w:rPrChange>
              </w:rPr>
              <w:t>新需求</w:t>
            </w:r>
          </w:p>
        </w:tc>
        <w:tc>
          <w:tcPr>
            <w:tcW w:w="2233" w:type="dxa"/>
          </w:tcPr>
          <w:p w:rsidR="00835BEA" w:rsidRPr="002F02C9" w:rsidRDefault="00585991">
            <w:pPr>
              <w:snapToGrid w:val="0"/>
              <w:rPr>
                <w:rFonts w:ascii="SimSun"/>
                <w:rPrChange w:id="33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int="eastAsia"/>
                <w:rPrChange w:id="34" w:author="Chen, Ivy (陳素貞 IEC1)" w:date="2015-01-12T13:45:00Z">
                  <w:rPr>
                    <w:rFonts w:ascii="SimSun" w:hint="eastAsia"/>
                  </w:rPr>
                </w:rPrChange>
              </w:rPr>
              <w:t>增加</w:t>
            </w:r>
            <w:r w:rsidRPr="002F02C9">
              <w:rPr>
                <w:rFonts w:ascii="SimSun"/>
                <w:rPrChange w:id="35" w:author="Chen, Ivy (陳素貞 IEC1)" w:date="2015-01-12T13:45:00Z">
                  <w:rPr>
                    <w:rFonts w:ascii="SimSun"/>
                  </w:rPr>
                </w:rPrChange>
              </w:rPr>
              <w:t>Defect Station</w:t>
            </w:r>
            <w:r w:rsidRPr="002F02C9">
              <w:rPr>
                <w:rFonts w:ascii="SimSun" w:hint="eastAsia"/>
                <w:rPrChange w:id="36" w:author="Chen, Ivy (陳素貞 IEC1)" w:date="2015-01-12T13:45:00Z">
                  <w:rPr>
                    <w:rFonts w:ascii="SimSun" w:hint="eastAsia"/>
                  </w:rPr>
                </w:rPrChange>
              </w:rPr>
              <w:t>维护界面</w:t>
            </w:r>
          </w:p>
        </w:tc>
        <w:tc>
          <w:tcPr>
            <w:tcW w:w="1439" w:type="dxa"/>
          </w:tcPr>
          <w:p w:rsidR="001E482F" w:rsidRPr="002F02C9" w:rsidRDefault="00585991" w:rsidP="00F25116">
            <w:pPr>
              <w:snapToGrid w:val="0"/>
              <w:rPr>
                <w:rFonts w:ascii="SimSun"/>
                <w:rPrChange w:id="37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/>
                <w:rPrChange w:id="38" w:author="Chen, Ivy (陳素貞 IEC1)" w:date="2015-01-12T13:45:00Z">
                  <w:rPr>
                    <w:rFonts w:ascii="SimSun"/>
                  </w:rPr>
                </w:rPrChange>
              </w:rPr>
              <w:t>2012-4-28</w:t>
            </w:r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1E482F" w:rsidRPr="002F02C9" w:rsidRDefault="00585991" w:rsidP="00E560FE">
            <w:pPr>
              <w:rPr>
                <w:rFonts w:ascii="SimSun"/>
                <w:rPrChange w:id="39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/>
                <w:rPrChange w:id="40" w:author="Chen, Ivy (陳素貞 IEC1)" w:date="2015-01-12T13:45:00Z">
                  <w:rPr>
                    <w:rFonts w:ascii="SimSun"/>
                  </w:rPr>
                </w:rPrChange>
              </w:rPr>
              <w:t>0.01_a</w:t>
            </w:r>
          </w:p>
        </w:tc>
      </w:tr>
      <w:tr w:rsidR="004D7826" w:rsidRPr="002F02C9" w:rsidTr="00DD3E0A">
        <w:trPr>
          <w:trHeight w:val="291"/>
          <w:jc w:val="center"/>
          <w:ins w:id="41" w:author="itc94010" w:date="2012-05-04T14:08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4D7826" w:rsidRPr="002F02C9" w:rsidRDefault="00585991" w:rsidP="00DD3E0A">
            <w:pPr>
              <w:snapToGrid w:val="0"/>
              <w:rPr>
                <w:ins w:id="42" w:author="itc94010" w:date="2012-05-04T14:08:00Z"/>
                <w:rFonts w:ascii="SimSun"/>
                <w:rPrChange w:id="43" w:author="Chen, Ivy (陳素貞 IEC1)" w:date="2015-01-12T13:45:00Z">
                  <w:rPr>
                    <w:ins w:id="44" w:author="itc94010" w:date="2012-05-04T14:08:00Z"/>
                    <w:rFonts w:ascii="SimSun"/>
                  </w:rPr>
                </w:rPrChange>
              </w:rPr>
            </w:pPr>
            <w:ins w:id="45" w:author="Gao, Guan-Wei (高貫偉 ITC)" w:date="2012-06-28T13:59:00Z">
              <w:r w:rsidRPr="002F02C9">
                <w:rPr>
                  <w:rFonts w:ascii="SimSun"/>
                  <w:rPrChange w:id="46" w:author="Chen, Ivy (陳素貞 IEC1)" w:date="2015-01-12T13:45:00Z">
                    <w:rPr>
                      <w:rFonts w:ascii="SimSun"/>
                    </w:rPr>
                  </w:rPrChange>
                </w:rPr>
                <w:t>2.1.4</w:t>
              </w:r>
            </w:ins>
          </w:p>
        </w:tc>
        <w:tc>
          <w:tcPr>
            <w:tcW w:w="1619" w:type="dxa"/>
          </w:tcPr>
          <w:p w:rsidR="004D7826" w:rsidRPr="002F02C9" w:rsidRDefault="004D7826" w:rsidP="00DD3E0A">
            <w:pPr>
              <w:snapToGrid w:val="0"/>
              <w:rPr>
                <w:ins w:id="47" w:author="itc94010" w:date="2012-05-04T14:08:00Z"/>
                <w:rFonts w:ascii="SimSun"/>
                <w:rPrChange w:id="48" w:author="Chen, Ivy (陳素貞 IEC1)" w:date="2015-01-12T13:45:00Z">
                  <w:rPr>
                    <w:ins w:id="49" w:author="itc94010" w:date="2012-05-04T14:08:00Z"/>
                    <w:rFonts w:ascii="SimSun"/>
                  </w:rPr>
                </w:rPrChange>
              </w:rPr>
            </w:pPr>
          </w:p>
        </w:tc>
        <w:tc>
          <w:tcPr>
            <w:tcW w:w="1979" w:type="dxa"/>
          </w:tcPr>
          <w:p w:rsidR="004D7826" w:rsidRPr="002F02C9" w:rsidRDefault="00585991" w:rsidP="00DD3E0A">
            <w:pPr>
              <w:snapToGrid w:val="0"/>
              <w:rPr>
                <w:ins w:id="50" w:author="itc94010" w:date="2012-05-04T14:08:00Z"/>
                <w:rFonts w:ascii="SimSun"/>
                <w:rPrChange w:id="51" w:author="Chen, Ivy (陳素貞 IEC1)" w:date="2015-01-12T13:45:00Z">
                  <w:rPr>
                    <w:ins w:id="52" w:author="itc94010" w:date="2012-05-04T14:08:00Z"/>
                    <w:rFonts w:ascii="SimSun"/>
                  </w:rPr>
                </w:rPrChange>
              </w:rPr>
            </w:pPr>
            <w:ins w:id="53" w:author="itc94010" w:date="2012-05-04T14:08:00Z">
              <w:r w:rsidRPr="002F02C9">
                <w:rPr>
                  <w:rFonts w:ascii="SimSun" w:hint="eastAsia"/>
                  <w:rPrChange w:id="54" w:author="Chen, Ivy (陳素貞 IEC1)" w:date="2015-01-12T13:45:00Z">
                    <w:rPr>
                      <w:rFonts w:ascii="SimSun" w:hint="eastAsia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</w:tcPr>
          <w:p w:rsidR="004D7826" w:rsidRPr="002F02C9" w:rsidRDefault="00585991" w:rsidP="00DD3E0A">
            <w:pPr>
              <w:snapToGrid w:val="0"/>
              <w:rPr>
                <w:ins w:id="55" w:author="itc94010" w:date="2012-05-04T14:08:00Z"/>
                <w:rFonts w:ascii="SimSun"/>
                <w:rPrChange w:id="56" w:author="Chen, Ivy (陳素貞 IEC1)" w:date="2015-01-12T13:45:00Z">
                  <w:rPr>
                    <w:ins w:id="57" w:author="itc94010" w:date="2012-05-04T14:08:00Z"/>
                    <w:rFonts w:ascii="SimSun"/>
                  </w:rPr>
                </w:rPrChange>
              </w:rPr>
            </w:pPr>
            <w:ins w:id="58" w:author="itc94010" w:date="2012-05-04T14:08:00Z">
              <w:r w:rsidRPr="002F02C9">
                <w:rPr>
                  <w:rFonts w:ascii="SimSun" w:hint="eastAsia"/>
                  <w:rPrChange w:id="59" w:author="Chen, Ivy (陳素貞 IEC1)" w:date="2015-01-12T13:45:00Z">
                    <w:rPr>
                      <w:rFonts w:ascii="SimSun" w:hint="eastAsia"/>
                    </w:rPr>
                  </w:rPrChange>
                </w:rPr>
                <w:t>增加Combine</w:t>
              </w:r>
              <w:r w:rsidRPr="002F02C9">
                <w:rPr>
                  <w:rFonts w:ascii="SimSun"/>
                  <w:rPrChange w:id="60" w:author="Chen, Ivy (陳素貞 IEC1)" w:date="2015-01-12T13:45:00Z">
                    <w:rPr>
                      <w:rFonts w:ascii="SimSun"/>
                    </w:rPr>
                  </w:rPrChange>
                </w:rPr>
                <w:t xml:space="preserve"> KP </w:t>
              </w:r>
              <w:r w:rsidRPr="002F02C9">
                <w:rPr>
                  <w:rFonts w:ascii="SimSun" w:hint="eastAsia"/>
                  <w:rPrChange w:id="61" w:author="Chen, Ivy (陳素貞 IEC1)" w:date="2015-01-12T13:45:00Z">
                    <w:rPr>
                      <w:rFonts w:ascii="SimSun" w:hint="eastAsia"/>
                    </w:rPr>
                  </w:rPrChange>
                </w:rPr>
                <w:t>Setting维护界面</w:t>
              </w:r>
            </w:ins>
          </w:p>
        </w:tc>
        <w:tc>
          <w:tcPr>
            <w:tcW w:w="1439" w:type="dxa"/>
          </w:tcPr>
          <w:p w:rsidR="004D7826" w:rsidRPr="002F02C9" w:rsidRDefault="00585991" w:rsidP="00DD3E0A">
            <w:pPr>
              <w:snapToGrid w:val="0"/>
              <w:rPr>
                <w:ins w:id="62" w:author="itc94010" w:date="2012-05-04T14:08:00Z"/>
                <w:rFonts w:ascii="SimSun"/>
                <w:rPrChange w:id="63" w:author="Chen, Ivy (陳素貞 IEC1)" w:date="2015-01-12T13:45:00Z">
                  <w:rPr>
                    <w:ins w:id="64" w:author="itc94010" w:date="2012-05-04T14:08:00Z"/>
                    <w:rFonts w:ascii="SimSun"/>
                  </w:rPr>
                </w:rPrChange>
              </w:rPr>
            </w:pPr>
            <w:ins w:id="65" w:author="itc94010" w:date="2012-05-04T14:08:00Z">
              <w:r w:rsidRPr="002F02C9">
                <w:rPr>
                  <w:rFonts w:ascii="SimSun"/>
                  <w:rPrChange w:id="66" w:author="Chen, Ivy (陳素貞 IEC1)" w:date="2015-01-12T13:45:00Z">
                    <w:rPr>
                      <w:rFonts w:ascii="SimSun"/>
                    </w:rPr>
                  </w:rPrChange>
                </w:rPr>
                <w:t>2012-5-3</w:t>
              </w:r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4D7826" w:rsidRPr="002F02C9" w:rsidRDefault="00585991" w:rsidP="00DD3E0A">
            <w:pPr>
              <w:rPr>
                <w:ins w:id="67" w:author="itc94010" w:date="2012-05-04T14:08:00Z"/>
                <w:rFonts w:ascii="SimSun"/>
                <w:rPrChange w:id="68" w:author="Chen, Ivy (陳素貞 IEC1)" w:date="2015-01-12T13:45:00Z">
                  <w:rPr>
                    <w:ins w:id="69" w:author="itc94010" w:date="2012-05-04T14:08:00Z"/>
                    <w:rFonts w:ascii="SimSun"/>
                  </w:rPr>
                </w:rPrChange>
              </w:rPr>
            </w:pPr>
            <w:ins w:id="70" w:author="itc94010" w:date="2012-05-04T14:08:00Z">
              <w:r w:rsidRPr="002F02C9">
                <w:rPr>
                  <w:rFonts w:ascii="SimSun"/>
                  <w:rPrChange w:id="71" w:author="Chen, Ivy (陳素貞 IEC1)" w:date="2015-01-12T13:45:00Z">
                    <w:rPr>
                      <w:rFonts w:ascii="SimSun"/>
                    </w:rPr>
                  </w:rPrChange>
                </w:rPr>
                <w:t>0.01_a</w:t>
              </w:r>
            </w:ins>
          </w:p>
        </w:tc>
      </w:tr>
      <w:tr w:rsidR="00ED68EC" w:rsidRPr="002F02C9" w:rsidTr="00DD3E0A">
        <w:trPr>
          <w:trHeight w:val="291"/>
          <w:jc w:val="center"/>
          <w:ins w:id="72" w:author="itc94010" w:date="2012-05-04T15:25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ED68EC" w:rsidRPr="002F02C9" w:rsidRDefault="00585991" w:rsidP="00DD3E0A">
            <w:pPr>
              <w:snapToGrid w:val="0"/>
              <w:rPr>
                <w:ins w:id="73" w:author="itc94010" w:date="2012-05-04T15:25:00Z"/>
                <w:rFonts w:ascii="SimSun"/>
                <w:rPrChange w:id="74" w:author="Chen, Ivy (陳素貞 IEC1)" w:date="2015-01-12T13:45:00Z">
                  <w:rPr>
                    <w:ins w:id="75" w:author="itc94010" w:date="2012-05-04T15:25:00Z"/>
                    <w:rFonts w:ascii="SimSun"/>
                  </w:rPr>
                </w:rPrChange>
              </w:rPr>
            </w:pPr>
            <w:ins w:id="76" w:author="Gao, Guan-Wei (高貫偉 ITC)" w:date="2012-06-28T13:59:00Z">
              <w:r w:rsidRPr="002F02C9">
                <w:rPr>
                  <w:rFonts w:ascii="SimSun"/>
                  <w:rPrChange w:id="77" w:author="Chen, Ivy (陳素貞 IEC1)" w:date="2015-01-12T13:45:00Z">
                    <w:rPr>
                      <w:rFonts w:ascii="SimSun"/>
                    </w:rPr>
                  </w:rPrChange>
                </w:rPr>
                <w:t>2.1.5</w:t>
              </w:r>
            </w:ins>
          </w:p>
        </w:tc>
        <w:tc>
          <w:tcPr>
            <w:tcW w:w="1619" w:type="dxa"/>
          </w:tcPr>
          <w:p w:rsidR="00ED68EC" w:rsidRPr="002F02C9" w:rsidRDefault="00ED68EC" w:rsidP="00DD3E0A">
            <w:pPr>
              <w:snapToGrid w:val="0"/>
              <w:rPr>
                <w:ins w:id="78" w:author="itc94010" w:date="2012-05-04T15:25:00Z"/>
                <w:rFonts w:ascii="SimSun"/>
                <w:rPrChange w:id="79" w:author="Chen, Ivy (陳素貞 IEC1)" w:date="2015-01-12T13:45:00Z">
                  <w:rPr>
                    <w:ins w:id="80" w:author="itc94010" w:date="2012-05-04T15:25:00Z"/>
                    <w:rFonts w:ascii="SimSun"/>
                  </w:rPr>
                </w:rPrChange>
              </w:rPr>
            </w:pPr>
          </w:p>
        </w:tc>
        <w:tc>
          <w:tcPr>
            <w:tcW w:w="1979" w:type="dxa"/>
          </w:tcPr>
          <w:p w:rsidR="00ED68EC" w:rsidRPr="002F02C9" w:rsidRDefault="00585991" w:rsidP="00DD3E0A">
            <w:pPr>
              <w:snapToGrid w:val="0"/>
              <w:rPr>
                <w:ins w:id="81" w:author="itc94010" w:date="2012-05-04T15:25:00Z"/>
                <w:rFonts w:ascii="SimSun"/>
                <w:rPrChange w:id="82" w:author="Chen, Ivy (陳素貞 IEC1)" w:date="2015-01-12T13:45:00Z">
                  <w:rPr>
                    <w:ins w:id="83" w:author="itc94010" w:date="2012-05-04T15:25:00Z"/>
                    <w:rFonts w:ascii="SimSun"/>
                  </w:rPr>
                </w:rPrChange>
              </w:rPr>
            </w:pPr>
            <w:ins w:id="84" w:author="itc94010" w:date="2012-05-04T15:25:00Z">
              <w:r w:rsidRPr="002F02C9">
                <w:rPr>
                  <w:rFonts w:ascii="SimSun" w:hint="eastAsia"/>
                  <w:rPrChange w:id="85" w:author="Chen, Ivy (陳素貞 IEC1)" w:date="2015-01-12T13:45:00Z">
                    <w:rPr>
                      <w:rFonts w:ascii="SimSun" w:hint="eastAsia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</w:tcPr>
          <w:p w:rsidR="00ED68EC" w:rsidRPr="002F02C9" w:rsidRDefault="00585991" w:rsidP="00DD3E0A">
            <w:pPr>
              <w:snapToGrid w:val="0"/>
              <w:rPr>
                <w:ins w:id="86" w:author="itc94010" w:date="2012-05-04T15:25:00Z"/>
                <w:rFonts w:ascii="SimSun"/>
                <w:rPrChange w:id="87" w:author="Chen, Ivy (陳素貞 IEC1)" w:date="2015-01-12T13:45:00Z">
                  <w:rPr>
                    <w:ins w:id="88" w:author="itc94010" w:date="2012-05-04T15:25:00Z"/>
                    <w:rFonts w:ascii="SimSun"/>
                  </w:rPr>
                </w:rPrChange>
              </w:rPr>
            </w:pPr>
            <w:ins w:id="89" w:author="itc94010" w:date="2012-05-04T15:25:00Z">
              <w:r w:rsidRPr="002F02C9">
                <w:rPr>
                  <w:rFonts w:ascii="SimSun" w:hint="eastAsia"/>
                  <w:rPrChange w:id="90" w:author="Chen, Ivy (陳素貞 IEC1)" w:date="2015-01-12T13:45:00Z">
                    <w:rPr>
                      <w:rFonts w:ascii="SimSun" w:hint="eastAsia"/>
                    </w:rPr>
                  </w:rPrChange>
                </w:rPr>
                <w:t>增加Lot</w:t>
              </w:r>
              <w:r w:rsidRPr="002F02C9">
                <w:rPr>
                  <w:rFonts w:ascii="SimSun"/>
                  <w:rPrChange w:id="91" w:author="Chen, Ivy (陳素貞 IEC1)" w:date="2015-01-12T13:45:00Z">
                    <w:rPr>
                      <w:rFonts w:ascii="SimSun"/>
                    </w:rPr>
                  </w:rPrChange>
                </w:rPr>
                <w:t xml:space="preserve"> </w:t>
              </w:r>
              <w:r w:rsidRPr="002F02C9">
                <w:rPr>
                  <w:rFonts w:ascii="SimSun" w:hint="eastAsia"/>
                  <w:rPrChange w:id="92" w:author="Chen, Ivy (陳素貞 IEC1)" w:date="2015-01-12T13:45:00Z">
                    <w:rPr>
                      <w:rFonts w:ascii="SimSun" w:hint="eastAsia"/>
                    </w:rPr>
                  </w:rPrChange>
                </w:rPr>
                <w:t>Setting维护界面</w:t>
              </w:r>
            </w:ins>
          </w:p>
        </w:tc>
        <w:tc>
          <w:tcPr>
            <w:tcW w:w="1439" w:type="dxa"/>
          </w:tcPr>
          <w:p w:rsidR="00ED68EC" w:rsidRPr="002F02C9" w:rsidRDefault="00585991" w:rsidP="00DD3E0A">
            <w:pPr>
              <w:snapToGrid w:val="0"/>
              <w:rPr>
                <w:ins w:id="93" w:author="itc94010" w:date="2012-05-04T15:25:00Z"/>
                <w:rFonts w:ascii="SimSun"/>
                <w:rPrChange w:id="94" w:author="Chen, Ivy (陳素貞 IEC1)" w:date="2015-01-12T13:45:00Z">
                  <w:rPr>
                    <w:ins w:id="95" w:author="itc94010" w:date="2012-05-04T15:25:00Z"/>
                    <w:rFonts w:ascii="SimSun"/>
                  </w:rPr>
                </w:rPrChange>
              </w:rPr>
            </w:pPr>
            <w:ins w:id="96" w:author="itc94010" w:date="2012-05-04T15:25:00Z">
              <w:r w:rsidRPr="002F02C9">
                <w:rPr>
                  <w:rFonts w:ascii="SimSun"/>
                  <w:rPrChange w:id="97" w:author="Chen, Ivy (陳素貞 IEC1)" w:date="2015-01-12T13:45:00Z">
                    <w:rPr>
                      <w:rFonts w:ascii="SimSun"/>
                    </w:rPr>
                  </w:rPrChange>
                </w:rPr>
                <w:t>2012-5-4</w:t>
              </w:r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ED68EC" w:rsidRPr="002F02C9" w:rsidRDefault="00585991" w:rsidP="00DD3E0A">
            <w:pPr>
              <w:rPr>
                <w:ins w:id="98" w:author="itc94010" w:date="2012-05-04T15:25:00Z"/>
                <w:rFonts w:ascii="SimSun"/>
                <w:rPrChange w:id="99" w:author="Chen, Ivy (陳素貞 IEC1)" w:date="2015-01-12T13:45:00Z">
                  <w:rPr>
                    <w:ins w:id="100" w:author="itc94010" w:date="2012-05-04T15:25:00Z"/>
                    <w:rFonts w:ascii="SimSun"/>
                  </w:rPr>
                </w:rPrChange>
              </w:rPr>
            </w:pPr>
            <w:ins w:id="101" w:author="itc94010" w:date="2012-05-04T15:25:00Z">
              <w:r w:rsidRPr="002F02C9">
                <w:rPr>
                  <w:rFonts w:ascii="SimSun"/>
                  <w:rPrChange w:id="102" w:author="Chen, Ivy (陳素貞 IEC1)" w:date="2015-01-12T13:45:00Z">
                    <w:rPr>
                      <w:rFonts w:ascii="SimSun"/>
                    </w:rPr>
                  </w:rPrChange>
                </w:rPr>
                <w:t>0.01_a</w:t>
              </w:r>
            </w:ins>
          </w:p>
        </w:tc>
      </w:tr>
      <w:tr w:rsidR="00533672" w:rsidRPr="002F02C9" w:rsidTr="00DD3E0A">
        <w:trPr>
          <w:trHeight w:val="291"/>
          <w:jc w:val="center"/>
          <w:ins w:id="103" w:author="Gao, Guan-Wei (高貫偉 ITC)" w:date="2012-06-28T14:07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533672" w:rsidRPr="002F02C9" w:rsidRDefault="00585991" w:rsidP="00DD3E0A">
            <w:pPr>
              <w:snapToGrid w:val="0"/>
              <w:rPr>
                <w:ins w:id="104" w:author="Gao, Guan-Wei (高貫偉 ITC)" w:date="2012-06-28T14:07:00Z"/>
                <w:rFonts w:ascii="SimSun"/>
                <w:rPrChange w:id="105" w:author="Chen, Ivy (陳素貞 IEC1)" w:date="2015-01-12T13:45:00Z">
                  <w:rPr>
                    <w:ins w:id="106" w:author="Gao, Guan-Wei (高貫偉 ITC)" w:date="2012-06-28T14:07:00Z"/>
                    <w:rFonts w:ascii="SimSun"/>
                  </w:rPr>
                </w:rPrChange>
              </w:rPr>
            </w:pPr>
            <w:ins w:id="107" w:author="Gao, Guan-Wei (高貫偉 ITC)" w:date="2012-06-28T14:07:00Z">
              <w:r w:rsidRPr="002F02C9">
                <w:rPr>
                  <w:rFonts w:ascii="SimSun"/>
                  <w:rPrChange w:id="108" w:author="Chen, Ivy (陳素貞 IEC1)" w:date="2015-01-12T13:45:00Z">
                    <w:rPr>
                      <w:rFonts w:ascii="SimSun"/>
                    </w:rPr>
                  </w:rPrChange>
                </w:rPr>
                <w:t>2.1.6</w:t>
              </w:r>
            </w:ins>
          </w:p>
        </w:tc>
        <w:tc>
          <w:tcPr>
            <w:tcW w:w="1619" w:type="dxa"/>
          </w:tcPr>
          <w:p w:rsidR="00533672" w:rsidRPr="002F02C9" w:rsidRDefault="00533672" w:rsidP="00DD3E0A">
            <w:pPr>
              <w:snapToGrid w:val="0"/>
              <w:rPr>
                <w:ins w:id="109" w:author="Gao, Guan-Wei (高貫偉 ITC)" w:date="2012-06-28T14:07:00Z"/>
                <w:rFonts w:ascii="SimSun"/>
                <w:rPrChange w:id="110" w:author="Chen, Ivy (陳素貞 IEC1)" w:date="2015-01-12T13:45:00Z">
                  <w:rPr>
                    <w:ins w:id="111" w:author="Gao, Guan-Wei (高貫偉 ITC)" w:date="2012-06-28T14:07:00Z"/>
                    <w:rFonts w:ascii="SimSun"/>
                  </w:rPr>
                </w:rPrChange>
              </w:rPr>
            </w:pPr>
          </w:p>
        </w:tc>
        <w:tc>
          <w:tcPr>
            <w:tcW w:w="1979" w:type="dxa"/>
          </w:tcPr>
          <w:p w:rsidR="00533672" w:rsidRPr="002F02C9" w:rsidRDefault="00585991" w:rsidP="00DD3E0A">
            <w:pPr>
              <w:snapToGrid w:val="0"/>
              <w:rPr>
                <w:ins w:id="112" w:author="Gao, Guan-Wei (高貫偉 ITC)" w:date="2012-06-28T14:07:00Z"/>
                <w:rFonts w:ascii="SimSun"/>
                <w:rPrChange w:id="113" w:author="Chen, Ivy (陳素貞 IEC1)" w:date="2015-01-12T13:45:00Z">
                  <w:rPr>
                    <w:ins w:id="114" w:author="Gao, Guan-Wei (高貫偉 ITC)" w:date="2012-06-28T14:07:00Z"/>
                    <w:rFonts w:ascii="SimSun"/>
                  </w:rPr>
                </w:rPrChange>
              </w:rPr>
            </w:pPr>
            <w:ins w:id="115" w:author="Gao, Guan-Wei (高貫偉 ITC)" w:date="2012-06-28T14:07:00Z">
              <w:r w:rsidRPr="002F02C9">
                <w:rPr>
                  <w:rFonts w:ascii="SimSun" w:hint="eastAsia"/>
                  <w:rPrChange w:id="116" w:author="Chen, Ivy (陳素貞 IEC1)" w:date="2015-01-12T13:45:00Z">
                    <w:rPr>
                      <w:rFonts w:ascii="SimSun" w:hint="eastAsia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</w:tcPr>
          <w:p w:rsidR="00533672" w:rsidRPr="002F02C9" w:rsidRDefault="00585991" w:rsidP="00DD3E0A">
            <w:pPr>
              <w:snapToGrid w:val="0"/>
              <w:rPr>
                <w:ins w:id="117" w:author="Gao, Guan-Wei (高貫偉 ITC)" w:date="2012-06-28T14:07:00Z"/>
                <w:rFonts w:ascii="SimSun"/>
                <w:rPrChange w:id="118" w:author="Chen, Ivy (陳素貞 IEC1)" w:date="2015-01-12T13:45:00Z">
                  <w:rPr>
                    <w:ins w:id="119" w:author="Gao, Guan-Wei (高貫偉 ITC)" w:date="2012-06-28T14:07:00Z"/>
                    <w:rFonts w:ascii="SimSun"/>
                  </w:rPr>
                </w:rPrChange>
              </w:rPr>
            </w:pPr>
            <w:ins w:id="120" w:author="Gao, Guan-Wei (高貫偉 ITC)" w:date="2012-06-28T14:07:00Z">
              <w:r w:rsidRPr="002F02C9">
                <w:rPr>
                  <w:rFonts w:ascii="SimSun" w:hint="eastAsia"/>
                  <w:rPrChange w:id="121" w:author="Chen, Ivy (陳素貞 IEC1)" w:date="2015-01-12T13:45:00Z">
                    <w:rPr>
                      <w:rFonts w:ascii="SimSun" w:hint="eastAsia"/>
                    </w:rPr>
                  </w:rPrChange>
                </w:rPr>
                <w:t>增加ITCND</w:t>
              </w:r>
              <w:r w:rsidRPr="002F02C9">
                <w:rPr>
                  <w:rFonts w:ascii="SimSun"/>
                  <w:rPrChange w:id="122" w:author="Chen, Ivy (陳素貞 IEC1)" w:date="2015-01-12T13:45:00Z">
                    <w:rPr>
                      <w:rFonts w:ascii="SimSun"/>
                    </w:rPr>
                  </w:rPrChange>
                </w:rPr>
                <w:t xml:space="preserve"> Check </w:t>
              </w:r>
              <w:r w:rsidRPr="002F02C9">
                <w:rPr>
                  <w:rFonts w:ascii="SimSun" w:hint="eastAsia"/>
                  <w:rPrChange w:id="123" w:author="Chen, Ivy (陳素貞 IEC1)" w:date="2015-01-12T13:45:00Z">
                    <w:rPr>
                      <w:rFonts w:ascii="SimSun" w:hint="eastAsia"/>
                    </w:rPr>
                  </w:rPrChange>
                </w:rPr>
                <w:t>Setting维护界面</w:t>
              </w:r>
            </w:ins>
          </w:p>
        </w:tc>
        <w:tc>
          <w:tcPr>
            <w:tcW w:w="1439" w:type="dxa"/>
          </w:tcPr>
          <w:p w:rsidR="00533672" w:rsidRPr="002F02C9" w:rsidRDefault="00585991" w:rsidP="00DD3E0A">
            <w:pPr>
              <w:snapToGrid w:val="0"/>
              <w:rPr>
                <w:ins w:id="124" w:author="Gao, Guan-Wei (高貫偉 ITC)" w:date="2012-06-28T14:07:00Z"/>
                <w:rFonts w:ascii="SimSun"/>
                <w:rPrChange w:id="125" w:author="Chen, Ivy (陳素貞 IEC1)" w:date="2015-01-12T13:45:00Z">
                  <w:rPr>
                    <w:ins w:id="126" w:author="Gao, Guan-Wei (高貫偉 ITC)" w:date="2012-06-28T14:07:00Z"/>
                    <w:rFonts w:ascii="SimSun"/>
                  </w:rPr>
                </w:rPrChange>
              </w:rPr>
            </w:pPr>
            <w:ins w:id="127" w:author="Gao, Guan-Wei (高貫偉 ITC)" w:date="2012-06-28T14:07:00Z">
              <w:r w:rsidRPr="002F02C9">
                <w:rPr>
                  <w:rFonts w:ascii="SimSun"/>
                  <w:rPrChange w:id="128" w:author="Chen, Ivy (陳素貞 IEC1)" w:date="2015-01-12T13:45:00Z">
                    <w:rPr>
                      <w:rFonts w:ascii="SimSun"/>
                    </w:rPr>
                  </w:rPrChange>
                </w:rPr>
                <w:t>2012-5-7</w:t>
              </w:r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533672" w:rsidRPr="002F02C9" w:rsidRDefault="00585991" w:rsidP="00DD3E0A">
            <w:pPr>
              <w:rPr>
                <w:ins w:id="129" w:author="Gao, Guan-Wei (高貫偉 ITC)" w:date="2012-06-28T14:07:00Z"/>
                <w:rFonts w:ascii="SimSun"/>
                <w:rPrChange w:id="130" w:author="Chen, Ivy (陳素貞 IEC1)" w:date="2015-01-12T13:45:00Z">
                  <w:rPr>
                    <w:ins w:id="131" w:author="Gao, Guan-Wei (高貫偉 ITC)" w:date="2012-06-28T14:07:00Z"/>
                    <w:rFonts w:ascii="SimSun"/>
                  </w:rPr>
                </w:rPrChange>
              </w:rPr>
            </w:pPr>
            <w:ins w:id="132" w:author="Gao, Guan-Wei (高貫偉 ITC)" w:date="2012-06-28T14:07:00Z">
              <w:r w:rsidRPr="002F02C9">
                <w:rPr>
                  <w:rFonts w:ascii="SimSun"/>
                  <w:rPrChange w:id="133" w:author="Chen, Ivy (陳素貞 IEC1)" w:date="2015-01-12T13:45:00Z">
                    <w:rPr>
                      <w:rFonts w:ascii="SimSun"/>
                    </w:rPr>
                  </w:rPrChange>
                </w:rPr>
                <w:t>0.01_a</w:t>
              </w:r>
            </w:ins>
          </w:p>
        </w:tc>
      </w:tr>
      <w:tr w:rsidR="00533672" w:rsidRPr="002F02C9" w:rsidTr="004B1858">
        <w:trPr>
          <w:trHeight w:val="291"/>
          <w:jc w:val="center"/>
          <w:ins w:id="134" w:author="itc94010" w:date="2012-05-07T13:40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533672" w:rsidRPr="002F02C9" w:rsidRDefault="00585991" w:rsidP="004B1858">
            <w:pPr>
              <w:snapToGrid w:val="0"/>
              <w:rPr>
                <w:ins w:id="135" w:author="itc94010" w:date="2012-05-07T13:40:00Z"/>
                <w:rFonts w:ascii="SimSun"/>
                <w:rPrChange w:id="136" w:author="Chen, Ivy (陳素貞 IEC1)" w:date="2015-01-12T13:45:00Z">
                  <w:rPr>
                    <w:ins w:id="137" w:author="itc94010" w:date="2012-05-07T13:40:00Z"/>
                    <w:rFonts w:ascii="SimSun"/>
                  </w:rPr>
                </w:rPrChange>
              </w:rPr>
            </w:pPr>
            <w:ins w:id="138" w:author="Gao, Guan-Wei (高貫偉 ITC)" w:date="2012-06-28T13:59:00Z">
              <w:r w:rsidRPr="002F02C9">
                <w:rPr>
                  <w:rFonts w:ascii="SimSun"/>
                  <w:rPrChange w:id="139" w:author="Chen, Ivy (陳素貞 IEC1)" w:date="2015-01-12T13:45:00Z">
                    <w:rPr>
                      <w:rFonts w:ascii="SimSun"/>
                    </w:rPr>
                  </w:rPrChange>
                </w:rPr>
                <w:t>2.1.</w:t>
              </w:r>
            </w:ins>
            <w:ins w:id="140" w:author="Gao, Guan-Wei (高貫偉 ITC)" w:date="2012-06-28T14:07:00Z">
              <w:r w:rsidRPr="002F02C9">
                <w:rPr>
                  <w:rFonts w:ascii="SimSun"/>
                  <w:rPrChange w:id="141" w:author="Chen, Ivy (陳素貞 IEC1)" w:date="2015-01-12T13:45:00Z">
                    <w:rPr>
                      <w:rFonts w:ascii="SimSun"/>
                    </w:rPr>
                  </w:rPrChange>
                </w:rPr>
                <w:t>7</w:t>
              </w:r>
            </w:ins>
          </w:p>
        </w:tc>
        <w:tc>
          <w:tcPr>
            <w:tcW w:w="1619" w:type="dxa"/>
          </w:tcPr>
          <w:p w:rsidR="00533672" w:rsidRPr="002F02C9" w:rsidRDefault="00533672" w:rsidP="004B1858">
            <w:pPr>
              <w:snapToGrid w:val="0"/>
              <w:rPr>
                <w:ins w:id="142" w:author="itc94010" w:date="2012-05-07T13:40:00Z"/>
                <w:rFonts w:ascii="SimSun"/>
                <w:rPrChange w:id="143" w:author="Chen, Ivy (陳素貞 IEC1)" w:date="2015-01-12T13:45:00Z">
                  <w:rPr>
                    <w:ins w:id="144" w:author="itc94010" w:date="2012-05-07T13:40:00Z"/>
                    <w:rFonts w:ascii="SimSun"/>
                  </w:rPr>
                </w:rPrChange>
              </w:rPr>
            </w:pPr>
          </w:p>
        </w:tc>
        <w:tc>
          <w:tcPr>
            <w:tcW w:w="1979" w:type="dxa"/>
          </w:tcPr>
          <w:p w:rsidR="00533672" w:rsidRPr="002F02C9" w:rsidRDefault="00585991" w:rsidP="004B1858">
            <w:pPr>
              <w:snapToGrid w:val="0"/>
              <w:rPr>
                <w:ins w:id="145" w:author="itc94010" w:date="2012-05-07T13:40:00Z"/>
                <w:rFonts w:ascii="SimSun"/>
                <w:rPrChange w:id="146" w:author="Chen, Ivy (陳素貞 IEC1)" w:date="2015-01-12T13:45:00Z">
                  <w:rPr>
                    <w:ins w:id="147" w:author="itc94010" w:date="2012-05-07T13:40:00Z"/>
                    <w:rFonts w:ascii="SimSun"/>
                  </w:rPr>
                </w:rPrChange>
              </w:rPr>
            </w:pPr>
            <w:ins w:id="148" w:author="itc94010" w:date="2012-05-07T13:40:00Z">
              <w:r w:rsidRPr="002F02C9">
                <w:rPr>
                  <w:rFonts w:ascii="SimSun" w:hint="eastAsia"/>
                  <w:rPrChange w:id="149" w:author="Chen, Ivy (陳素貞 IEC1)" w:date="2015-01-12T13:45:00Z">
                    <w:rPr>
                      <w:rFonts w:ascii="SimSun" w:hint="eastAsia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</w:tcPr>
          <w:p w:rsidR="00533672" w:rsidRPr="002F02C9" w:rsidRDefault="00585991" w:rsidP="004B1858">
            <w:pPr>
              <w:snapToGrid w:val="0"/>
              <w:rPr>
                <w:ins w:id="150" w:author="itc94010" w:date="2012-05-07T13:40:00Z"/>
                <w:rFonts w:ascii="SimSun"/>
                <w:rPrChange w:id="151" w:author="Chen, Ivy (陳素貞 IEC1)" w:date="2015-01-12T13:45:00Z">
                  <w:rPr>
                    <w:ins w:id="152" w:author="itc94010" w:date="2012-05-07T13:40:00Z"/>
                    <w:rFonts w:ascii="SimSun"/>
                  </w:rPr>
                </w:rPrChange>
              </w:rPr>
            </w:pPr>
            <w:ins w:id="153" w:author="itc94010" w:date="2012-05-07T13:40:00Z">
              <w:r w:rsidRPr="002F02C9">
                <w:rPr>
                  <w:rFonts w:ascii="SimSun" w:hint="eastAsia"/>
                  <w:rPrChange w:id="154" w:author="Chen, Ivy (陳素貞 IEC1)" w:date="2015-01-12T13:45:00Z">
                    <w:rPr>
                      <w:rFonts w:ascii="SimSun" w:hint="eastAsia"/>
                    </w:rPr>
                  </w:rPrChange>
                </w:rPr>
                <w:t>增加ITCND</w:t>
              </w:r>
              <w:r w:rsidRPr="002F02C9">
                <w:rPr>
                  <w:rFonts w:ascii="SimSun"/>
                  <w:rPrChange w:id="155" w:author="Chen, Ivy (陳素貞 IEC1)" w:date="2015-01-12T13:45:00Z">
                    <w:rPr>
                      <w:rFonts w:ascii="SimSun"/>
                    </w:rPr>
                  </w:rPrChange>
                </w:rPr>
                <w:t xml:space="preserve"> Check QC Hold </w:t>
              </w:r>
              <w:r w:rsidRPr="002F02C9">
                <w:rPr>
                  <w:rFonts w:ascii="SimSun" w:hint="eastAsia"/>
                  <w:rPrChange w:id="156" w:author="Chen, Ivy (陳素貞 IEC1)" w:date="2015-01-12T13:45:00Z">
                    <w:rPr>
                      <w:rFonts w:ascii="SimSun" w:hint="eastAsia"/>
                    </w:rPr>
                  </w:rPrChange>
                </w:rPr>
                <w:t>Setting维护界面</w:t>
              </w:r>
            </w:ins>
          </w:p>
        </w:tc>
        <w:tc>
          <w:tcPr>
            <w:tcW w:w="1439" w:type="dxa"/>
          </w:tcPr>
          <w:p w:rsidR="00533672" w:rsidRPr="002F02C9" w:rsidRDefault="00585991" w:rsidP="004B1858">
            <w:pPr>
              <w:snapToGrid w:val="0"/>
              <w:rPr>
                <w:ins w:id="157" w:author="itc94010" w:date="2012-05-07T13:40:00Z"/>
                <w:rFonts w:ascii="SimSun"/>
                <w:rPrChange w:id="158" w:author="Chen, Ivy (陳素貞 IEC1)" w:date="2015-01-12T13:45:00Z">
                  <w:rPr>
                    <w:ins w:id="159" w:author="itc94010" w:date="2012-05-07T13:40:00Z"/>
                    <w:rFonts w:ascii="SimSun"/>
                  </w:rPr>
                </w:rPrChange>
              </w:rPr>
            </w:pPr>
            <w:ins w:id="160" w:author="itc94010" w:date="2012-05-07T13:40:00Z">
              <w:r w:rsidRPr="002F02C9">
                <w:rPr>
                  <w:rFonts w:ascii="SimSun"/>
                  <w:rPrChange w:id="161" w:author="Chen, Ivy (陳素貞 IEC1)" w:date="2015-01-12T13:45:00Z">
                    <w:rPr>
                      <w:rFonts w:ascii="SimSun"/>
                    </w:rPr>
                  </w:rPrChange>
                </w:rPr>
                <w:t>2012-5-4</w:t>
              </w:r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533672" w:rsidRPr="002F02C9" w:rsidRDefault="00585991" w:rsidP="004B1858">
            <w:pPr>
              <w:rPr>
                <w:ins w:id="162" w:author="itc94010" w:date="2012-05-07T13:40:00Z"/>
                <w:rFonts w:ascii="SimSun"/>
                <w:rPrChange w:id="163" w:author="Chen, Ivy (陳素貞 IEC1)" w:date="2015-01-12T13:45:00Z">
                  <w:rPr>
                    <w:ins w:id="164" w:author="itc94010" w:date="2012-05-07T13:40:00Z"/>
                    <w:rFonts w:ascii="SimSun"/>
                  </w:rPr>
                </w:rPrChange>
              </w:rPr>
            </w:pPr>
            <w:ins w:id="165" w:author="itc94010" w:date="2012-05-07T13:40:00Z">
              <w:r w:rsidRPr="002F02C9">
                <w:rPr>
                  <w:rFonts w:ascii="SimSun"/>
                  <w:rPrChange w:id="166" w:author="Chen, Ivy (陳素貞 IEC1)" w:date="2015-01-12T13:45:00Z">
                    <w:rPr>
                      <w:rFonts w:ascii="SimSun"/>
                    </w:rPr>
                  </w:rPrChange>
                </w:rPr>
                <w:t>0.01_a</w:t>
              </w:r>
            </w:ins>
          </w:p>
        </w:tc>
      </w:tr>
      <w:tr w:rsidR="00533672" w:rsidRPr="002F02C9" w:rsidTr="004B1858">
        <w:trPr>
          <w:trHeight w:val="291"/>
          <w:jc w:val="center"/>
          <w:ins w:id="167" w:author="itc94010" w:date="2012-05-07T16:17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533672" w:rsidRPr="002F02C9" w:rsidRDefault="00585991" w:rsidP="004B1858">
            <w:pPr>
              <w:snapToGrid w:val="0"/>
              <w:rPr>
                <w:ins w:id="168" w:author="itc94010" w:date="2012-05-07T16:17:00Z"/>
                <w:rFonts w:ascii="SimSun"/>
                <w:rPrChange w:id="169" w:author="Chen, Ivy (陳素貞 IEC1)" w:date="2015-01-12T13:45:00Z">
                  <w:rPr>
                    <w:ins w:id="170" w:author="itc94010" w:date="2012-05-07T16:17:00Z"/>
                    <w:rFonts w:ascii="SimSun"/>
                  </w:rPr>
                </w:rPrChange>
              </w:rPr>
            </w:pPr>
            <w:ins w:id="171" w:author="Gao, Guan-Wei (高貫偉 ITC)" w:date="2012-06-28T13:59:00Z">
              <w:r w:rsidRPr="002F02C9">
                <w:rPr>
                  <w:rFonts w:ascii="SimSun"/>
                  <w:rPrChange w:id="172" w:author="Chen, Ivy (陳素貞 IEC1)" w:date="2015-01-12T13:45:00Z">
                    <w:rPr>
                      <w:rFonts w:ascii="SimSun"/>
                    </w:rPr>
                  </w:rPrChange>
                </w:rPr>
                <w:t>2.1.</w:t>
              </w:r>
            </w:ins>
            <w:ins w:id="173" w:author="Gao, Guan-Wei (高貫偉 ITC)" w:date="2012-06-28T14:07:00Z">
              <w:r w:rsidRPr="002F02C9">
                <w:rPr>
                  <w:rFonts w:ascii="SimSun"/>
                  <w:rPrChange w:id="174" w:author="Chen, Ivy (陳素貞 IEC1)" w:date="2015-01-12T13:45:00Z">
                    <w:rPr>
                      <w:rFonts w:ascii="SimSun"/>
                    </w:rPr>
                  </w:rPrChange>
                </w:rPr>
                <w:t>8</w:t>
              </w:r>
            </w:ins>
          </w:p>
        </w:tc>
        <w:tc>
          <w:tcPr>
            <w:tcW w:w="1619" w:type="dxa"/>
          </w:tcPr>
          <w:p w:rsidR="00533672" w:rsidRPr="002F02C9" w:rsidRDefault="00533672" w:rsidP="004B1858">
            <w:pPr>
              <w:snapToGrid w:val="0"/>
              <w:rPr>
                <w:ins w:id="175" w:author="itc94010" w:date="2012-05-07T16:17:00Z"/>
                <w:rFonts w:ascii="SimSun"/>
                <w:rPrChange w:id="176" w:author="Chen, Ivy (陳素貞 IEC1)" w:date="2015-01-12T13:45:00Z">
                  <w:rPr>
                    <w:ins w:id="177" w:author="itc94010" w:date="2012-05-07T16:17:00Z"/>
                    <w:rFonts w:ascii="SimSun"/>
                  </w:rPr>
                </w:rPrChange>
              </w:rPr>
            </w:pPr>
          </w:p>
        </w:tc>
        <w:tc>
          <w:tcPr>
            <w:tcW w:w="1979" w:type="dxa"/>
          </w:tcPr>
          <w:p w:rsidR="00533672" w:rsidRPr="002F02C9" w:rsidRDefault="00585991" w:rsidP="004B1858">
            <w:pPr>
              <w:snapToGrid w:val="0"/>
              <w:rPr>
                <w:ins w:id="178" w:author="itc94010" w:date="2012-05-07T16:17:00Z"/>
                <w:rFonts w:ascii="SimSun"/>
                <w:rPrChange w:id="179" w:author="Chen, Ivy (陳素貞 IEC1)" w:date="2015-01-12T13:45:00Z">
                  <w:rPr>
                    <w:ins w:id="180" w:author="itc94010" w:date="2012-05-07T16:17:00Z"/>
                    <w:rFonts w:ascii="SimSun"/>
                  </w:rPr>
                </w:rPrChange>
              </w:rPr>
            </w:pPr>
            <w:ins w:id="181" w:author="itc94010" w:date="2012-05-07T16:17:00Z">
              <w:r w:rsidRPr="002F02C9">
                <w:rPr>
                  <w:rFonts w:ascii="SimSun" w:hint="eastAsia"/>
                  <w:rPrChange w:id="182" w:author="Chen, Ivy (陳素貞 IEC1)" w:date="2015-01-12T13:45:00Z">
                    <w:rPr>
                      <w:rFonts w:ascii="SimSun" w:hint="eastAsia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</w:tcPr>
          <w:p w:rsidR="00533672" w:rsidRPr="002F02C9" w:rsidRDefault="00585991" w:rsidP="004B1858">
            <w:pPr>
              <w:snapToGrid w:val="0"/>
              <w:rPr>
                <w:ins w:id="183" w:author="itc94010" w:date="2012-05-07T16:17:00Z"/>
                <w:rFonts w:ascii="SimSun"/>
                <w:rPrChange w:id="184" w:author="Chen, Ivy (陳素貞 IEC1)" w:date="2015-01-12T13:45:00Z">
                  <w:rPr>
                    <w:ins w:id="185" w:author="itc94010" w:date="2012-05-07T16:17:00Z"/>
                    <w:rFonts w:ascii="SimSun"/>
                  </w:rPr>
                </w:rPrChange>
              </w:rPr>
            </w:pPr>
            <w:ins w:id="186" w:author="itc94010" w:date="2012-05-07T16:17:00Z">
              <w:r w:rsidRPr="002F02C9">
                <w:rPr>
                  <w:rFonts w:ascii="SimSun" w:hint="eastAsia"/>
                  <w:rPrChange w:id="187" w:author="Chen, Ivy (陳素貞 IEC1)" w:date="2015-01-12T13:45:00Z">
                    <w:rPr>
                      <w:rFonts w:ascii="SimSun" w:hint="eastAsia"/>
                    </w:rPr>
                  </w:rPrChange>
                </w:rPr>
                <w:t>增加CDSI</w:t>
              </w:r>
              <w:r w:rsidRPr="002F02C9">
                <w:rPr>
                  <w:rFonts w:ascii="SimSun"/>
                  <w:rPrChange w:id="188" w:author="Chen, Ivy (陳素貞 IEC1)" w:date="2015-01-12T13:45:00Z">
                    <w:rPr>
                      <w:rFonts w:ascii="SimSun"/>
                    </w:rPr>
                  </w:rPrChange>
                </w:rPr>
                <w:t xml:space="preserve"> </w:t>
              </w:r>
              <w:r w:rsidRPr="002F02C9">
                <w:rPr>
                  <w:rFonts w:ascii="SimSun" w:hint="eastAsia"/>
                  <w:rPrChange w:id="189" w:author="Chen, Ivy (陳素貞 IEC1)" w:date="2015-01-12T13:45:00Z">
                    <w:rPr>
                      <w:rFonts w:ascii="SimSun" w:hint="eastAsia"/>
                    </w:rPr>
                  </w:rPrChange>
                </w:rPr>
                <w:t>PO维护界面</w:t>
              </w:r>
            </w:ins>
          </w:p>
        </w:tc>
        <w:tc>
          <w:tcPr>
            <w:tcW w:w="1439" w:type="dxa"/>
          </w:tcPr>
          <w:p w:rsidR="00533672" w:rsidRPr="002F02C9" w:rsidRDefault="00585991" w:rsidP="004B1858">
            <w:pPr>
              <w:snapToGrid w:val="0"/>
              <w:rPr>
                <w:ins w:id="190" w:author="itc94010" w:date="2012-05-07T16:17:00Z"/>
                <w:rFonts w:ascii="SimSun"/>
                <w:rPrChange w:id="191" w:author="Chen, Ivy (陳素貞 IEC1)" w:date="2015-01-12T13:45:00Z">
                  <w:rPr>
                    <w:ins w:id="192" w:author="itc94010" w:date="2012-05-07T16:17:00Z"/>
                    <w:rFonts w:ascii="SimSun"/>
                  </w:rPr>
                </w:rPrChange>
              </w:rPr>
            </w:pPr>
            <w:ins w:id="193" w:author="itc94010" w:date="2012-05-07T16:17:00Z">
              <w:r w:rsidRPr="002F02C9">
                <w:rPr>
                  <w:rFonts w:ascii="SimSun"/>
                  <w:rPrChange w:id="194" w:author="Chen, Ivy (陳素貞 IEC1)" w:date="2015-01-12T13:45:00Z">
                    <w:rPr>
                      <w:rFonts w:ascii="SimSun"/>
                    </w:rPr>
                  </w:rPrChange>
                </w:rPr>
                <w:t>2012-5-7</w:t>
              </w:r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533672" w:rsidRPr="002F02C9" w:rsidRDefault="00585991" w:rsidP="004B1858">
            <w:pPr>
              <w:rPr>
                <w:ins w:id="195" w:author="itc94010" w:date="2012-05-07T16:17:00Z"/>
                <w:rFonts w:ascii="SimSun"/>
                <w:rPrChange w:id="196" w:author="Chen, Ivy (陳素貞 IEC1)" w:date="2015-01-12T13:45:00Z">
                  <w:rPr>
                    <w:ins w:id="197" w:author="itc94010" w:date="2012-05-07T16:17:00Z"/>
                    <w:rFonts w:ascii="SimSun"/>
                  </w:rPr>
                </w:rPrChange>
              </w:rPr>
            </w:pPr>
            <w:ins w:id="198" w:author="itc94010" w:date="2012-05-07T16:17:00Z">
              <w:r w:rsidRPr="002F02C9">
                <w:rPr>
                  <w:rFonts w:ascii="SimSun"/>
                  <w:rPrChange w:id="199" w:author="Chen, Ivy (陳素貞 IEC1)" w:date="2015-01-12T13:45:00Z">
                    <w:rPr>
                      <w:rFonts w:ascii="SimSun"/>
                    </w:rPr>
                  </w:rPrChange>
                </w:rPr>
                <w:t>0.01_a</w:t>
              </w:r>
            </w:ins>
          </w:p>
        </w:tc>
      </w:tr>
      <w:tr w:rsidR="00533672" w:rsidRPr="002F02C9" w:rsidDel="00533672" w:rsidTr="00F25116">
        <w:trPr>
          <w:trHeight w:val="291"/>
          <w:jc w:val="center"/>
          <w:ins w:id="200" w:author="itc94010" w:date="2012-05-03T11:38:00Z"/>
          <w:del w:id="201" w:author="Gao, Guan-Wei (高貫偉 ITC)" w:date="2012-06-28T14:07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533672" w:rsidRPr="002F02C9" w:rsidDel="00533672" w:rsidRDefault="00533672">
            <w:pPr>
              <w:snapToGrid w:val="0"/>
              <w:rPr>
                <w:ins w:id="202" w:author="itc94010" w:date="2012-05-03T11:38:00Z"/>
                <w:del w:id="203" w:author="Gao, Guan-Wei (高貫偉 ITC)" w:date="2012-06-28T14:07:00Z"/>
                <w:rFonts w:ascii="SimSun"/>
                <w:rPrChange w:id="204" w:author="Chen, Ivy (陳素貞 IEC1)" w:date="2015-01-12T13:45:00Z">
                  <w:rPr>
                    <w:ins w:id="205" w:author="itc94010" w:date="2012-05-03T11:38:00Z"/>
                    <w:del w:id="206" w:author="Gao, Guan-Wei (高貫偉 ITC)" w:date="2012-06-28T14:07:00Z"/>
                    <w:rFonts w:ascii="SimSun"/>
                  </w:rPr>
                </w:rPrChange>
              </w:rPr>
            </w:pPr>
          </w:p>
        </w:tc>
        <w:tc>
          <w:tcPr>
            <w:tcW w:w="1619" w:type="dxa"/>
          </w:tcPr>
          <w:p w:rsidR="00533672" w:rsidRPr="002F02C9" w:rsidDel="00533672" w:rsidRDefault="00533672" w:rsidP="00743F10">
            <w:pPr>
              <w:snapToGrid w:val="0"/>
              <w:rPr>
                <w:ins w:id="207" w:author="itc94010" w:date="2012-05-03T11:38:00Z"/>
                <w:del w:id="208" w:author="Gao, Guan-Wei (高貫偉 ITC)" w:date="2012-06-28T14:07:00Z"/>
                <w:rFonts w:ascii="SimSun"/>
                <w:rPrChange w:id="209" w:author="Chen, Ivy (陳素貞 IEC1)" w:date="2015-01-12T13:45:00Z">
                  <w:rPr>
                    <w:ins w:id="210" w:author="itc94010" w:date="2012-05-03T11:38:00Z"/>
                    <w:del w:id="211" w:author="Gao, Guan-Wei (高貫偉 ITC)" w:date="2012-06-28T14:07:00Z"/>
                    <w:rFonts w:ascii="SimSun"/>
                  </w:rPr>
                </w:rPrChange>
              </w:rPr>
            </w:pPr>
          </w:p>
        </w:tc>
        <w:tc>
          <w:tcPr>
            <w:tcW w:w="1979" w:type="dxa"/>
          </w:tcPr>
          <w:p w:rsidR="00533672" w:rsidRPr="002F02C9" w:rsidDel="00533672" w:rsidRDefault="00585991" w:rsidP="00743F10">
            <w:pPr>
              <w:snapToGrid w:val="0"/>
              <w:rPr>
                <w:ins w:id="212" w:author="itc94010" w:date="2012-05-03T11:38:00Z"/>
                <w:del w:id="213" w:author="Gao, Guan-Wei (高貫偉 ITC)" w:date="2012-06-28T14:07:00Z"/>
                <w:rFonts w:ascii="SimSun"/>
                <w:rPrChange w:id="214" w:author="Chen, Ivy (陳素貞 IEC1)" w:date="2015-01-12T13:45:00Z">
                  <w:rPr>
                    <w:ins w:id="215" w:author="itc94010" w:date="2012-05-03T11:38:00Z"/>
                    <w:del w:id="216" w:author="Gao, Guan-Wei (高貫偉 ITC)" w:date="2012-06-28T14:07:00Z"/>
                    <w:rFonts w:ascii="SimSun"/>
                  </w:rPr>
                </w:rPrChange>
              </w:rPr>
            </w:pPr>
            <w:ins w:id="217" w:author="itc94010" w:date="2012-05-03T11:38:00Z">
              <w:del w:id="218" w:author="Gao, Guan-Wei (高貫偉 ITC)" w:date="2012-06-28T14:07:00Z">
                <w:r w:rsidRPr="002F02C9">
                  <w:rPr>
                    <w:rFonts w:ascii="SimSun" w:hint="eastAsia"/>
                    <w:rPrChange w:id="219" w:author="Chen, Ivy (陳素貞 IEC1)" w:date="2015-01-12T13:45:00Z">
                      <w:rPr>
                        <w:rFonts w:ascii="SimSun" w:hint="eastAsia"/>
                      </w:rPr>
                    </w:rPrChange>
                  </w:rPr>
                  <w:delText>新需求</w:delText>
                </w:r>
              </w:del>
            </w:ins>
          </w:p>
        </w:tc>
        <w:tc>
          <w:tcPr>
            <w:tcW w:w="2233" w:type="dxa"/>
          </w:tcPr>
          <w:p w:rsidR="00533672" w:rsidRPr="002F02C9" w:rsidDel="00533672" w:rsidRDefault="00585991">
            <w:pPr>
              <w:snapToGrid w:val="0"/>
              <w:rPr>
                <w:ins w:id="220" w:author="itc94010" w:date="2012-05-03T11:38:00Z"/>
                <w:del w:id="221" w:author="Gao, Guan-Wei (高貫偉 ITC)" w:date="2012-06-28T14:07:00Z"/>
                <w:rFonts w:ascii="SimSun"/>
                <w:rPrChange w:id="222" w:author="Chen, Ivy (陳素貞 IEC1)" w:date="2015-01-12T13:45:00Z">
                  <w:rPr>
                    <w:ins w:id="223" w:author="itc94010" w:date="2012-05-03T11:38:00Z"/>
                    <w:del w:id="224" w:author="Gao, Guan-Wei (高貫偉 ITC)" w:date="2012-06-28T14:07:00Z"/>
                    <w:rFonts w:ascii="SimSun"/>
                  </w:rPr>
                </w:rPrChange>
              </w:rPr>
            </w:pPr>
            <w:ins w:id="225" w:author="itc94010" w:date="2012-05-03T11:38:00Z">
              <w:del w:id="226" w:author="Gao, Guan-Wei (高貫偉 ITC)" w:date="2012-06-28T14:07:00Z">
                <w:r w:rsidRPr="002F02C9">
                  <w:rPr>
                    <w:rFonts w:ascii="SimSun" w:hint="eastAsia"/>
                    <w:rPrChange w:id="227" w:author="Chen, Ivy (陳素貞 IEC1)" w:date="2015-01-12T13:45:00Z">
                      <w:rPr>
                        <w:rFonts w:ascii="SimSun" w:hint="eastAsia"/>
                      </w:rPr>
                    </w:rPrChange>
                  </w:rPr>
                  <w:delText>增加</w:delText>
                </w:r>
              </w:del>
            </w:ins>
            <w:ins w:id="228" w:author="itc94010" w:date="2012-05-07T16:18:00Z">
              <w:del w:id="229" w:author="Gao, Guan-Wei (高貫偉 ITC)" w:date="2012-06-28T14:07:00Z">
                <w:r w:rsidRPr="002F02C9">
                  <w:rPr>
                    <w:rFonts w:ascii="SimSun"/>
                    <w:rPrChange w:id="230" w:author="Chen, Ivy (陳素貞 IEC1)" w:date="2015-01-12T13:45:00Z">
                      <w:rPr>
                        <w:rFonts w:ascii="SimSun"/>
                      </w:rPr>
                    </w:rPrChange>
                  </w:rPr>
                  <w:delText>ITCND Check Setting</w:delText>
                </w:r>
              </w:del>
            </w:ins>
            <w:ins w:id="231" w:author="itc94010" w:date="2012-05-03T11:38:00Z">
              <w:del w:id="232" w:author="Gao, Guan-Wei (高貫偉 ITC)" w:date="2012-06-28T14:07:00Z">
                <w:r w:rsidRPr="002F02C9">
                  <w:rPr>
                    <w:rFonts w:ascii="SimSun" w:hint="eastAsia"/>
                    <w:rPrChange w:id="233" w:author="Chen, Ivy (陳素貞 IEC1)" w:date="2015-01-12T13:45:00Z">
                      <w:rPr>
                        <w:rFonts w:ascii="SimSun" w:hint="eastAsia"/>
                      </w:rPr>
                    </w:rPrChange>
                  </w:rPr>
                  <w:delText>维护界面</w:delText>
                </w:r>
              </w:del>
            </w:ins>
          </w:p>
        </w:tc>
        <w:tc>
          <w:tcPr>
            <w:tcW w:w="1439" w:type="dxa"/>
          </w:tcPr>
          <w:p w:rsidR="00533672" w:rsidRPr="002F02C9" w:rsidDel="00533672" w:rsidRDefault="00585991">
            <w:pPr>
              <w:snapToGrid w:val="0"/>
              <w:rPr>
                <w:ins w:id="234" w:author="itc94010" w:date="2012-05-03T11:38:00Z"/>
                <w:del w:id="235" w:author="Gao, Guan-Wei (高貫偉 ITC)" w:date="2012-06-28T14:07:00Z"/>
                <w:rFonts w:ascii="SimSun"/>
                <w:rPrChange w:id="236" w:author="Chen, Ivy (陳素貞 IEC1)" w:date="2015-01-12T13:45:00Z">
                  <w:rPr>
                    <w:ins w:id="237" w:author="itc94010" w:date="2012-05-03T11:38:00Z"/>
                    <w:del w:id="238" w:author="Gao, Guan-Wei (高貫偉 ITC)" w:date="2012-06-28T14:07:00Z"/>
                    <w:rFonts w:ascii="SimSun"/>
                  </w:rPr>
                </w:rPrChange>
              </w:rPr>
            </w:pPr>
            <w:ins w:id="239" w:author="itc94010" w:date="2012-05-03T11:38:00Z">
              <w:del w:id="240" w:author="Gao, Guan-Wei (高貫偉 ITC)" w:date="2012-06-28T14:07:00Z">
                <w:r w:rsidRPr="002F02C9">
                  <w:rPr>
                    <w:rFonts w:ascii="SimSun"/>
                    <w:rPrChange w:id="241" w:author="Chen, Ivy (陳素貞 IEC1)" w:date="2015-01-12T13:45:00Z">
                      <w:rPr>
                        <w:rFonts w:ascii="SimSun"/>
                      </w:rPr>
                    </w:rPrChange>
                  </w:rPr>
                  <w:delText>2012-</w:delText>
                </w:r>
              </w:del>
            </w:ins>
            <w:ins w:id="242" w:author="itc94010" w:date="2012-05-03T11:39:00Z">
              <w:del w:id="243" w:author="Gao, Guan-Wei (高貫偉 ITC)" w:date="2012-06-28T14:07:00Z">
                <w:r w:rsidRPr="002F02C9">
                  <w:rPr>
                    <w:rFonts w:ascii="SimSun"/>
                    <w:rPrChange w:id="244" w:author="Chen, Ivy (陳素貞 IEC1)" w:date="2015-01-12T13:45:00Z">
                      <w:rPr>
                        <w:rFonts w:ascii="SimSun"/>
                      </w:rPr>
                    </w:rPrChange>
                  </w:rPr>
                  <w:delText>5</w:delText>
                </w:r>
              </w:del>
            </w:ins>
            <w:ins w:id="245" w:author="itc94010" w:date="2012-05-04T14:08:00Z">
              <w:del w:id="246" w:author="Gao, Guan-Wei (高貫偉 ITC)" w:date="2012-06-28T14:07:00Z">
                <w:r w:rsidRPr="002F02C9">
                  <w:rPr>
                    <w:rFonts w:ascii="SimSun"/>
                    <w:rPrChange w:id="247" w:author="Chen, Ivy (陳素貞 IEC1)" w:date="2015-01-12T13:45:00Z">
                      <w:rPr>
                        <w:rFonts w:ascii="SimSun"/>
                      </w:rPr>
                    </w:rPrChange>
                  </w:rPr>
                  <w:delText>-</w:delText>
                </w:r>
              </w:del>
            </w:ins>
            <w:ins w:id="248" w:author="itc94010" w:date="2012-05-07T13:41:00Z">
              <w:del w:id="249" w:author="Gao, Guan-Wei (高貫偉 ITC)" w:date="2012-06-28T14:07:00Z">
                <w:r w:rsidRPr="002F02C9">
                  <w:rPr>
                    <w:rFonts w:ascii="SimSun"/>
                    <w:rPrChange w:id="250" w:author="Chen, Ivy (陳素貞 IEC1)" w:date="2015-01-12T13:45:00Z">
                      <w:rPr>
                        <w:rFonts w:ascii="SimSun"/>
                      </w:rPr>
                    </w:rPrChange>
                  </w:rPr>
                  <w:delText>7</w:delText>
                </w:r>
              </w:del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533672" w:rsidRPr="002F02C9" w:rsidDel="00533672" w:rsidRDefault="00585991" w:rsidP="00E560FE">
            <w:pPr>
              <w:rPr>
                <w:ins w:id="251" w:author="itc94010" w:date="2012-05-03T11:38:00Z"/>
                <w:del w:id="252" w:author="Gao, Guan-Wei (高貫偉 ITC)" w:date="2012-06-28T14:07:00Z"/>
                <w:rFonts w:ascii="SimSun"/>
                <w:rPrChange w:id="253" w:author="Chen, Ivy (陳素貞 IEC1)" w:date="2015-01-12T13:45:00Z">
                  <w:rPr>
                    <w:ins w:id="254" w:author="itc94010" w:date="2012-05-03T11:38:00Z"/>
                    <w:del w:id="255" w:author="Gao, Guan-Wei (高貫偉 ITC)" w:date="2012-06-28T14:07:00Z"/>
                    <w:rFonts w:ascii="SimSun"/>
                  </w:rPr>
                </w:rPrChange>
              </w:rPr>
            </w:pPr>
            <w:ins w:id="256" w:author="itc94010" w:date="2012-05-03T11:38:00Z">
              <w:del w:id="257" w:author="Gao, Guan-Wei (高貫偉 ITC)" w:date="2012-06-28T14:07:00Z">
                <w:r w:rsidRPr="002F02C9">
                  <w:rPr>
                    <w:rFonts w:ascii="SimSun"/>
                    <w:rPrChange w:id="258" w:author="Chen, Ivy (陳素貞 IEC1)" w:date="2015-01-12T13:45:00Z">
                      <w:rPr>
                        <w:rFonts w:ascii="SimSun"/>
                      </w:rPr>
                    </w:rPrChange>
                  </w:rPr>
                  <w:delText>0.01_a</w:delText>
                </w:r>
              </w:del>
            </w:ins>
          </w:p>
        </w:tc>
      </w:tr>
      <w:tr w:rsidR="00533672" w:rsidRPr="002F02C9" w:rsidTr="00F25116">
        <w:trPr>
          <w:trHeight w:val="291"/>
          <w:jc w:val="center"/>
          <w:ins w:id="259" w:author="Gao, Guan-Wei (高貫偉 ITC)" w:date="2012-06-28T13:59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533672" w:rsidRPr="002F02C9" w:rsidRDefault="00585991">
            <w:pPr>
              <w:snapToGrid w:val="0"/>
              <w:rPr>
                <w:ins w:id="260" w:author="Gao, Guan-Wei (高貫偉 ITC)" w:date="2012-06-28T13:59:00Z"/>
                <w:rFonts w:ascii="SimSun"/>
                <w:rPrChange w:id="261" w:author="Chen, Ivy (陳素貞 IEC1)" w:date="2015-01-12T13:45:00Z">
                  <w:rPr>
                    <w:ins w:id="262" w:author="Gao, Guan-Wei (高貫偉 ITC)" w:date="2012-06-28T13:59:00Z"/>
                    <w:rFonts w:ascii="SimSun"/>
                  </w:rPr>
                </w:rPrChange>
              </w:rPr>
            </w:pPr>
            <w:ins w:id="263" w:author="Gao, Guan-Wei (高貫偉 ITC)" w:date="2012-06-28T13:59:00Z">
              <w:r w:rsidRPr="002F02C9">
                <w:rPr>
                  <w:rFonts w:ascii="SimSun"/>
                  <w:rPrChange w:id="264" w:author="Chen, Ivy (陳素貞 IEC1)" w:date="2015-01-12T13:45:00Z">
                    <w:rPr>
                      <w:rFonts w:ascii="SimSun"/>
                    </w:rPr>
                  </w:rPrChange>
                </w:rPr>
                <w:t>2.1.4</w:t>
              </w:r>
            </w:ins>
          </w:p>
        </w:tc>
        <w:tc>
          <w:tcPr>
            <w:tcW w:w="1619" w:type="dxa"/>
          </w:tcPr>
          <w:p w:rsidR="00533672" w:rsidRPr="002F02C9" w:rsidRDefault="00533672" w:rsidP="00743F10">
            <w:pPr>
              <w:snapToGrid w:val="0"/>
              <w:rPr>
                <w:ins w:id="265" w:author="Gao, Guan-Wei (高貫偉 ITC)" w:date="2012-06-28T13:59:00Z"/>
                <w:rFonts w:ascii="SimSun"/>
                <w:rPrChange w:id="266" w:author="Chen, Ivy (陳素貞 IEC1)" w:date="2015-01-12T13:45:00Z">
                  <w:rPr>
                    <w:ins w:id="267" w:author="Gao, Guan-Wei (高貫偉 ITC)" w:date="2012-06-28T13:59:00Z"/>
                    <w:rFonts w:ascii="SimSun"/>
                  </w:rPr>
                </w:rPrChange>
              </w:rPr>
            </w:pPr>
          </w:p>
        </w:tc>
        <w:tc>
          <w:tcPr>
            <w:tcW w:w="1979" w:type="dxa"/>
          </w:tcPr>
          <w:p w:rsidR="00533672" w:rsidRPr="002F02C9" w:rsidRDefault="00585991" w:rsidP="00743F10">
            <w:pPr>
              <w:snapToGrid w:val="0"/>
              <w:rPr>
                <w:ins w:id="268" w:author="Gao, Guan-Wei (高貫偉 ITC)" w:date="2012-06-28T13:59:00Z"/>
                <w:rFonts w:ascii="SimSun"/>
                <w:rPrChange w:id="269" w:author="Chen, Ivy (陳素貞 IEC1)" w:date="2015-01-12T13:45:00Z">
                  <w:rPr>
                    <w:ins w:id="270" w:author="Gao, Guan-Wei (高貫偉 ITC)" w:date="2012-06-28T13:59:00Z"/>
                    <w:rFonts w:ascii="SimSun"/>
                  </w:rPr>
                </w:rPrChange>
              </w:rPr>
            </w:pPr>
            <w:ins w:id="271" w:author="Gao, Guan-Wei (高貫偉 ITC)" w:date="2012-06-28T14:07:00Z">
              <w:r w:rsidRPr="002F02C9">
                <w:rPr>
                  <w:rFonts w:ascii="SimSun" w:hint="eastAsia"/>
                  <w:rPrChange w:id="272" w:author="Chen, Ivy (陳素貞 IEC1)" w:date="2015-01-12T13:45:00Z">
                    <w:rPr>
                      <w:rFonts w:ascii="SimSun" w:hint="eastAsia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</w:tcPr>
          <w:p w:rsidR="00533672" w:rsidRPr="002F02C9" w:rsidRDefault="00585991">
            <w:pPr>
              <w:snapToGrid w:val="0"/>
              <w:rPr>
                <w:ins w:id="273" w:author="Gao, Guan-Wei (高貫偉 ITC)" w:date="2012-06-28T13:59:00Z"/>
                <w:rFonts w:ascii="SimSun"/>
                <w:rPrChange w:id="274" w:author="Chen, Ivy (陳素貞 IEC1)" w:date="2015-01-12T13:45:00Z">
                  <w:rPr>
                    <w:ins w:id="275" w:author="Gao, Guan-Wei (高貫偉 ITC)" w:date="2012-06-28T13:59:00Z"/>
                    <w:rFonts w:ascii="SimSun"/>
                  </w:rPr>
                </w:rPrChange>
              </w:rPr>
            </w:pPr>
            <w:ins w:id="276" w:author="Gao, Guan-Wei (高貫偉 ITC)" w:date="2012-06-28T14:08:00Z">
              <w:r w:rsidRPr="002F02C9">
                <w:rPr>
                  <w:rFonts w:ascii="SimSun" w:hint="eastAsia"/>
                  <w:rPrChange w:id="277" w:author="Chen, Ivy (陳素貞 IEC1)" w:date="2015-01-12T13:45:00Z">
                    <w:rPr>
                      <w:rFonts w:ascii="SimSun" w:hint="eastAsia"/>
                    </w:rPr>
                  </w:rPrChange>
                </w:rPr>
                <w:t>增加栏位Family</w:t>
              </w:r>
              <w:r w:rsidRPr="002F02C9">
                <w:rPr>
                  <w:rFonts w:ascii="SimSun"/>
                  <w:rPrChange w:id="278" w:author="Chen, Ivy (陳素貞 IEC1)" w:date="2015-01-12T13:45:00Z">
                    <w:rPr>
                      <w:rFonts w:ascii="SimSun"/>
                    </w:rPr>
                  </w:rPrChange>
                </w:rPr>
                <w:t>&amp;Model</w:t>
              </w:r>
            </w:ins>
          </w:p>
        </w:tc>
        <w:tc>
          <w:tcPr>
            <w:tcW w:w="1439" w:type="dxa"/>
          </w:tcPr>
          <w:p w:rsidR="00533672" w:rsidRPr="002F02C9" w:rsidRDefault="00585991">
            <w:pPr>
              <w:snapToGrid w:val="0"/>
              <w:rPr>
                <w:ins w:id="279" w:author="Gao, Guan-Wei (高貫偉 ITC)" w:date="2012-06-28T13:59:00Z"/>
                <w:rFonts w:ascii="SimSun"/>
                <w:rPrChange w:id="280" w:author="Chen, Ivy (陳素貞 IEC1)" w:date="2015-01-12T13:45:00Z">
                  <w:rPr>
                    <w:ins w:id="281" w:author="Gao, Guan-Wei (高貫偉 ITC)" w:date="2012-06-28T13:59:00Z"/>
                    <w:rFonts w:ascii="SimSun"/>
                  </w:rPr>
                </w:rPrChange>
              </w:rPr>
            </w:pPr>
            <w:ins w:id="282" w:author="Gao, Guan-Wei (高貫偉 ITC)" w:date="2012-06-28T14:08:00Z">
              <w:r w:rsidRPr="002F02C9">
                <w:rPr>
                  <w:rFonts w:ascii="SimSun"/>
                  <w:rPrChange w:id="283" w:author="Chen, Ivy (陳素貞 IEC1)" w:date="2015-01-12T13:45:00Z">
                    <w:rPr>
                      <w:rFonts w:ascii="SimSun"/>
                    </w:rPr>
                  </w:rPrChange>
                </w:rPr>
                <w:t>2012-6-27</w:t>
              </w:r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533672" w:rsidRPr="002F02C9" w:rsidRDefault="00585991" w:rsidP="00E560FE">
            <w:pPr>
              <w:rPr>
                <w:ins w:id="284" w:author="Gao, Guan-Wei (高貫偉 ITC)" w:date="2012-06-28T13:59:00Z"/>
                <w:rFonts w:ascii="SimSun"/>
                <w:rPrChange w:id="285" w:author="Chen, Ivy (陳素貞 IEC1)" w:date="2015-01-12T13:45:00Z">
                  <w:rPr>
                    <w:ins w:id="286" w:author="Gao, Guan-Wei (高貫偉 ITC)" w:date="2012-06-28T13:59:00Z"/>
                    <w:rFonts w:ascii="SimSun"/>
                  </w:rPr>
                </w:rPrChange>
              </w:rPr>
            </w:pPr>
            <w:ins w:id="287" w:author="Gao, Guan-Wei (高貫偉 ITC)" w:date="2012-06-28T14:08:00Z">
              <w:r w:rsidRPr="002F02C9">
                <w:rPr>
                  <w:rFonts w:ascii="SimSun"/>
                  <w:rPrChange w:id="288" w:author="Chen, Ivy (陳素貞 IEC1)" w:date="2015-01-12T13:45:00Z">
                    <w:rPr>
                      <w:rFonts w:ascii="SimSun"/>
                    </w:rPr>
                  </w:rPrChange>
                </w:rPr>
                <w:t>0.03_a</w:t>
              </w:r>
            </w:ins>
          </w:p>
        </w:tc>
      </w:tr>
      <w:tr w:rsidR="00D646A0" w:rsidRPr="002F02C9" w:rsidTr="00F25116">
        <w:trPr>
          <w:trHeight w:val="291"/>
          <w:jc w:val="center"/>
          <w:ins w:id="289" w:author="Gao, Guan-Wei (高貫偉 ITC)" w:date="2012-07-03T12:15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D646A0" w:rsidRPr="002F02C9" w:rsidRDefault="00585991">
            <w:pPr>
              <w:snapToGrid w:val="0"/>
              <w:rPr>
                <w:ins w:id="290" w:author="Gao, Guan-Wei (高貫偉 ITC)" w:date="2012-07-03T12:15:00Z"/>
                <w:rFonts w:ascii="SimSun"/>
                <w:rPrChange w:id="291" w:author="Chen, Ivy (陳素貞 IEC1)" w:date="2015-01-12T13:45:00Z">
                  <w:rPr>
                    <w:ins w:id="292" w:author="Gao, Guan-Wei (高貫偉 ITC)" w:date="2012-07-03T12:15:00Z"/>
                    <w:rFonts w:ascii="SimSun"/>
                  </w:rPr>
                </w:rPrChange>
              </w:rPr>
            </w:pPr>
            <w:ins w:id="293" w:author="Gao, Guan-Wei (高貫偉 ITC)" w:date="2012-07-03T12:15:00Z">
              <w:r w:rsidRPr="002F02C9">
                <w:rPr>
                  <w:rFonts w:ascii="SimSun"/>
                  <w:rPrChange w:id="294" w:author="Chen, Ivy (陳素貞 IEC1)" w:date="2015-01-12T13:45:00Z">
                    <w:rPr>
                      <w:rFonts w:ascii="SimSun"/>
                    </w:rPr>
                  </w:rPrChange>
                </w:rPr>
                <w:t>2.1.5</w:t>
              </w:r>
            </w:ins>
          </w:p>
        </w:tc>
        <w:tc>
          <w:tcPr>
            <w:tcW w:w="1619" w:type="dxa"/>
          </w:tcPr>
          <w:p w:rsidR="00D646A0" w:rsidRPr="002F02C9" w:rsidRDefault="00585991" w:rsidP="00743F10">
            <w:pPr>
              <w:snapToGrid w:val="0"/>
              <w:rPr>
                <w:ins w:id="295" w:author="Gao, Guan-Wei (高貫偉 ITC)" w:date="2012-07-03T12:15:00Z"/>
                <w:rFonts w:ascii="SimSun"/>
                <w:rPrChange w:id="296" w:author="Chen, Ivy (陳素貞 IEC1)" w:date="2015-01-12T13:45:00Z">
                  <w:rPr>
                    <w:ins w:id="297" w:author="Gao, Guan-Wei (高貫偉 ITC)" w:date="2012-07-03T12:15:00Z"/>
                    <w:rFonts w:ascii="SimSun"/>
                  </w:rPr>
                </w:rPrChange>
              </w:rPr>
            </w:pPr>
            <w:ins w:id="298" w:author="Gao, Guan-Wei (高貫偉 ITC)" w:date="2012-07-03T12:15:00Z">
              <w:r w:rsidRPr="002F02C9">
                <w:rPr>
                  <w:rFonts w:ascii="SimSun"/>
                  <w:rPrChange w:id="299" w:author="Chen, Ivy (陳素貞 IEC1)" w:date="2015-01-12T13:45:00Z">
                    <w:rPr>
                      <w:rFonts w:ascii="SimSun"/>
                    </w:rPr>
                  </w:rPrChange>
                </w:rPr>
                <w:t>ALL</w:t>
              </w:r>
            </w:ins>
          </w:p>
        </w:tc>
        <w:tc>
          <w:tcPr>
            <w:tcW w:w="1979" w:type="dxa"/>
          </w:tcPr>
          <w:p w:rsidR="00D646A0" w:rsidRPr="002F02C9" w:rsidRDefault="00585991" w:rsidP="00743F10">
            <w:pPr>
              <w:snapToGrid w:val="0"/>
              <w:rPr>
                <w:ins w:id="300" w:author="Gao, Guan-Wei (高貫偉 ITC)" w:date="2012-07-03T12:15:00Z"/>
                <w:rFonts w:ascii="SimSun"/>
                <w:rPrChange w:id="301" w:author="Chen, Ivy (陳素貞 IEC1)" w:date="2015-01-12T13:45:00Z">
                  <w:rPr>
                    <w:ins w:id="302" w:author="Gao, Guan-Wei (高貫偉 ITC)" w:date="2012-07-03T12:15:00Z"/>
                    <w:rFonts w:ascii="SimSun"/>
                  </w:rPr>
                </w:rPrChange>
              </w:rPr>
            </w:pPr>
            <w:ins w:id="303" w:author="Gao, Guan-Wei (高貫偉 ITC)" w:date="2012-07-03T12:15:00Z">
              <w:r w:rsidRPr="002F02C9">
                <w:rPr>
                  <w:rFonts w:ascii="SimSun" w:hint="eastAsia"/>
                  <w:rPrChange w:id="304" w:author="Chen, Ivy (陳素貞 IEC1)" w:date="2015-01-12T13:45:00Z">
                    <w:rPr>
                      <w:rFonts w:ascii="SimSun" w:hint="eastAsia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</w:tcPr>
          <w:p w:rsidR="00D646A0" w:rsidRPr="002F02C9" w:rsidRDefault="00585991">
            <w:pPr>
              <w:snapToGrid w:val="0"/>
              <w:rPr>
                <w:ins w:id="305" w:author="Gao, Guan-Wei (高貫偉 ITC)" w:date="2012-07-03T12:15:00Z"/>
                <w:rFonts w:ascii="SimSun"/>
                <w:rPrChange w:id="306" w:author="Chen, Ivy (陳素貞 IEC1)" w:date="2015-01-12T13:45:00Z">
                  <w:rPr>
                    <w:ins w:id="307" w:author="Gao, Guan-Wei (高貫偉 ITC)" w:date="2012-07-03T12:15:00Z"/>
                    <w:rFonts w:ascii="SimSun"/>
                  </w:rPr>
                </w:rPrChange>
              </w:rPr>
            </w:pPr>
            <w:ins w:id="308" w:author="Gao, Guan-Wei (高貫偉 ITC)" w:date="2012-07-03T12:15:00Z">
              <w:r w:rsidRPr="002F02C9">
                <w:rPr>
                  <w:rFonts w:ascii="SimSun" w:hint="eastAsia"/>
                  <w:rPrChange w:id="309" w:author="Chen, Ivy (陳素貞 IEC1)" w:date="2015-01-12T13:45:00Z">
                    <w:rPr>
                      <w:rFonts w:ascii="SimSun" w:hint="eastAsia"/>
                    </w:rPr>
                  </w:rPrChange>
                </w:rPr>
                <w:t>增加栏位</w:t>
              </w:r>
            </w:ins>
            <w:ins w:id="310" w:author="Gao, Guan-Wei (高貫偉 ITC)" w:date="2012-07-03T12:16:00Z">
              <w:r w:rsidRPr="002F02C9">
                <w:rPr>
                  <w:rFonts w:ascii="SimSun"/>
                  <w:rPrChange w:id="311" w:author="Chen, Ivy (陳素貞 IEC1)" w:date="2015-01-12T13:45:00Z">
                    <w:rPr>
                      <w:rFonts w:ascii="SimSun"/>
                    </w:rPr>
                  </w:rPrChange>
                </w:rPr>
                <w:t>CheckQty</w:t>
              </w:r>
            </w:ins>
          </w:p>
        </w:tc>
        <w:tc>
          <w:tcPr>
            <w:tcW w:w="1439" w:type="dxa"/>
          </w:tcPr>
          <w:p w:rsidR="00D646A0" w:rsidRPr="002F02C9" w:rsidRDefault="00585991">
            <w:pPr>
              <w:snapToGrid w:val="0"/>
              <w:rPr>
                <w:ins w:id="312" w:author="Gao, Guan-Wei (高貫偉 ITC)" w:date="2012-07-03T12:15:00Z"/>
                <w:rFonts w:ascii="SimSun"/>
                <w:rPrChange w:id="313" w:author="Chen, Ivy (陳素貞 IEC1)" w:date="2015-01-12T13:45:00Z">
                  <w:rPr>
                    <w:ins w:id="314" w:author="Gao, Guan-Wei (高貫偉 ITC)" w:date="2012-07-03T12:15:00Z"/>
                    <w:rFonts w:ascii="SimSun"/>
                  </w:rPr>
                </w:rPrChange>
              </w:rPr>
            </w:pPr>
            <w:ins w:id="315" w:author="Gao, Guan-Wei (高貫偉 ITC)" w:date="2012-07-03T12:16:00Z">
              <w:r w:rsidRPr="002F02C9">
                <w:rPr>
                  <w:rFonts w:ascii="SimSun"/>
                  <w:rPrChange w:id="316" w:author="Chen, Ivy (陳素貞 IEC1)" w:date="2015-01-12T13:45:00Z">
                    <w:rPr>
                      <w:rFonts w:ascii="SimSun"/>
                    </w:rPr>
                  </w:rPrChange>
                </w:rPr>
                <w:t>2012-7-3</w:t>
              </w:r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D646A0" w:rsidRPr="002F02C9" w:rsidRDefault="00585991" w:rsidP="00E560FE">
            <w:pPr>
              <w:rPr>
                <w:ins w:id="317" w:author="Gao, Guan-Wei (高貫偉 ITC)" w:date="2012-07-03T12:15:00Z"/>
                <w:rFonts w:ascii="SimSun"/>
                <w:rPrChange w:id="318" w:author="Chen, Ivy (陳素貞 IEC1)" w:date="2015-01-12T13:45:00Z">
                  <w:rPr>
                    <w:ins w:id="319" w:author="Gao, Guan-Wei (高貫偉 ITC)" w:date="2012-07-03T12:15:00Z"/>
                    <w:rFonts w:ascii="SimSun"/>
                  </w:rPr>
                </w:rPrChange>
              </w:rPr>
            </w:pPr>
            <w:ins w:id="320" w:author="Gao, Guan-Wei (高貫偉 ITC)" w:date="2012-07-03T12:16:00Z">
              <w:r w:rsidRPr="002F02C9">
                <w:rPr>
                  <w:rFonts w:ascii="SimSun"/>
                  <w:rPrChange w:id="321" w:author="Chen, Ivy (陳素貞 IEC1)" w:date="2015-01-12T13:45:00Z">
                    <w:rPr>
                      <w:rFonts w:ascii="SimSun"/>
                    </w:rPr>
                  </w:rPrChange>
                </w:rPr>
                <w:t>0.03_a</w:t>
              </w:r>
            </w:ins>
          </w:p>
        </w:tc>
      </w:tr>
      <w:tr w:rsidR="00556901" w:rsidRPr="002F02C9" w:rsidTr="00F25116">
        <w:trPr>
          <w:trHeight w:val="291"/>
          <w:jc w:val="center"/>
          <w:ins w:id="322" w:author="Gao, Guan-Wei (高貫偉 ITC)" w:date="2012-07-18T18:12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556901" w:rsidRPr="002F02C9" w:rsidRDefault="00585991">
            <w:pPr>
              <w:snapToGrid w:val="0"/>
              <w:rPr>
                <w:ins w:id="323" w:author="Gao, Guan-Wei (高貫偉 ITC)" w:date="2012-07-18T18:12:00Z"/>
                <w:rFonts w:ascii="SimSun"/>
                <w:rPrChange w:id="324" w:author="Chen, Ivy (陳素貞 IEC1)" w:date="2015-01-12T13:45:00Z">
                  <w:rPr>
                    <w:ins w:id="325" w:author="Gao, Guan-Wei (高貫偉 ITC)" w:date="2012-07-18T18:12:00Z"/>
                    <w:rFonts w:ascii="SimSun"/>
                  </w:rPr>
                </w:rPrChange>
              </w:rPr>
            </w:pPr>
            <w:ins w:id="326" w:author="Gao, Guan-Wei (高貫偉 ITC)" w:date="2012-08-24T19:42:00Z">
              <w:r w:rsidRPr="002F02C9">
                <w:rPr>
                  <w:rFonts w:ascii="SimSun"/>
                  <w:rPrChange w:id="327" w:author="Chen, Ivy (陳素貞 IEC1)" w:date="2015-01-12T13:45:00Z">
                    <w:rPr>
                      <w:rFonts w:ascii="SimSun"/>
                    </w:rPr>
                  </w:rPrChange>
                </w:rPr>
                <w:t>2</w:t>
              </w:r>
            </w:ins>
            <w:ins w:id="328" w:author="Gao, Guan-Wei (高貫偉 ITC)" w:date="2012-07-18T18:12:00Z">
              <w:r w:rsidRPr="002F02C9">
                <w:rPr>
                  <w:rFonts w:ascii="SimSun"/>
                  <w:rPrChange w:id="329" w:author="Chen, Ivy (陳素貞 IEC1)" w:date="2015-01-12T13:45:00Z">
                    <w:rPr>
                      <w:rFonts w:ascii="SimSun"/>
                    </w:rPr>
                  </w:rPrChange>
                </w:rPr>
                <w:t>.1.</w:t>
              </w:r>
            </w:ins>
            <w:ins w:id="330" w:author="Gao, Guan-Wei (高貫偉 ITC)" w:date="2012-08-24T19:42:00Z">
              <w:r w:rsidRPr="002F02C9">
                <w:rPr>
                  <w:rFonts w:ascii="SimSun"/>
                  <w:rPrChange w:id="331" w:author="Chen, Ivy (陳素貞 IEC1)" w:date="2015-01-12T13:45:00Z">
                    <w:rPr>
                      <w:rFonts w:ascii="SimSun"/>
                    </w:rPr>
                  </w:rPrChange>
                </w:rPr>
                <w:t>9</w:t>
              </w:r>
            </w:ins>
          </w:p>
        </w:tc>
        <w:tc>
          <w:tcPr>
            <w:tcW w:w="1619" w:type="dxa"/>
          </w:tcPr>
          <w:p w:rsidR="00556901" w:rsidRPr="002F02C9" w:rsidRDefault="00585991" w:rsidP="00743F10">
            <w:pPr>
              <w:snapToGrid w:val="0"/>
              <w:rPr>
                <w:ins w:id="332" w:author="Gao, Guan-Wei (高貫偉 ITC)" w:date="2012-07-18T18:12:00Z"/>
                <w:rFonts w:ascii="SimSun"/>
                <w:rPrChange w:id="333" w:author="Chen, Ivy (陳素貞 IEC1)" w:date="2015-01-12T13:45:00Z">
                  <w:rPr>
                    <w:ins w:id="334" w:author="Gao, Guan-Wei (高貫偉 ITC)" w:date="2012-07-18T18:12:00Z"/>
                    <w:rFonts w:ascii="SimSun"/>
                  </w:rPr>
                </w:rPrChange>
              </w:rPr>
            </w:pPr>
            <w:ins w:id="335" w:author="Gao, Guan-Wei (高貫偉 ITC)" w:date="2012-07-18T18:12:00Z">
              <w:r w:rsidRPr="002F02C9">
                <w:rPr>
                  <w:rFonts w:ascii="SimSun"/>
                  <w:rPrChange w:id="336" w:author="Chen, Ivy (陳素貞 IEC1)" w:date="2015-01-12T13:45:00Z">
                    <w:rPr>
                      <w:rFonts w:ascii="SimSun"/>
                    </w:rPr>
                  </w:rPrChange>
                </w:rPr>
                <w:t>ALL</w:t>
              </w:r>
            </w:ins>
          </w:p>
        </w:tc>
        <w:tc>
          <w:tcPr>
            <w:tcW w:w="1979" w:type="dxa"/>
          </w:tcPr>
          <w:p w:rsidR="00556901" w:rsidRPr="002F02C9" w:rsidRDefault="00585991" w:rsidP="00743F10">
            <w:pPr>
              <w:snapToGrid w:val="0"/>
              <w:rPr>
                <w:ins w:id="337" w:author="Gao, Guan-Wei (高貫偉 ITC)" w:date="2012-07-18T18:12:00Z"/>
                <w:rFonts w:ascii="SimSun"/>
                <w:rPrChange w:id="338" w:author="Chen, Ivy (陳素貞 IEC1)" w:date="2015-01-12T13:45:00Z">
                  <w:rPr>
                    <w:ins w:id="339" w:author="Gao, Guan-Wei (高貫偉 ITC)" w:date="2012-07-18T18:12:00Z"/>
                    <w:rFonts w:ascii="SimSun"/>
                  </w:rPr>
                </w:rPrChange>
              </w:rPr>
            </w:pPr>
            <w:ins w:id="340" w:author="Gao, Guan-Wei (高貫偉 ITC)" w:date="2012-07-18T18:13:00Z">
              <w:r w:rsidRPr="002F02C9">
                <w:rPr>
                  <w:rFonts w:ascii="SimSun" w:hint="eastAsia"/>
                  <w:rPrChange w:id="341" w:author="Chen, Ivy (陳素貞 IEC1)" w:date="2015-01-12T13:45:00Z">
                    <w:rPr>
                      <w:rFonts w:ascii="SimSun" w:hint="eastAsia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</w:tcPr>
          <w:p w:rsidR="00556901" w:rsidRPr="002F02C9" w:rsidRDefault="00585991">
            <w:pPr>
              <w:snapToGrid w:val="0"/>
              <w:rPr>
                <w:ins w:id="342" w:author="Gao, Guan-Wei (高貫偉 ITC)" w:date="2012-07-18T18:12:00Z"/>
                <w:rFonts w:ascii="SimSun"/>
                <w:rPrChange w:id="343" w:author="Chen, Ivy (陳素貞 IEC1)" w:date="2015-01-12T13:45:00Z">
                  <w:rPr>
                    <w:ins w:id="344" w:author="Gao, Guan-Wei (高貫偉 ITC)" w:date="2012-07-18T18:12:00Z"/>
                    <w:rFonts w:ascii="SimSun"/>
                  </w:rPr>
                </w:rPrChange>
              </w:rPr>
            </w:pPr>
            <w:ins w:id="345" w:author="Gao, Guan-Wei (高貫偉 ITC)" w:date="2012-07-18T18:13:00Z">
              <w:r w:rsidRPr="002F02C9">
                <w:rPr>
                  <w:rFonts w:ascii="SimSun" w:hint="eastAsia"/>
                  <w:rPrChange w:id="346" w:author="Chen, Ivy (陳素貞 IEC1)" w:date="2015-01-12T13:45:00Z">
                    <w:rPr>
                      <w:rFonts w:ascii="SimSun" w:hint="eastAsia"/>
                    </w:rPr>
                  </w:rPrChange>
                </w:rPr>
                <w:t>增加ConstValue</w:t>
              </w:r>
            </w:ins>
          </w:p>
        </w:tc>
        <w:tc>
          <w:tcPr>
            <w:tcW w:w="1439" w:type="dxa"/>
          </w:tcPr>
          <w:p w:rsidR="00556901" w:rsidRPr="002F02C9" w:rsidRDefault="00585991">
            <w:pPr>
              <w:snapToGrid w:val="0"/>
              <w:rPr>
                <w:ins w:id="347" w:author="Gao, Guan-Wei (高貫偉 ITC)" w:date="2012-07-18T18:12:00Z"/>
                <w:rFonts w:ascii="SimSun"/>
                <w:rPrChange w:id="348" w:author="Chen, Ivy (陳素貞 IEC1)" w:date="2015-01-12T13:45:00Z">
                  <w:rPr>
                    <w:ins w:id="349" w:author="Gao, Guan-Wei (高貫偉 ITC)" w:date="2012-07-18T18:12:00Z"/>
                    <w:rFonts w:ascii="SimSun"/>
                  </w:rPr>
                </w:rPrChange>
              </w:rPr>
            </w:pPr>
            <w:ins w:id="350" w:author="Gao, Guan-Wei (高貫偉 ITC)" w:date="2012-07-18T18:13:00Z">
              <w:r w:rsidRPr="002F02C9">
                <w:rPr>
                  <w:rFonts w:ascii="SimSun"/>
                  <w:rPrChange w:id="351" w:author="Chen, Ivy (陳素貞 IEC1)" w:date="2015-01-12T13:45:00Z">
                    <w:rPr>
                      <w:rFonts w:ascii="SimSun"/>
                    </w:rPr>
                  </w:rPrChange>
                </w:rPr>
                <w:t>2012-7-18</w:t>
              </w:r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556901" w:rsidRPr="002F02C9" w:rsidRDefault="00585991" w:rsidP="00E560FE">
            <w:pPr>
              <w:rPr>
                <w:ins w:id="352" w:author="Gao, Guan-Wei (高貫偉 ITC)" w:date="2012-07-18T18:12:00Z"/>
                <w:rFonts w:ascii="SimSun"/>
                <w:rPrChange w:id="353" w:author="Chen, Ivy (陳素貞 IEC1)" w:date="2015-01-12T13:45:00Z">
                  <w:rPr>
                    <w:ins w:id="354" w:author="Gao, Guan-Wei (高貫偉 ITC)" w:date="2012-07-18T18:12:00Z"/>
                    <w:rFonts w:ascii="SimSun"/>
                  </w:rPr>
                </w:rPrChange>
              </w:rPr>
            </w:pPr>
            <w:ins w:id="355" w:author="Gao, Guan-Wei (高貫偉 ITC)" w:date="2012-07-18T18:13:00Z">
              <w:r w:rsidRPr="002F02C9">
                <w:rPr>
                  <w:rFonts w:ascii="SimSun"/>
                  <w:rPrChange w:id="356" w:author="Chen, Ivy (陳素貞 IEC1)" w:date="2015-01-12T13:45:00Z">
                    <w:rPr>
                      <w:rFonts w:ascii="SimSun"/>
                    </w:rPr>
                  </w:rPrChange>
                </w:rPr>
                <w:t>0.03_a</w:t>
              </w:r>
            </w:ins>
          </w:p>
        </w:tc>
      </w:tr>
      <w:tr w:rsidR="00FA46C0" w:rsidRPr="002F02C9" w:rsidTr="00F25116">
        <w:trPr>
          <w:trHeight w:val="291"/>
          <w:jc w:val="center"/>
          <w:ins w:id="357" w:author="Gao, Guan-Wei (高貫偉 ITC)" w:date="2012-07-31T13:22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FA46C0" w:rsidRPr="002F02C9" w:rsidRDefault="00585991">
            <w:pPr>
              <w:snapToGrid w:val="0"/>
              <w:rPr>
                <w:ins w:id="358" w:author="Gao, Guan-Wei (高貫偉 ITC)" w:date="2012-07-31T13:22:00Z"/>
                <w:rFonts w:ascii="SimSun"/>
                <w:rPrChange w:id="359" w:author="Chen, Ivy (陳素貞 IEC1)" w:date="2015-01-12T13:45:00Z">
                  <w:rPr>
                    <w:ins w:id="360" w:author="Gao, Guan-Wei (高貫偉 ITC)" w:date="2012-07-31T13:22:00Z"/>
                    <w:rFonts w:ascii="SimSun"/>
                  </w:rPr>
                </w:rPrChange>
              </w:rPr>
            </w:pPr>
            <w:ins w:id="361" w:author="Gao, Guan-Wei (高貫偉 ITC)" w:date="2012-07-31T13:22:00Z">
              <w:r w:rsidRPr="002F02C9">
                <w:rPr>
                  <w:rFonts w:ascii="SimSun"/>
                  <w:rPrChange w:id="362" w:author="Chen, Ivy (陳素貞 IEC1)" w:date="2015-01-12T13:45:00Z">
                    <w:rPr>
                      <w:rFonts w:ascii="SimSun"/>
                    </w:rPr>
                  </w:rPrChange>
                </w:rPr>
                <w:t>2.1.3</w:t>
              </w:r>
            </w:ins>
          </w:p>
        </w:tc>
        <w:tc>
          <w:tcPr>
            <w:tcW w:w="1619" w:type="dxa"/>
          </w:tcPr>
          <w:p w:rsidR="00FA46C0" w:rsidRPr="002F02C9" w:rsidRDefault="00585991" w:rsidP="00743F10">
            <w:pPr>
              <w:snapToGrid w:val="0"/>
              <w:rPr>
                <w:ins w:id="363" w:author="Gao, Guan-Wei (高貫偉 ITC)" w:date="2012-07-31T13:22:00Z"/>
                <w:rFonts w:ascii="SimSun"/>
                <w:rPrChange w:id="364" w:author="Chen, Ivy (陳素貞 IEC1)" w:date="2015-01-12T13:45:00Z">
                  <w:rPr>
                    <w:ins w:id="365" w:author="Gao, Guan-Wei (高貫偉 ITC)" w:date="2012-07-31T13:22:00Z"/>
                    <w:rFonts w:ascii="SimSun"/>
                  </w:rPr>
                </w:rPrChange>
              </w:rPr>
            </w:pPr>
            <w:ins w:id="366" w:author="Gao, Guan-Wei (高貫偉 ITC)" w:date="2012-07-31T13:22:00Z">
              <w:r w:rsidRPr="002F02C9">
                <w:rPr>
                  <w:rFonts w:ascii="SimSun"/>
                  <w:rPrChange w:id="367" w:author="Chen, Ivy (陳素貞 IEC1)" w:date="2015-01-12T13:45:00Z">
                    <w:rPr>
                      <w:rFonts w:ascii="SimSun"/>
                    </w:rPr>
                  </w:rPrChange>
                </w:rPr>
                <w:t>ALL</w:t>
              </w:r>
            </w:ins>
          </w:p>
        </w:tc>
        <w:tc>
          <w:tcPr>
            <w:tcW w:w="1979" w:type="dxa"/>
          </w:tcPr>
          <w:p w:rsidR="00FA46C0" w:rsidRPr="002F02C9" w:rsidRDefault="00585991" w:rsidP="00743F10">
            <w:pPr>
              <w:snapToGrid w:val="0"/>
              <w:rPr>
                <w:ins w:id="368" w:author="Gao, Guan-Wei (高貫偉 ITC)" w:date="2012-07-31T13:22:00Z"/>
                <w:rFonts w:ascii="SimSun"/>
                <w:rPrChange w:id="369" w:author="Chen, Ivy (陳素貞 IEC1)" w:date="2015-01-12T13:45:00Z">
                  <w:rPr>
                    <w:ins w:id="370" w:author="Gao, Guan-Wei (高貫偉 ITC)" w:date="2012-07-31T13:22:00Z"/>
                    <w:rFonts w:ascii="SimSun"/>
                  </w:rPr>
                </w:rPrChange>
              </w:rPr>
            </w:pPr>
            <w:ins w:id="371" w:author="Gao, Guan-Wei (高貫偉 ITC)" w:date="2012-07-31T13:22:00Z">
              <w:r w:rsidRPr="002F02C9">
                <w:rPr>
                  <w:rFonts w:ascii="SimSun" w:hint="eastAsia"/>
                  <w:rPrChange w:id="372" w:author="Chen, Ivy (陳素貞 IEC1)" w:date="2015-01-12T13:45:00Z">
                    <w:rPr>
                      <w:rFonts w:ascii="SimSun" w:hint="eastAsia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</w:tcPr>
          <w:p w:rsidR="00FA46C0" w:rsidRPr="002F02C9" w:rsidRDefault="00585991">
            <w:pPr>
              <w:snapToGrid w:val="0"/>
              <w:rPr>
                <w:ins w:id="373" w:author="Gao, Guan-Wei (高貫偉 ITC)" w:date="2012-07-31T13:22:00Z"/>
                <w:rFonts w:ascii="SimSun"/>
                <w:rPrChange w:id="374" w:author="Chen, Ivy (陳素貞 IEC1)" w:date="2015-01-12T13:45:00Z">
                  <w:rPr>
                    <w:ins w:id="375" w:author="Gao, Guan-Wei (高貫偉 ITC)" w:date="2012-07-31T13:22:00Z"/>
                    <w:rFonts w:ascii="SimSun"/>
                  </w:rPr>
                </w:rPrChange>
              </w:rPr>
            </w:pPr>
            <w:ins w:id="376" w:author="Gao, Guan-Wei (高貫偉 ITC)" w:date="2012-07-31T13:23:00Z">
              <w:r w:rsidRPr="002F02C9">
                <w:rPr>
                  <w:rFonts w:ascii="SimSun" w:hint="eastAsia"/>
                  <w:rPrChange w:id="377" w:author="Chen, Ivy (陳素貞 IEC1)" w:date="2015-01-12T13:45:00Z">
                    <w:rPr>
                      <w:rFonts w:ascii="SimSun" w:hint="eastAsia"/>
                    </w:rPr>
                  </w:rPrChange>
                </w:rPr>
                <w:t>增加栏位</w:t>
              </w:r>
              <w:r w:rsidRPr="002F02C9">
                <w:rPr>
                  <w:rFonts w:ascii="SimSun"/>
                  <w:rPrChange w:id="378" w:author="Chen, Ivy (陳素貞 IEC1)" w:date="2015-01-12T13:45:00Z">
                    <w:rPr>
                      <w:rFonts w:ascii="SimSun"/>
                    </w:rPr>
                  </w:rPrChange>
                </w:rPr>
                <w:t>Cause</w:t>
              </w:r>
            </w:ins>
          </w:p>
        </w:tc>
        <w:tc>
          <w:tcPr>
            <w:tcW w:w="1439" w:type="dxa"/>
          </w:tcPr>
          <w:p w:rsidR="00FA46C0" w:rsidRPr="002F02C9" w:rsidRDefault="00585991">
            <w:pPr>
              <w:snapToGrid w:val="0"/>
              <w:rPr>
                <w:ins w:id="379" w:author="Gao, Guan-Wei (高貫偉 ITC)" w:date="2012-07-31T13:22:00Z"/>
                <w:rFonts w:ascii="SimSun"/>
                <w:rPrChange w:id="380" w:author="Chen, Ivy (陳素貞 IEC1)" w:date="2015-01-12T13:45:00Z">
                  <w:rPr>
                    <w:ins w:id="381" w:author="Gao, Guan-Wei (高貫偉 ITC)" w:date="2012-07-31T13:22:00Z"/>
                    <w:rFonts w:ascii="SimSun"/>
                  </w:rPr>
                </w:rPrChange>
              </w:rPr>
            </w:pPr>
            <w:ins w:id="382" w:author="Gao, Guan-Wei (高貫偉 ITC)" w:date="2012-07-31T13:23:00Z">
              <w:r w:rsidRPr="002F02C9">
                <w:rPr>
                  <w:rFonts w:ascii="SimSun"/>
                  <w:rPrChange w:id="383" w:author="Chen, Ivy (陳素貞 IEC1)" w:date="2015-01-12T13:45:00Z">
                    <w:rPr>
                      <w:rFonts w:ascii="SimSun"/>
                    </w:rPr>
                  </w:rPrChange>
                </w:rPr>
                <w:t>2012-7-31</w:t>
              </w:r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FA46C0" w:rsidRPr="002F02C9" w:rsidRDefault="00585991" w:rsidP="00E560FE">
            <w:pPr>
              <w:rPr>
                <w:ins w:id="384" w:author="Gao, Guan-Wei (高貫偉 ITC)" w:date="2012-07-31T13:22:00Z"/>
                <w:rFonts w:ascii="SimSun"/>
                <w:rPrChange w:id="385" w:author="Chen, Ivy (陳素貞 IEC1)" w:date="2015-01-12T13:45:00Z">
                  <w:rPr>
                    <w:ins w:id="386" w:author="Gao, Guan-Wei (高貫偉 ITC)" w:date="2012-07-31T13:22:00Z"/>
                    <w:rFonts w:ascii="SimSun"/>
                  </w:rPr>
                </w:rPrChange>
              </w:rPr>
            </w:pPr>
            <w:ins w:id="387" w:author="Gao, Guan-Wei (高貫偉 ITC)" w:date="2012-07-31T13:23:00Z">
              <w:r w:rsidRPr="002F02C9">
                <w:rPr>
                  <w:rFonts w:ascii="SimSun"/>
                  <w:rPrChange w:id="388" w:author="Chen, Ivy (陳素貞 IEC1)" w:date="2015-01-12T13:45:00Z">
                    <w:rPr>
                      <w:rFonts w:ascii="SimSun"/>
                    </w:rPr>
                  </w:rPrChange>
                </w:rPr>
                <w:t>0.03_a</w:t>
              </w:r>
            </w:ins>
          </w:p>
        </w:tc>
      </w:tr>
      <w:tr w:rsidR="000974C7" w:rsidRPr="002F02C9" w:rsidTr="00F25116">
        <w:trPr>
          <w:trHeight w:val="291"/>
          <w:jc w:val="center"/>
          <w:ins w:id="389" w:author="Gao, Guan-Wei (高貫偉 ITC)" w:date="2012-08-24T19:42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0974C7" w:rsidRPr="002F02C9" w:rsidRDefault="00585991">
            <w:pPr>
              <w:snapToGrid w:val="0"/>
              <w:rPr>
                <w:ins w:id="390" w:author="Gao, Guan-Wei (高貫偉 ITC)" w:date="2012-08-24T19:42:00Z"/>
                <w:rFonts w:ascii="SimSun"/>
                <w:rPrChange w:id="391" w:author="Chen, Ivy (陳素貞 IEC1)" w:date="2015-01-12T13:45:00Z">
                  <w:rPr>
                    <w:ins w:id="392" w:author="Gao, Guan-Wei (高貫偉 ITC)" w:date="2012-08-24T19:42:00Z"/>
                    <w:rFonts w:ascii="SimSun"/>
                  </w:rPr>
                </w:rPrChange>
              </w:rPr>
            </w:pPr>
            <w:ins w:id="393" w:author="Gao, Guan-Wei (高貫偉 ITC)" w:date="2012-08-24T19:42:00Z">
              <w:r w:rsidRPr="002F02C9">
                <w:rPr>
                  <w:rFonts w:ascii="SimSun"/>
                  <w:rPrChange w:id="394" w:author="Chen, Ivy (陳素貞 IEC1)" w:date="2015-01-12T13:45:00Z">
                    <w:rPr>
                      <w:rFonts w:ascii="SimSun"/>
                    </w:rPr>
                  </w:rPrChange>
                </w:rPr>
                <w:t>2.1.10</w:t>
              </w:r>
            </w:ins>
          </w:p>
        </w:tc>
        <w:tc>
          <w:tcPr>
            <w:tcW w:w="1619" w:type="dxa"/>
          </w:tcPr>
          <w:p w:rsidR="000974C7" w:rsidRPr="002F02C9" w:rsidRDefault="00585991" w:rsidP="00743F10">
            <w:pPr>
              <w:snapToGrid w:val="0"/>
              <w:rPr>
                <w:ins w:id="395" w:author="Gao, Guan-Wei (高貫偉 ITC)" w:date="2012-08-24T19:42:00Z"/>
                <w:rFonts w:ascii="SimSun"/>
                <w:rPrChange w:id="396" w:author="Chen, Ivy (陳素貞 IEC1)" w:date="2015-01-12T13:45:00Z">
                  <w:rPr>
                    <w:ins w:id="397" w:author="Gao, Guan-Wei (高貫偉 ITC)" w:date="2012-08-24T19:42:00Z"/>
                    <w:rFonts w:ascii="SimSun"/>
                  </w:rPr>
                </w:rPrChange>
              </w:rPr>
            </w:pPr>
            <w:ins w:id="398" w:author="Gao, Guan-Wei (高貫偉 ITC)" w:date="2012-08-24T19:42:00Z">
              <w:r w:rsidRPr="002F02C9">
                <w:rPr>
                  <w:rFonts w:ascii="SimSun"/>
                  <w:rPrChange w:id="399" w:author="Chen, Ivy (陳素貞 IEC1)" w:date="2015-01-12T13:45:00Z">
                    <w:rPr>
                      <w:rFonts w:ascii="SimSun"/>
                    </w:rPr>
                  </w:rPrChange>
                </w:rPr>
                <w:t>ALL</w:t>
              </w:r>
            </w:ins>
          </w:p>
        </w:tc>
        <w:tc>
          <w:tcPr>
            <w:tcW w:w="1979" w:type="dxa"/>
          </w:tcPr>
          <w:p w:rsidR="000974C7" w:rsidRPr="002F02C9" w:rsidRDefault="00585991" w:rsidP="00743F10">
            <w:pPr>
              <w:snapToGrid w:val="0"/>
              <w:rPr>
                <w:ins w:id="400" w:author="Gao, Guan-Wei (高貫偉 ITC)" w:date="2012-08-24T19:42:00Z"/>
                <w:rFonts w:ascii="SimSun"/>
                <w:rPrChange w:id="401" w:author="Chen, Ivy (陳素貞 IEC1)" w:date="2015-01-12T13:45:00Z">
                  <w:rPr>
                    <w:ins w:id="402" w:author="Gao, Guan-Wei (高貫偉 ITC)" w:date="2012-08-24T19:42:00Z"/>
                    <w:rFonts w:ascii="SimSun"/>
                  </w:rPr>
                </w:rPrChange>
              </w:rPr>
            </w:pPr>
            <w:ins w:id="403" w:author="Gao, Guan-Wei (高貫偉 ITC)" w:date="2012-08-24T19:42:00Z">
              <w:r w:rsidRPr="002F02C9">
                <w:rPr>
                  <w:rFonts w:ascii="SimSun" w:hint="eastAsia"/>
                  <w:rPrChange w:id="404" w:author="Chen, Ivy (陳素貞 IEC1)" w:date="2015-01-12T13:45:00Z">
                    <w:rPr>
                      <w:rFonts w:ascii="SimSun" w:hint="eastAsia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</w:tcPr>
          <w:p w:rsidR="000974C7" w:rsidRPr="002F02C9" w:rsidRDefault="00152C15">
            <w:pPr>
              <w:snapToGrid w:val="0"/>
              <w:rPr>
                <w:ins w:id="405" w:author="Gao, Guan-Wei (高貫偉 ITC)" w:date="2012-08-24T19:42:00Z"/>
                <w:rFonts w:ascii="SimSun"/>
                <w:rPrChange w:id="406" w:author="Chen, Ivy (陳素貞 IEC1)" w:date="2015-01-12T13:45:00Z">
                  <w:rPr>
                    <w:ins w:id="407" w:author="Gao, Guan-Wei (高貫偉 ITC)" w:date="2012-08-24T19:42:00Z"/>
                    <w:rFonts w:ascii="SimSun"/>
                    <w:highlight w:val="darkYellow"/>
                  </w:rPr>
                </w:rPrChange>
              </w:rPr>
            </w:pPr>
            <w:ins w:id="408" w:author="Gao, Guan-Wei (高貫偉 ITC)" w:date="2012-08-24T19:42:00Z">
              <w:r w:rsidRPr="002F02C9">
                <w:rPr>
                  <w:rFonts w:ascii="SimSun"/>
                  <w:rPrChange w:id="409" w:author="Chen, Ivy (陳素貞 IEC1)" w:date="2015-01-12T13:45:00Z">
                    <w:rPr>
                      <w:rFonts w:ascii="SimSun"/>
                      <w:highlight w:val="darkYellow"/>
                    </w:rPr>
                  </w:rPrChange>
                </w:rPr>
                <w:t>ADD</w:t>
              </w:r>
            </w:ins>
          </w:p>
        </w:tc>
        <w:tc>
          <w:tcPr>
            <w:tcW w:w="1439" w:type="dxa"/>
          </w:tcPr>
          <w:p w:rsidR="000974C7" w:rsidRPr="002F02C9" w:rsidRDefault="00585991">
            <w:pPr>
              <w:snapToGrid w:val="0"/>
              <w:rPr>
                <w:ins w:id="410" w:author="Gao, Guan-Wei (高貫偉 ITC)" w:date="2012-08-24T19:42:00Z"/>
                <w:rFonts w:ascii="SimSun"/>
                <w:rPrChange w:id="411" w:author="Chen, Ivy (陳素貞 IEC1)" w:date="2015-01-12T13:45:00Z">
                  <w:rPr>
                    <w:ins w:id="412" w:author="Gao, Guan-Wei (高貫偉 ITC)" w:date="2012-08-24T19:42:00Z"/>
                    <w:rFonts w:ascii="SimSun"/>
                  </w:rPr>
                </w:rPrChange>
              </w:rPr>
            </w:pPr>
            <w:ins w:id="413" w:author="Gao, Guan-Wei (高貫偉 ITC)" w:date="2012-08-24T19:43:00Z">
              <w:r w:rsidRPr="002F02C9">
                <w:rPr>
                  <w:rFonts w:ascii="SimSun"/>
                  <w:rPrChange w:id="414" w:author="Chen, Ivy (陳素貞 IEC1)" w:date="2015-01-12T13:45:00Z">
                    <w:rPr>
                      <w:rFonts w:ascii="SimSun"/>
                    </w:rPr>
                  </w:rPrChange>
                </w:rPr>
                <w:t>2012-8-24</w:t>
              </w:r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0974C7" w:rsidRPr="002F02C9" w:rsidRDefault="00585991" w:rsidP="00E560FE">
            <w:pPr>
              <w:rPr>
                <w:ins w:id="415" w:author="Gao, Guan-Wei (高貫偉 ITC)" w:date="2012-08-24T19:42:00Z"/>
                <w:rFonts w:ascii="SimSun"/>
                <w:rPrChange w:id="416" w:author="Chen, Ivy (陳素貞 IEC1)" w:date="2015-01-12T13:45:00Z">
                  <w:rPr>
                    <w:ins w:id="417" w:author="Gao, Guan-Wei (高貫偉 ITC)" w:date="2012-08-24T19:42:00Z"/>
                    <w:rFonts w:ascii="SimSun"/>
                  </w:rPr>
                </w:rPrChange>
              </w:rPr>
            </w:pPr>
            <w:ins w:id="418" w:author="Gao, Guan-Wei (高貫偉 ITC)" w:date="2012-08-24T19:43:00Z">
              <w:r w:rsidRPr="002F02C9">
                <w:rPr>
                  <w:rFonts w:ascii="SimSun"/>
                  <w:rPrChange w:id="419" w:author="Chen, Ivy (陳素貞 IEC1)" w:date="2015-01-12T13:45:00Z">
                    <w:rPr>
                      <w:rFonts w:ascii="SimSun"/>
                    </w:rPr>
                  </w:rPrChange>
                </w:rPr>
                <w:t>0.05_a</w:t>
              </w:r>
            </w:ins>
          </w:p>
        </w:tc>
      </w:tr>
      <w:tr w:rsidR="00726F69" w:rsidRPr="002F02C9" w:rsidTr="00F25116">
        <w:trPr>
          <w:trHeight w:val="291"/>
          <w:jc w:val="center"/>
          <w:ins w:id="420" w:author="Gao, Guan-Wei (高貫偉 ITC)" w:date="2012-08-29T09:15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726F69" w:rsidRPr="002F02C9" w:rsidRDefault="00585991">
            <w:pPr>
              <w:snapToGrid w:val="0"/>
              <w:rPr>
                <w:ins w:id="421" w:author="Gao, Guan-Wei (高貫偉 ITC)" w:date="2012-08-29T09:15:00Z"/>
                <w:rFonts w:ascii="SimSun"/>
                <w:rPrChange w:id="422" w:author="Chen, Ivy (陳素貞 IEC1)" w:date="2015-01-12T13:45:00Z">
                  <w:rPr>
                    <w:ins w:id="423" w:author="Gao, Guan-Wei (高貫偉 ITC)" w:date="2012-08-29T09:15:00Z"/>
                    <w:rFonts w:ascii="SimSun"/>
                  </w:rPr>
                </w:rPrChange>
              </w:rPr>
            </w:pPr>
            <w:ins w:id="424" w:author="Gao, Guan-Wei (高貫偉 ITC)" w:date="2012-08-29T09:15:00Z">
              <w:r w:rsidRPr="002F02C9">
                <w:rPr>
                  <w:rFonts w:ascii="SimSun"/>
                  <w:rPrChange w:id="425" w:author="Chen, Ivy (陳素貞 IEC1)" w:date="2015-01-12T13:45:00Z">
                    <w:rPr>
                      <w:rFonts w:ascii="SimSun"/>
                    </w:rPr>
                  </w:rPrChange>
                </w:rPr>
                <w:t>2.1.5</w:t>
              </w:r>
            </w:ins>
          </w:p>
        </w:tc>
        <w:tc>
          <w:tcPr>
            <w:tcW w:w="1619" w:type="dxa"/>
          </w:tcPr>
          <w:p w:rsidR="00726F69" w:rsidRPr="002F02C9" w:rsidRDefault="00585991" w:rsidP="00743F10">
            <w:pPr>
              <w:snapToGrid w:val="0"/>
              <w:rPr>
                <w:ins w:id="426" w:author="Gao, Guan-Wei (高貫偉 ITC)" w:date="2012-08-29T09:15:00Z"/>
                <w:rFonts w:ascii="SimSun"/>
                <w:rPrChange w:id="427" w:author="Chen, Ivy (陳素貞 IEC1)" w:date="2015-01-12T13:45:00Z">
                  <w:rPr>
                    <w:ins w:id="428" w:author="Gao, Guan-Wei (高貫偉 ITC)" w:date="2012-08-29T09:15:00Z"/>
                    <w:rFonts w:ascii="SimSun"/>
                  </w:rPr>
                </w:rPrChange>
              </w:rPr>
            </w:pPr>
            <w:ins w:id="429" w:author="Gao, Guan-Wei (高貫偉 ITC)" w:date="2012-08-29T09:15:00Z">
              <w:r w:rsidRPr="002F02C9">
                <w:rPr>
                  <w:rFonts w:ascii="SimSun"/>
                  <w:rPrChange w:id="430" w:author="Chen, Ivy (陳素貞 IEC1)" w:date="2015-01-12T13:45:00Z">
                    <w:rPr>
                      <w:rFonts w:ascii="SimSun"/>
                    </w:rPr>
                  </w:rPrChange>
                </w:rPr>
                <w:t>ALL</w:t>
              </w:r>
            </w:ins>
          </w:p>
        </w:tc>
        <w:tc>
          <w:tcPr>
            <w:tcW w:w="1979" w:type="dxa"/>
          </w:tcPr>
          <w:p w:rsidR="00726F69" w:rsidRPr="002F02C9" w:rsidRDefault="00585991" w:rsidP="00743F10">
            <w:pPr>
              <w:snapToGrid w:val="0"/>
              <w:rPr>
                <w:ins w:id="431" w:author="Gao, Guan-Wei (高貫偉 ITC)" w:date="2012-08-29T09:15:00Z"/>
                <w:rFonts w:ascii="SimSun"/>
                <w:rPrChange w:id="432" w:author="Chen, Ivy (陳素貞 IEC1)" w:date="2015-01-12T13:45:00Z">
                  <w:rPr>
                    <w:ins w:id="433" w:author="Gao, Guan-Wei (高貫偉 ITC)" w:date="2012-08-29T09:15:00Z"/>
                    <w:rFonts w:ascii="SimSun"/>
                  </w:rPr>
                </w:rPrChange>
              </w:rPr>
            </w:pPr>
            <w:ins w:id="434" w:author="Gao, Guan-Wei (高貫偉 ITC)" w:date="2012-08-29T09:15:00Z">
              <w:r w:rsidRPr="002F02C9">
                <w:rPr>
                  <w:rFonts w:ascii="SimSun" w:hint="eastAsia"/>
                  <w:rPrChange w:id="435" w:author="Chen, Ivy (陳素貞 IEC1)" w:date="2015-01-12T13:45:00Z">
                    <w:rPr>
                      <w:rFonts w:ascii="SimSun" w:hint="eastAsia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</w:tcPr>
          <w:p w:rsidR="00726F69" w:rsidRPr="002F02C9" w:rsidRDefault="00585991">
            <w:pPr>
              <w:snapToGrid w:val="0"/>
              <w:rPr>
                <w:ins w:id="436" w:author="Gao, Guan-Wei (高貫偉 ITC)" w:date="2012-08-29T09:15:00Z"/>
                <w:rFonts w:ascii="SimSun"/>
                <w:rPrChange w:id="437" w:author="Chen, Ivy (陳素貞 IEC1)" w:date="2015-01-12T13:45:00Z">
                  <w:rPr>
                    <w:ins w:id="438" w:author="Gao, Guan-Wei (高貫偉 ITC)" w:date="2012-08-29T09:15:00Z"/>
                    <w:rFonts w:ascii="SimSun"/>
                  </w:rPr>
                </w:rPrChange>
              </w:rPr>
            </w:pPr>
            <w:ins w:id="439" w:author="Gao, Guan-Wei (高貫偉 ITC)" w:date="2012-08-29T09:15:00Z">
              <w:r w:rsidRPr="002F02C9">
                <w:rPr>
                  <w:rFonts w:ascii="SimSun"/>
                  <w:rPrChange w:id="440" w:author="Chen, Ivy (陳素貞 IEC1)" w:date="2015-01-12T13:45:00Z">
                    <w:rPr>
                      <w:rFonts w:ascii="SimSun"/>
                    </w:rPr>
                  </w:rPrChange>
                </w:rPr>
                <w:t>ADD Item</w:t>
              </w:r>
            </w:ins>
            <w:ins w:id="441" w:author="Gao, Guan-Wei (高貫偉 ITC)" w:date="2012-08-29T09:16:00Z">
              <w:r w:rsidRPr="002F02C9">
                <w:rPr>
                  <w:rFonts w:ascii="SimSun"/>
                  <w:rPrChange w:id="442" w:author="Chen, Ivy (陳素貞 IEC1)" w:date="2015-01-12T13:45:00Z">
                    <w:rPr>
                      <w:rFonts w:ascii="SimSun"/>
                    </w:rPr>
                  </w:rPrChange>
                </w:rPr>
                <w:t xml:space="preserve"> Type</w:t>
              </w:r>
            </w:ins>
          </w:p>
        </w:tc>
        <w:tc>
          <w:tcPr>
            <w:tcW w:w="1439" w:type="dxa"/>
          </w:tcPr>
          <w:p w:rsidR="00726F69" w:rsidRPr="002F02C9" w:rsidRDefault="00585991">
            <w:pPr>
              <w:snapToGrid w:val="0"/>
              <w:rPr>
                <w:ins w:id="443" w:author="Gao, Guan-Wei (高貫偉 ITC)" w:date="2012-08-29T09:15:00Z"/>
                <w:rFonts w:ascii="SimSun"/>
                <w:rPrChange w:id="444" w:author="Chen, Ivy (陳素貞 IEC1)" w:date="2015-01-12T13:45:00Z">
                  <w:rPr>
                    <w:ins w:id="445" w:author="Gao, Guan-Wei (高貫偉 ITC)" w:date="2012-08-29T09:15:00Z"/>
                    <w:rFonts w:ascii="SimSun"/>
                  </w:rPr>
                </w:rPrChange>
              </w:rPr>
            </w:pPr>
            <w:ins w:id="446" w:author="Gao, Guan-Wei (高貫偉 ITC)" w:date="2012-08-29T09:16:00Z">
              <w:r w:rsidRPr="002F02C9">
                <w:rPr>
                  <w:rFonts w:ascii="SimSun"/>
                  <w:rPrChange w:id="447" w:author="Chen, Ivy (陳素貞 IEC1)" w:date="2015-01-12T13:45:00Z">
                    <w:rPr>
                      <w:rFonts w:ascii="SimSun"/>
                    </w:rPr>
                  </w:rPrChange>
                </w:rPr>
                <w:t>2012-8-29</w:t>
              </w:r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726F69" w:rsidRPr="002F02C9" w:rsidRDefault="00585991" w:rsidP="00E560FE">
            <w:pPr>
              <w:rPr>
                <w:ins w:id="448" w:author="Gao, Guan-Wei (高貫偉 ITC)" w:date="2012-08-29T09:15:00Z"/>
                <w:rFonts w:ascii="SimSun"/>
                <w:rPrChange w:id="449" w:author="Chen, Ivy (陳素貞 IEC1)" w:date="2015-01-12T13:45:00Z">
                  <w:rPr>
                    <w:ins w:id="450" w:author="Gao, Guan-Wei (高貫偉 ITC)" w:date="2012-08-29T09:15:00Z"/>
                    <w:rFonts w:ascii="SimSun"/>
                  </w:rPr>
                </w:rPrChange>
              </w:rPr>
            </w:pPr>
            <w:ins w:id="451" w:author="Gao, Guan-Wei (高貫偉 ITC)" w:date="2012-08-29T09:16:00Z">
              <w:r w:rsidRPr="002F02C9">
                <w:rPr>
                  <w:rFonts w:ascii="SimSun"/>
                  <w:rPrChange w:id="452" w:author="Chen, Ivy (陳素貞 IEC1)" w:date="2015-01-12T13:45:00Z">
                    <w:rPr>
                      <w:rFonts w:ascii="SimSun"/>
                    </w:rPr>
                  </w:rPrChange>
                </w:rPr>
                <w:t>0.05_a</w:t>
              </w:r>
            </w:ins>
          </w:p>
        </w:tc>
      </w:tr>
      <w:tr w:rsidR="00191BF9" w:rsidRPr="002F02C9" w:rsidTr="00F25116">
        <w:trPr>
          <w:trHeight w:val="291"/>
          <w:jc w:val="center"/>
          <w:ins w:id="453" w:author="Gao, Guan-Wei (高貫偉 ITC)" w:date="2012-10-18T15:38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191BF9" w:rsidRPr="002F02C9" w:rsidRDefault="00585991">
            <w:pPr>
              <w:snapToGrid w:val="0"/>
              <w:rPr>
                <w:ins w:id="454" w:author="Gao, Guan-Wei (高貫偉 ITC)" w:date="2012-10-18T15:38:00Z"/>
                <w:rFonts w:ascii="SimSun"/>
                <w:rPrChange w:id="455" w:author="Chen, Ivy (陳素貞 IEC1)" w:date="2015-01-12T13:45:00Z">
                  <w:rPr>
                    <w:ins w:id="456" w:author="Gao, Guan-Wei (高貫偉 ITC)" w:date="2012-10-18T15:38:00Z"/>
                    <w:rFonts w:ascii="SimSun"/>
                  </w:rPr>
                </w:rPrChange>
              </w:rPr>
            </w:pPr>
            <w:ins w:id="457" w:author="Gao, Guan-Wei (高貫偉 ITC)" w:date="2012-10-18T15:38:00Z">
              <w:r w:rsidRPr="002F02C9">
                <w:rPr>
                  <w:rFonts w:ascii="SimSun"/>
                  <w:rPrChange w:id="458" w:author="Chen, Ivy (陳素貞 IEC1)" w:date="2015-01-12T13:45:00Z">
                    <w:rPr>
                      <w:rFonts w:ascii="SimSun"/>
                    </w:rPr>
                  </w:rPrChange>
                </w:rPr>
                <w:t>2.1.8</w:t>
              </w:r>
            </w:ins>
          </w:p>
        </w:tc>
        <w:tc>
          <w:tcPr>
            <w:tcW w:w="1619" w:type="dxa"/>
          </w:tcPr>
          <w:p w:rsidR="00191BF9" w:rsidRPr="002F02C9" w:rsidRDefault="00585991" w:rsidP="00743F10">
            <w:pPr>
              <w:snapToGrid w:val="0"/>
              <w:rPr>
                <w:ins w:id="459" w:author="Gao, Guan-Wei (高貫偉 ITC)" w:date="2012-10-18T15:38:00Z"/>
                <w:rFonts w:ascii="SimSun"/>
                <w:rPrChange w:id="460" w:author="Chen, Ivy (陳素貞 IEC1)" w:date="2015-01-12T13:45:00Z">
                  <w:rPr>
                    <w:ins w:id="461" w:author="Gao, Guan-Wei (高貫偉 ITC)" w:date="2012-10-18T15:38:00Z"/>
                    <w:rFonts w:ascii="SimSun"/>
                  </w:rPr>
                </w:rPrChange>
              </w:rPr>
            </w:pPr>
            <w:ins w:id="462" w:author="Gao, Guan-Wei (高貫偉 ITC)" w:date="2012-10-18T15:47:00Z">
              <w:r w:rsidRPr="002F02C9">
                <w:rPr>
                  <w:rFonts w:ascii="SimSun"/>
                  <w:rPrChange w:id="463" w:author="Chen, Ivy (陳素貞 IEC1)" w:date="2015-01-12T13:45:00Z">
                    <w:rPr>
                      <w:rFonts w:ascii="SimSun"/>
                    </w:rPr>
                  </w:rPrChange>
                </w:rPr>
                <w:t>CDSI PO</w:t>
              </w:r>
            </w:ins>
          </w:p>
        </w:tc>
        <w:tc>
          <w:tcPr>
            <w:tcW w:w="1979" w:type="dxa"/>
          </w:tcPr>
          <w:p w:rsidR="00191BF9" w:rsidRPr="002F02C9" w:rsidRDefault="00585991" w:rsidP="00743F10">
            <w:pPr>
              <w:snapToGrid w:val="0"/>
              <w:rPr>
                <w:ins w:id="464" w:author="Gao, Guan-Wei (高貫偉 ITC)" w:date="2012-10-18T15:38:00Z"/>
                <w:rFonts w:ascii="SimSun"/>
                <w:rPrChange w:id="465" w:author="Chen, Ivy (陳素貞 IEC1)" w:date="2015-01-12T13:45:00Z">
                  <w:rPr>
                    <w:ins w:id="466" w:author="Gao, Guan-Wei (高貫偉 ITC)" w:date="2012-10-18T15:38:00Z"/>
                    <w:rFonts w:ascii="SimSun"/>
                  </w:rPr>
                </w:rPrChange>
              </w:rPr>
            </w:pPr>
            <w:ins w:id="467" w:author="Gao, Guan-Wei (高貫偉 ITC)" w:date="2012-10-18T15:38:00Z">
              <w:r w:rsidRPr="002F02C9">
                <w:rPr>
                  <w:rFonts w:ascii="SimSun" w:hint="eastAsia"/>
                  <w:rPrChange w:id="468" w:author="Chen, Ivy (陳素貞 IEC1)" w:date="2015-01-12T13:45:00Z">
                    <w:rPr>
                      <w:rFonts w:ascii="SimSun" w:hint="eastAsia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</w:tcPr>
          <w:p w:rsidR="00191BF9" w:rsidRPr="002F02C9" w:rsidRDefault="00152C15">
            <w:pPr>
              <w:snapToGrid w:val="0"/>
              <w:rPr>
                <w:ins w:id="469" w:author="Gao, Guan-Wei (高貫偉 ITC)" w:date="2012-10-18T15:38:00Z"/>
                <w:rFonts w:ascii="SimSun"/>
                <w:rPrChange w:id="470" w:author="Chen, Ivy (陳素貞 IEC1)" w:date="2015-01-12T13:45:00Z">
                  <w:rPr>
                    <w:ins w:id="471" w:author="Gao, Guan-Wei (高貫偉 ITC)" w:date="2012-10-18T15:38:00Z"/>
                    <w:rFonts w:ascii="SimSun"/>
                    <w:highlight w:val="red"/>
                  </w:rPr>
                </w:rPrChange>
              </w:rPr>
            </w:pPr>
            <w:ins w:id="472" w:author="Gao, Guan-Wei (高貫偉 ITC)" w:date="2012-10-18T15:48:00Z">
              <w:r w:rsidRPr="002F02C9">
                <w:rPr>
                  <w:rFonts w:ascii="SimSun" w:hint="eastAsia"/>
                  <w:rPrChange w:id="473" w:author="Chen, Ivy (陳素貞 IEC1)" w:date="2015-01-12T13:45:00Z">
                    <w:rPr>
                      <w:rFonts w:ascii="SimSun" w:hint="eastAsia"/>
                      <w:highlight w:val="cyan"/>
                    </w:rPr>
                  </w:rPrChange>
                </w:rPr>
                <w:t>已经</w:t>
              </w:r>
            </w:ins>
            <w:ins w:id="474" w:author="Gao, Guan-Wei (高貫偉 ITC)" w:date="2012-10-18T15:38:00Z">
              <w:r w:rsidRPr="002F02C9">
                <w:rPr>
                  <w:rFonts w:ascii="SimSun" w:hint="eastAsia"/>
                  <w:rPrChange w:id="475" w:author="Chen, Ivy (陳素貞 IEC1)" w:date="2015-01-12T13:45:00Z">
                    <w:rPr>
                      <w:rFonts w:ascii="SimSun" w:hint="eastAsia"/>
                      <w:highlight w:val="red"/>
                    </w:rPr>
                  </w:rPrChange>
                </w:rPr>
                <w:t>出货的机器，不再显示</w:t>
              </w:r>
            </w:ins>
          </w:p>
        </w:tc>
        <w:tc>
          <w:tcPr>
            <w:tcW w:w="1439" w:type="dxa"/>
          </w:tcPr>
          <w:p w:rsidR="00191BF9" w:rsidRPr="002F02C9" w:rsidRDefault="00585991">
            <w:pPr>
              <w:snapToGrid w:val="0"/>
              <w:rPr>
                <w:ins w:id="476" w:author="Gao, Guan-Wei (高貫偉 ITC)" w:date="2012-10-18T15:38:00Z"/>
                <w:rFonts w:ascii="SimSun"/>
                <w:rPrChange w:id="477" w:author="Chen, Ivy (陳素貞 IEC1)" w:date="2015-01-12T13:45:00Z">
                  <w:rPr>
                    <w:ins w:id="478" w:author="Gao, Guan-Wei (高貫偉 ITC)" w:date="2012-10-18T15:38:00Z"/>
                    <w:rFonts w:ascii="SimSun"/>
                  </w:rPr>
                </w:rPrChange>
              </w:rPr>
            </w:pPr>
            <w:ins w:id="479" w:author="Gao, Guan-Wei (高貫偉 ITC)" w:date="2012-10-18T15:38:00Z">
              <w:r w:rsidRPr="002F02C9">
                <w:rPr>
                  <w:rFonts w:ascii="SimSun"/>
                  <w:rPrChange w:id="480" w:author="Chen, Ivy (陳素貞 IEC1)" w:date="2015-01-12T13:45:00Z">
                    <w:rPr>
                      <w:rFonts w:ascii="SimSun"/>
                    </w:rPr>
                  </w:rPrChange>
                </w:rPr>
                <w:t>2012-10-18</w:t>
              </w:r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191BF9" w:rsidRPr="002F02C9" w:rsidRDefault="00585991" w:rsidP="00E560FE">
            <w:pPr>
              <w:rPr>
                <w:ins w:id="481" w:author="Gao, Guan-Wei (高貫偉 ITC)" w:date="2012-10-18T15:38:00Z"/>
                <w:rFonts w:ascii="SimSun"/>
                <w:rPrChange w:id="482" w:author="Chen, Ivy (陳素貞 IEC1)" w:date="2015-01-12T13:45:00Z">
                  <w:rPr>
                    <w:ins w:id="483" w:author="Gao, Guan-Wei (高貫偉 ITC)" w:date="2012-10-18T15:38:00Z"/>
                    <w:rFonts w:ascii="SimSun"/>
                  </w:rPr>
                </w:rPrChange>
              </w:rPr>
            </w:pPr>
            <w:ins w:id="484" w:author="Gao, Guan-Wei (高貫偉 ITC)" w:date="2012-10-18T15:38:00Z">
              <w:r w:rsidRPr="002F02C9">
                <w:rPr>
                  <w:rFonts w:ascii="SimSun"/>
                  <w:rPrChange w:id="485" w:author="Chen, Ivy (陳素貞 IEC1)" w:date="2015-01-12T13:45:00Z">
                    <w:rPr>
                      <w:rFonts w:ascii="SimSun"/>
                    </w:rPr>
                  </w:rPrChange>
                </w:rPr>
                <w:t>0.05_a</w:t>
              </w:r>
            </w:ins>
          </w:p>
        </w:tc>
      </w:tr>
      <w:tr w:rsidR="009F35EF" w:rsidRPr="002F02C9" w:rsidTr="00F25116">
        <w:trPr>
          <w:trHeight w:val="291"/>
          <w:jc w:val="center"/>
          <w:ins w:id="486" w:author="Gao, Guan-Wei (高貫偉 ITC)" w:date="2012-10-23T09:24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9F35EF" w:rsidRPr="002F02C9" w:rsidRDefault="00585991">
            <w:pPr>
              <w:snapToGrid w:val="0"/>
              <w:rPr>
                <w:ins w:id="487" w:author="Gao, Guan-Wei (高貫偉 ITC)" w:date="2012-10-23T09:24:00Z"/>
                <w:rFonts w:ascii="SimSun"/>
                <w:rPrChange w:id="488" w:author="Chen, Ivy (陳素貞 IEC1)" w:date="2015-01-12T13:45:00Z">
                  <w:rPr>
                    <w:ins w:id="489" w:author="Gao, Guan-Wei (高貫偉 ITC)" w:date="2012-10-23T09:24:00Z"/>
                    <w:rFonts w:ascii="SimSun"/>
                  </w:rPr>
                </w:rPrChange>
              </w:rPr>
            </w:pPr>
            <w:ins w:id="490" w:author="Gao, Guan-Wei (高貫偉 ITC)" w:date="2012-10-23T09:24:00Z">
              <w:r w:rsidRPr="002F02C9">
                <w:rPr>
                  <w:rFonts w:ascii="SimSun"/>
                  <w:rPrChange w:id="491" w:author="Chen, Ivy (陳素貞 IEC1)" w:date="2015-01-12T13:45:00Z">
                    <w:rPr>
                      <w:rFonts w:ascii="SimSun"/>
                    </w:rPr>
                  </w:rPrChange>
                </w:rPr>
                <w:t>2.1.7</w:t>
              </w:r>
            </w:ins>
          </w:p>
        </w:tc>
        <w:tc>
          <w:tcPr>
            <w:tcW w:w="1619" w:type="dxa"/>
          </w:tcPr>
          <w:p w:rsidR="009F35EF" w:rsidRPr="002F02C9" w:rsidRDefault="00585991" w:rsidP="00743F10">
            <w:pPr>
              <w:snapToGrid w:val="0"/>
              <w:rPr>
                <w:ins w:id="492" w:author="Gao, Guan-Wei (高貫偉 ITC)" w:date="2012-10-23T09:24:00Z"/>
                <w:rFonts w:ascii="SimSun"/>
                <w:rPrChange w:id="493" w:author="Chen, Ivy (陳素貞 IEC1)" w:date="2015-01-12T13:45:00Z">
                  <w:rPr>
                    <w:ins w:id="494" w:author="Gao, Guan-Wei (高貫偉 ITC)" w:date="2012-10-23T09:24:00Z"/>
                    <w:rFonts w:ascii="SimSun"/>
                  </w:rPr>
                </w:rPrChange>
              </w:rPr>
            </w:pPr>
            <w:ins w:id="495" w:author="Gao, Guan-Wei (高貫偉 ITC)" w:date="2012-10-23T09:24:00Z">
              <w:r w:rsidRPr="002F02C9">
                <w:rPr>
                  <w:rFonts w:ascii="SimSun"/>
                  <w:rPrChange w:id="496" w:author="Chen, Ivy (陳素貞 IEC1)" w:date="2015-01-12T13:45:00Z">
                    <w:rPr>
                      <w:rFonts w:ascii="SimSun"/>
                    </w:rPr>
                  </w:rPrChange>
                </w:rPr>
                <w:t xml:space="preserve">ITCND </w:t>
              </w:r>
            </w:ins>
            <w:ins w:id="497" w:author="Gao, Guan-Wei (高貫偉 ITC)" w:date="2012-10-23T09:25:00Z">
              <w:r w:rsidRPr="002F02C9">
                <w:rPr>
                  <w:rFonts w:ascii="SimSun"/>
                  <w:rPrChange w:id="498" w:author="Chen, Ivy (陳素貞 IEC1)" w:date="2015-01-12T13:45:00Z">
                    <w:rPr>
                      <w:rFonts w:ascii="SimSun"/>
                    </w:rPr>
                  </w:rPrChange>
                </w:rPr>
                <w:t>Check QC Hold Setting</w:t>
              </w:r>
            </w:ins>
          </w:p>
        </w:tc>
        <w:tc>
          <w:tcPr>
            <w:tcW w:w="1979" w:type="dxa"/>
          </w:tcPr>
          <w:p w:rsidR="009F35EF" w:rsidRPr="002F02C9" w:rsidRDefault="00585991" w:rsidP="00743F10">
            <w:pPr>
              <w:snapToGrid w:val="0"/>
              <w:rPr>
                <w:ins w:id="499" w:author="Gao, Guan-Wei (高貫偉 ITC)" w:date="2012-10-23T09:24:00Z"/>
                <w:rFonts w:ascii="SimSun"/>
                <w:rPrChange w:id="500" w:author="Chen, Ivy (陳素貞 IEC1)" w:date="2015-01-12T13:45:00Z">
                  <w:rPr>
                    <w:ins w:id="501" w:author="Gao, Guan-Wei (高貫偉 ITC)" w:date="2012-10-23T09:24:00Z"/>
                    <w:rFonts w:ascii="SimSun"/>
                  </w:rPr>
                </w:rPrChange>
              </w:rPr>
            </w:pPr>
            <w:ins w:id="502" w:author="Gao, Guan-Wei (高貫偉 ITC)" w:date="2012-10-23T09:25:00Z">
              <w:r w:rsidRPr="002F02C9">
                <w:rPr>
                  <w:rFonts w:ascii="SimSun" w:hint="eastAsia"/>
                  <w:rPrChange w:id="503" w:author="Chen, Ivy (陳素貞 IEC1)" w:date="2015-01-12T13:45:00Z">
                    <w:rPr>
                      <w:rFonts w:ascii="SimSun" w:hint="eastAsia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</w:tcPr>
          <w:p w:rsidR="009F35EF" w:rsidRPr="002F02C9" w:rsidRDefault="00152C15">
            <w:pPr>
              <w:snapToGrid w:val="0"/>
              <w:rPr>
                <w:ins w:id="504" w:author="Gao, Guan-Wei (高貫偉 ITC)" w:date="2012-10-23T09:24:00Z"/>
                <w:rFonts w:ascii="SimSun"/>
                <w:rPrChange w:id="505" w:author="Chen, Ivy (陳素貞 IEC1)" w:date="2015-01-12T13:45:00Z">
                  <w:rPr>
                    <w:ins w:id="506" w:author="Gao, Guan-Wei (高貫偉 ITC)" w:date="2012-10-23T09:24:00Z"/>
                    <w:rFonts w:ascii="SimSun"/>
                    <w:highlight w:val="cyan"/>
                  </w:rPr>
                </w:rPrChange>
              </w:rPr>
            </w:pPr>
            <w:ins w:id="507" w:author="Gao, Guan-Wei (高貫偉 ITC)" w:date="2012-10-23T09:25:00Z">
              <w:r w:rsidRPr="002F02C9">
                <w:rPr>
                  <w:rFonts w:ascii="SimSun" w:hint="eastAsia"/>
                  <w:rPrChange w:id="508" w:author="Chen, Ivy (陳素貞 IEC1)" w:date="2015-01-12T13:45:00Z">
                    <w:rPr>
                      <w:rFonts w:ascii="SimSun" w:hint="eastAsia"/>
                      <w:highlight w:val="cyan"/>
                    </w:rPr>
                  </w:rPrChange>
                </w:rPr>
                <w:t>可以上传文件</w:t>
              </w:r>
            </w:ins>
          </w:p>
        </w:tc>
        <w:tc>
          <w:tcPr>
            <w:tcW w:w="1439" w:type="dxa"/>
          </w:tcPr>
          <w:p w:rsidR="009F35EF" w:rsidRPr="002F02C9" w:rsidRDefault="00585991">
            <w:pPr>
              <w:snapToGrid w:val="0"/>
              <w:rPr>
                <w:ins w:id="509" w:author="Gao, Guan-Wei (高貫偉 ITC)" w:date="2012-10-23T09:24:00Z"/>
                <w:rFonts w:ascii="SimSun"/>
                <w:rPrChange w:id="510" w:author="Chen, Ivy (陳素貞 IEC1)" w:date="2015-01-12T13:45:00Z">
                  <w:rPr>
                    <w:ins w:id="511" w:author="Gao, Guan-Wei (高貫偉 ITC)" w:date="2012-10-23T09:24:00Z"/>
                    <w:rFonts w:ascii="SimSun"/>
                  </w:rPr>
                </w:rPrChange>
              </w:rPr>
            </w:pPr>
            <w:ins w:id="512" w:author="Gao, Guan-Wei (高貫偉 ITC)" w:date="2012-10-23T09:25:00Z">
              <w:r w:rsidRPr="002F02C9">
                <w:rPr>
                  <w:rFonts w:ascii="SimSun"/>
                  <w:rPrChange w:id="513" w:author="Chen, Ivy (陳素貞 IEC1)" w:date="2015-01-12T13:45:00Z">
                    <w:rPr>
                      <w:rFonts w:ascii="SimSun"/>
                    </w:rPr>
                  </w:rPrChange>
                </w:rPr>
                <w:t>2012-10-23</w:t>
              </w:r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9F35EF" w:rsidRPr="002F02C9" w:rsidRDefault="00585991" w:rsidP="00E560FE">
            <w:pPr>
              <w:rPr>
                <w:ins w:id="514" w:author="Gao, Guan-Wei (高貫偉 ITC)" w:date="2012-10-23T09:24:00Z"/>
                <w:rFonts w:ascii="SimSun"/>
                <w:rPrChange w:id="515" w:author="Chen, Ivy (陳素貞 IEC1)" w:date="2015-01-12T13:45:00Z">
                  <w:rPr>
                    <w:ins w:id="516" w:author="Gao, Guan-Wei (高貫偉 ITC)" w:date="2012-10-23T09:24:00Z"/>
                    <w:rFonts w:ascii="SimSun"/>
                  </w:rPr>
                </w:rPrChange>
              </w:rPr>
            </w:pPr>
            <w:ins w:id="517" w:author="Gao, Guan-Wei (高貫偉 ITC)" w:date="2012-10-23T09:25:00Z">
              <w:r w:rsidRPr="002F02C9">
                <w:rPr>
                  <w:rFonts w:ascii="SimSun"/>
                  <w:rPrChange w:id="518" w:author="Chen, Ivy (陳素貞 IEC1)" w:date="2015-01-12T13:45:00Z">
                    <w:rPr>
                      <w:rFonts w:ascii="SimSun"/>
                    </w:rPr>
                  </w:rPrChange>
                </w:rPr>
                <w:t>0.05_a</w:t>
              </w:r>
            </w:ins>
          </w:p>
        </w:tc>
      </w:tr>
      <w:tr w:rsidR="00034F31" w:rsidRPr="002F02C9" w:rsidTr="00F25116">
        <w:trPr>
          <w:trHeight w:val="291"/>
          <w:jc w:val="center"/>
          <w:ins w:id="519" w:author="Gao, Guan-Wei (高貫偉 ITC)" w:date="2012-10-30T09:08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034F31" w:rsidRPr="002F02C9" w:rsidRDefault="00585991">
            <w:pPr>
              <w:snapToGrid w:val="0"/>
              <w:rPr>
                <w:ins w:id="520" w:author="Gao, Guan-Wei (高貫偉 ITC)" w:date="2012-10-30T09:08:00Z"/>
                <w:rFonts w:ascii="SimSun"/>
                <w:rPrChange w:id="521" w:author="Chen, Ivy (陳素貞 IEC1)" w:date="2015-01-12T13:45:00Z">
                  <w:rPr>
                    <w:ins w:id="522" w:author="Gao, Guan-Wei (高貫偉 ITC)" w:date="2012-10-30T09:08:00Z"/>
                    <w:rFonts w:ascii="SimSun"/>
                  </w:rPr>
                </w:rPrChange>
              </w:rPr>
            </w:pPr>
            <w:ins w:id="523" w:author="Gao, Guan-Wei (高貫偉 ITC)" w:date="2012-10-30T09:08:00Z">
              <w:r w:rsidRPr="002F02C9">
                <w:rPr>
                  <w:rFonts w:ascii="SimSun"/>
                  <w:rPrChange w:id="524" w:author="Chen, Ivy (陳素貞 IEC1)" w:date="2015-01-12T13:45:00Z">
                    <w:rPr>
                      <w:rFonts w:ascii="SimSun"/>
                    </w:rPr>
                  </w:rPrChange>
                </w:rPr>
                <w:t>2.1.10</w:t>
              </w:r>
            </w:ins>
          </w:p>
        </w:tc>
        <w:tc>
          <w:tcPr>
            <w:tcW w:w="1619" w:type="dxa"/>
          </w:tcPr>
          <w:p w:rsidR="00034F31" w:rsidRPr="002F02C9" w:rsidRDefault="00585991" w:rsidP="00743F10">
            <w:pPr>
              <w:snapToGrid w:val="0"/>
              <w:rPr>
                <w:ins w:id="525" w:author="Gao, Guan-Wei (高貫偉 ITC)" w:date="2012-10-30T09:08:00Z"/>
                <w:rFonts w:ascii="SimSun"/>
                <w:rPrChange w:id="526" w:author="Chen, Ivy (陳素貞 IEC1)" w:date="2015-01-12T13:45:00Z">
                  <w:rPr>
                    <w:ins w:id="527" w:author="Gao, Guan-Wei (高貫偉 ITC)" w:date="2012-10-30T09:08:00Z"/>
                    <w:rFonts w:ascii="SimSun"/>
                  </w:rPr>
                </w:rPrChange>
              </w:rPr>
            </w:pPr>
            <w:ins w:id="528" w:author="Gao, Guan-Wei (高貫偉 ITC)" w:date="2012-10-30T09:08:00Z">
              <w:r w:rsidRPr="002F02C9">
                <w:rPr>
                  <w:rFonts w:ascii="SimSun"/>
                  <w:rPrChange w:id="529" w:author="Chen, Ivy (陳素貞 IEC1)" w:date="2015-01-12T13:45:00Z">
                    <w:rPr>
                      <w:rFonts w:ascii="SimSun"/>
                    </w:rPr>
                  </w:rPrChange>
                </w:rPr>
                <w:t>FAI Information</w:t>
              </w:r>
            </w:ins>
          </w:p>
        </w:tc>
        <w:tc>
          <w:tcPr>
            <w:tcW w:w="1979" w:type="dxa"/>
          </w:tcPr>
          <w:p w:rsidR="00034F31" w:rsidRPr="002F02C9" w:rsidRDefault="00585991" w:rsidP="00743F10">
            <w:pPr>
              <w:snapToGrid w:val="0"/>
              <w:rPr>
                <w:ins w:id="530" w:author="Gao, Guan-Wei (高貫偉 ITC)" w:date="2012-10-30T09:08:00Z"/>
                <w:rFonts w:ascii="SimSun"/>
                <w:rPrChange w:id="531" w:author="Chen, Ivy (陳素貞 IEC1)" w:date="2015-01-12T13:45:00Z">
                  <w:rPr>
                    <w:ins w:id="532" w:author="Gao, Guan-Wei (高貫偉 ITC)" w:date="2012-10-30T09:08:00Z"/>
                    <w:rFonts w:ascii="SimSun"/>
                  </w:rPr>
                </w:rPrChange>
              </w:rPr>
            </w:pPr>
            <w:ins w:id="533" w:author="Gao, Guan-Wei (高貫偉 ITC)" w:date="2012-10-30T09:08:00Z">
              <w:r w:rsidRPr="002F02C9">
                <w:rPr>
                  <w:rFonts w:ascii="SimSun" w:hint="eastAsia"/>
                  <w:rPrChange w:id="534" w:author="Chen, Ivy (陳素貞 IEC1)" w:date="2015-01-12T13:45:00Z">
                    <w:rPr>
                      <w:rFonts w:ascii="SimSun" w:hint="eastAsia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</w:tcPr>
          <w:p w:rsidR="00034F31" w:rsidRPr="002F02C9" w:rsidRDefault="00585991" w:rsidP="00034F31">
            <w:pPr>
              <w:snapToGrid w:val="0"/>
              <w:rPr>
                <w:ins w:id="535" w:author="Gao, Guan-Wei (高貫偉 ITC)" w:date="2012-10-30T09:09:00Z"/>
                <w:rFonts w:ascii="SimSun"/>
                <w:rPrChange w:id="536" w:author="Chen, Ivy (陳素貞 IEC1)" w:date="2015-01-12T13:45:00Z">
                  <w:rPr>
                    <w:ins w:id="537" w:author="Gao, Guan-Wei (高貫偉 ITC)" w:date="2012-10-30T09:09:00Z"/>
                    <w:rFonts w:ascii="SimSun"/>
                  </w:rPr>
                </w:rPrChange>
              </w:rPr>
            </w:pPr>
            <w:ins w:id="538" w:author="Gao, Guan-Wei (高貫偉 ITC)" w:date="2012-10-30T09:09:00Z">
              <w:r w:rsidRPr="002F02C9">
                <w:rPr>
                  <w:rFonts w:ascii="SimSun"/>
                  <w:rPrChange w:id="539" w:author="Chen, Ivy (陳素貞 IEC1)" w:date="2015-01-12T13:45:00Z">
                    <w:rPr>
                      <w:rFonts w:ascii="SimSun"/>
                    </w:rPr>
                  </w:rPrChange>
                </w:rPr>
                <w:t xml:space="preserve">1, </w:t>
              </w:r>
              <w:r w:rsidRPr="002F02C9">
                <w:rPr>
                  <w:rFonts w:ascii="SimSun" w:hint="eastAsia"/>
                  <w:rPrChange w:id="540" w:author="Chen, Ivy (陳素貞 IEC1)" w:date="2015-01-12T13:45:00Z">
                    <w:rPr>
                      <w:rFonts w:ascii="SimSun" w:hint="eastAsia"/>
                    </w:rPr>
                  </w:rPrChange>
                </w:rPr>
                <w:t>将</w:t>
              </w:r>
              <w:r w:rsidRPr="002F02C9">
                <w:rPr>
                  <w:rFonts w:ascii="SimSun"/>
                  <w:rPrChange w:id="541" w:author="Chen, Ivy (陳素貞 IEC1)" w:date="2015-01-12T13:45:00Z">
                    <w:rPr>
                      <w:rFonts w:ascii="SimSun"/>
                    </w:rPr>
                  </w:rPrChange>
                </w:rPr>
                <w:t>FDD Supplier</w:t>
              </w:r>
              <w:r w:rsidRPr="002F02C9">
                <w:rPr>
                  <w:rFonts w:ascii="SimSun" w:hint="eastAsia"/>
                  <w:rPrChange w:id="542" w:author="Chen, Ivy (陳素貞 IEC1)" w:date="2015-01-12T13:45:00Z">
                    <w:rPr>
                      <w:rFonts w:ascii="SimSun" w:hint="eastAsia"/>
                    </w:rPr>
                  </w:rPrChange>
                </w:rPr>
                <w:t>更改为</w:t>
              </w:r>
              <w:r w:rsidRPr="002F02C9">
                <w:rPr>
                  <w:rFonts w:ascii="SimSun"/>
                  <w:rPrChange w:id="543" w:author="Chen, Ivy (陳素貞 IEC1)" w:date="2015-01-12T13:45:00Z">
                    <w:rPr>
                      <w:rFonts w:ascii="SimSun"/>
                    </w:rPr>
                  </w:rPrChange>
                </w:rPr>
                <w:t>Image Rev</w:t>
              </w:r>
            </w:ins>
          </w:p>
          <w:p w:rsidR="00034F31" w:rsidRPr="002F02C9" w:rsidRDefault="00585991" w:rsidP="00034F31">
            <w:pPr>
              <w:snapToGrid w:val="0"/>
              <w:rPr>
                <w:ins w:id="544" w:author="Gao, Guan-Wei (高貫偉 ITC)" w:date="2012-10-30T09:08:00Z"/>
                <w:rFonts w:ascii="SimSun"/>
                <w:rPrChange w:id="545" w:author="Chen, Ivy (陳素貞 IEC1)" w:date="2015-01-12T13:45:00Z">
                  <w:rPr>
                    <w:ins w:id="546" w:author="Gao, Guan-Wei (高貫偉 ITC)" w:date="2012-10-30T09:08:00Z"/>
                    <w:rFonts w:ascii="SimSun"/>
                    <w:highlight w:val="green"/>
                  </w:rPr>
                </w:rPrChange>
              </w:rPr>
            </w:pPr>
            <w:ins w:id="547" w:author="Gao, Guan-Wei (高貫偉 ITC)" w:date="2012-10-30T09:09:00Z">
              <w:r w:rsidRPr="002F02C9">
                <w:rPr>
                  <w:rFonts w:ascii="SimSun"/>
                  <w:rPrChange w:id="548" w:author="Chen, Ivy (陳素貞 IEC1)" w:date="2015-01-12T13:45:00Z">
                    <w:rPr>
                      <w:rFonts w:ascii="SimSun"/>
                    </w:rPr>
                  </w:rPrChange>
                </w:rPr>
                <w:t xml:space="preserve">2, </w:t>
              </w:r>
              <w:r w:rsidRPr="002F02C9">
                <w:rPr>
                  <w:rFonts w:ascii="SimSun" w:hint="eastAsia"/>
                  <w:rPrChange w:id="549" w:author="Chen, Ivy (陳素貞 IEC1)" w:date="2015-01-12T13:45:00Z">
                    <w:rPr>
                      <w:rFonts w:ascii="SimSun" w:hint="eastAsia"/>
                    </w:rPr>
                  </w:rPrChange>
                </w:rPr>
                <w:t>将</w:t>
              </w:r>
              <w:r w:rsidRPr="002F02C9">
                <w:rPr>
                  <w:rFonts w:ascii="SimSun"/>
                  <w:rPrChange w:id="550" w:author="Chen, Ivy (陳素貞 IEC1)" w:date="2015-01-12T13:45:00Z">
                    <w:rPr>
                      <w:rFonts w:ascii="SimSun"/>
                    </w:rPr>
                  </w:rPrChange>
                </w:rPr>
                <w:t>OPT  Supplier</w:t>
              </w:r>
              <w:r w:rsidRPr="002F02C9">
                <w:rPr>
                  <w:rFonts w:ascii="SimSun" w:hint="eastAsia"/>
                  <w:rPrChange w:id="551" w:author="Chen, Ivy (陳素貞 IEC1)" w:date="2015-01-12T13:45:00Z">
                    <w:rPr>
                      <w:rFonts w:ascii="SimSun" w:hint="eastAsia"/>
                    </w:rPr>
                  </w:rPrChange>
                </w:rPr>
                <w:t>更改为</w:t>
              </w:r>
              <w:r w:rsidRPr="002F02C9">
                <w:rPr>
                  <w:rFonts w:ascii="SimSun"/>
                  <w:rPrChange w:id="552" w:author="Chen, Ivy (陳素貞 IEC1)" w:date="2015-01-12T13:45:00Z">
                    <w:rPr>
                      <w:rFonts w:ascii="SimSun"/>
                    </w:rPr>
                  </w:rPrChange>
                </w:rPr>
                <w:t>ODD Supplier</w:t>
              </w:r>
            </w:ins>
          </w:p>
        </w:tc>
        <w:tc>
          <w:tcPr>
            <w:tcW w:w="1439" w:type="dxa"/>
          </w:tcPr>
          <w:p w:rsidR="00034F31" w:rsidRPr="002F02C9" w:rsidRDefault="00585991">
            <w:pPr>
              <w:snapToGrid w:val="0"/>
              <w:rPr>
                <w:ins w:id="553" w:author="Gao, Guan-Wei (高貫偉 ITC)" w:date="2012-10-30T09:08:00Z"/>
                <w:rFonts w:ascii="SimSun"/>
                <w:rPrChange w:id="554" w:author="Chen, Ivy (陳素貞 IEC1)" w:date="2015-01-12T13:45:00Z">
                  <w:rPr>
                    <w:ins w:id="555" w:author="Gao, Guan-Wei (高貫偉 ITC)" w:date="2012-10-30T09:08:00Z"/>
                    <w:rFonts w:ascii="SimSun"/>
                  </w:rPr>
                </w:rPrChange>
              </w:rPr>
            </w:pPr>
            <w:ins w:id="556" w:author="Gao, Guan-Wei (高貫偉 ITC)" w:date="2012-10-30T09:09:00Z">
              <w:r w:rsidRPr="002F02C9">
                <w:rPr>
                  <w:rFonts w:ascii="SimSun"/>
                  <w:rPrChange w:id="557" w:author="Chen, Ivy (陳素貞 IEC1)" w:date="2015-01-12T13:45:00Z">
                    <w:rPr>
                      <w:rFonts w:ascii="SimSun"/>
                    </w:rPr>
                  </w:rPrChange>
                </w:rPr>
                <w:t>2012-10-30</w:t>
              </w:r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034F31" w:rsidRPr="002F02C9" w:rsidRDefault="00585991" w:rsidP="00E560FE">
            <w:pPr>
              <w:rPr>
                <w:ins w:id="558" w:author="Gao, Guan-Wei (高貫偉 ITC)" w:date="2012-10-30T09:08:00Z"/>
                <w:rFonts w:ascii="SimSun"/>
                <w:rPrChange w:id="559" w:author="Chen, Ivy (陳素貞 IEC1)" w:date="2015-01-12T13:45:00Z">
                  <w:rPr>
                    <w:ins w:id="560" w:author="Gao, Guan-Wei (高貫偉 ITC)" w:date="2012-10-30T09:08:00Z"/>
                    <w:rFonts w:ascii="SimSun"/>
                  </w:rPr>
                </w:rPrChange>
              </w:rPr>
            </w:pPr>
            <w:ins w:id="561" w:author="Gao, Guan-Wei (高貫偉 ITC)" w:date="2012-10-30T09:09:00Z">
              <w:r w:rsidRPr="002F02C9">
                <w:rPr>
                  <w:rFonts w:ascii="SimSun"/>
                  <w:rPrChange w:id="562" w:author="Chen, Ivy (陳素貞 IEC1)" w:date="2015-01-12T13:45:00Z">
                    <w:rPr>
                      <w:rFonts w:ascii="SimSun"/>
                    </w:rPr>
                  </w:rPrChange>
                </w:rPr>
                <w:t>0.05_a</w:t>
              </w:r>
            </w:ins>
          </w:p>
        </w:tc>
      </w:tr>
      <w:tr w:rsidR="002B0644" w:rsidRPr="002F02C9" w:rsidTr="00F25116">
        <w:trPr>
          <w:trHeight w:val="291"/>
          <w:jc w:val="center"/>
          <w:ins w:id="563" w:author="Gao, Guan-Wei (高貫偉 ITC)" w:date="2012-11-05T09:46:00Z"/>
        </w:trPr>
        <w:tc>
          <w:tcPr>
            <w:tcW w:w="1068" w:type="dxa"/>
            <w:tcBorders>
              <w:left w:val="single" w:sz="12" w:space="0" w:color="auto"/>
            </w:tcBorders>
          </w:tcPr>
          <w:p w:rsidR="002B0644" w:rsidRPr="002F02C9" w:rsidRDefault="00585991">
            <w:pPr>
              <w:snapToGrid w:val="0"/>
              <w:rPr>
                <w:ins w:id="564" w:author="Gao, Guan-Wei (高貫偉 ITC)" w:date="2012-11-05T09:46:00Z"/>
                <w:rFonts w:ascii="SimSun"/>
                <w:rPrChange w:id="565" w:author="Chen, Ivy (陳素貞 IEC1)" w:date="2015-01-12T13:45:00Z">
                  <w:rPr>
                    <w:ins w:id="566" w:author="Gao, Guan-Wei (高貫偉 ITC)" w:date="2012-11-05T09:46:00Z"/>
                    <w:rFonts w:ascii="SimSun"/>
                  </w:rPr>
                </w:rPrChange>
              </w:rPr>
            </w:pPr>
            <w:ins w:id="567" w:author="Gao, Guan-Wei (高貫偉 ITC)" w:date="2012-11-05T09:46:00Z">
              <w:r w:rsidRPr="002F02C9">
                <w:rPr>
                  <w:rFonts w:ascii="SimSun"/>
                  <w:rPrChange w:id="568" w:author="Chen, Ivy (陳素貞 IEC1)" w:date="2015-01-12T13:45:00Z">
                    <w:rPr>
                      <w:rFonts w:ascii="SimSun"/>
                    </w:rPr>
                  </w:rPrChange>
                </w:rPr>
                <w:t>2.1.11</w:t>
              </w:r>
            </w:ins>
          </w:p>
        </w:tc>
        <w:tc>
          <w:tcPr>
            <w:tcW w:w="1619" w:type="dxa"/>
          </w:tcPr>
          <w:p w:rsidR="002B0644" w:rsidRPr="002F02C9" w:rsidRDefault="00585991" w:rsidP="00743F10">
            <w:pPr>
              <w:snapToGrid w:val="0"/>
              <w:rPr>
                <w:ins w:id="569" w:author="Gao, Guan-Wei (高貫偉 ITC)" w:date="2012-11-05T09:46:00Z"/>
                <w:rFonts w:ascii="SimSun"/>
                <w:rPrChange w:id="570" w:author="Chen, Ivy (陳素貞 IEC1)" w:date="2015-01-12T13:45:00Z">
                  <w:rPr>
                    <w:ins w:id="571" w:author="Gao, Guan-Wei (高貫偉 ITC)" w:date="2012-11-05T09:46:00Z"/>
                    <w:rFonts w:ascii="SimSun"/>
                  </w:rPr>
                </w:rPrChange>
              </w:rPr>
            </w:pPr>
            <w:ins w:id="572" w:author="Gao, Guan-Wei (高貫偉 ITC)" w:date="2012-11-05T09:46:00Z">
              <w:r w:rsidRPr="002F02C9">
                <w:rPr>
                  <w:rFonts w:ascii="SimSun"/>
                  <w:rPrChange w:id="573" w:author="Chen, Ivy (陳素貞 IEC1)" w:date="2015-01-12T13:45:00Z">
                    <w:rPr>
                      <w:rFonts w:ascii="SimSun"/>
                    </w:rPr>
                  </w:rPrChange>
                </w:rPr>
                <w:t>Win8 MBSPS Maintain</w:t>
              </w:r>
            </w:ins>
          </w:p>
        </w:tc>
        <w:tc>
          <w:tcPr>
            <w:tcW w:w="1979" w:type="dxa"/>
          </w:tcPr>
          <w:p w:rsidR="002B0644" w:rsidRPr="002F02C9" w:rsidRDefault="00585991" w:rsidP="00743F10">
            <w:pPr>
              <w:snapToGrid w:val="0"/>
              <w:rPr>
                <w:ins w:id="574" w:author="Gao, Guan-Wei (高貫偉 ITC)" w:date="2012-11-05T09:46:00Z"/>
                <w:rFonts w:ascii="SimSun"/>
                <w:rPrChange w:id="575" w:author="Chen, Ivy (陳素貞 IEC1)" w:date="2015-01-12T13:45:00Z">
                  <w:rPr>
                    <w:ins w:id="576" w:author="Gao, Guan-Wei (高貫偉 ITC)" w:date="2012-11-05T09:46:00Z"/>
                    <w:rFonts w:ascii="SimSun"/>
                  </w:rPr>
                </w:rPrChange>
              </w:rPr>
            </w:pPr>
            <w:ins w:id="577" w:author="Gao, Guan-Wei (高貫偉 ITC)" w:date="2012-11-05T09:46:00Z">
              <w:r w:rsidRPr="002F02C9">
                <w:rPr>
                  <w:rFonts w:ascii="SimSun"/>
                  <w:rPrChange w:id="578" w:author="Chen, Ivy (陳素貞 IEC1)" w:date="2015-01-12T13:45:00Z">
                    <w:rPr>
                      <w:rFonts w:ascii="SimSun"/>
                    </w:rPr>
                  </w:rPrChange>
                </w:rPr>
                <w:t>Add</w:t>
              </w:r>
            </w:ins>
          </w:p>
        </w:tc>
        <w:tc>
          <w:tcPr>
            <w:tcW w:w="2233" w:type="dxa"/>
          </w:tcPr>
          <w:p w:rsidR="002B0644" w:rsidRPr="002F02C9" w:rsidRDefault="00152C15" w:rsidP="00034F31">
            <w:pPr>
              <w:snapToGrid w:val="0"/>
              <w:rPr>
                <w:ins w:id="579" w:author="Gao, Guan-Wei (高貫偉 ITC)" w:date="2012-11-05T09:46:00Z"/>
                <w:rFonts w:ascii="SimSun"/>
                <w:rPrChange w:id="580" w:author="Chen, Ivy (陳素貞 IEC1)" w:date="2015-01-12T13:45:00Z">
                  <w:rPr>
                    <w:ins w:id="581" w:author="Gao, Guan-Wei (高貫偉 ITC)" w:date="2012-11-05T09:46:00Z"/>
                    <w:rFonts w:ascii="SimSun"/>
                    <w:highlight w:val="yellow"/>
                  </w:rPr>
                </w:rPrChange>
              </w:rPr>
            </w:pPr>
            <w:ins w:id="582" w:author="Gao, Guan-Wei (高貫偉 ITC)" w:date="2012-11-05T09:46:00Z">
              <w:r w:rsidRPr="002F02C9">
                <w:rPr>
                  <w:rFonts w:ascii="SimSun"/>
                  <w:rPrChange w:id="583" w:author="Chen, Ivy (陳素貞 IEC1)" w:date="2015-01-12T13:45:00Z">
                    <w:rPr>
                      <w:rFonts w:ascii="SimSun"/>
                      <w:highlight w:val="yellow"/>
                    </w:rPr>
                  </w:rPrChange>
                </w:rPr>
                <w:t>New</w:t>
              </w:r>
            </w:ins>
          </w:p>
        </w:tc>
        <w:tc>
          <w:tcPr>
            <w:tcW w:w="1439" w:type="dxa"/>
          </w:tcPr>
          <w:p w:rsidR="002B0644" w:rsidRPr="002F02C9" w:rsidRDefault="00585991">
            <w:pPr>
              <w:snapToGrid w:val="0"/>
              <w:rPr>
                <w:ins w:id="584" w:author="Gao, Guan-Wei (高貫偉 ITC)" w:date="2012-11-05T09:46:00Z"/>
                <w:rFonts w:ascii="SimSun"/>
                <w:rPrChange w:id="585" w:author="Chen, Ivy (陳素貞 IEC1)" w:date="2015-01-12T13:45:00Z">
                  <w:rPr>
                    <w:ins w:id="586" w:author="Gao, Guan-Wei (高貫偉 ITC)" w:date="2012-11-05T09:46:00Z"/>
                    <w:rFonts w:ascii="SimSun"/>
                  </w:rPr>
                </w:rPrChange>
              </w:rPr>
            </w:pPr>
            <w:ins w:id="587" w:author="Gao, Guan-Wei (高貫偉 ITC)" w:date="2012-11-05T09:46:00Z">
              <w:r w:rsidRPr="002F02C9">
                <w:rPr>
                  <w:rFonts w:ascii="SimSun"/>
                  <w:rPrChange w:id="588" w:author="Chen, Ivy (陳素貞 IEC1)" w:date="2015-01-12T13:45:00Z">
                    <w:rPr>
                      <w:rFonts w:ascii="SimSun"/>
                    </w:rPr>
                  </w:rPrChange>
                </w:rPr>
                <w:t>2012-11-5</w:t>
              </w:r>
            </w:ins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2B0644" w:rsidRPr="002F02C9" w:rsidRDefault="00585991" w:rsidP="00E560FE">
            <w:pPr>
              <w:rPr>
                <w:ins w:id="589" w:author="Gao, Guan-Wei (高貫偉 ITC)" w:date="2012-11-05T09:46:00Z"/>
                <w:rFonts w:ascii="SimSun"/>
                <w:rPrChange w:id="590" w:author="Chen, Ivy (陳素貞 IEC1)" w:date="2015-01-12T13:45:00Z">
                  <w:rPr>
                    <w:ins w:id="591" w:author="Gao, Guan-Wei (高貫偉 ITC)" w:date="2012-11-05T09:46:00Z"/>
                    <w:rFonts w:ascii="SimSun"/>
                  </w:rPr>
                </w:rPrChange>
              </w:rPr>
            </w:pPr>
            <w:ins w:id="592" w:author="Gao, Guan-Wei (高貫偉 ITC)" w:date="2012-11-05T09:46:00Z">
              <w:r w:rsidRPr="002F02C9">
                <w:rPr>
                  <w:rFonts w:ascii="SimSun"/>
                  <w:rPrChange w:id="593" w:author="Chen, Ivy (陳素貞 IEC1)" w:date="2015-01-12T13:45:00Z">
                    <w:rPr>
                      <w:rFonts w:ascii="SimSun"/>
                    </w:rPr>
                  </w:rPrChange>
                </w:rPr>
                <w:t>0.05_a</w:t>
              </w:r>
            </w:ins>
          </w:p>
        </w:tc>
      </w:tr>
      <w:tr w:rsidR="00285E37" w:rsidRPr="002F02C9" w:rsidTr="00F25116">
        <w:trPr>
          <w:trHeight w:val="291"/>
          <w:jc w:val="center"/>
        </w:trPr>
        <w:tc>
          <w:tcPr>
            <w:tcW w:w="1068" w:type="dxa"/>
            <w:tcBorders>
              <w:left w:val="single" w:sz="12" w:space="0" w:color="auto"/>
            </w:tcBorders>
          </w:tcPr>
          <w:p w:rsidR="00285E37" w:rsidRPr="002F02C9" w:rsidRDefault="00585991">
            <w:pPr>
              <w:snapToGrid w:val="0"/>
              <w:rPr>
                <w:rFonts w:ascii="SimSun"/>
                <w:rPrChange w:id="594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/>
                <w:rPrChange w:id="595" w:author="Chen, Ivy (陳素貞 IEC1)" w:date="2015-01-12T13:45:00Z">
                  <w:rPr>
                    <w:rFonts w:ascii="SimSun"/>
                  </w:rPr>
                </w:rPrChange>
              </w:rPr>
              <w:t>2.1.3</w:t>
            </w:r>
          </w:p>
        </w:tc>
        <w:tc>
          <w:tcPr>
            <w:tcW w:w="1619" w:type="dxa"/>
          </w:tcPr>
          <w:p w:rsidR="00285E37" w:rsidRPr="002F02C9" w:rsidRDefault="00585991" w:rsidP="00743F10">
            <w:pPr>
              <w:snapToGrid w:val="0"/>
              <w:rPr>
                <w:rFonts w:ascii="SimSun"/>
                <w:rPrChange w:id="596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/>
                <w:rPrChange w:id="597" w:author="Chen, Ivy (陳素貞 IEC1)" w:date="2015-01-12T13:45:00Z">
                  <w:rPr>
                    <w:rFonts w:ascii="SimSun"/>
                  </w:rPr>
                </w:rPrChange>
              </w:rPr>
              <w:t>Defect Station</w:t>
            </w:r>
          </w:p>
        </w:tc>
        <w:tc>
          <w:tcPr>
            <w:tcW w:w="1979" w:type="dxa"/>
          </w:tcPr>
          <w:p w:rsidR="00285E37" w:rsidRPr="002F02C9" w:rsidRDefault="00585991" w:rsidP="00743F10">
            <w:pPr>
              <w:snapToGrid w:val="0"/>
              <w:rPr>
                <w:rFonts w:ascii="SimSun"/>
                <w:rPrChange w:id="598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int="eastAsia"/>
                <w:rPrChange w:id="599" w:author="Chen, Ivy (陳素貞 IEC1)" w:date="2015-01-12T13:45:00Z">
                  <w:rPr>
                    <w:rFonts w:ascii="SimSun" w:hint="eastAsia"/>
                  </w:rPr>
                </w:rPrChange>
              </w:rPr>
              <w:t>新需求</w:t>
            </w:r>
          </w:p>
        </w:tc>
        <w:tc>
          <w:tcPr>
            <w:tcW w:w="2233" w:type="dxa"/>
          </w:tcPr>
          <w:p w:rsidR="00285E37" w:rsidRPr="002F02C9" w:rsidRDefault="00585991" w:rsidP="00034F31">
            <w:pPr>
              <w:snapToGrid w:val="0"/>
              <w:rPr>
                <w:rFonts w:ascii="SimSun"/>
                <w:rPrChange w:id="600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int="eastAsia"/>
                <w:rPrChange w:id="601" w:author="Chen, Ivy (陳素貞 IEC1)" w:date="2015-01-12T13:45:00Z">
                  <w:rPr>
                    <w:rFonts w:ascii="SimSun" w:hint="eastAsia"/>
                  </w:rPr>
                </w:rPrChange>
              </w:rPr>
              <w:t>维护界面增加栏位Type（PC，RCTO），将Cause栏位改为Major</w:t>
            </w:r>
            <w:r w:rsidRPr="002F02C9">
              <w:rPr>
                <w:rFonts w:ascii="SimSun"/>
                <w:rPrChange w:id="602" w:author="Chen, Ivy (陳素貞 IEC1)" w:date="2015-01-12T13:45:00Z">
                  <w:rPr>
                    <w:rFonts w:ascii="SimSun"/>
                  </w:rPr>
                </w:rPrChange>
              </w:rPr>
              <w:t xml:space="preserve"> Part</w:t>
            </w:r>
          </w:p>
        </w:tc>
        <w:tc>
          <w:tcPr>
            <w:tcW w:w="1439" w:type="dxa"/>
          </w:tcPr>
          <w:p w:rsidR="00285E37" w:rsidRPr="002F02C9" w:rsidRDefault="00585991">
            <w:pPr>
              <w:snapToGrid w:val="0"/>
              <w:rPr>
                <w:rFonts w:ascii="SimSun"/>
                <w:rPrChange w:id="603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/>
                <w:rPrChange w:id="604" w:author="Chen, Ivy (陳素貞 IEC1)" w:date="2015-01-12T13:45:00Z">
                  <w:rPr>
                    <w:rFonts w:ascii="SimSun"/>
                  </w:rPr>
                </w:rPrChange>
              </w:rPr>
              <w:t>2012-12-28</w:t>
            </w:r>
          </w:p>
        </w:tc>
        <w:tc>
          <w:tcPr>
            <w:tcW w:w="1358" w:type="dxa"/>
            <w:tcBorders>
              <w:right w:val="single" w:sz="12" w:space="0" w:color="auto"/>
            </w:tcBorders>
          </w:tcPr>
          <w:p w:rsidR="00285E37" w:rsidRPr="002F02C9" w:rsidRDefault="00585991" w:rsidP="00E560FE">
            <w:pPr>
              <w:rPr>
                <w:rFonts w:ascii="SimSun"/>
                <w:rPrChange w:id="605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/>
                <w:rPrChange w:id="606" w:author="Chen, Ivy (陳素貞 IEC1)" w:date="2015-01-12T13:45:00Z">
                  <w:rPr>
                    <w:rFonts w:ascii="SimSun"/>
                  </w:rPr>
                </w:rPrChange>
              </w:rPr>
              <w:t>0.05a</w:t>
            </w:r>
          </w:p>
        </w:tc>
      </w:tr>
      <w:tr w:rsidR="00C478CB" w:rsidRPr="002F02C9" w:rsidTr="00C478CB">
        <w:trPr>
          <w:trHeight w:val="291"/>
          <w:jc w:val="center"/>
        </w:trPr>
        <w:tc>
          <w:tcPr>
            <w:tcW w:w="1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C478CB" w:rsidRPr="002F02C9" w:rsidRDefault="00585991" w:rsidP="008924A0">
            <w:pPr>
              <w:snapToGrid w:val="0"/>
              <w:rPr>
                <w:rFonts w:ascii="SimSun"/>
                <w:rPrChange w:id="607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/>
                <w:rPrChange w:id="608" w:author="Chen, Ivy (陳素貞 IEC1)" w:date="2015-01-12T13:45:00Z">
                  <w:rPr>
                    <w:rFonts w:ascii="SimSun"/>
                  </w:rPr>
                </w:rPrChange>
              </w:rPr>
              <w:t>2.1.12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8CB" w:rsidRPr="002F02C9" w:rsidRDefault="00585991" w:rsidP="008924A0">
            <w:pPr>
              <w:snapToGrid w:val="0"/>
              <w:rPr>
                <w:rFonts w:ascii="SimSun"/>
                <w:rPrChange w:id="609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/>
                <w:rPrChange w:id="610" w:author="Chen, Ivy (陳素貞 IEC1)" w:date="2015-01-12T13:45:00Z">
                  <w:rPr>
                    <w:rFonts w:ascii="SimSun"/>
                  </w:rPr>
                </w:rPrChange>
              </w:rPr>
              <w:t>ConstValueType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8CB" w:rsidRPr="002F02C9" w:rsidRDefault="00585991" w:rsidP="008924A0">
            <w:pPr>
              <w:snapToGrid w:val="0"/>
              <w:rPr>
                <w:rFonts w:ascii="SimSun"/>
                <w:rPrChange w:id="611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int="eastAsia"/>
                <w:rPrChange w:id="612" w:author="Chen, Ivy (陳素貞 IEC1)" w:date="2015-01-12T13:45:00Z">
                  <w:rPr>
                    <w:rFonts w:ascii="SimSun" w:hint="eastAsia"/>
                  </w:rPr>
                </w:rPrChange>
              </w:rPr>
              <w:t>新需求</w:t>
            </w:r>
            <w:r w:rsidR="00152C15" w:rsidRPr="002F02C9">
              <w:rPr>
                <w:rFonts w:ascii="SimSun" w:hint="eastAsia"/>
                <w:rPrChange w:id="613" w:author="Chen, Ivy (陳素貞 IEC1)" w:date="2015-01-12T13:45:00Z">
                  <w:rPr>
                    <w:rFonts w:ascii="SimSun" w:hint="eastAsia"/>
                    <w:highlight w:val="yellow"/>
                  </w:rPr>
                </w:rPrChange>
              </w:rPr>
              <w:t>(可参考ConstValue维护页面)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8CB" w:rsidRPr="002F02C9" w:rsidRDefault="00585991" w:rsidP="008924A0">
            <w:pPr>
              <w:snapToGrid w:val="0"/>
              <w:rPr>
                <w:rFonts w:ascii="SimSun"/>
                <w:rPrChange w:id="614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int="eastAsia"/>
                <w:rPrChange w:id="615" w:author="Chen, Ivy (陳素貞 IEC1)" w:date="2015-01-12T13:45:00Z">
                  <w:rPr>
                    <w:rFonts w:ascii="SimSun" w:hint="eastAsia"/>
                  </w:rPr>
                </w:rPrChange>
              </w:rPr>
              <w:t>增加</w:t>
            </w:r>
            <w:r w:rsidRPr="002F02C9">
              <w:rPr>
                <w:rFonts w:ascii="SimSun"/>
                <w:rPrChange w:id="616" w:author="Chen, Ivy (陳素貞 IEC1)" w:date="2015-01-12T13:45:00Z">
                  <w:rPr>
                    <w:rFonts w:ascii="SimSun"/>
                  </w:rPr>
                </w:rPrChange>
              </w:rPr>
              <w:t>ConstValueType</w:t>
            </w:r>
            <w:r w:rsidRPr="002F02C9">
              <w:rPr>
                <w:rFonts w:ascii="SimSun" w:hint="eastAsia"/>
                <w:rPrChange w:id="617" w:author="Chen, Ivy (陳素貞 IEC1)" w:date="2015-01-12T13:45:00Z">
                  <w:rPr>
                    <w:rFonts w:ascii="SimSun" w:hint="eastAsia"/>
                  </w:rPr>
                </w:rPrChange>
              </w:rPr>
              <w:t>维护页面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8CB" w:rsidRPr="002F02C9" w:rsidRDefault="00585991" w:rsidP="008924A0">
            <w:pPr>
              <w:snapToGrid w:val="0"/>
              <w:rPr>
                <w:rFonts w:ascii="SimSun"/>
                <w:rPrChange w:id="618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/>
                <w:rPrChange w:id="619" w:author="Chen, Ivy (陳素貞 IEC1)" w:date="2015-01-12T13:45:00Z">
                  <w:rPr>
                    <w:rFonts w:ascii="SimSun"/>
                  </w:rPr>
                </w:rPrChange>
              </w:rPr>
              <w:t>2013-01-29</w:t>
            </w:r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478CB" w:rsidRPr="002F02C9" w:rsidRDefault="00585991" w:rsidP="008924A0">
            <w:pPr>
              <w:rPr>
                <w:rFonts w:ascii="SimSun"/>
                <w:rPrChange w:id="620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/>
                <w:rPrChange w:id="621" w:author="Chen, Ivy (陳素貞 IEC1)" w:date="2015-01-12T13:45:00Z">
                  <w:rPr>
                    <w:rFonts w:ascii="SimSun"/>
                  </w:rPr>
                </w:rPrChange>
              </w:rPr>
              <w:t>0.05a</w:t>
            </w:r>
          </w:p>
        </w:tc>
      </w:tr>
      <w:tr w:rsidR="0098692C" w:rsidRPr="002F02C9" w:rsidTr="00C478CB">
        <w:trPr>
          <w:trHeight w:val="291"/>
          <w:jc w:val="center"/>
          <w:ins w:id="622" w:author="IEC960923" w:date="2013-02-08T13:12:00Z"/>
        </w:trPr>
        <w:tc>
          <w:tcPr>
            <w:tcW w:w="1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98692C" w:rsidRPr="002F02C9" w:rsidRDefault="00152C15" w:rsidP="008924A0">
            <w:pPr>
              <w:snapToGrid w:val="0"/>
              <w:rPr>
                <w:ins w:id="623" w:author="IEC960923" w:date="2013-02-08T13:12:00Z"/>
                <w:rFonts w:ascii="SimSun" w:eastAsia="新細明體"/>
                <w:lang w:eastAsia="zh-TW"/>
                <w:rPrChange w:id="624" w:author="Chen, Ivy (陳素貞 IEC1)" w:date="2015-01-12T13:45:00Z">
                  <w:rPr>
                    <w:ins w:id="625" w:author="IEC960923" w:date="2013-02-08T13:12:00Z"/>
                    <w:rFonts w:ascii="SimSun"/>
                    <w:highlight w:val="yellow"/>
                  </w:rPr>
                </w:rPrChange>
              </w:rPr>
            </w:pPr>
            <w:ins w:id="626" w:author="IEC960923" w:date="2013-02-08T13:12:00Z">
              <w:r w:rsidRPr="002F02C9">
                <w:rPr>
                  <w:rFonts w:ascii="SimSun" w:eastAsia="新細明體"/>
                  <w:lang w:eastAsia="zh-TW"/>
                  <w:rPrChange w:id="627" w:author="Chen, Ivy (陳素貞 IEC1)" w:date="2015-01-12T13:45:00Z">
                    <w:rPr>
                      <w:rFonts w:ascii="SimSun" w:eastAsia="新細明體"/>
                      <w:highlight w:val="yellow"/>
                      <w:lang w:eastAsia="zh-TW"/>
                    </w:rPr>
                  </w:rPrChange>
                </w:rPr>
                <w:t>2.1.13</w:t>
              </w:r>
            </w:ins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692C" w:rsidRPr="002F02C9" w:rsidRDefault="00152C15" w:rsidP="008924A0">
            <w:pPr>
              <w:snapToGrid w:val="0"/>
              <w:rPr>
                <w:ins w:id="628" w:author="IEC960923" w:date="2013-02-08T13:12:00Z"/>
                <w:rFonts w:ascii="SimSun" w:eastAsia="新細明體"/>
                <w:lang w:eastAsia="zh-TW"/>
                <w:rPrChange w:id="629" w:author="Chen, Ivy (陳素貞 IEC1)" w:date="2015-01-12T13:45:00Z">
                  <w:rPr>
                    <w:ins w:id="630" w:author="IEC960923" w:date="2013-02-08T13:12:00Z"/>
                    <w:rFonts w:ascii="SimSun"/>
                    <w:highlight w:val="yellow"/>
                  </w:rPr>
                </w:rPrChange>
              </w:rPr>
            </w:pPr>
            <w:ins w:id="631" w:author="IEC960923" w:date="2013-02-08T13:12:00Z">
              <w:r w:rsidRPr="002F02C9">
                <w:rPr>
                  <w:rFonts w:ascii="SimSun" w:eastAsia="新細明體"/>
                  <w:lang w:eastAsia="zh-TW"/>
                  <w:rPrChange w:id="632" w:author="Chen, Ivy (陳素貞 IEC1)" w:date="2015-01-12T13:45:00Z">
                    <w:rPr>
                      <w:rFonts w:ascii="SimSun" w:eastAsia="新細明體"/>
                      <w:highlight w:val="yellow"/>
                      <w:lang w:eastAsia="zh-TW"/>
                    </w:rPr>
                  </w:rPrChange>
                </w:rPr>
                <w:t>Bsam Location Maintain</w:t>
              </w:r>
            </w:ins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692C" w:rsidRPr="002F02C9" w:rsidRDefault="00152C15" w:rsidP="008924A0">
            <w:pPr>
              <w:snapToGrid w:val="0"/>
              <w:rPr>
                <w:ins w:id="633" w:author="IEC960923" w:date="2013-02-08T13:12:00Z"/>
                <w:rFonts w:ascii="SimSun"/>
                <w:rPrChange w:id="634" w:author="Chen, Ivy (陳素貞 IEC1)" w:date="2015-01-12T13:45:00Z">
                  <w:rPr>
                    <w:ins w:id="635" w:author="IEC960923" w:date="2013-02-08T13:12:00Z"/>
                    <w:rFonts w:ascii="SimSun"/>
                    <w:highlight w:val="yellow"/>
                  </w:rPr>
                </w:rPrChange>
              </w:rPr>
            </w:pPr>
            <w:ins w:id="636" w:author="IEC960923" w:date="2013-02-08T13:13:00Z">
              <w:r w:rsidRPr="002F02C9">
                <w:rPr>
                  <w:rFonts w:ascii="新細明體" w:eastAsia="新細明體" w:hAnsi="新細明體" w:hint="eastAsia"/>
                  <w:lang w:eastAsia="zh-TW"/>
                  <w:rPrChange w:id="637" w:author="Chen, Ivy (陳素貞 IEC1)" w:date="2015-01-12T13:45:00Z">
                    <w:rPr>
                      <w:rFonts w:ascii="新細明體" w:eastAsia="新細明體" w:hAnsi="新細明體" w:hint="eastAsia"/>
                      <w:highlight w:val="yellow"/>
                      <w:lang w:eastAsia="zh-TW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692C" w:rsidRPr="002F02C9" w:rsidRDefault="00152C15" w:rsidP="008924A0">
            <w:pPr>
              <w:snapToGrid w:val="0"/>
              <w:rPr>
                <w:ins w:id="638" w:author="IEC960923" w:date="2013-02-08T13:12:00Z"/>
                <w:rFonts w:ascii="SimSun"/>
                <w:rPrChange w:id="639" w:author="Chen, Ivy (陳素貞 IEC1)" w:date="2015-01-12T13:45:00Z">
                  <w:rPr>
                    <w:ins w:id="640" w:author="IEC960923" w:date="2013-02-08T13:12:00Z"/>
                    <w:rFonts w:ascii="SimSun"/>
                    <w:highlight w:val="yellow"/>
                  </w:rPr>
                </w:rPrChange>
              </w:rPr>
            </w:pPr>
            <w:ins w:id="641" w:author="IEC960923" w:date="2013-02-08T13:13:00Z">
              <w:r w:rsidRPr="002F02C9">
                <w:rPr>
                  <w:rFonts w:ascii="新細明體" w:eastAsia="新細明體" w:hAnsi="新細明體" w:hint="eastAsia"/>
                  <w:lang w:eastAsia="zh-TW"/>
                  <w:rPrChange w:id="642" w:author="Chen, Ivy (陳素貞 IEC1)" w:date="2015-01-12T13:45:00Z">
                    <w:rPr>
                      <w:rFonts w:ascii="新細明體" w:eastAsia="新細明體" w:hAnsi="新細明體" w:hint="eastAsia"/>
                      <w:highlight w:val="yellow"/>
                      <w:lang w:eastAsia="zh-TW"/>
                    </w:rPr>
                  </w:rPrChange>
                </w:rPr>
                <w:t>增加</w:t>
              </w:r>
              <w:r w:rsidRPr="002F02C9">
                <w:rPr>
                  <w:rFonts w:ascii="新細明體" w:eastAsia="新細明體" w:hAnsi="新細明體"/>
                  <w:lang w:eastAsia="zh-TW"/>
                  <w:rPrChange w:id="643" w:author="Chen, Ivy (陳素貞 IEC1)" w:date="2015-01-12T13:45:00Z">
                    <w:rPr>
                      <w:rFonts w:ascii="新細明體" w:eastAsia="新細明體" w:hAnsi="新細明體"/>
                      <w:highlight w:val="lightGray"/>
                      <w:lang w:eastAsia="zh-TW"/>
                    </w:rPr>
                  </w:rPrChange>
                </w:rPr>
                <w:t>B</w:t>
              </w:r>
            </w:ins>
            <w:ins w:id="644" w:author="IEC960923" w:date="2013-02-21T15:56:00Z">
              <w:r w:rsidRPr="002F02C9">
                <w:rPr>
                  <w:rFonts w:ascii="新細明體" w:eastAsia="新細明體" w:hAnsi="新細明體"/>
                  <w:lang w:eastAsia="zh-TW"/>
                  <w:rPrChange w:id="645" w:author="Chen, Ivy (陳素貞 IEC1)" w:date="2015-01-12T13:45:00Z">
                    <w:rPr>
                      <w:rFonts w:ascii="新細明體" w:eastAsia="新細明體" w:hAnsi="新細明體"/>
                      <w:highlight w:val="lightGray"/>
                      <w:lang w:eastAsia="zh-TW"/>
                    </w:rPr>
                  </w:rPrChange>
                </w:rPr>
                <w:t>S</w:t>
              </w:r>
            </w:ins>
            <w:ins w:id="646" w:author="IEC960923" w:date="2013-02-08T13:13:00Z">
              <w:r w:rsidRPr="002F02C9">
                <w:rPr>
                  <w:rFonts w:ascii="新細明體" w:eastAsia="新細明體" w:hAnsi="新細明體"/>
                  <w:lang w:eastAsia="zh-TW"/>
                  <w:rPrChange w:id="647" w:author="Chen, Ivy (陳素貞 IEC1)" w:date="2015-01-12T13:45:00Z">
                    <w:rPr>
                      <w:rFonts w:ascii="新細明體" w:eastAsia="新細明體" w:hAnsi="新細明體"/>
                      <w:highlight w:val="yellow"/>
                      <w:lang w:eastAsia="zh-TW"/>
                    </w:rPr>
                  </w:rPrChange>
                </w:rPr>
                <w:t>am Location維護頁面</w:t>
              </w:r>
            </w:ins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692C" w:rsidRPr="002F02C9" w:rsidRDefault="00152C15" w:rsidP="008924A0">
            <w:pPr>
              <w:snapToGrid w:val="0"/>
              <w:rPr>
                <w:ins w:id="648" w:author="IEC960923" w:date="2013-02-08T13:12:00Z"/>
                <w:rFonts w:ascii="SimSun" w:eastAsia="新細明體"/>
                <w:lang w:eastAsia="zh-TW"/>
                <w:rPrChange w:id="649" w:author="Chen, Ivy (陳素貞 IEC1)" w:date="2015-01-12T13:45:00Z">
                  <w:rPr>
                    <w:ins w:id="650" w:author="IEC960923" w:date="2013-02-08T13:12:00Z"/>
                    <w:rFonts w:ascii="SimSun"/>
                    <w:highlight w:val="yellow"/>
                  </w:rPr>
                </w:rPrChange>
              </w:rPr>
            </w:pPr>
            <w:ins w:id="651" w:author="IEC960923" w:date="2013-02-08T13:13:00Z">
              <w:r w:rsidRPr="002F02C9">
                <w:rPr>
                  <w:rFonts w:ascii="SimSun" w:eastAsia="新細明體"/>
                  <w:lang w:eastAsia="zh-TW"/>
                  <w:rPrChange w:id="652" w:author="Chen, Ivy (陳素貞 IEC1)" w:date="2015-01-12T13:45:00Z">
                    <w:rPr>
                      <w:rFonts w:ascii="SimSun" w:eastAsia="新細明體"/>
                      <w:highlight w:val="yellow"/>
                      <w:lang w:eastAsia="zh-TW"/>
                    </w:rPr>
                  </w:rPrChange>
                </w:rPr>
                <w:t>2013-02-08</w:t>
              </w:r>
            </w:ins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98692C" w:rsidRPr="002F02C9" w:rsidRDefault="00152C15" w:rsidP="008924A0">
            <w:pPr>
              <w:rPr>
                <w:ins w:id="653" w:author="IEC960923" w:date="2013-02-08T13:12:00Z"/>
                <w:rFonts w:ascii="SimSun" w:eastAsia="新細明體"/>
                <w:lang w:eastAsia="zh-TW"/>
                <w:rPrChange w:id="654" w:author="Chen, Ivy (陳素貞 IEC1)" w:date="2015-01-12T13:45:00Z">
                  <w:rPr>
                    <w:ins w:id="655" w:author="IEC960923" w:date="2013-02-08T13:12:00Z"/>
                    <w:rFonts w:ascii="SimSun"/>
                    <w:highlight w:val="yellow"/>
                  </w:rPr>
                </w:rPrChange>
              </w:rPr>
            </w:pPr>
            <w:ins w:id="656" w:author="IEC960923" w:date="2013-02-08T13:13:00Z">
              <w:r w:rsidRPr="002F02C9">
                <w:rPr>
                  <w:rFonts w:ascii="SimSun" w:eastAsia="新細明體"/>
                  <w:lang w:eastAsia="zh-TW"/>
                  <w:rPrChange w:id="657" w:author="Chen, Ivy (陳素貞 IEC1)" w:date="2015-01-12T13:45:00Z">
                    <w:rPr>
                      <w:rFonts w:ascii="SimSun" w:eastAsia="新細明體"/>
                      <w:highlight w:val="yellow"/>
                      <w:lang w:eastAsia="zh-TW"/>
                    </w:rPr>
                  </w:rPrChange>
                </w:rPr>
                <w:t>0.05a</w:t>
              </w:r>
            </w:ins>
          </w:p>
        </w:tc>
      </w:tr>
      <w:tr w:rsidR="0032068E" w:rsidRPr="002F02C9" w:rsidTr="00C478CB">
        <w:trPr>
          <w:trHeight w:val="291"/>
          <w:jc w:val="center"/>
          <w:ins w:id="658" w:author="IES12BF02" w:date="2013-04-01T09:35:00Z"/>
        </w:trPr>
        <w:tc>
          <w:tcPr>
            <w:tcW w:w="1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32068E" w:rsidRPr="002F02C9" w:rsidRDefault="00152C15" w:rsidP="008924A0">
            <w:pPr>
              <w:snapToGrid w:val="0"/>
              <w:rPr>
                <w:ins w:id="659" w:author="IES12BF02" w:date="2013-04-01T09:35:00Z"/>
                <w:rFonts w:ascii="SimSun" w:eastAsiaTheme="minorEastAsia"/>
                <w:rPrChange w:id="660" w:author="Chen, Ivy (陳素貞 IEC1)" w:date="2015-01-12T13:45:00Z">
                  <w:rPr>
                    <w:ins w:id="661" w:author="IES12BF02" w:date="2013-04-01T09:35:00Z"/>
                    <w:rFonts w:ascii="SimSun" w:eastAsia="新細明體"/>
                    <w:highlight w:val="lightGray"/>
                    <w:lang w:eastAsia="zh-TW"/>
                  </w:rPr>
                </w:rPrChange>
              </w:rPr>
            </w:pPr>
            <w:ins w:id="662" w:author="IES12BF02" w:date="2013-04-01T09:35:00Z">
              <w:r w:rsidRPr="002F02C9">
                <w:rPr>
                  <w:rFonts w:ascii="SimSun" w:eastAsiaTheme="minorEastAsia"/>
                  <w:rPrChange w:id="663" w:author="Chen, Ivy (陳素貞 IEC1)" w:date="2015-01-12T13:45:00Z">
                    <w:rPr>
                      <w:rFonts w:ascii="SimSun" w:eastAsiaTheme="minorEastAsia"/>
                      <w:highlight w:val="lightGray"/>
                    </w:rPr>
                  </w:rPrChange>
                </w:rPr>
                <w:t>2.1.14</w:t>
              </w:r>
            </w:ins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8E" w:rsidRPr="002F02C9" w:rsidRDefault="00152C15" w:rsidP="008924A0">
            <w:pPr>
              <w:snapToGrid w:val="0"/>
              <w:rPr>
                <w:ins w:id="664" w:author="IES12BF02" w:date="2013-04-01T09:35:00Z"/>
                <w:rFonts w:ascii="SimSun" w:eastAsiaTheme="minorEastAsia"/>
                <w:rPrChange w:id="665" w:author="Chen, Ivy (陳素貞 IEC1)" w:date="2015-01-12T13:45:00Z">
                  <w:rPr>
                    <w:ins w:id="666" w:author="IES12BF02" w:date="2013-04-01T09:35:00Z"/>
                    <w:rFonts w:ascii="SimSun" w:eastAsia="新細明體"/>
                    <w:highlight w:val="lightGray"/>
                    <w:lang w:eastAsia="zh-TW"/>
                  </w:rPr>
                </w:rPrChange>
              </w:rPr>
            </w:pPr>
            <w:ins w:id="667" w:author="IES12BF02" w:date="2013-04-01T09:35:00Z">
              <w:r w:rsidRPr="002F02C9">
                <w:rPr>
                  <w:rFonts w:ascii="SimSun" w:eastAsiaTheme="minorEastAsia"/>
                  <w:rPrChange w:id="668" w:author="Chen, Ivy (陳素貞 IEC1)" w:date="2015-01-12T13:45:00Z">
                    <w:rPr>
                      <w:rFonts w:ascii="SimSun" w:eastAsiaTheme="minorEastAsia"/>
                      <w:highlight w:val="lightGray"/>
                    </w:rPr>
                  </w:rPrChange>
                </w:rPr>
                <w:t>CELDATA Mantain</w:t>
              </w:r>
            </w:ins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8E" w:rsidRPr="002F02C9" w:rsidRDefault="00152C15" w:rsidP="008924A0">
            <w:pPr>
              <w:snapToGrid w:val="0"/>
              <w:rPr>
                <w:ins w:id="669" w:author="IES12BF02" w:date="2013-04-01T09:35:00Z"/>
                <w:rFonts w:ascii="新細明體" w:eastAsiaTheme="minorEastAsia" w:hAnsi="新細明體"/>
                <w:rPrChange w:id="670" w:author="Chen, Ivy (陳素貞 IEC1)" w:date="2015-01-12T13:45:00Z">
                  <w:rPr>
                    <w:ins w:id="671" w:author="IES12BF02" w:date="2013-04-01T09:35:00Z"/>
                    <w:rFonts w:ascii="新細明體" w:eastAsia="新細明體" w:hAnsi="新細明體"/>
                    <w:highlight w:val="lightGray"/>
                    <w:lang w:eastAsia="zh-TW"/>
                  </w:rPr>
                </w:rPrChange>
              </w:rPr>
            </w:pPr>
            <w:ins w:id="672" w:author="IES12BF02" w:date="2013-04-01T09:35:00Z">
              <w:r w:rsidRPr="002F02C9">
                <w:rPr>
                  <w:rFonts w:ascii="新細明體" w:eastAsiaTheme="minorEastAsia" w:hAnsi="新細明體" w:hint="eastAsia"/>
                  <w:rPrChange w:id="673" w:author="Chen, Ivy (陳素貞 IEC1)" w:date="2015-01-12T13:45:00Z">
                    <w:rPr>
                      <w:rFonts w:ascii="新細明體" w:eastAsiaTheme="minorEastAsia" w:hAnsi="新細明體" w:hint="eastAsia"/>
                      <w:highlight w:val="lightGray"/>
                    </w:rPr>
                  </w:rPrChange>
                </w:rPr>
                <w:t>新需求</w:t>
              </w:r>
            </w:ins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8E" w:rsidRPr="002F02C9" w:rsidRDefault="00152C15" w:rsidP="008924A0">
            <w:pPr>
              <w:snapToGrid w:val="0"/>
              <w:rPr>
                <w:ins w:id="674" w:author="IES12BF02" w:date="2013-04-01T09:35:00Z"/>
                <w:rFonts w:ascii="新細明體" w:eastAsiaTheme="minorEastAsia" w:hAnsi="新細明體"/>
                <w:rPrChange w:id="675" w:author="Chen, Ivy (陳素貞 IEC1)" w:date="2015-01-12T13:45:00Z">
                  <w:rPr>
                    <w:ins w:id="676" w:author="IES12BF02" w:date="2013-04-01T09:35:00Z"/>
                    <w:rFonts w:ascii="新細明體" w:eastAsia="新細明體" w:hAnsi="新細明體"/>
                    <w:highlight w:val="lightGray"/>
                    <w:lang w:eastAsia="zh-TW"/>
                  </w:rPr>
                </w:rPrChange>
              </w:rPr>
            </w:pPr>
            <w:ins w:id="677" w:author="IES12BF02" w:date="2013-04-01T09:36:00Z">
              <w:r w:rsidRPr="002F02C9">
                <w:rPr>
                  <w:rFonts w:ascii="新細明體" w:eastAsiaTheme="minorEastAsia" w:hAnsi="新細明體" w:hint="eastAsia"/>
                  <w:rPrChange w:id="678" w:author="Chen, Ivy (陳素貞 IEC1)" w:date="2015-01-12T13:45:00Z">
                    <w:rPr>
                      <w:rFonts w:ascii="新細明體" w:eastAsiaTheme="minorEastAsia" w:hAnsi="新細明體" w:hint="eastAsia"/>
                      <w:highlight w:val="lightGray"/>
                    </w:rPr>
                  </w:rPrChange>
                </w:rPr>
                <w:t>增加</w:t>
              </w:r>
              <w:r w:rsidRPr="002F02C9">
                <w:rPr>
                  <w:rFonts w:ascii="SimSun" w:eastAsiaTheme="minorEastAsia"/>
                  <w:rPrChange w:id="679" w:author="Chen, Ivy (陳素貞 IEC1)" w:date="2015-01-12T13:45:00Z">
                    <w:rPr>
                      <w:rFonts w:ascii="SimSun" w:eastAsiaTheme="minorEastAsia"/>
                      <w:highlight w:val="lightGray"/>
                    </w:rPr>
                  </w:rPrChange>
                </w:rPr>
                <w:t>CELDATA Maintain</w:t>
              </w:r>
              <w:r w:rsidRPr="002F02C9">
                <w:rPr>
                  <w:rFonts w:ascii="SimSun" w:eastAsiaTheme="minorEastAsia" w:hint="eastAsia"/>
                  <w:rPrChange w:id="680" w:author="Chen, Ivy (陳素貞 IEC1)" w:date="2015-01-12T13:45:00Z">
                    <w:rPr>
                      <w:rFonts w:ascii="SimSun" w:eastAsiaTheme="minorEastAsia" w:hint="eastAsia"/>
                      <w:highlight w:val="lightGray"/>
                    </w:rPr>
                  </w:rPrChange>
                </w:rPr>
                <w:t>维护页面</w:t>
              </w:r>
            </w:ins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8E" w:rsidRPr="002F02C9" w:rsidRDefault="00152C15" w:rsidP="008924A0">
            <w:pPr>
              <w:snapToGrid w:val="0"/>
              <w:rPr>
                <w:ins w:id="681" w:author="IES12BF02" w:date="2013-04-01T09:35:00Z"/>
                <w:rFonts w:ascii="SimSun" w:eastAsiaTheme="minorEastAsia"/>
                <w:rPrChange w:id="682" w:author="Chen, Ivy (陳素貞 IEC1)" w:date="2015-01-12T13:45:00Z">
                  <w:rPr>
                    <w:ins w:id="683" w:author="IES12BF02" w:date="2013-04-01T09:35:00Z"/>
                    <w:rFonts w:ascii="SimSun" w:eastAsia="新細明體"/>
                    <w:highlight w:val="lightGray"/>
                    <w:lang w:eastAsia="zh-TW"/>
                  </w:rPr>
                </w:rPrChange>
              </w:rPr>
            </w:pPr>
            <w:ins w:id="684" w:author="IES12BF02" w:date="2013-04-01T09:36:00Z">
              <w:r w:rsidRPr="002F02C9">
                <w:rPr>
                  <w:rFonts w:ascii="SimSun" w:eastAsiaTheme="minorEastAsia"/>
                  <w:rPrChange w:id="685" w:author="Chen, Ivy (陳素貞 IEC1)" w:date="2015-01-12T13:45:00Z">
                    <w:rPr>
                      <w:rFonts w:ascii="SimSun" w:eastAsiaTheme="minorEastAsia"/>
                      <w:highlight w:val="lightGray"/>
                    </w:rPr>
                  </w:rPrChange>
                </w:rPr>
                <w:t>2013-04-01</w:t>
              </w:r>
            </w:ins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32068E" w:rsidRPr="002F02C9" w:rsidRDefault="00152C15" w:rsidP="008924A0">
            <w:pPr>
              <w:rPr>
                <w:ins w:id="686" w:author="IES12BF02" w:date="2013-04-01T09:35:00Z"/>
                <w:rFonts w:ascii="SimSun" w:eastAsiaTheme="minorEastAsia"/>
                <w:rPrChange w:id="687" w:author="Chen, Ivy (陳素貞 IEC1)" w:date="2015-01-12T13:45:00Z">
                  <w:rPr>
                    <w:ins w:id="688" w:author="IES12BF02" w:date="2013-04-01T09:35:00Z"/>
                    <w:rFonts w:ascii="SimSun" w:eastAsia="新細明體"/>
                    <w:highlight w:val="lightGray"/>
                    <w:lang w:eastAsia="zh-TW"/>
                  </w:rPr>
                </w:rPrChange>
              </w:rPr>
            </w:pPr>
            <w:ins w:id="689" w:author="IES12BF02" w:date="2013-04-01T09:36:00Z">
              <w:r w:rsidRPr="002F02C9">
                <w:rPr>
                  <w:rFonts w:ascii="SimSun" w:eastAsiaTheme="minorEastAsia"/>
                  <w:rPrChange w:id="690" w:author="Chen, Ivy (陳素貞 IEC1)" w:date="2015-01-12T13:45:00Z">
                    <w:rPr>
                      <w:rFonts w:ascii="SimSun" w:eastAsiaTheme="minorEastAsia"/>
                      <w:highlight w:val="lightGray"/>
                    </w:rPr>
                  </w:rPrChange>
                </w:rPr>
                <w:t>0.05a</w:t>
              </w:r>
            </w:ins>
          </w:p>
        </w:tc>
      </w:tr>
      <w:tr w:rsidR="006B17AB" w:rsidRPr="002F02C9" w:rsidTr="00C478CB">
        <w:trPr>
          <w:trHeight w:val="291"/>
          <w:jc w:val="center"/>
          <w:ins w:id="691" w:author="IEC960923" w:date="2013-05-06T10:18:00Z"/>
        </w:trPr>
        <w:tc>
          <w:tcPr>
            <w:tcW w:w="1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B17AB" w:rsidRPr="002F02C9" w:rsidRDefault="00585991" w:rsidP="008924A0">
            <w:pPr>
              <w:snapToGrid w:val="0"/>
              <w:rPr>
                <w:ins w:id="692" w:author="IEC960923" w:date="2013-05-06T10:19:00Z"/>
                <w:rFonts w:ascii="SimSun" w:eastAsiaTheme="minorEastAsia"/>
                <w:lang w:eastAsia="zh-TW"/>
                <w:rPrChange w:id="693" w:author="Chen, Ivy (陳素貞 IEC1)" w:date="2015-01-12T13:45:00Z">
                  <w:rPr>
                    <w:ins w:id="694" w:author="IEC960923" w:date="2013-05-06T10:19:00Z"/>
                    <w:rFonts w:ascii="SimSun" w:eastAsiaTheme="minorEastAsia"/>
                    <w:lang w:eastAsia="zh-TW"/>
                  </w:rPr>
                </w:rPrChange>
              </w:rPr>
            </w:pPr>
            <w:ins w:id="695" w:author="IEC960923" w:date="2013-05-06T10:18:00Z">
              <w:r w:rsidRPr="002F02C9">
                <w:rPr>
                  <w:rFonts w:ascii="SimSun" w:eastAsiaTheme="minorEastAsia"/>
                  <w:lang w:eastAsia="zh-TW"/>
                  <w:rPrChange w:id="696" w:author="Chen, Ivy (陳素貞 IEC1)" w:date="2015-01-12T13:45:00Z">
                    <w:rPr>
                      <w:rFonts w:ascii="SimSun" w:eastAsiaTheme="minorEastAsia"/>
                      <w:lang w:eastAsia="zh-TW"/>
                    </w:rPr>
                  </w:rPrChange>
                </w:rPr>
                <w:t>1.1.</w:t>
              </w:r>
            </w:ins>
            <w:ins w:id="697" w:author="IEC960923" w:date="2013-05-06T10:19:00Z">
              <w:r w:rsidRPr="002F02C9">
                <w:rPr>
                  <w:rFonts w:ascii="SimSun" w:eastAsiaTheme="minorEastAsia"/>
                  <w:lang w:eastAsia="zh-TW"/>
                  <w:rPrChange w:id="698" w:author="Chen, Ivy (陳素貞 IEC1)" w:date="2015-01-12T13:45:00Z">
                    <w:rPr>
                      <w:rFonts w:ascii="SimSun" w:eastAsiaTheme="minorEastAsia"/>
                      <w:lang w:eastAsia="zh-TW"/>
                    </w:rPr>
                  </w:rPrChange>
                </w:rPr>
                <w:t>9</w:t>
              </w:r>
            </w:ins>
          </w:p>
          <w:p w:rsidR="006B17AB" w:rsidRPr="002F02C9" w:rsidRDefault="00585991" w:rsidP="008924A0">
            <w:pPr>
              <w:snapToGrid w:val="0"/>
              <w:rPr>
                <w:ins w:id="699" w:author="IEC960923" w:date="2013-05-06T10:18:00Z"/>
                <w:rFonts w:ascii="SimSun" w:eastAsiaTheme="minorEastAsia"/>
                <w:lang w:eastAsia="zh-TW"/>
                <w:rPrChange w:id="700" w:author="Chen, Ivy (陳素貞 IEC1)" w:date="2015-01-12T13:45:00Z">
                  <w:rPr>
                    <w:ins w:id="701" w:author="IEC960923" w:date="2013-05-06T10:18:00Z"/>
                    <w:rFonts w:ascii="SimSun" w:eastAsiaTheme="minorEastAsia"/>
                    <w:lang w:eastAsia="zh-TW"/>
                  </w:rPr>
                </w:rPrChange>
              </w:rPr>
            </w:pPr>
            <w:ins w:id="702" w:author="IEC960923" w:date="2013-05-06T10:19:00Z">
              <w:r w:rsidRPr="002F02C9">
                <w:rPr>
                  <w:rFonts w:ascii="SimSun" w:eastAsiaTheme="minorEastAsia"/>
                  <w:lang w:eastAsia="zh-TW"/>
                  <w:rPrChange w:id="703" w:author="Chen, Ivy (陳素貞 IEC1)" w:date="2015-01-12T13:45:00Z">
                    <w:rPr>
                      <w:rFonts w:ascii="SimSun" w:eastAsiaTheme="minorEastAsia"/>
                      <w:lang w:eastAsia="zh-TW"/>
                    </w:rPr>
                  </w:rPrChange>
                </w:rPr>
                <w:t>1.1.12</w:t>
              </w:r>
            </w:ins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7AB" w:rsidRPr="002F02C9" w:rsidRDefault="00585991" w:rsidP="008924A0">
            <w:pPr>
              <w:snapToGrid w:val="0"/>
              <w:rPr>
                <w:ins w:id="704" w:author="IEC960923" w:date="2013-05-06T10:19:00Z"/>
                <w:rFonts w:ascii="SimSun" w:eastAsiaTheme="minorEastAsia"/>
                <w:lang w:eastAsia="zh-TW"/>
                <w:rPrChange w:id="705" w:author="Chen, Ivy (陳素貞 IEC1)" w:date="2015-01-12T13:45:00Z">
                  <w:rPr>
                    <w:ins w:id="706" w:author="IEC960923" w:date="2013-05-06T10:19:00Z"/>
                    <w:rFonts w:ascii="SimSun" w:eastAsiaTheme="minorEastAsia"/>
                    <w:lang w:eastAsia="zh-TW"/>
                  </w:rPr>
                </w:rPrChange>
              </w:rPr>
            </w:pPr>
            <w:ins w:id="707" w:author="IEC960923" w:date="2013-05-06T10:19:00Z">
              <w:r w:rsidRPr="002F02C9">
                <w:rPr>
                  <w:rFonts w:ascii="SimSun" w:eastAsiaTheme="minorEastAsia"/>
                  <w:rPrChange w:id="708" w:author="Chen, Ivy (陳素貞 IEC1)" w:date="2015-01-12T13:45:00Z">
                    <w:rPr>
                      <w:rFonts w:ascii="SimSun" w:eastAsiaTheme="minorEastAsia"/>
                    </w:rPr>
                  </w:rPrChange>
                </w:rPr>
                <w:t>ConstValue</w:t>
              </w:r>
            </w:ins>
          </w:p>
          <w:p w:rsidR="006B17AB" w:rsidRPr="002F02C9" w:rsidRDefault="00585991" w:rsidP="008924A0">
            <w:pPr>
              <w:snapToGrid w:val="0"/>
              <w:rPr>
                <w:ins w:id="709" w:author="IEC960923" w:date="2013-05-06T10:18:00Z"/>
                <w:rFonts w:ascii="SimSun" w:eastAsiaTheme="minorEastAsia"/>
                <w:lang w:eastAsia="zh-TW"/>
                <w:rPrChange w:id="710" w:author="Chen, Ivy (陳素貞 IEC1)" w:date="2015-01-12T13:45:00Z">
                  <w:rPr>
                    <w:ins w:id="711" w:author="IEC960923" w:date="2013-05-06T10:18:00Z"/>
                    <w:rFonts w:ascii="SimSun" w:eastAsiaTheme="minorEastAsia"/>
                    <w:lang w:eastAsia="zh-TW"/>
                  </w:rPr>
                </w:rPrChange>
              </w:rPr>
            </w:pPr>
            <w:ins w:id="712" w:author="IEC960923" w:date="2013-05-06T10:19:00Z">
              <w:r w:rsidRPr="002F02C9">
                <w:rPr>
                  <w:rFonts w:ascii="SimSun" w:eastAsiaTheme="minorEastAsia"/>
                  <w:lang w:eastAsia="zh-TW"/>
                  <w:rPrChange w:id="713" w:author="Chen, Ivy (陳素貞 IEC1)" w:date="2015-01-12T13:45:00Z">
                    <w:rPr>
                      <w:rFonts w:ascii="SimSun" w:eastAsiaTheme="minorEastAsia"/>
                      <w:lang w:eastAsia="zh-TW"/>
                    </w:rPr>
                  </w:rPrChange>
                </w:rPr>
                <w:t>ConstValueType</w:t>
              </w:r>
            </w:ins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7AB" w:rsidRPr="002F02C9" w:rsidRDefault="00585991" w:rsidP="008924A0">
            <w:pPr>
              <w:snapToGrid w:val="0"/>
              <w:rPr>
                <w:ins w:id="714" w:author="IEC960923" w:date="2013-05-06T10:19:00Z"/>
                <w:rFonts w:ascii="新細明體" w:eastAsiaTheme="minorEastAsia" w:hAnsi="新細明體"/>
                <w:lang w:eastAsia="zh-TW"/>
                <w:rPrChange w:id="715" w:author="Chen, Ivy (陳素貞 IEC1)" w:date="2015-01-12T13:45:00Z">
                  <w:rPr>
                    <w:ins w:id="716" w:author="IEC960923" w:date="2013-05-06T10:19:00Z"/>
                    <w:rFonts w:ascii="新細明體" w:eastAsiaTheme="minorEastAsia" w:hAnsi="新細明體"/>
                    <w:lang w:eastAsia="zh-TW"/>
                  </w:rPr>
                </w:rPrChange>
              </w:rPr>
            </w:pPr>
            <w:ins w:id="717" w:author="IEC960923" w:date="2013-05-06T10:19:00Z">
              <w:r w:rsidRPr="002F02C9">
                <w:rPr>
                  <w:rFonts w:ascii="新細明體" w:eastAsiaTheme="minorEastAsia" w:hAnsi="新細明體" w:hint="eastAsia"/>
                  <w:lang w:eastAsia="zh-TW"/>
                  <w:rPrChange w:id="718" w:author="Chen, Ivy (陳素貞 IEC1)" w:date="2015-01-12T13:45:00Z">
                    <w:rPr>
                      <w:rFonts w:ascii="新細明體" w:eastAsiaTheme="minorEastAsia" w:hAnsi="新細明體" w:hint="eastAsia"/>
                      <w:lang w:eastAsia="zh-TW"/>
                    </w:rPr>
                  </w:rPrChange>
                </w:rPr>
                <w:t>修改</w:t>
              </w:r>
            </w:ins>
          </w:p>
          <w:p w:rsidR="006B17AB" w:rsidRPr="002F02C9" w:rsidRDefault="00585991" w:rsidP="008924A0">
            <w:pPr>
              <w:snapToGrid w:val="0"/>
              <w:rPr>
                <w:ins w:id="719" w:author="IEC960923" w:date="2013-05-06T10:18:00Z"/>
                <w:rFonts w:ascii="新細明體" w:eastAsiaTheme="minorEastAsia" w:hAnsi="新細明體"/>
                <w:rPrChange w:id="720" w:author="Chen, Ivy (陳素貞 IEC1)" w:date="2015-01-12T13:45:00Z">
                  <w:rPr>
                    <w:ins w:id="721" w:author="IEC960923" w:date="2013-05-06T10:18:00Z"/>
                    <w:rFonts w:ascii="新細明體" w:eastAsiaTheme="minorEastAsia" w:hAnsi="新細明體"/>
                  </w:rPr>
                </w:rPrChange>
              </w:rPr>
            </w:pPr>
            <w:ins w:id="722" w:author="IEC960923" w:date="2013-05-06T10:19:00Z">
              <w:r w:rsidRPr="002F02C9">
                <w:rPr>
                  <w:rFonts w:ascii="新細明體" w:eastAsiaTheme="minorEastAsia" w:hAnsi="新細明體"/>
                  <w:lang w:eastAsia="zh-TW"/>
                  <w:rPrChange w:id="723" w:author="Chen, Ivy (陳素貞 IEC1)" w:date="2015-01-12T13:45:00Z">
                    <w:rPr>
                      <w:rFonts w:ascii="新細明體" w:eastAsiaTheme="minorEastAsia" w:hAnsi="新細明體"/>
                      <w:lang w:eastAsia="zh-TW"/>
                    </w:rPr>
                  </w:rPrChange>
                </w:rPr>
                <w:t>Maintis:#1767</w:t>
              </w:r>
            </w:ins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7AB" w:rsidRPr="002F02C9" w:rsidRDefault="00585991" w:rsidP="008924A0">
            <w:pPr>
              <w:snapToGrid w:val="0"/>
              <w:rPr>
                <w:ins w:id="724" w:author="IEC960923" w:date="2013-05-06T10:18:00Z"/>
                <w:rFonts w:ascii="新細明體" w:eastAsiaTheme="minorEastAsia" w:hAnsi="新細明體"/>
                <w:lang w:eastAsia="zh-TW"/>
                <w:rPrChange w:id="725" w:author="Chen, Ivy (陳素貞 IEC1)" w:date="2015-01-12T13:45:00Z">
                  <w:rPr>
                    <w:ins w:id="726" w:author="IEC960923" w:date="2013-05-06T10:18:00Z"/>
                    <w:rFonts w:ascii="新細明體" w:eastAsiaTheme="minorEastAsia" w:hAnsi="新細明體"/>
                    <w:lang w:eastAsia="zh-TW"/>
                  </w:rPr>
                </w:rPrChange>
              </w:rPr>
            </w:pPr>
            <w:ins w:id="727" w:author="IEC960923" w:date="2013-05-06T10:19:00Z">
              <w:r w:rsidRPr="002F02C9">
                <w:rPr>
                  <w:rFonts w:ascii="新細明體" w:eastAsiaTheme="minorEastAsia" w:hAnsi="新細明體"/>
                  <w:lang w:eastAsia="zh-TW"/>
                  <w:rPrChange w:id="728" w:author="Chen, Ivy (陳素貞 IEC1)" w:date="2015-01-12T13:45:00Z">
                    <w:rPr>
                      <w:rFonts w:ascii="新細明體" w:eastAsiaTheme="minorEastAsia" w:hAnsi="新細明體"/>
                      <w:lang w:eastAsia="zh-TW"/>
                    </w:rPr>
                  </w:rPrChange>
                </w:rPr>
                <w:t>Disabled Add Type，</w:t>
              </w:r>
            </w:ins>
            <w:ins w:id="729" w:author="IEC960923" w:date="2013-05-06T10:20:00Z">
              <w:r w:rsidRPr="002F02C9">
                <w:rPr>
                  <w:rFonts w:ascii="新細明體" w:eastAsiaTheme="minorEastAsia" w:hAnsi="新細明體" w:hint="eastAsia"/>
                  <w:lang w:eastAsia="zh-TW"/>
                  <w:rPrChange w:id="730" w:author="Chen, Ivy (陳素貞 IEC1)" w:date="2015-01-12T13:45:00Z">
                    <w:rPr>
                      <w:rFonts w:ascii="新細明體" w:eastAsiaTheme="minorEastAsia" w:hAnsi="新細明體" w:hint="eastAsia"/>
                      <w:lang w:eastAsia="zh-TW"/>
                    </w:rPr>
                  </w:rPrChange>
                </w:rPr>
                <w:t>改成系統設定</w:t>
              </w:r>
            </w:ins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7AB" w:rsidRPr="002F02C9" w:rsidRDefault="00585991" w:rsidP="008924A0">
            <w:pPr>
              <w:snapToGrid w:val="0"/>
              <w:rPr>
                <w:ins w:id="731" w:author="IEC960923" w:date="2013-05-06T10:18:00Z"/>
                <w:rFonts w:ascii="SimSun" w:eastAsiaTheme="minorEastAsia"/>
                <w:lang w:eastAsia="zh-TW"/>
                <w:rPrChange w:id="732" w:author="Chen, Ivy (陳素貞 IEC1)" w:date="2015-01-12T13:45:00Z">
                  <w:rPr>
                    <w:ins w:id="733" w:author="IEC960923" w:date="2013-05-06T10:18:00Z"/>
                    <w:rFonts w:ascii="SimSun" w:eastAsiaTheme="minorEastAsia"/>
                    <w:lang w:eastAsia="zh-TW"/>
                  </w:rPr>
                </w:rPrChange>
              </w:rPr>
            </w:pPr>
            <w:ins w:id="734" w:author="IEC960923" w:date="2013-05-06T10:20:00Z">
              <w:r w:rsidRPr="002F02C9">
                <w:rPr>
                  <w:rFonts w:ascii="SimSun" w:eastAsiaTheme="minorEastAsia"/>
                  <w:lang w:eastAsia="zh-TW"/>
                  <w:rPrChange w:id="735" w:author="Chen, Ivy (陳素貞 IEC1)" w:date="2015-01-12T13:45:00Z">
                    <w:rPr>
                      <w:rFonts w:ascii="SimSun" w:eastAsiaTheme="minorEastAsia"/>
                      <w:lang w:eastAsia="zh-TW"/>
                    </w:rPr>
                  </w:rPrChange>
                </w:rPr>
                <w:t>2013-05-06</w:t>
              </w:r>
            </w:ins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B17AB" w:rsidRPr="002F02C9" w:rsidRDefault="00585991" w:rsidP="008924A0">
            <w:pPr>
              <w:rPr>
                <w:ins w:id="736" w:author="IEC960923" w:date="2013-05-06T10:18:00Z"/>
                <w:rFonts w:ascii="SimSun" w:eastAsiaTheme="minorEastAsia"/>
                <w:lang w:eastAsia="zh-TW"/>
                <w:rPrChange w:id="737" w:author="Chen, Ivy (陳素貞 IEC1)" w:date="2015-01-12T13:45:00Z">
                  <w:rPr>
                    <w:ins w:id="738" w:author="IEC960923" w:date="2013-05-06T10:18:00Z"/>
                    <w:rFonts w:ascii="SimSun" w:eastAsiaTheme="minorEastAsia"/>
                    <w:lang w:eastAsia="zh-TW"/>
                  </w:rPr>
                </w:rPrChange>
              </w:rPr>
            </w:pPr>
            <w:ins w:id="739" w:author="IEC960923" w:date="2013-05-06T10:20:00Z">
              <w:r w:rsidRPr="002F02C9">
                <w:rPr>
                  <w:rFonts w:ascii="SimSun" w:eastAsiaTheme="minorEastAsia"/>
                  <w:lang w:eastAsia="zh-TW"/>
                  <w:rPrChange w:id="740" w:author="Chen, Ivy (陳素貞 IEC1)" w:date="2015-01-12T13:45:00Z">
                    <w:rPr>
                      <w:rFonts w:ascii="SimSun" w:eastAsiaTheme="minorEastAsia"/>
                      <w:lang w:eastAsia="zh-TW"/>
                    </w:rPr>
                  </w:rPrChange>
                </w:rPr>
                <w:t>0.05a</w:t>
              </w:r>
            </w:ins>
          </w:p>
        </w:tc>
      </w:tr>
      <w:tr w:rsidR="0062075F" w:rsidRPr="002F02C9" w:rsidTr="00C478CB">
        <w:trPr>
          <w:trHeight w:val="291"/>
          <w:jc w:val="center"/>
          <w:ins w:id="741" w:author="IEC960923" w:date="2013-05-08T13:14:00Z"/>
        </w:trPr>
        <w:tc>
          <w:tcPr>
            <w:tcW w:w="1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2075F" w:rsidRPr="002F02C9" w:rsidRDefault="00152C15" w:rsidP="008924A0">
            <w:pPr>
              <w:snapToGrid w:val="0"/>
              <w:rPr>
                <w:ins w:id="742" w:author="IEC960923" w:date="2013-05-08T13:14:00Z"/>
                <w:rFonts w:asciiTheme="minorHAnsi" w:eastAsiaTheme="minorEastAsia" w:hAnsiTheme="minorHAnsi" w:cstheme="minorHAnsi"/>
                <w:lang w:eastAsia="zh-TW"/>
                <w:rPrChange w:id="743" w:author="Chen, Ivy (陳素貞 IEC1)" w:date="2015-01-12T13:45:00Z">
                  <w:rPr>
                    <w:ins w:id="744" w:author="IEC960923" w:date="2013-05-08T13:14:00Z"/>
                    <w:rFonts w:ascii="SimSun" w:eastAsiaTheme="minorEastAsia"/>
                    <w:highlight w:val="green"/>
                    <w:lang w:eastAsia="zh-TW"/>
                  </w:rPr>
                </w:rPrChange>
              </w:rPr>
            </w:pPr>
            <w:ins w:id="745" w:author="IEC960923" w:date="2013-05-08T13:14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746" w:author="Chen, Ivy (陳素貞 IEC1)" w:date="2015-01-12T13:45:00Z">
                    <w:rPr>
                      <w:rFonts w:ascii="SimSun" w:eastAsiaTheme="minorEastAsia"/>
                      <w:highlight w:val="green"/>
                      <w:lang w:eastAsia="zh-TW"/>
                    </w:rPr>
                  </w:rPrChange>
                </w:rPr>
                <w:lastRenderedPageBreak/>
                <w:t>1.1.15</w:t>
              </w:r>
            </w:ins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75F" w:rsidRPr="002F02C9" w:rsidRDefault="00152C15" w:rsidP="008924A0">
            <w:pPr>
              <w:snapToGrid w:val="0"/>
              <w:rPr>
                <w:ins w:id="747" w:author="IEC960923" w:date="2013-05-08T13:14:00Z"/>
                <w:rFonts w:asciiTheme="minorHAnsi" w:eastAsiaTheme="minorEastAsia" w:hAnsiTheme="minorHAnsi" w:cstheme="minorHAnsi"/>
                <w:lang w:eastAsia="zh-TW"/>
                <w:rPrChange w:id="748" w:author="Chen, Ivy (陳素貞 IEC1)" w:date="2015-01-12T13:45:00Z">
                  <w:rPr>
                    <w:ins w:id="749" w:author="IEC960923" w:date="2013-05-08T13:14:00Z"/>
                    <w:rFonts w:ascii="SimSun" w:eastAsiaTheme="minorEastAsia"/>
                    <w:highlight w:val="green"/>
                  </w:rPr>
                </w:rPrChange>
              </w:rPr>
            </w:pPr>
            <w:ins w:id="750" w:author="IEC960923" w:date="2013-05-08T13:15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751" w:author="Chen, Ivy (陳素貞 IEC1)" w:date="2015-01-12T13:45:00Z">
                    <w:rPr>
                      <w:rFonts w:ascii="SimSun" w:eastAsiaTheme="minorEastAsia"/>
                      <w:highlight w:val="lightGray"/>
                      <w:lang w:eastAsia="zh-TW"/>
                    </w:rPr>
                  </w:rPrChange>
                </w:rPr>
                <w:t>Pallet Type</w:t>
              </w:r>
            </w:ins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75F" w:rsidRPr="002F02C9" w:rsidRDefault="00152C15" w:rsidP="008924A0">
            <w:pPr>
              <w:snapToGrid w:val="0"/>
              <w:rPr>
                <w:ins w:id="752" w:author="IEC960923" w:date="2013-05-08T13:15:00Z"/>
                <w:rFonts w:asciiTheme="minorHAnsi" w:eastAsiaTheme="minorEastAsia" w:hAnsiTheme="minorHAnsi" w:cstheme="minorHAnsi"/>
                <w:lang w:eastAsia="zh-TW"/>
                <w:rPrChange w:id="753" w:author="Chen, Ivy (陳素貞 IEC1)" w:date="2015-01-12T13:45:00Z">
                  <w:rPr>
                    <w:ins w:id="754" w:author="IEC960923" w:date="2013-05-08T13:15:00Z"/>
                    <w:rFonts w:ascii="新細明體" w:eastAsiaTheme="minorEastAsia" w:hAnsi="新細明體"/>
                    <w:highlight w:val="lightGray"/>
                    <w:lang w:eastAsia="zh-TW"/>
                  </w:rPr>
                </w:rPrChange>
              </w:rPr>
            </w:pPr>
            <w:ins w:id="755" w:author="IEC960923" w:date="2013-05-08T13:15:00Z">
              <w:r w:rsidRPr="002F02C9">
                <w:rPr>
                  <w:rFonts w:asciiTheme="minorHAnsi" w:eastAsiaTheme="minorEastAsia" w:hAnsiTheme="minorHAnsi" w:cstheme="minorHAnsi" w:hint="eastAsia"/>
                  <w:lang w:eastAsia="zh-TW"/>
                  <w:rPrChange w:id="756" w:author="Chen, Ivy (陳素貞 IEC1)" w:date="2015-01-12T13:45:00Z">
                    <w:rPr>
                      <w:rFonts w:ascii="新細明體" w:eastAsiaTheme="minorEastAsia" w:hAnsi="新細明體" w:hint="eastAsia"/>
                      <w:highlight w:val="lightGray"/>
                      <w:lang w:eastAsia="zh-TW"/>
                    </w:rPr>
                  </w:rPrChange>
                </w:rPr>
                <w:t>新需求</w:t>
              </w:r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757" w:author="Chen, Ivy (陳素貞 IEC1)" w:date="2015-01-12T13:45:00Z">
                    <w:rPr>
                      <w:rFonts w:ascii="新細明體" w:eastAsiaTheme="minorEastAsia" w:hAnsi="新細明體"/>
                      <w:highlight w:val="lightGray"/>
                      <w:lang w:eastAsia="zh-TW"/>
                    </w:rPr>
                  </w:rPrChange>
                </w:rPr>
                <w:t xml:space="preserve"> </w:t>
              </w:r>
            </w:ins>
          </w:p>
          <w:p w:rsidR="0062075F" w:rsidRPr="002F02C9" w:rsidRDefault="00152C15" w:rsidP="008924A0">
            <w:pPr>
              <w:snapToGrid w:val="0"/>
              <w:rPr>
                <w:ins w:id="758" w:author="IEC960923" w:date="2013-05-08T13:14:00Z"/>
                <w:rFonts w:asciiTheme="minorHAnsi" w:eastAsiaTheme="minorEastAsia" w:hAnsiTheme="minorHAnsi" w:cstheme="minorHAnsi"/>
                <w:lang w:eastAsia="zh-TW"/>
                <w:rPrChange w:id="759" w:author="Chen, Ivy (陳素貞 IEC1)" w:date="2015-01-12T13:45:00Z">
                  <w:rPr>
                    <w:ins w:id="760" w:author="IEC960923" w:date="2013-05-08T13:14:00Z"/>
                    <w:rFonts w:ascii="新細明體" w:eastAsiaTheme="minorEastAsia" w:hAnsi="新細明體"/>
                    <w:highlight w:val="green"/>
                    <w:lang w:eastAsia="zh-TW"/>
                  </w:rPr>
                </w:rPrChange>
              </w:rPr>
            </w:pPr>
            <w:ins w:id="761" w:author="IEC960923" w:date="2013-05-08T13:15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762" w:author="Chen, Ivy (陳素貞 IEC1)" w:date="2015-01-12T13:45:00Z">
                    <w:rPr>
                      <w:rFonts w:ascii="新細明體" w:eastAsiaTheme="minorEastAsia" w:hAnsi="新細明體"/>
                      <w:highlight w:val="lightGray"/>
                      <w:lang w:eastAsia="zh-TW"/>
                    </w:rPr>
                  </w:rPrChange>
                </w:rPr>
                <w:t>ICC Maintis:</w:t>
              </w:r>
            </w:ins>
            <w:ins w:id="763" w:author="IEC960923" w:date="2013-05-08T13:16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764" w:author="Chen, Ivy (陳素貞 IEC1)" w:date="2015-01-12T13:45:00Z">
                    <w:rPr>
                      <w:rFonts w:ascii="新細明體" w:eastAsiaTheme="minorEastAsia" w:hAnsi="新細明體"/>
                      <w:highlight w:val="lightGray"/>
                      <w:lang w:eastAsia="zh-TW"/>
                    </w:rPr>
                  </w:rPrChange>
                </w:rPr>
                <w:t>0000046</w:t>
              </w:r>
            </w:ins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75F" w:rsidRPr="002F02C9" w:rsidRDefault="00152C15" w:rsidP="008924A0">
            <w:pPr>
              <w:snapToGrid w:val="0"/>
              <w:rPr>
                <w:ins w:id="765" w:author="IEC960923" w:date="2013-05-08T13:14:00Z"/>
                <w:rFonts w:asciiTheme="minorHAnsi" w:eastAsiaTheme="minorEastAsia" w:hAnsiTheme="minorHAnsi" w:cstheme="minorHAnsi"/>
                <w:lang w:eastAsia="zh-TW"/>
                <w:rPrChange w:id="766" w:author="Chen, Ivy (陳素貞 IEC1)" w:date="2015-01-12T13:45:00Z">
                  <w:rPr>
                    <w:ins w:id="767" w:author="IEC960923" w:date="2013-05-08T13:14:00Z"/>
                    <w:rFonts w:ascii="新細明體" w:eastAsiaTheme="minorEastAsia" w:hAnsi="新細明體"/>
                    <w:highlight w:val="green"/>
                    <w:lang w:eastAsia="zh-TW"/>
                  </w:rPr>
                </w:rPrChange>
              </w:rPr>
            </w:pPr>
            <w:ins w:id="768" w:author="IEC960923" w:date="2013-05-08T13:16:00Z">
              <w:r w:rsidRPr="002F02C9">
                <w:rPr>
                  <w:rFonts w:asciiTheme="minorHAnsi" w:eastAsiaTheme="minorEastAsia" w:hAnsiTheme="minorHAnsi" w:cstheme="minorHAnsi" w:hint="eastAsia"/>
                  <w:lang w:eastAsia="zh-TW"/>
                  <w:rPrChange w:id="769" w:author="Chen, Ivy (陳素貞 IEC1)" w:date="2015-01-12T13:45:00Z">
                    <w:rPr>
                      <w:rFonts w:ascii="新細明體" w:eastAsiaTheme="minorEastAsia" w:hAnsi="新細明體" w:hint="eastAsia"/>
                      <w:highlight w:val="lightGray"/>
                      <w:lang w:eastAsia="zh-TW"/>
                    </w:rPr>
                  </w:rPrChange>
                </w:rPr>
                <w:t>依據</w:t>
              </w:r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770" w:author="Chen, Ivy (陳素貞 IEC1)" w:date="2015-01-12T13:45:00Z">
                    <w:rPr>
                      <w:rFonts w:ascii="新細明體" w:eastAsiaTheme="minorEastAsia" w:hAnsi="新細明體"/>
                      <w:highlight w:val="lightGray"/>
                      <w:lang w:eastAsia="zh-TW"/>
                    </w:rPr>
                  </w:rPrChange>
                </w:rPr>
                <w:t>DN</w:t>
              </w:r>
              <w:r w:rsidRPr="002F02C9">
                <w:rPr>
                  <w:rFonts w:asciiTheme="minorHAnsi" w:eastAsiaTheme="minorEastAsia" w:hAnsiTheme="minorHAnsi" w:cstheme="minorHAnsi" w:hint="eastAsia"/>
                  <w:lang w:eastAsia="zh-TW"/>
                  <w:rPrChange w:id="771" w:author="Chen, Ivy (陳素貞 IEC1)" w:date="2015-01-12T13:45:00Z">
                    <w:rPr>
                      <w:rFonts w:ascii="新細明體" w:eastAsiaTheme="minorEastAsia" w:hAnsi="新細明體" w:hint="eastAsia"/>
                      <w:highlight w:val="lightGray"/>
                      <w:lang w:eastAsia="zh-TW"/>
                    </w:rPr>
                  </w:rPrChange>
                </w:rPr>
                <w:t>屬性，設定</w:t>
              </w:r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772" w:author="Chen, Ivy (陳素貞 IEC1)" w:date="2015-01-12T13:45:00Z">
                    <w:rPr>
                      <w:rFonts w:ascii="新細明體" w:eastAsiaTheme="minorEastAsia" w:hAnsi="新細明體"/>
                      <w:highlight w:val="lightGray"/>
                      <w:lang w:eastAsia="zh-TW"/>
                    </w:rPr>
                  </w:rPrChange>
                </w:rPr>
                <w:t>Pall</w:t>
              </w:r>
            </w:ins>
            <w:ins w:id="773" w:author="IEC960923" w:date="2013-05-08T13:17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774" w:author="Chen, Ivy (陳素貞 IEC1)" w:date="2015-01-12T13:45:00Z">
                    <w:rPr>
                      <w:rFonts w:ascii="新細明體" w:eastAsiaTheme="minorEastAsia" w:hAnsi="新細明體"/>
                      <w:highlight w:val="lightGray"/>
                      <w:lang w:eastAsia="zh-TW"/>
                    </w:rPr>
                  </w:rPrChange>
                </w:rPr>
                <w:t>et</w:t>
              </w:r>
              <w:r w:rsidRPr="002F02C9">
                <w:rPr>
                  <w:rFonts w:asciiTheme="minorHAnsi" w:eastAsiaTheme="minorEastAsia" w:hAnsiTheme="minorHAnsi" w:cstheme="minorHAnsi" w:hint="eastAsia"/>
                  <w:lang w:eastAsia="zh-TW"/>
                  <w:rPrChange w:id="775" w:author="Chen, Ivy (陳素貞 IEC1)" w:date="2015-01-12T13:45:00Z">
                    <w:rPr>
                      <w:rFonts w:ascii="新細明體" w:eastAsiaTheme="minorEastAsia" w:hAnsi="新細明體" w:hint="eastAsia"/>
                      <w:highlight w:val="lightGray"/>
                      <w:lang w:eastAsia="zh-TW"/>
                    </w:rPr>
                  </w:rPrChange>
                </w:rPr>
                <w:t>類型、是否扣棧板重，供</w:t>
              </w:r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776" w:author="Chen, Ivy (陳素貞 IEC1)" w:date="2015-01-12T13:45:00Z">
                    <w:rPr>
                      <w:rFonts w:ascii="新細明體" w:eastAsiaTheme="minorEastAsia" w:hAnsi="新細明體"/>
                      <w:highlight w:val="lightGray"/>
                      <w:lang w:eastAsia="zh-TW"/>
                    </w:rPr>
                  </w:rPrChange>
                </w:rPr>
                <w:t>Pallet Weight</w:t>
              </w:r>
              <w:r w:rsidRPr="002F02C9">
                <w:rPr>
                  <w:rFonts w:asciiTheme="minorHAnsi" w:eastAsiaTheme="minorEastAsia" w:hAnsiTheme="minorHAnsi" w:cstheme="minorHAnsi" w:hint="eastAsia"/>
                  <w:lang w:eastAsia="zh-TW"/>
                  <w:rPrChange w:id="777" w:author="Chen, Ivy (陳素貞 IEC1)" w:date="2015-01-12T13:45:00Z">
                    <w:rPr>
                      <w:rFonts w:ascii="新細明體" w:eastAsiaTheme="minorEastAsia" w:hAnsi="新細明體" w:hint="eastAsia"/>
                      <w:highlight w:val="lightGray"/>
                      <w:lang w:eastAsia="zh-TW"/>
                    </w:rPr>
                  </w:rPrChange>
                </w:rPr>
                <w:t>使用</w:t>
              </w:r>
            </w:ins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75F" w:rsidRPr="002F02C9" w:rsidRDefault="00152C15" w:rsidP="008924A0">
            <w:pPr>
              <w:snapToGrid w:val="0"/>
              <w:rPr>
                <w:ins w:id="778" w:author="IEC960923" w:date="2013-05-08T13:14:00Z"/>
                <w:rFonts w:asciiTheme="minorHAnsi" w:eastAsiaTheme="minorEastAsia" w:hAnsiTheme="minorHAnsi" w:cstheme="minorHAnsi"/>
                <w:lang w:eastAsia="zh-TW"/>
                <w:rPrChange w:id="779" w:author="Chen, Ivy (陳素貞 IEC1)" w:date="2015-01-12T13:45:00Z">
                  <w:rPr>
                    <w:ins w:id="780" w:author="IEC960923" w:date="2013-05-08T13:14:00Z"/>
                    <w:rFonts w:ascii="SimSun" w:eastAsiaTheme="minorEastAsia"/>
                    <w:highlight w:val="green"/>
                    <w:lang w:eastAsia="zh-TW"/>
                  </w:rPr>
                </w:rPrChange>
              </w:rPr>
            </w:pPr>
            <w:ins w:id="781" w:author="IEC960923" w:date="2013-05-08T13:17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782" w:author="Chen, Ivy (陳素貞 IEC1)" w:date="2015-01-12T13:45:00Z">
                    <w:rPr>
                      <w:rFonts w:ascii="SimSun" w:eastAsiaTheme="minorEastAsia"/>
                      <w:highlight w:val="lightGray"/>
                      <w:lang w:eastAsia="zh-TW"/>
                    </w:rPr>
                  </w:rPrChange>
                </w:rPr>
                <w:t>2013-05-08</w:t>
              </w:r>
            </w:ins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2075F" w:rsidRPr="002F02C9" w:rsidRDefault="00152C15" w:rsidP="008924A0">
            <w:pPr>
              <w:rPr>
                <w:ins w:id="783" w:author="IEC960923" w:date="2013-05-08T13:14:00Z"/>
                <w:rFonts w:asciiTheme="minorHAnsi" w:eastAsiaTheme="minorEastAsia" w:hAnsiTheme="minorHAnsi" w:cstheme="minorHAnsi"/>
                <w:lang w:eastAsia="zh-TW"/>
                <w:rPrChange w:id="784" w:author="Chen, Ivy (陳素貞 IEC1)" w:date="2015-01-12T13:45:00Z">
                  <w:rPr>
                    <w:ins w:id="785" w:author="IEC960923" w:date="2013-05-08T13:14:00Z"/>
                    <w:rFonts w:ascii="SimSun" w:eastAsiaTheme="minorEastAsia"/>
                    <w:highlight w:val="green"/>
                    <w:lang w:eastAsia="zh-TW"/>
                  </w:rPr>
                </w:rPrChange>
              </w:rPr>
            </w:pPr>
            <w:ins w:id="786" w:author="IEC960923" w:date="2013-05-08T13:17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787" w:author="Chen, Ivy (陳素貞 IEC1)" w:date="2015-01-12T13:45:00Z">
                    <w:rPr>
                      <w:rFonts w:ascii="SimSun" w:eastAsiaTheme="minorEastAsia"/>
                      <w:highlight w:val="lightGray"/>
                      <w:lang w:eastAsia="zh-TW"/>
                    </w:rPr>
                  </w:rPrChange>
                </w:rPr>
                <w:t>0.05a</w:t>
              </w:r>
            </w:ins>
          </w:p>
        </w:tc>
      </w:tr>
      <w:tr w:rsidR="00210299" w:rsidRPr="002F02C9" w:rsidTr="00C478CB">
        <w:trPr>
          <w:trHeight w:val="291"/>
          <w:jc w:val="center"/>
          <w:ins w:id="788" w:author="IEC960923" w:date="2013-05-15T17:39:00Z"/>
        </w:trPr>
        <w:tc>
          <w:tcPr>
            <w:tcW w:w="1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210299" w:rsidRPr="002F02C9" w:rsidRDefault="00152C15" w:rsidP="008924A0">
            <w:pPr>
              <w:snapToGrid w:val="0"/>
              <w:rPr>
                <w:ins w:id="789" w:author="IEC960923" w:date="2013-05-15T17:39:00Z"/>
                <w:rFonts w:asciiTheme="minorHAnsi" w:eastAsiaTheme="minorEastAsia" w:hAnsiTheme="minorHAnsi" w:cstheme="minorHAnsi"/>
                <w:lang w:eastAsia="zh-TW"/>
                <w:rPrChange w:id="790" w:author="Chen, Ivy (陳素貞 IEC1)" w:date="2015-01-12T13:45:00Z">
                  <w:rPr>
                    <w:ins w:id="791" w:author="IEC960923" w:date="2013-05-15T17:39:00Z"/>
                    <w:rFonts w:ascii="SimSun" w:eastAsiaTheme="minorEastAsia"/>
                    <w:highlight w:val="lightGray"/>
                    <w:lang w:eastAsia="zh-TW"/>
                  </w:rPr>
                </w:rPrChange>
              </w:rPr>
            </w:pPr>
            <w:ins w:id="792" w:author="IEC960923" w:date="2013-05-15T17:39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793" w:author="Chen, Ivy (陳素貞 IEC1)" w:date="2015-01-12T13:45:00Z">
                    <w:rPr>
                      <w:rFonts w:ascii="SimSun" w:eastAsiaTheme="minorEastAsia"/>
                      <w:highlight w:val="lightGray"/>
                      <w:lang w:eastAsia="zh-TW"/>
                    </w:rPr>
                  </w:rPrChange>
                </w:rPr>
                <w:t>1.1.16</w:t>
              </w:r>
            </w:ins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0299" w:rsidRPr="002F02C9" w:rsidRDefault="00152C15" w:rsidP="008924A0">
            <w:pPr>
              <w:snapToGrid w:val="0"/>
              <w:rPr>
                <w:ins w:id="794" w:author="IEC960923" w:date="2013-05-15T17:39:00Z"/>
                <w:rFonts w:asciiTheme="minorHAnsi" w:eastAsiaTheme="minorEastAsia" w:hAnsiTheme="minorHAnsi" w:cstheme="minorHAnsi"/>
                <w:lang w:eastAsia="zh-TW"/>
                <w:rPrChange w:id="795" w:author="Chen, Ivy (陳素貞 IEC1)" w:date="2015-01-12T13:45:00Z">
                  <w:rPr>
                    <w:ins w:id="796" w:author="IEC960923" w:date="2013-05-15T17:39:00Z"/>
                    <w:rFonts w:ascii="SimSun" w:eastAsiaTheme="minorEastAsia"/>
                    <w:highlight w:val="lightGray"/>
                    <w:lang w:eastAsia="zh-TW"/>
                  </w:rPr>
                </w:rPrChange>
              </w:rPr>
            </w:pPr>
            <w:ins w:id="797" w:author="IEC960923" w:date="2013-05-15T17:39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798" w:author="Chen, Ivy (陳素貞 IEC1)" w:date="2015-01-12T13:45:00Z">
                    <w:rPr>
                      <w:rFonts w:ascii="SimSun" w:eastAsiaTheme="minorEastAsia"/>
                      <w:highlight w:val="lightGray"/>
                      <w:lang w:eastAsia="zh-TW"/>
                    </w:rPr>
                  </w:rPrChange>
                </w:rPr>
                <w:t>OSWIN</w:t>
              </w:r>
            </w:ins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0299" w:rsidRPr="002F02C9" w:rsidRDefault="00152C15" w:rsidP="000F301C">
            <w:pPr>
              <w:snapToGrid w:val="0"/>
              <w:rPr>
                <w:ins w:id="799" w:author="IEC960923" w:date="2013-05-15T17:39:00Z"/>
                <w:rFonts w:asciiTheme="minorHAnsi" w:eastAsiaTheme="minorEastAsia" w:hAnsiTheme="minorHAnsi" w:cstheme="minorHAnsi"/>
                <w:lang w:eastAsia="zh-TW"/>
                <w:rPrChange w:id="800" w:author="Chen, Ivy (陳素貞 IEC1)" w:date="2015-01-12T13:45:00Z">
                  <w:rPr>
                    <w:ins w:id="801" w:author="IEC960923" w:date="2013-05-15T17:39:00Z"/>
                    <w:rFonts w:ascii="新細明體" w:eastAsiaTheme="minorEastAsia" w:hAnsi="新細明體"/>
                    <w:highlight w:val="lightGray"/>
                    <w:lang w:eastAsia="zh-TW"/>
                  </w:rPr>
                </w:rPrChange>
              </w:rPr>
            </w:pPr>
            <w:ins w:id="802" w:author="IEC960923" w:date="2013-05-15T17:39:00Z">
              <w:r w:rsidRPr="002F02C9">
                <w:rPr>
                  <w:rFonts w:asciiTheme="minorHAnsi" w:eastAsiaTheme="minorEastAsia" w:hAnsiTheme="minorHAnsi" w:cstheme="minorHAnsi" w:hint="eastAsia"/>
                  <w:lang w:eastAsia="zh-TW"/>
                  <w:rPrChange w:id="803" w:author="Chen, Ivy (陳素貞 IEC1)" w:date="2015-01-12T13:45:00Z">
                    <w:rPr>
                      <w:rFonts w:ascii="新細明體" w:eastAsiaTheme="minorEastAsia" w:hAnsi="新細明體" w:hint="eastAsia"/>
                      <w:highlight w:val="lightGray"/>
                      <w:lang w:eastAsia="zh-TW"/>
                    </w:rPr>
                  </w:rPrChange>
                </w:rPr>
                <w:t>新需求</w:t>
              </w:r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04" w:author="Chen, Ivy (陳素貞 IEC1)" w:date="2015-01-12T13:45:00Z">
                    <w:rPr>
                      <w:rFonts w:ascii="新細明體" w:eastAsiaTheme="minorEastAsia" w:hAnsi="新細明體"/>
                      <w:highlight w:val="lightGray"/>
                      <w:lang w:eastAsia="zh-TW"/>
                    </w:rPr>
                  </w:rPrChange>
                </w:rPr>
                <w:t xml:space="preserve"> </w:t>
              </w:r>
            </w:ins>
          </w:p>
          <w:p w:rsidR="00210299" w:rsidRPr="002F02C9" w:rsidRDefault="00152C15" w:rsidP="008924A0">
            <w:pPr>
              <w:snapToGrid w:val="0"/>
              <w:rPr>
                <w:ins w:id="805" w:author="IEC960923" w:date="2013-05-15T17:39:00Z"/>
                <w:rFonts w:asciiTheme="minorHAnsi" w:eastAsiaTheme="minorEastAsia" w:hAnsiTheme="minorHAnsi" w:cstheme="minorHAnsi"/>
                <w:lang w:eastAsia="zh-TW"/>
                <w:rPrChange w:id="806" w:author="Chen, Ivy (陳素貞 IEC1)" w:date="2015-01-12T13:45:00Z">
                  <w:rPr>
                    <w:ins w:id="807" w:author="IEC960923" w:date="2013-05-15T17:39:00Z"/>
                    <w:rFonts w:ascii="新細明體" w:eastAsiaTheme="minorEastAsia" w:hAnsi="新細明體"/>
                    <w:highlight w:val="lightGray"/>
                    <w:lang w:eastAsia="zh-TW"/>
                  </w:rPr>
                </w:rPrChange>
              </w:rPr>
            </w:pPr>
            <w:ins w:id="808" w:author="IEC960923" w:date="2013-05-15T17:39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09" w:author="Chen, Ivy (陳素貞 IEC1)" w:date="2015-01-12T13:45:00Z">
                    <w:rPr>
                      <w:rFonts w:ascii="新細明體" w:eastAsiaTheme="minorEastAsia" w:hAnsi="新細明體"/>
                      <w:highlight w:val="lightGray"/>
                      <w:lang w:eastAsia="zh-TW"/>
                    </w:rPr>
                  </w:rPrChange>
                </w:rPr>
                <w:t>ICC Maintis:0000020</w:t>
              </w:r>
            </w:ins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0299" w:rsidRPr="002F02C9" w:rsidRDefault="00152C15" w:rsidP="008924A0">
            <w:pPr>
              <w:snapToGrid w:val="0"/>
              <w:rPr>
                <w:ins w:id="810" w:author="IEC960923" w:date="2013-05-15T17:39:00Z"/>
                <w:rFonts w:asciiTheme="minorHAnsi" w:eastAsiaTheme="minorEastAsia" w:hAnsiTheme="minorHAnsi" w:cstheme="minorHAnsi"/>
                <w:lang w:eastAsia="zh-TW"/>
                <w:rPrChange w:id="811" w:author="Chen, Ivy (陳素貞 IEC1)" w:date="2015-01-12T13:45:00Z">
                  <w:rPr>
                    <w:ins w:id="812" w:author="IEC960923" w:date="2013-05-15T17:39:00Z"/>
                    <w:rFonts w:ascii="新細明體" w:eastAsiaTheme="minorEastAsia" w:hAnsi="新細明體"/>
                    <w:highlight w:val="lightGray"/>
                    <w:lang w:eastAsia="zh-TW"/>
                  </w:rPr>
                </w:rPrChange>
              </w:rPr>
            </w:pPr>
            <w:ins w:id="813" w:author="IEC960923" w:date="2013-05-15T17:39:00Z">
              <w:r w:rsidRPr="002F02C9">
                <w:rPr>
                  <w:rFonts w:asciiTheme="minorHAnsi" w:eastAsiaTheme="minorEastAsia" w:hAnsiTheme="minorHAnsi" w:cstheme="minorHAnsi" w:hint="eastAsia"/>
                  <w:lang w:eastAsia="zh-TW"/>
                  <w:rPrChange w:id="814" w:author="Chen, Ivy (陳素貞 IEC1)" w:date="2015-01-12T13:45:00Z">
                    <w:rPr>
                      <w:rFonts w:ascii="新細明體" w:eastAsiaTheme="minorEastAsia" w:hAnsi="新細明體" w:hint="eastAsia"/>
                      <w:highlight w:val="lightGray"/>
                      <w:lang w:eastAsia="zh-TW"/>
                    </w:rPr>
                  </w:rPrChange>
                </w:rPr>
                <w:t>新增</w:t>
              </w:r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15" w:author="Chen, Ivy (陳素貞 IEC1)" w:date="2015-01-12T13:45:00Z">
                    <w:rPr>
                      <w:rFonts w:ascii="新細明體" w:eastAsiaTheme="minorEastAsia" w:hAnsi="新細明體"/>
                      <w:highlight w:val="lightGray"/>
                      <w:lang w:eastAsia="zh-TW"/>
                    </w:rPr>
                  </w:rPrChange>
                </w:rPr>
                <w:t>OSWIN</w:t>
              </w:r>
              <w:r w:rsidRPr="002F02C9">
                <w:rPr>
                  <w:rFonts w:asciiTheme="minorHAnsi" w:eastAsiaTheme="minorEastAsia" w:hAnsiTheme="minorHAnsi" w:cstheme="minorHAnsi" w:hint="eastAsia"/>
                  <w:lang w:eastAsia="zh-TW"/>
                  <w:rPrChange w:id="816" w:author="Chen, Ivy (陳素貞 IEC1)" w:date="2015-01-12T13:45:00Z">
                    <w:rPr>
                      <w:rFonts w:ascii="新細明體" w:eastAsiaTheme="minorEastAsia" w:hAnsi="新細明體" w:hint="eastAsia"/>
                      <w:highlight w:val="lightGray"/>
                      <w:lang w:eastAsia="zh-TW"/>
                    </w:rPr>
                  </w:rPrChange>
                </w:rPr>
                <w:t>維護界面</w:t>
              </w:r>
            </w:ins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0299" w:rsidRPr="002F02C9" w:rsidRDefault="00152C15" w:rsidP="008924A0">
            <w:pPr>
              <w:snapToGrid w:val="0"/>
              <w:rPr>
                <w:ins w:id="817" w:author="IEC960923" w:date="2013-05-15T17:39:00Z"/>
                <w:rFonts w:asciiTheme="minorHAnsi" w:eastAsiaTheme="minorEastAsia" w:hAnsiTheme="minorHAnsi" w:cstheme="minorHAnsi"/>
                <w:lang w:eastAsia="zh-TW"/>
                <w:rPrChange w:id="818" w:author="Chen, Ivy (陳素貞 IEC1)" w:date="2015-01-12T13:45:00Z">
                  <w:rPr>
                    <w:ins w:id="819" w:author="IEC960923" w:date="2013-05-15T17:39:00Z"/>
                    <w:rFonts w:ascii="SimSun" w:eastAsiaTheme="minorEastAsia"/>
                    <w:highlight w:val="lightGray"/>
                    <w:lang w:eastAsia="zh-TW"/>
                  </w:rPr>
                </w:rPrChange>
              </w:rPr>
            </w:pPr>
            <w:ins w:id="820" w:author="IEC960923" w:date="2013-05-15T17:39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21" w:author="Chen, Ivy (陳素貞 IEC1)" w:date="2015-01-12T13:45:00Z">
                    <w:rPr>
                      <w:rFonts w:ascii="SimSun" w:eastAsiaTheme="minorEastAsia"/>
                      <w:highlight w:val="lightGray"/>
                      <w:lang w:eastAsia="zh-TW"/>
                    </w:rPr>
                  </w:rPrChange>
                </w:rPr>
                <w:t>2013-05-15</w:t>
              </w:r>
            </w:ins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210299" w:rsidRPr="002F02C9" w:rsidRDefault="00152C15" w:rsidP="008924A0">
            <w:pPr>
              <w:rPr>
                <w:ins w:id="822" w:author="IEC960923" w:date="2013-05-15T17:39:00Z"/>
                <w:rFonts w:asciiTheme="minorHAnsi" w:eastAsiaTheme="minorEastAsia" w:hAnsiTheme="minorHAnsi" w:cstheme="minorHAnsi"/>
                <w:lang w:eastAsia="zh-TW"/>
                <w:rPrChange w:id="823" w:author="Chen, Ivy (陳素貞 IEC1)" w:date="2015-01-12T13:45:00Z">
                  <w:rPr>
                    <w:ins w:id="824" w:author="IEC960923" w:date="2013-05-15T17:39:00Z"/>
                    <w:rFonts w:ascii="SimSun" w:eastAsiaTheme="minorEastAsia"/>
                    <w:highlight w:val="lightGray"/>
                    <w:lang w:eastAsia="zh-TW"/>
                  </w:rPr>
                </w:rPrChange>
              </w:rPr>
            </w:pPr>
            <w:ins w:id="825" w:author="IEC960923" w:date="2013-05-15T17:39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26" w:author="Chen, Ivy (陳素貞 IEC1)" w:date="2015-01-12T13:45:00Z">
                    <w:rPr>
                      <w:rFonts w:ascii="SimSun" w:eastAsiaTheme="minorEastAsia"/>
                      <w:highlight w:val="lightGray"/>
                      <w:lang w:eastAsia="zh-TW"/>
                    </w:rPr>
                  </w:rPrChange>
                </w:rPr>
                <w:t>0.05a</w:t>
              </w:r>
            </w:ins>
          </w:p>
        </w:tc>
      </w:tr>
      <w:tr w:rsidR="000F301C" w:rsidRPr="002F02C9" w:rsidTr="00C478CB">
        <w:trPr>
          <w:trHeight w:val="291"/>
          <w:jc w:val="center"/>
          <w:ins w:id="827" w:author="IEC960923" w:date="2013-05-20T15:16:00Z"/>
        </w:trPr>
        <w:tc>
          <w:tcPr>
            <w:tcW w:w="1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0F301C" w:rsidRPr="002F02C9" w:rsidRDefault="00152C15" w:rsidP="008924A0">
            <w:pPr>
              <w:snapToGrid w:val="0"/>
              <w:rPr>
                <w:ins w:id="828" w:author="IEC960923" w:date="2013-05-20T15:16:00Z"/>
                <w:rFonts w:asciiTheme="minorHAnsi" w:eastAsiaTheme="minorEastAsia" w:hAnsiTheme="minorHAnsi" w:cstheme="minorHAnsi"/>
                <w:lang w:eastAsia="zh-TW"/>
                <w:rPrChange w:id="829" w:author="Chen, Ivy (陳素貞 IEC1)" w:date="2015-01-12T13:45:00Z">
                  <w:rPr>
                    <w:ins w:id="830" w:author="IEC960923" w:date="2013-05-20T15:16:00Z"/>
                    <w:rFonts w:asciiTheme="minorHAnsi" w:eastAsiaTheme="minorEastAsia" w:hAnsiTheme="minorHAnsi" w:cstheme="minorHAnsi"/>
                    <w:highlight w:val="lightGray"/>
                    <w:lang w:eastAsia="zh-TW"/>
                  </w:rPr>
                </w:rPrChange>
              </w:rPr>
            </w:pPr>
            <w:ins w:id="831" w:author="IEC960923" w:date="2013-05-20T15:16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32" w:author="Chen, Ivy (陳素貞 IEC1)" w:date="2015-01-12T13:45:00Z">
                    <w:rPr>
                      <w:rFonts w:asciiTheme="minorHAnsi" w:eastAsiaTheme="minorEastAsia" w:hAnsiTheme="minorHAnsi" w:cstheme="minorHAnsi"/>
                      <w:highlight w:val="lightGray"/>
                      <w:lang w:eastAsia="zh-TW"/>
                    </w:rPr>
                  </w:rPrChange>
                </w:rPr>
                <w:t>1.1.3</w:t>
              </w:r>
            </w:ins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301C" w:rsidRPr="002F02C9" w:rsidRDefault="00152C15" w:rsidP="008924A0">
            <w:pPr>
              <w:snapToGrid w:val="0"/>
              <w:rPr>
                <w:ins w:id="833" w:author="IEC960923" w:date="2013-05-20T15:16:00Z"/>
                <w:rFonts w:asciiTheme="minorHAnsi" w:eastAsiaTheme="minorEastAsia" w:hAnsiTheme="minorHAnsi" w:cstheme="minorHAnsi"/>
                <w:lang w:eastAsia="zh-TW"/>
                <w:rPrChange w:id="834" w:author="Chen, Ivy (陳素貞 IEC1)" w:date="2015-01-12T13:45:00Z">
                  <w:rPr>
                    <w:ins w:id="835" w:author="IEC960923" w:date="2013-05-20T15:16:00Z"/>
                    <w:rFonts w:asciiTheme="minorHAnsi" w:eastAsiaTheme="minorEastAsia" w:hAnsiTheme="minorHAnsi" w:cstheme="minorHAnsi"/>
                    <w:highlight w:val="lightGray"/>
                    <w:lang w:eastAsia="zh-TW"/>
                  </w:rPr>
                </w:rPrChange>
              </w:rPr>
            </w:pPr>
            <w:ins w:id="836" w:author="IEC960923" w:date="2013-05-20T15:16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37" w:author="Chen, Ivy (陳素貞 IEC1)" w:date="2015-01-12T13:45:00Z">
                    <w:rPr>
                      <w:rFonts w:asciiTheme="minorHAnsi" w:eastAsiaTheme="minorEastAsia" w:hAnsiTheme="minorHAnsi" w:cstheme="minorHAnsi"/>
                      <w:highlight w:val="lightGray"/>
                      <w:lang w:eastAsia="zh-TW"/>
                    </w:rPr>
                  </w:rPrChange>
                </w:rPr>
                <w:t>Defect Station</w:t>
              </w:r>
            </w:ins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301C" w:rsidRPr="002F02C9" w:rsidRDefault="00152C15" w:rsidP="000F301C">
            <w:pPr>
              <w:snapToGrid w:val="0"/>
              <w:rPr>
                <w:ins w:id="838" w:author="IEC960923" w:date="2013-05-20T15:16:00Z"/>
                <w:rFonts w:asciiTheme="minorHAnsi" w:eastAsiaTheme="minorEastAsia" w:hAnsiTheme="minorHAnsi" w:cstheme="minorHAnsi"/>
                <w:lang w:eastAsia="zh-TW"/>
                <w:rPrChange w:id="839" w:author="Chen, Ivy (陳素貞 IEC1)" w:date="2015-01-12T13:45:00Z">
                  <w:rPr>
                    <w:ins w:id="840" w:author="IEC960923" w:date="2013-05-20T15:16:00Z"/>
                    <w:rFonts w:asciiTheme="minorHAnsi" w:eastAsiaTheme="minorEastAsia" w:hAnsiTheme="minorHAnsi" w:cstheme="minorHAnsi"/>
                    <w:highlight w:val="lightGray"/>
                    <w:lang w:eastAsia="zh-TW"/>
                  </w:rPr>
                </w:rPrChange>
              </w:rPr>
            </w:pPr>
            <w:ins w:id="841" w:author="IEC960923" w:date="2013-05-20T15:16:00Z">
              <w:r w:rsidRPr="002F02C9">
                <w:rPr>
                  <w:rFonts w:asciiTheme="minorHAnsi" w:eastAsiaTheme="minorEastAsia" w:hAnsiTheme="minorHAnsi" w:cstheme="minorHAnsi" w:hint="eastAsia"/>
                  <w:lang w:eastAsia="zh-TW"/>
                  <w:rPrChange w:id="84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highlight w:val="lightGray"/>
                      <w:lang w:eastAsia="zh-TW"/>
                    </w:rPr>
                  </w:rPrChange>
                </w:rPr>
                <w:t>新需求</w:t>
              </w:r>
            </w:ins>
          </w:p>
          <w:p w:rsidR="000F301C" w:rsidRPr="002F02C9" w:rsidRDefault="00152C15" w:rsidP="000F301C">
            <w:pPr>
              <w:snapToGrid w:val="0"/>
              <w:rPr>
                <w:ins w:id="843" w:author="IEC960923" w:date="2013-05-20T15:16:00Z"/>
                <w:rFonts w:asciiTheme="minorHAnsi" w:eastAsiaTheme="minorEastAsia" w:hAnsiTheme="minorHAnsi" w:cstheme="minorHAnsi"/>
                <w:lang w:eastAsia="zh-TW"/>
                <w:rPrChange w:id="844" w:author="Chen, Ivy (陳素貞 IEC1)" w:date="2015-01-12T13:45:00Z">
                  <w:rPr>
                    <w:ins w:id="845" w:author="IEC960923" w:date="2013-05-20T15:16:00Z"/>
                    <w:rFonts w:asciiTheme="minorHAnsi" w:eastAsiaTheme="minorEastAsia" w:hAnsiTheme="minorHAnsi" w:cstheme="minorHAnsi"/>
                    <w:highlight w:val="lightGray"/>
                    <w:lang w:eastAsia="zh-TW"/>
                  </w:rPr>
                </w:rPrChange>
              </w:rPr>
            </w:pPr>
            <w:ins w:id="846" w:author="IEC960923" w:date="2013-05-20T15:16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47" w:author="Chen, Ivy (陳素貞 IEC1)" w:date="2015-01-12T13:45:00Z">
                    <w:rPr>
                      <w:rFonts w:asciiTheme="minorHAnsi" w:eastAsiaTheme="minorEastAsia" w:hAnsiTheme="minorHAnsi" w:cstheme="minorHAnsi"/>
                      <w:highlight w:val="lightGray"/>
                      <w:lang w:eastAsia="zh-TW"/>
                    </w:rPr>
                  </w:rPrChange>
                </w:rPr>
                <w:t>Maintis:0001788</w:t>
              </w:r>
            </w:ins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301C" w:rsidRPr="002F02C9" w:rsidRDefault="00152C15" w:rsidP="008924A0">
            <w:pPr>
              <w:snapToGrid w:val="0"/>
              <w:rPr>
                <w:ins w:id="848" w:author="IEC960923" w:date="2013-05-20T15:16:00Z"/>
                <w:rFonts w:asciiTheme="minorHAnsi" w:eastAsiaTheme="minorEastAsia" w:hAnsiTheme="minorHAnsi" w:cstheme="minorHAnsi"/>
                <w:lang w:eastAsia="zh-TW"/>
                <w:rPrChange w:id="849" w:author="Chen, Ivy (陳素貞 IEC1)" w:date="2015-01-12T13:45:00Z">
                  <w:rPr>
                    <w:ins w:id="850" w:author="IEC960923" w:date="2013-05-20T15:16:00Z"/>
                    <w:rFonts w:asciiTheme="minorHAnsi" w:eastAsiaTheme="minorEastAsia" w:hAnsiTheme="minorHAnsi" w:cstheme="minorHAnsi"/>
                    <w:highlight w:val="lightGray"/>
                    <w:lang w:eastAsia="zh-TW"/>
                  </w:rPr>
                </w:rPrChange>
              </w:rPr>
            </w:pPr>
            <w:ins w:id="851" w:author="IEC960923" w:date="2013-05-20T15:16:00Z">
              <w:r w:rsidRPr="002F02C9">
                <w:rPr>
                  <w:rFonts w:asciiTheme="minorHAnsi" w:eastAsiaTheme="minorEastAsia" w:hAnsiTheme="minorHAnsi" w:cstheme="minorHAnsi" w:hint="eastAsia"/>
                  <w:lang w:eastAsia="zh-TW"/>
                  <w:rPrChange w:id="85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highlight w:val="lightGray"/>
                      <w:lang w:eastAsia="zh-TW"/>
                    </w:rPr>
                  </w:rPrChange>
                </w:rPr>
                <w:t>新</w:t>
              </w:r>
            </w:ins>
            <w:ins w:id="853" w:author="IEC960923" w:date="2013-05-20T15:17:00Z">
              <w:r w:rsidRPr="002F02C9">
                <w:rPr>
                  <w:rFonts w:asciiTheme="minorHAnsi" w:eastAsiaTheme="minorEastAsia" w:hAnsiTheme="minorHAnsi" w:cstheme="minorHAnsi" w:hint="eastAsia"/>
                  <w:lang w:eastAsia="zh-TW"/>
                  <w:rPrChange w:id="85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highlight w:val="lightGray"/>
                      <w:lang w:eastAsia="zh-TW"/>
                    </w:rPr>
                  </w:rPrChange>
                </w:rPr>
                <w:t>增查詢條件</w:t>
              </w:r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55" w:author="Chen, Ivy (陳素貞 IEC1)" w:date="2015-01-12T13:45:00Z">
                    <w:rPr>
                      <w:rFonts w:asciiTheme="minorHAnsi" w:eastAsiaTheme="minorEastAsia" w:hAnsiTheme="minorHAnsi" w:cstheme="minorHAnsi"/>
                      <w:highlight w:val="lightGray"/>
                      <w:lang w:eastAsia="zh-TW"/>
                    </w:rPr>
                  </w:rPrChange>
                </w:rPr>
                <w:t>Pre WC</w:t>
              </w:r>
              <w:r w:rsidRPr="002F02C9">
                <w:rPr>
                  <w:rFonts w:asciiTheme="minorHAnsi" w:eastAsiaTheme="minorEastAsia" w:hAnsiTheme="minorHAnsi" w:cstheme="minorHAnsi" w:hint="eastAsia"/>
                  <w:lang w:eastAsia="zh-TW"/>
                  <w:rPrChange w:id="85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highlight w:val="lightGray"/>
                      <w:lang w:eastAsia="zh-TW"/>
                    </w:rPr>
                  </w:rPrChange>
                </w:rPr>
                <w:t>，新增維護欄位</w:t>
              </w:r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57" w:author="Chen, Ivy (陳素貞 IEC1)" w:date="2015-01-12T13:45:00Z">
                    <w:rPr>
                      <w:rFonts w:asciiTheme="minorHAnsi" w:eastAsiaTheme="minorEastAsia" w:hAnsiTheme="minorHAnsi" w:cstheme="minorHAnsi"/>
                      <w:highlight w:val="lightGray"/>
                      <w:lang w:eastAsia="zh-TW"/>
                    </w:rPr>
                  </w:rPrChange>
                </w:rPr>
                <w:t>Majorpart</w:t>
              </w:r>
            </w:ins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301C" w:rsidRPr="002F02C9" w:rsidRDefault="00152C15" w:rsidP="008924A0">
            <w:pPr>
              <w:snapToGrid w:val="0"/>
              <w:rPr>
                <w:ins w:id="858" w:author="IEC960923" w:date="2013-05-20T15:16:00Z"/>
                <w:rFonts w:asciiTheme="minorHAnsi" w:eastAsiaTheme="minorEastAsia" w:hAnsiTheme="minorHAnsi" w:cstheme="minorHAnsi"/>
                <w:lang w:eastAsia="zh-TW"/>
                <w:rPrChange w:id="859" w:author="Chen, Ivy (陳素貞 IEC1)" w:date="2015-01-12T13:45:00Z">
                  <w:rPr>
                    <w:ins w:id="860" w:author="IEC960923" w:date="2013-05-20T15:16:00Z"/>
                    <w:rFonts w:asciiTheme="minorHAnsi" w:eastAsiaTheme="minorEastAsia" w:hAnsiTheme="minorHAnsi" w:cstheme="minorHAnsi"/>
                    <w:highlight w:val="lightGray"/>
                    <w:lang w:eastAsia="zh-TW"/>
                  </w:rPr>
                </w:rPrChange>
              </w:rPr>
            </w:pPr>
            <w:ins w:id="861" w:author="IEC960923" w:date="2013-05-20T15:17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62" w:author="Chen, Ivy (陳素貞 IEC1)" w:date="2015-01-12T13:45:00Z">
                    <w:rPr>
                      <w:rFonts w:asciiTheme="minorHAnsi" w:eastAsiaTheme="minorEastAsia" w:hAnsiTheme="minorHAnsi" w:cstheme="minorHAnsi"/>
                      <w:highlight w:val="lightGray"/>
                      <w:lang w:eastAsia="zh-TW"/>
                    </w:rPr>
                  </w:rPrChange>
                </w:rPr>
                <w:t>2013-05-20</w:t>
              </w:r>
            </w:ins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0F301C" w:rsidRPr="002F02C9" w:rsidRDefault="00152C15" w:rsidP="008924A0">
            <w:pPr>
              <w:rPr>
                <w:ins w:id="863" w:author="IEC960923" w:date="2013-05-20T15:16:00Z"/>
                <w:rFonts w:asciiTheme="minorHAnsi" w:eastAsiaTheme="minorEastAsia" w:hAnsiTheme="minorHAnsi" w:cstheme="minorHAnsi"/>
                <w:lang w:eastAsia="zh-TW"/>
                <w:rPrChange w:id="864" w:author="Chen, Ivy (陳素貞 IEC1)" w:date="2015-01-12T13:45:00Z">
                  <w:rPr>
                    <w:ins w:id="865" w:author="IEC960923" w:date="2013-05-20T15:16:00Z"/>
                    <w:rFonts w:asciiTheme="minorHAnsi" w:eastAsiaTheme="minorEastAsia" w:hAnsiTheme="minorHAnsi" w:cstheme="minorHAnsi"/>
                    <w:highlight w:val="lightGray"/>
                    <w:lang w:eastAsia="zh-TW"/>
                  </w:rPr>
                </w:rPrChange>
              </w:rPr>
            </w:pPr>
            <w:ins w:id="866" w:author="IEC960923" w:date="2013-05-20T15:17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67" w:author="Chen, Ivy (陳素貞 IEC1)" w:date="2015-01-12T13:45:00Z">
                    <w:rPr>
                      <w:rFonts w:asciiTheme="minorHAnsi" w:eastAsiaTheme="minorEastAsia" w:hAnsiTheme="minorHAnsi" w:cstheme="minorHAnsi"/>
                      <w:highlight w:val="lightGray"/>
                      <w:lang w:eastAsia="zh-TW"/>
                    </w:rPr>
                  </w:rPrChange>
                </w:rPr>
                <w:t>0.05a</w:t>
              </w:r>
            </w:ins>
          </w:p>
        </w:tc>
      </w:tr>
      <w:tr w:rsidR="00C85DF4" w:rsidRPr="002F02C9" w:rsidTr="00C478CB">
        <w:trPr>
          <w:trHeight w:val="291"/>
          <w:jc w:val="center"/>
          <w:ins w:id="868" w:author="IEC960923" w:date="2013-09-10T18:15:00Z"/>
        </w:trPr>
        <w:tc>
          <w:tcPr>
            <w:tcW w:w="1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C85DF4" w:rsidRPr="002F02C9" w:rsidRDefault="00585991" w:rsidP="008924A0">
            <w:pPr>
              <w:snapToGrid w:val="0"/>
              <w:rPr>
                <w:ins w:id="869" w:author="IEC960923" w:date="2013-09-10T18:15:00Z"/>
                <w:rFonts w:asciiTheme="minorHAnsi" w:eastAsiaTheme="minorEastAsia" w:hAnsiTheme="minorHAnsi" w:cstheme="minorHAnsi"/>
                <w:lang w:eastAsia="zh-TW"/>
                <w:rPrChange w:id="870" w:author="Chen, Ivy (陳素貞 IEC1)" w:date="2015-01-12T13:45:00Z">
                  <w:rPr>
                    <w:ins w:id="871" w:author="IEC960923" w:date="2013-09-10T18:15:00Z"/>
                    <w:rFonts w:asciiTheme="minorHAnsi" w:eastAsiaTheme="minorEastAsia" w:hAnsiTheme="minorHAnsi" w:cstheme="minorHAnsi"/>
                    <w:lang w:eastAsia="zh-TW"/>
                  </w:rPr>
                </w:rPrChange>
              </w:rPr>
            </w:pPr>
            <w:ins w:id="872" w:author="IEC960923" w:date="2013-09-10T18:15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73" w:author="Chen, Ivy (陳素貞 IEC1)" w:date="2015-01-12T13:45:00Z">
                    <w:rPr>
                      <w:rFonts w:asciiTheme="minorHAnsi" w:eastAsiaTheme="minorEastAsia" w:hAnsiTheme="minorHAnsi" w:cstheme="minorHAnsi"/>
                      <w:lang w:eastAsia="zh-TW"/>
                    </w:rPr>
                  </w:rPrChange>
                </w:rPr>
                <w:t>1.1.17</w:t>
              </w:r>
            </w:ins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DF4" w:rsidRPr="002F02C9" w:rsidRDefault="00585991" w:rsidP="008924A0">
            <w:pPr>
              <w:snapToGrid w:val="0"/>
              <w:rPr>
                <w:ins w:id="874" w:author="IEC960923" w:date="2013-09-10T18:15:00Z"/>
                <w:rFonts w:asciiTheme="minorHAnsi" w:eastAsiaTheme="minorEastAsia" w:hAnsiTheme="minorHAnsi" w:cstheme="minorHAnsi"/>
                <w:lang w:eastAsia="zh-TW"/>
                <w:rPrChange w:id="875" w:author="Chen, Ivy (陳素貞 IEC1)" w:date="2015-01-12T13:45:00Z">
                  <w:rPr>
                    <w:ins w:id="876" w:author="IEC960923" w:date="2013-09-10T18:15:00Z"/>
                    <w:rFonts w:asciiTheme="minorHAnsi" w:eastAsiaTheme="minorEastAsia" w:hAnsiTheme="minorHAnsi" w:cstheme="minorHAnsi"/>
                    <w:lang w:eastAsia="zh-TW"/>
                  </w:rPr>
                </w:rPrChange>
              </w:rPr>
            </w:pPr>
            <w:ins w:id="877" w:author="IEC960923" w:date="2013-09-10T18:16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78" w:author="Chen, Ivy (陳素貞 IEC1)" w:date="2015-01-12T13:45:00Z">
                    <w:rPr>
                      <w:rFonts w:asciiTheme="minorHAnsi" w:eastAsiaTheme="minorEastAsia" w:hAnsiTheme="minorHAnsi" w:cstheme="minorHAnsi"/>
                      <w:lang w:eastAsia="zh-TW"/>
                    </w:rPr>
                  </w:rPrChange>
                </w:rPr>
                <w:t>CheckItemTypeRule</w:t>
              </w:r>
            </w:ins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DF4" w:rsidRPr="002F02C9" w:rsidRDefault="00585991" w:rsidP="00C85DF4">
            <w:pPr>
              <w:snapToGrid w:val="0"/>
              <w:rPr>
                <w:ins w:id="879" w:author="IEC960923" w:date="2013-09-10T18:16:00Z"/>
                <w:rFonts w:asciiTheme="minorHAnsi" w:eastAsiaTheme="minorEastAsia" w:hAnsiTheme="minorHAnsi" w:cstheme="minorHAnsi"/>
                <w:lang w:eastAsia="zh-TW"/>
                <w:rPrChange w:id="880" w:author="Chen, Ivy (陳素貞 IEC1)" w:date="2015-01-12T13:45:00Z">
                  <w:rPr>
                    <w:ins w:id="881" w:author="IEC960923" w:date="2013-09-10T18:16:00Z"/>
                    <w:rFonts w:asciiTheme="minorHAnsi" w:eastAsiaTheme="minorEastAsia" w:hAnsiTheme="minorHAnsi" w:cstheme="minorHAnsi"/>
                    <w:lang w:eastAsia="zh-TW"/>
                  </w:rPr>
                </w:rPrChange>
              </w:rPr>
            </w:pPr>
            <w:ins w:id="882" w:author="IEC960923" w:date="2013-09-10T18:16:00Z">
              <w:r w:rsidRPr="002F02C9">
                <w:rPr>
                  <w:rFonts w:asciiTheme="minorHAnsi" w:eastAsiaTheme="minorEastAsia" w:hAnsiTheme="minorHAnsi" w:cstheme="minorHAnsi" w:hint="eastAsia"/>
                  <w:lang w:eastAsia="zh-TW"/>
                  <w:rPrChange w:id="88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lang w:eastAsia="zh-TW"/>
                    </w:rPr>
                  </w:rPrChange>
                </w:rPr>
                <w:t>新需求</w:t>
              </w:r>
            </w:ins>
          </w:p>
          <w:p w:rsidR="00C85DF4" w:rsidRPr="002F02C9" w:rsidRDefault="00585991" w:rsidP="00C85DF4">
            <w:pPr>
              <w:snapToGrid w:val="0"/>
              <w:rPr>
                <w:ins w:id="884" w:author="IEC960923" w:date="2013-09-10T18:15:00Z"/>
                <w:rFonts w:asciiTheme="minorHAnsi" w:eastAsiaTheme="minorEastAsia" w:hAnsiTheme="minorHAnsi" w:cstheme="minorHAnsi"/>
                <w:lang w:eastAsia="zh-TW"/>
                <w:rPrChange w:id="885" w:author="Chen, Ivy (陳素貞 IEC1)" w:date="2015-01-12T13:45:00Z">
                  <w:rPr>
                    <w:ins w:id="886" w:author="IEC960923" w:date="2013-09-10T18:15:00Z"/>
                    <w:rFonts w:asciiTheme="minorHAnsi" w:eastAsiaTheme="minorEastAsia" w:hAnsiTheme="minorHAnsi" w:cstheme="minorHAnsi"/>
                    <w:lang w:eastAsia="zh-TW"/>
                  </w:rPr>
                </w:rPrChange>
              </w:rPr>
            </w:pPr>
            <w:ins w:id="887" w:author="IEC960923" w:date="2013-09-10T18:16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88" w:author="Chen, Ivy (陳素貞 IEC1)" w:date="2015-01-12T13:45:00Z">
                    <w:rPr>
                      <w:rFonts w:asciiTheme="minorHAnsi" w:eastAsiaTheme="minorEastAsia" w:hAnsiTheme="minorHAnsi" w:cstheme="minorHAnsi"/>
                      <w:lang w:eastAsia="zh-TW"/>
                    </w:rPr>
                  </w:rPrChange>
                </w:rPr>
                <w:t>Maintis:0001997</w:t>
              </w:r>
            </w:ins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DF4" w:rsidRPr="002F02C9" w:rsidRDefault="00585991" w:rsidP="008924A0">
            <w:pPr>
              <w:snapToGrid w:val="0"/>
              <w:rPr>
                <w:ins w:id="889" w:author="IEC960923" w:date="2013-09-10T18:15:00Z"/>
                <w:rFonts w:asciiTheme="minorHAnsi" w:eastAsiaTheme="minorEastAsia" w:hAnsiTheme="minorHAnsi" w:cstheme="minorHAnsi"/>
                <w:lang w:eastAsia="zh-TW"/>
                <w:rPrChange w:id="890" w:author="Chen, Ivy (陳素貞 IEC1)" w:date="2015-01-12T13:45:00Z">
                  <w:rPr>
                    <w:ins w:id="891" w:author="IEC960923" w:date="2013-09-10T18:15:00Z"/>
                    <w:rFonts w:asciiTheme="minorHAnsi" w:eastAsiaTheme="minorEastAsia" w:hAnsiTheme="minorHAnsi" w:cstheme="minorHAnsi"/>
                    <w:lang w:eastAsia="zh-TW"/>
                  </w:rPr>
                </w:rPrChange>
              </w:rPr>
            </w:pPr>
            <w:ins w:id="892" w:author="IEC960923" w:date="2013-09-10T18:16:00Z">
              <w:r w:rsidRPr="002F02C9">
                <w:rPr>
                  <w:rFonts w:asciiTheme="minorHAnsi" w:eastAsiaTheme="minorEastAsia" w:hAnsiTheme="minorHAnsi" w:cstheme="minorHAnsi" w:hint="eastAsia"/>
                  <w:lang w:eastAsia="zh-TW"/>
                  <w:rPrChange w:id="89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lang w:eastAsia="zh-TW"/>
                    </w:rPr>
                  </w:rPrChange>
                </w:rPr>
                <w:t>新增</w:t>
              </w:r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894" w:author="Chen, Ivy (陳素貞 IEC1)" w:date="2015-01-12T13:45:00Z">
                    <w:rPr>
                      <w:rFonts w:asciiTheme="minorHAnsi" w:eastAsiaTheme="minorEastAsia" w:hAnsiTheme="minorHAnsi" w:cstheme="minorHAnsi"/>
                      <w:lang w:eastAsia="zh-TW"/>
                    </w:rPr>
                  </w:rPrChange>
                </w:rPr>
                <w:t>CheckItemTypeRule</w:t>
              </w:r>
              <w:r w:rsidRPr="002F02C9">
                <w:rPr>
                  <w:rFonts w:asciiTheme="minorHAnsi" w:eastAsiaTheme="minorEastAsia" w:hAnsiTheme="minorHAnsi" w:cstheme="minorHAnsi" w:hint="eastAsia"/>
                  <w:lang w:eastAsia="zh-TW"/>
                  <w:rPrChange w:id="89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lang w:eastAsia="zh-TW"/>
                    </w:rPr>
                  </w:rPrChange>
                </w:rPr>
                <w:t>維護界面</w:t>
              </w:r>
            </w:ins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DF4" w:rsidRPr="002F02C9" w:rsidRDefault="00585991" w:rsidP="008924A0">
            <w:pPr>
              <w:snapToGrid w:val="0"/>
              <w:rPr>
                <w:ins w:id="896" w:author="IEC960923" w:date="2013-09-10T18:15:00Z"/>
                <w:rFonts w:asciiTheme="minorHAnsi" w:eastAsiaTheme="minorEastAsia" w:hAnsiTheme="minorHAnsi" w:cstheme="minorHAnsi"/>
                <w:lang w:eastAsia="zh-TW"/>
                <w:rPrChange w:id="897" w:author="Chen, Ivy (陳素貞 IEC1)" w:date="2015-01-12T13:45:00Z">
                  <w:rPr>
                    <w:ins w:id="898" w:author="IEC960923" w:date="2013-09-10T18:15:00Z"/>
                    <w:rFonts w:asciiTheme="minorHAnsi" w:eastAsiaTheme="minorEastAsia" w:hAnsiTheme="minorHAnsi" w:cstheme="minorHAnsi"/>
                    <w:lang w:eastAsia="zh-TW"/>
                  </w:rPr>
                </w:rPrChange>
              </w:rPr>
            </w:pPr>
            <w:ins w:id="899" w:author="IEC960923" w:date="2013-09-10T18:16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900" w:author="Chen, Ivy (陳素貞 IEC1)" w:date="2015-01-12T13:45:00Z">
                    <w:rPr>
                      <w:rFonts w:asciiTheme="minorHAnsi" w:eastAsiaTheme="minorEastAsia" w:hAnsiTheme="minorHAnsi" w:cstheme="minorHAnsi"/>
                      <w:lang w:eastAsia="zh-TW"/>
                    </w:rPr>
                  </w:rPrChange>
                </w:rPr>
                <w:t>2013-09-10</w:t>
              </w:r>
            </w:ins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85DF4" w:rsidRPr="002F02C9" w:rsidRDefault="00585991" w:rsidP="008924A0">
            <w:pPr>
              <w:rPr>
                <w:ins w:id="901" w:author="IEC960923" w:date="2013-09-10T18:15:00Z"/>
                <w:rFonts w:asciiTheme="minorHAnsi" w:eastAsiaTheme="minorEastAsia" w:hAnsiTheme="minorHAnsi" w:cstheme="minorHAnsi"/>
                <w:lang w:eastAsia="zh-TW"/>
                <w:rPrChange w:id="902" w:author="Chen, Ivy (陳素貞 IEC1)" w:date="2015-01-12T13:45:00Z">
                  <w:rPr>
                    <w:ins w:id="903" w:author="IEC960923" w:date="2013-09-10T18:15:00Z"/>
                    <w:rFonts w:asciiTheme="minorHAnsi" w:eastAsiaTheme="minorEastAsia" w:hAnsiTheme="minorHAnsi" w:cstheme="minorHAnsi"/>
                    <w:lang w:eastAsia="zh-TW"/>
                  </w:rPr>
                </w:rPrChange>
              </w:rPr>
            </w:pPr>
            <w:ins w:id="904" w:author="IEC960923" w:date="2013-09-10T18:16:00Z">
              <w:r w:rsidRPr="002F02C9">
                <w:rPr>
                  <w:rFonts w:asciiTheme="minorHAnsi" w:eastAsiaTheme="minorEastAsia" w:hAnsiTheme="minorHAnsi" w:cstheme="minorHAnsi"/>
                  <w:lang w:eastAsia="zh-TW"/>
                  <w:rPrChange w:id="905" w:author="Chen, Ivy (陳素貞 IEC1)" w:date="2015-01-12T13:45:00Z">
                    <w:rPr>
                      <w:rFonts w:asciiTheme="minorHAnsi" w:eastAsiaTheme="minorEastAsia" w:hAnsiTheme="minorHAnsi" w:cstheme="minorHAnsi"/>
                      <w:lang w:eastAsia="zh-TW"/>
                    </w:rPr>
                  </w:rPrChange>
                </w:rPr>
                <w:t>0.05a</w:t>
              </w:r>
            </w:ins>
          </w:p>
        </w:tc>
      </w:tr>
      <w:tr w:rsidR="003604A6" w:rsidRPr="002F02C9" w:rsidTr="00C478CB">
        <w:trPr>
          <w:trHeight w:val="291"/>
          <w:jc w:val="center"/>
          <w:ins w:id="906" w:author="IEC960923" w:date="2013-09-12T14:33:00Z"/>
        </w:trPr>
        <w:tc>
          <w:tcPr>
            <w:tcW w:w="1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3604A6" w:rsidRPr="002F02C9" w:rsidRDefault="00585991" w:rsidP="008924A0">
            <w:pPr>
              <w:snapToGrid w:val="0"/>
              <w:rPr>
                <w:ins w:id="907" w:author="IEC960923" w:date="2013-09-12T14:33:00Z"/>
                <w:rFonts w:asciiTheme="minorHAnsi" w:eastAsiaTheme="minorEastAsia" w:hAnsiTheme="minorHAnsi" w:cstheme="minorHAnsi"/>
                <w:szCs w:val="20"/>
                <w:lang w:eastAsia="zh-TW"/>
                <w:rPrChange w:id="908" w:author="Chen, Ivy (陳素貞 IEC1)" w:date="2015-01-12T13:45:00Z">
                  <w:rPr>
                    <w:ins w:id="909" w:author="IEC960923" w:date="2013-09-12T14:33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910" w:author="IEC960923" w:date="2013-09-12T14:33:00Z"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911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lang w:eastAsia="zh-TW"/>
                    </w:rPr>
                  </w:rPrChange>
                </w:rPr>
                <w:t>1.1.18</w:t>
              </w:r>
            </w:ins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4A6" w:rsidRPr="002F02C9" w:rsidRDefault="00585991" w:rsidP="008924A0">
            <w:pPr>
              <w:snapToGrid w:val="0"/>
              <w:rPr>
                <w:ins w:id="912" w:author="IEC960923" w:date="2013-09-12T14:33:00Z"/>
                <w:rFonts w:asciiTheme="minorHAnsi" w:eastAsiaTheme="minorEastAsia" w:hAnsiTheme="minorHAnsi" w:cstheme="minorHAnsi"/>
                <w:szCs w:val="20"/>
                <w:lang w:eastAsia="zh-TW"/>
                <w:rPrChange w:id="913" w:author="Chen, Ivy (陳素貞 IEC1)" w:date="2015-01-12T13:45:00Z">
                  <w:rPr>
                    <w:ins w:id="914" w:author="IEC960923" w:date="2013-09-12T14:33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915" w:author="IEC960923" w:date="2013-09-12T14:33:00Z"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916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lang w:eastAsia="zh-TW"/>
                    </w:rPr>
                  </w:rPrChange>
                </w:rPr>
                <w:t>LabelTypeRule</w:t>
              </w:r>
            </w:ins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4A6" w:rsidRPr="002F02C9" w:rsidRDefault="00585991" w:rsidP="003604A6">
            <w:pPr>
              <w:snapToGrid w:val="0"/>
              <w:rPr>
                <w:ins w:id="917" w:author="IEC960923" w:date="2013-09-12T14:33:00Z"/>
                <w:rFonts w:asciiTheme="minorHAnsi" w:eastAsiaTheme="minorEastAsia" w:hAnsiTheme="minorHAnsi" w:cstheme="minorHAnsi"/>
                <w:szCs w:val="20"/>
                <w:lang w:eastAsia="zh-TW"/>
                <w:rPrChange w:id="918" w:author="Chen, Ivy (陳素貞 IEC1)" w:date="2015-01-12T13:45:00Z">
                  <w:rPr>
                    <w:ins w:id="919" w:author="IEC960923" w:date="2013-09-12T14:33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920" w:author="IEC960923" w:date="2013-09-12T14:33:00Z">
              <w:r w:rsidRPr="002F02C9">
                <w:rPr>
                  <w:rFonts w:asciiTheme="minorHAnsi" w:eastAsiaTheme="minorEastAsia" w:hAnsiTheme="minorHAnsi" w:cstheme="minorHAnsi" w:hint="eastAsia"/>
                  <w:szCs w:val="20"/>
                  <w:lang w:eastAsia="zh-TW"/>
                  <w:rPrChange w:id="92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新需求</w:t>
              </w:r>
            </w:ins>
          </w:p>
          <w:p w:rsidR="003604A6" w:rsidRPr="002F02C9" w:rsidRDefault="00646A30" w:rsidP="003604A6">
            <w:pPr>
              <w:snapToGrid w:val="0"/>
              <w:rPr>
                <w:ins w:id="922" w:author="IEC960923" w:date="2013-09-12T14:33:00Z"/>
                <w:rFonts w:asciiTheme="minorHAnsi" w:eastAsiaTheme="minorEastAsia" w:hAnsiTheme="minorHAnsi" w:cstheme="minorHAnsi"/>
                <w:szCs w:val="20"/>
                <w:lang w:eastAsia="zh-TW"/>
                <w:rPrChange w:id="923" w:author="Chen, Ivy (陳素貞 IEC1)" w:date="2015-01-12T13:45:00Z">
                  <w:rPr>
                    <w:ins w:id="924" w:author="IEC960923" w:date="2013-09-12T14:33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925" w:author="IEC960923" w:date="2013-09-12T14:33:00Z"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926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lang w:eastAsia="zh-TW"/>
                    </w:rPr>
                  </w:rPrChange>
                </w:rPr>
                <w:t>Maintis:0001998</w:t>
              </w:r>
            </w:ins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4A6" w:rsidRPr="002F02C9" w:rsidRDefault="00923629">
            <w:pPr>
              <w:snapToGrid w:val="0"/>
              <w:rPr>
                <w:ins w:id="927" w:author="IEC960923" w:date="2013-09-12T14:33:00Z"/>
                <w:rFonts w:asciiTheme="minorHAnsi" w:eastAsiaTheme="minorEastAsia" w:hAnsiTheme="minorHAnsi" w:cstheme="minorHAnsi"/>
                <w:szCs w:val="20"/>
                <w:lang w:eastAsia="zh-TW"/>
                <w:rPrChange w:id="928" w:author="Chen, Ivy (陳素貞 IEC1)" w:date="2015-01-12T13:45:00Z">
                  <w:rPr>
                    <w:ins w:id="929" w:author="IEC960923" w:date="2013-09-12T14:33:00Z"/>
                    <w:rFonts w:asciiTheme="minorHAnsi" w:eastAsiaTheme="minorEastAsia" w:hAnsiTheme="minorHAnsi" w:cstheme="minorHAnsi"/>
                    <w:lang w:eastAsia="zh-TW"/>
                  </w:rPr>
                </w:rPrChange>
              </w:rPr>
            </w:pPr>
            <w:ins w:id="930" w:author="IEC960923" w:date="2013-09-12T14:33:00Z">
              <w:r w:rsidRPr="002F02C9">
                <w:rPr>
                  <w:rFonts w:asciiTheme="minorHAnsi" w:eastAsiaTheme="minorEastAsia" w:hAnsiTheme="minorHAnsi" w:cstheme="minorHAnsi" w:hint="eastAsia"/>
                  <w:szCs w:val="20"/>
                  <w:lang w:eastAsia="zh-TW"/>
                  <w:rPrChange w:id="93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新增</w:t>
              </w:r>
              <w:r w:rsidR="007A645A"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932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lang w:eastAsia="zh-TW"/>
                    </w:rPr>
                  </w:rPrChange>
                </w:rPr>
                <w:t>LabelTypeRule</w:t>
              </w:r>
              <w:r w:rsidR="00152C15" w:rsidRPr="002F02C9">
                <w:rPr>
                  <w:rFonts w:asciiTheme="minorHAnsi" w:eastAsiaTheme="minorEastAsia" w:hAnsiTheme="minorHAnsi" w:cstheme="minorHAnsi" w:hint="eastAsia"/>
                  <w:szCs w:val="20"/>
                  <w:lang w:eastAsia="zh-TW"/>
                  <w:rPrChange w:id="93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維護界面</w:t>
              </w:r>
            </w:ins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4A6" w:rsidRPr="002F02C9" w:rsidRDefault="00152C15" w:rsidP="008924A0">
            <w:pPr>
              <w:snapToGrid w:val="0"/>
              <w:rPr>
                <w:ins w:id="934" w:author="IEC960923" w:date="2013-09-12T14:33:00Z"/>
                <w:rFonts w:asciiTheme="minorHAnsi" w:eastAsiaTheme="minorEastAsia" w:hAnsiTheme="minorHAnsi" w:cstheme="minorHAnsi"/>
                <w:szCs w:val="20"/>
                <w:lang w:eastAsia="zh-TW"/>
                <w:rPrChange w:id="935" w:author="Chen, Ivy (陳素貞 IEC1)" w:date="2015-01-12T13:45:00Z">
                  <w:rPr>
                    <w:ins w:id="936" w:author="IEC960923" w:date="2013-09-12T14:33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937" w:author="IEC960923" w:date="2013-09-12T14:33:00Z">
              <w:r w:rsidRPr="002F02C9">
                <w:rPr>
                  <w:rFonts w:asciiTheme="minorHAnsi" w:hAnsiTheme="minorHAnsi" w:cstheme="minorHAnsi"/>
                  <w:szCs w:val="20"/>
                  <w:rPrChange w:id="938" w:author="Chen, Ivy (陳素貞 IEC1)" w:date="2015-01-12T13:45:00Z">
                    <w:rPr/>
                  </w:rPrChange>
                </w:rPr>
                <w:t>2013-09-1</w:t>
              </w:r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939" w:author="Chen, Ivy (陳素貞 IEC1)" w:date="2015-01-12T13:45:00Z">
                    <w:rPr>
                      <w:rFonts w:eastAsiaTheme="minorEastAsia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3604A6" w:rsidRPr="002F02C9" w:rsidRDefault="00152C15" w:rsidP="008924A0">
            <w:pPr>
              <w:rPr>
                <w:ins w:id="940" w:author="IEC960923" w:date="2013-09-12T14:33:00Z"/>
                <w:rFonts w:asciiTheme="minorHAnsi" w:eastAsiaTheme="minorEastAsia" w:hAnsiTheme="minorHAnsi" w:cstheme="minorHAnsi"/>
                <w:szCs w:val="20"/>
                <w:lang w:eastAsia="zh-TW"/>
                <w:rPrChange w:id="941" w:author="Chen, Ivy (陳素貞 IEC1)" w:date="2015-01-12T13:45:00Z">
                  <w:rPr>
                    <w:ins w:id="942" w:author="IEC960923" w:date="2013-09-12T14:33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943" w:author="IEC960923" w:date="2013-09-12T14:33:00Z">
              <w:r w:rsidRPr="002F02C9">
                <w:rPr>
                  <w:rFonts w:asciiTheme="minorHAnsi" w:hAnsiTheme="minorHAnsi" w:cstheme="minorHAnsi"/>
                  <w:szCs w:val="20"/>
                  <w:rPrChange w:id="944" w:author="Chen, Ivy (陳素貞 IEC1)" w:date="2015-01-12T13:45:00Z">
                    <w:rPr/>
                  </w:rPrChange>
                </w:rPr>
                <w:t>0.05a</w:t>
              </w:r>
            </w:ins>
          </w:p>
        </w:tc>
      </w:tr>
      <w:tr w:rsidR="005C1816" w:rsidRPr="002F02C9" w:rsidTr="00C478CB">
        <w:trPr>
          <w:trHeight w:val="291"/>
          <w:jc w:val="center"/>
          <w:ins w:id="945" w:author="IEC960923" w:date="2013-11-06T16:19:00Z"/>
        </w:trPr>
        <w:tc>
          <w:tcPr>
            <w:tcW w:w="1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5C1816" w:rsidRPr="002F02C9" w:rsidRDefault="00585991" w:rsidP="008924A0">
            <w:pPr>
              <w:snapToGrid w:val="0"/>
              <w:rPr>
                <w:ins w:id="946" w:author="IEC960923" w:date="2013-11-06T16:19:00Z"/>
                <w:rFonts w:asciiTheme="minorHAnsi" w:eastAsiaTheme="minorEastAsia" w:hAnsiTheme="minorHAnsi" w:cstheme="minorHAnsi"/>
                <w:szCs w:val="20"/>
                <w:lang w:eastAsia="zh-TW"/>
                <w:rPrChange w:id="947" w:author="Chen, Ivy (陳素貞 IEC1)" w:date="2015-01-12T13:45:00Z">
                  <w:rPr>
                    <w:ins w:id="948" w:author="IEC960923" w:date="2013-11-06T16:19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949" w:author="IEC960923" w:date="2013-11-06T16:19:00Z"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950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lang w:eastAsia="zh-TW"/>
                    </w:rPr>
                  </w:rPrChange>
                </w:rPr>
                <w:t>1.1.19</w:t>
              </w:r>
            </w:ins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816" w:rsidRPr="002F02C9" w:rsidRDefault="00585991" w:rsidP="008924A0">
            <w:pPr>
              <w:snapToGrid w:val="0"/>
              <w:rPr>
                <w:ins w:id="951" w:author="IEC960923" w:date="2013-11-06T16:19:00Z"/>
                <w:rFonts w:asciiTheme="minorHAnsi" w:eastAsiaTheme="minorEastAsia" w:hAnsiTheme="minorHAnsi" w:cstheme="minorHAnsi"/>
                <w:szCs w:val="20"/>
                <w:lang w:eastAsia="zh-TW"/>
                <w:rPrChange w:id="952" w:author="Chen, Ivy (陳素貞 IEC1)" w:date="2015-01-12T13:45:00Z">
                  <w:rPr>
                    <w:ins w:id="953" w:author="IEC960923" w:date="2013-11-06T16:19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954" w:author="IEC960923" w:date="2013-11-06T16:19:00Z"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955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lang w:eastAsia="zh-TW"/>
                    </w:rPr>
                  </w:rPrChange>
                </w:rPr>
                <w:t>SysSetting</w:t>
              </w:r>
            </w:ins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816" w:rsidRPr="002F02C9" w:rsidRDefault="00585991" w:rsidP="003604A6">
            <w:pPr>
              <w:snapToGrid w:val="0"/>
              <w:rPr>
                <w:ins w:id="956" w:author="IEC960923" w:date="2013-11-06T16:20:00Z"/>
                <w:rFonts w:asciiTheme="minorHAnsi" w:eastAsiaTheme="minorEastAsia" w:hAnsiTheme="minorHAnsi" w:cstheme="minorHAnsi"/>
                <w:szCs w:val="20"/>
                <w:lang w:eastAsia="zh-TW"/>
                <w:rPrChange w:id="957" w:author="Chen, Ivy (陳素貞 IEC1)" w:date="2015-01-12T13:45:00Z">
                  <w:rPr>
                    <w:ins w:id="958" w:author="IEC960923" w:date="2013-11-06T16:20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959" w:author="IEC960923" w:date="2013-11-06T16:20:00Z">
              <w:r w:rsidRPr="002F02C9">
                <w:rPr>
                  <w:rFonts w:asciiTheme="minorHAnsi" w:eastAsiaTheme="minorEastAsia" w:hAnsiTheme="minorHAnsi" w:cstheme="minorHAnsi" w:hint="eastAsia"/>
                  <w:szCs w:val="20"/>
                  <w:lang w:eastAsia="zh-TW"/>
                  <w:rPrChange w:id="96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新需求</w:t>
              </w:r>
            </w:ins>
          </w:p>
          <w:p w:rsidR="005C1816" w:rsidRPr="002F02C9" w:rsidRDefault="00585991">
            <w:pPr>
              <w:snapToGrid w:val="0"/>
              <w:rPr>
                <w:ins w:id="961" w:author="IEC960923" w:date="2013-11-06T16:19:00Z"/>
                <w:rFonts w:asciiTheme="minorHAnsi" w:eastAsiaTheme="minorEastAsia" w:hAnsiTheme="minorHAnsi" w:cstheme="minorHAnsi"/>
                <w:szCs w:val="20"/>
                <w:lang w:eastAsia="zh-TW"/>
                <w:rPrChange w:id="962" w:author="Chen, Ivy (陳素貞 IEC1)" w:date="2015-01-12T13:45:00Z">
                  <w:rPr>
                    <w:ins w:id="963" w:author="IEC960923" w:date="2013-11-06T16:19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964" w:author="IEC960923" w:date="2013-11-06T16:20:00Z"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965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lang w:eastAsia="zh-TW"/>
                    </w:rPr>
                  </w:rPrChange>
                </w:rPr>
                <w:t>Maintis:0002027</w:t>
              </w:r>
            </w:ins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816" w:rsidRPr="002F02C9" w:rsidRDefault="00585991">
            <w:pPr>
              <w:snapToGrid w:val="0"/>
              <w:rPr>
                <w:ins w:id="966" w:author="IEC960923" w:date="2013-11-06T16:19:00Z"/>
                <w:rFonts w:asciiTheme="minorHAnsi" w:eastAsiaTheme="minorEastAsia" w:hAnsiTheme="minorHAnsi" w:cstheme="minorHAnsi"/>
                <w:szCs w:val="20"/>
                <w:lang w:eastAsia="zh-TW"/>
                <w:rPrChange w:id="967" w:author="Chen, Ivy (陳素貞 IEC1)" w:date="2015-01-12T13:45:00Z">
                  <w:rPr>
                    <w:ins w:id="968" w:author="IEC960923" w:date="2013-11-06T16:19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969" w:author="IEC960923" w:date="2013-11-06T16:20:00Z">
              <w:r w:rsidRPr="002F02C9">
                <w:rPr>
                  <w:rFonts w:asciiTheme="minorHAnsi" w:eastAsiaTheme="minorEastAsia" w:hAnsiTheme="minorHAnsi" w:cstheme="minorHAnsi" w:hint="eastAsia"/>
                  <w:szCs w:val="20"/>
                  <w:lang w:eastAsia="zh-TW"/>
                  <w:rPrChange w:id="97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新增</w:t>
              </w:r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971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lang w:eastAsia="zh-TW"/>
                    </w:rPr>
                  </w:rPrChange>
                </w:rPr>
                <w:t>SysSetting</w:t>
              </w:r>
              <w:r w:rsidRPr="002F02C9">
                <w:rPr>
                  <w:rFonts w:asciiTheme="minorHAnsi" w:eastAsiaTheme="minorEastAsia" w:hAnsiTheme="minorHAnsi" w:cstheme="minorHAnsi" w:hint="eastAsia"/>
                  <w:szCs w:val="20"/>
                  <w:lang w:eastAsia="zh-TW"/>
                  <w:rPrChange w:id="97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維護界面</w:t>
              </w:r>
            </w:ins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816" w:rsidRPr="002F02C9" w:rsidRDefault="00585991" w:rsidP="008924A0">
            <w:pPr>
              <w:snapToGrid w:val="0"/>
              <w:rPr>
                <w:ins w:id="973" w:author="IEC960923" w:date="2013-11-06T16:19:00Z"/>
                <w:rFonts w:asciiTheme="minorHAnsi" w:eastAsiaTheme="minorEastAsia" w:hAnsiTheme="minorHAnsi" w:cstheme="minorHAnsi"/>
                <w:szCs w:val="20"/>
                <w:lang w:eastAsia="zh-TW"/>
                <w:rPrChange w:id="974" w:author="Chen, Ivy (陳素貞 IEC1)" w:date="2015-01-12T13:45:00Z">
                  <w:rPr>
                    <w:ins w:id="975" w:author="IEC960923" w:date="2013-11-06T16:19:00Z"/>
                    <w:rFonts w:asciiTheme="minorHAnsi" w:hAnsiTheme="minorHAnsi" w:cstheme="minorHAnsi"/>
                    <w:szCs w:val="20"/>
                  </w:rPr>
                </w:rPrChange>
              </w:rPr>
            </w:pPr>
            <w:ins w:id="976" w:author="IEC960923" w:date="2013-11-06T16:20:00Z">
              <w:r w:rsidRPr="002F02C9">
                <w:rPr>
                  <w:rFonts w:asciiTheme="minorHAnsi" w:hAnsiTheme="minorHAnsi" w:cstheme="minorHAnsi"/>
                  <w:szCs w:val="20"/>
                  <w:rPrChange w:id="977" w:author="Chen, Ivy (陳素貞 IEC1)" w:date="2015-01-12T13:45:00Z">
                    <w:rPr>
                      <w:rFonts w:asciiTheme="minorHAnsi" w:hAnsiTheme="minorHAnsi" w:cstheme="minorHAnsi"/>
                      <w:szCs w:val="20"/>
                    </w:rPr>
                  </w:rPrChange>
                </w:rPr>
                <w:t>2013-</w:t>
              </w:r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978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lang w:eastAsia="zh-TW"/>
                    </w:rPr>
                  </w:rPrChange>
                </w:rPr>
                <w:t>11</w:t>
              </w:r>
              <w:r w:rsidRPr="002F02C9">
                <w:rPr>
                  <w:rFonts w:asciiTheme="minorHAnsi" w:hAnsiTheme="minorHAnsi" w:cstheme="minorHAnsi"/>
                  <w:szCs w:val="20"/>
                  <w:rPrChange w:id="979" w:author="Chen, Ivy (陳素貞 IEC1)" w:date="2015-01-12T13:45:00Z">
                    <w:rPr>
                      <w:rFonts w:asciiTheme="minorHAnsi" w:hAnsiTheme="minorHAnsi" w:cstheme="minorHAnsi"/>
                      <w:szCs w:val="20"/>
                    </w:rPr>
                  </w:rPrChange>
                </w:rPr>
                <w:t>-</w:t>
              </w:r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980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lang w:eastAsia="zh-TW"/>
                    </w:rPr>
                  </w:rPrChange>
                </w:rPr>
                <w:t>06</w:t>
              </w:r>
            </w:ins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5C1816" w:rsidRPr="002F02C9" w:rsidRDefault="00585991" w:rsidP="008924A0">
            <w:pPr>
              <w:rPr>
                <w:ins w:id="981" w:author="IEC960923" w:date="2013-11-06T16:19:00Z"/>
                <w:rFonts w:asciiTheme="minorHAnsi" w:hAnsiTheme="minorHAnsi" w:cstheme="minorHAnsi"/>
                <w:szCs w:val="20"/>
                <w:rPrChange w:id="982" w:author="Chen, Ivy (陳素貞 IEC1)" w:date="2015-01-12T13:45:00Z">
                  <w:rPr>
                    <w:ins w:id="983" w:author="IEC960923" w:date="2013-11-06T16:19:00Z"/>
                    <w:rFonts w:asciiTheme="minorHAnsi" w:hAnsiTheme="minorHAnsi" w:cstheme="minorHAnsi"/>
                    <w:szCs w:val="20"/>
                  </w:rPr>
                </w:rPrChange>
              </w:rPr>
            </w:pPr>
            <w:ins w:id="984" w:author="IEC960923" w:date="2013-11-06T16:20:00Z">
              <w:r w:rsidRPr="002F02C9">
                <w:rPr>
                  <w:rFonts w:asciiTheme="minorHAnsi" w:hAnsiTheme="minorHAnsi" w:cstheme="minorHAnsi"/>
                  <w:szCs w:val="20"/>
                  <w:rPrChange w:id="985" w:author="Chen, Ivy (陳素貞 IEC1)" w:date="2015-01-12T13:45:00Z">
                    <w:rPr>
                      <w:rFonts w:asciiTheme="minorHAnsi" w:hAnsiTheme="minorHAnsi" w:cstheme="minorHAnsi"/>
                      <w:szCs w:val="20"/>
                    </w:rPr>
                  </w:rPrChange>
                </w:rPr>
                <w:t>0.05a</w:t>
              </w:r>
            </w:ins>
          </w:p>
        </w:tc>
      </w:tr>
      <w:tr w:rsidR="00B20795" w:rsidRPr="002F02C9" w:rsidTr="00C478CB">
        <w:trPr>
          <w:trHeight w:val="291"/>
          <w:jc w:val="center"/>
          <w:ins w:id="986" w:author="IEC960923" w:date="2013-11-06T17:03:00Z"/>
        </w:trPr>
        <w:tc>
          <w:tcPr>
            <w:tcW w:w="1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B20795" w:rsidRPr="002F02C9" w:rsidRDefault="00152C15" w:rsidP="008924A0">
            <w:pPr>
              <w:snapToGrid w:val="0"/>
              <w:rPr>
                <w:ins w:id="987" w:author="IEC960923" w:date="2013-11-06T17:03:00Z"/>
                <w:rFonts w:asciiTheme="minorHAnsi" w:eastAsiaTheme="minorEastAsia" w:hAnsiTheme="minorHAnsi" w:cstheme="minorHAnsi"/>
                <w:szCs w:val="20"/>
                <w:lang w:eastAsia="zh-TW"/>
                <w:rPrChange w:id="988" w:author="Chen, Ivy (陳素貞 IEC1)" w:date="2015-01-12T13:45:00Z">
                  <w:rPr>
                    <w:ins w:id="989" w:author="IEC960923" w:date="2013-11-06T17:03:00Z"/>
                    <w:rFonts w:asciiTheme="minorHAnsi" w:eastAsiaTheme="minorEastAsia" w:hAnsiTheme="minorHAnsi" w:cstheme="minorHAnsi"/>
                    <w:szCs w:val="20"/>
                    <w:highlight w:val="yellow"/>
                    <w:lang w:eastAsia="zh-TW"/>
                  </w:rPr>
                </w:rPrChange>
              </w:rPr>
            </w:pPr>
            <w:ins w:id="990" w:author="IEC960923" w:date="2013-11-06T17:03:00Z"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991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highlight w:val="yellow"/>
                      <w:lang w:eastAsia="zh-TW"/>
                    </w:rPr>
                  </w:rPrChange>
                </w:rPr>
                <w:t>1.1.20</w:t>
              </w:r>
            </w:ins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795" w:rsidRPr="002F02C9" w:rsidRDefault="00152C15" w:rsidP="008924A0">
            <w:pPr>
              <w:snapToGrid w:val="0"/>
              <w:rPr>
                <w:ins w:id="992" w:author="IEC960923" w:date="2013-11-06T17:03:00Z"/>
                <w:rFonts w:asciiTheme="minorHAnsi" w:eastAsiaTheme="minorEastAsia" w:hAnsiTheme="minorHAnsi" w:cstheme="minorHAnsi"/>
                <w:szCs w:val="20"/>
                <w:lang w:eastAsia="zh-TW"/>
                <w:rPrChange w:id="993" w:author="Chen, Ivy (陳素貞 IEC1)" w:date="2015-01-12T13:45:00Z">
                  <w:rPr>
                    <w:ins w:id="994" w:author="IEC960923" w:date="2013-11-06T17:03:00Z"/>
                    <w:rFonts w:asciiTheme="minorHAnsi" w:eastAsiaTheme="minorEastAsia" w:hAnsiTheme="minorHAnsi" w:cstheme="minorHAnsi"/>
                    <w:szCs w:val="20"/>
                    <w:highlight w:val="yellow"/>
                    <w:lang w:eastAsia="zh-TW"/>
                  </w:rPr>
                </w:rPrChange>
              </w:rPr>
            </w:pPr>
            <w:ins w:id="995" w:author="IEC960923" w:date="2013-11-06T17:03:00Z"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996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highlight w:val="yellow"/>
                      <w:lang w:eastAsia="zh-TW"/>
                    </w:rPr>
                  </w:rPrChange>
                </w:rPr>
                <w:t>CheckItemType</w:t>
              </w:r>
            </w:ins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795" w:rsidRPr="002F02C9" w:rsidRDefault="00152C15" w:rsidP="004B0E57">
            <w:pPr>
              <w:snapToGrid w:val="0"/>
              <w:rPr>
                <w:ins w:id="997" w:author="IEC960923" w:date="2013-11-06T17:03:00Z"/>
                <w:rFonts w:asciiTheme="minorHAnsi" w:eastAsiaTheme="minorEastAsia" w:hAnsiTheme="minorHAnsi" w:cstheme="minorHAnsi"/>
                <w:szCs w:val="20"/>
                <w:lang w:eastAsia="zh-TW"/>
                <w:rPrChange w:id="998" w:author="Chen, Ivy (陳素貞 IEC1)" w:date="2015-01-12T13:45:00Z">
                  <w:rPr>
                    <w:ins w:id="999" w:author="IEC960923" w:date="2013-11-06T17:03:00Z"/>
                    <w:rFonts w:asciiTheme="minorHAnsi" w:eastAsiaTheme="minorEastAsia" w:hAnsiTheme="minorHAnsi" w:cstheme="minorHAnsi"/>
                    <w:szCs w:val="20"/>
                    <w:highlight w:val="yellow"/>
                    <w:lang w:eastAsia="zh-TW"/>
                  </w:rPr>
                </w:rPrChange>
              </w:rPr>
            </w:pPr>
            <w:ins w:id="1000" w:author="IEC960923" w:date="2013-11-06T17:03:00Z">
              <w:r w:rsidRPr="002F02C9">
                <w:rPr>
                  <w:rFonts w:asciiTheme="minorHAnsi" w:eastAsiaTheme="minorEastAsia" w:hAnsiTheme="minorHAnsi" w:cstheme="minorHAnsi" w:hint="eastAsia"/>
                  <w:szCs w:val="20"/>
                  <w:lang w:eastAsia="zh-TW"/>
                  <w:rPrChange w:id="100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szCs w:val="20"/>
                      <w:highlight w:val="yellow"/>
                      <w:lang w:eastAsia="zh-TW"/>
                    </w:rPr>
                  </w:rPrChange>
                </w:rPr>
                <w:t>新需求</w:t>
              </w:r>
            </w:ins>
          </w:p>
          <w:p w:rsidR="00B20795" w:rsidRPr="002F02C9" w:rsidRDefault="00152C15" w:rsidP="003604A6">
            <w:pPr>
              <w:snapToGrid w:val="0"/>
              <w:rPr>
                <w:ins w:id="1002" w:author="IEC960923" w:date="2013-11-06T17:03:00Z"/>
                <w:rFonts w:asciiTheme="minorHAnsi" w:eastAsiaTheme="minorEastAsia" w:hAnsiTheme="minorHAnsi" w:cstheme="minorHAnsi"/>
                <w:szCs w:val="20"/>
                <w:lang w:eastAsia="zh-TW"/>
                <w:rPrChange w:id="1003" w:author="Chen, Ivy (陳素貞 IEC1)" w:date="2015-01-12T13:45:00Z">
                  <w:rPr>
                    <w:ins w:id="1004" w:author="IEC960923" w:date="2013-11-06T17:03:00Z"/>
                    <w:rFonts w:asciiTheme="minorHAnsi" w:eastAsiaTheme="minorEastAsia" w:hAnsiTheme="minorHAnsi" w:cstheme="minorHAnsi"/>
                    <w:szCs w:val="20"/>
                    <w:highlight w:val="yellow"/>
                    <w:lang w:eastAsia="zh-TW"/>
                  </w:rPr>
                </w:rPrChange>
              </w:rPr>
            </w:pPr>
            <w:ins w:id="1005" w:author="IEC960923" w:date="2013-11-06T17:03:00Z"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1006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highlight w:val="yellow"/>
                      <w:lang w:eastAsia="zh-TW"/>
                    </w:rPr>
                  </w:rPrChange>
                </w:rPr>
                <w:t>Maintis:0002025</w:t>
              </w:r>
            </w:ins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6F25" w:rsidRPr="002F02C9" w:rsidRDefault="00152C15">
            <w:pPr>
              <w:snapToGrid w:val="0"/>
              <w:rPr>
                <w:ins w:id="1007" w:author="IEC960923" w:date="2013-11-06T17:03:00Z"/>
                <w:rFonts w:asciiTheme="minorHAnsi" w:eastAsiaTheme="minorEastAsia" w:hAnsiTheme="minorHAnsi" w:cstheme="minorHAnsi"/>
                <w:szCs w:val="20"/>
                <w:lang w:eastAsia="zh-TW"/>
                <w:rPrChange w:id="1008" w:author="Chen, Ivy (陳素貞 IEC1)" w:date="2015-01-12T13:45:00Z">
                  <w:rPr>
                    <w:ins w:id="1009" w:author="IEC960923" w:date="2013-11-06T17:03:00Z"/>
                    <w:rFonts w:asciiTheme="minorHAnsi" w:eastAsiaTheme="minorEastAsia" w:hAnsiTheme="minorHAnsi" w:cstheme="minorHAnsi"/>
                    <w:szCs w:val="20"/>
                    <w:highlight w:val="yellow"/>
                    <w:lang w:eastAsia="zh-TW"/>
                  </w:rPr>
                </w:rPrChange>
              </w:rPr>
            </w:pPr>
            <w:ins w:id="1010" w:author="IEC960923" w:date="2013-11-06T17:03:00Z">
              <w:r w:rsidRPr="002F02C9">
                <w:rPr>
                  <w:rFonts w:asciiTheme="minorHAnsi" w:eastAsiaTheme="minorEastAsia" w:hAnsiTheme="minorHAnsi" w:cstheme="minorHAnsi" w:hint="eastAsia"/>
                  <w:szCs w:val="20"/>
                  <w:lang w:eastAsia="zh-TW"/>
                  <w:rPrChange w:id="101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szCs w:val="20"/>
                      <w:highlight w:val="yellow"/>
                      <w:lang w:eastAsia="zh-TW"/>
                    </w:rPr>
                  </w:rPrChange>
                </w:rPr>
                <w:t>新增</w:t>
              </w:r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1012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highlight w:val="yellow"/>
                      <w:lang w:eastAsia="zh-TW"/>
                    </w:rPr>
                  </w:rPrChange>
                </w:rPr>
                <w:t>CheckItemType</w:t>
              </w:r>
              <w:r w:rsidRPr="002F02C9">
                <w:rPr>
                  <w:rFonts w:asciiTheme="minorHAnsi" w:eastAsiaTheme="minorEastAsia" w:hAnsiTheme="minorHAnsi" w:cstheme="minorHAnsi" w:hint="eastAsia"/>
                  <w:szCs w:val="20"/>
                  <w:lang w:eastAsia="zh-TW"/>
                  <w:rPrChange w:id="101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szCs w:val="20"/>
                      <w:highlight w:val="yellow"/>
                      <w:lang w:eastAsia="zh-TW"/>
                    </w:rPr>
                  </w:rPrChange>
                </w:rPr>
                <w:t>維護界面</w:t>
              </w:r>
            </w:ins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795" w:rsidRPr="002F02C9" w:rsidRDefault="00152C15" w:rsidP="008924A0">
            <w:pPr>
              <w:snapToGrid w:val="0"/>
              <w:rPr>
                <w:ins w:id="1014" w:author="IEC960923" w:date="2013-11-06T17:03:00Z"/>
                <w:rFonts w:asciiTheme="minorHAnsi" w:hAnsiTheme="minorHAnsi" w:cstheme="minorHAnsi"/>
                <w:szCs w:val="20"/>
                <w:rPrChange w:id="1015" w:author="Chen, Ivy (陳素貞 IEC1)" w:date="2015-01-12T13:45:00Z">
                  <w:rPr>
                    <w:ins w:id="1016" w:author="IEC960923" w:date="2013-11-06T17:03:00Z"/>
                    <w:rFonts w:asciiTheme="minorHAnsi" w:hAnsiTheme="minorHAnsi" w:cstheme="minorHAnsi"/>
                    <w:szCs w:val="20"/>
                    <w:highlight w:val="yellow"/>
                  </w:rPr>
                </w:rPrChange>
              </w:rPr>
            </w:pPr>
            <w:ins w:id="1017" w:author="IEC960923" w:date="2013-11-06T17:03:00Z">
              <w:r w:rsidRPr="002F02C9">
                <w:rPr>
                  <w:rFonts w:asciiTheme="minorHAnsi" w:hAnsiTheme="minorHAnsi" w:cstheme="minorHAnsi"/>
                  <w:szCs w:val="20"/>
                  <w:rPrChange w:id="1018" w:author="Chen, Ivy (陳素貞 IEC1)" w:date="2015-01-12T13:45:00Z">
                    <w:rPr>
                      <w:rFonts w:asciiTheme="minorHAnsi" w:hAnsiTheme="minorHAnsi" w:cstheme="minorHAnsi"/>
                      <w:szCs w:val="20"/>
                      <w:highlight w:val="yellow"/>
                    </w:rPr>
                  </w:rPrChange>
                </w:rPr>
                <w:t>2013-</w:t>
              </w:r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1019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highlight w:val="yellow"/>
                      <w:lang w:eastAsia="zh-TW"/>
                    </w:rPr>
                  </w:rPrChange>
                </w:rPr>
                <w:t>11</w:t>
              </w:r>
              <w:r w:rsidRPr="002F02C9">
                <w:rPr>
                  <w:rFonts w:asciiTheme="minorHAnsi" w:hAnsiTheme="minorHAnsi" w:cstheme="minorHAnsi"/>
                  <w:szCs w:val="20"/>
                  <w:rPrChange w:id="1020" w:author="Chen, Ivy (陳素貞 IEC1)" w:date="2015-01-12T13:45:00Z">
                    <w:rPr>
                      <w:rFonts w:asciiTheme="minorHAnsi" w:hAnsiTheme="minorHAnsi" w:cstheme="minorHAnsi"/>
                      <w:szCs w:val="20"/>
                      <w:highlight w:val="yellow"/>
                    </w:rPr>
                  </w:rPrChange>
                </w:rPr>
                <w:t>-</w:t>
              </w:r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1021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highlight w:val="yellow"/>
                      <w:lang w:eastAsia="zh-TW"/>
                    </w:rPr>
                  </w:rPrChange>
                </w:rPr>
                <w:t>06</w:t>
              </w:r>
            </w:ins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B20795" w:rsidRPr="002F02C9" w:rsidRDefault="00152C15" w:rsidP="008924A0">
            <w:pPr>
              <w:rPr>
                <w:ins w:id="1022" w:author="IEC960923" w:date="2013-11-06T17:03:00Z"/>
                <w:rFonts w:asciiTheme="minorHAnsi" w:hAnsiTheme="minorHAnsi" w:cstheme="minorHAnsi"/>
                <w:szCs w:val="20"/>
                <w:rPrChange w:id="1023" w:author="Chen, Ivy (陳素貞 IEC1)" w:date="2015-01-12T13:45:00Z">
                  <w:rPr>
                    <w:ins w:id="1024" w:author="IEC960923" w:date="2013-11-06T17:03:00Z"/>
                    <w:rFonts w:asciiTheme="minorHAnsi" w:hAnsiTheme="minorHAnsi" w:cstheme="minorHAnsi"/>
                    <w:szCs w:val="20"/>
                    <w:highlight w:val="yellow"/>
                  </w:rPr>
                </w:rPrChange>
              </w:rPr>
            </w:pPr>
            <w:ins w:id="1025" w:author="IEC960923" w:date="2013-11-06T17:03:00Z">
              <w:r w:rsidRPr="002F02C9">
                <w:rPr>
                  <w:rFonts w:asciiTheme="minorHAnsi" w:hAnsiTheme="minorHAnsi" w:cstheme="minorHAnsi"/>
                  <w:szCs w:val="20"/>
                  <w:rPrChange w:id="1026" w:author="Chen, Ivy (陳素貞 IEC1)" w:date="2015-01-12T13:45:00Z">
                    <w:rPr>
                      <w:rFonts w:asciiTheme="minorHAnsi" w:hAnsiTheme="minorHAnsi" w:cstheme="minorHAnsi"/>
                      <w:szCs w:val="20"/>
                      <w:highlight w:val="yellow"/>
                    </w:rPr>
                  </w:rPrChange>
                </w:rPr>
                <w:t>0.05a</w:t>
              </w:r>
            </w:ins>
          </w:p>
        </w:tc>
      </w:tr>
      <w:tr w:rsidR="00CF0F14" w:rsidRPr="002F02C9" w:rsidTr="00C478CB">
        <w:trPr>
          <w:trHeight w:val="291"/>
          <w:jc w:val="center"/>
          <w:ins w:id="1027" w:author="Chen, Ivy (陳素貞 IEC1)" w:date="2014-02-07T15:45:00Z"/>
        </w:trPr>
        <w:tc>
          <w:tcPr>
            <w:tcW w:w="1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CF0F14" w:rsidRPr="002F02C9" w:rsidRDefault="00CF0F14" w:rsidP="008924A0">
            <w:pPr>
              <w:snapToGrid w:val="0"/>
              <w:rPr>
                <w:ins w:id="1028" w:author="Chen, Ivy (陳素貞 IEC1)" w:date="2014-02-07T15:45:00Z"/>
                <w:rFonts w:asciiTheme="minorHAnsi" w:eastAsiaTheme="minorEastAsia" w:hAnsiTheme="minorHAnsi" w:cstheme="minorHAnsi"/>
                <w:szCs w:val="20"/>
                <w:lang w:eastAsia="zh-TW"/>
                <w:rPrChange w:id="1029" w:author="Chen, Ivy (陳素貞 IEC1)" w:date="2015-01-12T13:45:00Z">
                  <w:rPr>
                    <w:ins w:id="1030" w:author="Chen, Ivy (陳素貞 IEC1)" w:date="2014-02-07T15:45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1031" w:author="Chen, Ivy (陳素貞 IEC1)" w:date="2014-02-07T15:45:00Z"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1032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highlight w:val="yellow"/>
                      <w:lang w:eastAsia="zh-TW"/>
                    </w:rPr>
                  </w:rPrChange>
                </w:rPr>
                <w:t>1.1.21</w:t>
              </w:r>
            </w:ins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0F14" w:rsidRPr="002F02C9" w:rsidRDefault="00CF0F14" w:rsidP="008924A0">
            <w:pPr>
              <w:snapToGrid w:val="0"/>
              <w:rPr>
                <w:ins w:id="1033" w:author="Chen, Ivy (陳素貞 IEC1)" w:date="2014-02-07T15:45:00Z"/>
                <w:rFonts w:asciiTheme="minorHAnsi" w:eastAsiaTheme="minorEastAsia" w:hAnsiTheme="minorHAnsi" w:cstheme="minorHAnsi"/>
                <w:szCs w:val="20"/>
                <w:lang w:eastAsia="zh-TW"/>
                <w:rPrChange w:id="1034" w:author="Chen, Ivy (陳素貞 IEC1)" w:date="2015-01-12T13:45:00Z">
                  <w:rPr>
                    <w:ins w:id="1035" w:author="Chen, Ivy (陳素貞 IEC1)" w:date="2014-02-07T15:45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1036" w:author="Chen, Ivy (陳素貞 IEC1)" w:date="2014-02-07T15:45:00Z"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1037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highlight w:val="yellow"/>
                      <w:lang w:eastAsia="zh-TW"/>
                    </w:rPr>
                  </w:rPrChange>
                </w:rPr>
                <w:t>AssemblyVC</w:t>
              </w:r>
            </w:ins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0F14" w:rsidRPr="002F02C9" w:rsidRDefault="00CF0F14" w:rsidP="003B389F">
            <w:pPr>
              <w:snapToGrid w:val="0"/>
              <w:rPr>
                <w:ins w:id="1038" w:author="Chen, Ivy (陳素貞 IEC1)" w:date="2014-02-07T15:45:00Z"/>
                <w:rFonts w:asciiTheme="minorHAnsi" w:eastAsiaTheme="minorEastAsia" w:hAnsiTheme="minorHAnsi" w:cstheme="minorHAnsi"/>
                <w:szCs w:val="20"/>
                <w:lang w:eastAsia="zh-TW"/>
                <w:rPrChange w:id="1039" w:author="Chen, Ivy (陳素貞 IEC1)" w:date="2015-01-12T13:45:00Z">
                  <w:rPr>
                    <w:ins w:id="1040" w:author="Chen, Ivy (陳素貞 IEC1)" w:date="2014-02-07T15:45:00Z"/>
                    <w:rFonts w:asciiTheme="minorHAnsi" w:eastAsiaTheme="minorEastAsia" w:hAnsiTheme="minorHAnsi" w:cstheme="minorHAnsi"/>
                    <w:szCs w:val="20"/>
                    <w:highlight w:val="yellow"/>
                    <w:lang w:eastAsia="zh-TW"/>
                  </w:rPr>
                </w:rPrChange>
              </w:rPr>
            </w:pPr>
            <w:ins w:id="1041" w:author="Chen, Ivy (陳素貞 IEC1)" w:date="2014-02-07T15:45:00Z">
              <w:r w:rsidRPr="002F02C9">
                <w:rPr>
                  <w:rFonts w:asciiTheme="minorHAnsi" w:eastAsiaTheme="minorEastAsia" w:hAnsiTheme="minorHAnsi" w:cstheme="minorHAnsi" w:hint="eastAsia"/>
                  <w:szCs w:val="20"/>
                  <w:lang w:eastAsia="zh-TW"/>
                  <w:rPrChange w:id="104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szCs w:val="20"/>
                      <w:highlight w:val="yellow"/>
                      <w:lang w:eastAsia="zh-TW"/>
                    </w:rPr>
                  </w:rPrChange>
                </w:rPr>
                <w:t>新需求</w:t>
              </w:r>
            </w:ins>
          </w:p>
          <w:p w:rsidR="00CF0F14" w:rsidRPr="002F02C9" w:rsidRDefault="00CF0F14" w:rsidP="004B0E57">
            <w:pPr>
              <w:snapToGrid w:val="0"/>
              <w:rPr>
                <w:ins w:id="1043" w:author="Chen, Ivy (陳素貞 IEC1)" w:date="2014-02-07T15:45:00Z"/>
                <w:rFonts w:asciiTheme="minorHAnsi" w:eastAsiaTheme="minorEastAsia" w:hAnsiTheme="minorHAnsi" w:cstheme="minorHAnsi"/>
                <w:szCs w:val="20"/>
                <w:lang w:eastAsia="zh-TW"/>
                <w:rPrChange w:id="1044" w:author="Chen, Ivy (陳素貞 IEC1)" w:date="2015-01-12T13:45:00Z">
                  <w:rPr>
                    <w:ins w:id="1045" w:author="Chen, Ivy (陳素貞 IEC1)" w:date="2014-02-07T15:45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1046" w:author="Chen, Ivy (陳素貞 IEC1)" w:date="2014-02-07T15:45:00Z"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1047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highlight w:val="yellow"/>
                      <w:lang w:eastAsia="zh-TW"/>
                    </w:rPr>
                  </w:rPrChange>
                </w:rPr>
                <w:t>ICC Maintis:0000276</w:t>
              </w:r>
            </w:ins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0F14" w:rsidRPr="002F02C9" w:rsidRDefault="00CF0F14">
            <w:pPr>
              <w:snapToGrid w:val="0"/>
              <w:rPr>
                <w:ins w:id="1048" w:author="Chen, Ivy (陳素貞 IEC1)" w:date="2014-02-07T15:45:00Z"/>
                <w:rFonts w:asciiTheme="minorHAnsi" w:eastAsiaTheme="minorEastAsia" w:hAnsiTheme="minorHAnsi" w:cstheme="minorHAnsi"/>
                <w:szCs w:val="20"/>
                <w:lang w:eastAsia="zh-TW"/>
                <w:rPrChange w:id="1049" w:author="Chen, Ivy (陳素貞 IEC1)" w:date="2015-01-12T13:45:00Z">
                  <w:rPr>
                    <w:ins w:id="1050" w:author="Chen, Ivy (陳素貞 IEC1)" w:date="2014-02-07T15:45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1051" w:author="Chen, Ivy (陳素貞 IEC1)" w:date="2014-02-07T15:45:00Z">
              <w:r w:rsidRPr="002F02C9">
                <w:rPr>
                  <w:rFonts w:asciiTheme="minorHAnsi" w:eastAsiaTheme="minorEastAsia" w:hAnsiTheme="minorHAnsi" w:cstheme="minorHAnsi" w:hint="eastAsia"/>
                  <w:szCs w:val="20"/>
                  <w:lang w:eastAsia="zh-TW"/>
                  <w:rPrChange w:id="105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szCs w:val="20"/>
                      <w:highlight w:val="yellow"/>
                      <w:lang w:eastAsia="zh-TW"/>
                    </w:rPr>
                  </w:rPrChange>
                </w:rPr>
                <w:t>新增</w:t>
              </w:r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1053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highlight w:val="yellow"/>
                      <w:lang w:eastAsia="zh-TW"/>
                    </w:rPr>
                  </w:rPrChange>
                </w:rPr>
                <w:t>AssemblyVC</w:t>
              </w:r>
              <w:r w:rsidRPr="002F02C9">
                <w:rPr>
                  <w:rFonts w:asciiTheme="minorHAnsi" w:eastAsiaTheme="minorEastAsia" w:hAnsiTheme="minorHAnsi" w:cstheme="minorHAnsi" w:hint="eastAsia"/>
                  <w:szCs w:val="20"/>
                  <w:lang w:eastAsia="zh-TW"/>
                  <w:rPrChange w:id="105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szCs w:val="20"/>
                      <w:highlight w:val="yellow"/>
                      <w:lang w:eastAsia="zh-TW"/>
                    </w:rPr>
                  </w:rPrChange>
                </w:rPr>
                <w:t>維護界面</w:t>
              </w:r>
            </w:ins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0F14" w:rsidRPr="002F02C9" w:rsidRDefault="00CF0F14" w:rsidP="008924A0">
            <w:pPr>
              <w:snapToGrid w:val="0"/>
              <w:rPr>
                <w:ins w:id="1055" w:author="Chen, Ivy (陳素貞 IEC1)" w:date="2014-02-07T15:45:00Z"/>
                <w:rFonts w:asciiTheme="minorHAnsi" w:hAnsiTheme="minorHAnsi" w:cstheme="minorHAnsi"/>
                <w:szCs w:val="20"/>
                <w:rPrChange w:id="1056" w:author="Chen, Ivy (陳素貞 IEC1)" w:date="2015-01-12T13:45:00Z">
                  <w:rPr>
                    <w:ins w:id="1057" w:author="Chen, Ivy (陳素貞 IEC1)" w:date="2014-02-07T15:45:00Z"/>
                    <w:rFonts w:asciiTheme="minorHAnsi" w:hAnsiTheme="minorHAnsi" w:cstheme="minorHAnsi"/>
                    <w:szCs w:val="20"/>
                  </w:rPr>
                </w:rPrChange>
              </w:rPr>
            </w:pPr>
            <w:ins w:id="1058" w:author="Chen, Ivy (陳素貞 IEC1)" w:date="2014-02-07T15:45:00Z"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1059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highlight w:val="yellow"/>
                      <w:lang w:eastAsia="zh-TW"/>
                    </w:rPr>
                  </w:rPrChange>
                </w:rPr>
                <w:t>2014-02-07</w:t>
              </w:r>
            </w:ins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F0F14" w:rsidRPr="002F02C9" w:rsidRDefault="00CF0F14" w:rsidP="008924A0">
            <w:pPr>
              <w:rPr>
                <w:ins w:id="1060" w:author="Chen, Ivy (陳素貞 IEC1)" w:date="2014-02-07T15:45:00Z"/>
                <w:rFonts w:asciiTheme="minorHAnsi" w:hAnsiTheme="minorHAnsi" w:cstheme="minorHAnsi"/>
                <w:szCs w:val="20"/>
                <w:rPrChange w:id="1061" w:author="Chen, Ivy (陳素貞 IEC1)" w:date="2015-01-12T13:45:00Z">
                  <w:rPr>
                    <w:ins w:id="1062" w:author="Chen, Ivy (陳素貞 IEC1)" w:date="2014-02-07T15:45:00Z"/>
                    <w:rFonts w:asciiTheme="minorHAnsi" w:hAnsiTheme="minorHAnsi" w:cstheme="minorHAnsi"/>
                    <w:szCs w:val="20"/>
                  </w:rPr>
                </w:rPrChange>
              </w:rPr>
            </w:pPr>
            <w:ins w:id="1063" w:author="Chen, Ivy (陳素貞 IEC1)" w:date="2014-02-07T15:45:00Z">
              <w:r w:rsidRPr="002F02C9">
                <w:rPr>
                  <w:rFonts w:asciiTheme="minorHAnsi" w:eastAsiaTheme="minorEastAsia" w:hAnsiTheme="minorHAnsi" w:cstheme="minorHAnsi"/>
                  <w:szCs w:val="20"/>
                  <w:lang w:eastAsia="zh-TW"/>
                  <w:rPrChange w:id="1064" w:author="Chen, Ivy (陳素貞 IEC1)" w:date="2015-01-12T13:45:00Z">
                    <w:rPr>
                      <w:rFonts w:asciiTheme="minorHAnsi" w:eastAsiaTheme="minorEastAsia" w:hAnsiTheme="minorHAnsi" w:cstheme="minorHAnsi"/>
                      <w:szCs w:val="20"/>
                      <w:highlight w:val="yellow"/>
                      <w:lang w:eastAsia="zh-TW"/>
                    </w:rPr>
                  </w:rPrChange>
                </w:rPr>
                <w:t>0.05a</w:t>
              </w:r>
            </w:ins>
          </w:p>
        </w:tc>
      </w:tr>
      <w:tr w:rsidR="00505634" w:rsidRPr="002F02C9" w:rsidTr="00C478CB">
        <w:trPr>
          <w:trHeight w:val="291"/>
          <w:jc w:val="center"/>
          <w:ins w:id="1065" w:author="Chen, Ivy (陳素貞 IEC1)" w:date="2015-01-12T14:01:00Z"/>
        </w:trPr>
        <w:tc>
          <w:tcPr>
            <w:tcW w:w="1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505634" w:rsidRPr="00505634" w:rsidRDefault="00505634" w:rsidP="008924A0">
            <w:pPr>
              <w:snapToGrid w:val="0"/>
              <w:rPr>
                <w:ins w:id="1066" w:author="Chen, Ivy (陳素貞 IEC1)" w:date="2015-01-12T14:01:00Z"/>
                <w:rFonts w:asciiTheme="minorHAnsi" w:eastAsiaTheme="minorEastAsia" w:hAnsiTheme="minorHAnsi" w:cstheme="minorHAnsi"/>
                <w:szCs w:val="20"/>
                <w:highlight w:val="yellow"/>
                <w:lang w:eastAsia="zh-TW"/>
                <w:rPrChange w:id="1067" w:author="Chen, Ivy (陳素貞 IEC1)" w:date="2015-01-12T14:02:00Z">
                  <w:rPr>
                    <w:ins w:id="1068" w:author="Chen, Ivy (陳素貞 IEC1)" w:date="2015-01-12T14:01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1069" w:author="Chen, Ivy (陳素貞 IEC1)" w:date="2015-01-12T14:01:00Z">
              <w:r w:rsidRPr="00505634">
                <w:rPr>
                  <w:rFonts w:asciiTheme="minorHAnsi" w:eastAsiaTheme="minorEastAsia" w:hAnsiTheme="minorHAnsi" w:cstheme="minorHAnsi" w:hint="eastAsia"/>
                  <w:szCs w:val="20"/>
                  <w:highlight w:val="yellow"/>
                  <w:lang w:eastAsia="zh-TW"/>
                  <w:rPrChange w:id="1070" w:author="Chen, Ivy (陳素貞 IEC1)" w:date="2015-01-12T14:02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1.1.15</w:t>
              </w:r>
            </w:ins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634" w:rsidRPr="00505634" w:rsidRDefault="00505634" w:rsidP="008924A0">
            <w:pPr>
              <w:snapToGrid w:val="0"/>
              <w:rPr>
                <w:ins w:id="1071" w:author="Chen, Ivy (陳素貞 IEC1)" w:date="2015-01-12T14:01:00Z"/>
                <w:rFonts w:asciiTheme="minorHAnsi" w:eastAsiaTheme="minorEastAsia" w:hAnsiTheme="minorHAnsi" w:cstheme="minorHAnsi"/>
                <w:szCs w:val="20"/>
                <w:highlight w:val="yellow"/>
                <w:lang w:eastAsia="zh-TW"/>
                <w:rPrChange w:id="1072" w:author="Chen, Ivy (陳素貞 IEC1)" w:date="2015-01-12T14:02:00Z">
                  <w:rPr>
                    <w:ins w:id="1073" w:author="Chen, Ivy (陳素貞 IEC1)" w:date="2015-01-12T14:01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1074" w:author="Chen, Ivy (陳素貞 IEC1)" w:date="2015-01-12T14:01:00Z">
              <w:r w:rsidRPr="00505634">
                <w:rPr>
                  <w:rFonts w:asciiTheme="minorHAnsi" w:eastAsiaTheme="minorEastAsia" w:hAnsiTheme="minorHAnsi" w:cstheme="minorHAnsi" w:hint="eastAsia"/>
                  <w:szCs w:val="20"/>
                  <w:highlight w:val="yellow"/>
                  <w:lang w:eastAsia="zh-TW"/>
                  <w:rPrChange w:id="1075" w:author="Chen, Ivy (陳素貞 IEC1)" w:date="2015-01-12T14:02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Pallet Type</w:t>
              </w:r>
            </w:ins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634" w:rsidRPr="00505634" w:rsidRDefault="00505634" w:rsidP="003B389F">
            <w:pPr>
              <w:snapToGrid w:val="0"/>
              <w:rPr>
                <w:ins w:id="1076" w:author="Chen, Ivy (陳素貞 IEC1)" w:date="2015-01-12T14:01:00Z"/>
                <w:rFonts w:asciiTheme="minorHAnsi" w:eastAsiaTheme="minorEastAsia" w:hAnsiTheme="minorHAnsi" w:cstheme="minorHAnsi" w:hint="eastAsia"/>
                <w:szCs w:val="20"/>
                <w:highlight w:val="yellow"/>
                <w:lang w:eastAsia="zh-TW"/>
                <w:rPrChange w:id="1077" w:author="Chen, Ivy (陳素貞 IEC1)" w:date="2015-01-12T14:02:00Z">
                  <w:rPr>
                    <w:ins w:id="1078" w:author="Chen, Ivy (陳素貞 IEC1)" w:date="2015-01-12T14:01:00Z"/>
                    <w:rFonts w:asciiTheme="minorHAnsi" w:eastAsiaTheme="minorEastAsia" w:hAnsiTheme="minorHAnsi" w:cstheme="minorHAnsi" w:hint="eastAsia"/>
                    <w:szCs w:val="20"/>
                    <w:lang w:eastAsia="zh-TW"/>
                  </w:rPr>
                </w:rPrChange>
              </w:rPr>
            </w:pPr>
            <w:ins w:id="1079" w:author="Chen, Ivy (陳素貞 IEC1)" w:date="2015-01-12T14:01:00Z">
              <w:r w:rsidRPr="00505634">
                <w:rPr>
                  <w:rFonts w:asciiTheme="minorHAnsi" w:eastAsiaTheme="minorEastAsia" w:hAnsiTheme="minorHAnsi" w:cstheme="minorHAnsi" w:hint="eastAsia"/>
                  <w:szCs w:val="20"/>
                  <w:highlight w:val="yellow"/>
                  <w:lang w:eastAsia="zh-TW"/>
                  <w:rPrChange w:id="1080" w:author="Chen, Ivy (陳素貞 IEC1)" w:date="2015-01-12T14:02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新需求</w:t>
              </w:r>
            </w:ins>
          </w:p>
          <w:p w:rsidR="00505634" w:rsidRPr="00505634" w:rsidRDefault="00505634" w:rsidP="003B389F">
            <w:pPr>
              <w:snapToGrid w:val="0"/>
              <w:rPr>
                <w:ins w:id="1081" w:author="Chen, Ivy (陳素貞 IEC1)" w:date="2015-01-12T14:01:00Z"/>
                <w:rFonts w:asciiTheme="minorHAnsi" w:eastAsiaTheme="minorEastAsia" w:hAnsiTheme="minorHAnsi" w:cstheme="minorHAnsi" w:hint="eastAsia"/>
                <w:szCs w:val="20"/>
                <w:highlight w:val="yellow"/>
                <w:lang w:eastAsia="zh-TW"/>
                <w:rPrChange w:id="1082" w:author="Chen, Ivy (陳素貞 IEC1)" w:date="2015-01-12T14:02:00Z">
                  <w:rPr>
                    <w:ins w:id="1083" w:author="Chen, Ivy (陳素貞 IEC1)" w:date="2015-01-12T14:01:00Z"/>
                    <w:rFonts w:asciiTheme="minorHAnsi" w:eastAsiaTheme="minorEastAsia" w:hAnsiTheme="minorHAnsi" w:cstheme="minorHAnsi" w:hint="eastAsia"/>
                    <w:szCs w:val="20"/>
                    <w:lang w:eastAsia="zh-TW"/>
                  </w:rPr>
                </w:rPrChange>
              </w:rPr>
            </w:pPr>
            <w:ins w:id="1084" w:author="Chen, Ivy (陳素貞 IEC1)" w:date="2015-01-12T14:01:00Z">
              <w:r w:rsidRPr="00505634">
                <w:rPr>
                  <w:rFonts w:asciiTheme="minorHAnsi" w:eastAsiaTheme="minorEastAsia" w:hAnsiTheme="minorHAnsi" w:cstheme="minorHAnsi" w:hint="eastAsia"/>
                  <w:szCs w:val="20"/>
                  <w:highlight w:val="yellow"/>
                  <w:lang w:eastAsia="zh-TW"/>
                  <w:rPrChange w:id="1085" w:author="Chen, Ivy (陳素貞 IEC1)" w:date="2015-01-12T14:02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ICC Mantis:</w:t>
              </w:r>
            </w:ins>
            <w:ins w:id="1086" w:author="Chen, Ivy (陳素貞 IEC1)" w:date="2015-01-12T14:02:00Z">
              <w:r w:rsidRPr="00505634">
                <w:rPr>
                  <w:rFonts w:asciiTheme="minorHAnsi" w:eastAsiaTheme="minorEastAsia" w:hAnsiTheme="minorHAnsi" w:cstheme="minorHAnsi" w:hint="eastAsia"/>
                  <w:szCs w:val="20"/>
                  <w:highlight w:val="yellow"/>
                  <w:lang w:eastAsia="zh-TW"/>
                  <w:rPrChange w:id="1087" w:author="Chen, Ivy (陳素貞 IEC1)" w:date="2015-01-12T14:02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1266</w:t>
              </w:r>
            </w:ins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634" w:rsidRPr="00505634" w:rsidRDefault="00505634">
            <w:pPr>
              <w:snapToGrid w:val="0"/>
              <w:rPr>
                <w:ins w:id="1088" w:author="Chen, Ivy (陳素貞 IEC1)" w:date="2015-01-12T14:01:00Z"/>
                <w:rFonts w:asciiTheme="minorHAnsi" w:eastAsiaTheme="minorEastAsia" w:hAnsiTheme="minorHAnsi" w:cstheme="minorHAnsi" w:hint="eastAsia"/>
                <w:szCs w:val="20"/>
                <w:highlight w:val="yellow"/>
                <w:lang w:eastAsia="zh-TW"/>
                <w:rPrChange w:id="1089" w:author="Chen, Ivy (陳素貞 IEC1)" w:date="2015-01-12T14:02:00Z">
                  <w:rPr>
                    <w:ins w:id="1090" w:author="Chen, Ivy (陳素貞 IEC1)" w:date="2015-01-12T14:01:00Z"/>
                    <w:rFonts w:asciiTheme="minorHAnsi" w:eastAsiaTheme="minorEastAsia" w:hAnsiTheme="minorHAnsi" w:cstheme="minorHAnsi" w:hint="eastAsia"/>
                    <w:szCs w:val="20"/>
                    <w:lang w:eastAsia="zh-TW"/>
                  </w:rPr>
                </w:rPrChange>
              </w:rPr>
            </w:pPr>
            <w:ins w:id="1091" w:author="Chen, Ivy (陳素貞 IEC1)" w:date="2015-01-12T14:02:00Z">
              <w:r w:rsidRPr="00505634">
                <w:rPr>
                  <w:rFonts w:asciiTheme="minorHAnsi" w:eastAsiaTheme="minorEastAsia" w:hAnsiTheme="minorHAnsi" w:cstheme="minorHAnsi" w:hint="eastAsia"/>
                  <w:szCs w:val="20"/>
                  <w:highlight w:val="yellow"/>
                  <w:lang w:eastAsia="zh-TW"/>
                  <w:rPrChange w:id="1092" w:author="Chen, Ivy (陳素貞 IEC1)" w:date="2015-01-12T14:02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新增</w:t>
              </w:r>
              <w:r w:rsidRPr="00505634">
                <w:rPr>
                  <w:rFonts w:asciiTheme="minorHAnsi" w:eastAsiaTheme="minorEastAsia" w:hAnsiTheme="minorHAnsi" w:cstheme="minorHAnsi" w:hint="eastAsia"/>
                  <w:szCs w:val="20"/>
                  <w:highlight w:val="yellow"/>
                  <w:lang w:eastAsia="zh-TW"/>
                  <w:rPrChange w:id="1093" w:author="Chen, Ivy (陳素貞 IEC1)" w:date="2015-01-12T14:02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Ocean Type</w:t>
              </w:r>
              <w:r w:rsidRPr="00505634">
                <w:rPr>
                  <w:rFonts w:asciiTheme="minorHAnsi" w:eastAsiaTheme="minorEastAsia" w:hAnsiTheme="minorHAnsi" w:cstheme="minorHAnsi" w:hint="eastAsia"/>
                  <w:szCs w:val="20"/>
                  <w:highlight w:val="yellow"/>
                  <w:lang w:eastAsia="zh-TW"/>
                  <w:rPrChange w:id="1094" w:author="Chen, Ivy (陳素貞 IEC1)" w:date="2015-01-12T14:02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欄位</w:t>
              </w:r>
            </w:ins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634" w:rsidRPr="00505634" w:rsidRDefault="00505634" w:rsidP="008924A0">
            <w:pPr>
              <w:snapToGrid w:val="0"/>
              <w:rPr>
                <w:ins w:id="1095" w:author="Chen, Ivy (陳素貞 IEC1)" w:date="2015-01-12T14:01:00Z"/>
                <w:rFonts w:asciiTheme="minorHAnsi" w:eastAsiaTheme="minorEastAsia" w:hAnsiTheme="minorHAnsi" w:cstheme="minorHAnsi"/>
                <w:szCs w:val="20"/>
                <w:highlight w:val="yellow"/>
                <w:lang w:eastAsia="zh-TW"/>
                <w:rPrChange w:id="1096" w:author="Chen, Ivy (陳素貞 IEC1)" w:date="2015-01-12T14:02:00Z">
                  <w:rPr>
                    <w:ins w:id="1097" w:author="Chen, Ivy (陳素貞 IEC1)" w:date="2015-01-12T14:01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1098" w:author="Chen, Ivy (陳素貞 IEC1)" w:date="2015-01-12T14:02:00Z">
              <w:r w:rsidRPr="00505634">
                <w:rPr>
                  <w:rFonts w:asciiTheme="minorHAnsi" w:eastAsiaTheme="minorEastAsia" w:hAnsiTheme="minorHAnsi" w:cstheme="minorHAnsi"/>
                  <w:szCs w:val="20"/>
                  <w:highlight w:val="yellow"/>
                  <w:lang w:eastAsia="zh-TW"/>
                  <w:rPrChange w:id="1099" w:author="Chen, Ivy (陳素貞 IEC1)" w:date="2015-01-12T14:02:00Z">
                    <w:rPr>
                      <w:rFonts w:asciiTheme="minorHAnsi" w:eastAsiaTheme="minorEastAsia" w:hAnsiTheme="minorHAnsi" w:cstheme="minorHAnsi"/>
                      <w:szCs w:val="20"/>
                      <w:lang w:eastAsia="zh-TW"/>
                    </w:rPr>
                  </w:rPrChange>
                </w:rPr>
                <w:t>201</w:t>
              </w:r>
              <w:r w:rsidRPr="00505634">
                <w:rPr>
                  <w:rFonts w:asciiTheme="minorHAnsi" w:eastAsiaTheme="minorEastAsia" w:hAnsiTheme="minorHAnsi" w:cstheme="minorHAnsi" w:hint="eastAsia"/>
                  <w:szCs w:val="20"/>
                  <w:highlight w:val="yellow"/>
                  <w:lang w:eastAsia="zh-TW"/>
                  <w:rPrChange w:id="1100" w:author="Chen, Ivy (陳素貞 IEC1)" w:date="2015-01-12T14:02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5</w:t>
              </w:r>
              <w:r w:rsidRPr="00505634">
                <w:rPr>
                  <w:rFonts w:asciiTheme="minorHAnsi" w:eastAsiaTheme="minorEastAsia" w:hAnsiTheme="minorHAnsi" w:cstheme="minorHAnsi"/>
                  <w:szCs w:val="20"/>
                  <w:highlight w:val="yellow"/>
                  <w:lang w:eastAsia="zh-TW"/>
                  <w:rPrChange w:id="1101" w:author="Chen, Ivy (陳素貞 IEC1)" w:date="2015-01-12T14:02:00Z">
                    <w:rPr>
                      <w:rFonts w:asciiTheme="minorHAnsi" w:eastAsiaTheme="minorEastAsia" w:hAnsiTheme="minorHAnsi" w:cstheme="minorHAnsi"/>
                      <w:szCs w:val="20"/>
                      <w:lang w:eastAsia="zh-TW"/>
                    </w:rPr>
                  </w:rPrChange>
                </w:rPr>
                <w:t>-0</w:t>
              </w:r>
              <w:r w:rsidRPr="00505634">
                <w:rPr>
                  <w:rFonts w:asciiTheme="minorHAnsi" w:eastAsiaTheme="minorEastAsia" w:hAnsiTheme="minorHAnsi" w:cstheme="minorHAnsi" w:hint="eastAsia"/>
                  <w:szCs w:val="20"/>
                  <w:highlight w:val="yellow"/>
                  <w:lang w:eastAsia="zh-TW"/>
                  <w:rPrChange w:id="1102" w:author="Chen, Ivy (陳素貞 IEC1)" w:date="2015-01-12T14:02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1</w:t>
              </w:r>
              <w:r w:rsidRPr="00505634">
                <w:rPr>
                  <w:rFonts w:asciiTheme="minorHAnsi" w:eastAsiaTheme="minorEastAsia" w:hAnsiTheme="minorHAnsi" w:cstheme="minorHAnsi"/>
                  <w:szCs w:val="20"/>
                  <w:highlight w:val="yellow"/>
                  <w:lang w:eastAsia="zh-TW"/>
                  <w:rPrChange w:id="1103" w:author="Chen, Ivy (陳素貞 IEC1)" w:date="2015-01-12T14:02:00Z">
                    <w:rPr>
                      <w:rFonts w:asciiTheme="minorHAnsi" w:eastAsiaTheme="minorEastAsia" w:hAnsiTheme="minorHAnsi" w:cstheme="minorHAnsi"/>
                      <w:szCs w:val="20"/>
                      <w:lang w:eastAsia="zh-TW"/>
                    </w:rPr>
                  </w:rPrChange>
                </w:rPr>
                <w:t>-</w:t>
              </w:r>
              <w:r w:rsidRPr="00505634">
                <w:rPr>
                  <w:rFonts w:asciiTheme="minorHAnsi" w:eastAsiaTheme="minorEastAsia" w:hAnsiTheme="minorHAnsi" w:cstheme="minorHAnsi" w:hint="eastAsia"/>
                  <w:szCs w:val="20"/>
                  <w:highlight w:val="yellow"/>
                  <w:lang w:eastAsia="zh-TW"/>
                  <w:rPrChange w:id="1104" w:author="Chen, Ivy (陳素貞 IEC1)" w:date="2015-01-12T14:02:00Z">
                    <w:rPr>
                      <w:rFonts w:asciiTheme="minorHAnsi" w:eastAsiaTheme="minorEastAsia" w:hAnsiTheme="minorHAnsi" w:cstheme="minorHAnsi" w:hint="eastAsia"/>
                      <w:szCs w:val="20"/>
                      <w:lang w:eastAsia="zh-TW"/>
                    </w:rPr>
                  </w:rPrChange>
                </w:rPr>
                <w:t>12</w:t>
              </w:r>
            </w:ins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505634" w:rsidRPr="002F02C9" w:rsidRDefault="00505634" w:rsidP="008924A0">
            <w:pPr>
              <w:rPr>
                <w:ins w:id="1105" w:author="Chen, Ivy (陳素貞 IEC1)" w:date="2015-01-12T14:01:00Z"/>
                <w:rFonts w:asciiTheme="minorHAnsi" w:eastAsiaTheme="minorEastAsia" w:hAnsiTheme="minorHAnsi" w:cstheme="minorHAnsi"/>
                <w:szCs w:val="20"/>
                <w:lang w:eastAsia="zh-TW"/>
                <w:rPrChange w:id="1106" w:author="Chen, Ivy (陳素貞 IEC1)" w:date="2015-01-12T13:45:00Z">
                  <w:rPr>
                    <w:ins w:id="1107" w:author="Chen, Ivy (陳素貞 IEC1)" w:date="2015-01-12T14:01:00Z"/>
                    <w:rFonts w:asciiTheme="minorHAnsi" w:eastAsiaTheme="minorEastAsia" w:hAnsiTheme="minorHAnsi" w:cstheme="minorHAnsi"/>
                    <w:szCs w:val="20"/>
                    <w:lang w:eastAsia="zh-TW"/>
                  </w:rPr>
                </w:rPrChange>
              </w:rPr>
            </w:pPr>
            <w:ins w:id="1108" w:author="Chen, Ivy (陳素貞 IEC1)" w:date="2015-01-12T14:02:00Z">
              <w:r w:rsidRPr="00505634">
                <w:rPr>
                  <w:rFonts w:asciiTheme="minorHAnsi" w:eastAsiaTheme="minorEastAsia" w:hAnsiTheme="minorHAnsi" w:cstheme="minorHAnsi"/>
                  <w:szCs w:val="20"/>
                  <w:highlight w:val="yellow"/>
                  <w:lang w:eastAsia="zh-TW"/>
                  <w:rPrChange w:id="1109" w:author="Chen, Ivy (陳素貞 IEC1)" w:date="2015-01-12T14:02:00Z">
                    <w:rPr>
                      <w:rFonts w:asciiTheme="minorHAnsi" w:eastAsiaTheme="minorEastAsia" w:hAnsiTheme="minorHAnsi" w:cstheme="minorHAnsi"/>
                      <w:szCs w:val="20"/>
                      <w:lang w:eastAsia="zh-TW"/>
                    </w:rPr>
                  </w:rPrChange>
                </w:rPr>
                <w:t>0.05a</w:t>
              </w:r>
            </w:ins>
          </w:p>
        </w:tc>
      </w:tr>
    </w:tbl>
    <w:p w:rsidR="001A40E0" w:rsidRPr="002F02C9" w:rsidRDefault="001A40E0" w:rsidP="00B37924">
      <w:pPr>
        <w:jc w:val="center"/>
        <w:rPr>
          <w:b/>
          <w:sz w:val="32"/>
          <w:szCs w:val="32"/>
          <w:rPrChange w:id="1110" w:author="Chen, Ivy (陳素貞 IEC1)" w:date="2015-01-12T13:45:00Z">
            <w:rPr>
              <w:b/>
              <w:sz w:val="32"/>
              <w:szCs w:val="32"/>
            </w:rPr>
          </w:rPrChange>
        </w:rPr>
      </w:pPr>
    </w:p>
    <w:p w:rsidR="001568FC" w:rsidRPr="002F02C9" w:rsidRDefault="00585991">
      <w:pPr>
        <w:rPr>
          <w:ins w:id="1111" w:author="IEC960923" w:date="2013-05-08T15:15:00Z"/>
          <w:rPrChange w:id="1112" w:author="Chen, Ivy (陳素貞 IEC1)" w:date="2015-01-12T13:45:00Z">
            <w:rPr>
              <w:ins w:id="1113" w:author="IEC960923" w:date="2013-05-08T15:15:00Z"/>
            </w:rPr>
          </w:rPrChange>
        </w:rPr>
      </w:pPr>
      <w:ins w:id="1114" w:author="IEC960923" w:date="2013-05-08T15:15:00Z">
        <w:r w:rsidRPr="002F02C9">
          <w:rPr>
            <w:rPrChange w:id="1115" w:author="Chen, Ivy (陳素貞 IEC1)" w:date="2015-01-12T13:45:00Z">
              <w:rPr/>
            </w:rPrChange>
          </w:rPr>
          <w:br w:type="page"/>
        </w:r>
      </w:ins>
    </w:p>
    <w:p w:rsidR="001A40E0" w:rsidRPr="002F02C9" w:rsidRDefault="00585991" w:rsidP="00B37924">
      <w:pPr>
        <w:jc w:val="center"/>
        <w:rPr>
          <w:b/>
          <w:bCs/>
          <w:sz w:val="32"/>
          <w:lang w:eastAsia="zh-TW"/>
          <w:rPrChange w:id="1116" w:author="Chen, Ivy (陳素貞 IEC1)" w:date="2015-01-12T13:45:00Z">
            <w:rPr>
              <w:b/>
              <w:bCs/>
              <w:sz w:val="32"/>
              <w:lang w:eastAsia="zh-TW"/>
            </w:rPr>
          </w:rPrChange>
        </w:rPr>
      </w:pPr>
      <w:del w:id="1117" w:author="IEC960923" w:date="2013-05-06T10:20:00Z">
        <w:r w:rsidRPr="002F02C9">
          <w:rPr>
            <w:rPrChange w:id="1118" w:author="Chen, Ivy (陳素貞 IEC1)" w:date="2015-01-12T13:45:00Z">
              <w:rPr/>
            </w:rPrChange>
          </w:rPr>
          <w:lastRenderedPageBreak/>
          <w:br w:type="page"/>
        </w:r>
      </w:del>
      <w:r w:rsidRPr="002F02C9">
        <w:rPr>
          <w:rFonts w:hint="eastAsia"/>
          <w:b/>
          <w:bCs/>
          <w:sz w:val="32"/>
          <w:lang w:eastAsia="zh-TW"/>
          <w:rPrChange w:id="1119" w:author="Chen, Ivy (陳素貞 IEC1)" w:date="2015-01-12T13:45:00Z">
            <w:rPr>
              <w:rFonts w:hint="eastAsia"/>
              <w:b/>
              <w:bCs/>
              <w:sz w:val="32"/>
              <w:lang w:eastAsia="zh-TW"/>
            </w:rPr>
          </w:rPrChange>
        </w:rPr>
        <w:t>目錄</w:t>
      </w:r>
    </w:p>
    <w:p w:rsidR="001A40E0" w:rsidRPr="002F02C9" w:rsidRDefault="001A40E0" w:rsidP="007671DB">
      <w:pPr>
        <w:rPr>
          <w:rPrChange w:id="1120" w:author="Chen, Ivy (陳素貞 IEC1)" w:date="2015-01-12T13:45:00Z">
            <w:rPr/>
          </w:rPrChange>
        </w:rPr>
      </w:pPr>
    </w:p>
    <w:bookmarkStart w:id="1121" w:name="_GoBack"/>
    <w:bookmarkEnd w:id="1121"/>
    <w:p w:rsidR="00505634" w:rsidRDefault="00152C15">
      <w:pPr>
        <w:pStyle w:val="11"/>
        <w:tabs>
          <w:tab w:val="right" w:leader="dot" w:pos="10459"/>
        </w:tabs>
        <w:rPr>
          <w:ins w:id="1122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r w:rsidRPr="002F02C9">
        <w:rPr>
          <w:rPrChange w:id="1123" w:author="Chen, Ivy (陳素貞 IEC1)" w:date="2015-01-12T13:45:00Z">
            <w:rPr>
              <w:rFonts w:ascii="Arial" w:hAnsi="Arial"/>
              <w:b/>
              <w:bCs/>
              <w:color w:val="0000FF"/>
              <w:kern w:val="32"/>
              <w:sz w:val="32"/>
              <w:szCs w:val="32"/>
              <w:u w:val="single"/>
            </w:rPr>
          </w:rPrChange>
        </w:rPr>
        <w:fldChar w:fldCharType="begin"/>
      </w:r>
      <w:r w:rsidR="00585991" w:rsidRPr="002F02C9">
        <w:rPr>
          <w:rPrChange w:id="1124" w:author="Chen, Ivy (陳素貞 IEC1)" w:date="2015-01-12T13:45:00Z">
            <w:rPr/>
          </w:rPrChange>
        </w:rPr>
        <w:instrText xml:space="preserve"> TOC \o "1-3" \h \z \u </w:instrText>
      </w:r>
      <w:r w:rsidRPr="002F02C9">
        <w:rPr>
          <w:rPrChange w:id="1125" w:author="Chen, Ivy (陳素貞 IEC1)" w:date="2015-01-12T13:45:00Z">
            <w:rPr>
              <w:rFonts w:ascii="Arial" w:hAnsi="Arial"/>
              <w:b/>
              <w:bCs/>
              <w:color w:val="0000FF"/>
              <w:kern w:val="32"/>
              <w:sz w:val="32"/>
              <w:szCs w:val="32"/>
              <w:u w:val="single"/>
            </w:rPr>
          </w:rPrChange>
        </w:rPr>
        <w:fldChar w:fldCharType="separate"/>
      </w:r>
      <w:ins w:id="1126" w:author="Chen, Ivy (陳素貞 IEC1)" w:date="2015-01-12T14:02:00Z">
        <w:r w:rsidR="00505634" w:rsidRPr="00247B8E">
          <w:rPr>
            <w:rStyle w:val="a8"/>
            <w:noProof/>
          </w:rPr>
          <w:fldChar w:fldCharType="begin"/>
        </w:r>
        <w:r w:rsidR="00505634" w:rsidRPr="00247B8E">
          <w:rPr>
            <w:rStyle w:val="a8"/>
            <w:noProof/>
          </w:rPr>
          <w:instrText xml:space="preserve"> </w:instrText>
        </w:r>
        <w:r w:rsidR="00505634">
          <w:rPr>
            <w:noProof/>
          </w:rPr>
          <w:instrText>HYPERLINK \l "_Toc408834674"</w:instrText>
        </w:r>
        <w:r w:rsidR="00505634" w:rsidRPr="00247B8E">
          <w:rPr>
            <w:rStyle w:val="a8"/>
            <w:noProof/>
          </w:rPr>
          <w:instrText xml:space="preserve"> </w:instrText>
        </w:r>
        <w:r w:rsidR="00505634" w:rsidRPr="00247B8E">
          <w:rPr>
            <w:rStyle w:val="a8"/>
            <w:noProof/>
          </w:rPr>
        </w:r>
        <w:r w:rsidR="00505634" w:rsidRPr="00247B8E">
          <w:rPr>
            <w:rStyle w:val="a8"/>
            <w:noProof/>
          </w:rPr>
          <w:fldChar w:fldCharType="separate"/>
        </w:r>
        <w:r w:rsidR="00505634" w:rsidRPr="00247B8E">
          <w:rPr>
            <w:rStyle w:val="a8"/>
            <w:rFonts w:eastAsia="新細明體" w:hint="eastAsia"/>
            <w:noProof/>
            <w:lang w:eastAsia="zh-TW"/>
          </w:rPr>
          <w:t>系統概述</w:t>
        </w:r>
        <w:r w:rsidR="00505634">
          <w:rPr>
            <w:noProof/>
            <w:webHidden/>
          </w:rPr>
          <w:tab/>
        </w:r>
        <w:r w:rsidR="00505634">
          <w:rPr>
            <w:noProof/>
            <w:webHidden/>
          </w:rPr>
          <w:fldChar w:fldCharType="begin"/>
        </w:r>
        <w:r w:rsidR="00505634">
          <w:rPr>
            <w:noProof/>
            <w:webHidden/>
          </w:rPr>
          <w:instrText xml:space="preserve"> PAGEREF _Toc408834674 \h </w:instrText>
        </w:r>
        <w:r w:rsidR="00505634">
          <w:rPr>
            <w:noProof/>
            <w:webHidden/>
          </w:rPr>
        </w:r>
      </w:ins>
      <w:r w:rsidR="00505634">
        <w:rPr>
          <w:noProof/>
          <w:webHidden/>
        </w:rPr>
        <w:fldChar w:fldCharType="separate"/>
      </w:r>
      <w:ins w:id="1127" w:author="Chen, Ivy (陳素貞 IEC1)" w:date="2015-01-12T14:02:00Z">
        <w:r w:rsidR="00505634">
          <w:rPr>
            <w:noProof/>
            <w:webHidden/>
          </w:rPr>
          <w:t>5</w:t>
        </w:r>
        <w:r w:rsidR="00505634">
          <w:rPr>
            <w:noProof/>
            <w:webHidden/>
          </w:rPr>
          <w:fldChar w:fldCharType="end"/>
        </w:r>
        <w:r w:rsidR="00505634"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22"/>
        <w:tabs>
          <w:tab w:val="right" w:leader="dot" w:pos="10459"/>
        </w:tabs>
        <w:rPr>
          <w:ins w:id="1128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29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"_Toc408834675"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rFonts w:hint="eastAsia"/>
            <w:noProof/>
            <w:kern w:val="44"/>
          </w:rPr>
          <w:t>參考資料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_Toc408834675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30" w:author="Chen, Ivy (陳素貞 IEC1)" w:date="2015-01-12T14:02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11"/>
        <w:tabs>
          <w:tab w:val="left" w:pos="400"/>
          <w:tab w:val="right" w:leader="dot" w:pos="10459"/>
        </w:tabs>
        <w:rPr>
          <w:ins w:id="1131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32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"_Toc408834676"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noProof/>
          </w:rPr>
          <w:t>UI</w:t>
        </w:r>
        <w:r w:rsidRPr="00247B8E">
          <w:rPr>
            <w:rStyle w:val="a8"/>
            <w:rFonts w:hint="eastAsia"/>
            <w:noProof/>
          </w:rPr>
          <w:t>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_Toc408834676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33" w:author="Chen, Ivy (陳素貞 IEC1)" w:date="2015-01-12T14:02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22"/>
        <w:tabs>
          <w:tab w:val="left" w:pos="1440"/>
          <w:tab w:val="right" w:leader="dot" w:pos="10459"/>
        </w:tabs>
        <w:rPr>
          <w:ins w:id="1134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35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"_Toc408834677"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rFonts w:hint="eastAsia"/>
            <w:noProof/>
          </w:rPr>
          <w:t>基本资料维护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_Toc408834677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36" w:author="Chen, Ivy (陳素貞 IEC1)" w:date="2015-01-12T14:02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37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38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"_Toc408834678"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noProof/>
          </w:rPr>
          <w:t>PAK CHN(TW) Label LightNo</w:t>
        </w:r>
        <w:r w:rsidRPr="00247B8E">
          <w:rPr>
            <w:rStyle w:val="a8"/>
            <w:rFonts w:hint="eastAsia"/>
            <w:noProof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_Toc408834678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39" w:author="Chen, Ivy (陳素貞 IEC1)" w:date="2015-01-12T14:02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40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41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"_Toc408834679"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noProof/>
          </w:rPr>
          <w:t>Family Info</w:t>
        </w:r>
        <w:r w:rsidRPr="00247B8E">
          <w:rPr>
            <w:rStyle w:val="a8"/>
            <w:rFonts w:hint="eastAsia"/>
            <w:noProof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_Toc408834679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42" w:author="Chen, Ivy (陳素貞 IEC1)" w:date="2015-01-12T14:02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43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44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"_Toc408834680"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noProof/>
          </w:rPr>
          <w:t>Defect Station</w:t>
        </w:r>
        <w:r w:rsidRPr="00247B8E">
          <w:rPr>
            <w:rStyle w:val="a8"/>
            <w:rFonts w:hint="eastAsia"/>
            <w:noProof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_Toc408834680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45" w:author="Chen, Ivy (陳素貞 IEC1)" w:date="2015-01-12T14:02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46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47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"_Toc408834681"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noProof/>
          </w:rPr>
          <w:t>Combine KP Setting</w:t>
        </w:r>
        <w:r w:rsidRPr="00247B8E">
          <w:rPr>
            <w:rStyle w:val="a8"/>
            <w:rFonts w:hint="eastAsia"/>
            <w:noProof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_Toc408834681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48" w:author="Chen, Ivy (陳素貞 IEC1)" w:date="2015-01-12T14:02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49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50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"_Toc408834682"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noProof/>
          </w:rPr>
          <w:t>Lot Setting</w:t>
        </w:r>
        <w:r w:rsidRPr="00247B8E">
          <w:rPr>
            <w:rStyle w:val="a8"/>
            <w:rFonts w:hint="eastAsia"/>
            <w:noProof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_Toc408834682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51" w:author="Chen, Ivy (陳素貞 IEC1)" w:date="2015-01-12T14:02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52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53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"_Toc408834683"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noProof/>
          </w:rPr>
          <w:t>ITCND Check Setting</w:t>
        </w:r>
        <w:r w:rsidRPr="00247B8E">
          <w:rPr>
            <w:rStyle w:val="a8"/>
            <w:rFonts w:hint="eastAsia"/>
            <w:noProof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_Toc408834683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54" w:author="Chen, Ivy (陳素貞 IEC1)" w:date="2015-01-12T14:02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55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56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"_Toc408834684"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1.1.7.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noProof/>
          </w:rPr>
          <w:t>ITCND Check QC Hold Setting</w:t>
        </w:r>
        <w:r w:rsidRPr="00247B8E">
          <w:rPr>
            <w:rStyle w:val="a8"/>
            <w:rFonts w:hint="eastAsia"/>
            <w:noProof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_Toc408834684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57" w:author="Chen, Ivy (陳素貞 IEC1)" w:date="2015-01-12T14:02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58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59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"_Toc408834685"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1.1.8.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noProof/>
          </w:rPr>
          <w:t>CDSI PO</w:t>
        </w:r>
        <w:r w:rsidRPr="00247B8E">
          <w:rPr>
            <w:rStyle w:val="a8"/>
            <w:rFonts w:hint="eastAsia"/>
            <w:noProof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_Toc408834685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60" w:author="Chen, Ivy (陳素貞 IEC1)" w:date="2015-01-12T14:02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61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62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"_Toc408834686"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1.1.9.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noProof/>
          </w:rPr>
          <w:t>ConstValue</w:t>
        </w:r>
        <w:r w:rsidRPr="00247B8E">
          <w:rPr>
            <w:rStyle w:val="a8"/>
            <w:rFonts w:hint="eastAsia"/>
            <w:noProof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_Toc408834686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63" w:author="Chen, Ivy (陳素貞 IEC1)" w:date="2015-01-12T14:02:00Z"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64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65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"_Toc408834687"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1.1.10.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noProof/>
          </w:rPr>
          <w:t>FAI Information Maintain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_Toc408834687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66" w:author="Chen, Ivy (陳素貞 IEC1)" w:date="2015-01-12T14:02:00Z"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67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68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"_Toc408834688"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1.1.11.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noProof/>
          </w:rPr>
          <w:t>Win8 MBSPS Maintain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_Toc408834688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69" w:author="Chen, Ivy (陳素貞 IEC1)" w:date="2015-01-12T14:02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70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71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"_Toc408834689"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1.1.12.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noProof/>
          </w:rPr>
          <w:t>ConstValueType</w:t>
        </w:r>
        <w:r w:rsidRPr="00247B8E">
          <w:rPr>
            <w:rStyle w:val="a8"/>
            <w:rFonts w:hint="eastAsia"/>
            <w:noProof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_Toc408834689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72" w:author="Chen, Ivy (陳素貞 IEC1)" w:date="2015-01-12T14:02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73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74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"_Toc408834690"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1.1.13.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rFonts w:eastAsia="新細明體"/>
            <w:noProof/>
            <w:lang w:eastAsia="zh-TW"/>
          </w:rPr>
          <w:t xml:space="preserve">BSam Location </w:t>
        </w:r>
        <w:r w:rsidRPr="00247B8E">
          <w:rPr>
            <w:rStyle w:val="a8"/>
            <w:rFonts w:hint="eastAsia"/>
            <w:noProof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_Toc408834690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75" w:author="Chen, Ivy (陳素貞 IEC1)" w:date="2015-01-12T14:02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76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77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"_Toc408834691"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1.1.14.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noProof/>
          </w:rPr>
          <w:t>CELDATA Mantain</w:t>
        </w:r>
        <w:r w:rsidRPr="00247B8E">
          <w:rPr>
            <w:rStyle w:val="a8"/>
            <w:rFonts w:eastAsia="新細明體"/>
            <w:noProof/>
            <w:lang w:eastAsia="zh-TW"/>
          </w:rPr>
          <w:t xml:space="preserve"> </w:t>
        </w:r>
        <w:r w:rsidRPr="00247B8E">
          <w:rPr>
            <w:rStyle w:val="a8"/>
            <w:rFonts w:hint="eastAsia"/>
            <w:noProof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_Toc408834691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78" w:author="Chen, Ivy (陳素貞 IEC1)" w:date="2015-01-12T14:02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79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80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"_Toc408834692"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  <w:highlight w:val="yellow"/>
          </w:rPr>
          <w:t>1.1.15.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rFonts w:eastAsia="新細明體"/>
            <w:noProof/>
            <w:highlight w:val="yellow"/>
            <w:lang w:eastAsia="zh-TW"/>
          </w:rPr>
          <w:t xml:space="preserve">Pallet Type </w:t>
        </w:r>
        <w:r w:rsidRPr="00247B8E">
          <w:rPr>
            <w:rStyle w:val="a8"/>
            <w:rFonts w:hint="eastAsia"/>
            <w:noProof/>
            <w:highlight w:val="yellow"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_Toc408834692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81" w:author="Chen, Ivy (陳素貞 IEC1)" w:date="2015-01-12T14:02:00Z"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82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83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"_Toc408834693"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1.1.16.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rFonts w:eastAsia="新細明體"/>
            <w:noProof/>
            <w:lang w:eastAsia="zh-TW"/>
          </w:rPr>
          <w:t xml:space="preserve">OSWIN </w:t>
        </w:r>
        <w:r w:rsidRPr="00247B8E">
          <w:rPr>
            <w:rStyle w:val="a8"/>
            <w:rFonts w:hint="eastAsia"/>
            <w:noProof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_Toc408834693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84" w:author="Chen, Ivy (陳素貞 IEC1)" w:date="2015-01-12T14:02:00Z"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85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86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"_Toc408834694"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noProof/>
          </w:rPr>
          <w:t>1.1.17.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rFonts w:eastAsia="新細明體"/>
            <w:noProof/>
            <w:lang w:eastAsia="zh-TW"/>
          </w:rPr>
          <w:t xml:space="preserve">CheckItemTypeRule </w:t>
        </w:r>
        <w:r w:rsidRPr="00247B8E">
          <w:rPr>
            <w:rStyle w:val="a8"/>
            <w:rFonts w:hint="eastAsia"/>
            <w:noProof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_Toc408834694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87" w:author="Chen, Ivy (陳素貞 IEC1)" w:date="2015-01-12T14:02:00Z"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88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89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"_Toc408834695"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rFonts w:eastAsia="新細明體"/>
            <w:noProof/>
            <w:lang w:eastAsia="zh-TW"/>
          </w:rPr>
          <w:t>1.1.18.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rFonts w:eastAsia="新細明體"/>
            <w:noProof/>
            <w:lang w:eastAsia="zh-TW"/>
          </w:rPr>
          <w:t xml:space="preserve">LabelTypeRule </w:t>
        </w:r>
        <w:r w:rsidRPr="00247B8E">
          <w:rPr>
            <w:rStyle w:val="a8"/>
            <w:rFonts w:eastAsia="新細明體" w:hint="eastAsia"/>
            <w:noProof/>
            <w:lang w:eastAsia="zh-TW"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_Toc408834695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90" w:author="Chen, Ivy (陳素貞 IEC1)" w:date="2015-01-12T14:02:00Z"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91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92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"_Toc408834696"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rFonts w:eastAsia="新細明體"/>
            <w:noProof/>
            <w:lang w:eastAsia="zh-TW"/>
          </w:rPr>
          <w:t>1.1.19.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rFonts w:eastAsia="新細明體"/>
            <w:noProof/>
            <w:lang w:eastAsia="zh-TW"/>
          </w:rPr>
          <w:t xml:space="preserve">SysSetting </w:t>
        </w:r>
        <w:r w:rsidRPr="00247B8E">
          <w:rPr>
            <w:rStyle w:val="a8"/>
            <w:rFonts w:eastAsia="新細明體" w:hint="eastAsia"/>
            <w:noProof/>
            <w:lang w:eastAsia="zh-TW"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_Toc408834696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93" w:author="Chen, Ivy (陳素貞 IEC1)" w:date="2015-01-12T14:02:00Z"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94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95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"_Toc408834697"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rFonts w:eastAsia="新細明體"/>
            <w:noProof/>
            <w:lang w:eastAsia="zh-TW"/>
          </w:rPr>
          <w:t>1.1.20.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rFonts w:eastAsia="新細明體"/>
            <w:noProof/>
            <w:lang w:eastAsia="zh-TW"/>
          </w:rPr>
          <w:t xml:space="preserve">CheckItemType </w:t>
        </w:r>
        <w:r w:rsidRPr="00247B8E">
          <w:rPr>
            <w:rStyle w:val="a8"/>
            <w:rFonts w:eastAsia="新細明體" w:hint="eastAsia"/>
            <w:noProof/>
            <w:lang w:eastAsia="zh-TW"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_Toc408834697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96" w:author="Chen, Ivy (陳素貞 IEC1)" w:date="2015-01-12T14:02:00Z"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505634" w:rsidRDefault="00505634">
      <w:pPr>
        <w:pStyle w:val="31"/>
        <w:tabs>
          <w:tab w:val="left" w:pos="1440"/>
          <w:tab w:val="right" w:leader="dot" w:pos="10459"/>
        </w:tabs>
        <w:rPr>
          <w:ins w:id="1197" w:author="Chen, Ivy (陳素貞 IEC1)" w:date="2015-01-12T14:02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</w:rPr>
      </w:pPr>
      <w:ins w:id="1198" w:author="Chen, Ivy (陳素貞 IEC1)" w:date="2015-01-12T14:02:00Z">
        <w:r w:rsidRPr="00247B8E">
          <w:rPr>
            <w:rStyle w:val="a8"/>
            <w:noProof/>
          </w:rPr>
          <w:fldChar w:fldCharType="begin"/>
        </w:r>
        <w:r w:rsidRPr="00247B8E">
          <w:rPr>
            <w:rStyle w:val="a8"/>
            <w:noProof/>
          </w:rPr>
          <w:instrText xml:space="preserve"> </w:instrText>
        </w:r>
        <w:r>
          <w:rPr>
            <w:noProof/>
          </w:rPr>
          <w:instrText>HYPERLINK \l "_Toc408834698"</w:instrText>
        </w:r>
        <w:r w:rsidRPr="00247B8E">
          <w:rPr>
            <w:rStyle w:val="a8"/>
            <w:noProof/>
          </w:rPr>
          <w:instrText xml:space="preserve"> </w:instrText>
        </w:r>
        <w:r w:rsidRPr="00247B8E">
          <w:rPr>
            <w:rStyle w:val="a8"/>
            <w:noProof/>
          </w:rPr>
        </w:r>
        <w:r w:rsidRPr="00247B8E">
          <w:rPr>
            <w:rStyle w:val="a8"/>
            <w:noProof/>
          </w:rPr>
          <w:fldChar w:fldCharType="separate"/>
        </w:r>
        <w:r w:rsidRPr="00247B8E">
          <w:rPr>
            <w:rStyle w:val="a8"/>
            <w:rFonts w:eastAsia="新細明體"/>
            <w:noProof/>
            <w:lang w:eastAsia="zh-TW"/>
          </w:rPr>
          <w:t>1.1.21.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2"/>
            <w:lang w:eastAsia="zh-TW"/>
          </w:rPr>
          <w:tab/>
        </w:r>
        <w:r w:rsidRPr="00247B8E">
          <w:rPr>
            <w:rStyle w:val="a8"/>
            <w:rFonts w:eastAsia="新細明體"/>
            <w:noProof/>
            <w:lang w:eastAsia="zh-TW"/>
          </w:rPr>
          <w:t xml:space="preserve">AssemblyVC </w:t>
        </w:r>
        <w:r w:rsidRPr="00247B8E">
          <w:rPr>
            <w:rStyle w:val="a8"/>
            <w:rFonts w:eastAsia="新細明體" w:hint="eastAsia"/>
            <w:noProof/>
            <w:lang w:eastAsia="zh-TW"/>
          </w:rPr>
          <w:t>维护界面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_Toc408834698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99" w:author="Chen, Ivy (陳素貞 IEC1)" w:date="2015-01-12T14:02:00Z"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  <w:r w:rsidRPr="00247B8E">
          <w:rPr>
            <w:rStyle w:val="a8"/>
            <w:noProof/>
          </w:rPr>
          <w:fldChar w:fldCharType="end"/>
        </w:r>
      </w:ins>
    </w:p>
    <w:p w:rsidR="00F33FAC" w:rsidRPr="002F02C9" w:rsidDel="00CF0F14" w:rsidRDefault="00585991">
      <w:pPr>
        <w:pStyle w:val="11"/>
        <w:tabs>
          <w:tab w:val="right" w:leader="dot" w:pos="10459"/>
        </w:tabs>
        <w:rPr>
          <w:ins w:id="1200" w:author="IEC960923" w:date="2013-11-06T17:30:00Z"/>
          <w:del w:id="1201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202" w:author="Chen, Ivy (陳素貞 IEC1)" w:date="2015-01-12T13:45:00Z">
            <w:rPr>
              <w:ins w:id="1203" w:author="IEC960923" w:date="2013-11-06T17:30:00Z"/>
              <w:del w:id="1204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205" w:author="IEC960923" w:date="2013-11-06T17:30:00Z">
        <w:del w:id="1206" w:author="Chen, Ivy (陳素貞 IEC1)" w:date="2014-02-07T15:45:00Z">
          <w:r w:rsidRPr="002F02C9">
            <w:rPr>
              <w:rStyle w:val="a8"/>
              <w:rFonts w:eastAsia="新細明體" w:hint="eastAsia"/>
              <w:noProof/>
              <w:lang w:eastAsia="zh-TW"/>
              <w:rPrChange w:id="1207" w:author="Chen, Ivy (陳素貞 IEC1)" w:date="2015-01-12T13:45:00Z">
                <w:rPr>
                  <w:rStyle w:val="a8"/>
                  <w:rFonts w:eastAsia="新細明體" w:hint="eastAsia"/>
                  <w:noProof/>
                  <w:lang w:eastAsia="zh-TW"/>
                </w:rPr>
              </w:rPrChange>
            </w:rPr>
            <w:delText>系統概述</w:delText>
          </w:r>
          <w:r w:rsidR="00152C15" w:rsidRPr="002F02C9">
            <w:rPr>
              <w:noProof/>
              <w:webHidden/>
              <w:rPrChange w:id="1208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5</w:delText>
          </w:r>
        </w:del>
      </w:ins>
    </w:p>
    <w:p w:rsidR="00F33FAC" w:rsidRPr="002F02C9" w:rsidDel="00CF0F14" w:rsidRDefault="00585991">
      <w:pPr>
        <w:pStyle w:val="22"/>
        <w:tabs>
          <w:tab w:val="right" w:leader="dot" w:pos="10459"/>
        </w:tabs>
        <w:rPr>
          <w:ins w:id="1209" w:author="IEC960923" w:date="2013-11-06T17:30:00Z"/>
          <w:del w:id="1210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211" w:author="Chen, Ivy (陳素貞 IEC1)" w:date="2015-01-12T13:45:00Z">
            <w:rPr>
              <w:ins w:id="1212" w:author="IEC960923" w:date="2013-11-06T17:30:00Z"/>
              <w:del w:id="1213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214" w:author="IEC960923" w:date="2013-11-06T17:30:00Z">
        <w:del w:id="1215" w:author="Chen, Ivy (陳素貞 IEC1)" w:date="2014-02-07T15:45:00Z">
          <w:r w:rsidRPr="002F02C9">
            <w:rPr>
              <w:rStyle w:val="a8"/>
              <w:rFonts w:hint="eastAsia"/>
              <w:noProof/>
              <w:kern w:val="44"/>
              <w:rPrChange w:id="1216" w:author="Chen, Ivy (陳素貞 IEC1)" w:date="2015-01-12T13:45:00Z">
                <w:rPr>
                  <w:rStyle w:val="a8"/>
                  <w:rFonts w:hint="eastAsia"/>
                  <w:noProof/>
                  <w:kern w:val="44"/>
                </w:rPr>
              </w:rPrChange>
            </w:rPr>
            <w:delText>參考資料</w:delText>
          </w:r>
          <w:r w:rsidR="00152C15" w:rsidRPr="002F02C9">
            <w:rPr>
              <w:noProof/>
              <w:webHidden/>
              <w:rPrChange w:id="1217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5</w:delText>
          </w:r>
        </w:del>
      </w:ins>
    </w:p>
    <w:p w:rsidR="00F33FAC" w:rsidRPr="002F02C9" w:rsidDel="00CF0F14" w:rsidRDefault="00585991">
      <w:pPr>
        <w:pStyle w:val="11"/>
        <w:tabs>
          <w:tab w:val="left" w:pos="400"/>
          <w:tab w:val="right" w:leader="dot" w:pos="10459"/>
        </w:tabs>
        <w:rPr>
          <w:ins w:id="1218" w:author="IEC960923" w:date="2013-11-06T17:30:00Z"/>
          <w:del w:id="1219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220" w:author="Chen, Ivy (陳素貞 IEC1)" w:date="2015-01-12T13:45:00Z">
            <w:rPr>
              <w:ins w:id="1221" w:author="IEC960923" w:date="2013-11-06T17:30:00Z"/>
              <w:del w:id="1222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223" w:author="IEC960923" w:date="2013-11-06T17:30:00Z">
        <w:del w:id="1224" w:author="Chen, Ivy (陳素貞 IEC1)" w:date="2014-02-07T15:45:00Z">
          <w:r w:rsidRPr="002F02C9">
            <w:rPr>
              <w:rStyle w:val="a8"/>
              <w:noProof/>
              <w:rPrChange w:id="1225" w:author="Chen, Ivy (陳素貞 IEC1)" w:date="2015-01-12T13:45:00Z">
                <w:rPr>
                  <w:rStyle w:val="a8"/>
                  <w:noProof/>
                </w:rPr>
              </w:rPrChange>
            </w:rPr>
            <w:delText>1.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226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227" w:author="Chen, Ivy (陳素貞 IEC1)" w:date="2015-01-12T13:45:00Z">
                <w:rPr>
                  <w:rStyle w:val="a8"/>
                  <w:noProof/>
                </w:rPr>
              </w:rPrChange>
            </w:rPr>
            <w:delText>UI</w:delText>
          </w:r>
          <w:r w:rsidRPr="002F02C9">
            <w:rPr>
              <w:rStyle w:val="a8"/>
              <w:rFonts w:hint="eastAsia"/>
              <w:noProof/>
              <w:rPrChange w:id="1228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設計</w:delText>
          </w:r>
          <w:r w:rsidR="00152C15" w:rsidRPr="002F02C9">
            <w:rPr>
              <w:noProof/>
              <w:webHidden/>
              <w:rPrChange w:id="1229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5</w:delText>
          </w:r>
        </w:del>
      </w:ins>
    </w:p>
    <w:p w:rsidR="00F33FAC" w:rsidRPr="002F02C9" w:rsidDel="00CF0F14" w:rsidRDefault="00585991">
      <w:pPr>
        <w:pStyle w:val="22"/>
        <w:tabs>
          <w:tab w:val="left" w:pos="960"/>
          <w:tab w:val="right" w:leader="dot" w:pos="10459"/>
        </w:tabs>
        <w:rPr>
          <w:ins w:id="1230" w:author="IEC960923" w:date="2013-11-06T17:30:00Z"/>
          <w:del w:id="1231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232" w:author="Chen, Ivy (陳素貞 IEC1)" w:date="2015-01-12T13:45:00Z">
            <w:rPr>
              <w:ins w:id="1233" w:author="IEC960923" w:date="2013-11-06T17:30:00Z"/>
              <w:del w:id="1234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235" w:author="IEC960923" w:date="2013-11-06T17:30:00Z">
        <w:del w:id="1236" w:author="Chen, Ivy (陳素貞 IEC1)" w:date="2014-02-07T15:45:00Z">
          <w:r w:rsidRPr="002F02C9">
            <w:rPr>
              <w:rStyle w:val="a8"/>
              <w:noProof/>
              <w:rPrChange w:id="1237" w:author="Chen, Ivy (陳素貞 IEC1)" w:date="2015-01-12T13:45:00Z">
                <w:rPr>
                  <w:rStyle w:val="a8"/>
                  <w:noProof/>
                </w:rPr>
              </w:rPrChange>
            </w:rPr>
            <w:delText>1.1.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238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rFonts w:hint="eastAsia"/>
              <w:noProof/>
              <w:rPrChange w:id="1239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基本资料维护</w:delText>
          </w:r>
          <w:r w:rsidR="00152C15" w:rsidRPr="002F02C9">
            <w:rPr>
              <w:noProof/>
              <w:webHidden/>
              <w:rPrChange w:id="1240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5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241" w:author="IEC960923" w:date="2013-11-06T17:30:00Z"/>
          <w:del w:id="1242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243" w:author="Chen, Ivy (陳素貞 IEC1)" w:date="2015-01-12T13:45:00Z">
            <w:rPr>
              <w:ins w:id="1244" w:author="IEC960923" w:date="2013-11-06T17:30:00Z"/>
              <w:del w:id="1245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246" w:author="IEC960923" w:date="2013-11-06T17:30:00Z">
        <w:del w:id="1247" w:author="Chen, Ivy (陳素貞 IEC1)" w:date="2014-02-07T15:45:00Z">
          <w:r w:rsidRPr="002F02C9">
            <w:rPr>
              <w:rStyle w:val="a8"/>
              <w:noProof/>
              <w:rPrChange w:id="1248" w:author="Chen, Ivy (陳素貞 IEC1)" w:date="2015-01-12T13:45:00Z">
                <w:rPr>
                  <w:rStyle w:val="a8"/>
                  <w:noProof/>
                </w:rPr>
              </w:rPrChange>
            </w:rPr>
            <w:delText>1.1.1.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249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250" w:author="Chen, Ivy (陳素貞 IEC1)" w:date="2015-01-12T13:45:00Z">
                <w:rPr>
                  <w:rStyle w:val="a8"/>
                  <w:noProof/>
                </w:rPr>
              </w:rPrChange>
            </w:rPr>
            <w:delText>PAK CHN(TW) Label LightNo</w:delText>
          </w:r>
          <w:r w:rsidRPr="002F02C9">
            <w:rPr>
              <w:rStyle w:val="a8"/>
              <w:rFonts w:hint="eastAsia"/>
              <w:noProof/>
              <w:rPrChange w:id="1251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252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5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253" w:author="IEC960923" w:date="2013-11-06T17:30:00Z"/>
          <w:del w:id="1254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255" w:author="Chen, Ivy (陳素貞 IEC1)" w:date="2015-01-12T13:45:00Z">
            <w:rPr>
              <w:ins w:id="1256" w:author="IEC960923" w:date="2013-11-06T17:30:00Z"/>
              <w:del w:id="1257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258" w:author="IEC960923" w:date="2013-11-06T17:30:00Z">
        <w:del w:id="1259" w:author="Chen, Ivy (陳素貞 IEC1)" w:date="2014-02-07T15:45:00Z">
          <w:r w:rsidRPr="002F02C9">
            <w:rPr>
              <w:rStyle w:val="a8"/>
              <w:noProof/>
              <w:rPrChange w:id="1260" w:author="Chen, Ivy (陳素貞 IEC1)" w:date="2015-01-12T13:45:00Z">
                <w:rPr>
                  <w:rStyle w:val="a8"/>
                  <w:noProof/>
                </w:rPr>
              </w:rPrChange>
            </w:rPr>
            <w:delText>1.1.2.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261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262" w:author="Chen, Ivy (陳素貞 IEC1)" w:date="2015-01-12T13:45:00Z">
                <w:rPr>
                  <w:rStyle w:val="a8"/>
                  <w:noProof/>
                </w:rPr>
              </w:rPrChange>
            </w:rPr>
            <w:delText>Family Info</w:delText>
          </w:r>
          <w:r w:rsidRPr="002F02C9">
            <w:rPr>
              <w:rStyle w:val="a8"/>
              <w:rFonts w:hint="eastAsia"/>
              <w:noProof/>
              <w:rPrChange w:id="1263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264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7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265" w:author="IEC960923" w:date="2013-11-06T17:30:00Z"/>
          <w:del w:id="1266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267" w:author="Chen, Ivy (陳素貞 IEC1)" w:date="2015-01-12T13:45:00Z">
            <w:rPr>
              <w:ins w:id="1268" w:author="IEC960923" w:date="2013-11-06T17:30:00Z"/>
              <w:del w:id="1269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270" w:author="IEC960923" w:date="2013-11-06T17:30:00Z">
        <w:del w:id="1271" w:author="Chen, Ivy (陳素貞 IEC1)" w:date="2014-02-07T15:45:00Z">
          <w:r w:rsidRPr="002F02C9">
            <w:rPr>
              <w:rStyle w:val="a8"/>
              <w:noProof/>
              <w:rPrChange w:id="1272" w:author="Chen, Ivy (陳素貞 IEC1)" w:date="2015-01-12T13:45:00Z">
                <w:rPr>
                  <w:rStyle w:val="a8"/>
                  <w:noProof/>
                </w:rPr>
              </w:rPrChange>
            </w:rPr>
            <w:delText>1.1.3.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273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274" w:author="Chen, Ivy (陳素貞 IEC1)" w:date="2015-01-12T13:45:00Z">
                <w:rPr>
                  <w:rStyle w:val="a8"/>
                  <w:noProof/>
                </w:rPr>
              </w:rPrChange>
            </w:rPr>
            <w:delText>Defect Station</w:delText>
          </w:r>
          <w:r w:rsidRPr="002F02C9">
            <w:rPr>
              <w:rStyle w:val="a8"/>
              <w:rFonts w:hint="eastAsia"/>
              <w:noProof/>
              <w:rPrChange w:id="1275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276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9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277" w:author="IEC960923" w:date="2013-11-06T17:30:00Z"/>
          <w:del w:id="1278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279" w:author="Chen, Ivy (陳素貞 IEC1)" w:date="2015-01-12T13:45:00Z">
            <w:rPr>
              <w:ins w:id="1280" w:author="IEC960923" w:date="2013-11-06T17:30:00Z"/>
              <w:del w:id="1281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282" w:author="IEC960923" w:date="2013-11-06T17:30:00Z">
        <w:del w:id="1283" w:author="Chen, Ivy (陳素貞 IEC1)" w:date="2014-02-07T15:45:00Z">
          <w:r w:rsidRPr="002F02C9">
            <w:rPr>
              <w:rStyle w:val="a8"/>
              <w:noProof/>
              <w:rPrChange w:id="1284" w:author="Chen, Ivy (陳素貞 IEC1)" w:date="2015-01-12T13:45:00Z">
                <w:rPr>
                  <w:rStyle w:val="a8"/>
                  <w:noProof/>
                </w:rPr>
              </w:rPrChange>
            </w:rPr>
            <w:delText>1.1.4.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285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286" w:author="Chen, Ivy (陳素貞 IEC1)" w:date="2015-01-12T13:45:00Z">
                <w:rPr>
                  <w:rStyle w:val="a8"/>
                  <w:noProof/>
                </w:rPr>
              </w:rPrChange>
            </w:rPr>
            <w:delText>Combine KP Setting</w:delText>
          </w:r>
          <w:r w:rsidRPr="002F02C9">
            <w:rPr>
              <w:rStyle w:val="a8"/>
              <w:rFonts w:hint="eastAsia"/>
              <w:noProof/>
              <w:rPrChange w:id="1287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288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13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289" w:author="IEC960923" w:date="2013-11-06T17:30:00Z"/>
          <w:del w:id="1290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291" w:author="Chen, Ivy (陳素貞 IEC1)" w:date="2015-01-12T13:45:00Z">
            <w:rPr>
              <w:ins w:id="1292" w:author="IEC960923" w:date="2013-11-06T17:30:00Z"/>
              <w:del w:id="1293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294" w:author="IEC960923" w:date="2013-11-06T17:30:00Z">
        <w:del w:id="1295" w:author="Chen, Ivy (陳素貞 IEC1)" w:date="2014-02-07T15:45:00Z">
          <w:r w:rsidRPr="002F02C9">
            <w:rPr>
              <w:rStyle w:val="a8"/>
              <w:noProof/>
              <w:rPrChange w:id="1296" w:author="Chen, Ivy (陳素貞 IEC1)" w:date="2015-01-12T13:45:00Z">
                <w:rPr>
                  <w:rStyle w:val="a8"/>
                  <w:noProof/>
                </w:rPr>
              </w:rPrChange>
            </w:rPr>
            <w:delText>1.1.5.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297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298" w:author="Chen, Ivy (陳素貞 IEC1)" w:date="2015-01-12T13:45:00Z">
                <w:rPr>
                  <w:rStyle w:val="a8"/>
                  <w:noProof/>
                </w:rPr>
              </w:rPrChange>
            </w:rPr>
            <w:delText>Lot Setting</w:delText>
          </w:r>
          <w:r w:rsidRPr="002F02C9">
            <w:rPr>
              <w:rStyle w:val="a8"/>
              <w:rFonts w:hint="eastAsia"/>
              <w:noProof/>
              <w:rPrChange w:id="1299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300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15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301" w:author="IEC960923" w:date="2013-11-06T17:30:00Z"/>
          <w:del w:id="1302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303" w:author="Chen, Ivy (陳素貞 IEC1)" w:date="2015-01-12T13:45:00Z">
            <w:rPr>
              <w:ins w:id="1304" w:author="IEC960923" w:date="2013-11-06T17:30:00Z"/>
              <w:del w:id="1305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306" w:author="IEC960923" w:date="2013-11-06T17:30:00Z">
        <w:del w:id="1307" w:author="Chen, Ivy (陳素貞 IEC1)" w:date="2014-02-07T15:45:00Z">
          <w:r w:rsidRPr="002F02C9">
            <w:rPr>
              <w:rStyle w:val="a8"/>
              <w:noProof/>
              <w:rPrChange w:id="1308" w:author="Chen, Ivy (陳素貞 IEC1)" w:date="2015-01-12T13:45:00Z">
                <w:rPr>
                  <w:rStyle w:val="a8"/>
                  <w:noProof/>
                </w:rPr>
              </w:rPrChange>
            </w:rPr>
            <w:delText>1.1.6.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309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310" w:author="Chen, Ivy (陳素貞 IEC1)" w:date="2015-01-12T13:45:00Z">
                <w:rPr>
                  <w:rStyle w:val="a8"/>
                  <w:noProof/>
                </w:rPr>
              </w:rPrChange>
            </w:rPr>
            <w:delText>ITCND Check Setting</w:delText>
          </w:r>
          <w:r w:rsidRPr="002F02C9">
            <w:rPr>
              <w:rStyle w:val="a8"/>
              <w:rFonts w:hint="eastAsia"/>
              <w:noProof/>
              <w:rPrChange w:id="1311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312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18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313" w:author="IEC960923" w:date="2013-11-06T17:30:00Z"/>
          <w:del w:id="1314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315" w:author="Chen, Ivy (陳素貞 IEC1)" w:date="2015-01-12T13:45:00Z">
            <w:rPr>
              <w:ins w:id="1316" w:author="IEC960923" w:date="2013-11-06T17:30:00Z"/>
              <w:del w:id="1317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318" w:author="IEC960923" w:date="2013-11-06T17:30:00Z">
        <w:del w:id="1319" w:author="Chen, Ivy (陳素貞 IEC1)" w:date="2014-02-07T15:45:00Z">
          <w:r w:rsidRPr="002F02C9">
            <w:rPr>
              <w:rStyle w:val="a8"/>
              <w:noProof/>
              <w:rPrChange w:id="1320" w:author="Chen, Ivy (陳素貞 IEC1)" w:date="2015-01-12T13:45:00Z">
                <w:rPr>
                  <w:rStyle w:val="a8"/>
                  <w:noProof/>
                </w:rPr>
              </w:rPrChange>
            </w:rPr>
            <w:delText>1.1.7.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321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322" w:author="Chen, Ivy (陳素貞 IEC1)" w:date="2015-01-12T13:45:00Z">
                <w:rPr>
                  <w:rStyle w:val="a8"/>
                  <w:noProof/>
                </w:rPr>
              </w:rPrChange>
            </w:rPr>
            <w:delText>ITCND Check QC Hold Setting</w:delText>
          </w:r>
          <w:r w:rsidRPr="002F02C9">
            <w:rPr>
              <w:rStyle w:val="a8"/>
              <w:rFonts w:hint="eastAsia"/>
              <w:noProof/>
              <w:rPrChange w:id="1323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324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20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325" w:author="IEC960923" w:date="2013-11-06T17:30:00Z"/>
          <w:del w:id="1326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327" w:author="Chen, Ivy (陳素貞 IEC1)" w:date="2015-01-12T13:45:00Z">
            <w:rPr>
              <w:ins w:id="1328" w:author="IEC960923" w:date="2013-11-06T17:30:00Z"/>
              <w:del w:id="1329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330" w:author="IEC960923" w:date="2013-11-06T17:30:00Z">
        <w:del w:id="1331" w:author="Chen, Ivy (陳素貞 IEC1)" w:date="2014-02-07T15:45:00Z">
          <w:r w:rsidRPr="002F02C9">
            <w:rPr>
              <w:rStyle w:val="a8"/>
              <w:noProof/>
              <w:rPrChange w:id="1332" w:author="Chen, Ivy (陳素貞 IEC1)" w:date="2015-01-12T13:45:00Z">
                <w:rPr>
                  <w:rStyle w:val="a8"/>
                  <w:noProof/>
                </w:rPr>
              </w:rPrChange>
            </w:rPr>
            <w:delText>1.1.8.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333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334" w:author="Chen, Ivy (陳素貞 IEC1)" w:date="2015-01-12T13:45:00Z">
                <w:rPr>
                  <w:rStyle w:val="a8"/>
                  <w:noProof/>
                </w:rPr>
              </w:rPrChange>
            </w:rPr>
            <w:delText>CDSI PO</w:delText>
          </w:r>
          <w:r w:rsidRPr="002F02C9">
            <w:rPr>
              <w:rStyle w:val="a8"/>
              <w:rFonts w:hint="eastAsia"/>
              <w:noProof/>
              <w:rPrChange w:id="1335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336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23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337" w:author="IEC960923" w:date="2013-11-06T17:30:00Z"/>
          <w:del w:id="1338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339" w:author="Chen, Ivy (陳素貞 IEC1)" w:date="2015-01-12T13:45:00Z">
            <w:rPr>
              <w:ins w:id="1340" w:author="IEC960923" w:date="2013-11-06T17:30:00Z"/>
              <w:del w:id="1341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342" w:author="IEC960923" w:date="2013-11-06T17:30:00Z">
        <w:del w:id="1343" w:author="Chen, Ivy (陳素貞 IEC1)" w:date="2014-02-07T15:45:00Z">
          <w:r w:rsidRPr="002F02C9">
            <w:rPr>
              <w:rStyle w:val="a8"/>
              <w:noProof/>
              <w:rPrChange w:id="1344" w:author="Chen, Ivy (陳素貞 IEC1)" w:date="2015-01-12T13:45:00Z">
                <w:rPr>
                  <w:rStyle w:val="a8"/>
                  <w:noProof/>
                </w:rPr>
              </w:rPrChange>
            </w:rPr>
            <w:delText>1.1.9.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345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346" w:author="Chen, Ivy (陳素貞 IEC1)" w:date="2015-01-12T13:45:00Z">
                <w:rPr>
                  <w:rStyle w:val="a8"/>
                  <w:noProof/>
                </w:rPr>
              </w:rPrChange>
            </w:rPr>
            <w:delText>ConstValue</w:delText>
          </w:r>
          <w:r w:rsidRPr="002F02C9">
            <w:rPr>
              <w:rStyle w:val="a8"/>
              <w:rFonts w:hint="eastAsia"/>
              <w:noProof/>
              <w:rPrChange w:id="1347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348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26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349" w:author="IEC960923" w:date="2013-11-06T17:30:00Z"/>
          <w:del w:id="1350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351" w:author="Chen, Ivy (陳素貞 IEC1)" w:date="2015-01-12T13:45:00Z">
            <w:rPr>
              <w:ins w:id="1352" w:author="IEC960923" w:date="2013-11-06T17:30:00Z"/>
              <w:del w:id="1353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354" w:author="IEC960923" w:date="2013-11-06T17:30:00Z">
        <w:del w:id="1355" w:author="Chen, Ivy (陳素貞 IEC1)" w:date="2014-02-07T15:45:00Z">
          <w:r w:rsidRPr="002F02C9">
            <w:rPr>
              <w:rStyle w:val="a8"/>
              <w:noProof/>
              <w:rPrChange w:id="1356" w:author="Chen, Ivy (陳素貞 IEC1)" w:date="2015-01-12T13:45:00Z">
                <w:rPr>
                  <w:rStyle w:val="a8"/>
                  <w:noProof/>
                </w:rPr>
              </w:rPrChange>
            </w:rPr>
            <w:delText>1.1.10.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357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358" w:author="Chen, Ivy (陳素貞 IEC1)" w:date="2015-01-12T13:45:00Z">
                <w:rPr>
                  <w:rStyle w:val="a8"/>
                  <w:noProof/>
                </w:rPr>
              </w:rPrChange>
            </w:rPr>
            <w:delText>FAI Information Maintain</w:delText>
          </w:r>
          <w:r w:rsidR="00152C15" w:rsidRPr="002F02C9">
            <w:rPr>
              <w:noProof/>
              <w:webHidden/>
              <w:rPrChange w:id="1359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29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360" w:author="IEC960923" w:date="2013-11-06T17:30:00Z"/>
          <w:del w:id="1361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362" w:author="Chen, Ivy (陳素貞 IEC1)" w:date="2015-01-12T13:45:00Z">
            <w:rPr>
              <w:ins w:id="1363" w:author="IEC960923" w:date="2013-11-06T17:30:00Z"/>
              <w:del w:id="1364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365" w:author="IEC960923" w:date="2013-11-06T17:30:00Z">
        <w:del w:id="1366" w:author="Chen, Ivy (陳素貞 IEC1)" w:date="2014-02-07T15:45:00Z">
          <w:r w:rsidRPr="002F02C9">
            <w:rPr>
              <w:rStyle w:val="a8"/>
              <w:noProof/>
              <w:rPrChange w:id="1367" w:author="Chen, Ivy (陳素貞 IEC1)" w:date="2015-01-12T13:45:00Z">
                <w:rPr>
                  <w:rStyle w:val="a8"/>
                  <w:noProof/>
                </w:rPr>
              </w:rPrChange>
            </w:rPr>
            <w:delText>1.1.11.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368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369" w:author="Chen, Ivy (陳素貞 IEC1)" w:date="2015-01-12T13:45:00Z">
                <w:rPr>
                  <w:rStyle w:val="a8"/>
                  <w:noProof/>
                </w:rPr>
              </w:rPrChange>
            </w:rPr>
            <w:delText>Win8 MBSPS Maintain</w:delText>
          </w:r>
          <w:r w:rsidR="00152C15" w:rsidRPr="002F02C9">
            <w:rPr>
              <w:noProof/>
              <w:webHidden/>
              <w:rPrChange w:id="1370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32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371" w:author="IEC960923" w:date="2013-11-06T17:30:00Z"/>
          <w:del w:id="1372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373" w:author="Chen, Ivy (陳素貞 IEC1)" w:date="2015-01-12T13:45:00Z">
            <w:rPr>
              <w:ins w:id="1374" w:author="IEC960923" w:date="2013-11-06T17:30:00Z"/>
              <w:del w:id="1375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376" w:author="IEC960923" w:date="2013-11-06T17:30:00Z">
        <w:del w:id="1377" w:author="Chen, Ivy (陳素貞 IEC1)" w:date="2014-02-07T15:45:00Z">
          <w:r w:rsidRPr="002F02C9">
            <w:rPr>
              <w:rStyle w:val="a8"/>
              <w:noProof/>
              <w:rPrChange w:id="1378" w:author="Chen, Ivy (陳素貞 IEC1)" w:date="2015-01-12T13:45:00Z">
                <w:rPr>
                  <w:rStyle w:val="a8"/>
                  <w:noProof/>
                </w:rPr>
              </w:rPrChange>
            </w:rPr>
            <w:delText>1.1.12.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379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380" w:author="Chen, Ivy (陳素貞 IEC1)" w:date="2015-01-12T13:45:00Z">
                <w:rPr>
                  <w:rStyle w:val="a8"/>
                  <w:noProof/>
                </w:rPr>
              </w:rPrChange>
            </w:rPr>
            <w:delText>ConstValueType</w:delText>
          </w:r>
          <w:r w:rsidRPr="002F02C9">
            <w:rPr>
              <w:rStyle w:val="a8"/>
              <w:rFonts w:hint="eastAsia"/>
              <w:noProof/>
              <w:rPrChange w:id="1381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382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35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383" w:author="IEC960923" w:date="2013-11-06T17:30:00Z"/>
          <w:del w:id="1384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385" w:author="Chen, Ivy (陳素貞 IEC1)" w:date="2015-01-12T13:45:00Z">
            <w:rPr>
              <w:ins w:id="1386" w:author="IEC960923" w:date="2013-11-06T17:30:00Z"/>
              <w:del w:id="1387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388" w:author="IEC960923" w:date="2013-11-06T17:30:00Z">
        <w:del w:id="1389" w:author="Chen, Ivy (陳素貞 IEC1)" w:date="2014-02-07T15:45:00Z">
          <w:r w:rsidRPr="002F02C9">
            <w:rPr>
              <w:rStyle w:val="a8"/>
              <w:noProof/>
              <w:rPrChange w:id="1390" w:author="Chen, Ivy (陳素貞 IEC1)" w:date="2015-01-12T13:45:00Z">
                <w:rPr>
                  <w:rStyle w:val="a8"/>
                  <w:noProof/>
                </w:rPr>
              </w:rPrChange>
            </w:rPr>
            <w:delText>1.1.13.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391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rFonts w:eastAsia="新細明體"/>
              <w:noProof/>
              <w:lang w:eastAsia="zh-TW"/>
              <w:rPrChange w:id="1392" w:author="Chen, Ivy (陳素貞 IEC1)" w:date="2015-01-12T13:45:00Z">
                <w:rPr>
                  <w:rStyle w:val="a8"/>
                  <w:rFonts w:eastAsia="新細明體"/>
                  <w:noProof/>
                  <w:lang w:eastAsia="zh-TW"/>
                </w:rPr>
              </w:rPrChange>
            </w:rPr>
            <w:delText xml:space="preserve">BSam Location </w:delText>
          </w:r>
          <w:r w:rsidRPr="002F02C9">
            <w:rPr>
              <w:rStyle w:val="a8"/>
              <w:rFonts w:hint="eastAsia"/>
              <w:noProof/>
              <w:rPrChange w:id="1393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394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38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395" w:author="IEC960923" w:date="2013-11-06T17:30:00Z"/>
          <w:del w:id="1396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397" w:author="Chen, Ivy (陳素貞 IEC1)" w:date="2015-01-12T13:45:00Z">
            <w:rPr>
              <w:ins w:id="1398" w:author="IEC960923" w:date="2013-11-06T17:30:00Z"/>
              <w:del w:id="1399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400" w:author="IEC960923" w:date="2013-11-06T17:30:00Z">
        <w:del w:id="1401" w:author="Chen, Ivy (陳素貞 IEC1)" w:date="2014-02-07T15:45:00Z">
          <w:r w:rsidRPr="002F02C9">
            <w:rPr>
              <w:rStyle w:val="a8"/>
              <w:noProof/>
              <w:rPrChange w:id="1402" w:author="Chen, Ivy (陳素貞 IEC1)" w:date="2015-01-12T13:45:00Z">
                <w:rPr>
                  <w:rStyle w:val="a8"/>
                  <w:noProof/>
                </w:rPr>
              </w:rPrChange>
            </w:rPr>
            <w:delText>1.1.14.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403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404" w:author="Chen, Ivy (陳素貞 IEC1)" w:date="2015-01-12T13:45:00Z">
                <w:rPr>
                  <w:rStyle w:val="a8"/>
                  <w:noProof/>
                </w:rPr>
              </w:rPrChange>
            </w:rPr>
            <w:delText>CELDATA Mantain</w:delText>
          </w:r>
          <w:r w:rsidRPr="002F02C9">
            <w:rPr>
              <w:rStyle w:val="a8"/>
              <w:rFonts w:eastAsia="新細明體"/>
              <w:noProof/>
              <w:lang w:eastAsia="zh-TW"/>
              <w:rPrChange w:id="1405" w:author="Chen, Ivy (陳素貞 IEC1)" w:date="2015-01-12T13:45:00Z">
                <w:rPr>
                  <w:rStyle w:val="a8"/>
                  <w:rFonts w:eastAsia="新細明體"/>
                  <w:noProof/>
                  <w:lang w:eastAsia="zh-TW"/>
                </w:rPr>
              </w:rPrChange>
            </w:rPr>
            <w:delText xml:space="preserve"> </w:delText>
          </w:r>
          <w:r w:rsidRPr="002F02C9">
            <w:rPr>
              <w:rStyle w:val="a8"/>
              <w:rFonts w:hint="eastAsia"/>
              <w:noProof/>
              <w:rPrChange w:id="1406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407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40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408" w:author="IEC960923" w:date="2013-11-06T17:30:00Z"/>
          <w:del w:id="1409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410" w:author="Chen, Ivy (陳素貞 IEC1)" w:date="2015-01-12T13:45:00Z">
            <w:rPr>
              <w:ins w:id="1411" w:author="IEC960923" w:date="2013-11-06T17:30:00Z"/>
              <w:del w:id="1412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413" w:author="IEC960923" w:date="2013-11-06T17:30:00Z">
        <w:del w:id="1414" w:author="Chen, Ivy (陳素貞 IEC1)" w:date="2014-02-07T15:45:00Z">
          <w:r w:rsidRPr="002F02C9">
            <w:rPr>
              <w:rStyle w:val="a8"/>
              <w:noProof/>
              <w:rPrChange w:id="1415" w:author="Chen, Ivy (陳素貞 IEC1)" w:date="2015-01-12T13:45:00Z">
                <w:rPr>
                  <w:rStyle w:val="a8"/>
                  <w:noProof/>
                </w:rPr>
              </w:rPrChange>
            </w:rPr>
            <w:delText>1.1.15.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416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rFonts w:eastAsia="新細明體"/>
              <w:noProof/>
              <w:lang w:eastAsia="zh-TW"/>
              <w:rPrChange w:id="1417" w:author="Chen, Ivy (陳素貞 IEC1)" w:date="2015-01-12T13:45:00Z">
                <w:rPr>
                  <w:rStyle w:val="a8"/>
                  <w:rFonts w:eastAsia="新細明體"/>
                  <w:noProof/>
                  <w:lang w:eastAsia="zh-TW"/>
                </w:rPr>
              </w:rPrChange>
            </w:rPr>
            <w:delText xml:space="preserve">Pallet Type </w:delText>
          </w:r>
          <w:r w:rsidRPr="002F02C9">
            <w:rPr>
              <w:rStyle w:val="a8"/>
              <w:rFonts w:hint="eastAsia"/>
              <w:noProof/>
              <w:rPrChange w:id="1418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419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42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420" w:author="IEC960923" w:date="2013-11-06T17:30:00Z"/>
          <w:del w:id="1421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422" w:author="Chen, Ivy (陳素貞 IEC1)" w:date="2015-01-12T13:45:00Z">
            <w:rPr>
              <w:ins w:id="1423" w:author="IEC960923" w:date="2013-11-06T17:30:00Z"/>
              <w:del w:id="1424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425" w:author="IEC960923" w:date="2013-11-06T17:30:00Z">
        <w:del w:id="1426" w:author="Chen, Ivy (陳素貞 IEC1)" w:date="2014-02-07T15:45:00Z">
          <w:r w:rsidRPr="002F02C9">
            <w:rPr>
              <w:rStyle w:val="a8"/>
              <w:noProof/>
              <w:rPrChange w:id="1427" w:author="Chen, Ivy (陳素貞 IEC1)" w:date="2015-01-12T13:45:00Z">
                <w:rPr>
                  <w:rStyle w:val="a8"/>
                  <w:noProof/>
                </w:rPr>
              </w:rPrChange>
            </w:rPr>
            <w:delText>1.1.16.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428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rFonts w:eastAsia="新細明體"/>
              <w:noProof/>
              <w:lang w:eastAsia="zh-TW"/>
              <w:rPrChange w:id="1429" w:author="Chen, Ivy (陳素貞 IEC1)" w:date="2015-01-12T13:45:00Z">
                <w:rPr>
                  <w:rStyle w:val="a8"/>
                  <w:rFonts w:eastAsia="新細明體"/>
                  <w:noProof/>
                  <w:lang w:eastAsia="zh-TW"/>
                </w:rPr>
              </w:rPrChange>
            </w:rPr>
            <w:delText xml:space="preserve">OSWIN </w:delText>
          </w:r>
          <w:r w:rsidRPr="002F02C9">
            <w:rPr>
              <w:rStyle w:val="a8"/>
              <w:rFonts w:hint="eastAsia"/>
              <w:noProof/>
              <w:rPrChange w:id="1430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431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45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432" w:author="IEC960923" w:date="2013-11-06T17:30:00Z"/>
          <w:del w:id="1433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434" w:author="Chen, Ivy (陳素貞 IEC1)" w:date="2015-01-12T13:45:00Z">
            <w:rPr>
              <w:ins w:id="1435" w:author="IEC960923" w:date="2013-11-06T17:30:00Z"/>
              <w:del w:id="1436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437" w:author="IEC960923" w:date="2013-11-06T17:30:00Z">
        <w:del w:id="1438" w:author="Chen, Ivy (陳素貞 IEC1)" w:date="2014-02-07T15:45:00Z">
          <w:r w:rsidRPr="002F02C9">
            <w:rPr>
              <w:rStyle w:val="a8"/>
              <w:noProof/>
              <w:rPrChange w:id="1439" w:author="Chen, Ivy (陳素貞 IEC1)" w:date="2015-01-12T13:45:00Z">
                <w:rPr>
                  <w:rStyle w:val="a8"/>
                  <w:noProof/>
                </w:rPr>
              </w:rPrChange>
            </w:rPr>
            <w:delText>1.1.17.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440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rFonts w:eastAsia="新細明體"/>
              <w:noProof/>
              <w:lang w:eastAsia="zh-TW"/>
              <w:rPrChange w:id="1441" w:author="Chen, Ivy (陳素貞 IEC1)" w:date="2015-01-12T13:45:00Z">
                <w:rPr>
                  <w:rStyle w:val="a8"/>
                  <w:rFonts w:eastAsia="新細明體"/>
                  <w:noProof/>
                  <w:lang w:eastAsia="zh-TW"/>
                </w:rPr>
              </w:rPrChange>
            </w:rPr>
            <w:delText xml:space="preserve">CheckItemTypeRule </w:delText>
          </w:r>
          <w:r w:rsidRPr="002F02C9">
            <w:rPr>
              <w:rStyle w:val="a8"/>
              <w:rFonts w:hint="eastAsia"/>
              <w:noProof/>
              <w:rPrChange w:id="1442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443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47</w:delText>
          </w:r>
        </w:del>
      </w:ins>
    </w:p>
    <w:p w:rsidR="00F33FAC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444" w:author="IEC960923" w:date="2013-11-06T17:30:00Z"/>
          <w:del w:id="1445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446" w:author="Chen, Ivy (陳素貞 IEC1)" w:date="2015-01-12T13:45:00Z">
            <w:rPr>
              <w:ins w:id="1447" w:author="IEC960923" w:date="2013-11-06T17:30:00Z"/>
              <w:del w:id="1448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449" w:author="IEC960923" w:date="2013-11-06T17:30:00Z">
        <w:del w:id="1450" w:author="Chen, Ivy (陳素貞 IEC1)" w:date="2014-02-07T15:45:00Z">
          <w:r w:rsidRPr="002F02C9">
            <w:rPr>
              <w:rStyle w:val="a8"/>
              <w:rFonts w:eastAsia="新細明體"/>
              <w:noProof/>
              <w:lang w:eastAsia="zh-TW"/>
              <w:rPrChange w:id="1451" w:author="Chen, Ivy (陳素貞 IEC1)" w:date="2015-01-12T13:45:00Z">
                <w:rPr>
                  <w:rStyle w:val="a8"/>
                  <w:rFonts w:eastAsia="新細明體"/>
                  <w:noProof/>
                  <w:lang w:eastAsia="zh-TW"/>
                </w:rPr>
              </w:rPrChange>
            </w:rPr>
            <w:delText>1.1.18.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452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rFonts w:eastAsia="新細明體"/>
              <w:noProof/>
              <w:lang w:eastAsia="zh-TW"/>
              <w:rPrChange w:id="1453" w:author="Chen, Ivy (陳素貞 IEC1)" w:date="2015-01-12T13:45:00Z">
                <w:rPr>
                  <w:rStyle w:val="a8"/>
                  <w:rFonts w:eastAsia="新細明體"/>
                  <w:noProof/>
                  <w:lang w:eastAsia="zh-TW"/>
                </w:rPr>
              </w:rPrChange>
            </w:rPr>
            <w:delText xml:space="preserve">LabelTypeRule </w:delText>
          </w:r>
          <w:r w:rsidRPr="002F02C9">
            <w:rPr>
              <w:rStyle w:val="a8"/>
              <w:rFonts w:eastAsia="新細明體" w:hint="eastAsia"/>
              <w:noProof/>
              <w:lang w:eastAsia="zh-TW"/>
              <w:rPrChange w:id="1454" w:author="Chen, Ivy (陳素貞 IEC1)" w:date="2015-01-12T13:45:00Z">
                <w:rPr>
                  <w:rStyle w:val="a8"/>
                  <w:rFonts w:eastAsia="新細明體" w:hint="eastAsia"/>
                  <w:noProof/>
                  <w:lang w:eastAsia="zh-TW"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455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51</w:delText>
          </w:r>
        </w:del>
      </w:ins>
    </w:p>
    <w:p w:rsidR="00F33FAC" w:rsidRPr="002F02C9" w:rsidDel="00CF0F14" w:rsidRDefault="00152C15">
      <w:pPr>
        <w:pStyle w:val="31"/>
        <w:tabs>
          <w:tab w:val="left" w:pos="1200"/>
          <w:tab w:val="right" w:leader="dot" w:pos="10459"/>
        </w:tabs>
        <w:rPr>
          <w:ins w:id="1456" w:author="IEC960923" w:date="2013-11-06T17:30:00Z"/>
          <w:del w:id="1457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458" w:author="Chen, Ivy (陳素貞 IEC1)" w:date="2015-01-12T13:45:00Z">
            <w:rPr>
              <w:ins w:id="1459" w:author="IEC960923" w:date="2013-11-06T17:30:00Z"/>
              <w:del w:id="1460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461" w:author="IEC960923" w:date="2013-11-06T17:30:00Z">
        <w:del w:id="1462" w:author="Chen, Ivy (陳素貞 IEC1)" w:date="2014-02-07T15:45:00Z">
          <w:r w:rsidRPr="002F02C9">
            <w:rPr>
              <w:rStyle w:val="a8"/>
              <w:rFonts w:eastAsia="新細明體"/>
              <w:noProof/>
              <w:lang w:eastAsia="zh-TW"/>
              <w:rPrChange w:id="1463" w:author="Chen, Ivy (陳素貞 IEC1)" w:date="2015-01-12T13:45:00Z">
                <w:rPr>
                  <w:rStyle w:val="a8"/>
                  <w:rFonts w:eastAsia="新細明體"/>
                  <w:noProof/>
                  <w:highlight w:val="yellow"/>
                  <w:lang w:eastAsia="zh-TW"/>
                </w:rPr>
              </w:rPrChange>
            </w:rPr>
            <w:delText>1.1.19.</w:delText>
          </w:r>
          <w:r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464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rFonts w:eastAsia="新細明體"/>
              <w:noProof/>
              <w:lang w:eastAsia="zh-TW"/>
              <w:rPrChange w:id="1465" w:author="Chen, Ivy (陳素貞 IEC1)" w:date="2015-01-12T13:45:00Z">
                <w:rPr>
                  <w:rStyle w:val="a8"/>
                  <w:rFonts w:eastAsia="新細明體"/>
                  <w:noProof/>
                  <w:highlight w:val="yellow"/>
                  <w:lang w:eastAsia="zh-TW"/>
                </w:rPr>
              </w:rPrChange>
            </w:rPr>
            <w:delText xml:space="preserve">SysSetting </w:delText>
          </w:r>
          <w:r w:rsidRPr="002F02C9">
            <w:rPr>
              <w:rStyle w:val="a8"/>
              <w:rFonts w:eastAsia="新細明體" w:hint="eastAsia"/>
              <w:noProof/>
              <w:lang w:eastAsia="zh-TW"/>
              <w:rPrChange w:id="1466" w:author="Chen, Ivy (陳素貞 IEC1)" w:date="2015-01-12T13:45:00Z">
                <w:rPr>
                  <w:rStyle w:val="a8"/>
                  <w:rFonts w:eastAsia="新細明體" w:hint="eastAsia"/>
                  <w:noProof/>
                  <w:highlight w:val="yellow"/>
                  <w:lang w:eastAsia="zh-TW"/>
                </w:rPr>
              </w:rPrChange>
            </w:rPr>
            <w:delText>维护界面</w:delText>
          </w:r>
          <w:r w:rsidRPr="002F02C9">
            <w:rPr>
              <w:noProof/>
              <w:webHidden/>
              <w:rPrChange w:id="1467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57</w:delText>
          </w:r>
        </w:del>
      </w:ins>
    </w:p>
    <w:p w:rsidR="00F33FAC" w:rsidRPr="002F02C9" w:rsidDel="00CF0F14" w:rsidRDefault="00152C15">
      <w:pPr>
        <w:pStyle w:val="31"/>
        <w:tabs>
          <w:tab w:val="left" w:pos="1200"/>
          <w:tab w:val="right" w:leader="dot" w:pos="10459"/>
        </w:tabs>
        <w:rPr>
          <w:ins w:id="1468" w:author="IEC960923" w:date="2013-11-06T17:30:00Z"/>
          <w:del w:id="1469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470" w:author="Chen, Ivy (陳素貞 IEC1)" w:date="2015-01-12T13:45:00Z">
            <w:rPr>
              <w:ins w:id="1471" w:author="IEC960923" w:date="2013-11-06T17:30:00Z"/>
              <w:del w:id="1472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473" w:author="IEC960923" w:date="2013-11-06T17:30:00Z">
        <w:del w:id="1474" w:author="Chen, Ivy (陳素貞 IEC1)" w:date="2014-02-07T15:45:00Z">
          <w:r w:rsidRPr="002F02C9">
            <w:rPr>
              <w:rStyle w:val="a8"/>
              <w:rFonts w:eastAsia="新細明體"/>
              <w:noProof/>
              <w:lang w:eastAsia="zh-TW"/>
              <w:rPrChange w:id="1475" w:author="Chen, Ivy (陳素貞 IEC1)" w:date="2015-01-12T13:45:00Z">
                <w:rPr>
                  <w:rStyle w:val="a8"/>
                  <w:rFonts w:eastAsia="新細明體"/>
                  <w:noProof/>
                  <w:highlight w:val="yellow"/>
                  <w:lang w:eastAsia="zh-TW"/>
                </w:rPr>
              </w:rPrChange>
            </w:rPr>
            <w:delText>1.1.20.</w:delText>
          </w:r>
          <w:r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476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rFonts w:eastAsia="新細明體"/>
              <w:noProof/>
              <w:lang w:eastAsia="zh-TW"/>
              <w:rPrChange w:id="1477" w:author="Chen, Ivy (陳素貞 IEC1)" w:date="2015-01-12T13:45:00Z">
                <w:rPr>
                  <w:rStyle w:val="a8"/>
                  <w:rFonts w:eastAsia="新細明體"/>
                  <w:noProof/>
                  <w:highlight w:val="yellow"/>
                  <w:lang w:eastAsia="zh-TW"/>
                </w:rPr>
              </w:rPrChange>
            </w:rPr>
            <w:delText xml:space="preserve">CheckItemType </w:delText>
          </w:r>
          <w:r w:rsidRPr="002F02C9">
            <w:rPr>
              <w:rStyle w:val="a8"/>
              <w:rFonts w:eastAsia="新細明體" w:hint="eastAsia"/>
              <w:noProof/>
              <w:lang w:eastAsia="zh-TW"/>
              <w:rPrChange w:id="1478" w:author="Chen, Ivy (陳素貞 IEC1)" w:date="2015-01-12T13:45:00Z">
                <w:rPr>
                  <w:rStyle w:val="a8"/>
                  <w:rFonts w:eastAsia="新細明體" w:hint="eastAsia"/>
                  <w:noProof/>
                  <w:highlight w:val="yellow"/>
                  <w:lang w:eastAsia="zh-TW"/>
                </w:rPr>
              </w:rPrChange>
            </w:rPr>
            <w:delText>维护界面</w:delText>
          </w:r>
          <w:r w:rsidRPr="002F02C9">
            <w:rPr>
              <w:noProof/>
              <w:webHidden/>
              <w:rPrChange w:id="1479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59</w:delText>
          </w:r>
        </w:del>
      </w:ins>
    </w:p>
    <w:p w:rsidR="00C66583" w:rsidRPr="002F02C9" w:rsidDel="00CF0F14" w:rsidRDefault="00585991">
      <w:pPr>
        <w:pStyle w:val="11"/>
        <w:tabs>
          <w:tab w:val="right" w:leader="dot" w:pos="10459"/>
        </w:tabs>
        <w:rPr>
          <w:ins w:id="1480" w:author="IES12BF02" w:date="2013-04-01T15:53:00Z"/>
          <w:del w:id="1481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482" w:author="Chen, Ivy (陳素貞 IEC1)" w:date="2015-01-12T13:45:00Z">
            <w:rPr>
              <w:ins w:id="1483" w:author="IES12BF02" w:date="2013-04-01T15:53:00Z"/>
              <w:del w:id="1484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485" w:author="IES12BF02" w:date="2013-04-01T15:53:00Z">
        <w:del w:id="1486" w:author="Chen, Ivy (陳素貞 IEC1)" w:date="2014-02-07T15:45:00Z">
          <w:r w:rsidRPr="002F02C9">
            <w:rPr>
              <w:rStyle w:val="a8"/>
              <w:rFonts w:eastAsia="新細明體" w:hint="eastAsia"/>
              <w:noProof/>
              <w:lang w:eastAsia="zh-TW"/>
              <w:rPrChange w:id="1487" w:author="Chen, Ivy (陳素貞 IEC1)" w:date="2015-01-12T13:45:00Z">
                <w:rPr>
                  <w:rStyle w:val="a8"/>
                  <w:rFonts w:eastAsia="新細明體" w:hint="eastAsia"/>
                  <w:noProof/>
                  <w:lang w:eastAsia="zh-TW"/>
                </w:rPr>
              </w:rPrChange>
            </w:rPr>
            <w:delText>系統概述</w:delText>
          </w:r>
          <w:r w:rsidR="00152C15" w:rsidRPr="002F02C9">
            <w:rPr>
              <w:noProof/>
              <w:webHidden/>
              <w:rPrChange w:id="1488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4</w:delText>
          </w:r>
        </w:del>
      </w:ins>
    </w:p>
    <w:p w:rsidR="00C66583" w:rsidRPr="002F02C9" w:rsidDel="00CF0F14" w:rsidRDefault="00585991">
      <w:pPr>
        <w:pStyle w:val="22"/>
        <w:tabs>
          <w:tab w:val="right" w:leader="dot" w:pos="10459"/>
        </w:tabs>
        <w:rPr>
          <w:ins w:id="1489" w:author="IES12BF02" w:date="2013-04-01T15:53:00Z"/>
          <w:del w:id="1490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491" w:author="Chen, Ivy (陳素貞 IEC1)" w:date="2015-01-12T13:45:00Z">
            <w:rPr>
              <w:ins w:id="1492" w:author="IES12BF02" w:date="2013-04-01T15:53:00Z"/>
              <w:del w:id="1493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494" w:author="IES12BF02" w:date="2013-04-01T15:53:00Z">
        <w:del w:id="1495" w:author="Chen, Ivy (陳素貞 IEC1)" w:date="2014-02-07T15:45:00Z">
          <w:r w:rsidRPr="002F02C9">
            <w:rPr>
              <w:rStyle w:val="a8"/>
              <w:rFonts w:hint="eastAsia"/>
              <w:noProof/>
              <w:kern w:val="44"/>
              <w:rPrChange w:id="1496" w:author="Chen, Ivy (陳素貞 IEC1)" w:date="2015-01-12T13:45:00Z">
                <w:rPr>
                  <w:rStyle w:val="a8"/>
                  <w:rFonts w:hint="eastAsia"/>
                  <w:noProof/>
                  <w:kern w:val="44"/>
                </w:rPr>
              </w:rPrChange>
            </w:rPr>
            <w:delText>參考資料</w:delText>
          </w:r>
          <w:r w:rsidR="00152C15" w:rsidRPr="002F02C9">
            <w:rPr>
              <w:noProof/>
              <w:webHidden/>
              <w:rPrChange w:id="1497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4</w:delText>
          </w:r>
        </w:del>
      </w:ins>
    </w:p>
    <w:p w:rsidR="00C66583" w:rsidRPr="002F02C9" w:rsidDel="00CF0F14" w:rsidRDefault="00585991">
      <w:pPr>
        <w:pStyle w:val="11"/>
        <w:tabs>
          <w:tab w:val="left" w:pos="400"/>
          <w:tab w:val="right" w:leader="dot" w:pos="10459"/>
        </w:tabs>
        <w:rPr>
          <w:ins w:id="1498" w:author="IES12BF02" w:date="2013-04-01T15:53:00Z"/>
          <w:del w:id="1499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500" w:author="Chen, Ivy (陳素貞 IEC1)" w:date="2015-01-12T13:45:00Z">
            <w:rPr>
              <w:ins w:id="1501" w:author="IES12BF02" w:date="2013-04-01T15:53:00Z"/>
              <w:del w:id="1502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503" w:author="IES12BF02" w:date="2013-04-01T15:53:00Z">
        <w:del w:id="1504" w:author="Chen, Ivy (陳素貞 IEC1)" w:date="2014-02-07T15:45:00Z">
          <w:r w:rsidRPr="002F02C9">
            <w:rPr>
              <w:rStyle w:val="a8"/>
              <w:noProof/>
              <w:rPrChange w:id="1505" w:author="Chen, Ivy (陳素貞 IEC1)" w:date="2015-01-12T13:45:00Z">
                <w:rPr>
                  <w:rStyle w:val="a8"/>
                  <w:noProof/>
                </w:rPr>
              </w:rPrChange>
            </w:rPr>
            <w:delText>1.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506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507" w:author="Chen, Ivy (陳素貞 IEC1)" w:date="2015-01-12T13:45:00Z">
                <w:rPr>
                  <w:rStyle w:val="a8"/>
                  <w:noProof/>
                </w:rPr>
              </w:rPrChange>
            </w:rPr>
            <w:delText>UI</w:delText>
          </w:r>
          <w:r w:rsidRPr="002F02C9">
            <w:rPr>
              <w:rStyle w:val="a8"/>
              <w:rFonts w:hint="eastAsia"/>
              <w:noProof/>
              <w:rPrChange w:id="1508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設計</w:delText>
          </w:r>
          <w:r w:rsidR="00152C15" w:rsidRPr="002F02C9">
            <w:rPr>
              <w:noProof/>
              <w:webHidden/>
              <w:rPrChange w:id="1509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4</w:delText>
          </w:r>
        </w:del>
      </w:ins>
    </w:p>
    <w:p w:rsidR="00C66583" w:rsidRPr="002F02C9" w:rsidDel="00CF0F14" w:rsidRDefault="00585991">
      <w:pPr>
        <w:pStyle w:val="22"/>
        <w:tabs>
          <w:tab w:val="left" w:pos="960"/>
          <w:tab w:val="right" w:leader="dot" w:pos="10459"/>
        </w:tabs>
        <w:rPr>
          <w:ins w:id="1510" w:author="IES12BF02" w:date="2013-04-01T15:53:00Z"/>
          <w:del w:id="1511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512" w:author="Chen, Ivy (陳素貞 IEC1)" w:date="2015-01-12T13:45:00Z">
            <w:rPr>
              <w:ins w:id="1513" w:author="IES12BF02" w:date="2013-04-01T15:53:00Z"/>
              <w:del w:id="1514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515" w:author="IES12BF02" w:date="2013-04-01T15:53:00Z">
        <w:del w:id="1516" w:author="Chen, Ivy (陳素貞 IEC1)" w:date="2014-02-07T15:45:00Z">
          <w:r w:rsidRPr="002F02C9">
            <w:rPr>
              <w:rStyle w:val="a8"/>
              <w:noProof/>
              <w:rPrChange w:id="1517" w:author="Chen, Ivy (陳素貞 IEC1)" w:date="2015-01-12T13:45:00Z">
                <w:rPr>
                  <w:rStyle w:val="a8"/>
                  <w:noProof/>
                </w:rPr>
              </w:rPrChange>
            </w:rPr>
            <w:delText>1.1.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518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rFonts w:hint="eastAsia"/>
              <w:noProof/>
              <w:rPrChange w:id="1519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基本资料维护</w:delText>
          </w:r>
          <w:r w:rsidR="00152C15" w:rsidRPr="002F02C9">
            <w:rPr>
              <w:noProof/>
              <w:webHidden/>
              <w:rPrChange w:id="1520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4</w:delText>
          </w:r>
        </w:del>
      </w:ins>
    </w:p>
    <w:p w:rsidR="00C66583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521" w:author="IES12BF02" w:date="2013-04-01T15:53:00Z"/>
          <w:del w:id="1522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523" w:author="Chen, Ivy (陳素貞 IEC1)" w:date="2015-01-12T13:45:00Z">
            <w:rPr>
              <w:ins w:id="1524" w:author="IES12BF02" w:date="2013-04-01T15:53:00Z"/>
              <w:del w:id="1525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526" w:author="IES12BF02" w:date="2013-04-01T15:53:00Z">
        <w:del w:id="1527" w:author="Chen, Ivy (陳素貞 IEC1)" w:date="2014-02-07T15:45:00Z">
          <w:r w:rsidRPr="002F02C9">
            <w:rPr>
              <w:rStyle w:val="a8"/>
              <w:noProof/>
              <w:rPrChange w:id="1528" w:author="Chen, Ivy (陳素貞 IEC1)" w:date="2015-01-12T13:45:00Z">
                <w:rPr>
                  <w:rStyle w:val="a8"/>
                  <w:noProof/>
                </w:rPr>
              </w:rPrChange>
            </w:rPr>
            <w:delText>1.1.1.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529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530" w:author="Chen, Ivy (陳素貞 IEC1)" w:date="2015-01-12T13:45:00Z">
                <w:rPr>
                  <w:rStyle w:val="a8"/>
                  <w:noProof/>
                </w:rPr>
              </w:rPrChange>
            </w:rPr>
            <w:delText>PAK CHN(TW) Label LightNo</w:delText>
          </w:r>
          <w:r w:rsidRPr="002F02C9">
            <w:rPr>
              <w:rStyle w:val="a8"/>
              <w:rFonts w:hint="eastAsia"/>
              <w:noProof/>
              <w:rPrChange w:id="1531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532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4</w:delText>
          </w:r>
        </w:del>
      </w:ins>
    </w:p>
    <w:p w:rsidR="00C66583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533" w:author="IES12BF02" w:date="2013-04-01T15:53:00Z"/>
          <w:del w:id="1534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535" w:author="Chen, Ivy (陳素貞 IEC1)" w:date="2015-01-12T13:45:00Z">
            <w:rPr>
              <w:ins w:id="1536" w:author="IES12BF02" w:date="2013-04-01T15:53:00Z"/>
              <w:del w:id="1537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538" w:author="IES12BF02" w:date="2013-04-01T15:53:00Z">
        <w:del w:id="1539" w:author="Chen, Ivy (陳素貞 IEC1)" w:date="2014-02-07T15:45:00Z">
          <w:r w:rsidRPr="002F02C9">
            <w:rPr>
              <w:rStyle w:val="a8"/>
              <w:noProof/>
              <w:rPrChange w:id="1540" w:author="Chen, Ivy (陳素貞 IEC1)" w:date="2015-01-12T13:45:00Z">
                <w:rPr>
                  <w:rStyle w:val="a8"/>
                  <w:noProof/>
                </w:rPr>
              </w:rPrChange>
            </w:rPr>
            <w:delText>1.1.2.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541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542" w:author="Chen, Ivy (陳素貞 IEC1)" w:date="2015-01-12T13:45:00Z">
                <w:rPr>
                  <w:rStyle w:val="a8"/>
                  <w:noProof/>
                </w:rPr>
              </w:rPrChange>
            </w:rPr>
            <w:delText>Family Info</w:delText>
          </w:r>
          <w:r w:rsidRPr="002F02C9">
            <w:rPr>
              <w:rStyle w:val="a8"/>
              <w:rFonts w:hint="eastAsia"/>
              <w:noProof/>
              <w:rPrChange w:id="1543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544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6</w:delText>
          </w:r>
        </w:del>
      </w:ins>
    </w:p>
    <w:p w:rsidR="00C66583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545" w:author="IES12BF02" w:date="2013-04-01T15:53:00Z"/>
          <w:del w:id="1546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547" w:author="Chen, Ivy (陳素貞 IEC1)" w:date="2015-01-12T13:45:00Z">
            <w:rPr>
              <w:ins w:id="1548" w:author="IES12BF02" w:date="2013-04-01T15:53:00Z"/>
              <w:del w:id="1549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550" w:author="IES12BF02" w:date="2013-04-01T15:53:00Z">
        <w:del w:id="1551" w:author="Chen, Ivy (陳素貞 IEC1)" w:date="2014-02-07T15:45:00Z">
          <w:r w:rsidRPr="002F02C9">
            <w:rPr>
              <w:rStyle w:val="a8"/>
              <w:noProof/>
              <w:rPrChange w:id="1552" w:author="Chen, Ivy (陳素貞 IEC1)" w:date="2015-01-12T13:45:00Z">
                <w:rPr>
                  <w:rStyle w:val="a8"/>
                  <w:noProof/>
                </w:rPr>
              </w:rPrChange>
            </w:rPr>
            <w:delText>1.1.3.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553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554" w:author="Chen, Ivy (陳素貞 IEC1)" w:date="2015-01-12T13:45:00Z">
                <w:rPr>
                  <w:rStyle w:val="a8"/>
                  <w:noProof/>
                </w:rPr>
              </w:rPrChange>
            </w:rPr>
            <w:delText>Defect Station</w:delText>
          </w:r>
          <w:r w:rsidRPr="002F02C9">
            <w:rPr>
              <w:rStyle w:val="a8"/>
              <w:rFonts w:hint="eastAsia"/>
              <w:noProof/>
              <w:rPrChange w:id="1555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556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8</w:delText>
          </w:r>
        </w:del>
      </w:ins>
    </w:p>
    <w:p w:rsidR="00C66583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557" w:author="IES12BF02" w:date="2013-04-01T15:53:00Z"/>
          <w:del w:id="1558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559" w:author="Chen, Ivy (陳素貞 IEC1)" w:date="2015-01-12T13:45:00Z">
            <w:rPr>
              <w:ins w:id="1560" w:author="IES12BF02" w:date="2013-04-01T15:53:00Z"/>
              <w:del w:id="1561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562" w:author="IES12BF02" w:date="2013-04-01T15:53:00Z">
        <w:del w:id="1563" w:author="Chen, Ivy (陳素貞 IEC1)" w:date="2014-02-07T15:45:00Z">
          <w:r w:rsidRPr="002F02C9">
            <w:rPr>
              <w:rStyle w:val="a8"/>
              <w:noProof/>
              <w:rPrChange w:id="1564" w:author="Chen, Ivy (陳素貞 IEC1)" w:date="2015-01-12T13:45:00Z">
                <w:rPr>
                  <w:rStyle w:val="a8"/>
                  <w:noProof/>
                </w:rPr>
              </w:rPrChange>
            </w:rPr>
            <w:delText>1.1.4.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565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566" w:author="Chen, Ivy (陳素貞 IEC1)" w:date="2015-01-12T13:45:00Z">
                <w:rPr>
                  <w:rStyle w:val="a8"/>
                  <w:noProof/>
                </w:rPr>
              </w:rPrChange>
            </w:rPr>
            <w:delText>Combine KP Setting</w:delText>
          </w:r>
          <w:r w:rsidRPr="002F02C9">
            <w:rPr>
              <w:rStyle w:val="a8"/>
              <w:rFonts w:hint="eastAsia"/>
              <w:noProof/>
              <w:rPrChange w:id="1567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568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11</w:delText>
          </w:r>
        </w:del>
      </w:ins>
    </w:p>
    <w:p w:rsidR="00C66583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569" w:author="IES12BF02" w:date="2013-04-01T15:53:00Z"/>
          <w:del w:id="1570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571" w:author="Chen, Ivy (陳素貞 IEC1)" w:date="2015-01-12T13:45:00Z">
            <w:rPr>
              <w:ins w:id="1572" w:author="IES12BF02" w:date="2013-04-01T15:53:00Z"/>
              <w:del w:id="1573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574" w:author="IES12BF02" w:date="2013-04-01T15:53:00Z">
        <w:del w:id="1575" w:author="Chen, Ivy (陳素貞 IEC1)" w:date="2014-02-07T15:45:00Z">
          <w:r w:rsidRPr="002F02C9">
            <w:rPr>
              <w:rStyle w:val="a8"/>
              <w:noProof/>
              <w:rPrChange w:id="1576" w:author="Chen, Ivy (陳素貞 IEC1)" w:date="2015-01-12T13:45:00Z">
                <w:rPr>
                  <w:rStyle w:val="a8"/>
                  <w:noProof/>
                </w:rPr>
              </w:rPrChange>
            </w:rPr>
            <w:delText>1.1.5.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577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578" w:author="Chen, Ivy (陳素貞 IEC1)" w:date="2015-01-12T13:45:00Z">
                <w:rPr>
                  <w:rStyle w:val="a8"/>
                  <w:noProof/>
                </w:rPr>
              </w:rPrChange>
            </w:rPr>
            <w:delText>Lot Setting</w:delText>
          </w:r>
          <w:r w:rsidRPr="002F02C9">
            <w:rPr>
              <w:rStyle w:val="a8"/>
              <w:rFonts w:hint="eastAsia"/>
              <w:noProof/>
              <w:rPrChange w:id="1579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580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14</w:delText>
          </w:r>
        </w:del>
      </w:ins>
    </w:p>
    <w:p w:rsidR="00C66583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581" w:author="IES12BF02" w:date="2013-04-01T15:53:00Z"/>
          <w:del w:id="1582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583" w:author="Chen, Ivy (陳素貞 IEC1)" w:date="2015-01-12T13:45:00Z">
            <w:rPr>
              <w:ins w:id="1584" w:author="IES12BF02" w:date="2013-04-01T15:53:00Z"/>
              <w:del w:id="1585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586" w:author="IES12BF02" w:date="2013-04-01T15:53:00Z">
        <w:del w:id="1587" w:author="Chen, Ivy (陳素貞 IEC1)" w:date="2014-02-07T15:45:00Z">
          <w:r w:rsidRPr="002F02C9">
            <w:rPr>
              <w:rStyle w:val="a8"/>
              <w:noProof/>
              <w:rPrChange w:id="1588" w:author="Chen, Ivy (陳素貞 IEC1)" w:date="2015-01-12T13:45:00Z">
                <w:rPr>
                  <w:rStyle w:val="a8"/>
                  <w:noProof/>
                </w:rPr>
              </w:rPrChange>
            </w:rPr>
            <w:delText>1.1.6.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589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590" w:author="Chen, Ivy (陳素貞 IEC1)" w:date="2015-01-12T13:45:00Z">
                <w:rPr>
                  <w:rStyle w:val="a8"/>
                  <w:noProof/>
                </w:rPr>
              </w:rPrChange>
            </w:rPr>
            <w:delText>ITCND Check Setting</w:delText>
          </w:r>
          <w:r w:rsidRPr="002F02C9">
            <w:rPr>
              <w:rStyle w:val="a8"/>
              <w:rFonts w:hint="eastAsia"/>
              <w:noProof/>
              <w:rPrChange w:id="1591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592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16</w:delText>
          </w:r>
        </w:del>
      </w:ins>
    </w:p>
    <w:p w:rsidR="00C66583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593" w:author="IES12BF02" w:date="2013-04-01T15:53:00Z"/>
          <w:del w:id="1594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595" w:author="Chen, Ivy (陳素貞 IEC1)" w:date="2015-01-12T13:45:00Z">
            <w:rPr>
              <w:ins w:id="1596" w:author="IES12BF02" w:date="2013-04-01T15:53:00Z"/>
              <w:del w:id="1597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598" w:author="IES12BF02" w:date="2013-04-01T15:53:00Z">
        <w:del w:id="1599" w:author="Chen, Ivy (陳素貞 IEC1)" w:date="2014-02-07T15:45:00Z">
          <w:r w:rsidRPr="002F02C9">
            <w:rPr>
              <w:rStyle w:val="a8"/>
              <w:noProof/>
              <w:rPrChange w:id="1600" w:author="Chen, Ivy (陳素貞 IEC1)" w:date="2015-01-12T13:45:00Z">
                <w:rPr>
                  <w:rStyle w:val="a8"/>
                  <w:noProof/>
                </w:rPr>
              </w:rPrChange>
            </w:rPr>
            <w:delText>1.1.7.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601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602" w:author="Chen, Ivy (陳素貞 IEC1)" w:date="2015-01-12T13:45:00Z">
                <w:rPr>
                  <w:rStyle w:val="a8"/>
                  <w:noProof/>
                </w:rPr>
              </w:rPrChange>
            </w:rPr>
            <w:delText>ITCND Check QC Hold Setting</w:delText>
          </w:r>
          <w:r w:rsidRPr="002F02C9">
            <w:rPr>
              <w:rStyle w:val="a8"/>
              <w:rFonts w:hint="eastAsia"/>
              <w:noProof/>
              <w:rPrChange w:id="1603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604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19</w:delText>
          </w:r>
        </w:del>
      </w:ins>
    </w:p>
    <w:p w:rsidR="00C66583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605" w:author="IES12BF02" w:date="2013-04-01T15:53:00Z"/>
          <w:del w:id="1606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607" w:author="Chen, Ivy (陳素貞 IEC1)" w:date="2015-01-12T13:45:00Z">
            <w:rPr>
              <w:ins w:id="1608" w:author="IES12BF02" w:date="2013-04-01T15:53:00Z"/>
              <w:del w:id="1609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610" w:author="IES12BF02" w:date="2013-04-01T15:53:00Z">
        <w:del w:id="1611" w:author="Chen, Ivy (陳素貞 IEC1)" w:date="2014-02-07T15:45:00Z">
          <w:r w:rsidRPr="002F02C9">
            <w:rPr>
              <w:rStyle w:val="a8"/>
              <w:noProof/>
              <w:rPrChange w:id="1612" w:author="Chen, Ivy (陳素貞 IEC1)" w:date="2015-01-12T13:45:00Z">
                <w:rPr>
                  <w:rStyle w:val="a8"/>
                  <w:noProof/>
                </w:rPr>
              </w:rPrChange>
            </w:rPr>
            <w:delText>1.1.8.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613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614" w:author="Chen, Ivy (陳素貞 IEC1)" w:date="2015-01-12T13:45:00Z">
                <w:rPr>
                  <w:rStyle w:val="a8"/>
                  <w:noProof/>
                </w:rPr>
              </w:rPrChange>
            </w:rPr>
            <w:delText>CDSI PO</w:delText>
          </w:r>
          <w:r w:rsidRPr="002F02C9">
            <w:rPr>
              <w:rStyle w:val="a8"/>
              <w:rFonts w:hint="eastAsia"/>
              <w:noProof/>
              <w:rPrChange w:id="1615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616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22</w:delText>
          </w:r>
        </w:del>
      </w:ins>
    </w:p>
    <w:p w:rsidR="00C66583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617" w:author="IES12BF02" w:date="2013-04-01T15:53:00Z"/>
          <w:del w:id="1618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619" w:author="Chen, Ivy (陳素貞 IEC1)" w:date="2015-01-12T13:45:00Z">
            <w:rPr>
              <w:ins w:id="1620" w:author="IES12BF02" w:date="2013-04-01T15:53:00Z"/>
              <w:del w:id="1621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622" w:author="IES12BF02" w:date="2013-04-01T15:53:00Z">
        <w:del w:id="1623" w:author="Chen, Ivy (陳素貞 IEC1)" w:date="2014-02-07T15:45:00Z">
          <w:r w:rsidRPr="002F02C9">
            <w:rPr>
              <w:rStyle w:val="a8"/>
              <w:noProof/>
              <w:rPrChange w:id="1624" w:author="Chen, Ivy (陳素貞 IEC1)" w:date="2015-01-12T13:45:00Z">
                <w:rPr>
                  <w:rStyle w:val="a8"/>
                  <w:noProof/>
                </w:rPr>
              </w:rPrChange>
            </w:rPr>
            <w:delText>1.1.9.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625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626" w:author="Chen, Ivy (陳素貞 IEC1)" w:date="2015-01-12T13:45:00Z">
                <w:rPr>
                  <w:rStyle w:val="a8"/>
                  <w:noProof/>
                </w:rPr>
              </w:rPrChange>
            </w:rPr>
            <w:delText>ConstValue</w:delText>
          </w:r>
          <w:r w:rsidRPr="002F02C9">
            <w:rPr>
              <w:rStyle w:val="a8"/>
              <w:rFonts w:hint="eastAsia"/>
              <w:noProof/>
              <w:rPrChange w:id="1627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628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25</w:delText>
          </w:r>
        </w:del>
      </w:ins>
    </w:p>
    <w:p w:rsidR="00C66583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629" w:author="IES12BF02" w:date="2013-04-01T15:53:00Z"/>
          <w:del w:id="1630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631" w:author="Chen, Ivy (陳素貞 IEC1)" w:date="2015-01-12T13:45:00Z">
            <w:rPr>
              <w:ins w:id="1632" w:author="IES12BF02" w:date="2013-04-01T15:53:00Z"/>
              <w:del w:id="1633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634" w:author="IES12BF02" w:date="2013-04-01T15:53:00Z">
        <w:del w:id="1635" w:author="Chen, Ivy (陳素貞 IEC1)" w:date="2014-02-07T15:45:00Z">
          <w:r w:rsidRPr="002F02C9">
            <w:rPr>
              <w:rStyle w:val="a8"/>
              <w:noProof/>
              <w:rPrChange w:id="1636" w:author="Chen, Ivy (陳素貞 IEC1)" w:date="2015-01-12T13:45:00Z">
                <w:rPr>
                  <w:rStyle w:val="a8"/>
                  <w:noProof/>
                </w:rPr>
              </w:rPrChange>
            </w:rPr>
            <w:delText>1.1.10.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637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638" w:author="Chen, Ivy (陳素貞 IEC1)" w:date="2015-01-12T13:45:00Z">
                <w:rPr>
                  <w:rStyle w:val="a8"/>
                  <w:noProof/>
                </w:rPr>
              </w:rPrChange>
            </w:rPr>
            <w:delText>FAI Information Maintain</w:delText>
          </w:r>
          <w:r w:rsidR="00152C15" w:rsidRPr="002F02C9">
            <w:rPr>
              <w:noProof/>
              <w:webHidden/>
              <w:rPrChange w:id="1639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27</w:delText>
          </w:r>
        </w:del>
      </w:ins>
    </w:p>
    <w:p w:rsidR="00C66583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640" w:author="IES12BF02" w:date="2013-04-01T15:53:00Z"/>
          <w:del w:id="1641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642" w:author="Chen, Ivy (陳素貞 IEC1)" w:date="2015-01-12T13:45:00Z">
            <w:rPr>
              <w:ins w:id="1643" w:author="IES12BF02" w:date="2013-04-01T15:53:00Z"/>
              <w:del w:id="1644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645" w:author="IES12BF02" w:date="2013-04-01T15:53:00Z">
        <w:del w:id="1646" w:author="Chen, Ivy (陳素貞 IEC1)" w:date="2014-02-07T15:45:00Z">
          <w:r w:rsidRPr="002F02C9">
            <w:rPr>
              <w:rStyle w:val="a8"/>
              <w:noProof/>
              <w:rPrChange w:id="1647" w:author="Chen, Ivy (陳素貞 IEC1)" w:date="2015-01-12T13:45:00Z">
                <w:rPr>
                  <w:rStyle w:val="a8"/>
                  <w:noProof/>
                </w:rPr>
              </w:rPrChange>
            </w:rPr>
            <w:delText>1.1.11.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648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649" w:author="Chen, Ivy (陳素貞 IEC1)" w:date="2015-01-12T13:45:00Z">
                <w:rPr>
                  <w:rStyle w:val="a8"/>
                  <w:noProof/>
                </w:rPr>
              </w:rPrChange>
            </w:rPr>
            <w:delText>Win8 MBSPS Maintain</w:delText>
          </w:r>
          <w:r w:rsidR="00152C15" w:rsidRPr="002F02C9">
            <w:rPr>
              <w:noProof/>
              <w:webHidden/>
              <w:rPrChange w:id="1650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30</w:delText>
          </w:r>
        </w:del>
      </w:ins>
    </w:p>
    <w:p w:rsidR="00C66583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651" w:author="IES12BF02" w:date="2013-04-01T15:53:00Z"/>
          <w:del w:id="1652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653" w:author="Chen, Ivy (陳素貞 IEC1)" w:date="2015-01-12T13:45:00Z">
            <w:rPr>
              <w:ins w:id="1654" w:author="IES12BF02" w:date="2013-04-01T15:53:00Z"/>
              <w:del w:id="1655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656" w:author="IES12BF02" w:date="2013-04-01T15:53:00Z">
        <w:del w:id="1657" w:author="Chen, Ivy (陳素貞 IEC1)" w:date="2014-02-07T15:45:00Z">
          <w:r w:rsidRPr="002F02C9">
            <w:rPr>
              <w:rStyle w:val="a8"/>
              <w:noProof/>
              <w:rPrChange w:id="1658" w:author="Chen, Ivy (陳素貞 IEC1)" w:date="2015-01-12T13:45:00Z">
                <w:rPr>
                  <w:rStyle w:val="a8"/>
                  <w:noProof/>
                </w:rPr>
              </w:rPrChange>
            </w:rPr>
            <w:delText>1.1.12.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659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660" w:author="Chen, Ivy (陳素貞 IEC1)" w:date="2015-01-12T13:45:00Z">
                <w:rPr>
                  <w:rStyle w:val="a8"/>
                  <w:noProof/>
                </w:rPr>
              </w:rPrChange>
            </w:rPr>
            <w:delText>ConstValueType</w:delText>
          </w:r>
          <w:r w:rsidRPr="002F02C9">
            <w:rPr>
              <w:rStyle w:val="a8"/>
              <w:rFonts w:hint="eastAsia"/>
              <w:noProof/>
              <w:rPrChange w:id="1661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662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32</w:delText>
          </w:r>
        </w:del>
      </w:ins>
    </w:p>
    <w:p w:rsidR="00C66583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663" w:author="IES12BF02" w:date="2013-04-01T15:53:00Z"/>
          <w:del w:id="1664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665" w:author="Chen, Ivy (陳素貞 IEC1)" w:date="2015-01-12T13:45:00Z">
            <w:rPr>
              <w:ins w:id="1666" w:author="IES12BF02" w:date="2013-04-01T15:53:00Z"/>
              <w:del w:id="1667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668" w:author="IES12BF02" w:date="2013-04-01T15:53:00Z">
        <w:del w:id="1669" w:author="Chen, Ivy (陳素貞 IEC1)" w:date="2014-02-07T15:45:00Z">
          <w:r w:rsidRPr="002F02C9">
            <w:rPr>
              <w:rStyle w:val="a8"/>
              <w:noProof/>
              <w:rPrChange w:id="1670" w:author="Chen, Ivy (陳素貞 IEC1)" w:date="2015-01-12T13:45:00Z">
                <w:rPr>
                  <w:rStyle w:val="a8"/>
                  <w:noProof/>
                </w:rPr>
              </w:rPrChange>
            </w:rPr>
            <w:delText>1.1.13.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671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rFonts w:eastAsia="新細明體"/>
              <w:noProof/>
              <w:lang w:eastAsia="zh-TW"/>
              <w:rPrChange w:id="1672" w:author="Chen, Ivy (陳素貞 IEC1)" w:date="2015-01-12T13:45:00Z">
                <w:rPr>
                  <w:rStyle w:val="a8"/>
                  <w:rFonts w:eastAsia="新細明體"/>
                  <w:noProof/>
                  <w:lang w:eastAsia="zh-TW"/>
                </w:rPr>
              </w:rPrChange>
            </w:rPr>
            <w:delText xml:space="preserve">BSam Location </w:delText>
          </w:r>
          <w:r w:rsidRPr="002F02C9">
            <w:rPr>
              <w:rStyle w:val="a8"/>
              <w:rFonts w:hint="eastAsia"/>
              <w:noProof/>
              <w:rPrChange w:id="1673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674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35</w:delText>
          </w:r>
        </w:del>
      </w:ins>
    </w:p>
    <w:p w:rsidR="00C66583" w:rsidRPr="002F02C9" w:rsidDel="00CF0F14" w:rsidRDefault="00585991">
      <w:pPr>
        <w:pStyle w:val="31"/>
        <w:tabs>
          <w:tab w:val="left" w:pos="1200"/>
          <w:tab w:val="right" w:leader="dot" w:pos="10459"/>
        </w:tabs>
        <w:rPr>
          <w:ins w:id="1675" w:author="IES12BF02" w:date="2013-04-01T15:53:00Z"/>
          <w:del w:id="1676" w:author="Chen, Ivy (陳素貞 IEC1)" w:date="2014-02-07T15:45:00Z"/>
          <w:rFonts w:asciiTheme="minorHAnsi" w:eastAsiaTheme="minorEastAsia" w:hAnsiTheme="minorHAnsi" w:cstheme="minorBidi"/>
          <w:noProof/>
          <w:kern w:val="2"/>
          <w:sz w:val="24"/>
          <w:szCs w:val="22"/>
          <w:lang w:eastAsia="zh-TW"/>
          <w:rPrChange w:id="1677" w:author="Chen, Ivy (陳素貞 IEC1)" w:date="2015-01-12T13:45:00Z">
            <w:rPr>
              <w:ins w:id="1678" w:author="IES12BF02" w:date="2013-04-01T15:53:00Z"/>
              <w:del w:id="1679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</w:rPr>
          </w:rPrChange>
        </w:rPr>
      </w:pPr>
      <w:ins w:id="1680" w:author="IES12BF02" w:date="2013-04-01T15:53:00Z">
        <w:del w:id="1681" w:author="Chen, Ivy (陳素貞 IEC1)" w:date="2014-02-07T15:45:00Z">
          <w:r w:rsidRPr="002F02C9">
            <w:rPr>
              <w:rStyle w:val="a8"/>
              <w:noProof/>
              <w:rPrChange w:id="1682" w:author="Chen, Ivy (陳素貞 IEC1)" w:date="2015-01-12T13:45:00Z">
                <w:rPr>
                  <w:rStyle w:val="a8"/>
                  <w:noProof/>
                </w:rPr>
              </w:rPrChange>
            </w:rPr>
            <w:delText>1.1.14.</w:delText>
          </w:r>
          <w:r w:rsidR="00152C15" w:rsidRPr="002F02C9">
            <w:rPr>
              <w:rFonts w:asciiTheme="minorHAnsi" w:eastAsiaTheme="minorEastAsia" w:hAnsiTheme="minorHAnsi" w:cstheme="minorBidi"/>
              <w:noProof/>
              <w:kern w:val="2"/>
              <w:sz w:val="24"/>
              <w:szCs w:val="22"/>
              <w:lang w:eastAsia="zh-TW"/>
              <w:rPrChange w:id="1683" w:author="Chen, Ivy (陳素貞 IEC1)" w:date="2015-01-12T13:45:00Z">
                <w:rPr>
                  <w:rFonts w:asciiTheme="minorHAnsi" w:eastAsiaTheme="minorEastAsia" w:hAnsiTheme="minorHAnsi" w:cstheme="minorBidi"/>
                  <w:noProof/>
                  <w:color w:val="0000FF"/>
                  <w:kern w:val="2"/>
                  <w:sz w:val="24"/>
                  <w:szCs w:val="22"/>
                  <w:u w:val="single"/>
                  <w:lang w:eastAsia="zh-TW"/>
                </w:rPr>
              </w:rPrChange>
            </w:rPr>
            <w:tab/>
          </w:r>
          <w:r w:rsidRPr="002F02C9">
            <w:rPr>
              <w:rStyle w:val="a8"/>
              <w:noProof/>
              <w:rPrChange w:id="1684" w:author="Chen, Ivy (陳素貞 IEC1)" w:date="2015-01-12T13:45:00Z">
                <w:rPr>
                  <w:rStyle w:val="a8"/>
                  <w:noProof/>
                </w:rPr>
              </w:rPrChange>
            </w:rPr>
            <w:delText>CELDATA Mantain</w:delText>
          </w:r>
          <w:r w:rsidRPr="002F02C9">
            <w:rPr>
              <w:rStyle w:val="a8"/>
              <w:rFonts w:eastAsia="新細明體"/>
              <w:noProof/>
              <w:lang w:eastAsia="zh-TW"/>
              <w:rPrChange w:id="1685" w:author="Chen, Ivy (陳素貞 IEC1)" w:date="2015-01-12T13:45:00Z">
                <w:rPr>
                  <w:rStyle w:val="a8"/>
                  <w:rFonts w:eastAsia="新細明體"/>
                  <w:noProof/>
                  <w:lang w:eastAsia="zh-TW"/>
                </w:rPr>
              </w:rPrChange>
            </w:rPr>
            <w:delText xml:space="preserve"> </w:delText>
          </w:r>
          <w:r w:rsidRPr="002F02C9">
            <w:rPr>
              <w:rStyle w:val="a8"/>
              <w:rFonts w:hint="eastAsia"/>
              <w:noProof/>
              <w:rPrChange w:id="1686" w:author="Chen, Ivy (陳素貞 IEC1)" w:date="2015-01-12T13:45:00Z">
                <w:rPr>
                  <w:rStyle w:val="a8"/>
                  <w:rFonts w:hint="eastAsia"/>
                  <w:noProof/>
                </w:rPr>
              </w:rPrChange>
            </w:rPr>
            <w:delText>维护界面</w:delText>
          </w:r>
          <w:r w:rsidR="00152C15" w:rsidRPr="002F02C9">
            <w:rPr>
              <w:noProof/>
              <w:webHidden/>
              <w:rPrChange w:id="1687" w:author="Chen, Ivy (陳素貞 IEC1)" w:date="2015-01-12T13:45:00Z">
                <w:rPr>
                  <w:noProof/>
                  <w:webHidden/>
                  <w:color w:val="0000FF"/>
                  <w:u w:val="single"/>
                </w:rPr>
              </w:rPrChange>
            </w:rPr>
            <w:tab/>
            <w:delText>36</w:delText>
          </w:r>
        </w:del>
      </w:ins>
    </w:p>
    <w:p w:rsidR="00F45FA1" w:rsidRPr="002F02C9" w:rsidDel="00CF0F14" w:rsidRDefault="00152C15">
      <w:pPr>
        <w:pStyle w:val="11"/>
        <w:tabs>
          <w:tab w:val="left" w:pos="400"/>
          <w:tab w:val="right" w:leader="dot" w:pos="10459"/>
        </w:tabs>
        <w:rPr>
          <w:del w:id="1688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689" w:author="Chen, Ivy (陳素貞 IEC1)" w:date="2015-01-12T13:45:00Z">
            <w:rPr>
              <w:del w:id="1690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691" w:author="Chen, Ivy (陳素貞 IEC1)" w:date="2014-02-07T15:45:00Z">
        <w:r w:rsidRPr="002F02C9">
          <w:rPr>
            <w:noProof/>
            <w:rPrChange w:id="1692" w:author="Chen, Ivy (陳素貞 IEC1)" w:date="2015-01-12T13:45:00Z">
              <w:rPr>
                <w:rStyle w:val="a8"/>
                <w:noProof/>
              </w:rPr>
            </w:rPrChange>
          </w:rPr>
          <w:delText>1.</w:delText>
        </w:r>
        <w:r w:rsidRPr="002F02C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rPrChange w:id="1693" w:author="Chen, Ivy (陳素貞 IEC1)" w:date="2015-01-12T13:45:00Z">
              <w:rPr>
                <w:rFonts w:asciiTheme="minorHAnsi" w:eastAsiaTheme="minorEastAsia" w:hAnsiTheme="minorHAnsi" w:cstheme="minorBidi"/>
                <w:noProof/>
                <w:color w:val="0000FF"/>
                <w:kern w:val="2"/>
                <w:sz w:val="21"/>
                <w:szCs w:val="22"/>
                <w:u w:val="single"/>
              </w:rPr>
            </w:rPrChange>
          </w:rPr>
          <w:tab/>
        </w:r>
        <w:r w:rsidRPr="002F02C9">
          <w:rPr>
            <w:rFonts w:hint="eastAsia"/>
            <w:noProof/>
            <w:rPrChange w:id="1694" w:author="Chen, Ivy (陳素貞 IEC1)" w:date="2015-01-12T13:45:00Z">
              <w:rPr>
                <w:rStyle w:val="a8"/>
                <w:rFonts w:eastAsia="新細明體" w:hint="eastAsia"/>
                <w:noProof/>
                <w:lang w:eastAsia="zh-TW"/>
              </w:rPr>
            </w:rPrChange>
          </w:rPr>
          <w:delText>系統概述</w:delText>
        </w:r>
        <w:r w:rsidRPr="002F02C9">
          <w:rPr>
            <w:noProof/>
            <w:webHidden/>
            <w:rPrChange w:id="1695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5</w:delText>
        </w:r>
      </w:del>
    </w:p>
    <w:p w:rsidR="00F45FA1" w:rsidRPr="002F02C9" w:rsidDel="00CF0F14" w:rsidRDefault="00152C15">
      <w:pPr>
        <w:pStyle w:val="22"/>
        <w:tabs>
          <w:tab w:val="right" w:leader="dot" w:pos="10459"/>
        </w:tabs>
        <w:rPr>
          <w:del w:id="1696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697" w:author="Chen, Ivy (陳素貞 IEC1)" w:date="2015-01-12T13:45:00Z">
            <w:rPr>
              <w:del w:id="1698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699" w:author="Chen, Ivy (陳素貞 IEC1)" w:date="2014-02-07T15:45:00Z">
        <w:r w:rsidRPr="002F02C9">
          <w:rPr>
            <w:rFonts w:hint="eastAsia"/>
            <w:noProof/>
            <w:rPrChange w:id="1700" w:author="Chen, Ivy (陳素貞 IEC1)" w:date="2015-01-12T13:45:00Z">
              <w:rPr>
                <w:rStyle w:val="a8"/>
                <w:rFonts w:hint="eastAsia"/>
                <w:noProof/>
                <w:kern w:val="44"/>
              </w:rPr>
            </w:rPrChange>
          </w:rPr>
          <w:delText>參考資料</w:delText>
        </w:r>
        <w:r w:rsidRPr="002F02C9">
          <w:rPr>
            <w:noProof/>
            <w:webHidden/>
            <w:rPrChange w:id="1701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5</w:delText>
        </w:r>
      </w:del>
    </w:p>
    <w:p w:rsidR="00F45FA1" w:rsidRPr="002F02C9" w:rsidDel="00CF0F14" w:rsidRDefault="00152C15">
      <w:pPr>
        <w:pStyle w:val="11"/>
        <w:tabs>
          <w:tab w:val="left" w:pos="400"/>
          <w:tab w:val="right" w:leader="dot" w:pos="10459"/>
        </w:tabs>
        <w:rPr>
          <w:del w:id="1702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703" w:author="Chen, Ivy (陳素貞 IEC1)" w:date="2015-01-12T13:45:00Z">
            <w:rPr>
              <w:del w:id="1704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705" w:author="Chen, Ivy (陳素貞 IEC1)" w:date="2014-02-07T15:45:00Z">
        <w:r w:rsidRPr="002F02C9">
          <w:rPr>
            <w:noProof/>
            <w:rPrChange w:id="1706" w:author="Chen, Ivy (陳素貞 IEC1)" w:date="2015-01-12T13:45:00Z">
              <w:rPr>
                <w:rStyle w:val="a8"/>
                <w:noProof/>
              </w:rPr>
            </w:rPrChange>
          </w:rPr>
          <w:delText>2.</w:delText>
        </w:r>
        <w:r w:rsidRPr="002F02C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rPrChange w:id="1707" w:author="Chen, Ivy (陳素貞 IEC1)" w:date="2015-01-12T13:45:00Z">
              <w:rPr>
                <w:rFonts w:asciiTheme="minorHAnsi" w:eastAsiaTheme="minorEastAsia" w:hAnsiTheme="minorHAnsi" w:cstheme="minorBidi"/>
                <w:noProof/>
                <w:color w:val="0000FF"/>
                <w:kern w:val="2"/>
                <w:sz w:val="21"/>
                <w:szCs w:val="22"/>
                <w:u w:val="single"/>
              </w:rPr>
            </w:rPrChange>
          </w:rPr>
          <w:tab/>
        </w:r>
        <w:r w:rsidRPr="002F02C9">
          <w:rPr>
            <w:noProof/>
            <w:rPrChange w:id="1708" w:author="Chen, Ivy (陳素貞 IEC1)" w:date="2015-01-12T13:45:00Z">
              <w:rPr>
                <w:rStyle w:val="a8"/>
                <w:noProof/>
              </w:rPr>
            </w:rPrChange>
          </w:rPr>
          <w:delText>UI</w:delText>
        </w:r>
        <w:r w:rsidRPr="002F02C9">
          <w:rPr>
            <w:rFonts w:hint="eastAsia"/>
            <w:noProof/>
            <w:rPrChange w:id="1709" w:author="Chen, Ivy (陳素貞 IEC1)" w:date="2015-01-12T13:45:00Z">
              <w:rPr>
                <w:rStyle w:val="a8"/>
                <w:rFonts w:hint="eastAsia"/>
                <w:noProof/>
              </w:rPr>
            </w:rPrChange>
          </w:rPr>
          <w:delText>設計</w:delText>
        </w:r>
        <w:r w:rsidRPr="002F02C9">
          <w:rPr>
            <w:noProof/>
            <w:webHidden/>
            <w:rPrChange w:id="1710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5</w:delText>
        </w:r>
      </w:del>
    </w:p>
    <w:p w:rsidR="00F45FA1" w:rsidRPr="002F02C9" w:rsidDel="00CF0F14" w:rsidRDefault="00152C15">
      <w:pPr>
        <w:pStyle w:val="22"/>
        <w:tabs>
          <w:tab w:val="left" w:pos="840"/>
          <w:tab w:val="right" w:leader="dot" w:pos="10459"/>
        </w:tabs>
        <w:rPr>
          <w:del w:id="1711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712" w:author="Chen, Ivy (陳素貞 IEC1)" w:date="2015-01-12T13:45:00Z">
            <w:rPr>
              <w:del w:id="1713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714" w:author="Chen, Ivy (陳素貞 IEC1)" w:date="2014-02-07T15:45:00Z">
        <w:r w:rsidRPr="002F02C9">
          <w:rPr>
            <w:noProof/>
            <w:rPrChange w:id="1715" w:author="Chen, Ivy (陳素貞 IEC1)" w:date="2015-01-12T13:45:00Z">
              <w:rPr>
                <w:rStyle w:val="a8"/>
                <w:noProof/>
              </w:rPr>
            </w:rPrChange>
          </w:rPr>
          <w:delText>2.1.</w:delText>
        </w:r>
        <w:r w:rsidRPr="002F02C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rPrChange w:id="1716" w:author="Chen, Ivy (陳素貞 IEC1)" w:date="2015-01-12T13:45:00Z">
              <w:rPr>
                <w:rFonts w:asciiTheme="minorHAnsi" w:eastAsiaTheme="minorEastAsia" w:hAnsiTheme="minorHAnsi" w:cstheme="minorBidi"/>
                <w:noProof/>
                <w:color w:val="0000FF"/>
                <w:kern w:val="2"/>
                <w:sz w:val="21"/>
                <w:szCs w:val="22"/>
                <w:u w:val="single"/>
              </w:rPr>
            </w:rPrChange>
          </w:rPr>
          <w:tab/>
        </w:r>
        <w:r w:rsidRPr="002F02C9">
          <w:rPr>
            <w:rFonts w:hint="eastAsia"/>
            <w:noProof/>
            <w:rPrChange w:id="1717" w:author="Chen, Ivy (陳素貞 IEC1)" w:date="2015-01-12T13:45:00Z">
              <w:rPr>
                <w:rStyle w:val="a8"/>
                <w:rFonts w:hint="eastAsia"/>
                <w:noProof/>
              </w:rPr>
            </w:rPrChange>
          </w:rPr>
          <w:delText>基本资料维护</w:delText>
        </w:r>
        <w:r w:rsidRPr="002F02C9">
          <w:rPr>
            <w:noProof/>
            <w:webHidden/>
            <w:rPrChange w:id="1718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5</w:delText>
        </w:r>
      </w:del>
    </w:p>
    <w:p w:rsidR="00F45FA1" w:rsidRPr="002F02C9" w:rsidDel="00CF0F14" w:rsidRDefault="00152C15">
      <w:pPr>
        <w:pStyle w:val="31"/>
        <w:tabs>
          <w:tab w:val="left" w:pos="1260"/>
          <w:tab w:val="right" w:leader="dot" w:pos="10459"/>
        </w:tabs>
        <w:rPr>
          <w:del w:id="1719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720" w:author="Chen, Ivy (陳素貞 IEC1)" w:date="2015-01-12T13:45:00Z">
            <w:rPr>
              <w:del w:id="1721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722" w:author="Chen, Ivy (陳素貞 IEC1)" w:date="2014-02-07T15:45:00Z">
        <w:r w:rsidRPr="002F02C9">
          <w:rPr>
            <w:noProof/>
            <w:rPrChange w:id="1723" w:author="Chen, Ivy (陳素貞 IEC1)" w:date="2015-01-12T13:45:00Z">
              <w:rPr>
                <w:rStyle w:val="a8"/>
                <w:noProof/>
              </w:rPr>
            </w:rPrChange>
          </w:rPr>
          <w:delText>2.1.1.</w:delText>
        </w:r>
        <w:r w:rsidRPr="002F02C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rPrChange w:id="1724" w:author="Chen, Ivy (陳素貞 IEC1)" w:date="2015-01-12T13:45:00Z">
              <w:rPr>
                <w:rFonts w:asciiTheme="minorHAnsi" w:eastAsiaTheme="minorEastAsia" w:hAnsiTheme="minorHAnsi" w:cstheme="minorBidi"/>
                <w:noProof/>
                <w:color w:val="0000FF"/>
                <w:kern w:val="2"/>
                <w:sz w:val="21"/>
                <w:szCs w:val="22"/>
                <w:u w:val="single"/>
              </w:rPr>
            </w:rPrChange>
          </w:rPr>
          <w:tab/>
        </w:r>
        <w:r w:rsidRPr="002F02C9">
          <w:rPr>
            <w:noProof/>
            <w:rPrChange w:id="1725" w:author="Chen, Ivy (陳素貞 IEC1)" w:date="2015-01-12T13:45:00Z">
              <w:rPr>
                <w:rStyle w:val="a8"/>
                <w:noProof/>
              </w:rPr>
            </w:rPrChange>
          </w:rPr>
          <w:delText>PAK CHN(TW) Label LightNo</w:delText>
        </w:r>
        <w:r w:rsidRPr="002F02C9">
          <w:rPr>
            <w:rFonts w:hint="eastAsia"/>
            <w:noProof/>
            <w:rPrChange w:id="1726" w:author="Chen, Ivy (陳素貞 IEC1)" w:date="2015-01-12T13:45:00Z">
              <w:rPr>
                <w:rStyle w:val="a8"/>
                <w:rFonts w:hint="eastAsia"/>
                <w:noProof/>
              </w:rPr>
            </w:rPrChange>
          </w:rPr>
          <w:delText>维护界面</w:delText>
        </w:r>
        <w:r w:rsidRPr="002F02C9">
          <w:rPr>
            <w:noProof/>
            <w:webHidden/>
            <w:rPrChange w:id="1727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5</w:delText>
        </w:r>
      </w:del>
    </w:p>
    <w:p w:rsidR="00F45FA1" w:rsidRPr="002F02C9" w:rsidDel="00CF0F14" w:rsidRDefault="00152C15">
      <w:pPr>
        <w:pStyle w:val="31"/>
        <w:tabs>
          <w:tab w:val="left" w:pos="1260"/>
          <w:tab w:val="right" w:leader="dot" w:pos="10459"/>
        </w:tabs>
        <w:rPr>
          <w:del w:id="1728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729" w:author="Chen, Ivy (陳素貞 IEC1)" w:date="2015-01-12T13:45:00Z">
            <w:rPr>
              <w:del w:id="1730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731" w:author="Chen, Ivy (陳素貞 IEC1)" w:date="2014-02-07T15:45:00Z">
        <w:r w:rsidRPr="002F02C9">
          <w:rPr>
            <w:noProof/>
            <w:rPrChange w:id="1732" w:author="Chen, Ivy (陳素貞 IEC1)" w:date="2015-01-12T13:45:00Z">
              <w:rPr>
                <w:rStyle w:val="a8"/>
                <w:noProof/>
              </w:rPr>
            </w:rPrChange>
          </w:rPr>
          <w:delText>2.1.2.</w:delText>
        </w:r>
        <w:r w:rsidRPr="002F02C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rPrChange w:id="1733" w:author="Chen, Ivy (陳素貞 IEC1)" w:date="2015-01-12T13:45:00Z">
              <w:rPr>
                <w:rFonts w:asciiTheme="minorHAnsi" w:eastAsiaTheme="minorEastAsia" w:hAnsiTheme="minorHAnsi" w:cstheme="minorBidi"/>
                <w:noProof/>
                <w:color w:val="0000FF"/>
                <w:kern w:val="2"/>
                <w:sz w:val="21"/>
                <w:szCs w:val="22"/>
                <w:u w:val="single"/>
              </w:rPr>
            </w:rPrChange>
          </w:rPr>
          <w:tab/>
        </w:r>
        <w:r w:rsidRPr="002F02C9">
          <w:rPr>
            <w:noProof/>
            <w:rPrChange w:id="1734" w:author="Chen, Ivy (陳素貞 IEC1)" w:date="2015-01-12T13:45:00Z">
              <w:rPr>
                <w:rStyle w:val="a8"/>
                <w:noProof/>
              </w:rPr>
            </w:rPrChange>
          </w:rPr>
          <w:delText>Family Info</w:delText>
        </w:r>
        <w:r w:rsidRPr="002F02C9">
          <w:rPr>
            <w:rFonts w:hint="eastAsia"/>
            <w:noProof/>
            <w:rPrChange w:id="1735" w:author="Chen, Ivy (陳素貞 IEC1)" w:date="2015-01-12T13:45:00Z">
              <w:rPr>
                <w:rStyle w:val="a8"/>
                <w:rFonts w:hint="eastAsia"/>
                <w:noProof/>
              </w:rPr>
            </w:rPrChange>
          </w:rPr>
          <w:delText>维护界面</w:delText>
        </w:r>
        <w:r w:rsidRPr="002F02C9">
          <w:rPr>
            <w:noProof/>
            <w:webHidden/>
            <w:rPrChange w:id="1736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7</w:delText>
        </w:r>
      </w:del>
    </w:p>
    <w:p w:rsidR="00F45FA1" w:rsidRPr="002F02C9" w:rsidDel="00CF0F14" w:rsidRDefault="00152C15">
      <w:pPr>
        <w:pStyle w:val="31"/>
        <w:tabs>
          <w:tab w:val="left" w:pos="1260"/>
          <w:tab w:val="right" w:leader="dot" w:pos="10459"/>
        </w:tabs>
        <w:rPr>
          <w:del w:id="1737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738" w:author="Chen, Ivy (陳素貞 IEC1)" w:date="2015-01-12T13:45:00Z">
            <w:rPr>
              <w:del w:id="1739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740" w:author="Chen, Ivy (陳素貞 IEC1)" w:date="2014-02-07T15:45:00Z">
        <w:r w:rsidRPr="002F02C9">
          <w:rPr>
            <w:noProof/>
            <w:rPrChange w:id="1741" w:author="Chen, Ivy (陳素貞 IEC1)" w:date="2015-01-12T13:45:00Z">
              <w:rPr>
                <w:rStyle w:val="a8"/>
                <w:noProof/>
              </w:rPr>
            </w:rPrChange>
          </w:rPr>
          <w:delText>2.1.3.</w:delText>
        </w:r>
        <w:r w:rsidRPr="002F02C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rPrChange w:id="1742" w:author="Chen, Ivy (陳素貞 IEC1)" w:date="2015-01-12T13:45:00Z">
              <w:rPr>
                <w:rFonts w:asciiTheme="minorHAnsi" w:eastAsiaTheme="minorEastAsia" w:hAnsiTheme="minorHAnsi" w:cstheme="minorBidi"/>
                <w:noProof/>
                <w:color w:val="0000FF"/>
                <w:kern w:val="2"/>
                <w:sz w:val="21"/>
                <w:szCs w:val="22"/>
                <w:u w:val="single"/>
              </w:rPr>
            </w:rPrChange>
          </w:rPr>
          <w:tab/>
        </w:r>
        <w:r w:rsidRPr="002F02C9">
          <w:rPr>
            <w:noProof/>
            <w:rPrChange w:id="1743" w:author="Chen, Ivy (陳素貞 IEC1)" w:date="2015-01-12T13:45:00Z">
              <w:rPr>
                <w:rStyle w:val="a8"/>
                <w:noProof/>
              </w:rPr>
            </w:rPrChange>
          </w:rPr>
          <w:delText>Defect Station</w:delText>
        </w:r>
        <w:r w:rsidRPr="002F02C9">
          <w:rPr>
            <w:rFonts w:hint="eastAsia"/>
            <w:noProof/>
            <w:rPrChange w:id="1744" w:author="Chen, Ivy (陳素貞 IEC1)" w:date="2015-01-12T13:45:00Z">
              <w:rPr>
                <w:rStyle w:val="a8"/>
                <w:rFonts w:hint="eastAsia"/>
                <w:noProof/>
              </w:rPr>
            </w:rPrChange>
          </w:rPr>
          <w:delText>维护界面</w:delText>
        </w:r>
        <w:r w:rsidRPr="002F02C9">
          <w:rPr>
            <w:noProof/>
            <w:webHidden/>
            <w:rPrChange w:id="1745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10</w:delText>
        </w:r>
      </w:del>
    </w:p>
    <w:p w:rsidR="00F45FA1" w:rsidRPr="002F02C9" w:rsidDel="00CF0F14" w:rsidRDefault="00152C15">
      <w:pPr>
        <w:pStyle w:val="31"/>
        <w:tabs>
          <w:tab w:val="left" w:pos="1260"/>
          <w:tab w:val="right" w:leader="dot" w:pos="10459"/>
        </w:tabs>
        <w:rPr>
          <w:del w:id="1746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747" w:author="Chen, Ivy (陳素貞 IEC1)" w:date="2015-01-12T13:45:00Z">
            <w:rPr>
              <w:del w:id="1748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749" w:author="Chen, Ivy (陳素貞 IEC1)" w:date="2014-02-07T15:45:00Z">
        <w:r w:rsidRPr="002F02C9">
          <w:rPr>
            <w:noProof/>
            <w:rPrChange w:id="1750" w:author="Chen, Ivy (陳素貞 IEC1)" w:date="2015-01-12T13:45:00Z">
              <w:rPr>
                <w:rStyle w:val="a8"/>
                <w:noProof/>
              </w:rPr>
            </w:rPrChange>
          </w:rPr>
          <w:delText>2.1.4.</w:delText>
        </w:r>
        <w:r w:rsidRPr="002F02C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rPrChange w:id="1751" w:author="Chen, Ivy (陳素貞 IEC1)" w:date="2015-01-12T13:45:00Z">
              <w:rPr>
                <w:rFonts w:asciiTheme="minorHAnsi" w:eastAsiaTheme="minorEastAsia" w:hAnsiTheme="minorHAnsi" w:cstheme="minorBidi"/>
                <w:noProof/>
                <w:color w:val="0000FF"/>
                <w:kern w:val="2"/>
                <w:sz w:val="21"/>
                <w:szCs w:val="22"/>
                <w:u w:val="single"/>
              </w:rPr>
            </w:rPrChange>
          </w:rPr>
          <w:tab/>
        </w:r>
        <w:r w:rsidRPr="002F02C9">
          <w:rPr>
            <w:noProof/>
            <w:rPrChange w:id="1752" w:author="Chen, Ivy (陳素貞 IEC1)" w:date="2015-01-12T13:45:00Z">
              <w:rPr>
                <w:rStyle w:val="a8"/>
                <w:noProof/>
              </w:rPr>
            </w:rPrChange>
          </w:rPr>
          <w:delText>Combine KP Setting</w:delText>
        </w:r>
        <w:r w:rsidRPr="002F02C9">
          <w:rPr>
            <w:rFonts w:hint="eastAsia"/>
            <w:noProof/>
            <w:rPrChange w:id="1753" w:author="Chen, Ivy (陳素貞 IEC1)" w:date="2015-01-12T13:45:00Z">
              <w:rPr>
                <w:rStyle w:val="a8"/>
                <w:rFonts w:hint="eastAsia"/>
                <w:noProof/>
              </w:rPr>
            </w:rPrChange>
          </w:rPr>
          <w:delText>维护界面</w:delText>
        </w:r>
        <w:r w:rsidRPr="002F02C9">
          <w:rPr>
            <w:noProof/>
            <w:webHidden/>
            <w:rPrChange w:id="1754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13</w:delText>
        </w:r>
      </w:del>
    </w:p>
    <w:p w:rsidR="00F45FA1" w:rsidRPr="002F02C9" w:rsidDel="00CF0F14" w:rsidRDefault="00152C15">
      <w:pPr>
        <w:pStyle w:val="31"/>
        <w:tabs>
          <w:tab w:val="left" w:pos="1260"/>
          <w:tab w:val="right" w:leader="dot" w:pos="10459"/>
        </w:tabs>
        <w:rPr>
          <w:del w:id="1755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756" w:author="Chen, Ivy (陳素貞 IEC1)" w:date="2015-01-12T13:45:00Z">
            <w:rPr>
              <w:del w:id="1757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758" w:author="Chen, Ivy (陳素貞 IEC1)" w:date="2014-02-07T15:45:00Z">
        <w:r w:rsidRPr="002F02C9">
          <w:rPr>
            <w:noProof/>
            <w:rPrChange w:id="1759" w:author="Chen, Ivy (陳素貞 IEC1)" w:date="2015-01-12T13:45:00Z">
              <w:rPr>
                <w:rStyle w:val="a8"/>
                <w:noProof/>
              </w:rPr>
            </w:rPrChange>
          </w:rPr>
          <w:delText>2.1.5.</w:delText>
        </w:r>
        <w:r w:rsidRPr="002F02C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rPrChange w:id="1760" w:author="Chen, Ivy (陳素貞 IEC1)" w:date="2015-01-12T13:45:00Z">
              <w:rPr>
                <w:rFonts w:asciiTheme="minorHAnsi" w:eastAsiaTheme="minorEastAsia" w:hAnsiTheme="minorHAnsi" w:cstheme="minorBidi"/>
                <w:noProof/>
                <w:color w:val="0000FF"/>
                <w:kern w:val="2"/>
                <w:sz w:val="21"/>
                <w:szCs w:val="22"/>
                <w:u w:val="single"/>
              </w:rPr>
            </w:rPrChange>
          </w:rPr>
          <w:tab/>
        </w:r>
        <w:r w:rsidRPr="002F02C9">
          <w:rPr>
            <w:noProof/>
            <w:rPrChange w:id="1761" w:author="Chen, Ivy (陳素貞 IEC1)" w:date="2015-01-12T13:45:00Z">
              <w:rPr>
                <w:rStyle w:val="a8"/>
                <w:noProof/>
              </w:rPr>
            </w:rPrChange>
          </w:rPr>
          <w:delText>Lot Setting</w:delText>
        </w:r>
        <w:r w:rsidRPr="002F02C9">
          <w:rPr>
            <w:rFonts w:hint="eastAsia"/>
            <w:noProof/>
            <w:rPrChange w:id="1762" w:author="Chen, Ivy (陳素貞 IEC1)" w:date="2015-01-12T13:45:00Z">
              <w:rPr>
                <w:rStyle w:val="a8"/>
                <w:rFonts w:hint="eastAsia"/>
                <w:noProof/>
              </w:rPr>
            </w:rPrChange>
          </w:rPr>
          <w:delText>维护界面</w:delText>
        </w:r>
        <w:r w:rsidRPr="002F02C9">
          <w:rPr>
            <w:noProof/>
            <w:webHidden/>
            <w:rPrChange w:id="1763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16</w:delText>
        </w:r>
      </w:del>
    </w:p>
    <w:p w:rsidR="00F45FA1" w:rsidRPr="002F02C9" w:rsidDel="00CF0F14" w:rsidRDefault="00152C15">
      <w:pPr>
        <w:pStyle w:val="31"/>
        <w:tabs>
          <w:tab w:val="left" w:pos="1260"/>
          <w:tab w:val="right" w:leader="dot" w:pos="10459"/>
        </w:tabs>
        <w:rPr>
          <w:del w:id="1764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765" w:author="Chen, Ivy (陳素貞 IEC1)" w:date="2015-01-12T13:45:00Z">
            <w:rPr>
              <w:del w:id="1766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767" w:author="Chen, Ivy (陳素貞 IEC1)" w:date="2014-02-07T15:45:00Z">
        <w:r w:rsidRPr="002F02C9">
          <w:rPr>
            <w:noProof/>
            <w:rPrChange w:id="1768" w:author="Chen, Ivy (陳素貞 IEC1)" w:date="2015-01-12T13:45:00Z">
              <w:rPr>
                <w:rStyle w:val="a8"/>
                <w:noProof/>
              </w:rPr>
            </w:rPrChange>
          </w:rPr>
          <w:delText>2.1.6.</w:delText>
        </w:r>
        <w:r w:rsidRPr="002F02C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rPrChange w:id="1769" w:author="Chen, Ivy (陳素貞 IEC1)" w:date="2015-01-12T13:45:00Z">
              <w:rPr>
                <w:rFonts w:asciiTheme="minorHAnsi" w:eastAsiaTheme="minorEastAsia" w:hAnsiTheme="minorHAnsi" w:cstheme="minorBidi"/>
                <w:noProof/>
                <w:color w:val="0000FF"/>
                <w:kern w:val="2"/>
                <w:sz w:val="21"/>
                <w:szCs w:val="22"/>
                <w:u w:val="single"/>
              </w:rPr>
            </w:rPrChange>
          </w:rPr>
          <w:tab/>
        </w:r>
        <w:r w:rsidRPr="002F02C9">
          <w:rPr>
            <w:noProof/>
            <w:rPrChange w:id="1770" w:author="Chen, Ivy (陳素貞 IEC1)" w:date="2015-01-12T13:45:00Z">
              <w:rPr>
                <w:rStyle w:val="a8"/>
                <w:noProof/>
              </w:rPr>
            </w:rPrChange>
          </w:rPr>
          <w:delText>ITCND Check Setting</w:delText>
        </w:r>
        <w:r w:rsidRPr="002F02C9">
          <w:rPr>
            <w:rFonts w:hint="eastAsia"/>
            <w:noProof/>
            <w:rPrChange w:id="1771" w:author="Chen, Ivy (陳素貞 IEC1)" w:date="2015-01-12T13:45:00Z">
              <w:rPr>
                <w:rStyle w:val="a8"/>
                <w:rFonts w:hint="eastAsia"/>
                <w:noProof/>
              </w:rPr>
            </w:rPrChange>
          </w:rPr>
          <w:delText>维护界面</w:delText>
        </w:r>
        <w:r w:rsidRPr="002F02C9">
          <w:rPr>
            <w:noProof/>
            <w:webHidden/>
            <w:rPrChange w:id="1772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19</w:delText>
        </w:r>
      </w:del>
    </w:p>
    <w:p w:rsidR="00F45FA1" w:rsidRPr="002F02C9" w:rsidDel="00CF0F14" w:rsidRDefault="00152C15">
      <w:pPr>
        <w:pStyle w:val="31"/>
        <w:tabs>
          <w:tab w:val="left" w:pos="1260"/>
          <w:tab w:val="right" w:leader="dot" w:pos="10459"/>
        </w:tabs>
        <w:rPr>
          <w:del w:id="1773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774" w:author="Chen, Ivy (陳素貞 IEC1)" w:date="2015-01-12T13:45:00Z">
            <w:rPr>
              <w:del w:id="1775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776" w:author="Chen, Ivy (陳素貞 IEC1)" w:date="2014-02-07T15:45:00Z">
        <w:r w:rsidRPr="002F02C9">
          <w:rPr>
            <w:noProof/>
            <w:rPrChange w:id="1777" w:author="Chen, Ivy (陳素貞 IEC1)" w:date="2015-01-12T13:45:00Z">
              <w:rPr>
                <w:rStyle w:val="a8"/>
                <w:noProof/>
              </w:rPr>
            </w:rPrChange>
          </w:rPr>
          <w:delText>2.1.7.</w:delText>
        </w:r>
        <w:r w:rsidRPr="002F02C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rPrChange w:id="1778" w:author="Chen, Ivy (陳素貞 IEC1)" w:date="2015-01-12T13:45:00Z">
              <w:rPr>
                <w:rFonts w:asciiTheme="minorHAnsi" w:eastAsiaTheme="minorEastAsia" w:hAnsiTheme="minorHAnsi" w:cstheme="minorBidi"/>
                <w:noProof/>
                <w:color w:val="0000FF"/>
                <w:kern w:val="2"/>
                <w:sz w:val="21"/>
                <w:szCs w:val="22"/>
                <w:u w:val="single"/>
              </w:rPr>
            </w:rPrChange>
          </w:rPr>
          <w:tab/>
        </w:r>
        <w:r w:rsidRPr="002F02C9">
          <w:rPr>
            <w:noProof/>
            <w:rPrChange w:id="1779" w:author="Chen, Ivy (陳素貞 IEC1)" w:date="2015-01-12T13:45:00Z">
              <w:rPr>
                <w:rStyle w:val="a8"/>
                <w:noProof/>
              </w:rPr>
            </w:rPrChange>
          </w:rPr>
          <w:delText>ITCND Check QC Hold Setting</w:delText>
        </w:r>
        <w:r w:rsidRPr="002F02C9">
          <w:rPr>
            <w:rFonts w:hint="eastAsia"/>
            <w:noProof/>
            <w:rPrChange w:id="1780" w:author="Chen, Ivy (陳素貞 IEC1)" w:date="2015-01-12T13:45:00Z">
              <w:rPr>
                <w:rStyle w:val="a8"/>
                <w:rFonts w:hint="eastAsia"/>
                <w:noProof/>
              </w:rPr>
            </w:rPrChange>
          </w:rPr>
          <w:delText>维护界面</w:delText>
        </w:r>
        <w:r w:rsidRPr="002F02C9">
          <w:rPr>
            <w:noProof/>
            <w:webHidden/>
            <w:rPrChange w:id="1781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21</w:delText>
        </w:r>
      </w:del>
    </w:p>
    <w:p w:rsidR="00F45FA1" w:rsidRPr="002F02C9" w:rsidDel="00CF0F14" w:rsidRDefault="00152C15">
      <w:pPr>
        <w:pStyle w:val="31"/>
        <w:tabs>
          <w:tab w:val="left" w:pos="1260"/>
          <w:tab w:val="right" w:leader="dot" w:pos="10459"/>
        </w:tabs>
        <w:rPr>
          <w:del w:id="1782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783" w:author="Chen, Ivy (陳素貞 IEC1)" w:date="2015-01-12T13:45:00Z">
            <w:rPr>
              <w:del w:id="1784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785" w:author="Chen, Ivy (陳素貞 IEC1)" w:date="2014-02-07T15:45:00Z">
        <w:r w:rsidRPr="002F02C9">
          <w:rPr>
            <w:noProof/>
            <w:rPrChange w:id="1786" w:author="Chen, Ivy (陳素貞 IEC1)" w:date="2015-01-12T13:45:00Z">
              <w:rPr>
                <w:rStyle w:val="a8"/>
                <w:noProof/>
              </w:rPr>
            </w:rPrChange>
          </w:rPr>
          <w:delText>2.1.8.</w:delText>
        </w:r>
        <w:r w:rsidRPr="002F02C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rPrChange w:id="1787" w:author="Chen, Ivy (陳素貞 IEC1)" w:date="2015-01-12T13:45:00Z">
              <w:rPr>
                <w:rFonts w:asciiTheme="minorHAnsi" w:eastAsiaTheme="minorEastAsia" w:hAnsiTheme="minorHAnsi" w:cstheme="minorBidi"/>
                <w:noProof/>
                <w:color w:val="0000FF"/>
                <w:kern w:val="2"/>
                <w:sz w:val="21"/>
                <w:szCs w:val="22"/>
                <w:u w:val="single"/>
              </w:rPr>
            </w:rPrChange>
          </w:rPr>
          <w:tab/>
        </w:r>
        <w:r w:rsidRPr="002F02C9">
          <w:rPr>
            <w:noProof/>
            <w:rPrChange w:id="1788" w:author="Chen, Ivy (陳素貞 IEC1)" w:date="2015-01-12T13:45:00Z">
              <w:rPr>
                <w:rStyle w:val="a8"/>
                <w:noProof/>
              </w:rPr>
            </w:rPrChange>
          </w:rPr>
          <w:delText>CDSI PO</w:delText>
        </w:r>
        <w:r w:rsidRPr="002F02C9">
          <w:rPr>
            <w:rFonts w:hint="eastAsia"/>
            <w:noProof/>
            <w:rPrChange w:id="1789" w:author="Chen, Ivy (陳素貞 IEC1)" w:date="2015-01-12T13:45:00Z">
              <w:rPr>
                <w:rStyle w:val="a8"/>
                <w:rFonts w:hint="eastAsia"/>
                <w:noProof/>
              </w:rPr>
            </w:rPrChange>
          </w:rPr>
          <w:delText>维护界面</w:delText>
        </w:r>
        <w:r w:rsidRPr="002F02C9">
          <w:rPr>
            <w:noProof/>
            <w:webHidden/>
            <w:rPrChange w:id="1790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24</w:delText>
        </w:r>
      </w:del>
    </w:p>
    <w:p w:rsidR="00F45FA1" w:rsidRPr="002F02C9" w:rsidDel="00CF0F14" w:rsidRDefault="00152C15">
      <w:pPr>
        <w:pStyle w:val="31"/>
        <w:tabs>
          <w:tab w:val="left" w:pos="1260"/>
          <w:tab w:val="right" w:leader="dot" w:pos="10459"/>
        </w:tabs>
        <w:rPr>
          <w:del w:id="1791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792" w:author="Chen, Ivy (陳素貞 IEC1)" w:date="2015-01-12T13:45:00Z">
            <w:rPr>
              <w:del w:id="1793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794" w:author="Chen, Ivy (陳素貞 IEC1)" w:date="2014-02-07T15:45:00Z">
        <w:r w:rsidRPr="002F02C9">
          <w:rPr>
            <w:noProof/>
            <w:rPrChange w:id="1795" w:author="Chen, Ivy (陳素貞 IEC1)" w:date="2015-01-12T13:45:00Z">
              <w:rPr>
                <w:rStyle w:val="a8"/>
                <w:noProof/>
              </w:rPr>
            </w:rPrChange>
          </w:rPr>
          <w:delText>2.1.9.</w:delText>
        </w:r>
        <w:r w:rsidRPr="002F02C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rPrChange w:id="1796" w:author="Chen, Ivy (陳素貞 IEC1)" w:date="2015-01-12T13:45:00Z">
              <w:rPr>
                <w:rFonts w:asciiTheme="minorHAnsi" w:eastAsiaTheme="minorEastAsia" w:hAnsiTheme="minorHAnsi" w:cstheme="minorBidi"/>
                <w:noProof/>
                <w:color w:val="0000FF"/>
                <w:kern w:val="2"/>
                <w:sz w:val="21"/>
                <w:szCs w:val="22"/>
                <w:u w:val="single"/>
              </w:rPr>
            </w:rPrChange>
          </w:rPr>
          <w:tab/>
        </w:r>
        <w:r w:rsidRPr="002F02C9">
          <w:rPr>
            <w:noProof/>
            <w:rPrChange w:id="1797" w:author="Chen, Ivy (陳素貞 IEC1)" w:date="2015-01-12T13:45:00Z">
              <w:rPr>
                <w:rStyle w:val="a8"/>
                <w:noProof/>
              </w:rPr>
            </w:rPrChange>
          </w:rPr>
          <w:delText>ConstValue</w:delText>
        </w:r>
        <w:r w:rsidRPr="002F02C9">
          <w:rPr>
            <w:rFonts w:hint="eastAsia"/>
            <w:noProof/>
            <w:rPrChange w:id="1798" w:author="Chen, Ivy (陳素貞 IEC1)" w:date="2015-01-12T13:45:00Z">
              <w:rPr>
                <w:rStyle w:val="a8"/>
                <w:rFonts w:hint="eastAsia"/>
                <w:noProof/>
              </w:rPr>
            </w:rPrChange>
          </w:rPr>
          <w:delText>维护界面</w:delText>
        </w:r>
        <w:r w:rsidRPr="002F02C9">
          <w:rPr>
            <w:noProof/>
            <w:webHidden/>
            <w:rPrChange w:id="1799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27</w:delText>
        </w:r>
      </w:del>
    </w:p>
    <w:p w:rsidR="00F45FA1" w:rsidRPr="002F02C9" w:rsidDel="00CF0F14" w:rsidRDefault="00152C15">
      <w:pPr>
        <w:pStyle w:val="31"/>
        <w:tabs>
          <w:tab w:val="left" w:pos="1260"/>
          <w:tab w:val="right" w:leader="dot" w:pos="10459"/>
        </w:tabs>
        <w:rPr>
          <w:del w:id="1800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801" w:author="Chen, Ivy (陳素貞 IEC1)" w:date="2015-01-12T13:45:00Z">
            <w:rPr>
              <w:del w:id="1802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803" w:author="Chen, Ivy (陳素貞 IEC1)" w:date="2014-02-07T15:45:00Z">
        <w:r w:rsidRPr="002F02C9">
          <w:rPr>
            <w:noProof/>
            <w:rPrChange w:id="1804" w:author="Chen, Ivy (陳素貞 IEC1)" w:date="2015-01-12T13:45:00Z">
              <w:rPr>
                <w:rStyle w:val="a8"/>
                <w:noProof/>
              </w:rPr>
            </w:rPrChange>
          </w:rPr>
          <w:delText>2.1.10.</w:delText>
        </w:r>
        <w:r w:rsidRPr="002F02C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rPrChange w:id="1805" w:author="Chen, Ivy (陳素貞 IEC1)" w:date="2015-01-12T13:45:00Z">
              <w:rPr>
                <w:rFonts w:asciiTheme="minorHAnsi" w:eastAsiaTheme="minorEastAsia" w:hAnsiTheme="minorHAnsi" w:cstheme="minorBidi"/>
                <w:noProof/>
                <w:color w:val="0000FF"/>
                <w:kern w:val="2"/>
                <w:sz w:val="21"/>
                <w:szCs w:val="22"/>
                <w:u w:val="single"/>
              </w:rPr>
            </w:rPrChange>
          </w:rPr>
          <w:tab/>
        </w:r>
        <w:r w:rsidRPr="002F02C9">
          <w:rPr>
            <w:noProof/>
            <w:rPrChange w:id="1806" w:author="Chen, Ivy (陳素貞 IEC1)" w:date="2015-01-12T13:45:00Z">
              <w:rPr>
                <w:rStyle w:val="a8"/>
                <w:noProof/>
              </w:rPr>
            </w:rPrChange>
          </w:rPr>
          <w:delText>FAI Information Maintain</w:delText>
        </w:r>
        <w:r w:rsidRPr="002F02C9">
          <w:rPr>
            <w:noProof/>
            <w:webHidden/>
            <w:rPrChange w:id="1807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30</w:delText>
        </w:r>
      </w:del>
    </w:p>
    <w:p w:rsidR="00F45FA1" w:rsidRPr="002F02C9" w:rsidDel="00CF0F14" w:rsidRDefault="00152C15">
      <w:pPr>
        <w:pStyle w:val="31"/>
        <w:tabs>
          <w:tab w:val="left" w:pos="1260"/>
          <w:tab w:val="right" w:leader="dot" w:pos="10459"/>
        </w:tabs>
        <w:rPr>
          <w:del w:id="1808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809" w:author="Chen, Ivy (陳素貞 IEC1)" w:date="2015-01-12T13:45:00Z">
            <w:rPr>
              <w:del w:id="1810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811" w:author="Chen, Ivy (陳素貞 IEC1)" w:date="2014-02-07T15:45:00Z">
        <w:r w:rsidRPr="002F02C9">
          <w:rPr>
            <w:noProof/>
            <w:rPrChange w:id="1812" w:author="Chen, Ivy (陳素貞 IEC1)" w:date="2015-01-12T13:45:00Z">
              <w:rPr>
                <w:rStyle w:val="a8"/>
                <w:noProof/>
              </w:rPr>
            </w:rPrChange>
          </w:rPr>
          <w:delText>2.1.11.</w:delText>
        </w:r>
        <w:r w:rsidRPr="002F02C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rPrChange w:id="1813" w:author="Chen, Ivy (陳素貞 IEC1)" w:date="2015-01-12T13:45:00Z">
              <w:rPr>
                <w:rFonts w:asciiTheme="minorHAnsi" w:eastAsiaTheme="minorEastAsia" w:hAnsiTheme="minorHAnsi" w:cstheme="minorBidi"/>
                <w:noProof/>
                <w:color w:val="0000FF"/>
                <w:kern w:val="2"/>
                <w:sz w:val="21"/>
                <w:szCs w:val="22"/>
                <w:u w:val="single"/>
              </w:rPr>
            </w:rPrChange>
          </w:rPr>
          <w:tab/>
        </w:r>
        <w:r w:rsidRPr="002F02C9">
          <w:rPr>
            <w:noProof/>
            <w:rPrChange w:id="1814" w:author="Chen, Ivy (陳素貞 IEC1)" w:date="2015-01-12T13:45:00Z">
              <w:rPr>
                <w:rStyle w:val="a8"/>
                <w:noProof/>
              </w:rPr>
            </w:rPrChange>
          </w:rPr>
          <w:delText>Win8 MBSPS Maintain</w:delText>
        </w:r>
        <w:r w:rsidRPr="002F02C9">
          <w:rPr>
            <w:noProof/>
            <w:webHidden/>
            <w:rPrChange w:id="1815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33</w:delText>
        </w:r>
      </w:del>
    </w:p>
    <w:p w:rsidR="00F45FA1" w:rsidRPr="002F02C9" w:rsidDel="00CF0F14" w:rsidRDefault="00152C15">
      <w:pPr>
        <w:pStyle w:val="11"/>
        <w:tabs>
          <w:tab w:val="right" w:leader="dot" w:pos="10459"/>
        </w:tabs>
        <w:rPr>
          <w:del w:id="1816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817" w:author="Chen, Ivy (陳素貞 IEC1)" w:date="2015-01-12T13:45:00Z">
            <w:rPr>
              <w:del w:id="1818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819" w:author="Chen, Ivy (陳素貞 IEC1)" w:date="2014-02-07T15:45:00Z">
        <w:r w:rsidRPr="002F02C9">
          <w:rPr>
            <w:rFonts w:hint="eastAsia"/>
            <w:noProof/>
            <w:rPrChange w:id="1820" w:author="Chen, Ivy (陳素貞 IEC1)" w:date="2015-01-12T13:45:00Z">
              <w:rPr>
                <w:rStyle w:val="a8"/>
                <w:rFonts w:hint="eastAsia"/>
                <w:noProof/>
              </w:rPr>
            </w:rPrChange>
          </w:rPr>
          <w:delText>空</w:delText>
        </w:r>
        <w:r w:rsidRPr="002F02C9">
          <w:rPr>
            <w:noProof/>
            <w:webHidden/>
            <w:rPrChange w:id="1821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34</w:delText>
        </w:r>
      </w:del>
    </w:p>
    <w:p w:rsidR="00F45FA1" w:rsidRPr="002F02C9" w:rsidDel="00CF0F14" w:rsidRDefault="00152C15">
      <w:pPr>
        <w:pStyle w:val="31"/>
        <w:tabs>
          <w:tab w:val="left" w:pos="1260"/>
          <w:tab w:val="right" w:leader="dot" w:pos="10459"/>
        </w:tabs>
        <w:rPr>
          <w:del w:id="1822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823" w:author="Chen, Ivy (陳素貞 IEC1)" w:date="2015-01-12T13:45:00Z">
            <w:rPr>
              <w:del w:id="1824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  <w:del w:id="1825" w:author="Chen, Ivy (陳素貞 IEC1)" w:date="2014-02-07T15:45:00Z">
        <w:r w:rsidRPr="002F02C9">
          <w:rPr>
            <w:noProof/>
            <w:rPrChange w:id="1826" w:author="Chen, Ivy (陳素貞 IEC1)" w:date="2015-01-12T13:45:00Z">
              <w:rPr>
                <w:rStyle w:val="a8"/>
                <w:noProof/>
              </w:rPr>
            </w:rPrChange>
          </w:rPr>
          <w:delText>2.1.12.</w:delText>
        </w:r>
        <w:r w:rsidRPr="002F02C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rPrChange w:id="1827" w:author="Chen, Ivy (陳素貞 IEC1)" w:date="2015-01-12T13:45:00Z">
              <w:rPr>
                <w:rFonts w:asciiTheme="minorHAnsi" w:eastAsiaTheme="minorEastAsia" w:hAnsiTheme="minorHAnsi" w:cstheme="minorBidi"/>
                <w:noProof/>
                <w:color w:val="0000FF"/>
                <w:kern w:val="2"/>
                <w:sz w:val="21"/>
                <w:szCs w:val="22"/>
                <w:u w:val="single"/>
              </w:rPr>
            </w:rPrChange>
          </w:rPr>
          <w:tab/>
        </w:r>
        <w:r w:rsidRPr="002F02C9">
          <w:rPr>
            <w:noProof/>
            <w:rPrChange w:id="1828" w:author="Chen, Ivy (陳素貞 IEC1)" w:date="2015-01-12T13:45:00Z">
              <w:rPr>
                <w:rStyle w:val="a8"/>
                <w:noProof/>
              </w:rPr>
            </w:rPrChange>
          </w:rPr>
          <w:delText>ConstValueType</w:delText>
        </w:r>
        <w:r w:rsidRPr="002F02C9">
          <w:rPr>
            <w:rFonts w:hint="eastAsia"/>
            <w:noProof/>
            <w:rPrChange w:id="1829" w:author="Chen, Ivy (陳素貞 IEC1)" w:date="2015-01-12T13:45:00Z">
              <w:rPr>
                <w:rStyle w:val="a8"/>
                <w:rFonts w:hint="eastAsia"/>
                <w:noProof/>
              </w:rPr>
            </w:rPrChange>
          </w:rPr>
          <w:delText>维护界面</w:delText>
        </w:r>
        <w:r w:rsidRPr="002F02C9">
          <w:rPr>
            <w:noProof/>
            <w:webHidden/>
            <w:rPrChange w:id="1830" w:author="Chen, Ivy (陳素貞 IEC1)" w:date="2015-01-12T13:45:00Z">
              <w:rPr>
                <w:noProof/>
                <w:webHidden/>
                <w:color w:val="0000FF"/>
                <w:u w:val="single"/>
              </w:rPr>
            </w:rPrChange>
          </w:rPr>
          <w:tab/>
          <w:delText>36</w:delText>
        </w:r>
      </w:del>
    </w:p>
    <w:p w:rsidR="00F45FA1" w:rsidRPr="002F02C9" w:rsidDel="00CF0F14" w:rsidRDefault="00F45FA1">
      <w:pPr>
        <w:pStyle w:val="31"/>
        <w:tabs>
          <w:tab w:val="left" w:pos="1260"/>
          <w:tab w:val="right" w:leader="dot" w:pos="10459"/>
        </w:tabs>
        <w:rPr>
          <w:del w:id="1831" w:author="Chen, Ivy (陳素貞 IEC1)" w:date="2014-02-07T15:45:00Z"/>
          <w:rFonts w:asciiTheme="minorHAnsi" w:eastAsiaTheme="minorEastAsia" w:hAnsiTheme="minorHAnsi" w:cstheme="minorBidi"/>
          <w:noProof/>
          <w:kern w:val="2"/>
          <w:sz w:val="21"/>
          <w:szCs w:val="22"/>
          <w:rPrChange w:id="1832" w:author="Chen, Ivy (陳素貞 IEC1)" w:date="2015-01-12T13:45:00Z">
            <w:rPr>
              <w:del w:id="1833" w:author="Chen, Ivy (陳素貞 IEC1)" w:date="2014-02-07T15:45:00Z"/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rPrChange>
        </w:rPr>
      </w:pPr>
    </w:p>
    <w:p w:rsidR="001A40E0" w:rsidRPr="002F02C9" w:rsidDel="00F45FA1" w:rsidRDefault="00152C15" w:rsidP="00956F50">
      <w:pPr>
        <w:pStyle w:val="1"/>
        <w:numPr>
          <w:ilvl w:val="0"/>
          <w:numId w:val="0"/>
        </w:numPr>
        <w:rPr>
          <w:del w:id="1834" w:author="IES11FQ32" w:date="2013-01-29T15:26:00Z"/>
          <w:rPrChange w:id="1835" w:author="Chen, Ivy (陳素貞 IEC1)" w:date="2015-01-12T13:45:00Z">
            <w:rPr>
              <w:del w:id="1836" w:author="IES11FQ32" w:date="2013-01-29T15:26:00Z"/>
            </w:rPr>
          </w:rPrChange>
        </w:rPr>
      </w:pPr>
      <w:r w:rsidRPr="002F02C9">
        <w:rPr>
          <w:b w:val="0"/>
          <w:bCs w:val="0"/>
          <w:rPrChange w:id="1837" w:author="Chen, Ivy (陳素貞 IEC1)" w:date="2015-01-12T13:45:00Z">
            <w:rPr>
              <w:b w:val="0"/>
              <w:bCs w:val="0"/>
              <w:color w:val="0000FF"/>
              <w:u w:val="single"/>
            </w:rPr>
          </w:rPrChange>
        </w:rPr>
        <w:fldChar w:fldCharType="end"/>
      </w:r>
    </w:p>
    <w:p w:rsidR="003B389F" w:rsidRPr="002F02C9" w:rsidRDefault="00152C15">
      <w:pPr>
        <w:pStyle w:val="1"/>
        <w:numPr>
          <w:ilvl w:val="0"/>
          <w:numId w:val="0"/>
        </w:numPr>
        <w:rPr>
          <w:rPrChange w:id="1838" w:author="Chen, Ivy (陳素貞 IEC1)" w:date="2015-01-12T13:45:00Z">
            <w:rPr/>
          </w:rPrChange>
        </w:rPr>
        <w:pPrChange w:id="1839" w:author="IES11FQ32" w:date="2013-01-29T15:26:00Z">
          <w:pPr>
            <w:pStyle w:val="1"/>
          </w:pPr>
        </w:pPrChange>
      </w:pPr>
      <w:r w:rsidRPr="002F02C9">
        <w:rPr>
          <w:rPrChange w:id="1840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br w:type="page"/>
      </w:r>
      <w:bookmarkStart w:id="1841" w:name="_Toc408834674"/>
      <w:r w:rsidRPr="002F02C9">
        <w:rPr>
          <w:rFonts w:eastAsia="新細明體" w:hint="eastAsia"/>
          <w:lang w:eastAsia="zh-TW"/>
          <w:rPrChange w:id="1842" w:author="Chen, Ivy (陳素貞 IEC1)" w:date="2015-01-12T13:45:00Z">
            <w:rPr>
              <w:rFonts w:eastAsia="新細明體" w:cs="Times New Roman" w:hint="eastAsia"/>
              <w:color w:val="0000FF"/>
              <w:u w:val="single"/>
              <w:lang w:eastAsia="zh-TW"/>
            </w:rPr>
          </w:rPrChange>
        </w:rPr>
        <w:lastRenderedPageBreak/>
        <w:t>系統概述</w:t>
      </w:r>
      <w:bookmarkEnd w:id="1841"/>
    </w:p>
    <w:p w:rsidR="001A40E0" w:rsidRPr="002F02C9" w:rsidRDefault="00152C15" w:rsidP="00A64B16">
      <w:pPr>
        <w:numPr>
          <w:ilvl w:val="0"/>
          <w:numId w:val="1"/>
        </w:numPr>
        <w:rPr>
          <w:rPrChange w:id="1843" w:author="Chen, Ivy (陳素貞 IEC1)" w:date="2015-01-12T13:45:00Z">
            <w:rPr/>
          </w:rPrChange>
        </w:rPr>
      </w:pPr>
      <w:r w:rsidRPr="002F02C9">
        <w:rPr>
          <w:rFonts w:ascii="SimSun" w:hAnsi="SimSun"/>
          <w:rPrChange w:id="1844" w:author="Chen, Ivy (陳素貞 IEC1)" w:date="2015-01-12T13:45:00Z">
            <w:rPr>
              <w:rFonts w:ascii="SimSun" w:hAnsi="SimSun"/>
              <w:color w:val="0000FF"/>
              <w:u w:val="single"/>
            </w:rPr>
          </w:rPrChange>
        </w:rPr>
        <w:t>iMES</w:t>
      </w:r>
      <w:r w:rsidRPr="002F02C9">
        <w:rPr>
          <w:rFonts w:ascii="SimSun" w:hAnsi="SimSun" w:hint="eastAsia"/>
          <w:rPrChange w:id="1845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系统的功能分为四类：业务操作、基本资料维护、后台数据同步以及业务数据查询。</w:t>
      </w:r>
    </w:p>
    <w:p w:rsidR="001A40E0" w:rsidRPr="002F02C9" w:rsidRDefault="00152C15" w:rsidP="006609C1">
      <w:pPr>
        <w:numPr>
          <w:ilvl w:val="0"/>
          <w:numId w:val="1"/>
        </w:numPr>
        <w:rPr>
          <w:rPrChange w:id="1846" w:author="Chen, Ivy (陳素貞 IEC1)" w:date="2015-01-12T13:45:00Z">
            <w:rPr/>
          </w:rPrChange>
        </w:rPr>
      </w:pPr>
      <w:r w:rsidRPr="002F02C9">
        <w:rPr>
          <w:rFonts w:hint="eastAsia"/>
          <w:rPrChange w:id="1847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所有维护操作，若造成了数据记录得变更，则需记入</w:t>
      </w:r>
      <w:r w:rsidRPr="002F02C9">
        <w:rPr>
          <w:rPrChange w:id="1848" w:author="Chen, Ivy (陳素貞 IEC1)" w:date="2015-01-12T13:45:00Z">
            <w:rPr>
              <w:color w:val="0000FF"/>
              <w:u w:val="single"/>
            </w:rPr>
          </w:rPrChange>
        </w:rPr>
        <w:t>MaintainLog</w:t>
      </w:r>
      <w:r w:rsidRPr="002F02C9">
        <w:rPr>
          <w:rFonts w:hint="eastAsia"/>
          <w:rPrChange w:id="1849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表中。新增操作要记入</w:t>
      </w:r>
    </w:p>
    <w:p w:rsidR="001A40E0" w:rsidRPr="002F02C9" w:rsidRDefault="001A40E0" w:rsidP="009B51A4">
      <w:pPr>
        <w:ind w:left="690"/>
        <w:rPr>
          <w:rPrChange w:id="1850" w:author="Chen, Ivy (陳素貞 IEC1)" w:date="2015-01-12T13:45:00Z">
            <w:rPr/>
          </w:rPrChange>
        </w:rPr>
      </w:pPr>
    </w:p>
    <w:p w:rsidR="001A40E0" w:rsidRPr="002F02C9" w:rsidRDefault="00152C15" w:rsidP="00221F6C">
      <w:pPr>
        <w:pStyle w:val="20"/>
        <w:keepNext w:val="0"/>
        <w:widowControl w:val="0"/>
        <w:tabs>
          <w:tab w:val="clear" w:pos="720"/>
        </w:tabs>
        <w:spacing w:before="0" w:after="220"/>
        <w:ind w:right="431"/>
        <w:jc w:val="both"/>
        <w:rPr>
          <w:kern w:val="44"/>
          <w:rPrChange w:id="1851" w:author="Chen, Ivy (陳素貞 IEC1)" w:date="2015-01-12T13:45:00Z">
            <w:rPr>
              <w:kern w:val="44"/>
            </w:rPr>
          </w:rPrChange>
        </w:rPr>
      </w:pPr>
      <w:bookmarkStart w:id="1852" w:name="_Toc408834675"/>
      <w:r w:rsidRPr="002F02C9">
        <w:rPr>
          <w:rFonts w:hint="eastAsia"/>
          <w:kern w:val="44"/>
          <w:rPrChange w:id="1853" w:author="Chen, Ivy (陳素貞 IEC1)" w:date="2015-01-12T13:45:00Z">
            <w:rPr>
              <w:rFonts w:cs="Times New Roman" w:hint="eastAsia"/>
              <w:color w:val="0000FF"/>
              <w:kern w:val="44"/>
              <w:u w:val="single"/>
            </w:rPr>
          </w:rPrChange>
        </w:rPr>
        <w:t>參考資料</w:t>
      </w:r>
      <w:bookmarkEnd w:id="1852"/>
    </w:p>
    <w:p w:rsidR="001A40E0" w:rsidRPr="002F02C9" w:rsidRDefault="00152C15" w:rsidP="009B51A4">
      <w:pPr>
        <w:numPr>
          <w:ilvl w:val="0"/>
          <w:numId w:val="1"/>
        </w:numPr>
        <w:rPr>
          <w:lang w:eastAsia="zh-TW"/>
          <w:rPrChange w:id="1854" w:author="Chen, Ivy (陳素貞 IEC1)" w:date="2015-01-12T13:45:00Z">
            <w:rPr>
              <w:lang w:eastAsia="zh-TW"/>
            </w:rPr>
          </w:rPrChange>
        </w:rPr>
      </w:pPr>
      <w:r w:rsidRPr="002F02C9">
        <w:rPr>
          <w:rPrChange w:id="1855" w:author="Chen, Ivy (陳素貞 IEC1)" w:date="2015-01-12T13:45:00Z">
            <w:rPr>
              <w:color w:val="0000FF"/>
              <w:u w:val="single"/>
            </w:rPr>
          </w:rPrChange>
        </w:rPr>
        <w:t>C</w:t>
      </w:r>
      <w:r w:rsidRPr="002F02C9">
        <w:rPr>
          <w:lang w:eastAsia="zh-TW"/>
          <w:rPrChange w:id="1856" w:author="Chen, Ivy (陳素貞 IEC1)" w:date="2015-01-12T13:45:00Z">
            <w:rPr>
              <w:color w:val="0000FF"/>
              <w:u w:val="single"/>
              <w:lang w:eastAsia="zh-TW"/>
            </w:rPr>
          </w:rPrChange>
        </w:rPr>
        <w:t>I-MES</w:t>
      </w:r>
      <w:r w:rsidRPr="002F02C9">
        <w:rPr>
          <w:rPrChange w:id="1857" w:author="Chen, Ivy (陳素貞 IEC1)" w:date="2015-01-12T13:45:00Z">
            <w:rPr>
              <w:color w:val="0000FF"/>
              <w:u w:val="single"/>
            </w:rPr>
          </w:rPrChange>
        </w:rPr>
        <w:t>-SDD-Datatbase</w:t>
      </w:r>
      <w:r w:rsidRPr="002F02C9">
        <w:rPr>
          <w:lang w:eastAsia="zh-TW"/>
          <w:rPrChange w:id="1858" w:author="Chen, Ivy (陳素貞 IEC1)" w:date="2015-01-12T13:45:00Z">
            <w:rPr>
              <w:color w:val="0000FF"/>
              <w:u w:val="single"/>
              <w:lang w:eastAsia="zh-TW"/>
            </w:rPr>
          </w:rPrChange>
        </w:rPr>
        <w:t>.vsd</w:t>
      </w:r>
    </w:p>
    <w:p w:rsidR="001A40E0" w:rsidRPr="002F02C9" w:rsidRDefault="001A40E0" w:rsidP="00171B8F">
      <w:pPr>
        <w:ind w:firstLine="432"/>
        <w:rPr>
          <w:lang w:eastAsia="zh-TW"/>
          <w:rPrChange w:id="1859" w:author="Chen, Ivy (陳素貞 IEC1)" w:date="2015-01-12T13:45:00Z">
            <w:rPr>
              <w:lang w:eastAsia="zh-TW"/>
            </w:rPr>
          </w:rPrChange>
        </w:rPr>
      </w:pPr>
    </w:p>
    <w:p w:rsidR="001A40E0" w:rsidRPr="002F02C9" w:rsidRDefault="00152C15" w:rsidP="00221F6C">
      <w:pPr>
        <w:pStyle w:val="1"/>
        <w:rPr>
          <w:rPrChange w:id="1860" w:author="Chen, Ivy (陳素貞 IEC1)" w:date="2015-01-12T13:45:00Z">
            <w:rPr/>
          </w:rPrChange>
        </w:rPr>
      </w:pPr>
      <w:bookmarkStart w:id="1861" w:name="_Toc408834676"/>
      <w:r w:rsidRPr="002F02C9">
        <w:rPr>
          <w:rPrChange w:id="1862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t>UI</w:t>
      </w:r>
      <w:r w:rsidRPr="002F02C9">
        <w:rPr>
          <w:rFonts w:hint="eastAsia"/>
          <w:rPrChange w:id="1863" w:author="Chen, Ivy (陳素貞 IEC1)" w:date="2015-01-12T13:45:00Z">
            <w:rPr>
              <w:rFonts w:cs="Times New Roman" w:hint="eastAsia"/>
              <w:color w:val="0000FF"/>
              <w:u w:val="single"/>
            </w:rPr>
          </w:rPrChange>
        </w:rPr>
        <w:t>設計</w:t>
      </w:r>
      <w:bookmarkEnd w:id="1861"/>
    </w:p>
    <w:p w:rsidR="001A40E0" w:rsidRPr="002F02C9" w:rsidRDefault="00152C15" w:rsidP="007E444F">
      <w:pPr>
        <w:pStyle w:val="2"/>
        <w:rPr>
          <w:rPrChange w:id="1864" w:author="Chen, Ivy (陳素貞 IEC1)" w:date="2015-01-12T13:45:00Z">
            <w:rPr/>
          </w:rPrChange>
        </w:rPr>
      </w:pPr>
      <w:bookmarkStart w:id="1865" w:name="_Login_1"/>
      <w:bookmarkStart w:id="1866" w:name="_FIS界面框架"/>
      <w:bookmarkStart w:id="1867" w:name="_Toc408834677"/>
      <w:bookmarkEnd w:id="1865"/>
      <w:bookmarkEnd w:id="1866"/>
      <w:r w:rsidRPr="002F02C9">
        <w:rPr>
          <w:rFonts w:hint="eastAsia"/>
          <w:rPrChange w:id="1868" w:author="Chen, Ivy (陳素貞 IEC1)" w:date="2015-01-12T13:45:00Z">
            <w:rPr>
              <w:rFonts w:cs="Times New Roman" w:hint="eastAsia"/>
              <w:color w:val="0000FF"/>
              <w:u w:val="single"/>
            </w:rPr>
          </w:rPrChange>
        </w:rPr>
        <w:t>基本资料维护</w:t>
      </w:r>
      <w:bookmarkEnd w:id="1867"/>
    </w:p>
    <w:p w:rsidR="003B389F" w:rsidRPr="002F02C9" w:rsidRDefault="00152C15">
      <w:pPr>
        <w:pStyle w:val="3"/>
        <w:rPr>
          <w:rPrChange w:id="1869" w:author="Chen, Ivy (陳素貞 IEC1)" w:date="2015-01-12T13:45:00Z">
            <w:rPr/>
          </w:rPrChange>
        </w:rPr>
        <w:pPrChange w:id="1870" w:author="IES11FQ32" w:date="2013-01-29T15:22:00Z">
          <w:pPr>
            <w:keepNext/>
            <w:numPr>
              <w:numId w:val="3"/>
            </w:numPr>
            <w:tabs>
              <w:tab w:val="num" w:pos="425"/>
            </w:tabs>
            <w:spacing w:before="240" w:after="60"/>
            <w:ind w:left="425" w:hanging="425"/>
            <w:outlineLvl w:val="0"/>
          </w:pPr>
        </w:pPrChange>
      </w:pPr>
      <w:bookmarkStart w:id="1871" w:name="_Toc323392480"/>
      <w:bookmarkStart w:id="1872" w:name="_Toc323392481"/>
      <w:bookmarkStart w:id="1873" w:name="_Toc323392482"/>
      <w:bookmarkStart w:id="1874" w:name="_Toc323392483"/>
      <w:bookmarkStart w:id="1875" w:name="_Toc323392484"/>
      <w:bookmarkStart w:id="1876" w:name="_Toc323392485"/>
      <w:bookmarkStart w:id="1877" w:name="_Toc323392486"/>
      <w:bookmarkStart w:id="1878" w:name="_Toc323392487"/>
      <w:bookmarkStart w:id="1879" w:name="_Toc323392488"/>
      <w:bookmarkStart w:id="1880" w:name="_Toc323392489"/>
      <w:bookmarkStart w:id="1881" w:name="_Toc323392490"/>
      <w:bookmarkStart w:id="1882" w:name="_Toc323392491"/>
      <w:bookmarkStart w:id="1883" w:name="_Toc323392492"/>
      <w:bookmarkStart w:id="1884" w:name="_Toc323392493"/>
      <w:bookmarkStart w:id="1885" w:name="_Toc323392494"/>
      <w:bookmarkStart w:id="1886" w:name="_Toc323392495"/>
      <w:bookmarkStart w:id="1887" w:name="_Toc323392496"/>
      <w:bookmarkStart w:id="1888" w:name="_Toc323392572"/>
      <w:bookmarkStart w:id="1889" w:name="_Toc323392573"/>
      <w:bookmarkStart w:id="1890" w:name="_Toc323392574"/>
      <w:bookmarkStart w:id="1891" w:name="_Toc323392575"/>
      <w:bookmarkStart w:id="1892" w:name="_Toc323392576"/>
      <w:bookmarkStart w:id="1893" w:name="_Toc323392577"/>
      <w:bookmarkStart w:id="1894" w:name="_Toc323392578"/>
      <w:bookmarkStart w:id="1895" w:name="_Toc323392579"/>
      <w:bookmarkStart w:id="1896" w:name="_Toc323392580"/>
      <w:bookmarkStart w:id="1897" w:name="_Toc323392581"/>
      <w:bookmarkStart w:id="1898" w:name="_Toc323392582"/>
      <w:bookmarkStart w:id="1899" w:name="_Toc323392583"/>
      <w:bookmarkStart w:id="1900" w:name="_Toc323392584"/>
      <w:bookmarkStart w:id="1901" w:name="_Toc323392585"/>
      <w:bookmarkStart w:id="1902" w:name="_Toc323392586"/>
      <w:bookmarkStart w:id="1903" w:name="_Toc323392587"/>
      <w:bookmarkStart w:id="1904" w:name="_Toc323392588"/>
      <w:bookmarkStart w:id="1905" w:name="_Toc323392725"/>
      <w:bookmarkStart w:id="1906" w:name="_Toc279240519"/>
      <w:bookmarkStart w:id="1907" w:name="_Toc295309257"/>
      <w:bookmarkStart w:id="1908" w:name="_Toc279240520"/>
      <w:bookmarkStart w:id="1909" w:name="_Toc295309258"/>
      <w:bookmarkStart w:id="1910" w:name="_Toc279240521"/>
      <w:bookmarkStart w:id="1911" w:name="_Toc295309259"/>
      <w:bookmarkStart w:id="1912" w:name="_Toc279240522"/>
      <w:bookmarkStart w:id="1913" w:name="_Toc295309260"/>
      <w:bookmarkStart w:id="1914" w:name="_Toc279240523"/>
      <w:bookmarkStart w:id="1915" w:name="_Toc295309261"/>
      <w:bookmarkStart w:id="1916" w:name="_Toc279240524"/>
      <w:bookmarkStart w:id="1917" w:name="_Toc295309262"/>
      <w:bookmarkStart w:id="1918" w:name="_Toc279240525"/>
      <w:bookmarkStart w:id="1919" w:name="_Toc295309263"/>
      <w:bookmarkStart w:id="1920" w:name="_Toc279240526"/>
      <w:bookmarkStart w:id="1921" w:name="_Toc295309264"/>
      <w:bookmarkStart w:id="1922" w:name="_Toc279240527"/>
      <w:bookmarkStart w:id="1923" w:name="_Toc295309265"/>
      <w:bookmarkStart w:id="1924" w:name="_Toc279240528"/>
      <w:bookmarkStart w:id="1925" w:name="_Toc295309266"/>
      <w:bookmarkStart w:id="1926" w:name="_Toc279240529"/>
      <w:bookmarkStart w:id="1927" w:name="_Toc295309267"/>
      <w:bookmarkStart w:id="1928" w:name="_Toc279240530"/>
      <w:bookmarkStart w:id="1929" w:name="_Toc295309268"/>
      <w:bookmarkStart w:id="1930" w:name="_Toc279240531"/>
      <w:bookmarkStart w:id="1931" w:name="_Toc295309269"/>
      <w:bookmarkStart w:id="1932" w:name="_Toc279240532"/>
      <w:bookmarkStart w:id="1933" w:name="_Toc295309270"/>
      <w:bookmarkStart w:id="1934" w:name="_Toc279240533"/>
      <w:bookmarkStart w:id="1935" w:name="_Toc295309271"/>
      <w:bookmarkStart w:id="1936" w:name="_Toc279240534"/>
      <w:bookmarkStart w:id="1937" w:name="_Toc295309272"/>
      <w:bookmarkStart w:id="1938" w:name="_Toc323392726"/>
      <w:bookmarkStart w:id="1939" w:name="_Toc323392727"/>
      <w:bookmarkStart w:id="1940" w:name="_Toc323392728"/>
      <w:bookmarkStart w:id="1941" w:name="_Toc323392729"/>
      <w:bookmarkStart w:id="1942" w:name="_Toc323392730"/>
      <w:bookmarkStart w:id="1943" w:name="_Toc323392731"/>
      <w:bookmarkStart w:id="1944" w:name="_Toc323392732"/>
      <w:bookmarkStart w:id="1945" w:name="_Toc323392733"/>
      <w:bookmarkStart w:id="1946" w:name="_Toc323392734"/>
      <w:bookmarkStart w:id="1947" w:name="_Toc323392735"/>
      <w:bookmarkStart w:id="1948" w:name="_Toc323392736"/>
      <w:bookmarkStart w:id="1949" w:name="_Toc323392737"/>
      <w:bookmarkStart w:id="1950" w:name="_Toc323392738"/>
      <w:bookmarkStart w:id="1951" w:name="_Toc323392739"/>
      <w:bookmarkStart w:id="1952" w:name="_Toc323392740"/>
      <w:bookmarkStart w:id="1953" w:name="_Toc323392741"/>
      <w:bookmarkStart w:id="1954" w:name="_Toc323392742"/>
      <w:bookmarkStart w:id="1955" w:name="_Toc323392838"/>
      <w:bookmarkStart w:id="1956" w:name="_Toc323392839"/>
      <w:bookmarkStart w:id="1957" w:name="_Toc323392840"/>
      <w:bookmarkStart w:id="1958" w:name="_Toc323392841"/>
      <w:bookmarkStart w:id="1959" w:name="_Toc323392842"/>
      <w:bookmarkStart w:id="1960" w:name="_Toc323392843"/>
      <w:bookmarkStart w:id="1961" w:name="_Toc323392844"/>
      <w:bookmarkStart w:id="1962" w:name="_Toc323392845"/>
      <w:bookmarkStart w:id="1963" w:name="_Toc323392846"/>
      <w:bookmarkStart w:id="1964" w:name="_Toc323392847"/>
      <w:bookmarkStart w:id="1965" w:name="_Toc323392848"/>
      <w:bookmarkStart w:id="1966" w:name="_Toc323392849"/>
      <w:bookmarkStart w:id="1967" w:name="_Toc323392850"/>
      <w:bookmarkStart w:id="1968" w:name="_Toc323392851"/>
      <w:bookmarkStart w:id="1969" w:name="_Toc323392852"/>
      <w:bookmarkStart w:id="1970" w:name="_Toc323392853"/>
      <w:bookmarkStart w:id="1971" w:name="_Toc323392854"/>
      <w:bookmarkStart w:id="1972" w:name="_Toc323392855"/>
      <w:bookmarkStart w:id="1973" w:name="_Toc323393014"/>
      <w:bookmarkStart w:id="1974" w:name="_Toc323393015"/>
      <w:bookmarkStart w:id="1975" w:name="_Toc323393016"/>
      <w:bookmarkStart w:id="1976" w:name="_Toc323393017"/>
      <w:bookmarkStart w:id="1977" w:name="_Toc323393018"/>
      <w:bookmarkStart w:id="1978" w:name="_Toc323393019"/>
      <w:bookmarkStart w:id="1979" w:name="_Toc323393020"/>
      <w:bookmarkStart w:id="1980" w:name="_Toc323393021"/>
      <w:bookmarkStart w:id="1981" w:name="_Toc323393022"/>
      <w:bookmarkStart w:id="1982" w:name="_Toc323393023"/>
      <w:bookmarkStart w:id="1983" w:name="_Toc323393024"/>
      <w:bookmarkStart w:id="1984" w:name="_Toc323393025"/>
      <w:bookmarkStart w:id="1985" w:name="_Toc323393026"/>
      <w:bookmarkStart w:id="1986" w:name="_Toc323393027"/>
      <w:bookmarkStart w:id="1987" w:name="_Toc323393028"/>
      <w:bookmarkStart w:id="1988" w:name="_Toc323393029"/>
      <w:bookmarkStart w:id="1989" w:name="_Toc323393030"/>
      <w:bookmarkStart w:id="1990" w:name="_Toc323393031"/>
      <w:bookmarkStart w:id="1991" w:name="_Toc323393097"/>
      <w:bookmarkStart w:id="1992" w:name="_Toc323393098"/>
      <w:bookmarkStart w:id="1993" w:name="_Toc323393099"/>
      <w:bookmarkStart w:id="1994" w:name="_Toc323393100"/>
      <w:bookmarkStart w:id="1995" w:name="_Toc323393101"/>
      <w:bookmarkStart w:id="1996" w:name="_Toc323393102"/>
      <w:bookmarkStart w:id="1997" w:name="_Toc323393103"/>
      <w:bookmarkStart w:id="1998" w:name="_Toc323393104"/>
      <w:bookmarkStart w:id="1999" w:name="_Toc323393105"/>
      <w:bookmarkStart w:id="2000" w:name="_Toc323393106"/>
      <w:bookmarkStart w:id="2001" w:name="_Toc323393107"/>
      <w:bookmarkStart w:id="2002" w:name="_Toc323393108"/>
      <w:bookmarkStart w:id="2003" w:name="_Toc323393109"/>
      <w:bookmarkStart w:id="2004" w:name="_Toc323393110"/>
      <w:bookmarkStart w:id="2005" w:name="_Toc323393111"/>
      <w:bookmarkStart w:id="2006" w:name="_Toc323393112"/>
      <w:bookmarkStart w:id="2007" w:name="_Toc323393113"/>
      <w:bookmarkStart w:id="2008" w:name="_Toc323393114"/>
      <w:bookmarkStart w:id="2009" w:name="_Toc323393115"/>
      <w:bookmarkStart w:id="2010" w:name="_Toc323393116"/>
      <w:bookmarkStart w:id="2011" w:name="_Toc323393308"/>
      <w:bookmarkStart w:id="2012" w:name="_Toc323393317"/>
      <w:bookmarkStart w:id="2013" w:name="_Toc323393318"/>
      <w:bookmarkStart w:id="2014" w:name="_Toc323393319"/>
      <w:bookmarkStart w:id="2015" w:name="_Toc323393320"/>
      <w:bookmarkStart w:id="2016" w:name="_Toc323393321"/>
      <w:bookmarkStart w:id="2017" w:name="_Toc323393322"/>
      <w:bookmarkStart w:id="2018" w:name="_Toc323393323"/>
      <w:bookmarkStart w:id="2019" w:name="_Toc323393324"/>
      <w:bookmarkStart w:id="2020" w:name="_Toc323393325"/>
      <w:bookmarkStart w:id="2021" w:name="_Toc323393326"/>
      <w:bookmarkStart w:id="2022" w:name="_Toc323393327"/>
      <w:bookmarkStart w:id="2023" w:name="_Toc323393328"/>
      <w:bookmarkStart w:id="2024" w:name="_Toc323393329"/>
      <w:bookmarkStart w:id="2025" w:name="_Toc323393330"/>
      <w:bookmarkStart w:id="2026" w:name="_Toc323393331"/>
      <w:bookmarkStart w:id="2027" w:name="_Toc323393332"/>
      <w:bookmarkStart w:id="2028" w:name="_Toc323393333"/>
      <w:bookmarkStart w:id="2029" w:name="_Toc323393334"/>
      <w:bookmarkStart w:id="2030" w:name="_Toc323393445"/>
      <w:bookmarkStart w:id="2031" w:name="_Toc323393446"/>
      <w:bookmarkStart w:id="2032" w:name="_Toc323393447"/>
      <w:bookmarkStart w:id="2033" w:name="_Toc323393448"/>
      <w:bookmarkStart w:id="2034" w:name="_Toc323393449"/>
      <w:bookmarkStart w:id="2035" w:name="_Toc323393450"/>
      <w:bookmarkStart w:id="2036" w:name="_Toc323393451"/>
      <w:bookmarkStart w:id="2037" w:name="_Toc323393452"/>
      <w:bookmarkStart w:id="2038" w:name="_Toc323393453"/>
      <w:bookmarkStart w:id="2039" w:name="_Toc323393454"/>
      <w:bookmarkStart w:id="2040" w:name="_Toc323393455"/>
      <w:bookmarkStart w:id="2041" w:name="_Toc323393456"/>
      <w:bookmarkStart w:id="2042" w:name="_Toc323393457"/>
      <w:bookmarkStart w:id="2043" w:name="_Toc323393458"/>
      <w:bookmarkStart w:id="2044" w:name="_Toc323393459"/>
      <w:bookmarkStart w:id="2045" w:name="_Toc323393460"/>
      <w:bookmarkStart w:id="2046" w:name="_Toc323393461"/>
      <w:bookmarkStart w:id="2047" w:name="_Toc323393462"/>
      <w:bookmarkStart w:id="2048" w:name="_Toc323393586"/>
      <w:bookmarkStart w:id="2049" w:name="_Toc323393595"/>
      <w:bookmarkStart w:id="2050" w:name="_Toc323393596"/>
      <w:bookmarkStart w:id="2051" w:name="_Toc323393597"/>
      <w:bookmarkStart w:id="2052" w:name="_Toc323393598"/>
      <w:bookmarkStart w:id="2053" w:name="_Toc323393599"/>
      <w:bookmarkStart w:id="2054" w:name="_Toc323393600"/>
      <w:bookmarkStart w:id="2055" w:name="_Toc323393601"/>
      <w:bookmarkStart w:id="2056" w:name="_Toc323393602"/>
      <w:bookmarkStart w:id="2057" w:name="_Toc323393603"/>
      <w:bookmarkStart w:id="2058" w:name="_Toc323393604"/>
      <w:bookmarkStart w:id="2059" w:name="_Toc323393605"/>
      <w:bookmarkStart w:id="2060" w:name="_Toc323393606"/>
      <w:bookmarkStart w:id="2061" w:name="_Toc323393607"/>
      <w:bookmarkStart w:id="2062" w:name="_Toc323393608"/>
      <w:bookmarkStart w:id="2063" w:name="_Toc323393609"/>
      <w:bookmarkStart w:id="2064" w:name="_Toc323393610"/>
      <w:bookmarkStart w:id="2065" w:name="_Toc323393611"/>
      <w:bookmarkStart w:id="2066" w:name="_Toc323393612"/>
      <w:bookmarkStart w:id="2067" w:name="_Toc323393711"/>
      <w:bookmarkStart w:id="2068" w:name="_Toc323393720"/>
      <w:bookmarkStart w:id="2069" w:name="_Toc323393721"/>
      <w:bookmarkStart w:id="2070" w:name="_Toc323393722"/>
      <w:bookmarkStart w:id="2071" w:name="_Toc323393723"/>
      <w:bookmarkStart w:id="2072" w:name="_Toc323393724"/>
      <w:bookmarkStart w:id="2073" w:name="_Toc323393725"/>
      <w:bookmarkStart w:id="2074" w:name="_Toc323393726"/>
      <w:bookmarkStart w:id="2075" w:name="_Toc323393727"/>
      <w:bookmarkStart w:id="2076" w:name="_Toc323393728"/>
      <w:bookmarkStart w:id="2077" w:name="_Toc323393729"/>
      <w:bookmarkStart w:id="2078" w:name="_Toc323393730"/>
      <w:bookmarkStart w:id="2079" w:name="_Toc323393731"/>
      <w:bookmarkStart w:id="2080" w:name="_Toc323393732"/>
      <w:bookmarkStart w:id="2081" w:name="_Toc323393733"/>
      <w:bookmarkStart w:id="2082" w:name="_Toc323393734"/>
      <w:bookmarkStart w:id="2083" w:name="_Toc323393735"/>
      <w:bookmarkStart w:id="2084" w:name="_Toc323393736"/>
      <w:bookmarkStart w:id="2085" w:name="_Toc323393737"/>
      <w:bookmarkStart w:id="2086" w:name="_Toc323393837"/>
      <w:bookmarkStart w:id="2087" w:name="_Toc323393838"/>
      <w:bookmarkStart w:id="2088" w:name="_Toc323393839"/>
      <w:bookmarkStart w:id="2089" w:name="_Toc323393840"/>
      <w:bookmarkStart w:id="2090" w:name="_Toc323393841"/>
      <w:bookmarkStart w:id="2091" w:name="_Toc323393842"/>
      <w:bookmarkStart w:id="2092" w:name="_Toc323393843"/>
      <w:bookmarkStart w:id="2093" w:name="_Toc323393844"/>
      <w:bookmarkStart w:id="2094" w:name="_Toc323393845"/>
      <w:bookmarkStart w:id="2095" w:name="_Toc323393846"/>
      <w:bookmarkStart w:id="2096" w:name="_Toc323393847"/>
      <w:bookmarkStart w:id="2097" w:name="_Toc323393848"/>
      <w:bookmarkStart w:id="2098" w:name="_Toc323393849"/>
      <w:bookmarkStart w:id="2099" w:name="_Toc323393850"/>
      <w:bookmarkStart w:id="2100" w:name="_Toc323393851"/>
      <w:bookmarkStart w:id="2101" w:name="_Toc323393852"/>
      <w:bookmarkStart w:id="2102" w:name="_Toc323393853"/>
      <w:bookmarkStart w:id="2103" w:name="_Toc323393854"/>
      <w:bookmarkStart w:id="2104" w:name="_Toc323393922"/>
      <w:bookmarkStart w:id="2105" w:name="_Toc323393923"/>
      <w:bookmarkStart w:id="2106" w:name="_Toc323393924"/>
      <w:bookmarkStart w:id="2107" w:name="_Toc323393925"/>
      <w:bookmarkStart w:id="2108" w:name="_Toc323393926"/>
      <w:bookmarkStart w:id="2109" w:name="_Toc323393927"/>
      <w:bookmarkStart w:id="2110" w:name="_Toc323393928"/>
      <w:bookmarkStart w:id="2111" w:name="_Toc323393929"/>
      <w:bookmarkStart w:id="2112" w:name="_Toc323393930"/>
      <w:bookmarkStart w:id="2113" w:name="_Toc323393931"/>
      <w:bookmarkStart w:id="2114" w:name="_Toc323393932"/>
      <w:bookmarkStart w:id="2115" w:name="_Toc323393933"/>
      <w:bookmarkStart w:id="2116" w:name="_Toc323393934"/>
      <w:bookmarkStart w:id="2117" w:name="_Toc323393935"/>
      <w:bookmarkStart w:id="2118" w:name="_Toc323393936"/>
      <w:bookmarkStart w:id="2119" w:name="_Toc323393937"/>
      <w:bookmarkStart w:id="2120" w:name="_Toc323393938"/>
      <w:bookmarkStart w:id="2121" w:name="_Toc323393939"/>
      <w:bookmarkStart w:id="2122" w:name="_Toc323394063"/>
      <w:bookmarkStart w:id="2123" w:name="_Toc323394064"/>
      <w:bookmarkStart w:id="2124" w:name="_Toc323394065"/>
      <w:bookmarkStart w:id="2125" w:name="_Toc323394066"/>
      <w:bookmarkStart w:id="2126" w:name="_Toc323394067"/>
      <w:bookmarkStart w:id="2127" w:name="_Toc323394068"/>
      <w:bookmarkStart w:id="2128" w:name="_Toc323394069"/>
      <w:bookmarkStart w:id="2129" w:name="_Toc323394070"/>
      <w:bookmarkStart w:id="2130" w:name="_Toc323394071"/>
      <w:bookmarkStart w:id="2131" w:name="_Toc323394072"/>
      <w:bookmarkStart w:id="2132" w:name="_Toc323394073"/>
      <w:bookmarkStart w:id="2133" w:name="_Toc323394074"/>
      <w:bookmarkStart w:id="2134" w:name="_Toc323394075"/>
      <w:bookmarkStart w:id="2135" w:name="_Toc323394076"/>
      <w:bookmarkStart w:id="2136" w:name="_Toc323394077"/>
      <w:bookmarkStart w:id="2137" w:name="_Toc323394078"/>
      <w:bookmarkStart w:id="2138" w:name="_Toc323394079"/>
      <w:bookmarkStart w:id="2139" w:name="_Toc323394080"/>
      <w:bookmarkStart w:id="2140" w:name="_Toc323394186"/>
      <w:bookmarkStart w:id="2141" w:name="_Toc323394187"/>
      <w:bookmarkStart w:id="2142" w:name="_Toc323394188"/>
      <w:bookmarkStart w:id="2143" w:name="_Toc323394189"/>
      <w:bookmarkStart w:id="2144" w:name="_Toc323394190"/>
      <w:bookmarkStart w:id="2145" w:name="_Toc323394191"/>
      <w:bookmarkStart w:id="2146" w:name="_Toc323394192"/>
      <w:bookmarkStart w:id="2147" w:name="_Toc323394193"/>
      <w:bookmarkStart w:id="2148" w:name="_Toc323394194"/>
      <w:bookmarkStart w:id="2149" w:name="_Toc323394195"/>
      <w:bookmarkStart w:id="2150" w:name="_Toc323394196"/>
      <w:bookmarkStart w:id="2151" w:name="_Toc323394197"/>
      <w:bookmarkStart w:id="2152" w:name="_Toc323394198"/>
      <w:bookmarkStart w:id="2153" w:name="_Toc323394199"/>
      <w:bookmarkStart w:id="2154" w:name="_Toc323394200"/>
      <w:bookmarkStart w:id="2155" w:name="_Toc323394201"/>
      <w:bookmarkStart w:id="2156" w:name="_Toc323394202"/>
      <w:bookmarkStart w:id="2157" w:name="_Toc323394203"/>
      <w:bookmarkStart w:id="2158" w:name="_Toc323394318"/>
      <w:bookmarkStart w:id="2159" w:name="_Toc323394319"/>
      <w:bookmarkStart w:id="2160" w:name="_Toc323394320"/>
      <w:bookmarkStart w:id="2161" w:name="_Toc323394321"/>
      <w:bookmarkStart w:id="2162" w:name="_Toc323394322"/>
      <w:bookmarkStart w:id="2163" w:name="_Toc323394323"/>
      <w:bookmarkStart w:id="2164" w:name="_Toc323394324"/>
      <w:bookmarkStart w:id="2165" w:name="_Toc323394325"/>
      <w:bookmarkStart w:id="2166" w:name="_Toc323394326"/>
      <w:bookmarkStart w:id="2167" w:name="_Toc323394327"/>
      <w:bookmarkStart w:id="2168" w:name="_Toc323394328"/>
      <w:bookmarkStart w:id="2169" w:name="_Toc323394329"/>
      <w:bookmarkStart w:id="2170" w:name="_Toc323394330"/>
      <w:bookmarkStart w:id="2171" w:name="_Toc323394331"/>
      <w:bookmarkStart w:id="2172" w:name="_Toc323394332"/>
      <w:bookmarkStart w:id="2173" w:name="_Toc323394333"/>
      <w:bookmarkStart w:id="2174" w:name="_Toc323394334"/>
      <w:bookmarkStart w:id="2175" w:name="_Toc323394335"/>
      <w:bookmarkStart w:id="2176" w:name="_Toc323394450"/>
      <w:bookmarkStart w:id="2177" w:name="_Toc307566409"/>
      <w:bookmarkStart w:id="2178" w:name="_Toc308010460"/>
      <w:bookmarkStart w:id="2179" w:name="_Toc308095480"/>
      <w:bookmarkStart w:id="2180" w:name="_Toc308792912"/>
      <w:bookmarkStart w:id="2181" w:name="_Toc309030659"/>
      <w:bookmarkStart w:id="2182" w:name="_Toc309224779"/>
      <w:bookmarkStart w:id="2183" w:name="_Toc309283629"/>
      <w:bookmarkStart w:id="2184" w:name="_Toc309545540"/>
      <w:bookmarkStart w:id="2185" w:name="_Toc309545717"/>
      <w:bookmarkStart w:id="2186" w:name="_Toc309551825"/>
      <w:bookmarkStart w:id="2187" w:name="_Toc309804295"/>
      <w:bookmarkStart w:id="2188" w:name="_Toc309804473"/>
      <w:bookmarkStart w:id="2189" w:name="_Toc309914197"/>
      <w:bookmarkStart w:id="2190" w:name="_Toc310231113"/>
      <w:bookmarkStart w:id="2191" w:name="_Toc310316762"/>
      <w:bookmarkStart w:id="2192" w:name="_Toc310433993"/>
      <w:bookmarkStart w:id="2193" w:name="_Toc310587685"/>
      <w:bookmarkStart w:id="2194" w:name="_Toc307566410"/>
      <w:bookmarkStart w:id="2195" w:name="_Toc308010461"/>
      <w:bookmarkStart w:id="2196" w:name="_Toc308095481"/>
      <w:bookmarkStart w:id="2197" w:name="_Toc308792913"/>
      <w:bookmarkStart w:id="2198" w:name="_Toc309030660"/>
      <w:bookmarkStart w:id="2199" w:name="_Toc309224780"/>
      <w:bookmarkStart w:id="2200" w:name="_Toc309283630"/>
      <w:bookmarkStart w:id="2201" w:name="_Toc309545541"/>
      <w:bookmarkStart w:id="2202" w:name="_Toc309545718"/>
      <w:bookmarkStart w:id="2203" w:name="_Toc309551826"/>
      <w:bookmarkStart w:id="2204" w:name="_Toc309804296"/>
      <w:bookmarkStart w:id="2205" w:name="_Toc309804474"/>
      <w:bookmarkStart w:id="2206" w:name="_Toc309914198"/>
      <w:bookmarkStart w:id="2207" w:name="_Toc310231114"/>
      <w:bookmarkStart w:id="2208" w:name="_Toc310316763"/>
      <w:bookmarkStart w:id="2209" w:name="_Toc310433994"/>
      <w:bookmarkStart w:id="2210" w:name="_Toc310587686"/>
      <w:bookmarkStart w:id="2211" w:name="_Toc307566411"/>
      <w:bookmarkStart w:id="2212" w:name="_Toc308010462"/>
      <w:bookmarkStart w:id="2213" w:name="_Toc308095482"/>
      <w:bookmarkStart w:id="2214" w:name="_Toc308792914"/>
      <w:bookmarkStart w:id="2215" w:name="_Toc309030661"/>
      <w:bookmarkStart w:id="2216" w:name="_Toc309224781"/>
      <w:bookmarkStart w:id="2217" w:name="_Toc309283631"/>
      <w:bookmarkStart w:id="2218" w:name="_Toc309545542"/>
      <w:bookmarkStart w:id="2219" w:name="_Toc309545719"/>
      <w:bookmarkStart w:id="2220" w:name="_Toc309551827"/>
      <w:bookmarkStart w:id="2221" w:name="_Toc309804297"/>
      <w:bookmarkStart w:id="2222" w:name="_Toc309804475"/>
      <w:bookmarkStart w:id="2223" w:name="_Toc309914199"/>
      <w:bookmarkStart w:id="2224" w:name="_Toc310231115"/>
      <w:bookmarkStart w:id="2225" w:name="_Toc310316764"/>
      <w:bookmarkStart w:id="2226" w:name="_Toc310433995"/>
      <w:bookmarkStart w:id="2227" w:name="_Toc310587687"/>
      <w:bookmarkStart w:id="2228" w:name="_Toc307566412"/>
      <w:bookmarkStart w:id="2229" w:name="_Toc308010463"/>
      <w:bookmarkStart w:id="2230" w:name="_Toc308095483"/>
      <w:bookmarkStart w:id="2231" w:name="_Toc308792915"/>
      <w:bookmarkStart w:id="2232" w:name="_Toc309030662"/>
      <w:bookmarkStart w:id="2233" w:name="_Toc309224782"/>
      <w:bookmarkStart w:id="2234" w:name="_Toc309283632"/>
      <w:bookmarkStart w:id="2235" w:name="_Toc309545543"/>
      <w:bookmarkStart w:id="2236" w:name="_Toc309545720"/>
      <w:bookmarkStart w:id="2237" w:name="_Toc309551828"/>
      <w:bookmarkStart w:id="2238" w:name="_Toc309804298"/>
      <w:bookmarkStart w:id="2239" w:name="_Toc309804476"/>
      <w:bookmarkStart w:id="2240" w:name="_Toc309914200"/>
      <w:bookmarkStart w:id="2241" w:name="_Toc310231116"/>
      <w:bookmarkStart w:id="2242" w:name="_Toc310316765"/>
      <w:bookmarkStart w:id="2243" w:name="_Toc310433996"/>
      <w:bookmarkStart w:id="2244" w:name="_Toc310587688"/>
      <w:bookmarkStart w:id="2245" w:name="_Toc307566413"/>
      <w:bookmarkStart w:id="2246" w:name="_Toc308010464"/>
      <w:bookmarkStart w:id="2247" w:name="_Toc308095484"/>
      <w:bookmarkStart w:id="2248" w:name="_Toc308792916"/>
      <w:bookmarkStart w:id="2249" w:name="_Toc309030663"/>
      <w:bookmarkStart w:id="2250" w:name="_Toc309224783"/>
      <w:bookmarkStart w:id="2251" w:name="_Toc309283633"/>
      <w:bookmarkStart w:id="2252" w:name="_Toc309545544"/>
      <w:bookmarkStart w:id="2253" w:name="_Toc309545721"/>
      <w:bookmarkStart w:id="2254" w:name="_Toc309551829"/>
      <w:bookmarkStart w:id="2255" w:name="_Toc309804299"/>
      <w:bookmarkStart w:id="2256" w:name="_Toc309804477"/>
      <w:bookmarkStart w:id="2257" w:name="_Toc309914201"/>
      <w:bookmarkStart w:id="2258" w:name="_Toc310231117"/>
      <w:bookmarkStart w:id="2259" w:name="_Toc310316766"/>
      <w:bookmarkStart w:id="2260" w:name="_Toc310433997"/>
      <w:bookmarkStart w:id="2261" w:name="_Toc310587689"/>
      <w:bookmarkStart w:id="2262" w:name="_Toc307566414"/>
      <w:bookmarkStart w:id="2263" w:name="_Toc308010465"/>
      <w:bookmarkStart w:id="2264" w:name="_Toc308095485"/>
      <w:bookmarkStart w:id="2265" w:name="_Toc308792917"/>
      <w:bookmarkStart w:id="2266" w:name="_Toc309030664"/>
      <w:bookmarkStart w:id="2267" w:name="_Toc309224784"/>
      <w:bookmarkStart w:id="2268" w:name="_Toc309283634"/>
      <w:bookmarkStart w:id="2269" w:name="_Toc309545545"/>
      <w:bookmarkStart w:id="2270" w:name="_Toc309545722"/>
      <w:bookmarkStart w:id="2271" w:name="_Toc309551830"/>
      <w:bookmarkStart w:id="2272" w:name="_Toc309804300"/>
      <w:bookmarkStart w:id="2273" w:name="_Toc309804478"/>
      <w:bookmarkStart w:id="2274" w:name="_Toc309914202"/>
      <w:bookmarkStart w:id="2275" w:name="_Toc310231118"/>
      <w:bookmarkStart w:id="2276" w:name="_Toc310316767"/>
      <w:bookmarkStart w:id="2277" w:name="_Toc310433998"/>
      <w:bookmarkStart w:id="2278" w:name="_Toc310587690"/>
      <w:bookmarkStart w:id="2279" w:name="_Toc307566415"/>
      <w:bookmarkStart w:id="2280" w:name="_Toc308010466"/>
      <w:bookmarkStart w:id="2281" w:name="_Toc308095486"/>
      <w:bookmarkStart w:id="2282" w:name="_Toc308792918"/>
      <w:bookmarkStart w:id="2283" w:name="_Toc309030665"/>
      <w:bookmarkStart w:id="2284" w:name="_Toc309224785"/>
      <w:bookmarkStart w:id="2285" w:name="_Toc309283635"/>
      <w:bookmarkStart w:id="2286" w:name="_Toc309545546"/>
      <w:bookmarkStart w:id="2287" w:name="_Toc309545723"/>
      <w:bookmarkStart w:id="2288" w:name="_Toc309551831"/>
      <w:bookmarkStart w:id="2289" w:name="_Toc309804301"/>
      <w:bookmarkStart w:id="2290" w:name="_Toc309804479"/>
      <w:bookmarkStart w:id="2291" w:name="_Toc309914203"/>
      <w:bookmarkStart w:id="2292" w:name="_Toc310231119"/>
      <w:bookmarkStart w:id="2293" w:name="_Toc310316768"/>
      <w:bookmarkStart w:id="2294" w:name="_Toc310433999"/>
      <w:bookmarkStart w:id="2295" w:name="_Toc310587691"/>
      <w:bookmarkStart w:id="2296" w:name="_Toc307566416"/>
      <w:bookmarkStart w:id="2297" w:name="_Toc308010467"/>
      <w:bookmarkStart w:id="2298" w:name="_Toc308095487"/>
      <w:bookmarkStart w:id="2299" w:name="_Toc308792919"/>
      <w:bookmarkStart w:id="2300" w:name="_Toc309030666"/>
      <w:bookmarkStart w:id="2301" w:name="_Toc309224786"/>
      <w:bookmarkStart w:id="2302" w:name="_Toc309283636"/>
      <w:bookmarkStart w:id="2303" w:name="_Toc309545547"/>
      <w:bookmarkStart w:id="2304" w:name="_Toc309545724"/>
      <w:bookmarkStart w:id="2305" w:name="_Toc309551832"/>
      <w:bookmarkStart w:id="2306" w:name="_Toc309804302"/>
      <w:bookmarkStart w:id="2307" w:name="_Toc309804480"/>
      <w:bookmarkStart w:id="2308" w:name="_Toc309914204"/>
      <w:bookmarkStart w:id="2309" w:name="_Toc310231120"/>
      <w:bookmarkStart w:id="2310" w:name="_Toc310316769"/>
      <w:bookmarkStart w:id="2311" w:name="_Toc310434000"/>
      <w:bookmarkStart w:id="2312" w:name="_Toc310587692"/>
      <w:bookmarkStart w:id="2313" w:name="_Toc307566417"/>
      <w:bookmarkStart w:id="2314" w:name="_Toc308010468"/>
      <w:bookmarkStart w:id="2315" w:name="_Toc308095488"/>
      <w:bookmarkStart w:id="2316" w:name="_Toc308792920"/>
      <w:bookmarkStart w:id="2317" w:name="_Toc309030667"/>
      <w:bookmarkStart w:id="2318" w:name="_Toc309224787"/>
      <w:bookmarkStart w:id="2319" w:name="_Toc309283637"/>
      <w:bookmarkStart w:id="2320" w:name="_Toc309545548"/>
      <w:bookmarkStart w:id="2321" w:name="_Toc309545725"/>
      <w:bookmarkStart w:id="2322" w:name="_Toc309551833"/>
      <w:bookmarkStart w:id="2323" w:name="_Toc309804303"/>
      <w:bookmarkStart w:id="2324" w:name="_Toc309804481"/>
      <w:bookmarkStart w:id="2325" w:name="_Toc309914205"/>
      <w:bookmarkStart w:id="2326" w:name="_Toc310231121"/>
      <w:bookmarkStart w:id="2327" w:name="_Toc310316770"/>
      <w:bookmarkStart w:id="2328" w:name="_Toc310434001"/>
      <w:bookmarkStart w:id="2329" w:name="_Toc310587693"/>
      <w:bookmarkStart w:id="2330" w:name="_Toc307566418"/>
      <w:bookmarkStart w:id="2331" w:name="_Toc308010469"/>
      <w:bookmarkStart w:id="2332" w:name="_Toc308095489"/>
      <w:bookmarkStart w:id="2333" w:name="_Toc308792921"/>
      <w:bookmarkStart w:id="2334" w:name="_Toc309030668"/>
      <w:bookmarkStart w:id="2335" w:name="_Toc309224788"/>
      <w:bookmarkStart w:id="2336" w:name="_Toc309283638"/>
      <w:bookmarkStart w:id="2337" w:name="_Toc309545549"/>
      <w:bookmarkStart w:id="2338" w:name="_Toc309545726"/>
      <w:bookmarkStart w:id="2339" w:name="_Toc309551834"/>
      <w:bookmarkStart w:id="2340" w:name="_Toc309804304"/>
      <w:bookmarkStart w:id="2341" w:name="_Toc309804482"/>
      <w:bookmarkStart w:id="2342" w:name="_Toc309914206"/>
      <w:bookmarkStart w:id="2343" w:name="_Toc310231122"/>
      <w:bookmarkStart w:id="2344" w:name="_Toc310316771"/>
      <w:bookmarkStart w:id="2345" w:name="_Toc310434002"/>
      <w:bookmarkStart w:id="2346" w:name="_Toc310587694"/>
      <w:bookmarkStart w:id="2347" w:name="_Toc307566419"/>
      <w:bookmarkStart w:id="2348" w:name="_Toc308010470"/>
      <w:bookmarkStart w:id="2349" w:name="_Toc308095490"/>
      <w:bookmarkStart w:id="2350" w:name="_Toc308792922"/>
      <w:bookmarkStart w:id="2351" w:name="_Toc309030669"/>
      <w:bookmarkStart w:id="2352" w:name="_Toc309224789"/>
      <w:bookmarkStart w:id="2353" w:name="_Toc309283639"/>
      <w:bookmarkStart w:id="2354" w:name="_Toc309545550"/>
      <w:bookmarkStart w:id="2355" w:name="_Toc309545727"/>
      <w:bookmarkStart w:id="2356" w:name="_Toc309551835"/>
      <w:bookmarkStart w:id="2357" w:name="_Toc309804305"/>
      <w:bookmarkStart w:id="2358" w:name="_Toc309804483"/>
      <w:bookmarkStart w:id="2359" w:name="_Toc309914207"/>
      <w:bookmarkStart w:id="2360" w:name="_Toc310231123"/>
      <w:bookmarkStart w:id="2361" w:name="_Toc310316772"/>
      <w:bookmarkStart w:id="2362" w:name="_Toc310434003"/>
      <w:bookmarkStart w:id="2363" w:name="_Toc310587695"/>
      <w:bookmarkStart w:id="2364" w:name="_Toc307566420"/>
      <w:bookmarkStart w:id="2365" w:name="_Toc308010471"/>
      <w:bookmarkStart w:id="2366" w:name="_Toc308095491"/>
      <w:bookmarkStart w:id="2367" w:name="_Toc308792923"/>
      <w:bookmarkStart w:id="2368" w:name="_Toc309030670"/>
      <w:bookmarkStart w:id="2369" w:name="_Toc309224790"/>
      <w:bookmarkStart w:id="2370" w:name="_Toc309283640"/>
      <w:bookmarkStart w:id="2371" w:name="_Toc309545551"/>
      <w:bookmarkStart w:id="2372" w:name="_Toc309545728"/>
      <w:bookmarkStart w:id="2373" w:name="_Toc309551836"/>
      <w:bookmarkStart w:id="2374" w:name="_Toc309804306"/>
      <w:bookmarkStart w:id="2375" w:name="_Toc309804484"/>
      <w:bookmarkStart w:id="2376" w:name="_Toc309914208"/>
      <w:bookmarkStart w:id="2377" w:name="_Toc310231124"/>
      <w:bookmarkStart w:id="2378" w:name="_Toc310316773"/>
      <w:bookmarkStart w:id="2379" w:name="_Toc310434004"/>
      <w:bookmarkStart w:id="2380" w:name="_Toc310587696"/>
      <w:bookmarkStart w:id="2381" w:name="_Toc307566421"/>
      <w:bookmarkStart w:id="2382" w:name="_Toc308010472"/>
      <w:bookmarkStart w:id="2383" w:name="_Toc308095492"/>
      <w:bookmarkStart w:id="2384" w:name="_Toc308792924"/>
      <w:bookmarkStart w:id="2385" w:name="_Toc309030671"/>
      <w:bookmarkStart w:id="2386" w:name="_Toc309224791"/>
      <w:bookmarkStart w:id="2387" w:name="_Toc309283641"/>
      <w:bookmarkStart w:id="2388" w:name="_Toc309545552"/>
      <w:bookmarkStart w:id="2389" w:name="_Toc309545729"/>
      <w:bookmarkStart w:id="2390" w:name="_Toc309551837"/>
      <w:bookmarkStart w:id="2391" w:name="_Toc309804307"/>
      <w:bookmarkStart w:id="2392" w:name="_Toc309804485"/>
      <w:bookmarkStart w:id="2393" w:name="_Toc309914209"/>
      <w:bookmarkStart w:id="2394" w:name="_Toc310231125"/>
      <w:bookmarkStart w:id="2395" w:name="_Toc310316774"/>
      <w:bookmarkStart w:id="2396" w:name="_Toc310434005"/>
      <w:bookmarkStart w:id="2397" w:name="_Toc310587697"/>
      <w:bookmarkStart w:id="2398" w:name="_Toc307566422"/>
      <w:bookmarkStart w:id="2399" w:name="_Toc308010473"/>
      <w:bookmarkStart w:id="2400" w:name="_Toc308095493"/>
      <w:bookmarkStart w:id="2401" w:name="_Toc308792925"/>
      <w:bookmarkStart w:id="2402" w:name="_Toc309030672"/>
      <w:bookmarkStart w:id="2403" w:name="_Toc309224792"/>
      <w:bookmarkStart w:id="2404" w:name="_Toc309283642"/>
      <w:bookmarkStart w:id="2405" w:name="_Toc309545553"/>
      <w:bookmarkStart w:id="2406" w:name="_Toc309545730"/>
      <w:bookmarkStart w:id="2407" w:name="_Toc309551838"/>
      <w:bookmarkStart w:id="2408" w:name="_Toc309804308"/>
      <w:bookmarkStart w:id="2409" w:name="_Toc309804486"/>
      <w:bookmarkStart w:id="2410" w:name="_Toc309914210"/>
      <w:bookmarkStart w:id="2411" w:name="_Toc310231126"/>
      <w:bookmarkStart w:id="2412" w:name="_Toc310316775"/>
      <w:bookmarkStart w:id="2413" w:name="_Toc310434006"/>
      <w:bookmarkStart w:id="2414" w:name="_Toc310587698"/>
      <w:bookmarkStart w:id="2415" w:name="_Toc307566423"/>
      <w:bookmarkStart w:id="2416" w:name="_Toc308010474"/>
      <w:bookmarkStart w:id="2417" w:name="_Toc308095494"/>
      <w:bookmarkStart w:id="2418" w:name="_Toc308792926"/>
      <w:bookmarkStart w:id="2419" w:name="_Toc309030673"/>
      <w:bookmarkStart w:id="2420" w:name="_Toc309224793"/>
      <w:bookmarkStart w:id="2421" w:name="_Toc309283643"/>
      <w:bookmarkStart w:id="2422" w:name="_Toc309545554"/>
      <w:bookmarkStart w:id="2423" w:name="_Toc309545731"/>
      <w:bookmarkStart w:id="2424" w:name="_Toc309551839"/>
      <w:bookmarkStart w:id="2425" w:name="_Toc309804309"/>
      <w:bookmarkStart w:id="2426" w:name="_Toc309804487"/>
      <w:bookmarkStart w:id="2427" w:name="_Toc309914211"/>
      <w:bookmarkStart w:id="2428" w:name="_Toc310231127"/>
      <w:bookmarkStart w:id="2429" w:name="_Toc310316776"/>
      <w:bookmarkStart w:id="2430" w:name="_Toc310434007"/>
      <w:bookmarkStart w:id="2431" w:name="_Toc310587699"/>
      <w:bookmarkStart w:id="2432" w:name="_Toc307566424"/>
      <w:bookmarkStart w:id="2433" w:name="_Toc308010475"/>
      <w:bookmarkStart w:id="2434" w:name="_Toc308095495"/>
      <w:bookmarkStart w:id="2435" w:name="_Toc308792927"/>
      <w:bookmarkStart w:id="2436" w:name="_Toc309030674"/>
      <w:bookmarkStart w:id="2437" w:name="_Toc309224794"/>
      <w:bookmarkStart w:id="2438" w:name="_Toc309283644"/>
      <w:bookmarkStart w:id="2439" w:name="_Toc309545555"/>
      <w:bookmarkStart w:id="2440" w:name="_Toc309545732"/>
      <w:bookmarkStart w:id="2441" w:name="_Toc309551840"/>
      <w:bookmarkStart w:id="2442" w:name="_Toc309804310"/>
      <w:bookmarkStart w:id="2443" w:name="_Toc309804488"/>
      <w:bookmarkStart w:id="2444" w:name="_Toc309914212"/>
      <w:bookmarkStart w:id="2445" w:name="_Toc310231128"/>
      <w:bookmarkStart w:id="2446" w:name="_Toc310316777"/>
      <w:bookmarkStart w:id="2447" w:name="_Toc310434008"/>
      <w:bookmarkStart w:id="2448" w:name="_Toc310587700"/>
      <w:bookmarkStart w:id="2449" w:name="_Toc307566425"/>
      <w:bookmarkStart w:id="2450" w:name="_Toc308010476"/>
      <w:bookmarkStart w:id="2451" w:name="_Toc308095496"/>
      <w:bookmarkStart w:id="2452" w:name="_Toc308792928"/>
      <w:bookmarkStart w:id="2453" w:name="_Toc309030675"/>
      <w:bookmarkStart w:id="2454" w:name="_Toc309224795"/>
      <w:bookmarkStart w:id="2455" w:name="_Toc309283645"/>
      <w:bookmarkStart w:id="2456" w:name="_Toc309545556"/>
      <w:bookmarkStart w:id="2457" w:name="_Toc309545733"/>
      <w:bookmarkStart w:id="2458" w:name="_Toc309551841"/>
      <w:bookmarkStart w:id="2459" w:name="_Toc309804311"/>
      <w:bookmarkStart w:id="2460" w:name="_Toc309804489"/>
      <w:bookmarkStart w:id="2461" w:name="_Toc309914213"/>
      <w:bookmarkStart w:id="2462" w:name="_Toc310231129"/>
      <w:bookmarkStart w:id="2463" w:name="_Toc310316778"/>
      <w:bookmarkStart w:id="2464" w:name="_Toc310434009"/>
      <w:bookmarkStart w:id="2465" w:name="_Toc310587701"/>
      <w:bookmarkStart w:id="2466" w:name="_Toc307566547"/>
      <w:bookmarkStart w:id="2467" w:name="_Toc308010598"/>
      <w:bookmarkStart w:id="2468" w:name="_Toc308095618"/>
      <w:bookmarkStart w:id="2469" w:name="_Toc308793050"/>
      <w:bookmarkStart w:id="2470" w:name="_Toc309030797"/>
      <w:bookmarkStart w:id="2471" w:name="_Toc309224917"/>
      <w:bookmarkStart w:id="2472" w:name="_Toc309283767"/>
      <w:bookmarkStart w:id="2473" w:name="_Toc309545678"/>
      <w:bookmarkStart w:id="2474" w:name="_Toc309545855"/>
      <w:bookmarkStart w:id="2475" w:name="_Toc309551963"/>
      <w:bookmarkStart w:id="2476" w:name="_Toc309804433"/>
      <w:bookmarkStart w:id="2477" w:name="_Toc309804611"/>
      <w:bookmarkStart w:id="2478" w:name="_Toc309914335"/>
      <w:bookmarkStart w:id="2479" w:name="_Toc310231251"/>
      <w:bookmarkStart w:id="2480" w:name="_Toc310316900"/>
      <w:bookmarkStart w:id="2481" w:name="_Toc310434131"/>
      <w:bookmarkStart w:id="2482" w:name="_Toc310587823"/>
      <w:bookmarkStart w:id="2483" w:name="_Toc323394451"/>
      <w:bookmarkStart w:id="2484" w:name="_Toc323394452"/>
      <w:bookmarkStart w:id="2485" w:name="_Toc323394453"/>
      <w:bookmarkStart w:id="2486" w:name="_Toc323394454"/>
      <w:bookmarkStart w:id="2487" w:name="_Toc323394455"/>
      <w:bookmarkStart w:id="2488" w:name="_Toc323394456"/>
      <w:bookmarkStart w:id="2489" w:name="_Toc323394457"/>
      <w:bookmarkStart w:id="2490" w:name="_Toc323394458"/>
      <w:bookmarkStart w:id="2491" w:name="_Toc323394459"/>
      <w:bookmarkStart w:id="2492" w:name="_Toc323394460"/>
      <w:bookmarkStart w:id="2493" w:name="_Toc323394461"/>
      <w:bookmarkStart w:id="2494" w:name="_Toc323394462"/>
      <w:bookmarkStart w:id="2495" w:name="_Toc323394463"/>
      <w:bookmarkStart w:id="2496" w:name="_Toc323394464"/>
      <w:bookmarkStart w:id="2497" w:name="_Toc323394465"/>
      <w:bookmarkStart w:id="2498" w:name="_Toc323394466"/>
      <w:bookmarkStart w:id="2499" w:name="_Toc323394467"/>
      <w:bookmarkStart w:id="2500" w:name="_Toc323394468"/>
      <w:bookmarkStart w:id="2501" w:name="_Toc323394469"/>
      <w:bookmarkStart w:id="2502" w:name="_Toc323394470"/>
      <w:bookmarkStart w:id="2503" w:name="_Toc323394471"/>
      <w:bookmarkStart w:id="2504" w:name="_Toc323394472"/>
      <w:bookmarkStart w:id="2505" w:name="_Toc323394473"/>
      <w:bookmarkStart w:id="2506" w:name="_Toc323394474"/>
      <w:bookmarkStart w:id="2507" w:name="_Toc323394475"/>
      <w:bookmarkStart w:id="2508" w:name="_Toc323394476"/>
      <w:bookmarkStart w:id="2509" w:name="_Toc323394477"/>
      <w:bookmarkStart w:id="2510" w:name="_Toc323394478"/>
      <w:bookmarkStart w:id="2511" w:name="_Toc323394479"/>
      <w:bookmarkStart w:id="2512" w:name="_Toc323394480"/>
      <w:bookmarkStart w:id="2513" w:name="_Toc323394481"/>
      <w:bookmarkStart w:id="2514" w:name="_Toc323394482"/>
      <w:bookmarkStart w:id="2515" w:name="_Toc323394483"/>
      <w:bookmarkStart w:id="2516" w:name="_Toc323394484"/>
      <w:bookmarkStart w:id="2517" w:name="_Toc323394485"/>
      <w:bookmarkStart w:id="2518" w:name="_Toc323394486"/>
      <w:bookmarkStart w:id="2519" w:name="_Toc323394487"/>
      <w:bookmarkStart w:id="2520" w:name="_Toc323394488"/>
      <w:bookmarkStart w:id="2521" w:name="_Toc323394489"/>
      <w:bookmarkStart w:id="2522" w:name="_Toc323394490"/>
      <w:bookmarkStart w:id="2523" w:name="_Toc323394491"/>
      <w:bookmarkStart w:id="2524" w:name="_Toc323394492"/>
      <w:bookmarkStart w:id="2525" w:name="_Toc323394493"/>
      <w:bookmarkStart w:id="2526" w:name="_Toc323394494"/>
      <w:bookmarkStart w:id="2527" w:name="_Toc323394495"/>
      <w:bookmarkStart w:id="2528" w:name="_Toc323394496"/>
      <w:bookmarkStart w:id="2529" w:name="_Toc323394497"/>
      <w:bookmarkStart w:id="2530" w:name="_Toc323394498"/>
      <w:bookmarkStart w:id="2531" w:name="_Toc323394499"/>
      <w:bookmarkStart w:id="2532" w:name="_Toc323394500"/>
      <w:bookmarkStart w:id="2533" w:name="_Toc323394501"/>
      <w:bookmarkStart w:id="2534" w:name="_Toc323394502"/>
      <w:bookmarkStart w:id="2535" w:name="_Toc323394503"/>
      <w:bookmarkStart w:id="2536" w:name="_Toc323394504"/>
      <w:bookmarkStart w:id="2537" w:name="_Toc323394505"/>
      <w:bookmarkStart w:id="2538" w:name="_Toc323394506"/>
      <w:bookmarkStart w:id="2539" w:name="_Toc323394507"/>
      <w:bookmarkStart w:id="2540" w:name="_Toc323394508"/>
      <w:bookmarkStart w:id="2541" w:name="_Toc323394509"/>
      <w:bookmarkStart w:id="2542" w:name="_Toc323394510"/>
      <w:bookmarkStart w:id="2543" w:name="_Toc323394511"/>
      <w:bookmarkStart w:id="2544" w:name="_Toc323394512"/>
      <w:bookmarkStart w:id="2545" w:name="_Toc323394513"/>
      <w:bookmarkStart w:id="2546" w:name="_Toc323394514"/>
      <w:bookmarkStart w:id="2547" w:name="_Toc323394515"/>
      <w:bookmarkStart w:id="2548" w:name="_Toc323394516"/>
      <w:bookmarkStart w:id="2549" w:name="_Toc323394517"/>
      <w:bookmarkStart w:id="2550" w:name="_Toc323394518"/>
      <w:bookmarkStart w:id="2551" w:name="_Toc323394519"/>
      <w:bookmarkStart w:id="2552" w:name="_Toc323394520"/>
      <w:bookmarkStart w:id="2553" w:name="_Toc323394521"/>
      <w:bookmarkStart w:id="2554" w:name="_Toc323394522"/>
      <w:bookmarkStart w:id="2555" w:name="_Toc323394523"/>
      <w:bookmarkStart w:id="2556" w:name="_Toc323394524"/>
      <w:bookmarkStart w:id="2557" w:name="_Toc323394525"/>
      <w:bookmarkStart w:id="2558" w:name="_Toc323394526"/>
      <w:bookmarkStart w:id="2559" w:name="_Toc323394527"/>
      <w:bookmarkStart w:id="2560" w:name="_Toc323394528"/>
      <w:bookmarkStart w:id="2561" w:name="_Toc323394529"/>
      <w:bookmarkStart w:id="2562" w:name="_Toc323394530"/>
      <w:bookmarkStart w:id="2563" w:name="_Toc323394531"/>
      <w:bookmarkStart w:id="2564" w:name="_Toc323394532"/>
      <w:bookmarkStart w:id="2565" w:name="_Toc323394533"/>
      <w:bookmarkStart w:id="2566" w:name="_Toc323394534"/>
      <w:bookmarkStart w:id="2567" w:name="_Toc323394535"/>
      <w:bookmarkStart w:id="2568" w:name="_Toc323394536"/>
      <w:bookmarkStart w:id="2569" w:name="_Toc323394537"/>
      <w:bookmarkStart w:id="2570" w:name="_Toc323394538"/>
      <w:bookmarkStart w:id="2571" w:name="_Toc323394539"/>
      <w:bookmarkStart w:id="2572" w:name="_Toc323394540"/>
      <w:bookmarkStart w:id="2573" w:name="_Toc323394541"/>
      <w:bookmarkStart w:id="2574" w:name="_Toc323394542"/>
      <w:bookmarkStart w:id="2575" w:name="_Toc323394543"/>
      <w:bookmarkStart w:id="2576" w:name="_Toc323394544"/>
      <w:bookmarkStart w:id="2577" w:name="_Toc323394545"/>
      <w:bookmarkStart w:id="2578" w:name="_Toc323394546"/>
      <w:bookmarkStart w:id="2579" w:name="_Toc323394547"/>
      <w:bookmarkStart w:id="2580" w:name="_Toc323394548"/>
      <w:bookmarkStart w:id="2581" w:name="_Toc323394549"/>
      <w:bookmarkStart w:id="2582" w:name="_Toc323394550"/>
      <w:bookmarkStart w:id="2583" w:name="_Toc323394551"/>
      <w:bookmarkStart w:id="2584" w:name="_Toc323394552"/>
      <w:bookmarkStart w:id="2585" w:name="_Toc323394553"/>
      <w:bookmarkStart w:id="2586" w:name="_Toc323394554"/>
      <w:bookmarkStart w:id="2587" w:name="_Toc323394555"/>
      <w:bookmarkStart w:id="2588" w:name="_Toc323394556"/>
      <w:bookmarkStart w:id="2589" w:name="_Toc323394557"/>
      <w:bookmarkStart w:id="2590" w:name="_Toc323394558"/>
      <w:bookmarkStart w:id="2591" w:name="_Toc323394559"/>
      <w:bookmarkStart w:id="2592" w:name="_Toc323394560"/>
      <w:bookmarkStart w:id="2593" w:name="_Toc323394561"/>
      <w:bookmarkStart w:id="2594" w:name="_Toc323394562"/>
      <w:bookmarkStart w:id="2595" w:name="_Toc323394563"/>
      <w:bookmarkStart w:id="2596" w:name="_Toc323394564"/>
      <w:bookmarkStart w:id="2597" w:name="_Toc323394565"/>
      <w:bookmarkStart w:id="2598" w:name="_Toc323394566"/>
      <w:bookmarkStart w:id="2599" w:name="_Toc323394567"/>
      <w:bookmarkStart w:id="2600" w:name="_Toc323394568"/>
      <w:bookmarkStart w:id="2601" w:name="_Toc323394569"/>
      <w:bookmarkStart w:id="2602" w:name="_Toc323394570"/>
      <w:bookmarkStart w:id="2603" w:name="_Toc323394571"/>
      <w:bookmarkStart w:id="2604" w:name="_Toc323394572"/>
      <w:bookmarkStart w:id="2605" w:name="_Toc323394573"/>
      <w:bookmarkStart w:id="2606" w:name="_Toc323394749"/>
      <w:bookmarkStart w:id="2607" w:name="_Toc311037038"/>
      <w:bookmarkStart w:id="2608" w:name="_Toc311202358"/>
      <w:bookmarkStart w:id="2609" w:name="_Toc311536860"/>
      <w:bookmarkStart w:id="2610" w:name="_Toc311037039"/>
      <w:bookmarkStart w:id="2611" w:name="_Toc311202359"/>
      <w:bookmarkStart w:id="2612" w:name="_Toc311536861"/>
      <w:bookmarkStart w:id="2613" w:name="_Toc311037040"/>
      <w:bookmarkStart w:id="2614" w:name="_Toc311202360"/>
      <w:bookmarkStart w:id="2615" w:name="_Toc311536862"/>
      <w:bookmarkStart w:id="2616" w:name="_Toc311037041"/>
      <w:bookmarkStart w:id="2617" w:name="_Toc311202361"/>
      <w:bookmarkStart w:id="2618" w:name="_Toc311536863"/>
      <w:bookmarkStart w:id="2619" w:name="_Toc311037042"/>
      <w:bookmarkStart w:id="2620" w:name="_Toc311202362"/>
      <w:bookmarkStart w:id="2621" w:name="_Toc311536864"/>
      <w:bookmarkStart w:id="2622" w:name="_Toc311037043"/>
      <w:bookmarkStart w:id="2623" w:name="_Toc311202363"/>
      <w:bookmarkStart w:id="2624" w:name="_Toc311536865"/>
      <w:bookmarkStart w:id="2625" w:name="_Toc311037044"/>
      <w:bookmarkStart w:id="2626" w:name="_Toc311202364"/>
      <w:bookmarkStart w:id="2627" w:name="_Toc311536866"/>
      <w:bookmarkStart w:id="2628" w:name="_Toc311037045"/>
      <w:bookmarkStart w:id="2629" w:name="_Toc311202365"/>
      <w:bookmarkStart w:id="2630" w:name="_Toc311536867"/>
      <w:bookmarkStart w:id="2631" w:name="_Toc311037046"/>
      <w:bookmarkStart w:id="2632" w:name="_Toc311202366"/>
      <w:bookmarkStart w:id="2633" w:name="_Toc311536868"/>
      <w:bookmarkStart w:id="2634" w:name="_Toc311037047"/>
      <w:bookmarkStart w:id="2635" w:name="_Toc311202367"/>
      <w:bookmarkStart w:id="2636" w:name="_Toc311536869"/>
      <w:bookmarkStart w:id="2637" w:name="_Toc311037048"/>
      <w:bookmarkStart w:id="2638" w:name="_Toc311202368"/>
      <w:bookmarkStart w:id="2639" w:name="_Toc311536870"/>
      <w:bookmarkStart w:id="2640" w:name="_Toc311037049"/>
      <w:bookmarkStart w:id="2641" w:name="_Toc311202369"/>
      <w:bookmarkStart w:id="2642" w:name="_Toc311536871"/>
      <w:bookmarkStart w:id="2643" w:name="_Toc311037050"/>
      <w:bookmarkStart w:id="2644" w:name="_Toc311202370"/>
      <w:bookmarkStart w:id="2645" w:name="_Toc311536872"/>
      <w:bookmarkStart w:id="2646" w:name="_Toc311037051"/>
      <w:bookmarkStart w:id="2647" w:name="_Toc311202371"/>
      <w:bookmarkStart w:id="2648" w:name="_Toc311536873"/>
      <w:bookmarkStart w:id="2649" w:name="_Toc311037052"/>
      <w:bookmarkStart w:id="2650" w:name="_Toc311202372"/>
      <w:bookmarkStart w:id="2651" w:name="_Toc311536874"/>
      <w:bookmarkStart w:id="2652" w:name="_Toc311037053"/>
      <w:bookmarkStart w:id="2653" w:name="_Toc311202373"/>
      <w:bookmarkStart w:id="2654" w:name="_Toc311536875"/>
      <w:bookmarkStart w:id="2655" w:name="_Toc311037054"/>
      <w:bookmarkStart w:id="2656" w:name="_Toc311202374"/>
      <w:bookmarkStart w:id="2657" w:name="_Toc311536876"/>
      <w:bookmarkStart w:id="2658" w:name="_Toc311037150"/>
      <w:bookmarkStart w:id="2659" w:name="_Toc311202470"/>
      <w:bookmarkStart w:id="2660" w:name="_Toc311536972"/>
      <w:bookmarkStart w:id="2661" w:name="_Toc311037159"/>
      <w:bookmarkStart w:id="2662" w:name="_Toc311202479"/>
      <w:bookmarkStart w:id="2663" w:name="_Toc311536981"/>
      <w:bookmarkStart w:id="2664" w:name="_Toc311037160"/>
      <w:bookmarkStart w:id="2665" w:name="_Toc311202480"/>
      <w:bookmarkStart w:id="2666" w:name="_Toc311536982"/>
      <w:bookmarkStart w:id="2667" w:name="_Toc311037161"/>
      <w:bookmarkStart w:id="2668" w:name="_Toc311202481"/>
      <w:bookmarkStart w:id="2669" w:name="_Toc311536983"/>
      <w:bookmarkStart w:id="2670" w:name="_Toc311037162"/>
      <w:bookmarkStart w:id="2671" w:name="_Toc311202482"/>
      <w:bookmarkStart w:id="2672" w:name="_Toc311536984"/>
      <w:bookmarkStart w:id="2673" w:name="_Toc311037163"/>
      <w:bookmarkStart w:id="2674" w:name="_Toc311202483"/>
      <w:bookmarkStart w:id="2675" w:name="_Toc311536985"/>
      <w:bookmarkStart w:id="2676" w:name="_Toc311037164"/>
      <w:bookmarkStart w:id="2677" w:name="_Toc311202484"/>
      <w:bookmarkStart w:id="2678" w:name="_Toc311536986"/>
      <w:bookmarkStart w:id="2679" w:name="_Toc311037165"/>
      <w:bookmarkStart w:id="2680" w:name="_Toc311202485"/>
      <w:bookmarkStart w:id="2681" w:name="_Toc311536987"/>
      <w:bookmarkStart w:id="2682" w:name="_Toc311037166"/>
      <w:bookmarkStart w:id="2683" w:name="_Toc311202486"/>
      <w:bookmarkStart w:id="2684" w:name="_Toc311536988"/>
      <w:bookmarkStart w:id="2685" w:name="_Toc311037167"/>
      <w:bookmarkStart w:id="2686" w:name="_Toc311202487"/>
      <w:bookmarkStart w:id="2687" w:name="_Toc311536989"/>
      <w:bookmarkStart w:id="2688" w:name="_Toc311037168"/>
      <w:bookmarkStart w:id="2689" w:name="_Toc311202488"/>
      <w:bookmarkStart w:id="2690" w:name="_Toc311536990"/>
      <w:bookmarkStart w:id="2691" w:name="_Toc311037169"/>
      <w:bookmarkStart w:id="2692" w:name="_Toc311202489"/>
      <w:bookmarkStart w:id="2693" w:name="_Toc311536991"/>
      <w:bookmarkStart w:id="2694" w:name="_Toc311037170"/>
      <w:bookmarkStart w:id="2695" w:name="_Toc311202490"/>
      <w:bookmarkStart w:id="2696" w:name="_Toc311536992"/>
      <w:bookmarkStart w:id="2697" w:name="_Toc311037171"/>
      <w:bookmarkStart w:id="2698" w:name="_Toc311202491"/>
      <w:bookmarkStart w:id="2699" w:name="_Toc311536993"/>
      <w:bookmarkStart w:id="2700" w:name="_Toc311037172"/>
      <w:bookmarkStart w:id="2701" w:name="_Toc311202492"/>
      <w:bookmarkStart w:id="2702" w:name="_Toc311536994"/>
      <w:bookmarkStart w:id="2703" w:name="_Toc311037173"/>
      <w:bookmarkStart w:id="2704" w:name="_Toc311202493"/>
      <w:bookmarkStart w:id="2705" w:name="_Toc311536995"/>
      <w:bookmarkStart w:id="2706" w:name="_Toc311037174"/>
      <w:bookmarkStart w:id="2707" w:name="_Toc311202494"/>
      <w:bookmarkStart w:id="2708" w:name="_Toc311536996"/>
      <w:bookmarkStart w:id="2709" w:name="_Toc311037175"/>
      <w:bookmarkStart w:id="2710" w:name="_Toc311202495"/>
      <w:bookmarkStart w:id="2711" w:name="_Toc311536997"/>
      <w:bookmarkStart w:id="2712" w:name="_Toc311037176"/>
      <w:bookmarkStart w:id="2713" w:name="_Toc311202496"/>
      <w:bookmarkStart w:id="2714" w:name="_Toc311536998"/>
      <w:bookmarkStart w:id="2715" w:name="_Toc311037324"/>
      <w:bookmarkStart w:id="2716" w:name="_Toc311202644"/>
      <w:bookmarkStart w:id="2717" w:name="_Toc311537146"/>
      <w:bookmarkStart w:id="2718" w:name="_Toc311037333"/>
      <w:bookmarkStart w:id="2719" w:name="_Toc311202653"/>
      <w:bookmarkStart w:id="2720" w:name="_Toc311537155"/>
      <w:bookmarkStart w:id="2721" w:name="_Toc311037334"/>
      <w:bookmarkStart w:id="2722" w:name="_Toc311202654"/>
      <w:bookmarkStart w:id="2723" w:name="_Toc311537156"/>
      <w:bookmarkStart w:id="2724" w:name="_Toc311037335"/>
      <w:bookmarkStart w:id="2725" w:name="_Toc311202655"/>
      <w:bookmarkStart w:id="2726" w:name="_Toc311537157"/>
      <w:bookmarkStart w:id="2727" w:name="_Toc311037336"/>
      <w:bookmarkStart w:id="2728" w:name="_Toc311202656"/>
      <w:bookmarkStart w:id="2729" w:name="_Toc311537158"/>
      <w:bookmarkStart w:id="2730" w:name="_Toc311037337"/>
      <w:bookmarkStart w:id="2731" w:name="_Toc311202657"/>
      <w:bookmarkStart w:id="2732" w:name="_Toc311537159"/>
      <w:bookmarkStart w:id="2733" w:name="_Toc311037338"/>
      <w:bookmarkStart w:id="2734" w:name="_Toc311202658"/>
      <w:bookmarkStart w:id="2735" w:name="_Toc311537160"/>
      <w:bookmarkStart w:id="2736" w:name="_Toc311037339"/>
      <w:bookmarkStart w:id="2737" w:name="_Toc311202659"/>
      <w:bookmarkStart w:id="2738" w:name="_Toc311537161"/>
      <w:bookmarkStart w:id="2739" w:name="_Toc311037340"/>
      <w:bookmarkStart w:id="2740" w:name="_Toc311202660"/>
      <w:bookmarkStart w:id="2741" w:name="_Toc311537162"/>
      <w:bookmarkStart w:id="2742" w:name="_Toc311037341"/>
      <w:bookmarkStart w:id="2743" w:name="_Toc311202661"/>
      <w:bookmarkStart w:id="2744" w:name="_Toc311537163"/>
      <w:bookmarkStart w:id="2745" w:name="_Toc311037342"/>
      <w:bookmarkStart w:id="2746" w:name="_Toc311202662"/>
      <w:bookmarkStart w:id="2747" w:name="_Toc311537164"/>
      <w:bookmarkStart w:id="2748" w:name="_Toc311037343"/>
      <w:bookmarkStart w:id="2749" w:name="_Toc311202663"/>
      <w:bookmarkStart w:id="2750" w:name="_Toc311537165"/>
      <w:bookmarkStart w:id="2751" w:name="_Toc311037344"/>
      <w:bookmarkStart w:id="2752" w:name="_Toc311202664"/>
      <w:bookmarkStart w:id="2753" w:name="_Toc311537166"/>
      <w:bookmarkStart w:id="2754" w:name="_Toc311037345"/>
      <w:bookmarkStart w:id="2755" w:name="_Toc311202665"/>
      <w:bookmarkStart w:id="2756" w:name="_Toc311537167"/>
      <w:bookmarkStart w:id="2757" w:name="_Toc311037346"/>
      <w:bookmarkStart w:id="2758" w:name="_Toc311202666"/>
      <w:bookmarkStart w:id="2759" w:name="_Toc311537168"/>
      <w:bookmarkStart w:id="2760" w:name="_Toc311037347"/>
      <w:bookmarkStart w:id="2761" w:name="_Toc311202667"/>
      <w:bookmarkStart w:id="2762" w:name="_Toc311537169"/>
      <w:bookmarkStart w:id="2763" w:name="_Toc311037348"/>
      <w:bookmarkStart w:id="2764" w:name="_Toc311202668"/>
      <w:bookmarkStart w:id="2765" w:name="_Toc311537170"/>
      <w:bookmarkStart w:id="2766" w:name="_Toc311037349"/>
      <w:bookmarkStart w:id="2767" w:name="_Toc311202669"/>
      <w:bookmarkStart w:id="2768" w:name="_Toc311537171"/>
      <w:bookmarkStart w:id="2769" w:name="_Toc311037350"/>
      <w:bookmarkStart w:id="2770" w:name="_Toc311202670"/>
      <w:bookmarkStart w:id="2771" w:name="_Toc311537172"/>
      <w:bookmarkStart w:id="2772" w:name="_Toc311037351"/>
      <w:bookmarkStart w:id="2773" w:name="_Toc311202671"/>
      <w:bookmarkStart w:id="2774" w:name="_Toc311537173"/>
      <w:bookmarkStart w:id="2775" w:name="_Toc311037352"/>
      <w:bookmarkStart w:id="2776" w:name="_Toc311202672"/>
      <w:bookmarkStart w:id="2777" w:name="_Toc311537174"/>
      <w:bookmarkStart w:id="2778" w:name="_Toc311037353"/>
      <w:bookmarkStart w:id="2779" w:name="_Toc311202673"/>
      <w:bookmarkStart w:id="2780" w:name="_Toc311537175"/>
      <w:bookmarkStart w:id="2781" w:name="_Toc311037354"/>
      <w:bookmarkStart w:id="2782" w:name="_Toc311202674"/>
      <w:bookmarkStart w:id="2783" w:name="_Toc311537176"/>
      <w:bookmarkStart w:id="2784" w:name="_Toc311037355"/>
      <w:bookmarkStart w:id="2785" w:name="_Toc311202675"/>
      <w:bookmarkStart w:id="2786" w:name="_Toc311537177"/>
      <w:bookmarkStart w:id="2787" w:name="_Toc311037606"/>
      <w:bookmarkStart w:id="2788" w:name="_Toc311202926"/>
      <w:bookmarkStart w:id="2789" w:name="_Toc311537428"/>
      <w:bookmarkStart w:id="2790" w:name="_Toc311037607"/>
      <w:bookmarkStart w:id="2791" w:name="_Toc311202927"/>
      <w:bookmarkStart w:id="2792" w:name="_Toc311537429"/>
      <w:bookmarkStart w:id="2793" w:name="_Toc311037657"/>
      <w:bookmarkStart w:id="2794" w:name="_Toc311202977"/>
      <w:bookmarkStart w:id="2795" w:name="_Toc311537479"/>
      <w:bookmarkStart w:id="2796" w:name="_Toc311037658"/>
      <w:bookmarkStart w:id="2797" w:name="_Toc311202978"/>
      <w:bookmarkStart w:id="2798" w:name="_Toc311537480"/>
      <w:bookmarkStart w:id="2799" w:name="_Toc311037702"/>
      <w:bookmarkStart w:id="2800" w:name="_Toc311203022"/>
      <w:bookmarkStart w:id="2801" w:name="_Toc311537524"/>
      <w:bookmarkStart w:id="2802" w:name="_Toc311037703"/>
      <w:bookmarkStart w:id="2803" w:name="_Toc311203023"/>
      <w:bookmarkStart w:id="2804" w:name="_Toc311537525"/>
      <w:bookmarkStart w:id="2805" w:name="_Toc311037767"/>
      <w:bookmarkStart w:id="2806" w:name="_Toc311203087"/>
      <w:bookmarkStart w:id="2807" w:name="_Toc311537589"/>
      <w:bookmarkStart w:id="2808" w:name="_Toc311037768"/>
      <w:bookmarkStart w:id="2809" w:name="_Toc311203088"/>
      <w:bookmarkStart w:id="2810" w:name="_Toc311537590"/>
      <w:bookmarkStart w:id="2811" w:name="_Toc311037769"/>
      <w:bookmarkStart w:id="2812" w:name="_Toc311203089"/>
      <w:bookmarkStart w:id="2813" w:name="_Toc311537591"/>
      <w:bookmarkStart w:id="2814" w:name="_Toc311037770"/>
      <w:bookmarkStart w:id="2815" w:name="_Toc311203090"/>
      <w:bookmarkStart w:id="2816" w:name="_Toc311537592"/>
      <w:bookmarkStart w:id="2817" w:name="_Toc311037771"/>
      <w:bookmarkStart w:id="2818" w:name="_Toc311203091"/>
      <w:bookmarkStart w:id="2819" w:name="_Toc311537593"/>
      <w:bookmarkStart w:id="2820" w:name="_Toc311037772"/>
      <w:bookmarkStart w:id="2821" w:name="_Toc311203092"/>
      <w:bookmarkStart w:id="2822" w:name="_Toc311537594"/>
      <w:bookmarkStart w:id="2823" w:name="_Toc311037773"/>
      <w:bookmarkStart w:id="2824" w:name="_Toc311203093"/>
      <w:bookmarkStart w:id="2825" w:name="_Toc311537595"/>
      <w:bookmarkStart w:id="2826" w:name="_Toc311037774"/>
      <w:bookmarkStart w:id="2827" w:name="_Toc311203094"/>
      <w:bookmarkStart w:id="2828" w:name="_Toc311537596"/>
      <w:bookmarkStart w:id="2829" w:name="_Toc311037775"/>
      <w:bookmarkStart w:id="2830" w:name="_Toc311203095"/>
      <w:bookmarkStart w:id="2831" w:name="_Toc311537597"/>
      <w:bookmarkStart w:id="2832" w:name="_Toc311037776"/>
      <w:bookmarkStart w:id="2833" w:name="_Toc311203096"/>
      <w:bookmarkStart w:id="2834" w:name="_Toc311537598"/>
      <w:bookmarkStart w:id="2835" w:name="_Toc311037777"/>
      <w:bookmarkStart w:id="2836" w:name="_Toc311203097"/>
      <w:bookmarkStart w:id="2837" w:name="_Toc311537599"/>
      <w:bookmarkStart w:id="2838" w:name="_Toc311037778"/>
      <w:bookmarkStart w:id="2839" w:name="_Toc311203098"/>
      <w:bookmarkStart w:id="2840" w:name="_Toc311537600"/>
      <w:bookmarkStart w:id="2841" w:name="_Toc311037779"/>
      <w:bookmarkStart w:id="2842" w:name="_Toc311203099"/>
      <w:bookmarkStart w:id="2843" w:name="_Toc311537601"/>
      <w:bookmarkStart w:id="2844" w:name="_Toc311037780"/>
      <w:bookmarkStart w:id="2845" w:name="_Toc311203100"/>
      <w:bookmarkStart w:id="2846" w:name="_Toc311537602"/>
      <w:bookmarkStart w:id="2847" w:name="_Toc311037781"/>
      <w:bookmarkStart w:id="2848" w:name="_Toc311203101"/>
      <w:bookmarkStart w:id="2849" w:name="_Toc311537603"/>
      <w:bookmarkStart w:id="2850" w:name="_Toc311037782"/>
      <w:bookmarkStart w:id="2851" w:name="_Toc311203102"/>
      <w:bookmarkStart w:id="2852" w:name="_Toc311537604"/>
      <w:bookmarkStart w:id="2853" w:name="_Toc311037783"/>
      <w:bookmarkStart w:id="2854" w:name="_Toc311203103"/>
      <w:bookmarkStart w:id="2855" w:name="_Toc311537605"/>
      <w:bookmarkStart w:id="2856" w:name="_Toc311037784"/>
      <w:bookmarkStart w:id="2857" w:name="_Toc311203104"/>
      <w:bookmarkStart w:id="2858" w:name="_Toc311537606"/>
      <w:bookmarkStart w:id="2859" w:name="_Toc311038009"/>
      <w:bookmarkStart w:id="2860" w:name="_Toc311203329"/>
      <w:bookmarkStart w:id="2861" w:name="_Toc311537831"/>
      <w:bookmarkStart w:id="2862" w:name="_Toc323394750"/>
      <w:bookmarkStart w:id="2863" w:name="_Toc323394751"/>
      <w:bookmarkStart w:id="2864" w:name="_Toc323394752"/>
      <w:bookmarkStart w:id="2865" w:name="_Toc323394753"/>
      <w:bookmarkStart w:id="2866" w:name="_Toc323394754"/>
      <w:bookmarkStart w:id="2867" w:name="_Toc323394755"/>
      <w:bookmarkStart w:id="2868" w:name="_Toc323394756"/>
      <w:bookmarkStart w:id="2869" w:name="_Toc323394757"/>
      <w:bookmarkStart w:id="2870" w:name="_Toc323394758"/>
      <w:bookmarkStart w:id="2871" w:name="_Toc323394759"/>
      <w:bookmarkStart w:id="2872" w:name="_Toc323394760"/>
      <w:bookmarkStart w:id="2873" w:name="_Toc323394761"/>
      <w:bookmarkStart w:id="2874" w:name="_Toc323394762"/>
      <w:bookmarkStart w:id="2875" w:name="_Toc323394763"/>
      <w:bookmarkStart w:id="2876" w:name="_Toc323394764"/>
      <w:bookmarkStart w:id="2877" w:name="_Toc323394765"/>
      <w:bookmarkStart w:id="2878" w:name="_Toc323394766"/>
      <w:bookmarkStart w:id="2879" w:name="_Toc323394767"/>
      <w:bookmarkStart w:id="2880" w:name="_Toc323394768"/>
      <w:bookmarkStart w:id="2881" w:name="_Toc323394769"/>
      <w:bookmarkStart w:id="2882" w:name="_Toc323394770"/>
      <w:bookmarkStart w:id="2883" w:name="_Toc323394771"/>
      <w:bookmarkStart w:id="2884" w:name="_Toc323394772"/>
      <w:bookmarkStart w:id="2885" w:name="_Toc323394773"/>
      <w:bookmarkStart w:id="2886" w:name="_Toc323394774"/>
      <w:bookmarkStart w:id="2887" w:name="_Toc323394775"/>
      <w:bookmarkStart w:id="2888" w:name="_Toc323394776"/>
      <w:bookmarkStart w:id="2889" w:name="_Toc323394777"/>
      <w:bookmarkStart w:id="2890" w:name="_Toc323394778"/>
      <w:bookmarkStart w:id="2891" w:name="_Toc323394779"/>
      <w:bookmarkStart w:id="2892" w:name="_Toc323394780"/>
      <w:bookmarkStart w:id="2893" w:name="_Toc323394781"/>
      <w:bookmarkStart w:id="2894" w:name="_Toc323394782"/>
      <w:bookmarkStart w:id="2895" w:name="_Toc323394783"/>
      <w:bookmarkStart w:id="2896" w:name="_Toc323394784"/>
      <w:bookmarkStart w:id="2897" w:name="_Toc323394785"/>
      <w:bookmarkStart w:id="2898" w:name="_Toc323394786"/>
      <w:bookmarkStart w:id="2899" w:name="_Toc323394787"/>
      <w:bookmarkStart w:id="2900" w:name="_Toc323394788"/>
      <w:bookmarkStart w:id="2901" w:name="_Toc323394789"/>
      <w:bookmarkStart w:id="2902" w:name="_Toc323394790"/>
      <w:bookmarkStart w:id="2903" w:name="_Toc323394791"/>
      <w:bookmarkStart w:id="2904" w:name="_Toc323394792"/>
      <w:bookmarkStart w:id="2905" w:name="_Toc323394793"/>
      <w:bookmarkStart w:id="2906" w:name="_Toc323394794"/>
      <w:bookmarkStart w:id="2907" w:name="_Toc323394795"/>
      <w:bookmarkStart w:id="2908" w:name="_Toc323394796"/>
      <w:bookmarkStart w:id="2909" w:name="_Toc323394797"/>
      <w:bookmarkStart w:id="2910" w:name="_Toc323394798"/>
      <w:bookmarkStart w:id="2911" w:name="_Toc323394799"/>
      <w:bookmarkStart w:id="2912" w:name="_Toc323394800"/>
      <w:bookmarkStart w:id="2913" w:name="_Toc323394801"/>
      <w:bookmarkStart w:id="2914" w:name="_Toc323394802"/>
      <w:bookmarkStart w:id="2915" w:name="_Toc323394803"/>
      <w:bookmarkStart w:id="2916" w:name="_Toc323394804"/>
      <w:bookmarkStart w:id="2917" w:name="_Toc323394805"/>
      <w:bookmarkStart w:id="2918" w:name="_Toc323394806"/>
      <w:bookmarkStart w:id="2919" w:name="_Toc323394807"/>
      <w:bookmarkStart w:id="2920" w:name="_Toc323394808"/>
      <w:bookmarkStart w:id="2921" w:name="_Toc323394809"/>
      <w:bookmarkStart w:id="2922" w:name="_Toc323394810"/>
      <w:bookmarkStart w:id="2923" w:name="_Toc323394811"/>
      <w:bookmarkStart w:id="2924" w:name="_Toc323394812"/>
      <w:bookmarkStart w:id="2925" w:name="_Toc323394813"/>
      <w:bookmarkStart w:id="2926" w:name="_Toc323394814"/>
      <w:bookmarkStart w:id="2927" w:name="_Toc323394815"/>
      <w:bookmarkStart w:id="2928" w:name="_Toc323394816"/>
      <w:bookmarkStart w:id="2929" w:name="_Toc323394817"/>
      <w:bookmarkStart w:id="2930" w:name="_Toc323394818"/>
      <w:bookmarkStart w:id="2931" w:name="_Toc323394819"/>
      <w:bookmarkStart w:id="2932" w:name="_Toc323394820"/>
      <w:bookmarkStart w:id="2933" w:name="_Toc323394821"/>
      <w:bookmarkStart w:id="2934" w:name="_Toc323394822"/>
      <w:bookmarkStart w:id="2935" w:name="_Toc323394823"/>
      <w:bookmarkStart w:id="2936" w:name="_Toc323394824"/>
      <w:bookmarkStart w:id="2937" w:name="_Toc323394825"/>
      <w:bookmarkStart w:id="2938" w:name="_Toc323394826"/>
      <w:bookmarkStart w:id="2939" w:name="_Toc323394827"/>
      <w:bookmarkStart w:id="2940" w:name="_Toc323394828"/>
      <w:bookmarkStart w:id="2941" w:name="_Toc323394829"/>
      <w:bookmarkStart w:id="2942" w:name="_Toc323394830"/>
      <w:bookmarkStart w:id="2943" w:name="_Toc323394831"/>
      <w:bookmarkStart w:id="2944" w:name="_Toc323394832"/>
      <w:bookmarkStart w:id="2945" w:name="_Toc323394833"/>
      <w:bookmarkStart w:id="2946" w:name="_Toc323394834"/>
      <w:bookmarkStart w:id="2947" w:name="_Toc323394835"/>
      <w:bookmarkStart w:id="2948" w:name="_Toc323394836"/>
      <w:bookmarkStart w:id="2949" w:name="_Toc323394837"/>
      <w:bookmarkStart w:id="2950" w:name="_Toc323394838"/>
      <w:bookmarkStart w:id="2951" w:name="_Toc323394839"/>
      <w:bookmarkStart w:id="2952" w:name="_Toc323394840"/>
      <w:bookmarkStart w:id="2953" w:name="_Toc323394841"/>
      <w:bookmarkStart w:id="2954" w:name="_Toc323394842"/>
      <w:bookmarkStart w:id="2955" w:name="_Toc323394843"/>
      <w:bookmarkStart w:id="2956" w:name="_Toc323394844"/>
      <w:bookmarkStart w:id="2957" w:name="_Toc323394845"/>
      <w:bookmarkStart w:id="2958" w:name="_Toc323394846"/>
      <w:bookmarkStart w:id="2959" w:name="_Toc323394847"/>
      <w:bookmarkStart w:id="2960" w:name="_Toc323394848"/>
      <w:bookmarkStart w:id="2961" w:name="_Toc323394849"/>
      <w:bookmarkStart w:id="2962" w:name="_Toc323394850"/>
      <w:bookmarkStart w:id="2963" w:name="_Toc323394851"/>
      <w:bookmarkStart w:id="2964" w:name="_Toc323394852"/>
      <w:bookmarkStart w:id="2965" w:name="_Toc323394853"/>
      <w:bookmarkStart w:id="2966" w:name="_Toc323394854"/>
      <w:bookmarkStart w:id="2967" w:name="_Toc323394855"/>
      <w:bookmarkStart w:id="2968" w:name="_Toc323394856"/>
      <w:bookmarkStart w:id="2969" w:name="_Toc323394857"/>
      <w:bookmarkStart w:id="2970" w:name="_Toc323394858"/>
      <w:bookmarkStart w:id="2971" w:name="_Toc323394859"/>
      <w:bookmarkStart w:id="2972" w:name="_Toc323394860"/>
      <w:bookmarkStart w:id="2973" w:name="_Toc323394861"/>
      <w:bookmarkStart w:id="2974" w:name="_Toc323394862"/>
      <w:bookmarkStart w:id="2975" w:name="_Toc323394863"/>
      <w:bookmarkStart w:id="2976" w:name="_Toc323394864"/>
      <w:bookmarkStart w:id="2977" w:name="_Toc323394865"/>
      <w:bookmarkStart w:id="2978" w:name="_Toc323394866"/>
      <w:bookmarkStart w:id="2979" w:name="_Toc323394867"/>
      <w:bookmarkStart w:id="2980" w:name="_Toc323394868"/>
      <w:bookmarkStart w:id="2981" w:name="_Toc323394869"/>
      <w:bookmarkStart w:id="2982" w:name="_Toc323394870"/>
      <w:bookmarkStart w:id="2983" w:name="_Toc323394871"/>
      <w:bookmarkStart w:id="2984" w:name="_Toc323394872"/>
      <w:bookmarkStart w:id="2985" w:name="_Toc323394873"/>
      <w:bookmarkStart w:id="2986" w:name="_Toc323394874"/>
      <w:bookmarkStart w:id="2987" w:name="_Toc323394875"/>
      <w:bookmarkStart w:id="2988" w:name="_Toc323394876"/>
      <w:bookmarkStart w:id="2989" w:name="_Toc323394877"/>
      <w:bookmarkStart w:id="2990" w:name="_Toc323394878"/>
      <w:bookmarkStart w:id="2991" w:name="_Toc323394879"/>
      <w:bookmarkStart w:id="2992" w:name="_Toc323394880"/>
      <w:bookmarkStart w:id="2993" w:name="_Toc323394881"/>
      <w:bookmarkStart w:id="2994" w:name="_Toc323394882"/>
      <w:bookmarkStart w:id="2995" w:name="_Toc323394883"/>
      <w:bookmarkStart w:id="2996" w:name="_Toc323394884"/>
      <w:bookmarkStart w:id="2997" w:name="_Toc323394885"/>
      <w:bookmarkStart w:id="2998" w:name="_Toc323394886"/>
      <w:bookmarkStart w:id="2999" w:name="_Toc323394887"/>
      <w:bookmarkStart w:id="3000" w:name="_Toc323394888"/>
      <w:bookmarkStart w:id="3001" w:name="_Toc323394889"/>
      <w:bookmarkStart w:id="3002" w:name="_Toc323394890"/>
      <w:bookmarkStart w:id="3003" w:name="_Toc323394891"/>
      <w:bookmarkStart w:id="3004" w:name="_Toc323394892"/>
      <w:bookmarkStart w:id="3005" w:name="_Toc323394893"/>
      <w:bookmarkStart w:id="3006" w:name="_Toc323394894"/>
      <w:bookmarkStart w:id="3007" w:name="_Toc323394895"/>
      <w:bookmarkStart w:id="3008" w:name="_Toc323394896"/>
      <w:bookmarkStart w:id="3009" w:name="_Toc323394897"/>
      <w:bookmarkStart w:id="3010" w:name="_Toc323394898"/>
      <w:bookmarkStart w:id="3011" w:name="_Toc323394899"/>
      <w:bookmarkStart w:id="3012" w:name="_Toc323394900"/>
      <w:bookmarkStart w:id="3013" w:name="_Toc323394901"/>
      <w:bookmarkStart w:id="3014" w:name="_Toc323394902"/>
      <w:bookmarkStart w:id="3015" w:name="_Toc323394903"/>
      <w:bookmarkStart w:id="3016" w:name="_Toc323394904"/>
      <w:bookmarkStart w:id="3017" w:name="_Toc323394905"/>
      <w:bookmarkStart w:id="3018" w:name="_Toc323394906"/>
      <w:bookmarkStart w:id="3019" w:name="_Toc323394907"/>
      <w:bookmarkStart w:id="3020" w:name="_Toc323394908"/>
      <w:bookmarkStart w:id="3021" w:name="_Toc323394909"/>
      <w:bookmarkStart w:id="3022" w:name="_Toc323394910"/>
      <w:bookmarkStart w:id="3023" w:name="_Toc323394911"/>
      <w:bookmarkStart w:id="3024" w:name="_Toc323394912"/>
      <w:bookmarkStart w:id="3025" w:name="_Toc323394913"/>
      <w:bookmarkStart w:id="3026" w:name="_Toc323394914"/>
      <w:bookmarkStart w:id="3027" w:name="_Toc323394915"/>
      <w:bookmarkStart w:id="3028" w:name="_Toc323394916"/>
      <w:bookmarkStart w:id="3029" w:name="_Toc323394917"/>
      <w:bookmarkStart w:id="3030" w:name="_Toc323394918"/>
      <w:bookmarkStart w:id="3031" w:name="_Toc323394919"/>
      <w:bookmarkStart w:id="3032" w:name="_Toc323394920"/>
      <w:bookmarkStart w:id="3033" w:name="_Toc323394921"/>
      <w:bookmarkStart w:id="3034" w:name="_Toc323394922"/>
      <w:bookmarkStart w:id="3035" w:name="_Toc323394923"/>
      <w:bookmarkStart w:id="3036" w:name="_Toc323394924"/>
      <w:bookmarkStart w:id="3037" w:name="_Toc323394925"/>
      <w:bookmarkStart w:id="3038" w:name="_Toc323394926"/>
      <w:bookmarkStart w:id="3039" w:name="_Toc323394927"/>
      <w:bookmarkStart w:id="3040" w:name="_Toc323394928"/>
      <w:bookmarkStart w:id="3041" w:name="_Toc323394929"/>
      <w:bookmarkStart w:id="3042" w:name="_Toc323394930"/>
      <w:bookmarkStart w:id="3043" w:name="_Toc323394931"/>
      <w:bookmarkStart w:id="3044" w:name="_Toc323394932"/>
      <w:bookmarkStart w:id="3045" w:name="_Toc323394933"/>
      <w:bookmarkStart w:id="3046" w:name="_Toc323394934"/>
      <w:bookmarkStart w:id="3047" w:name="_Toc323394935"/>
      <w:bookmarkStart w:id="3048" w:name="_Toc323394936"/>
      <w:bookmarkStart w:id="3049" w:name="_Toc323394937"/>
      <w:bookmarkStart w:id="3050" w:name="_Toc323394938"/>
      <w:bookmarkStart w:id="3051" w:name="_Toc323394939"/>
      <w:bookmarkStart w:id="3052" w:name="_Toc323394940"/>
      <w:bookmarkStart w:id="3053" w:name="_Toc323394941"/>
      <w:bookmarkStart w:id="3054" w:name="_Toc323394942"/>
      <w:bookmarkStart w:id="3055" w:name="_Toc323394943"/>
      <w:bookmarkStart w:id="3056" w:name="_Toc323394944"/>
      <w:bookmarkStart w:id="3057" w:name="_Toc323394945"/>
      <w:bookmarkStart w:id="3058" w:name="_Toc323394946"/>
      <w:bookmarkStart w:id="3059" w:name="_Toc323394947"/>
      <w:bookmarkStart w:id="3060" w:name="_Toc323394948"/>
      <w:bookmarkStart w:id="3061" w:name="_Toc323394949"/>
      <w:bookmarkStart w:id="3062" w:name="_Toc323394950"/>
      <w:bookmarkStart w:id="3063" w:name="_Toc323394951"/>
      <w:bookmarkStart w:id="3064" w:name="_Toc323394952"/>
      <w:bookmarkStart w:id="3065" w:name="_Toc323394953"/>
      <w:bookmarkStart w:id="3066" w:name="_Toc323394954"/>
      <w:bookmarkStart w:id="3067" w:name="_Toc323394955"/>
      <w:bookmarkStart w:id="3068" w:name="_Toc323394956"/>
      <w:bookmarkStart w:id="3069" w:name="_Toc323394957"/>
      <w:bookmarkStart w:id="3070" w:name="_Toc323394958"/>
      <w:bookmarkStart w:id="3071" w:name="_Toc323394959"/>
      <w:bookmarkStart w:id="3072" w:name="_Toc323394960"/>
      <w:bookmarkStart w:id="3073" w:name="_Toc323394961"/>
      <w:bookmarkStart w:id="3074" w:name="_Toc323394962"/>
      <w:bookmarkStart w:id="3075" w:name="_Toc323394963"/>
      <w:bookmarkStart w:id="3076" w:name="_Toc323394964"/>
      <w:bookmarkStart w:id="3077" w:name="_Toc323394965"/>
      <w:bookmarkStart w:id="3078" w:name="_Toc323394966"/>
      <w:bookmarkStart w:id="3079" w:name="_Toc323394967"/>
      <w:bookmarkStart w:id="3080" w:name="_Toc323394968"/>
      <w:bookmarkStart w:id="3081" w:name="_Toc323394969"/>
      <w:bookmarkStart w:id="3082" w:name="_Toc323394970"/>
      <w:bookmarkStart w:id="3083" w:name="_Toc323394971"/>
      <w:bookmarkStart w:id="3084" w:name="_Toc323394972"/>
      <w:bookmarkStart w:id="3085" w:name="_Toc323394973"/>
      <w:bookmarkStart w:id="3086" w:name="_Toc323394974"/>
      <w:bookmarkStart w:id="3087" w:name="_Toc323394975"/>
      <w:bookmarkStart w:id="3088" w:name="_Toc323394976"/>
      <w:bookmarkStart w:id="3089" w:name="_Toc323394977"/>
      <w:bookmarkStart w:id="3090" w:name="_Toc323394978"/>
      <w:bookmarkStart w:id="3091" w:name="_Toc323394979"/>
      <w:bookmarkStart w:id="3092" w:name="_Toc323394980"/>
      <w:bookmarkStart w:id="3093" w:name="_Toc323394981"/>
      <w:bookmarkStart w:id="3094" w:name="_Toc323394982"/>
      <w:bookmarkStart w:id="3095" w:name="_Toc323394983"/>
      <w:bookmarkStart w:id="3096" w:name="_Toc323394984"/>
      <w:bookmarkStart w:id="3097" w:name="_Toc323394985"/>
      <w:bookmarkStart w:id="3098" w:name="_Toc323394986"/>
      <w:bookmarkStart w:id="3099" w:name="_Toc323394987"/>
      <w:bookmarkStart w:id="3100" w:name="_Toc323395127"/>
      <w:bookmarkStart w:id="3101" w:name="_Toc323395128"/>
      <w:bookmarkStart w:id="3102" w:name="_Toc323395129"/>
      <w:bookmarkStart w:id="3103" w:name="_Toc323395130"/>
      <w:bookmarkStart w:id="3104" w:name="_Toc323395131"/>
      <w:bookmarkStart w:id="3105" w:name="_Toc323395132"/>
      <w:bookmarkStart w:id="3106" w:name="_Toc323395133"/>
      <w:bookmarkStart w:id="3107" w:name="_Toc323395134"/>
      <w:bookmarkStart w:id="3108" w:name="_Toc323395135"/>
      <w:bookmarkStart w:id="3109" w:name="_Toc323395136"/>
      <w:bookmarkStart w:id="3110" w:name="_Toc323395137"/>
      <w:bookmarkStart w:id="3111" w:name="_Toc323395138"/>
      <w:bookmarkStart w:id="3112" w:name="_Toc323395139"/>
      <w:bookmarkStart w:id="3113" w:name="_Toc323395140"/>
      <w:bookmarkStart w:id="3114" w:name="_Toc323395141"/>
      <w:bookmarkStart w:id="3115" w:name="_Toc323395142"/>
      <w:bookmarkStart w:id="3116" w:name="_Toc323395143"/>
      <w:bookmarkStart w:id="3117" w:name="_Toc323395144"/>
      <w:bookmarkStart w:id="3118" w:name="_Toc323395145"/>
      <w:bookmarkStart w:id="3119" w:name="_Toc323395146"/>
      <w:bookmarkStart w:id="3120" w:name="_Toc323395147"/>
      <w:bookmarkStart w:id="3121" w:name="_Toc323395148"/>
      <w:bookmarkStart w:id="3122" w:name="_Toc323395149"/>
      <w:bookmarkStart w:id="3123" w:name="_Toc323395150"/>
      <w:bookmarkStart w:id="3124" w:name="_Toc323395151"/>
      <w:bookmarkStart w:id="3125" w:name="_Toc323395152"/>
      <w:bookmarkStart w:id="3126" w:name="_Toc323395153"/>
      <w:bookmarkStart w:id="3127" w:name="_Toc323395154"/>
      <w:bookmarkStart w:id="3128" w:name="_Toc323395155"/>
      <w:bookmarkStart w:id="3129" w:name="_Toc323395156"/>
      <w:bookmarkStart w:id="3130" w:name="_Toc323395157"/>
      <w:bookmarkStart w:id="3131" w:name="_Toc323395158"/>
      <w:bookmarkStart w:id="3132" w:name="_Toc323395159"/>
      <w:bookmarkStart w:id="3133" w:name="_Toc323395160"/>
      <w:bookmarkStart w:id="3134" w:name="_Toc323395161"/>
      <w:bookmarkStart w:id="3135" w:name="_Toc323395162"/>
      <w:bookmarkStart w:id="3136" w:name="_Toc323395163"/>
      <w:bookmarkStart w:id="3137" w:name="_Toc323395164"/>
      <w:bookmarkStart w:id="3138" w:name="_Toc323395165"/>
      <w:bookmarkStart w:id="3139" w:name="_Toc323395166"/>
      <w:bookmarkStart w:id="3140" w:name="_Toc323395167"/>
      <w:bookmarkStart w:id="3141" w:name="_Toc323395168"/>
      <w:bookmarkStart w:id="3142" w:name="_Toc323395169"/>
      <w:bookmarkStart w:id="3143" w:name="_Toc323395170"/>
      <w:bookmarkStart w:id="3144" w:name="_Toc323395171"/>
      <w:bookmarkStart w:id="3145" w:name="_Toc323395172"/>
      <w:bookmarkStart w:id="3146" w:name="_Toc323395173"/>
      <w:bookmarkStart w:id="3147" w:name="_Toc323395174"/>
      <w:bookmarkStart w:id="3148" w:name="_Toc323395175"/>
      <w:bookmarkStart w:id="3149" w:name="_Toc323395176"/>
      <w:bookmarkStart w:id="3150" w:name="_Toc323395177"/>
      <w:bookmarkStart w:id="3151" w:name="_Toc323395178"/>
      <w:bookmarkStart w:id="3152" w:name="_Toc323395179"/>
      <w:bookmarkStart w:id="3153" w:name="_Toc323395180"/>
      <w:bookmarkStart w:id="3154" w:name="_Toc323395181"/>
      <w:bookmarkStart w:id="3155" w:name="_Toc323395182"/>
      <w:bookmarkStart w:id="3156" w:name="_Toc323395183"/>
      <w:bookmarkStart w:id="3157" w:name="_Toc323395184"/>
      <w:bookmarkStart w:id="3158" w:name="_Toc323395185"/>
      <w:bookmarkStart w:id="3159" w:name="_Toc323395186"/>
      <w:bookmarkStart w:id="3160" w:name="_Toc323395187"/>
      <w:bookmarkStart w:id="3161" w:name="_Toc323395188"/>
      <w:bookmarkStart w:id="3162" w:name="_Toc323395189"/>
      <w:bookmarkStart w:id="3163" w:name="_Toc323395190"/>
      <w:bookmarkStart w:id="3164" w:name="_Toc323395191"/>
      <w:bookmarkStart w:id="3165" w:name="_Toc323395192"/>
      <w:bookmarkStart w:id="3166" w:name="_Toc323395193"/>
      <w:bookmarkStart w:id="3167" w:name="_Toc323395194"/>
      <w:bookmarkStart w:id="3168" w:name="_Toc323395195"/>
      <w:bookmarkStart w:id="3169" w:name="_Toc323395196"/>
      <w:bookmarkStart w:id="3170" w:name="_Toc323395197"/>
      <w:bookmarkStart w:id="3171" w:name="_Toc323395198"/>
      <w:bookmarkStart w:id="3172" w:name="_Toc323395199"/>
      <w:bookmarkStart w:id="3173" w:name="_Toc323395200"/>
      <w:bookmarkStart w:id="3174" w:name="_Toc323395201"/>
      <w:bookmarkStart w:id="3175" w:name="_Toc323395202"/>
      <w:bookmarkStart w:id="3176" w:name="_Toc323395203"/>
      <w:bookmarkStart w:id="3177" w:name="_Toc323395204"/>
      <w:bookmarkStart w:id="3178" w:name="_Toc323395205"/>
      <w:bookmarkStart w:id="3179" w:name="_Toc323395206"/>
      <w:bookmarkStart w:id="3180" w:name="_Toc323395207"/>
      <w:bookmarkStart w:id="3181" w:name="_Toc323395208"/>
      <w:bookmarkStart w:id="3182" w:name="_Toc323395209"/>
      <w:bookmarkStart w:id="3183" w:name="_Toc323395210"/>
      <w:bookmarkStart w:id="3184" w:name="_Toc323395211"/>
      <w:bookmarkStart w:id="3185" w:name="_Toc323395212"/>
      <w:bookmarkStart w:id="3186" w:name="_Toc323395213"/>
      <w:bookmarkStart w:id="3187" w:name="_Toc323395214"/>
      <w:bookmarkStart w:id="3188" w:name="_Toc323395215"/>
      <w:bookmarkStart w:id="3189" w:name="_Toc323395216"/>
      <w:bookmarkStart w:id="3190" w:name="_Toc323395217"/>
      <w:bookmarkStart w:id="3191" w:name="_Toc323395218"/>
      <w:bookmarkStart w:id="3192" w:name="_Toc323395219"/>
      <w:bookmarkStart w:id="3193" w:name="_Toc323395220"/>
      <w:bookmarkStart w:id="3194" w:name="_Toc323395221"/>
      <w:bookmarkStart w:id="3195" w:name="_Toc323395222"/>
      <w:bookmarkStart w:id="3196" w:name="_Toc323395223"/>
      <w:bookmarkStart w:id="3197" w:name="_Toc323395224"/>
      <w:bookmarkStart w:id="3198" w:name="_Toc323395225"/>
      <w:bookmarkStart w:id="3199" w:name="_Toc323395226"/>
      <w:bookmarkStart w:id="3200" w:name="_Toc323395227"/>
      <w:bookmarkStart w:id="3201" w:name="_Toc323395228"/>
      <w:bookmarkStart w:id="3202" w:name="_Toc323395229"/>
      <w:bookmarkStart w:id="3203" w:name="_Toc323395230"/>
      <w:bookmarkStart w:id="3204" w:name="_Toc323395231"/>
      <w:bookmarkStart w:id="3205" w:name="_Toc323395232"/>
      <w:bookmarkStart w:id="3206" w:name="_Toc323395233"/>
      <w:bookmarkStart w:id="3207" w:name="_Toc323395234"/>
      <w:bookmarkStart w:id="3208" w:name="_Toc323395235"/>
      <w:bookmarkStart w:id="3209" w:name="_Toc323395236"/>
      <w:bookmarkStart w:id="3210" w:name="_Toc323395237"/>
      <w:bookmarkStart w:id="3211" w:name="_Toc323395238"/>
      <w:bookmarkStart w:id="3212" w:name="_Toc323395239"/>
      <w:bookmarkStart w:id="3213" w:name="_Toc323395240"/>
      <w:bookmarkStart w:id="3214" w:name="_Toc323395241"/>
      <w:bookmarkStart w:id="3215" w:name="_Toc323395242"/>
      <w:bookmarkStart w:id="3216" w:name="_Toc323395243"/>
      <w:bookmarkStart w:id="3217" w:name="_Toc323395244"/>
      <w:bookmarkStart w:id="3218" w:name="_Toc323395245"/>
      <w:bookmarkStart w:id="3219" w:name="_Toc323395246"/>
      <w:bookmarkStart w:id="3220" w:name="_Toc323395247"/>
      <w:bookmarkStart w:id="3221" w:name="_Toc323395248"/>
      <w:bookmarkStart w:id="3222" w:name="_Toc323395249"/>
      <w:bookmarkStart w:id="3223" w:name="_Toc323395250"/>
      <w:bookmarkStart w:id="3224" w:name="_Toc323395251"/>
      <w:bookmarkStart w:id="3225" w:name="_Toc323395252"/>
      <w:bookmarkStart w:id="3226" w:name="_Toc323395253"/>
      <w:bookmarkStart w:id="3227" w:name="_Toc323395254"/>
      <w:bookmarkStart w:id="3228" w:name="_Toc323395255"/>
      <w:bookmarkStart w:id="3229" w:name="_Toc323395256"/>
      <w:bookmarkStart w:id="3230" w:name="_Toc323395257"/>
      <w:bookmarkStart w:id="3231" w:name="_Toc323395258"/>
      <w:bookmarkStart w:id="3232" w:name="_Toc323395259"/>
      <w:bookmarkStart w:id="3233" w:name="_Toc323395260"/>
      <w:bookmarkStart w:id="3234" w:name="_Toc323395261"/>
      <w:bookmarkStart w:id="3235" w:name="_Toc323395262"/>
      <w:bookmarkStart w:id="3236" w:name="_Toc323395263"/>
      <w:bookmarkStart w:id="3237" w:name="_Toc323395264"/>
      <w:bookmarkStart w:id="3238" w:name="_Toc323395265"/>
      <w:bookmarkStart w:id="3239" w:name="_Toc323395266"/>
      <w:bookmarkStart w:id="3240" w:name="_Toc323395267"/>
      <w:bookmarkStart w:id="3241" w:name="_Toc323395268"/>
      <w:bookmarkStart w:id="3242" w:name="_Toc323395269"/>
      <w:bookmarkStart w:id="3243" w:name="_Toc323395270"/>
      <w:bookmarkStart w:id="3244" w:name="_Toc323395271"/>
      <w:bookmarkStart w:id="3245" w:name="_Toc323395272"/>
      <w:bookmarkStart w:id="3246" w:name="_Toc323395273"/>
      <w:bookmarkStart w:id="3247" w:name="_Toc323395274"/>
      <w:bookmarkStart w:id="3248" w:name="_Toc323395275"/>
      <w:bookmarkStart w:id="3249" w:name="_Toc323395276"/>
      <w:bookmarkStart w:id="3250" w:name="_Toc323395277"/>
      <w:bookmarkStart w:id="3251" w:name="_Toc323395278"/>
      <w:bookmarkStart w:id="3252" w:name="_Toc323395279"/>
      <w:bookmarkStart w:id="3253" w:name="_Toc323395280"/>
      <w:bookmarkStart w:id="3254" w:name="_Toc323395281"/>
      <w:bookmarkStart w:id="3255" w:name="_Toc323395282"/>
      <w:bookmarkStart w:id="3256" w:name="_Toc323395283"/>
      <w:bookmarkStart w:id="3257" w:name="_Toc323395284"/>
      <w:bookmarkStart w:id="3258" w:name="_Toc323395285"/>
      <w:bookmarkStart w:id="3259" w:name="_Toc323395286"/>
      <w:bookmarkStart w:id="3260" w:name="_Toc323395287"/>
      <w:bookmarkStart w:id="3261" w:name="_Toc323395288"/>
      <w:bookmarkStart w:id="3262" w:name="_Toc323395289"/>
      <w:bookmarkStart w:id="3263" w:name="_Toc323395290"/>
      <w:bookmarkStart w:id="3264" w:name="_Toc323395291"/>
      <w:bookmarkStart w:id="3265" w:name="_Toc323395292"/>
      <w:bookmarkStart w:id="3266" w:name="_Toc323395293"/>
      <w:bookmarkStart w:id="3267" w:name="_Toc323395294"/>
      <w:bookmarkStart w:id="3268" w:name="_Toc323395295"/>
      <w:bookmarkStart w:id="3269" w:name="_Toc323395296"/>
      <w:bookmarkStart w:id="3270" w:name="_Toc323395297"/>
      <w:bookmarkStart w:id="3271" w:name="_Toc323395298"/>
      <w:bookmarkStart w:id="3272" w:name="_Toc323395299"/>
      <w:bookmarkStart w:id="3273" w:name="_Toc323395300"/>
      <w:bookmarkStart w:id="3274" w:name="_Toc323395301"/>
      <w:bookmarkStart w:id="3275" w:name="_Toc323395302"/>
      <w:bookmarkStart w:id="3276" w:name="_Toc323395303"/>
      <w:bookmarkStart w:id="3277" w:name="_Toc323395304"/>
      <w:bookmarkStart w:id="3278" w:name="_Toc323395305"/>
      <w:bookmarkStart w:id="3279" w:name="_Toc323395306"/>
      <w:bookmarkStart w:id="3280" w:name="_Toc323395307"/>
      <w:bookmarkStart w:id="3281" w:name="_Toc323395308"/>
      <w:bookmarkStart w:id="3282" w:name="_Toc323395309"/>
      <w:bookmarkStart w:id="3283" w:name="_Toc323395310"/>
      <w:bookmarkStart w:id="3284" w:name="_Toc323395311"/>
      <w:bookmarkStart w:id="3285" w:name="_Toc323395312"/>
      <w:bookmarkStart w:id="3286" w:name="_Toc323395313"/>
      <w:bookmarkStart w:id="3287" w:name="_Toc323395314"/>
      <w:bookmarkStart w:id="3288" w:name="_Toc323395315"/>
      <w:bookmarkStart w:id="3289" w:name="_Toc323395316"/>
      <w:bookmarkStart w:id="3290" w:name="_Toc323395317"/>
      <w:bookmarkStart w:id="3291" w:name="_Toc323395318"/>
      <w:bookmarkStart w:id="3292" w:name="_Toc323395319"/>
      <w:bookmarkStart w:id="3293" w:name="_Toc323395320"/>
      <w:bookmarkStart w:id="3294" w:name="_Toc323395321"/>
      <w:bookmarkStart w:id="3295" w:name="_Toc323395322"/>
      <w:bookmarkStart w:id="3296" w:name="_Toc323395323"/>
      <w:bookmarkStart w:id="3297" w:name="_Toc323395324"/>
      <w:bookmarkStart w:id="3298" w:name="_Toc323395325"/>
      <w:bookmarkStart w:id="3299" w:name="_Toc323395326"/>
      <w:bookmarkStart w:id="3300" w:name="_Toc323395327"/>
      <w:bookmarkStart w:id="3301" w:name="_Toc323395328"/>
      <w:bookmarkStart w:id="3302" w:name="_Toc323395329"/>
      <w:bookmarkStart w:id="3303" w:name="_Toc323395330"/>
      <w:bookmarkStart w:id="3304" w:name="_Toc323395331"/>
      <w:bookmarkStart w:id="3305" w:name="_Toc323395332"/>
      <w:bookmarkStart w:id="3306" w:name="_Toc323395333"/>
      <w:bookmarkStart w:id="3307" w:name="_Toc323395334"/>
      <w:bookmarkStart w:id="3308" w:name="_Toc323395335"/>
      <w:bookmarkStart w:id="3309" w:name="_Toc323395336"/>
      <w:bookmarkStart w:id="3310" w:name="_Toc323395337"/>
      <w:bookmarkStart w:id="3311" w:name="_Toc323395338"/>
      <w:bookmarkStart w:id="3312" w:name="_Toc323395339"/>
      <w:bookmarkStart w:id="3313" w:name="_Toc323395340"/>
      <w:bookmarkStart w:id="3314" w:name="_Toc323395341"/>
      <w:bookmarkStart w:id="3315" w:name="_Toc323395342"/>
      <w:bookmarkStart w:id="3316" w:name="_Toc323395343"/>
      <w:bookmarkStart w:id="3317" w:name="_Toc323395344"/>
      <w:bookmarkStart w:id="3318" w:name="_Toc323395345"/>
      <w:bookmarkStart w:id="3319" w:name="_Toc323395346"/>
      <w:bookmarkStart w:id="3320" w:name="_Toc323395347"/>
      <w:bookmarkStart w:id="3321" w:name="_Toc323395348"/>
      <w:bookmarkStart w:id="3322" w:name="_Toc323395349"/>
      <w:bookmarkStart w:id="3323" w:name="_Toc323395350"/>
      <w:bookmarkStart w:id="3324" w:name="_Toc323395351"/>
      <w:bookmarkStart w:id="3325" w:name="_Toc323395352"/>
      <w:bookmarkStart w:id="3326" w:name="_Toc323395353"/>
      <w:bookmarkStart w:id="3327" w:name="_Toc323395354"/>
      <w:bookmarkStart w:id="3328" w:name="_Toc323395355"/>
      <w:bookmarkStart w:id="3329" w:name="_Toc323395356"/>
      <w:bookmarkStart w:id="3330" w:name="_Toc323395357"/>
      <w:bookmarkStart w:id="3331" w:name="_Toc323395358"/>
      <w:bookmarkStart w:id="3332" w:name="_Toc323395359"/>
      <w:bookmarkStart w:id="3333" w:name="_Toc323395360"/>
      <w:bookmarkStart w:id="3334" w:name="_Toc323395361"/>
      <w:bookmarkStart w:id="3335" w:name="_Toc323395362"/>
      <w:bookmarkStart w:id="3336" w:name="_Toc323395363"/>
      <w:bookmarkStart w:id="3337" w:name="_Toc323395364"/>
      <w:bookmarkStart w:id="3338" w:name="_Toc323395365"/>
      <w:bookmarkStart w:id="3339" w:name="_Toc323395366"/>
      <w:bookmarkStart w:id="3340" w:name="_Toc323395367"/>
      <w:bookmarkStart w:id="3341" w:name="_Toc323395368"/>
      <w:bookmarkStart w:id="3342" w:name="_Toc323395369"/>
      <w:bookmarkStart w:id="3343" w:name="_Toc323395370"/>
      <w:bookmarkStart w:id="3344" w:name="_Toc323395371"/>
      <w:bookmarkStart w:id="3345" w:name="_Toc323395372"/>
      <w:bookmarkStart w:id="3346" w:name="_Toc323395373"/>
      <w:bookmarkStart w:id="3347" w:name="_Toc323395374"/>
      <w:bookmarkStart w:id="3348" w:name="_Toc323395375"/>
      <w:bookmarkStart w:id="3349" w:name="_Toc323395376"/>
      <w:bookmarkStart w:id="3350" w:name="_Toc323395377"/>
      <w:bookmarkStart w:id="3351" w:name="_Toc323395378"/>
      <w:bookmarkStart w:id="3352" w:name="_Toc323395379"/>
      <w:bookmarkStart w:id="3353" w:name="_Toc323395380"/>
      <w:bookmarkStart w:id="3354" w:name="_Toc323395381"/>
      <w:bookmarkStart w:id="3355" w:name="_Toc323395382"/>
      <w:bookmarkStart w:id="3356" w:name="_Toc323395383"/>
      <w:bookmarkStart w:id="3357" w:name="_Toc323395384"/>
      <w:bookmarkStart w:id="3358" w:name="_Toc323395385"/>
      <w:bookmarkStart w:id="3359" w:name="_Toc323395386"/>
      <w:bookmarkStart w:id="3360" w:name="_Toc323395387"/>
      <w:bookmarkStart w:id="3361" w:name="_Toc323395388"/>
      <w:bookmarkStart w:id="3362" w:name="_Toc323395389"/>
      <w:bookmarkStart w:id="3363" w:name="_Toc323395390"/>
      <w:bookmarkStart w:id="3364" w:name="_Toc323395391"/>
      <w:bookmarkStart w:id="3365" w:name="_Toc323395392"/>
      <w:bookmarkStart w:id="3366" w:name="_Toc323395393"/>
      <w:bookmarkStart w:id="3367" w:name="_Toc323395394"/>
      <w:bookmarkStart w:id="3368" w:name="_Toc323395395"/>
      <w:bookmarkStart w:id="3369" w:name="_Toc323395396"/>
      <w:bookmarkStart w:id="3370" w:name="_Toc323395397"/>
      <w:bookmarkStart w:id="3371" w:name="_Toc323395398"/>
      <w:bookmarkStart w:id="3372" w:name="_Toc323395399"/>
      <w:bookmarkStart w:id="3373" w:name="_Toc323395525"/>
      <w:bookmarkStart w:id="3374" w:name="_Toc323395534"/>
      <w:bookmarkStart w:id="3375" w:name="_Toc323395535"/>
      <w:bookmarkStart w:id="3376" w:name="_Toc323395536"/>
      <w:bookmarkStart w:id="3377" w:name="_Toc323395537"/>
      <w:bookmarkStart w:id="3378" w:name="_Toc323395538"/>
      <w:bookmarkStart w:id="3379" w:name="_Toc323395539"/>
      <w:bookmarkStart w:id="3380" w:name="_Toc323395540"/>
      <w:bookmarkStart w:id="3381" w:name="_Toc323395541"/>
      <w:bookmarkStart w:id="3382" w:name="_Toc323395542"/>
      <w:bookmarkStart w:id="3383" w:name="_Toc323395543"/>
      <w:bookmarkStart w:id="3384" w:name="_Toc323395544"/>
      <w:bookmarkStart w:id="3385" w:name="_Toc323395545"/>
      <w:bookmarkStart w:id="3386" w:name="_Toc323395546"/>
      <w:bookmarkStart w:id="3387" w:name="_Toc323395547"/>
      <w:bookmarkStart w:id="3388" w:name="_Toc323395548"/>
      <w:bookmarkStart w:id="3389" w:name="_Toc323395549"/>
      <w:bookmarkStart w:id="3390" w:name="_Toc323395550"/>
      <w:bookmarkStart w:id="3391" w:name="_Toc323395551"/>
      <w:bookmarkStart w:id="3392" w:name="_Toc323395657"/>
      <w:bookmarkStart w:id="3393" w:name="_Toc323395666"/>
      <w:bookmarkStart w:id="3394" w:name="_Toc323395667"/>
      <w:bookmarkStart w:id="3395" w:name="_Toc323395668"/>
      <w:bookmarkStart w:id="3396" w:name="_Toc323395669"/>
      <w:bookmarkStart w:id="3397" w:name="_Toc323395670"/>
      <w:bookmarkStart w:id="3398" w:name="_Toc323395671"/>
      <w:bookmarkStart w:id="3399" w:name="_Toc323395672"/>
      <w:bookmarkStart w:id="3400" w:name="_Toc323395673"/>
      <w:bookmarkStart w:id="3401" w:name="_Toc323395674"/>
      <w:bookmarkStart w:id="3402" w:name="_Toc323395675"/>
      <w:bookmarkStart w:id="3403" w:name="_Toc323395676"/>
      <w:bookmarkStart w:id="3404" w:name="_Toc323395677"/>
      <w:bookmarkStart w:id="3405" w:name="_Toc323395678"/>
      <w:bookmarkStart w:id="3406" w:name="_Toc323395679"/>
      <w:bookmarkStart w:id="3407" w:name="_Toc323395680"/>
      <w:bookmarkStart w:id="3408" w:name="_Toc323395681"/>
      <w:bookmarkStart w:id="3409" w:name="_Toc323395682"/>
      <w:bookmarkStart w:id="3410" w:name="_Toc323395683"/>
      <w:bookmarkStart w:id="3411" w:name="_Toc323395780"/>
      <w:bookmarkStart w:id="3412" w:name="_Toc323395789"/>
      <w:bookmarkStart w:id="3413" w:name="_Toc323395790"/>
      <w:bookmarkStart w:id="3414" w:name="_Toc323395791"/>
      <w:bookmarkStart w:id="3415" w:name="_Toc323395792"/>
      <w:bookmarkStart w:id="3416" w:name="_Toc323395793"/>
      <w:bookmarkStart w:id="3417" w:name="_Toc323395794"/>
      <w:bookmarkStart w:id="3418" w:name="_Toc323395795"/>
      <w:bookmarkStart w:id="3419" w:name="_Toc323395796"/>
      <w:bookmarkStart w:id="3420" w:name="_Toc323395797"/>
      <w:bookmarkStart w:id="3421" w:name="_Toc323395798"/>
      <w:bookmarkStart w:id="3422" w:name="_Toc323395799"/>
      <w:bookmarkStart w:id="3423" w:name="_Toc323395800"/>
      <w:bookmarkStart w:id="3424" w:name="_Toc323395801"/>
      <w:bookmarkStart w:id="3425" w:name="_Toc323395802"/>
      <w:bookmarkStart w:id="3426" w:name="_Toc323395803"/>
      <w:bookmarkStart w:id="3427" w:name="_Toc323395804"/>
      <w:bookmarkStart w:id="3428" w:name="_Toc323395805"/>
      <w:bookmarkStart w:id="3429" w:name="_Toc323395891"/>
      <w:bookmarkStart w:id="3430" w:name="_Toc323395892"/>
      <w:bookmarkStart w:id="3431" w:name="_Toc323395893"/>
      <w:bookmarkStart w:id="3432" w:name="_Toc323395894"/>
      <w:bookmarkStart w:id="3433" w:name="_Toc323395895"/>
      <w:bookmarkStart w:id="3434" w:name="_Toc323395896"/>
      <w:bookmarkStart w:id="3435" w:name="_Toc323395897"/>
      <w:bookmarkStart w:id="3436" w:name="_Toc323395898"/>
      <w:bookmarkStart w:id="3437" w:name="_Toc323395899"/>
      <w:bookmarkStart w:id="3438" w:name="_Toc323395900"/>
      <w:bookmarkStart w:id="3439" w:name="_Toc323395901"/>
      <w:bookmarkStart w:id="3440" w:name="_Toc323395902"/>
      <w:bookmarkStart w:id="3441" w:name="_Toc323395903"/>
      <w:bookmarkStart w:id="3442" w:name="_Toc323395904"/>
      <w:bookmarkStart w:id="3443" w:name="_Toc323395905"/>
      <w:bookmarkStart w:id="3444" w:name="_Toc323395906"/>
      <w:bookmarkStart w:id="3445" w:name="_Toc323395907"/>
      <w:bookmarkStart w:id="3446" w:name="_Toc323396011"/>
      <w:bookmarkStart w:id="3447" w:name="_Toc323396012"/>
      <w:bookmarkStart w:id="3448" w:name="_Toc323396013"/>
      <w:bookmarkStart w:id="3449" w:name="_Toc323396014"/>
      <w:bookmarkStart w:id="3450" w:name="_Toc323396015"/>
      <w:bookmarkStart w:id="3451" w:name="_Toc323396016"/>
      <w:bookmarkStart w:id="3452" w:name="_Toc323396017"/>
      <w:bookmarkStart w:id="3453" w:name="_Toc323396018"/>
      <w:bookmarkStart w:id="3454" w:name="_Toc323396019"/>
      <w:bookmarkStart w:id="3455" w:name="_Toc323396020"/>
      <w:bookmarkStart w:id="3456" w:name="_Toc323396021"/>
      <w:bookmarkStart w:id="3457" w:name="_Toc323396022"/>
      <w:bookmarkStart w:id="3458" w:name="_Toc323396023"/>
      <w:bookmarkStart w:id="3459" w:name="_Toc323396024"/>
      <w:bookmarkStart w:id="3460" w:name="_Toc323396025"/>
      <w:bookmarkStart w:id="3461" w:name="_Toc323396026"/>
      <w:bookmarkStart w:id="3462" w:name="_Toc323396027"/>
      <w:bookmarkStart w:id="3463" w:name="_Toc323396117"/>
      <w:bookmarkStart w:id="3464" w:name="_Toc323396118"/>
      <w:bookmarkStart w:id="3465" w:name="_Toc323396119"/>
      <w:bookmarkStart w:id="3466" w:name="_Toc323396120"/>
      <w:bookmarkStart w:id="3467" w:name="_Toc323396121"/>
      <w:bookmarkStart w:id="3468" w:name="_Toc323396122"/>
      <w:bookmarkStart w:id="3469" w:name="_Toc323396123"/>
      <w:bookmarkStart w:id="3470" w:name="_Toc323396124"/>
      <w:bookmarkStart w:id="3471" w:name="_Toc323396125"/>
      <w:bookmarkStart w:id="3472" w:name="_Toc323396126"/>
      <w:bookmarkStart w:id="3473" w:name="_Toc323396127"/>
      <w:bookmarkStart w:id="3474" w:name="_Toc323396128"/>
      <w:bookmarkStart w:id="3475" w:name="_Toc323396129"/>
      <w:bookmarkStart w:id="3476" w:name="_Toc323396130"/>
      <w:bookmarkStart w:id="3477" w:name="_Toc323396131"/>
      <w:bookmarkStart w:id="3478" w:name="_Toc323396132"/>
      <w:bookmarkStart w:id="3479" w:name="_Toc323396133"/>
      <w:bookmarkStart w:id="3480" w:name="_Toc323396134"/>
      <w:bookmarkStart w:id="3481" w:name="_Toc323396135"/>
      <w:bookmarkStart w:id="3482" w:name="_Toc323396136"/>
      <w:bookmarkStart w:id="3483" w:name="_Toc323396137"/>
      <w:bookmarkStart w:id="3484" w:name="_Toc323396138"/>
      <w:bookmarkStart w:id="3485" w:name="_Toc323396269"/>
      <w:bookmarkStart w:id="3486" w:name="_Toc323396278"/>
      <w:bookmarkStart w:id="3487" w:name="_Toc323396287"/>
      <w:bookmarkStart w:id="3488" w:name="_Toc323396288"/>
      <w:bookmarkStart w:id="3489" w:name="_Toc323396289"/>
      <w:bookmarkStart w:id="3490" w:name="_Toc323396290"/>
      <w:bookmarkStart w:id="3491" w:name="_Toc323396291"/>
      <w:bookmarkStart w:id="3492" w:name="_Toc323396292"/>
      <w:bookmarkStart w:id="3493" w:name="_Toc323396293"/>
      <w:bookmarkStart w:id="3494" w:name="_Toc323396294"/>
      <w:bookmarkStart w:id="3495" w:name="_Toc323396295"/>
      <w:bookmarkStart w:id="3496" w:name="_Toc323396296"/>
      <w:bookmarkStart w:id="3497" w:name="_Toc323396297"/>
      <w:bookmarkStart w:id="3498" w:name="_Toc323396298"/>
      <w:bookmarkStart w:id="3499" w:name="_Toc323396299"/>
      <w:bookmarkStart w:id="3500" w:name="_Toc323396300"/>
      <w:bookmarkStart w:id="3501" w:name="_Toc323396301"/>
      <w:bookmarkStart w:id="3502" w:name="_Toc323396302"/>
      <w:bookmarkStart w:id="3503" w:name="_Toc323396303"/>
      <w:bookmarkStart w:id="3504" w:name="_Toc323396304"/>
      <w:bookmarkStart w:id="3505" w:name="_Toc323396419"/>
      <w:bookmarkStart w:id="3506" w:name="_Toc323396420"/>
      <w:bookmarkStart w:id="3507" w:name="_Toc323396421"/>
      <w:bookmarkStart w:id="3508" w:name="_Toc323396422"/>
      <w:bookmarkStart w:id="3509" w:name="_Toc323396423"/>
      <w:bookmarkStart w:id="3510" w:name="_Toc323396424"/>
      <w:bookmarkStart w:id="3511" w:name="_Toc323396425"/>
      <w:bookmarkStart w:id="3512" w:name="_Toc323396426"/>
      <w:bookmarkStart w:id="3513" w:name="_Toc323396427"/>
      <w:bookmarkStart w:id="3514" w:name="_Toc323396428"/>
      <w:bookmarkStart w:id="3515" w:name="_Toc323396429"/>
      <w:bookmarkStart w:id="3516" w:name="_Toc323396430"/>
      <w:bookmarkStart w:id="3517" w:name="_Toc323396431"/>
      <w:bookmarkStart w:id="3518" w:name="_Toc323396432"/>
      <w:bookmarkStart w:id="3519" w:name="_Toc323396433"/>
      <w:bookmarkStart w:id="3520" w:name="_Toc323396434"/>
      <w:bookmarkStart w:id="3521" w:name="_Toc323396435"/>
      <w:bookmarkStart w:id="3522" w:name="_Toc323396436"/>
      <w:bookmarkStart w:id="3523" w:name="_Toc323396437"/>
      <w:bookmarkStart w:id="3524" w:name="_Toc323396520"/>
      <w:bookmarkStart w:id="3525" w:name="_Toc311038027"/>
      <w:bookmarkStart w:id="3526" w:name="_Toc311203347"/>
      <w:bookmarkStart w:id="3527" w:name="_Toc311537849"/>
      <w:bookmarkStart w:id="3528" w:name="_Toc311038028"/>
      <w:bookmarkStart w:id="3529" w:name="_Toc311203348"/>
      <w:bookmarkStart w:id="3530" w:name="_Toc311537850"/>
      <w:bookmarkStart w:id="3531" w:name="_Toc311038029"/>
      <w:bookmarkStart w:id="3532" w:name="_Toc311203349"/>
      <w:bookmarkStart w:id="3533" w:name="_Toc311537851"/>
      <w:bookmarkStart w:id="3534" w:name="_Toc311038030"/>
      <w:bookmarkStart w:id="3535" w:name="_Toc311203350"/>
      <w:bookmarkStart w:id="3536" w:name="_Toc311537852"/>
      <w:bookmarkStart w:id="3537" w:name="_Toc311038031"/>
      <w:bookmarkStart w:id="3538" w:name="_Toc311203351"/>
      <w:bookmarkStart w:id="3539" w:name="_Toc311537853"/>
      <w:bookmarkStart w:id="3540" w:name="_Toc311038032"/>
      <w:bookmarkStart w:id="3541" w:name="_Toc311203352"/>
      <w:bookmarkStart w:id="3542" w:name="_Toc311537854"/>
      <w:bookmarkStart w:id="3543" w:name="_Toc311038033"/>
      <w:bookmarkStart w:id="3544" w:name="_Toc311203353"/>
      <w:bookmarkStart w:id="3545" w:name="_Toc311537855"/>
      <w:bookmarkStart w:id="3546" w:name="_Toc311038034"/>
      <w:bookmarkStart w:id="3547" w:name="_Toc311203354"/>
      <w:bookmarkStart w:id="3548" w:name="_Toc311537856"/>
      <w:bookmarkStart w:id="3549" w:name="_Toc311038035"/>
      <w:bookmarkStart w:id="3550" w:name="_Toc311203355"/>
      <w:bookmarkStart w:id="3551" w:name="_Toc311537857"/>
      <w:bookmarkStart w:id="3552" w:name="_Toc311038036"/>
      <w:bookmarkStart w:id="3553" w:name="_Toc311203356"/>
      <w:bookmarkStart w:id="3554" w:name="_Toc311537858"/>
      <w:bookmarkStart w:id="3555" w:name="_Toc311038037"/>
      <w:bookmarkStart w:id="3556" w:name="_Toc311203357"/>
      <w:bookmarkStart w:id="3557" w:name="_Toc311537859"/>
      <w:bookmarkStart w:id="3558" w:name="_Toc311038038"/>
      <w:bookmarkStart w:id="3559" w:name="_Toc311203358"/>
      <w:bookmarkStart w:id="3560" w:name="_Toc311537860"/>
      <w:bookmarkStart w:id="3561" w:name="_Toc311038039"/>
      <w:bookmarkStart w:id="3562" w:name="_Toc311203359"/>
      <w:bookmarkStart w:id="3563" w:name="_Toc311537861"/>
      <w:bookmarkStart w:id="3564" w:name="_Toc311038040"/>
      <w:bookmarkStart w:id="3565" w:name="_Toc311203360"/>
      <w:bookmarkStart w:id="3566" w:name="_Toc311537862"/>
      <w:bookmarkStart w:id="3567" w:name="_Toc311038041"/>
      <w:bookmarkStart w:id="3568" w:name="_Toc311203361"/>
      <w:bookmarkStart w:id="3569" w:name="_Toc311537863"/>
      <w:bookmarkStart w:id="3570" w:name="_Toc311038042"/>
      <w:bookmarkStart w:id="3571" w:name="_Toc311203362"/>
      <w:bookmarkStart w:id="3572" w:name="_Toc311537864"/>
      <w:bookmarkStart w:id="3573" w:name="_Toc311038043"/>
      <w:bookmarkStart w:id="3574" w:name="_Toc311203363"/>
      <w:bookmarkStart w:id="3575" w:name="_Toc311537865"/>
      <w:bookmarkStart w:id="3576" w:name="_Toc311038044"/>
      <w:bookmarkStart w:id="3577" w:name="_Toc311203364"/>
      <w:bookmarkStart w:id="3578" w:name="_Toc311537866"/>
      <w:bookmarkStart w:id="3579" w:name="_Toc311038213"/>
      <w:bookmarkStart w:id="3580" w:name="_Toc311203533"/>
      <w:bookmarkStart w:id="3581" w:name="_Toc311538035"/>
      <w:bookmarkStart w:id="3582" w:name="_Toc311038214"/>
      <w:bookmarkStart w:id="3583" w:name="_Toc311203534"/>
      <w:bookmarkStart w:id="3584" w:name="_Toc311538036"/>
      <w:bookmarkStart w:id="3585" w:name="_Toc311038215"/>
      <w:bookmarkStart w:id="3586" w:name="_Toc311203535"/>
      <w:bookmarkStart w:id="3587" w:name="_Toc311538037"/>
      <w:bookmarkStart w:id="3588" w:name="_Toc311038216"/>
      <w:bookmarkStart w:id="3589" w:name="_Toc311203536"/>
      <w:bookmarkStart w:id="3590" w:name="_Toc311538038"/>
      <w:bookmarkStart w:id="3591" w:name="_Toc311038217"/>
      <w:bookmarkStart w:id="3592" w:name="_Toc311203537"/>
      <w:bookmarkStart w:id="3593" w:name="_Toc311538039"/>
      <w:bookmarkStart w:id="3594" w:name="_Toc311038218"/>
      <w:bookmarkStart w:id="3595" w:name="_Toc311203538"/>
      <w:bookmarkStart w:id="3596" w:name="_Toc311538040"/>
      <w:bookmarkStart w:id="3597" w:name="_Toc311038219"/>
      <w:bookmarkStart w:id="3598" w:name="_Toc311203539"/>
      <w:bookmarkStart w:id="3599" w:name="_Toc311538041"/>
      <w:bookmarkStart w:id="3600" w:name="_Toc311038220"/>
      <w:bookmarkStart w:id="3601" w:name="_Toc311203540"/>
      <w:bookmarkStart w:id="3602" w:name="_Toc311538042"/>
      <w:bookmarkStart w:id="3603" w:name="_Toc311038221"/>
      <w:bookmarkStart w:id="3604" w:name="_Toc311203541"/>
      <w:bookmarkStart w:id="3605" w:name="_Toc311538043"/>
      <w:bookmarkStart w:id="3606" w:name="_Toc311038222"/>
      <w:bookmarkStart w:id="3607" w:name="_Toc311203542"/>
      <w:bookmarkStart w:id="3608" w:name="_Toc311538044"/>
      <w:bookmarkStart w:id="3609" w:name="_Toc311038223"/>
      <w:bookmarkStart w:id="3610" w:name="_Toc311203543"/>
      <w:bookmarkStart w:id="3611" w:name="_Toc311538045"/>
      <w:bookmarkStart w:id="3612" w:name="_Toc311038224"/>
      <w:bookmarkStart w:id="3613" w:name="_Toc311203544"/>
      <w:bookmarkStart w:id="3614" w:name="_Toc311538046"/>
      <w:bookmarkStart w:id="3615" w:name="_Toc311038225"/>
      <w:bookmarkStart w:id="3616" w:name="_Toc311203545"/>
      <w:bookmarkStart w:id="3617" w:name="_Toc311538047"/>
      <w:bookmarkStart w:id="3618" w:name="_Toc311038226"/>
      <w:bookmarkStart w:id="3619" w:name="_Toc311203546"/>
      <w:bookmarkStart w:id="3620" w:name="_Toc311538048"/>
      <w:bookmarkStart w:id="3621" w:name="_Toc311038227"/>
      <w:bookmarkStart w:id="3622" w:name="_Toc311203547"/>
      <w:bookmarkStart w:id="3623" w:name="_Toc311538049"/>
      <w:bookmarkStart w:id="3624" w:name="_Toc311038228"/>
      <w:bookmarkStart w:id="3625" w:name="_Toc311203548"/>
      <w:bookmarkStart w:id="3626" w:name="_Toc311538050"/>
      <w:bookmarkStart w:id="3627" w:name="_Toc311038229"/>
      <w:bookmarkStart w:id="3628" w:name="_Toc311203549"/>
      <w:bookmarkStart w:id="3629" w:name="_Toc311538051"/>
      <w:bookmarkStart w:id="3630" w:name="_Toc311038230"/>
      <w:bookmarkStart w:id="3631" w:name="_Toc311203550"/>
      <w:bookmarkStart w:id="3632" w:name="_Toc311538052"/>
      <w:bookmarkStart w:id="3633" w:name="_Toc311038231"/>
      <w:bookmarkStart w:id="3634" w:name="_Toc311203551"/>
      <w:bookmarkStart w:id="3635" w:name="_Toc311538053"/>
      <w:bookmarkStart w:id="3636" w:name="_Toc311038232"/>
      <w:bookmarkStart w:id="3637" w:name="_Toc311203552"/>
      <w:bookmarkStart w:id="3638" w:name="_Toc311538054"/>
      <w:bookmarkStart w:id="3639" w:name="_Toc311038233"/>
      <w:bookmarkStart w:id="3640" w:name="_Toc311203553"/>
      <w:bookmarkStart w:id="3641" w:name="_Toc311538055"/>
      <w:bookmarkStart w:id="3642" w:name="_Toc311038374"/>
      <w:bookmarkStart w:id="3643" w:name="_Toc311203694"/>
      <w:bookmarkStart w:id="3644" w:name="_Toc311538196"/>
      <w:bookmarkStart w:id="3645" w:name="_Toc311038375"/>
      <w:bookmarkStart w:id="3646" w:name="_Toc311203695"/>
      <w:bookmarkStart w:id="3647" w:name="_Toc311538197"/>
      <w:bookmarkStart w:id="3648" w:name="_Toc311038463"/>
      <w:bookmarkStart w:id="3649" w:name="_Toc311203783"/>
      <w:bookmarkStart w:id="3650" w:name="_Toc311538285"/>
      <w:bookmarkStart w:id="3651" w:name="_Toc311038533"/>
      <w:bookmarkStart w:id="3652" w:name="_Toc311203853"/>
      <w:bookmarkStart w:id="3653" w:name="_Toc311538355"/>
      <w:bookmarkStart w:id="3654" w:name="_Toc408834678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r w:rsidRPr="002F02C9">
        <w:rPr>
          <w:rPrChange w:id="3655" w:author="Chen, Ivy (陳素貞 IEC1)" w:date="2015-01-12T13:45:00Z">
            <w:rPr>
              <w:color w:val="0000FF"/>
              <w:u w:val="single"/>
            </w:rPr>
          </w:rPrChange>
        </w:rPr>
        <w:t>PAK CHN(TW) Label LightNo</w:t>
      </w:r>
      <w:r w:rsidRPr="002F02C9">
        <w:rPr>
          <w:rFonts w:hint="eastAsia"/>
          <w:rPrChange w:id="3656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维护界面</w:t>
      </w:r>
      <w:bookmarkEnd w:id="3654"/>
    </w:p>
    <w:p w:rsidR="002E4670" w:rsidRPr="002F02C9" w:rsidRDefault="00152C15" w:rsidP="002E4670">
      <w:pPr>
        <w:pStyle w:val="4"/>
        <w:rPr>
          <w:rPrChange w:id="3657" w:author="Chen, Ivy (陳素貞 IEC1)" w:date="2015-01-12T13:45:00Z">
            <w:rPr/>
          </w:rPrChange>
        </w:rPr>
      </w:pPr>
      <w:r w:rsidRPr="002F02C9">
        <w:rPr>
          <w:rFonts w:hint="eastAsia"/>
          <w:rPrChange w:id="3658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示意圖</w:t>
      </w:r>
    </w:p>
    <w:p w:rsidR="002E4670" w:rsidRPr="002F02C9" w:rsidRDefault="00152C15" w:rsidP="002E4670">
      <w:pPr>
        <w:jc w:val="center"/>
        <w:rPr>
          <w:rPrChange w:id="3659" w:author="Chen, Ivy (陳素貞 IEC1)" w:date="2015-01-12T13:45:00Z">
            <w:rPr/>
          </w:rPrChange>
        </w:rPr>
      </w:pPr>
      <w:r w:rsidRPr="002F02C9">
        <w:rPr>
          <w:noProof/>
          <w:rPrChange w:id="3660" w:author="Chen, Ivy (陳素貞 IEC1)" w:date="2015-01-12T13:45:00Z">
            <w:rPr>
              <w:noProof/>
            </w:rPr>
          </w:rPrChange>
        </w:rPr>
        <w:pict>
          <v:oval id="_x0000_s3758" style="position:absolute;left:0;text-align:left;margin-left:452.3pt;margin-top:289pt;width:19.45pt;height:17.25pt;z-index:251535872" fillcolor="yellow" strokecolor="red" strokeweight="1pt">
            <v:textbox style="mso-next-textbox:#_x0000_s3758;mso-fit-shape-to-text:t" inset="0,0,0,0">
              <w:txbxContent>
                <w:p w:rsidR="003B389F" w:rsidRPr="008721B4" w:rsidRDefault="003B389F" w:rsidP="0012751C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rFonts w:hint="eastAsia"/>
                      <w:b/>
                      <w:szCs w:val="20"/>
                    </w:rPr>
                    <w:t>9</w:t>
                  </w:r>
                </w:p>
              </w:txbxContent>
            </v:textbox>
          </v:oval>
        </w:pict>
      </w:r>
      <w:r w:rsidRPr="002F02C9">
        <w:rPr>
          <w:noProof/>
          <w:rPrChange w:id="3661" w:author="Chen, Ivy (陳素貞 IEC1)" w:date="2015-01-12T13:45:00Z">
            <w:rPr>
              <w:noProof/>
            </w:rPr>
          </w:rPrChange>
        </w:rPr>
        <w:pict>
          <v:oval id="_x0000_s3757" style="position:absolute;left:0;text-align:left;margin-left:452.3pt;margin-top:271.75pt;width:19.45pt;height:17.25pt;z-index:251534848" fillcolor="yellow" strokecolor="red" strokeweight="1pt">
            <v:textbox style="mso-next-textbox:#_x0000_s3757;mso-fit-shape-to-text:t" inset="0,0,0,0">
              <w:txbxContent>
                <w:p w:rsidR="003B389F" w:rsidRPr="008721B4" w:rsidRDefault="003B389F" w:rsidP="002E4670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rFonts w:hint="eastAsia"/>
                      <w:b/>
                      <w:szCs w:val="20"/>
                    </w:rPr>
                    <w:t>8</w:t>
                  </w:r>
                </w:p>
              </w:txbxContent>
            </v:textbox>
          </v:oval>
        </w:pict>
      </w:r>
      <w:r w:rsidRPr="002F02C9">
        <w:rPr>
          <w:noProof/>
          <w:rPrChange w:id="3662" w:author="Chen, Ivy (陳素貞 IEC1)" w:date="2015-01-12T13:45:00Z">
            <w:rPr>
              <w:noProof/>
            </w:rPr>
          </w:rPrChange>
        </w:rPr>
        <w:pict>
          <v:oval id="_x0000_s3756" style="position:absolute;left:0;text-align:left;margin-left:413.3pt;margin-top:271.75pt;width:19.45pt;height:17.25pt;z-index:251533824" fillcolor="yellow" strokecolor="red" strokeweight="1pt">
            <v:textbox style="mso-next-textbox:#_x0000_s3756;mso-fit-shape-to-text:t" inset="0,0,0,0">
              <w:txbxContent>
                <w:p w:rsidR="003B389F" w:rsidRPr="008721B4" w:rsidRDefault="003B389F" w:rsidP="002E4670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rFonts w:hint="eastAsia"/>
                      <w:b/>
                      <w:szCs w:val="20"/>
                    </w:rPr>
                    <w:t>7</w:t>
                  </w:r>
                </w:p>
              </w:txbxContent>
            </v:textbox>
          </v:oval>
        </w:pict>
      </w:r>
      <w:r w:rsidRPr="002F02C9">
        <w:rPr>
          <w:noProof/>
          <w:rPrChange w:id="3663" w:author="Chen, Ivy (陳素貞 IEC1)" w:date="2015-01-12T13:45:00Z">
            <w:rPr>
              <w:noProof/>
            </w:rPr>
          </w:rPrChange>
        </w:rPr>
        <w:pict>
          <v:oval id="_x0000_s3750" style="position:absolute;left:0;text-align:left;margin-left:291.8pt;margin-top:289pt;width:19.45pt;height:17.25pt;z-index:251527680" fillcolor="yellow" strokecolor="red" strokeweight="1pt">
            <v:textbox style="mso-next-textbox:#_x0000_s3750;mso-fit-shape-to-text:t" inset="0,0,0,0">
              <w:txbxContent>
                <w:p w:rsidR="003B389F" w:rsidRPr="008721B4" w:rsidRDefault="003B389F" w:rsidP="002E4670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rFonts w:hint="eastAsia"/>
                      <w:b/>
                      <w:szCs w:val="20"/>
                    </w:rPr>
                    <w:t>6</w:t>
                  </w:r>
                </w:p>
              </w:txbxContent>
            </v:textbox>
          </v:oval>
        </w:pict>
      </w:r>
      <w:r w:rsidRPr="002F02C9">
        <w:rPr>
          <w:noProof/>
          <w:rPrChange w:id="3664" w:author="Chen, Ivy (陳素貞 IEC1)" w:date="2015-01-12T13:45:00Z">
            <w:rPr>
              <w:noProof/>
            </w:rPr>
          </w:rPrChange>
        </w:rPr>
        <w:pict>
          <v:oval id="_x0000_s3754" style="position:absolute;left:0;text-align:left;margin-left:291.8pt;margin-top:268pt;width:19.45pt;height:17.25pt;z-index:251531776" fillcolor="yellow" strokecolor="red" strokeweight="1pt">
            <v:textbox style="mso-next-textbox:#_x0000_s3754;mso-fit-shape-to-text:t" inset="0,0,0,0">
              <w:txbxContent>
                <w:p w:rsidR="003B389F" w:rsidRPr="008721B4" w:rsidRDefault="003B389F" w:rsidP="002E4670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rFonts w:hint="eastAsia"/>
                      <w:b/>
                      <w:szCs w:val="20"/>
                    </w:rPr>
                    <w:t>5</w:t>
                  </w:r>
                </w:p>
              </w:txbxContent>
            </v:textbox>
          </v:oval>
        </w:pict>
      </w:r>
      <w:r w:rsidRPr="002F02C9">
        <w:rPr>
          <w:noProof/>
          <w:rPrChange w:id="3665" w:author="Chen, Ivy (陳素貞 IEC1)" w:date="2015-01-12T13:45:00Z">
            <w:rPr>
              <w:noProof/>
            </w:rPr>
          </w:rPrChange>
        </w:rPr>
        <w:pict>
          <v:oval id="_x0000_s3751" style="position:absolute;left:0;text-align:left;margin-left:141.8pt;margin-top:285.25pt;width:19.45pt;height:17.25pt;z-index:251528704" fillcolor="yellow" strokecolor="red" strokeweight="1pt">
            <v:textbox style="mso-next-textbox:#_x0000_s3751;mso-fit-shape-to-text:t" inset="0,0,0,0">
              <w:txbxContent>
                <w:p w:rsidR="003B389F" w:rsidRPr="008721B4" w:rsidRDefault="003B389F" w:rsidP="002E4670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rFonts w:hint="eastAsia"/>
                      <w:b/>
                      <w:szCs w:val="20"/>
                    </w:rPr>
                    <w:t>4</w:t>
                  </w:r>
                </w:p>
              </w:txbxContent>
            </v:textbox>
          </v:oval>
        </w:pict>
      </w:r>
      <w:r w:rsidRPr="002F02C9">
        <w:rPr>
          <w:noProof/>
          <w:rPrChange w:id="3666" w:author="Chen, Ivy (陳素貞 IEC1)" w:date="2015-01-12T13:45:00Z">
            <w:rPr>
              <w:noProof/>
            </w:rPr>
          </w:rPrChange>
        </w:rPr>
        <w:pict>
          <v:oval id="_x0000_s3752" style="position:absolute;left:0;text-align:left;margin-left:129.15pt;margin-top:268pt;width:19.45pt;height:17.25pt;z-index:251529728" fillcolor="yellow" strokecolor="red" strokeweight="1pt">
            <v:textbox style="mso-next-textbox:#_x0000_s3752;mso-fit-shape-to-text:t" inset="0,0,0,0">
              <w:txbxContent>
                <w:p w:rsidR="003B389F" w:rsidRPr="008721B4" w:rsidRDefault="003B389F" w:rsidP="002E4670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rFonts w:hint="eastAsia"/>
                      <w:b/>
                      <w:szCs w:val="20"/>
                    </w:rPr>
                    <w:t>3</w:t>
                  </w:r>
                </w:p>
              </w:txbxContent>
            </v:textbox>
          </v:oval>
        </w:pict>
      </w:r>
      <w:r w:rsidRPr="002F02C9">
        <w:rPr>
          <w:noProof/>
          <w:rPrChange w:id="3667" w:author="Chen, Ivy (陳素貞 IEC1)" w:date="2015-01-12T13:45:00Z">
            <w:rPr>
              <w:noProof/>
            </w:rPr>
          </w:rPrChange>
        </w:rPr>
        <w:pict>
          <v:oval id="_x0000_s3755" style="position:absolute;left:0;text-align:left;margin-left:452.3pt;margin-top:15.95pt;width:19.45pt;height:17.25pt;z-index:251532800" fillcolor="yellow" strokecolor="red" strokeweight="1pt">
            <v:textbox style="mso-next-textbox:#_x0000_s3755;mso-fit-shape-to-text:t" inset="0,0,0,0">
              <w:txbxContent>
                <w:p w:rsidR="003B389F" w:rsidRPr="008721B4" w:rsidRDefault="003B389F" w:rsidP="002E4670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b/>
                      <w:szCs w:val="20"/>
                    </w:rPr>
                    <w:t>2</w:t>
                  </w:r>
                </w:p>
              </w:txbxContent>
            </v:textbox>
          </v:oval>
        </w:pict>
      </w:r>
      <w:r w:rsidRPr="002F02C9">
        <w:rPr>
          <w:noProof/>
          <w:rPrChange w:id="3668" w:author="Chen, Ivy (陳素貞 IEC1)" w:date="2015-01-12T13:45:00Z">
            <w:rPr>
              <w:noProof/>
            </w:rPr>
          </w:rPrChange>
        </w:rPr>
        <w:pict>
          <v:oval id="_x0000_s3753" style="position:absolute;left:0;text-align:left;margin-left:135pt;margin-top:137.75pt;width:19.45pt;height:17.25pt;z-index:251530752" fillcolor="yellow" strokecolor="red" strokeweight="1pt">
            <v:textbox style="mso-next-textbox:#_x0000_s3753;mso-fit-shape-to-text:t" inset="0,0,0,0">
              <w:txbxContent>
                <w:p w:rsidR="003B389F" w:rsidRPr="008721B4" w:rsidRDefault="003B389F" w:rsidP="002E4670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b/>
                      <w:szCs w:val="20"/>
                    </w:rPr>
                    <w:t>1</w:t>
                  </w:r>
                </w:p>
              </w:txbxContent>
            </v:textbox>
          </v:oval>
        </w:pict>
      </w:r>
      <w:r w:rsidRPr="002F02C9">
        <w:rPr>
          <w:rPrChange w:id="3669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="003B389F" w:rsidRPr="002F02C9">
        <w:rPr>
          <w:noProof/>
          <w:lang w:eastAsia="zh-TW"/>
          <w:rPrChange w:id="3670" w:author="Chen, Ivy (陳素貞 IEC1)" w:date="2015-01-12T13:45:00Z">
            <w:rPr>
              <w:noProof/>
              <w:color w:val="0000FF"/>
              <w:u w:val="single"/>
              <w:lang w:eastAsia="zh-TW"/>
            </w:rPr>
          </w:rPrChange>
        </w:rPr>
        <w:drawing>
          <wp:inline distT="0" distB="0" distL="0" distR="0">
            <wp:extent cx="6647815" cy="3842385"/>
            <wp:effectExtent l="19050" t="0" r="635" b="0"/>
            <wp:docPr id="21" name="图片 20" descr="PakChnTwLabelLight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kChnTwLabelLightN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70" w:rsidRPr="002F02C9" w:rsidRDefault="00152C15" w:rsidP="002E4670">
      <w:pPr>
        <w:pStyle w:val="ae"/>
        <w:jc w:val="center"/>
        <w:rPr>
          <w:rPrChange w:id="3671" w:author="Chen, Ivy (陳素貞 IEC1)" w:date="2015-01-12T13:45:00Z">
            <w:rPr/>
          </w:rPrChange>
        </w:rPr>
      </w:pPr>
      <w:r w:rsidRPr="002F02C9">
        <w:rPr>
          <w:rFonts w:hint="eastAsia"/>
          <w:rPrChange w:id="3672" w:author="Chen, Ivy (陳素貞 IEC1)" w:date="2015-01-12T13:45:00Z">
            <w:rPr>
              <w:rFonts w:cs="Times New Roman" w:hint="eastAsia"/>
              <w:color w:val="0000FF"/>
              <w:u w:val="single"/>
            </w:rPr>
          </w:rPrChange>
        </w:rPr>
        <w:t>圖</w:t>
      </w:r>
      <w:r w:rsidRPr="002F02C9">
        <w:rPr>
          <w:rPrChange w:id="3673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t xml:space="preserve"> </w:t>
      </w:r>
      <w:r w:rsidRPr="002F02C9">
        <w:rPr>
          <w:rPrChange w:id="3674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begin"/>
      </w:r>
      <w:r w:rsidRPr="002F02C9">
        <w:rPr>
          <w:rPrChange w:id="3675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 STYLEREF 2 \s </w:instrText>
      </w:r>
      <w:r w:rsidRPr="002F02C9">
        <w:rPr>
          <w:rPrChange w:id="3676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separate"/>
      </w:r>
      <w:r w:rsidRPr="002F02C9">
        <w:rPr>
          <w:noProof/>
          <w:rPrChange w:id="3677" w:author="Chen, Ivy (陳素貞 IEC1)" w:date="2015-01-12T13:45:00Z">
            <w:rPr>
              <w:rFonts w:cs="Times New Roman"/>
              <w:noProof/>
              <w:color w:val="0000FF"/>
              <w:u w:val="single"/>
            </w:rPr>
          </w:rPrChange>
        </w:rPr>
        <w:t>1.</w:t>
      </w:r>
      <w:r w:rsidRPr="002F02C9">
        <w:rPr>
          <w:rPrChange w:id="3678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end"/>
      </w:r>
      <w:del w:id="3679" w:author="itc94010" w:date="2012-05-03T11:37:00Z">
        <w:r w:rsidRPr="002F02C9">
          <w:rPr>
            <w:rFonts w:eastAsiaTheme="minorEastAsia"/>
            <w:rPrChange w:id="3680" w:author="Chen, Ivy (陳素貞 IEC1)" w:date="2015-01-12T13:45:00Z">
              <w:rPr>
                <w:rFonts w:eastAsiaTheme="minorEastAsia" w:cs="Times New Roman"/>
                <w:color w:val="0000FF"/>
                <w:u w:val="single"/>
              </w:rPr>
            </w:rPrChange>
          </w:rPr>
          <w:delText>27</w:delText>
        </w:r>
      </w:del>
      <w:ins w:id="3681" w:author="itc94010" w:date="2012-05-03T11:37:00Z">
        <w:r w:rsidRPr="002F02C9">
          <w:rPr>
            <w:rFonts w:eastAsiaTheme="minorEastAsia"/>
            <w:rPrChange w:id="3682" w:author="Chen, Ivy (陳素貞 IEC1)" w:date="2015-01-12T13:45:00Z">
              <w:rPr>
                <w:rFonts w:eastAsiaTheme="minorEastAsia" w:cs="Times New Roman"/>
                <w:color w:val="0000FF"/>
                <w:u w:val="single"/>
              </w:rPr>
            </w:rPrChange>
          </w:rPr>
          <w:t>1</w:t>
        </w:r>
      </w:ins>
      <w:r w:rsidRPr="002F02C9">
        <w:rPr>
          <w:rPrChange w:id="3683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noBreakHyphen/>
      </w:r>
      <w:r w:rsidRPr="002F02C9">
        <w:rPr>
          <w:rPrChange w:id="3684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begin"/>
      </w:r>
      <w:r w:rsidRPr="002F02C9">
        <w:rPr>
          <w:rPrChange w:id="3685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 SEQ </w:instrText>
      </w:r>
      <w:r w:rsidRPr="002F02C9">
        <w:rPr>
          <w:rFonts w:hint="eastAsia"/>
          <w:rPrChange w:id="3686" w:author="Chen, Ivy (陳素貞 IEC1)" w:date="2015-01-12T13:45:00Z">
            <w:rPr>
              <w:rFonts w:cs="Times New Roman" w:hint="eastAsia"/>
              <w:color w:val="0000FF"/>
              <w:u w:val="single"/>
            </w:rPr>
          </w:rPrChange>
        </w:rPr>
        <w:instrText>圖</w:instrText>
      </w:r>
      <w:r w:rsidRPr="002F02C9">
        <w:rPr>
          <w:rPrChange w:id="3687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 \* ARABIC \s 2 </w:instrText>
      </w:r>
      <w:r w:rsidRPr="002F02C9">
        <w:rPr>
          <w:rPrChange w:id="3688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separate"/>
      </w:r>
      <w:r w:rsidRPr="002F02C9">
        <w:rPr>
          <w:noProof/>
          <w:rPrChange w:id="3689" w:author="Chen, Ivy (陳素貞 IEC1)" w:date="2015-01-12T13:45:00Z">
            <w:rPr>
              <w:rFonts w:cs="Times New Roman"/>
              <w:noProof/>
              <w:color w:val="0000FF"/>
              <w:u w:val="single"/>
            </w:rPr>
          </w:rPrChange>
        </w:rPr>
        <w:t>1</w:t>
      </w:r>
      <w:r w:rsidRPr="002F02C9">
        <w:rPr>
          <w:rPrChange w:id="3690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end"/>
      </w:r>
    </w:p>
    <w:p w:rsidR="002E4670" w:rsidRPr="002F02C9" w:rsidRDefault="002E4670" w:rsidP="002E4670">
      <w:pPr>
        <w:jc w:val="center"/>
        <w:rPr>
          <w:rPrChange w:id="3691" w:author="Chen, Ivy (陳素貞 IEC1)" w:date="2015-01-12T13:45:00Z">
            <w:rPr/>
          </w:rPrChange>
        </w:rPr>
      </w:pPr>
    </w:p>
    <w:p w:rsidR="002E4670" w:rsidRPr="002F02C9" w:rsidRDefault="00152C15" w:rsidP="002E4670">
      <w:pPr>
        <w:pStyle w:val="4"/>
        <w:rPr>
          <w:rPrChange w:id="3692" w:author="Chen, Ivy (陳素貞 IEC1)" w:date="2015-01-12T13:45:00Z">
            <w:rPr/>
          </w:rPrChange>
        </w:rPr>
      </w:pPr>
      <w:r w:rsidRPr="002F02C9">
        <w:rPr>
          <w:rFonts w:hint="eastAsia"/>
          <w:rPrChange w:id="3693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界面說明</w:t>
      </w:r>
    </w:p>
    <w:p w:rsidR="002E4670" w:rsidRPr="002F02C9" w:rsidRDefault="00152C15" w:rsidP="002E4670">
      <w:pPr>
        <w:rPr>
          <w:rPrChange w:id="3694" w:author="Chen, Ivy (陳素貞 IEC1)" w:date="2015-01-12T13:45:00Z">
            <w:rPr/>
          </w:rPrChange>
        </w:rPr>
      </w:pPr>
      <w:r w:rsidRPr="002F02C9">
        <w:rPr>
          <w:rFonts w:hint="eastAsia"/>
          <w:rPrChange w:id="3695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</w:t>
      </w:r>
      <w:r w:rsidRPr="002F02C9">
        <w:rPr>
          <w:rPrChange w:id="3696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Pr="002F02C9">
        <w:rPr>
          <w:rFonts w:hint="eastAsia"/>
          <w:rPrChange w:id="3697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界面名稱：</w:t>
      </w:r>
      <w:r w:rsidRPr="002F02C9">
        <w:rPr>
          <w:rPrChange w:id="3698" w:author="Chen, Ivy (陳素貞 IEC1)" w:date="2015-01-12T13:45:00Z">
            <w:rPr>
              <w:color w:val="0000FF"/>
              <w:u w:val="single"/>
            </w:rPr>
          </w:rPrChange>
        </w:rPr>
        <w:t>PAK CHN(TW) Label LightNo</w:t>
      </w:r>
      <w:r w:rsidRPr="002F02C9">
        <w:rPr>
          <w:rFonts w:hint="eastAsia"/>
          <w:rPrChange w:id="3699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维护界面。</w:t>
      </w:r>
    </w:p>
    <w:p w:rsidR="002E4670" w:rsidRPr="002F02C9" w:rsidRDefault="00152C15" w:rsidP="002E4670">
      <w:pPr>
        <w:jc w:val="both"/>
        <w:rPr>
          <w:rPrChange w:id="3700" w:author="Chen, Ivy (陳素貞 IEC1)" w:date="2015-01-12T13:45:00Z">
            <w:rPr/>
          </w:rPrChange>
        </w:rPr>
      </w:pPr>
      <w:r w:rsidRPr="002F02C9">
        <w:rPr>
          <w:rFonts w:hint="eastAsia"/>
          <w:rPrChange w:id="3701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</w:t>
      </w:r>
      <w:r w:rsidRPr="002F02C9">
        <w:rPr>
          <w:rPrChange w:id="3702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Pr="002F02C9">
        <w:rPr>
          <w:rFonts w:hint="eastAsia"/>
          <w:rPrChange w:id="3703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概述：</w:t>
      </w:r>
      <w:r w:rsidRPr="002F02C9">
        <w:rPr>
          <w:rFonts w:eastAsia="新細明體" w:hint="eastAsia"/>
          <w:rPrChange w:id="3704" w:author="Chen, Ivy (陳素貞 IEC1)" w:date="2015-01-12T13:45:00Z">
            <w:rPr>
              <w:rFonts w:eastAsia="新細明體" w:hint="eastAsia"/>
              <w:color w:val="0000FF"/>
              <w:u w:val="single"/>
            </w:rPr>
          </w:rPrChange>
        </w:rPr>
        <w:t>使用此界面來</w:t>
      </w:r>
      <w:r w:rsidRPr="002F02C9">
        <w:rPr>
          <w:rFonts w:ascii="SimSun" w:hAnsi="SimSun" w:hint="eastAsia"/>
          <w:rPrChange w:id="3705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维护</w:t>
      </w:r>
      <w:r w:rsidRPr="002F02C9">
        <w:rPr>
          <w:rFonts w:ascii="Courier New" w:hAnsi="Courier New" w:cs="Courier New"/>
          <w:noProof/>
          <w:szCs w:val="20"/>
          <w:rPrChange w:id="3706" w:author="Chen, Ivy (陳素貞 IEC1)" w:date="2015-01-12T13:45:00Z">
            <w:rPr>
              <w:rFonts w:ascii="Courier New" w:hAnsi="Courier New" w:cs="Courier New"/>
              <w:noProof/>
              <w:color w:val="0000FF"/>
              <w:szCs w:val="20"/>
              <w:u w:val="single"/>
            </w:rPr>
          </w:rPrChange>
        </w:rPr>
        <w:t>[PAK_CHN_TW_Light]</w:t>
      </w:r>
      <w:r w:rsidRPr="002F02C9">
        <w:rPr>
          <w:rFonts w:hint="eastAsia"/>
          <w:rPrChange w:id="3707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的</w:t>
      </w:r>
      <w:r w:rsidRPr="002F02C9">
        <w:rPr>
          <w:rFonts w:ascii="SimSun" w:hAnsi="SimSun" w:hint="eastAsia"/>
          <w:rPrChange w:id="3708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资料</w:t>
      </w:r>
      <w:r w:rsidRPr="002F02C9">
        <w:rPr>
          <w:rFonts w:hint="eastAsia"/>
          <w:rPrChange w:id="3709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。</w:t>
      </w:r>
    </w:p>
    <w:p w:rsidR="002E4670" w:rsidRPr="002F02C9" w:rsidRDefault="00152C15" w:rsidP="002E4670">
      <w:pPr>
        <w:rPr>
          <w:lang w:eastAsia="zh-TW"/>
          <w:rPrChange w:id="3710" w:author="Chen, Ivy (陳素貞 IEC1)" w:date="2015-01-12T13:45:00Z">
            <w:rPr>
              <w:lang w:eastAsia="zh-TW"/>
            </w:rPr>
          </w:rPrChange>
        </w:rPr>
      </w:pPr>
      <w:r w:rsidRPr="002F02C9">
        <w:rPr>
          <w:rFonts w:hint="eastAsia"/>
          <w:lang w:eastAsia="zh-TW"/>
          <w:rPrChange w:id="3711" w:author="Chen, Ivy (陳素貞 IEC1)" w:date="2015-01-12T13:45:00Z">
            <w:rPr>
              <w:rFonts w:hint="eastAsia"/>
              <w:color w:val="0000FF"/>
              <w:u w:val="single"/>
              <w:lang w:eastAsia="zh-TW"/>
            </w:rPr>
          </w:rPrChange>
        </w:rPr>
        <w:t>●</w:t>
      </w:r>
      <w:r w:rsidRPr="002F02C9">
        <w:rPr>
          <w:lang w:eastAsia="zh-TW"/>
          <w:rPrChange w:id="3712" w:author="Chen, Ivy (陳素貞 IEC1)" w:date="2015-01-12T13:45:00Z">
            <w:rPr>
              <w:color w:val="0000FF"/>
              <w:u w:val="single"/>
              <w:lang w:eastAsia="zh-TW"/>
            </w:rPr>
          </w:rPrChange>
        </w:rPr>
        <w:t xml:space="preserve"> </w:t>
      </w:r>
      <w:r w:rsidRPr="002F02C9">
        <w:rPr>
          <w:rFonts w:hint="eastAsia"/>
          <w:lang w:eastAsia="zh-TW"/>
          <w:rPrChange w:id="3713" w:author="Chen, Ivy (陳素貞 IEC1)" w:date="2015-01-12T13:45:00Z">
            <w:rPr>
              <w:rFonts w:hint="eastAsia"/>
              <w:color w:val="0000FF"/>
              <w:u w:val="single"/>
              <w:lang w:eastAsia="zh-TW"/>
            </w:rPr>
          </w:rPrChange>
        </w:rPr>
        <w:t>界面類型：非</w:t>
      </w:r>
      <w:r w:rsidRPr="002F02C9">
        <w:rPr>
          <w:rFonts w:eastAsia="新細明體"/>
          <w:lang w:eastAsia="zh-TW"/>
          <w:rPrChange w:id="3714" w:author="Chen, Ivy (陳素貞 IEC1)" w:date="2015-01-12T13:45:00Z">
            <w:rPr>
              <w:rFonts w:eastAsia="新細明體"/>
              <w:color w:val="0000FF"/>
              <w:u w:val="single"/>
              <w:lang w:eastAsia="zh-TW"/>
            </w:rPr>
          </w:rPrChange>
        </w:rPr>
        <w:t>modal</w:t>
      </w:r>
      <w:r w:rsidRPr="002F02C9">
        <w:rPr>
          <w:rFonts w:eastAsia="新細明體" w:hint="eastAsia"/>
          <w:lang w:eastAsia="zh-TW"/>
          <w:rPrChange w:id="3715" w:author="Chen, Ivy (陳素貞 IEC1)" w:date="2015-01-12T13:45:00Z">
            <w:rPr>
              <w:rFonts w:eastAsia="新細明體" w:hint="eastAsia"/>
              <w:color w:val="0000FF"/>
              <w:u w:val="single"/>
              <w:lang w:eastAsia="zh-TW"/>
            </w:rPr>
          </w:rPrChange>
        </w:rPr>
        <w:t>界面</w:t>
      </w:r>
      <w:r w:rsidRPr="002F02C9">
        <w:rPr>
          <w:rFonts w:ascii="SimSun" w:hAnsi="SimSun" w:hint="eastAsia"/>
          <w:lang w:eastAsia="zh-TW"/>
          <w:rPrChange w:id="3716" w:author="Chen, Ivy (陳素貞 IEC1)" w:date="2015-01-12T13:45:00Z">
            <w:rPr>
              <w:rFonts w:ascii="SimSun" w:hAnsi="SimSun" w:hint="eastAsia"/>
              <w:color w:val="0000FF"/>
              <w:u w:val="single"/>
              <w:lang w:eastAsia="zh-TW"/>
            </w:rPr>
          </w:rPrChange>
        </w:rPr>
        <w:t>，不固定尺寸</w:t>
      </w:r>
      <w:r w:rsidRPr="002F02C9">
        <w:rPr>
          <w:rFonts w:hint="eastAsia"/>
          <w:lang w:eastAsia="zh-TW"/>
          <w:rPrChange w:id="3717" w:author="Chen, Ivy (陳素貞 IEC1)" w:date="2015-01-12T13:45:00Z">
            <w:rPr>
              <w:rFonts w:hint="eastAsia"/>
              <w:color w:val="0000FF"/>
              <w:u w:val="single"/>
              <w:lang w:eastAsia="zh-TW"/>
            </w:rPr>
          </w:rPrChange>
        </w:rPr>
        <w:t>。</w:t>
      </w:r>
    </w:p>
    <w:p w:rsidR="002E4670" w:rsidRPr="002F02C9" w:rsidRDefault="00152C15" w:rsidP="002E4670">
      <w:pPr>
        <w:rPr>
          <w:rPrChange w:id="3718" w:author="Chen, Ivy (陳素貞 IEC1)" w:date="2015-01-12T13:45:00Z">
            <w:rPr/>
          </w:rPrChange>
        </w:rPr>
      </w:pPr>
      <w:r w:rsidRPr="002F02C9">
        <w:rPr>
          <w:rFonts w:hint="eastAsia"/>
          <w:rPrChange w:id="3719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</w:t>
      </w:r>
      <w:r w:rsidRPr="002F02C9">
        <w:rPr>
          <w:rPrChange w:id="3720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Pr="002F02C9">
        <w:rPr>
          <w:rFonts w:hint="eastAsia"/>
          <w:rPrChange w:id="3721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進入途徑：</w:t>
      </w:r>
      <w:r w:rsidRPr="002F02C9">
        <w:rPr>
          <w:rFonts w:eastAsia="新細明體" w:hint="eastAsia"/>
          <w:rPrChange w:id="3722" w:author="Chen, Ivy (陳素貞 IEC1)" w:date="2015-01-12T13:45:00Z">
            <w:rPr>
              <w:rFonts w:eastAsia="新細明體" w:hint="eastAsia"/>
              <w:color w:val="0000FF"/>
              <w:u w:val="single"/>
            </w:rPr>
          </w:rPrChange>
        </w:rPr>
        <w:t>在</w:t>
      </w:r>
      <w:r w:rsidRPr="002F02C9">
        <w:rPr>
          <w:rFonts w:ascii="SimSun" w:hAnsi="SimSun"/>
          <w:rPrChange w:id="3723" w:author="Chen, Ivy (陳素貞 IEC1)" w:date="2015-01-12T13:45:00Z">
            <w:rPr>
              <w:rFonts w:ascii="SimSun" w:hAnsi="SimSun"/>
              <w:color w:val="0000FF"/>
              <w:u w:val="single"/>
            </w:rPr>
          </w:rPrChange>
        </w:rPr>
        <w:t>iMES</w:t>
      </w:r>
      <w:r w:rsidRPr="002F02C9">
        <w:rPr>
          <w:rFonts w:ascii="SimSun" w:hAnsi="SimSun" w:hint="eastAsia"/>
          <w:rPrChange w:id="3724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框架</w:t>
      </w:r>
      <w:r w:rsidRPr="002F02C9">
        <w:rPr>
          <w:rFonts w:ascii="SimSun" w:hAnsi="SimSun"/>
          <w:rPrChange w:id="3725" w:author="Chen, Ivy (陳素貞 IEC1)" w:date="2015-01-12T13:45:00Z">
            <w:rPr>
              <w:rFonts w:ascii="SimSun" w:hAnsi="SimSun"/>
              <w:color w:val="0000FF"/>
              <w:u w:val="single"/>
            </w:rPr>
          </w:rPrChange>
        </w:rPr>
        <w:t>Function Tree</w:t>
      </w:r>
      <w:r w:rsidRPr="002F02C9">
        <w:rPr>
          <w:rFonts w:ascii="SimSun" w:hAnsi="SimSun" w:hint="eastAsia"/>
          <w:rPrChange w:id="3726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的</w:t>
      </w:r>
      <w:r w:rsidRPr="002F02C9">
        <w:rPr>
          <w:rFonts w:ascii="SimSun" w:hAnsi="SimSun"/>
          <w:rPrChange w:id="3727" w:author="Chen, Ivy (陳素貞 IEC1)" w:date="2015-01-12T13:45:00Z">
            <w:rPr>
              <w:rFonts w:ascii="SimSun" w:hAnsi="SimSun"/>
              <w:color w:val="0000FF"/>
              <w:u w:val="single"/>
            </w:rPr>
          </w:rPrChange>
        </w:rPr>
        <w:t>Maintain</w:t>
      </w:r>
      <w:r w:rsidRPr="002F02C9">
        <w:rPr>
          <w:rFonts w:ascii="SimSun" w:hAnsi="SimSun" w:hint="eastAsia"/>
          <w:rPrChange w:id="3728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节点下点击“</w:t>
      </w:r>
      <w:r w:rsidRPr="002F02C9">
        <w:rPr>
          <w:rPrChange w:id="3729" w:author="Chen, Ivy (陳素貞 IEC1)" w:date="2015-01-12T13:45:00Z">
            <w:rPr>
              <w:color w:val="0000FF"/>
              <w:u w:val="single"/>
            </w:rPr>
          </w:rPrChange>
        </w:rPr>
        <w:t>PAK CHN(TW) Label LightNo Maintain</w:t>
      </w:r>
      <w:r w:rsidRPr="002F02C9">
        <w:rPr>
          <w:rFonts w:ascii="SimSun" w:hAnsi="SimSun" w:hint="eastAsia"/>
          <w:rPrChange w:id="3730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”节点后进入</w:t>
      </w:r>
      <w:r w:rsidRPr="002F02C9">
        <w:rPr>
          <w:rFonts w:hint="eastAsia"/>
          <w:rPrChange w:id="3731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。</w:t>
      </w:r>
    </w:p>
    <w:p w:rsidR="002E4670" w:rsidRPr="002F02C9" w:rsidRDefault="00152C15" w:rsidP="002E4670">
      <w:pPr>
        <w:rPr>
          <w:rPrChange w:id="3732" w:author="Chen, Ivy (陳素貞 IEC1)" w:date="2015-01-12T13:45:00Z">
            <w:rPr/>
          </w:rPrChange>
        </w:rPr>
      </w:pPr>
      <w:r w:rsidRPr="002F02C9">
        <w:rPr>
          <w:rFonts w:hint="eastAsia"/>
          <w:rPrChange w:id="3733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</w:t>
      </w:r>
      <w:r w:rsidRPr="002F02C9">
        <w:rPr>
          <w:rPrChange w:id="3734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Pr="002F02C9">
        <w:rPr>
          <w:rFonts w:hint="eastAsia"/>
          <w:rPrChange w:id="3735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用例：</w:t>
      </w:r>
    </w:p>
    <w:p w:rsidR="002E4670" w:rsidRPr="002F02C9" w:rsidRDefault="00152C15" w:rsidP="002E4670">
      <w:pPr>
        <w:rPr>
          <w:rFonts w:eastAsiaTheme="minorEastAsia"/>
          <w:rPrChange w:id="3736" w:author="Chen, Ivy (陳素貞 IEC1)" w:date="2015-01-12T13:45:00Z">
            <w:rPr>
              <w:rFonts w:eastAsiaTheme="minorEastAsia"/>
            </w:rPr>
          </w:rPrChange>
        </w:rPr>
      </w:pPr>
      <w:r w:rsidRPr="002F02C9">
        <w:rPr>
          <w:rFonts w:hint="eastAsia"/>
          <w:rPrChange w:id="3737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lastRenderedPageBreak/>
        <w:t>●</w:t>
      </w:r>
      <w:r w:rsidRPr="002F02C9">
        <w:rPr>
          <w:rPrChange w:id="3738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Pr="002F02C9">
        <w:rPr>
          <w:rFonts w:eastAsia="新細明體" w:hint="eastAsia"/>
          <w:rPrChange w:id="3739" w:author="Chen, Ivy (陳素貞 IEC1)" w:date="2015-01-12T13:45:00Z">
            <w:rPr>
              <w:rFonts w:eastAsia="新細明體" w:hint="eastAsia"/>
              <w:color w:val="0000FF"/>
              <w:u w:val="single"/>
            </w:rPr>
          </w:rPrChange>
        </w:rPr>
        <w:t>特殊考量：此界面</w:t>
      </w:r>
      <w:r w:rsidRPr="002F02C9">
        <w:rPr>
          <w:rFonts w:hint="eastAsia"/>
          <w:rPrChange w:id="3740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仅能够维护</w:t>
      </w:r>
      <w:r w:rsidRPr="002F02C9">
        <w:rPr>
          <w:rPrChange w:id="3741" w:author="Chen, Ivy (陳素貞 IEC1)" w:date="2015-01-12T13:45:00Z">
            <w:rPr>
              <w:color w:val="0000FF"/>
              <w:u w:val="single"/>
            </w:rPr>
          </w:rPrChange>
        </w:rPr>
        <w:t>PAK CHN(TW) Label LightNo</w:t>
      </w:r>
      <w:r w:rsidRPr="002F02C9">
        <w:rPr>
          <w:rFonts w:hint="eastAsia"/>
          <w:rPrChange w:id="3742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的人</w:t>
      </w:r>
      <w:r w:rsidRPr="002F02C9">
        <w:rPr>
          <w:rFonts w:eastAsia="新細明體" w:hint="eastAsia"/>
          <w:rPrChange w:id="3743" w:author="Chen, Ivy (陳素貞 IEC1)" w:date="2015-01-12T13:45:00Z">
            <w:rPr>
              <w:rFonts w:eastAsia="新細明體" w:hint="eastAsia"/>
              <w:color w:val="0000FF"/>
              <w:u w:val="single"/>
            </w:rPr>
          </w:rPrChange>
        </w:rPr>
        <w:t>有權限進來</w:t>
      </w:r>
    </w:p>
    <w:p w:rsidR="002E4670" w:rsidRPr="002F02C9" w:rsidRDefault="00152C15" w:rsidP="002E4670">
      <w:pPr>
        <w:rPr>
          <w:rFonts w:eastAsiaTheme="minorEastAsia"/>
          <w:rPrChange w:id="3744" w:author="Chen, Ivy (陳素貞 IEC1)" w:date="2015-01-12T13:45:00Z">
            <w:rPr>
              <w:rFonts w:eastAsiaTheme="minorEastAsia"/>
            </w:rPr>
          </w:rPrChange>
        </w:rPr>
      </w:pPr>
      <w:r w:rsidRPr="002F02C9">
        <w:rPr>
          <w:rFonts w:hint="eastAsia"/>
          <w:rPrChange w:id="3745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●对应数据表：</w:t>
      </w:r>
      <w:r w:rsidRPr="002F02C9">
        <w:rPr>
          <w:rFonts w:ascii="Courier New" w:hAnsi="Courier New" w:cs="Courier New"/>
          <w:noProof/>
          <w:szCs w:val="20"/>
          <w:rPrChange w:id="3746" w:author="Chen, Ivy (陳素貞 IEC1)" w:date="2015-01-12T13:45:00Z">
            <w:rPr>
              <w:rFonts w:ascii="Courier New" w:hAnsi="Courier New" w:cs="Courier New"/>
              <w:noProof/>
              <w:color w:val="0000FF"/>
              <w:szCs w:val="20"/>
              <w:u w:val="single"/>
            </w:rPr>
          </w:rPrChange>
        </w:rPr>
        <w:t>PAK_CHN_TW_Light</w:t>
      </w:r>
    </w:p>
    <w:p w:rsidR="002E4670" w:rsidRPr="002F02C9" w:rsidRDefault="002E4670" w:rsidP="002E4670">
      <w:pPr>
        <w:rPr>
          <w:rPrChange w:id="3747" w:author="Chen, Ivy (陳素貞 IEC1)" w:date="2015-01-12T13:45:00Z">
            <w:rPr/>
          </w:rPrChange>
        </w:rPr>
      </w:pPr>
    </w:p>
    <w:p w:rsidR="002E4670" w:rsidRPr="002F02C9" w:rsidRDefault="002E4670" w:rsidP="002E4670">
      <w:pPr>
        <w:pStyle w:val="ae"/>
        <w:jc w:val="center"/>
        <w:rPr>
          <w:rPrChange w:id="3748" w:author="Chen, Ivy (陳素貞 IEC1)" w:date="2015-01-12T13:45:00Z">
            <w:rPr/>
          </w:rPrChange>
        </w:rPr>
      </w:pPr>
    </w:p>
    <w:p w:rsidR="002E4670" w:rsidRPr="002F02C9" w:rsidRDefault="00152C15" w:rsidP="002E4670">
      <w:pPr>
        <w:pStyle w:val="4"/>
        <w:rPr>
          <w:rPrChange w:id="3749" w:author="Chen, Ivy (陳素貞 IEC1)" w:date="2015-01-12T13:45:00Z">
            <w:rPr/>
          </w:rPrChange>
        </w:rPr>
      </w:pPr>
      <w:r w:rsidRPr="002F02C9">
        <w:rPr>
          <w:rFonts w:hint="eastAsia"/>
          <w:rPrChange w:id="3750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控件說明</w:t>
      </w:r>
    </w:p>
    <w:p w:rsidR="002E4670" w:rsidRPr="002F02C9" w:rsidRDefault="00152C15" w:rsidP="002E4670">
      <w:pPr>
        <w:pStyle w:val="ae"/>
        <w:jc w:val="right"/>
        <w:rPr>
          <w:rPrChange w:id="3751" w:author="Chen, Ivy (陳素貞 IEC1)" w:date="2015-01-12T13:45:00Z">
            <w:rPr/>
          </w:rPrChange>
        </w:rPr>
      </w:pPr>
      <w:r w:rsidRPr="002F02C9">
        <w:rPr>
          <w:rFonts w:hint="eastAsia"/>
          <w:rPrChange w:id="3752" w:author="Chen, Ivy (陳素貞 IEC1)" w:date="2015-01-12T13:45:00Z">
            <w:rPr>
              <w:rFonts w:cs="Times New Roman" w:hint="eastAsia"/>
              <w:color w:val="0000FF"/>
              <w:u w:val="single"/>
            </w:rPr>
          </w:rPrChange>
        </w:rPr>
        <w:t>表</w:t>
      </w:r>
      <w:r w:rsidRPr="002F02C9">
        <w:rPr>
          <w:rPrChange w:id="3753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t xml:space="preserve">: </w:t>
      </w:r>
      <w:del w:id="3754" w:author="itc94010" w:date="2012-05-03T11:37:00Z">
        <w:r w:rsidRPr="002F02C9" w:rsidDel="00B470C7">
          <w:rPr>
            <w:rPrChange w:id="3755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3756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delInstrText xml:space="preserve"> STYLEREF 2 \s </w:delInstrText>
        </w:r>
        <w:r w:rsidRPr="002F02C9" w:rsidDel="00B470C7">
          <w:rPr>
            <w:rPrChange w:id="3757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3758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delText>1.</w:delText>
        </w:r>
        <w:r w:rsidRPr="002F02C9">
          <w:rPr>
            <w:rFonts w:eastAsiaTheme="minorEastAsia"/>
            <w:noProof/>
            <w:rPrChange w:id="3759" w:author="Chen, Ivy (陳素貞 IEC1)" w:date="2015-01-12T13:45:00Z">
              <w:rPr>
                <w:rFonts w:eastAsiaTheme="minorEastAsia" w:cs="Times New Roman"/>
                <w:noProof/>
                <w:color w:val="0000FF"/>
                <w:u w:val="single"/>
              </w:rPr>
            </w:rPrChange>
          </w:rPr>
          <w:delText>27</w:delText>
        </w:r>
        <w:r w:rsidRPr="002F02C9" w:rsidDel="00B470C7">
          <w:rPr>
            <w:rPrChange w:id="376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del>
      <w:ins w:id="3761" w:author="itc94010" w:date="2012-05-03T11:37:00Z">
        <w:r w:rsidRPr="002F02C9">
          <w:rPr>
            <w:rPrChange w:id="376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3763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STYLEREF 2 \s </w:instrText>
        </w:r>
        <w:r w:rsidRPr="002F02C9">
          <w:rPr>
            <w:rPrChange w:id="3764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3765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1.</w:t>
        </w:r>
        <w:r w:rsidRPr="002F02C9">
          <w:rPr>
            <w:rFonts w:eastAsiaTheme="minorEastAsia"/>
            <w:noProof/>
            <w:rPrChange w:id="3766" w:author="Chen, Ivy (陳素貞 IEC1)" w:date="2015-01-12T13:45:00Z">
              <w:rPr>
                <w:rFonts w:eastAsiaTheme="minorEastAsia" w:cs="Times New Roman"/>
                <w:noProof/>
                <w:color w:val="0000FF"/>
                <w:u w:val="single"/>
              </w:rPr>
            </w:rPrChange>
          </w:rPr>
          <w:t>1</w:t>
        </w:r>
        <w:r w:rsidRPr="002F02C9">
          <w:rPr>
            <w:rPrChange w:id="3767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  <w:r w:rsidRPr="002F02C9">
        <w:rPr>
          <w:rPrChange w:id="3768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noBreakHyphen/>
      </w:r>
      <w:r w:rsidRPr="002F02C9">
        <w:rPr>
          <w:rPrChange w:id="3769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begin"/>
      </w:r>
      <w:r w:rsidRPr="002F02C9">
        <w:rPr>
          <w:rPrChange w:id="3770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 SEQ </w:instrText>
      </w:r>
      <w:r w:rsidRPr="002F02C9">
        <w:rPr>
          <w:rFonts w:hint="eastAsia"/>
          <w:rPrChange w:id="3771" w:author="Chen, Ivy (陳素貞 IEC1)" w:date="2015-01-12T13:45:00Z">
            <w:rPr>
              <w:rFonts w:cs="Times New Roman" w:hint="eastAsia"/>
              <w:color w:val="0000FF"/>
              <w:u w:val="single"/>
            </w:rPr>
          </w:rPrChange>
        </w:rPr>
        <w:instrText>表</w:instrText>
      </w:r>
      <w:r w:rsidRPr="002F02C9">
        <w:rPr>
          <w:rPrChange w:id="3772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: \* ARABIC \s 2 </w:instrText>
      </w:r>
      <w:r w:rsidRPr="002F02C9">
        <w:rPr>
          <w:rPrChange w:id="3773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separate"/>
      </w:r>
      <w:r w:rsidRPr="002F02C9">
        <w:rPr>
          <w:noProof/>
          <w:rPrChange w:id="3774" w:author="Chen, Ivy (陳素貞 IEC1)" w:date="2015-01-12T13:45:00Z">
            <w:rPr>
              <w:rFonts w:cs="Times New Roman"/>
              <w:noProof/>
              <w:color w:val="0000FF"/>
              <w:u w:val="single"/>
            </w:rPr>
          </w:rPrChange>
        </w:rPr>
        <w:t>1</w:t>
      </w:r>
      <w:r w:rsidRPr="002F02C9">
        <w:rPr>
          <w:rPrChange w:id="3775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end"/>
      </w:r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2E4670" w:rsidRPr="002F02C9" w:rsidTr="002E4670">
        <w:trPr>
          <w:tblHeader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rPrChange w:id="3776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3777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PrChange w:id="3778" w:author="Chen, Ivy (陳素貞 IEC1)" w:date="2015-01-12T13:45:00Z">
                  <w:rPr>
                    <w:b/>
                    <w:color w:val="0000FF"/>
                    <w:u w:val="single"/>
                  </w:rPr>
                </w:rPrChange>
              </w:rPr>
              <w:t>#</w:t>
            </w:r>
          </w:p>
        </w:tc>
        <w:tc>
          <w:tcPr>
            <w:tcW w:w="1310" w:type="dxa"/>
            <w:shd w:val="clear" w:color="auto" w:fill="CCCCCC"/>
          </w:tcPr>
          <w:p w:rsidR="003B389F" w:rsidRPr="002F02C9" w:rsidRDefault="00152C15">
            <w:pPr>
              <w:rPr>
                <w:rPrChange w:id="3779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3780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3781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名稱</w:t>
            </w:r>
          </w:p>
        </w:tc>
        <w:tc>
          <w:tcPr>
            <w:tcW w:w="916" w:type="dxa"/>
            <w:shd w:val="clear" w:color="auto" w:fill="CCCCCC"/>
          </w:tcPr>
          <w:p w:rsidR="003B389F" w:rsidRPr="002F02C9" w:rsidRDefault="00152C15">
            <w:pPr>
              <w:rPr>
                <w:rPrChange w:id="3782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3783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3784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類型</w:t>
            </w:r>
          </w:p>
        </w:tc>
        <w:tc>
          <w:tcPr>
            <w:tcW w:w="677" w:type="dxa"/>
            <w:shd w:val="clear" w:color="auto" w:fill="CCCCCC"/>
            <w:tcFitText/>
          </w:tcPr>
          <w:p w:rsidR="003B389F" w:rsidRPr="002F02C9" w:rsidRDefault="00152C15">
            <w:pPr>
              <w:rPr>
                <w:rPrChange w:id="3785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3786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spacing w:val="40"/>
                <w:rPrChange w:id="3787" w:author="Chen, Ivy (陳素貞 IEC1)" w:date="2015-01-12T13:45:00Z">
                  <w:rPr>
                    <w:rFonts w:hint="eastAsia"/>
                    <w:b/>
                    <w:color w:val="0000FF"/>
                    <w:spacing w:val="39"/>
                    <w:u w:val="single"/>
                  </w:rPr>
                </w:rPrChange>
              </w:rPr>
              <w:t>格</w:t>
            </w:r>
            <w:r w:rsidRPr="002F02C9">
              <w:rPr>
                <w:rFonts w:hint="eastAsia"/>
                <w:spacing w:val="1"/>
                <w:rPrChange w:id="3788" w:author="Chen, Ivy (陳素貞 IEC1)" w:date="2015-01-12T13:45:00Z">
                  <w:rPr>
                    <w:rFonts w:hint="eastAsia"/>
                    <w:b/>
                    <w:color w:val="0000FF"/>
                    <w:spacing w:val="1"/>
                    <w:u w:val="single"/>
                  </w:rPr>
                </w:rPrChange>
              </w:rPr>
              <w:t>式</w:t>
            </w:r>
          </w:p>
        </w:tc>
        <w:tc>
          <w:tcPr>
            <w:tcW w:w="1432" w:type="dxa"/>
            <w:shd w:val="clear" w:color="auto" w:fill="CCCCCC"/>
          </w:tcPr>
          <w:p w:rsidR="003B389F" w:rsidRPr="002F02C9" w:rsidRDefault="00152C15">
            <w:pPr>
              <w:rPr>
                <w:rPrChange w:id="3789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3790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3791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默認</w:t>
            </w:r>
          </w:p>
        </w:tc>
        <w:tc>
          <w:tcPr>
            <w:tcW w:w="680" w:type="dxa"/>
            <w:shd w:val="clear" w:color="auto" w:fill="CCCCCC"/>
          </w:tcPr>
          <w:p w:rsidR="003B389F" w:rsidRPr="002F02C9" w:rsidRDefault="00152C15">
            <w:pPr>
              <w:rPr>
                <w:rPrChange w:id="3792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3793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3794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必填</w:t>
            </w:r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rPrChange w:id="3795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3796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3797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事件</w:t>
            </w:r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rPrChange w:id="3798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3799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3800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備注</w:t>
            </w:r>
          </w:p>
        </w:tc>
      </w:tr>
      <w:tr w:rsidR="002E4670" w:rsidRPr="002F02C9" w:rsidTr="002E4670">
        <w:tc>
          <w:tcPr>
            <w:tcW w:w="445" w:type="dxa"/>
          </w:tcPr>
          <w:p w:rsidR="003B389F" w:rsidRPr="002F02C9" w:rsidRDefault="00152C15">
            <w:pPr>
              <w:rPr>
                <w:rPrChange w:id="3801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3802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PrChange w:id="3803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1</w:t>
            </w:r>
          </w:p>
        </w:tc>
        <w:tc>
          <w:tcPr>
            <w:tcW w:w="1310" w:type="dxa"/>
          </w:tcPr>
          <w:p w:rsidR="003B389F" w:rsidRPr="002F02C9" w:rsidRDefault="00152C15">
            <w:pPr>
              <w:rPr>
                <w:rPrChange w:id="3804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3805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PrChange w:id="3806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List1</w:t>
            </w:r>
          </w:p>
        </w:tc>
        <w:tc>
          <w:tcPr>
            <w:tcW w:w="916" w:type="dxa"/>
          </w:tcPr>
          <w:p w:rsidR="003B389F" w:rsidRPr="002F02C9" w:rsidRDefault="00152C15">
            <w:pPr>
              <w:rPr>
                <w:rPrChange w:id="3807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3808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PrChange w:id="3809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Table</w:t>
            </w:r>
          </w:p>
        </w:tc>
        <w:tc>
          <w:tcPr>
            <w:tcW w:w="677" w:type="dxa"/>
          </w:tcPr>
          <w:p w:rsidR="002E4670" w:rsidRPr="002F02C9" w:rsidRDefault="002E4670" w:rsidP="002E4670">
            <w:pPr>
              <w:rPr>
                <w:rPrChange w:id="3810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2E4670" w:rsidRPr="002F02C9" w:rsidRDefault="00152C15" w:rsidP="002E4670">
            <w:pPr>
              <w:rPr>
                <w:rPrChange w:id="3811" w:author="Chen, Ivy (陳素貞 IEC1)" w:date="2015-01-12T13:45:00Z">
                  <w:rPr/>
                </w:rPrChange>
              </w:rPr>
            </w:pPr>
            <w:r w:rsidRPr="002F02C9">
              <w:rPr>
                <w:rFonts w:hint="eastAsia"/>
                <w:rPrChange w:id="3812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显示所有的</w:t>
            </w:r>
            <w:r w:rsidRPr="002F02C9">
              <w:rPr>
                <w:rPrChange w:id="3813" w:author="Chen, Ivy (陳素貞 IEC1)" w:date="2015-01-12T13:45:00Z">
                  <w:rPr>
                    <w:rFonts w:ascii="Courier New" w:hAnsi="Courier New" w:cs="Courier New"/>
                    <w:noProof/>
                    <w:color w:val="0000FF"/>
                    <w:szCs w:val="20"/>
                    <w:u w:val="single"/>
                  </w:rPr>
                </w:rPrChange>
              </w:rPr>
              <w:t>PAK_CHN_TW_Light</w:t>
            </w:r>
            <w:r w:rsidRPr="002F02C9">
              <w:rPr>
                <w:rFonts w:hint="eastAsia"/>
                <w:rPrChange w:id="3814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记录</w:t>
            </w:r>
          </w:p>
        </w:tc>
        <w:tc>
          <w:tcPr>
            <w:tcW w:w="680" w:type="dxa"/>
          </w:tcPr>
          <w:p w:rsidR="002E4670" w:rsidRPr="002F02C9" w:rsidRDefault="002E4670" w:rsidP="002E4670">
            <w:pPr>
              <w:rPr>
                <w:rPrChange w:id="3815" w:author="Chen, Ivy (陳素貞 IEC1)" w:date="2015-01-12T13:45:00Z">
                  <w:rPr/>
                </w:rPrChange>
              </w:rPr>
            </w:pPr>
          </w:p>
        </w:tc>
        <w:tc>
          <w:tcPr>
            <w:tcW w:w="2728" w:type="dxa"/>
          </w:tcPr>
          <w:p w:rsidR="004747FA" w:rsidRPr="002F02C9" w:rsidRDefault="00152C15">
            <w:pPr>
              <w:rPr>
                <w:rPrChange w:id="3816" w:author="Chen, Ivy (陳素貞 IEC1)" w:date="2015-01-12T13:45:00Z">
                  <w:rPr/>
                </w:rPrChange>
              </w:rPr>
            </w:pPr>
            <w:r w:rsidRPr="002F02C9">
              <w:rPr>
                <w:rPrChange w:id="3817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Click</w:t>
            </w:r>
            <w:r w:rsidRPr="002F02C9">
              <w:rPr>
                <w:rFonts w:hint="eastAsia"/>
                <w:rPrChange w:id="3818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：原高亮被选的数据行恢复正常显示，被点击的行被高亮选择，下部的</w:t>
            </w:r>
            <w:r w:rsidRPr="002F02C9">
              <w:rPr>
                <w:rPrChange w:id="3819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3</w:t>
            </w:r>
            <w:r w:rsidRPr="002F02C9">
              <w:rPr>
                <w:rFonts w:hint="eastAsia"/>
                <w:rPrChange w:id="3820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到</w:t>
            </w:r>
            <w:r w:rsidRPr="002F02C9">
              <w:rPr>
                <w:rPrChange w:id="3821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7</w:t>
            </w:r>
            <w:r w:rsidRPr="002F02C9">
              <w:rPr>
                <w:rFonts w:hint="eastAsia"/>
                <w:rPrChange w:id="3822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号控件中显示被点击数据行的详细资料，</w:t>
            </w:r>
            <w:r w:rsidRPr="002F02C9">
              <w:rPr>
                <w:rPrChange w:id="3823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Enable Save</w:t>
            </w:r>
            <w:r w:rsidRPr="002F02C9">
              <w:rPr>
                <w:rFonts w:hint="eastAsia"/>
                <w:rPrChange w:id="3824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和</w:t>
            </w:r>
            <w:r w:rsidRPr="002F02C9">
              <w:rPr>
                <w:rPrChange w:id="3825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Delete</w:t>
            </w:r>
            <w:r w:rsidRPr="002F02C9">
              <w:rPr>
                <w:rFonts w:hint="eastAsia"/>
                <w:rPrChange w:id="3826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按钮。若被点击行为空行，则</w:t>
            </w:r>
            <w:r w:rsidRPr="002F02C9">
              <w:rPr>
                <w:rPrChange w:id="3827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Disable Save</w:t>
            </w:r>
            <w:r w:rsidRPr="002F02C9">
              <w:rPr>
                <w:rFonts w:hint="eastAsia"/>
                <w:rPrChange w:id="3828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和</w:t>
            </w:r>
            <w:r w:rsidRPr="002F02C9">
              <w:rPr>
                <w:rPrChange w:id="3829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Delete</w:t>
            </w:r>
            <w:r w:rsidRPr="002F02C9">
              <w:rPr>
                <w:rFonts w:hint="eastAsia"/>
                <w:rPrChange w:id="3830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按钮。</w:t>
            </w:r>
          </w:p>
        </w:tc>
        <w:tc>
          <w:tcPr>
            <w:tcW w:w="2629" w:type="dxa"/>
          </w:tcPr>
          <w:p w:rsidR="00152C15" w:rsidRPr="002F02C9" w:rsidRDefault="00152C15" w:rsidP="00152C15">
            <w:pPr>
              <w:rPr>
                <w:rPrChange w:id="3831" w:author="Chen, Ivy (陳素貞 IEC1)" w:date="2015-01-12T13:45:00Z">
                  <w:rPr>
                    <w:rFonts w:ascii="Tahoma" w:hAnsi="Tahoma" w:cs="Arial"/>
                    <w:b/>
                    <w:bCs/>
                    <w:kern w:val="32"/>
                    <w:sz w:val="18"/>
                    <w:szCs w:val="32"/>
                  </w:rPr>
                </w:rPrChange>
              </w:rPr>
              <w:pPrChange w:id="3832" w:author="Chen, Ivy (陳素貞 IEC1)" w:date="2014-02-07T15:5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Fonts w:hint="eastAsia"/>
                <w:rPrChange w:id="3833" w:author="Chen, Ivy (陳素貞 IEC1)" w:date="2015-01-12T13:45:00Z">
                  <w:rPr>
                    <w:rFonts w:ascii="Tahoma" w:hAnsi="Tahoma" w:hint="eastAsia"/>
                    <w:color w:val="0000FF"/>
                    <w:sz w:val="18"/>
                    <w:u w:val="single"/>
                  </w:rPr>
                </w:rPrChange>
              </w:rPr>
              <w:t>栏位包括：</w:t>
            </w:r>
            <w:r w:rsidRPr="002F02C9">
              <w:rPr>
                <w:rPrChange w:id="3834" w:author="Chen, Ivy (陳素貞 IEC1)" w:date="2015-01-12T13:45:00Z">
                  <w:rPr>
                    <w:rFonts w:ascii="Tahoma" w:hAnsi="Tahoma"/>
                    <w:color w:val="0000FF"/>
                    <w:sz w:val="18"/>
                    <w:u w:val="single"/>
                  </w:rPr>
                </w:rPrChange>
              </w:rPr>
              <w:t>Model</w:t>
            </w:r>
            <w:r w:rsidRPr="002F02C9">
              <w:rPr>
                <w:rFonts w:hint="eastAsia"/>
                <w:rPrChange w:id="3835" w:author="Chen, Ivy (陳素貞 IEC1)" w:date="2015-01-12T13:45:00Z">
                  <w:rPr>
                    <w:rFonts w:ascii="Tahoma" w:hAnsi="Tahoma" w:hint="eastAsia"/>
                    <w:color w:val="0000FF"/>
                    <w:sz w:val="18"/>
                    <w:u w:val="single"/>
                  </w:rPr>
                </w:rPrChange>
              </w:rPr>
              <w:t>、</w:t>
            </w:r>
            <w:r w:rsidRPr="002F02C9">
              <w:rPr>
                <w:rPrChange w:id="3836" w:author="Chen, Ivy (陳素貞 IEC1)" w:date="2015-01-12T13:45:00Z">
                  <w:rPr>
                    <w:rFonts w:ascii="Tahoma" w:hAnsi="Tahoma"/>
                    <w:color w:val="0000FF"/>
                    <w:sz w:val="18"/>
                    <w:u w:val="single"/>
                  </w:rPr>
                </w:rPrChange>
              </w:rPr>
              <w:t>PartNo</w:t>
            </w:r>
            <w:r w:rsidRPr="002F02C9">
              <w:rPr>
                <w:rFonts w:hint="eastAsia"/>
                <w:rPrChange w:id="3837" w:author="Chen, Ivy (陳素貞 IEC1)" w:date="2015-01-12T13:45:00Z">
                  <w:rPr>
                    <w:rFonts w:ascii="Tahoma" w:hAnsi="Tahoma" w:hint="eastAsia"/>
                    <w:color w:val="0000FF"/>
                    <w:sz w:val="18"/>
                    <w:u w:val="single"/>
                  </w:rPr>
                </w:rPrChange>
              </w:rPr>
              <w:t>、</w:t>
            </w:r>
            <w:r w:rsidRPr="002F02C9">
              <w:rPr>
                <w:rPrChange w:id="3838" w:author="Chen, Ivy (陳素貞 IEC1)" w:date="2015-01-12T13:45:00Z">
                  <w:rPr>
                    <w:rFonts w:ascii="Tahoma" w:hAnsi="Tahoma"/>
                    <w:color w:val="0000FF"/>
                    <w:sz w:val="18"/>
                    <w:u w:val="single"/>
                  </w:rPr>
                </w:rPrChange>
              </w:rPr>
              <w:t>Type</w:t>
            </w:r>
            <w:r w:rsidRPr="002F02C9">
              <w:rPr>
                <w:rFonts w:hint="eastAsia"/>
                <w:rPrChange w:id="3839" w:author="Chen, Ivy (陳素貞 IEC1)" w:date="2015-01-12T13:45:00Z">
                  <w:rPr>
                    <w:rFonts w:ascii="Tahoma" w:hAnsi="Tahoma" w:hint="eastAsia"/>
                    <w:color w:val="0000FF"/>
                    <w:sz w:val="18"/>
                    <w:u w:val="single"/>
                  </w:rPr>
                </w:rPrChange>
              </w:rPr>
              <w:t>、</w:t>
            </w:r>
            <w:r w:rsidRPr="002F02C9">
              <w:rPr>
                <w:rPrChange w:id="3840" w:author="Chen, Ivy (陳素貞 IEC1)" w:date="2015-01-12T13:45:00Z">
                  <w:rPr>
                    <w:rFonts w:ascii="Tahoma" w:hAnsi="Tahoma"/>
                    <w:color w:val="0000FF"/>
                    <w:sz w:val="18"/>
                    <w:u w:val="single"/>
                  </w:rPr>
                </w:rPrChange>
              </w:rPr>
              <w:t>Descr</w:t>
            </w:r>
            <w:r w:rsidRPr="002F02C9">
              <w:rPr>
                <w:rFonts w:hint="eastAsia"/>
                <w:rPrChange w:id="3841" w:author="Chen, Ivy (陳素貞 IEC1)" w:date="2015-01-12T13:45:00Z">
                  <w:rPr>
                    <w:rFonts w:ascii="Tahoma" w:hAnsi="Tahoma" w:hint="eastAsia"/>
                    <w:color w:val="0000FF"/>
                    <w:sz w:val="18"/>
                    <w:u w:val="single"/>
                  </w:rPr>
                </w:rPrChange>
              </w:rPr>
              <w:t>、</w:t>
            </w:r>
            <w:r w:rsidRPr="002F02C9">
              <w:rPr>
                <w:rPrChange w:id="3842" w:author="Chen, Ivy (陳素貞 IEC1)" w:date="2015-01-12T13:45:00Z">
                  <w:rPr>
                    <w:rFonts w:ascii="Tahoma" w:hAnsi="Tahoma"/>
                    <w:color w:val="0000FF"/>
                    <w:sz w:val="18"/>
                    <w:u w:val="single"/>
                  </w:rPr>
                </w:rPrChange>
              </w:rPr>
              <w:t>LightNo</w:t>
            </w:r>
            <w:r w:rsidRPr="002F02C9">
              <w:rPr>
                <w:rFonts w:hint="eastAsia"/>
                <w:rPrChange w:id="3843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、</w:t>
            </w:r>
            <w:r w:rsidRPr="002F02C9">
              <w:rPr>
                <w:rPrChange w:id="3844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Editor</w:t>
            </w:r>
            <w:r w:rsidRPr="002F02C9">
              <w:rPr>
                <w:rFonts w:hint="eastAsia"/>
                <w:rPrChange w:id="3845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、</w:t>
            </w:r>
            <w:r w:rsidRPr="002F02C9">
              <w:rPr>
                <w:rPrChange w:id="3846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Cdt</w:t>
            </w:r>
            <w:r w:rsidRPr="002F02C9">
              <w:rPr>
                <w:rFonts w:hint="eastAsia"/>
                <w:rPrChange w:id="3847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、</w:t>
            </w:r>
            <w:r w:rsidRPr="002F02C9">
              <w:rPr>
                <w:rPrChange w:id="3848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Udt</w:t>
            </w:r>
          </w:p>
          <w:p w:rsidR="00152C15" w:rsidRPr="002F02C9" w:rsidRDefault="00152C15" w:rsidP="00152C15">
            <w:pPr>
              <w:rPr>
                <w:rPrChange w:id="3849" w:author="Chen, Ivy (陳素貞 IEC1)" w:date="2015-01-12T13:45:00Z">
                  <w:rPr>
                    <w:rFonts w:ascii="Tahoma" w:hAnsi="Tahoma" w:cs="Arial"/>
                    <w:b/>
                    <w:bCs/>
                    <w:kern w:val="32"/>
                    <w:sz w:val="18"/>
                    <w:szCs w:val="32"/>
                  </w:rPr>
                </w:rPrChange>
              </w:rPr>
              <w:pPrChange w:id="3850" w:author="Chen, Ivy (陳素貞 IEC1)" w:date="2014-02-07T15:5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Fonts w:hint="eastAsia"/>
                <w:rPrChange w:id="3851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按</w:t>
            </w:r>
            <w:r w:rsidRPr="002F02C9">
              <w:rPr>
                <w:rPrChange w:id="3852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Cdt</w:t>
            </w:r>
            <w:r w:rsidRPr="002F02C9">
              <w:rPr>
                <w:rFonts w:hint="eastAsia"/>
                <w:rPrChange w:id="3853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栏位排序</w:t>
            </w:r>
          </w:p>
        </w:tc>
      </w:tr>
      <w:tr w:rsidR="002E4670" w:rsidRPr="002F02C9" w:rsidTr="002E4670">
        <w:tc>
          <w:tcPr>
            <w:tcW w:w="445" w:type="dxa"/>
          </w:tcPr>
          <w:p w:rsidR="002E4670" w:rsidRPr="002F02C9" w:rsidRDefault="00152C15" w:rsidP="002E4670">
            <w:pPr>
              <w:rPr>
                <w:rPrChange w:id="3854" w:author="Chen, Ivy (陳素貞 IEC1)" w:date="2015-01-12T13:45:00Z">
                  <w:rPr/>
                </w:rPrChange>
              </w:rPr>
            </w:pPr>
            <w:r w:rsidRPr="002F02C9">
              <w:rPr>
                <w:rPrChange w:id="3855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2</w:t>
            </w:r>
          </w:p>
        </w:tc>
        <w:tc>
          <w:tcPr>
            <w:tcW w:w="1310" w:type="dxa"/>
          </w:tcPr>
          <w:p w:rsidR="002E4670" w:rsidRPr="002F02C9" w:rsidRDefault="00152C15" w:rsidP="002E4670">
            <w:pPr>
              <w:rPr>
                <w:rPrChange w:id="3856" w:author="Chen, Ivy (陳素貞 IEC1)" w:date="2015-01-12T13:45:00Z">
                  <w:rPr/>
                </w:rPrChange>
              </w:rPr>
            </w:pPr>
            <w:r w:rsidRPr="002F02C9">
              <w:rPr>
                <w:rPrChange w:id="3857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Delete</w:t>
            </w:r>
          </w:p>
        </w:tc>
        <w:tc>
          <w:tcPr>
            <w:tcW w:w="916" w:type="dxa"/>
          </w:tcPr>
          <w:p w:rsidR="002E4670" w:rsidRPr="002F02C9" w:rsidRDefault="00152C15" w:rsidP="002E4670">
            <w:pPr>
              <w:rPr>
                <w:rFonts w:ascii="SimSun" w:hAnsi="SimSun"/>
                <w:rPrChange w:id="3858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3859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Button</w:t>
            </w:r>
          </w:p>
        </w:tc>
        <w:tc>
          <w:tcPr>
            <w:tcW w:w="677" w:type="dxa"/>
          </w:tcPr>
          <w:p w:rsidR="002E4670" w:rsidRPr="002F02C9" w:rsidRDefault="002E4670" w:rsidP="002E4670">
            <w:pPr>
              <w:rPr>
                <w:rPrChange w:id="3860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3B389F" w:rsidRPr="002F02C9" w:rsidRDefault="00152C15">
            <w:pPr>
              <w:rPr>
                <w:del w:id="3861" w:author="itc94010" w:date="2012-05-03T11:33:00Z"/>
                <w:rPrChange w:id="3862" w:author="Chen, Ivy (陳素貞 IEC1)" w:date="2015-01-12T13:45:00Z">
                  <w:rPr>
                    <w:del w:id="3863" w:author="itc94010" w:date="2012-05-03T11:33:00Z"/>
                    <w:rFonts w:ascii="SimSun" w:hAnsi="SimSun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3864" w:author="itc94010" w:date="2012-05-03T11:40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Fonts w:hint="eastAsia"/>
                <w:rPrChange w:id="3865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“</w:t>
            </w:r>
            <w:r w:rsidRPr="002F02C9">
              <w:rPr>
                <w:rPrChange w:id="3866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Delete</w:t>
            </w:r>
            <w:r w:rsidRPr="002F02C9">
              <w:rPr>
                <w:rFonts w:hint="eastAsia"/>
                <w:rPrChange w:id="3867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”</w:t>
            </w:r>
          </w:p>
          <w:p w:rsidR="003B389F" w:rsidRPr="002F02C9" w:rsidRDefault="003B389F">
            <w:pPr>
              <w:rPr>
                <w:ins w:id="3868" w:author="itc94010" w:date="2012-05-03T11:33:00Z"/>
                <w:rPrChange w:id="3869" w:author="Chen, Ivy (陳素貞 IEC1)" w:date="2015-01-12T13:45:00Z">
                  <w:rPr>
                    <w:ins w:id="3870" w:author="itc94010" w:date="2012-05-03T11:33:00Z"/>
                    <w:rFonts w:ascii="SimSun" w:hAnsi="SimSun"/>
                  </w:rPr>
                </w:rPrChange>
              </w:rPr>
              <w:pPrChange w:id="3871" w:author="itc94010" w:date="2012-05-03T11:40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</w:p>
          <w:p w:rsidR="003B389F" w:rsidRPr="002F02C9" w:rsidRDefault="00152C15">
            <w:pPr>
              <w:rPr>
                <w:rPrChange w:id="3872" w:author="Chen, Ivy (陳素貞 IEC1)" w:date="2015-01-12T13:45:00Z">
                  <w:rPr>
                    <w:rFonts w:eastAsia="新細明體"/>
                    <w:lang w:eastAsia="zh-TW"/>
                  </w:rPr>
                </w:rPrChange>
              </w:rPr>
              <w:pPrChange w:id="3873" w:author="itc94010" w:date="2012-05-03T11:40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PrChange w:id="3874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Disable</w:t>
            </w:r>
          </w:p>
        </w:tc>
        <w:tc>
          <w:tcPr>
            <w:tcW w:w="680" w:type="dxa"/>
          </w:tcPr>
          <w:p w:rsidR="002E4670" w:rsidRPr="002F02C9" w:rsidRDefault="002E4670" w:rsidP="002E4670">
            <w:pPr>
              <w:rPr>
                <w:rPrChange w:id="3875" w:author="Chen, Ivy (陳素貞 IEC1)" w:date="2015-01-12T13:45:00Z">
                  <w:rPr/>
                </w:rPrChange>
              </w:rPr>
            </w:pPr>
          </w:p>
        </w:tc>
        <w:tc>
          <w:tcPr>
            <w:tcW w:w="2728" w:type="dxa"/>
          </w:tcPr>
          <w:p w:rsidR="002E4670" w:rsidRPr="002F02C9" w:rsidRDefault="00152C15" w:rsidP="002E4670">
            <w:pPr>
              <w:rPr>
                <w:rFonts w:ascii="SimSun"/>
                <w:rPrChange w:id="3876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eastAsia="新細明體"/>
                <w:rPrChange w:id="3877" w:author="Chen, Ivy (陳素貞 IEC1)" w:date="2015-01-12T13:45:00Z">
                  <w:rPr>
                    <w:rFonts w:eastAsia="新細明體"/>
                    <w:color w:val="0000FF"/>
                    <w:u w:val="single"/>
                  </w:rPr>
                </w:rPrChange>
              </w:rPr>
              <w:t>Click</w:t>
            </w:r>
            <w:r w:rsidRPr="002F02C9">
              <w:rPr>
                <w:rFonts w:eastAsia="新細明體" w:hint="eastAsia"/>
                <w:rPrChange w:id="3878" w:author="Chen, Ivy (陳素貞 IEC1)" w:date="2015-01-12T13:45:00Z">
                  <w:rPr>
                    <w:rFonts w:eastAsia="新細明體" w:hint="eastAsia"/>
                    <w:color w:val="0000FF"/>
                    <w:u w:val="single"/>
                  </w:rPr>
                </w:rPrChange>
              </w:rPr>
              <w:t>：</w:t>
            </w:r>
            <w:r w:rsidRPr="002F02C9">
              <w:rPr>
                <w:rFonts w:ascii="SimSun" w:hAnsi="SimSun"/>
                <w:rPrChange w:id="3879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1</w:t>
            </w:r>
            <w:r w:rsidRPr="002F02C9">
              <w:rPr>
                <w:rFonts w:ascii="SimSun" w:hAnsi="SimSun" w:hint="eastAsia"/>
                <w:rPrChange w:id="3880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</w:t>
            </w:r>
            <w:r w:rsidRPr="002F02C9">
              <w:rPr>
                <w:rFonts w:ascii="SimSun" w:hAnsi="SimSun"/>
                <w:rPrChange w:id="3881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List1</w:t>
            </w:r>
            <w:r w:rsidRPr="002F02C9">
              <w:rPr>
                <w:rFonts w:ascii="SimSun" w:hAnsi="SimSun" w:hint="eastAsia"/>
                <w:rPrChange w:id="3882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中当前没有任何行被选，则提示用户，放弃后续操作。</w:t>
            </w:r>
          </w:p>
          <w:p w:rsidR="002E4670" w:rsidRPr="002F02C9" w:rsidRDefault="00152C15" w:rsidP="002E4670">
            <w:pPr>
              <w:rPr>
                <w:rFonts w:ascii="SimSun"/>
                <w:rPrChange w:id="3883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3884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2</w:t>
            </w:r>
            <w:r w:rsidRPr="002F02C9">
              <w:rPr>
                <w:rFonts w:ascii="SimSun" w:hAnsi="SimSun" w:hint="eastAsia"/>
                <w:rPrChange w:id="3885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、要求用户再次确认要执行删除操作。</w:t>
            </w:r>
          </w:p>
          <w:p w:rsidR="002E4670" w:rsidRPr="002F02C9" w:rsidRDefault="00152C15" w:rsidP="002E4670">
            <w:pPr>
              <w:rPr>
                <w:rFonts w:ascii="SimSun"/>
                <w:rPrChange w:id="3886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3887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3</w:t>
            </w:r>
            <w:r w:rsidRPr="002F02C9">
              <w:rPr>
                <w:rFonts w:ascii="SimSun" w:hAnsi="SimSun" w:hint="eastAsia"/>
                <w:rPrChange w:id="3888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、若用户选择放弃，则放弃后续操作。</w:t>
            </w:r>
          </w:p>
          <w:p w:rsidR="002E4670" w:rsidRPr="002F02C9" w:rsidRDefault="00152C15" w:rsidP="002E4670">
            <w:pPr>
              <w:rPr>
                <w:rFonts w:ascii="SimSun"/>
                <w:rPrChange w:id="3889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3890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4</w:t>
            </w:r>
            <w:r w:rsidRPr="002F02C9">
              <w:rPr>
                <w:rFonts w:ascii="SimSun" w:hAnsi="SimSun" w:hint="eastAsia"/>
                <w:rPrChange w:id="3891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、删除该行数据。</w:t>
            </w:r>
          </w:p>
        </w:tc>
        <w:tc>
          <w:tcPr>
            <w:tcW w:w="2629" w:type="dxa"/>
          </w:tcPr>
          <w:p w:rsidR="002E4670" w:rsidRPr="002F02C9" w:rsidRDefault="002E4670" w:rsidP="002E4670">
            <w:pPr>
              <w:rPr>
                <w:rPrChange w:id="3892" w:author="Chen, Ivy (陳素貞 IEC1)" w:date="2015-01-12T13:45:00Z">
                  <w:rPr/>
                </w:rPrChange>
              </w:rPr>
            </w:pPr>
          </w:p>
        </w:tc>
      </w:tr>
      <w:tr w:rsidR="002E4670" w:rsidRPr="002F02C9" w:rsidTr="002E4670">
        <w:tc>
          <w:tcPr>
            <w:tcW w:w="445" w:type="dxa"/>
          </w:tcPr>
          <w:p w:rsidR="002E4670" w:rsidRPr="002F02C9" w:rsidRDefault="00152C15" w:rsidP="002E4670">
            <w:pPr>
              <w:rPr>
                <w:rPrChange w:id="3893" w:author="Chen, Ivy (陳素貞 IEC1)" w:date="2015-01-12T13:45:00Z">
                  <w:rPr/>
                </w:rPrChange>
              </w:rPr>
            </w:pPr>
            <w:r w:rsidRPr="002F02C9">
              <w:rPr>
                <w:rPrChange w:id="3894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3</w:t>
            </w:r>
          </w:p>
        </w:tc>
        <w:tc>
          <w:tcPr>
            <w:tcW w:w="1310" w:type="dxa"/>
          </w:tcPr>
          <w:p w:rsidR="002E4670" w:rsidRPr="002F02C9" w:rsidRDefault="00152C15" w:rsidP="002E4670">
            <w:pPr>
              <w:rPr>
                <w:rPrChange w:id="3895" w:author="Chen, Ivy (陳素貞 IEC1)" w:date="2015-01-12T13:45:00Z">
                  <w:rPr/>
                </w:rPrChange>
              </w:rPr>
            </w:pPr>
            <w:r w:rsidRPr="002F02C9">
              <w:rPr>
                <w:rPrChange w:id="3896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Model</w:t>
            </w:r>
          </w:p>
        </w:tc>
        <w:tc>
          <w:tcPr>
            <w:tcW w:w="916" w:type="dxa"/>
          </w:tcPr>
          <w:p w:rsidR="002E4670" w:rsidRPr="002F02C9" w:rsidRDefault="00152C15" w:rsidP="002E4670">
            <w:pPr>
              <w:rPr>
                <w:rFonts w:ascii="SimSun" w:hAnsi="SimSun"/>
                <w:rPrChange w:id="3897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3898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TextBox</w:t>
            </w:r>
          </w:p>
        </w:tc>
        <w:tc>
          <w:tcPr>
            <w:tcW w:w="677" w:type="dxa"/>
          </w:tcPr>
          <w:p w:rsidR="002E4670" w:rsidRPr="002F02C9" w:rsidRDefault="00152C15" w:rsidP="002E4670">
            <w:pPr>
              <w:rPr>
                <w:rPrChange w:id="3899" w:author="Chen, Ivy (陳素貞 IEC1)" w:date="2015-01-12T13:45:00Z">
                  <w:rPr/>
                </w:rPrChange>
              </w:rPr>
            </w:pPr>
            <w:r w:rsidRPr="002F02C9">
              <w:rPr>
                <w:rFonts w:hint="eastAsia"/>
                <w:rPrChange w:id="3900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长度不超过</w:t>
            </w:r>
            <w:r w:rsidRPr="002F02C9">
              <w:rPr>
                <w:rPrChange w:id="3901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50</w:t>
            </w:r>
            <w:r w:rsidRPr="002F02C9">
              <w:rPr>
                <w:rFonts w:hint="eastAsia"/>
                <w:rPrChange w:id="3902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的字符串</w:t>
            </w:r>
          </w:p>
        </w:tc>
        <w:tc>
          <w:tcPr>
            <w:tcW w:w="1432" w:type="dxa"/>
          </w:tcPr>
          <w:p w:rsidR="002E4670" w:rsidRPr="002F02C9" w:rsidRDefault="00152C15" w:rsidP="002E4670">
            <w:pPr>
              <w:rPr>
                <w:rFonts w:ascii="SimSun" w:hAnsi="SimSun"/>
                <w:rPrChange w:id="3903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3904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空</w:t>
            </w:r>
          </w:p>
        </w:tc>
        <w:tc>
          <w:tcPr>
            <w:tcW w:w="680" w:type="dxa"/>
          </w:tcPr>
          <w:p w:rsidR="002E4670" w:rsidRPr="002F02C9" w:rsidRDefault="00152C15" w:rsidP="002E4670">
            <w:pPr>
              <w:rPr>
                <w:rPrChange w:id="3905" w:author="Chen, Ivy (陳素貞 IEC1)" w:date="2015-01-12T13:45:00Z">
                  <w:rPr/>
                </w:rPrChange>
              </w:rPr>
            </w:pPr>
            <w:r w:rsidRPr="002F02C9">
              <w:rPr>
                <w:rPrChange w:id="3906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Y</w:t>
            </w:r>
          </w:p>
        </w:tc>
        <w:tc>
          <w:tcPr>
            <w:tcW w:w="2728" w:type="dxa"/>
          </w:tcPr>
          <w:p w:rsidR="002E4670" w:rsidRPr="002F02C9" w:rsidRDefault="002E4670" w:rsidP="002E4670">
            <w:pPr>
              <w:rPr>
                <w:rFonts w:eastAsia="新細明體"/>
                <w:rPrChange w:id="3907" w:author="Chen, Ivy (陳素貞 IEC1)" w:date="2015-01-12T13:45:00Z">
                  <w:rPr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2E4670" w:rsidRPr="002F02C9" w:rsidRDefault="002E4670" w:rsidP="002E4670">
            <w:pPr>
              <w:rPr>
                <w:rPrChange w:id="3908" w:author="Chen, Ivy (陳素貞 IEC1)" w:date="2015-01-12T13:45:00Z">
                  <w:rPr/>
                </w:rPrChange>
              </w:rPr>
            </w:pPr>
          </w:p>
        </w:tc>
      </w:tr>
      <w:tr w:rsidR="004747FA" w:rsidRPr="002F02C9" w:rsidTr="002E4670">
        <w:tc>
          <w:tcPr>
            <w:tcW w:w="445" w:type="dxa"/>
          </w:tcPr>
          <w:p w:rsidR="004747FA" w:rsidRPr="002F02C9" w:rsidRDefault="00152C15" w:rsidP="002E4670">
            <w:pPr>
              <w:rPr>
                <w:rPrChange w:id="3909" w:author="Chen, Ivy (陳素貞 IEC1)" w:date="2015-01-12T13:45:00Z">
                  <w:rPr/>
                </w:rPrChange>
              </w:rPr>
            </w:pPr>
            <w:r w:rsidRPr="002F02C9">
              <w:rPr>
                <w:rPrChange w:id="3910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4</w:t>
            </w:r>
          </w:p>
        </w:tc>
        <w:tc>
          <w:tcPr>
            <w:tcW w:w="1310" w:type="dxa"/>
          </w:tcPr>
          <w:p w:rsidR="004747FA" w:rsidRPr="002F02C9" w:rsidRDefault="00152C15" w:rsidP="002E4670">
            <w:pPr>
              <w:rPr>
                <w:rPrChange w:id="3911" w:author="Chen, Ivy (陳素貞 IEC1)" w:date="2015-01-12T13:45:00Z">
                  <w:rPr/>
                </w:rPrChange>
              </w:rPr>
            </w:pPr>
            <w:r w:rsidRPr="002F02C9">
              <w:rPr>
                <w:rPrChange w:id="3912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PartNo</w:t>
            </w:r>
          </w:p>
        </w:tc>
        <w:tc>
          <w:tcPr>
            <w:tcW w:w="916" w:type="dxa"/>
          </w:tcPr>
          <w:p w:rsidR="004747FA" w:rsidRPr="002F02C9" w:rsidRDefault="00152C15" w:rsidP="002E4670">
            <w:pPr>
              <w:rPr>
                <w:rFonts w:ascii="SimSun" w:hAnsi="SimSun"/>
                <w:rPrChange w:id="3913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3914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TextBox</w:t>
            </w:r>
          </w:p>
        </w:tc>
        <w:tc>
          <w:tcPr>
            <w:tcW w:w="677" w:type="dxa"/>
          </w:tcPr>
          <w:p w:rsidR="004747FA" w:rsidRPr="002F02C9" w:rsidRDefault="00152C15" w:rsidP="002E4670">
            <w:pPr>
              <w:rPr>
                <w:rPrChange w:id="3915" w:author="Chen, Ivy (陳素貞 IEC1)" w:date="2015-01-12T13:45:00Z">
                  <w:rPr/>
                </w:rPrChange>
              </w:rPr>
            </w:pPr>
            <w:r w:rsidRPr="002F02C9">
              <w:rPr>
                <w:rFonts w:hint="eastAsia"/>
                <w:rPrChange w:id="3916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长度不超过</w:t>
            </w:r>
            <w:r w:rsidRPr="002F02C9">
              <w:rPr>
                <w:rPrChange w:id="3917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50</w:t>
            </w:r>
            <w:r w:rsidRPr="002F02C9">
              <w:rPr>
                <w:rFonts w:hint="eastAsia"/>
                <w:rPrChange w:id="3918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的字符串</w:t>
            </w:r>
          </w:p>
        </w:tc>
        <w:tc>
          <w:tcPr>
            <w:tcW w:w="1432" w:type="dxa"/>
          </w:tcPr>
          <w:p w:rsidR="004747FA" w:rsidRPr="002F02C9" w:rsidRDefault="00152C15" w:rsidP="002E4670">
            <w:pPr>
              <w:rPr>
                <w:rFonts w:ascii="SimSun" w:hAnsi="SimSun"/>
                <w:rPrChange w:id="3919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3920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空</w:t>
            </w:r>
          </w:p>
        </w:tc>
        <w:tc>
          <w:tcPr>
            <w:tcW w:w="680" w:type="dxa"/>
          </w:tcPr>
          <w:p w:rsidR="004747FA" w:rsidRPr="002F02C9" w:rsidRDefault="00152C15" w:rsidP="002E4670">
            <w:pPr>
              <w:rPr>
                <w:rPrChange w:id="3921" w:author="Chen, Ivy (陳素貞 IEC1)" w:date="2015-01-12T13:45:00Z">
                  <w:rPr/>
                </w:rPrChange>
              </w:rPr>
            </w:pPr>
            <w:r w:rsidRPr="002F02C9">
              <w:rPr>
                <w:rPrChange w:id="3922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Y</w:t>
            </w:r>
          </w:p>
        </w:tc>
        <w:tc>
          <w:tcPr>
            <w:tcW w:w="2728" w:type="dxa"/>
          </w:tcPr>
          <w:p w:rsidR="004747FA" w:rsidRPr="002F02C9" w:rsidRDefault="004747FA" w:rsidP="002E4670">
            <w:pPr>
              <w:rPr>
                <w:rFonts w:eastAsia="新細明體"/>
                <w:rPrChange w:id="3923" w:author="Chen, Ivy (陳素貞 IEC1)" w:date="2015-01-12T13:45:00Z">
                  <w:rPr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4747FA" w:rsidRPr="002F02C9" w:rsidRDefault="004747FA" w:rsidP="002E4670">
            <w:pPr>
              <w:rPr>
                <w:rPrChange w:id="3924" w:author="Chen, Ivy (陳素貞 IEC1)" w:date="2015-01-12T13:45:00Z">
                  <w:rPr/>
                </w:rPrChange>
              </w:rPr>
            </w:pPr>
          </w:p>
        </w:tc>
      </w:tr>
      <w:tr w:rsidR="004747FA" w:rsidRPr="002F02C9" w:rsidTr="002E4670">
        <w:tc>
          <w:tcPr>
            <w:tcW w:w="445" w:type="dxa"/>
          </w:tcPr>
          <w:p w:rsidR="004747FA" w:rsidRPr="002F02C9" w:rsidRDefault="00152C15" w:rsidP="002E4670">
            <w:pPr>
              <w:rPr>
                <w:rPrChange w:id="3925" w:author="Chen, Ivy (陳素貞 IEC1)" w:date="2015-01-12T13:45:00Z">
                  <w:rPr/>
                </w:rPrChange>
              </w:rPr>
            </w:pPr>
            <w:r w:rsidRPr="002F02C9">
              <w:rPr>
                <w:rPrChange w:id="3926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5</w:t>
            </w:r>
          </w:p>
        </w:tc>
        <w:tc>
          <w:tcPr>
            <w:tcW w:w="1310" w:type="dxa"/>
          </w:tcPr>
          <w:p w:rsidR="004747FA" w:rsidRPr="002F02C9" w:rsidRDefault="00152C15" w:rsidP="002E4670">
            <w:pPr>
              <w:rPr>
                <w:rPrChange w:id="3927" w:author="Chen, Ivy (陳素貞 IEC1)" w:date="2015-01-12T13:45:00Z">
                  <w:rPr/>
                </w:rPrChange>
              </w:rPr>
            </w:pPr>
            <w:r w:rsidRPr="002F02C9">
              <w:rPr>
                <w:rPrChange w:id="3928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Type</w:t>
            </w:r>
          </w:p>
        </w:tc>
        <w:tc>
          <w:tcPr>
            <w:tcW w:w="916" w:type="dxa"/>
          </w:tcPr>
          <w:p w:rsidR="004747FA" w:rsidRPr="002F02C9" w:rsidRDefault="00152C15" w:rsidP="002E4670">
            <w:pPr>
              <w:rPr>
                <w:rFonts w:ascii="SimSun" w:hAnsi="SimSun"/>
                <w:rPrChange w:id="3929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3930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TextBox</w:t>
            </w:r>
          </w:p>
        </w:tc>
        <w:tc>
          <w:tcPr>
            <w:tcW w:w="677" w:type="dxa"/>
          </w:tcPr>
          <w:p w:rsidR="004747FA" w:rsidRPr="002F02C9" w:rsidRDefault="00152C15" w:rsidP="002E4670">
            <w:pPr>
              <w:rPr>
                <w:rPrChange w:id="3931" w:author="Chen, Ivy (陳素貞 IEC1)" w:date="2015-01-12T13:45:00Z">
                  <w:rPr/>
                </w:rPrChange>
              </w:rPr>
            </w:pPr>
            <w:r w:rsidRPr="002F02C9">
              <w:rPr>
                <w:rFonts w:hint="eastAsia"/>
                <w:rPrChange w:id="3932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长度不超过</w:t>
            </w:r>
            <w:r w:rsidRPr="002F02C9">
              <w:rPr>
                <w:rPrChange w:id="3933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50</w:t>
            </w:r>
            <w:r w:rsidRPr="002F02C9">
              <w:rPr>
                <w:rFonts w:hint="eastAsia"/>
                <w:rPrChange w:id="3934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的字符串</w:t>
            </w:r>
          </w:p>
        </w:tc>
        <w:tc>
          <w:tcPr>
            <w:tcW w:w="1432" w:type="dxa"/>
          </w:tcPr>
          <w:p w:rsidR="004747FA" w:rsidRPr="002F02C9" w:rsidRDefault="00152C15" w:rsidP="002E4670">
            <w:pPr>
              <w:rPr>
                <w:rFonts w:ascii="SimSun" w:hAnsi="SimSun"/>
                <w:rPrChange w:id="3935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3936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空</w:t>
            </w:r>
          </w:p>
        </w:tc>
        <w:tc>
          <w:tcPr>
            <w:tcW w:w="680" w:type="dxa"/>
          </w:tcPr>
          <w:p w:rsidR="004747FA" w:rsidRPr="002F02C9" w:rsidRDefault="00152C15" w:rsidP="002E4670">
            <w:pPr>
              <w:rPr>
                <w:rPrChange w:id="3937" w:author="Chen, Ivy (陳素貞 IEC1)" w:date="2015-01-12T13:45:00Z">
                  <w:rPr/>
                </w:rPrChange>
              </w:rPr>
            </w:pPr>
            <w:r w:rsidRPr="002F02C9">
              <w:rPr>
                <w:rPrChange w:id="3938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Y</w:t>
            </w:r>
          </w:p>
        </w:tc>
        <w:tc>
          <w:tcPr>
            <w:tcW w:w="2728" w:type="dxa"/>
          </w:tcPr>
          <w:p w:rsidR="004747FA" w:rsidRPr="002F02C9" w:rsidRDefault="004747FA" w:rsidP="002E4670">
            <w:pPr>
              <w:rPr>
                <w:rFonts w:eastAsia="新細明體"/>
                <w:rPrChange w:id="3939" w:author="Chen, Ivy (陳素貞 IEC1)" w:date="2015-01-12T13:45:00Z">
                  <w:rPr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4747FA" w:rsidRPr="002F02C9" w:rsidRDefault="004747FA" w:rsidP="002E4670">
            <w:pPr>
              <w:rPr>
                <w:rPrChange w:id="3940" w:author="Chen, Ivy (陳素貞 IEC1)" w:date="2015-01-12T13:45:00Z">
                  <w:rPr/>
                </w:rPrChange>
              </w:rPr>
            </w:pPr>
          </w:p>
        </w:tc>
      </w:tr>
      <w:tr w:rsidR="004747FA" w:rsidRPr="002F02C9" w:rsidTr="004747FA">
        <w:tc>
          <w:tcPr>
            <w:tcW w:w="445" w:type="dxa"/>
          </w:tcPr>
          <w:p w:rsidR="004747FA" w:rsidRPr="002F02C9" w:rsidRDefault="00152C15" w:rsidP="004747FA">
            <w:pPr>
              <w:rPr>
                <w:rPrChange w:id="3941" w:author="Chen, Ivy (陳素貞 IEC1)" w:date="2015-01-12T13:45:00Z">
                  <w:rPr/>
                </w:rPrChange>
              </w:rPr>
            </w:pPr>
            <w:r w:rsidRPr="002F02C9">
              <w:rPr>
                <w:rPrChange w:id="3942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6</w:t>
            </w:r>
          </w:p>
        </w:tc>
        <w:tc>
          <w:tcPr>
            <w:tcW w:w="1310" w:type="dxa"/>
          </w:tcPr>
          <w:p w:rsidR="004747FA" w:rsidRPr="002F02C9" w:rsidRDefault="00152C15" w:rsidP="004747FA">
            <w:pPr>
              <w:rPr>
                <w:rPrChange w:id="3943" w:author="Chen, Ivy (陳素貞 IEC1)" w:date="2015-01-12T13:45:00Z">
                  <w:rPr/>
                </w:rPrChange>
              </w:rPr>
            </w:pPr>
            <w:r w:rsidRPr="002F02C9">
              <w:rPr>
                <w:rPrChange w:id="3944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Descr</w:t>
            </w:r>
          </w:p>
        </w:tc>
        <w:tc>
          <w:tcPr>
            <w:tcW w:w="916" w:type="dxa"/>
          </w:tcPr>
          <w:p w:rsidR="004747FA" w:rsidRPr="002F02C9" w:rsidRDefault="00152C15" w:rsidP="004747FA">
            <w:pPr>
              <w:rPr>
                <w:rFonts w:ascii="SimSun" w:hAnsi="SimSun"/>
                <w:rPrChange w:id="3945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3946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Select</w:t>
            </w:r>
          </w:p>
        </w:tc>
        <w:tc>
          <w:tcPr>
            <w:tcW w:w="677" w:type="dxa"/>
          </w:tcPr>
          <w:p w:rsidR="004747FA" w:rsidRPr="002F02C9" w:rsidRDefault="004747FA" w:rsidP="004747FA">
            <w:pPr>
              <w:rPr>
                <w:rPrChange w:id="3947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4747FA" w:rsidRPr="002F02C9" w:rsidRDefault="00152C15" w:rsidP="004747FA">
            <w:pPr>
              <w:rPr>
                <w:rFonts w:ascii="SimSun" w:hAnsi="SimSun"/>
                <w:rPrChange w:id="3948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3949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第一个选项被选</w:t>
            </w:r>
          </w:p>
        </w:tc>
        <w:tc>
          <w:tcPr>
            <w:tcW w:w="680" w:type="dxa"/>
          </w:tcPr>
          <w:p w:rsidR="004747FA" w:rsidRPr="002F02C9" w:rsidRDefault="00152C15" w:rsidP="004747FA">
            <w:pPr>
              <w:rPr>
                <w:rPrChange w:id="3950" w:author="Chen, Ivy (陳素貞 IEC1)" w:date="2015-01-12T13:45:00Z">
                  <w:rPr/>
                </w:rPrChange>
              </w:rPr>
            </w:pPr>
            <w:r w:rsidRPr="002F02C9">
              <w:rPr>
                <w:rPrChange w:id="3951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Y</w:t>
            </w:r>
          </w:p>
        </w:tc>
        <w:tc>
          <w:tcPr>
            <w:tcW w:w="2728" w:type="dxa"/>
          </w:tcPr>
          <w:p w:rsidR="004747FA" w:rsidRPr="002F02C9" w:rsidRDefault="004747FA" w:rsidP="004747FA">
            <w:pPr>
              <w:rPr>
                <w:rFonts w:eastAsia="新細明體"/>
                <w:rPrChange w:id="3952" w:author="Chen, Ivy (陳素貞 IEC1)" w:date="2015-01-12T13:45:00Z">
                  <w:rPr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4747FA" w:rsidRPr="002F02C9" w:rsidRDefault="00152C15" w:rsidP="004747FA">
            <w:pPr>
              <w:rPr>
                <w:rPrChange w:id="3953" w:author="Chen, Ivy (陳素貞 IEC1)" w:date="2015-01-12T13:45:00Z">
                  <w:rPr/>
                </w:rPrChange>
              </w:rPr>
            </w:pPr>
            <w:r w:rsidRPr="002F02C9">
              <w:rPr>
                <w:rFonts w:hint="eastAsia"/>
                <w:rPrChange w:id="3954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选项包括：“</w:t>
            </w:r>
            <w:r w:rsidRPr="002F02C9">
              <w:rPr>
                <w:rPrChange w:id="3955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China label</w:t>
            </w:r>
            <w:r w:rsidRPr="002F02C9">
              <w:rPr>
                <w:rFonts w:hint="eastAsia"/>
                <w:rPrChange w:id="3956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”和“</w:t>
            </w:r>
            <w:r w:rsidRPr="002F02C9">
              <w:rPr>
                <w:rPrChange w:id="3957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TaiWan label</w:t>
            </w:r>
            <w:r w:rsidRPr="002F02C9">
              <w:rPr>
                <w:rFonts w:hint="eastAsia"/>
                <w:rPrChange w:id="3958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”</w:t>
            </w:r>
          </w:p>
        </w:tc>
      </w:tr>
      <w:tr w:rsidR="004747FA" w:rsidRPr="002F02C9" w:rsidTr="002E4670">
        <w:tc>
          <w:tcPr>
            <w:tcW w:w="445" w:type="dxa"/>
          </w:tcPr>
          <w:p w:rsidR="004747FA" w:rsidRPr="002F02C9" w:rsidRDefault="00152C15" w:rsidP="002E4670">
            <w:pPr>
              <w:rPr>
                <w:rPrChange w:id="3959" w:author="Chen, Ivy (陳素貞 IEC1)" w:date="2015-01-12T13:45:00Z">
                  <w:rPr/>
                </w:rPrChange>
              </w:rPr>
            </w:pPr>
            <w:r w:rsidRPr="002F02C9">
              <w:rPr>
                <w:rPrChange w:id="3960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7</w:t>
            </w:r>
          </w:p>
        </w:tc>
        <w:tc>
          <w:tcPr>
            <w:tcW w:w="1310" w:type="dxa"/>
          </w:tcPr>
          <w:p w:rsidR="004747FA" w:rsidRPr="002F02C9" w:rsidRDefault="00152C15" w:rsidP="002E4670">
            <w:pPr>
              <w:rPr>
                <w:rPrChange w:id="3961" w:author="Chen, Ivy (陳素貞 IEC1)" w:date="2015-01-12T13:45:00Z">
                  <w:rPr/>
                </w:rPrChange>
              </w:rPr>
            </w:pPr>
            <w:r w:rsidRPr="002F02C9">
              <w:rPr>
                <w:rPrChange w:id="3962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LightNo</w:t>
            </w:r>
          </w:p>
        </w:tc>
        <w:tc>
          <w:tcPr>
            <w:tcW w:w="916" w:type="dxa"/>
          </w:tcPr>
          <w:p w:rsidR="004747FA" w:rsidRPr="002F02C9" w:rsidRDefault="00152C15" w:rsidP="002E4670">
            <w:pPr>
              <w:rPr>
                <w:rFonts w:ascii="SimSun" w:hAnsi="SimSun"/>
                <w:rPrChange w:id="3963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3964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TextBox</w:t>
            </w:r>
          </w:p>
        </w:tc>
        <w:tc>
          <w:tcPr>
            <w:tcW w:w="677" w:type="dxa"/>
          </w:tcPr>
          <w:p w:rsidR="004747FA" w:rsidRPr="002F02C9" w:rsidRDefault="00152C15" w:rsidP="002E4670">
            <w:pPr>
              <w:rPr>
                <w:rPrChange w:id="3965" w:author="Chen, Ivy (陳素貞 IEC1)" w:date="2015-01-12T13:45:00Z">
                  <w:rPr/>
                </w:rPrChange>
              </w:rPr>
            </w:pPr>
            <w:r w:rsidRPr="002F02C9">
              <w:rPr>
                <w:rPrChange w:id="3966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Int</w:t>
            </w:r>
          </w:p>
        </w:tc>
        <w:tc>
          <w:tcPr>
            <w:tcW w:w="1432" w:type="dxa"/>
          </w:tcPr>
          <w:p w:rsidR="004747FA" w:rsidRPr="002F02C9" w:rsidRDefault="00152C15" w:rsidP="002E4670">
            <w:pPr>
              <w:rPr>
                <w:rFonts w:ascii="SimSun" w:hAnsi="SimSun"/>
                <w:rPrChange w:id="3967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3968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空</w:t>
            </w:r>
          </w:p>
        </w:tc>
        <w:tc>
          <w:tcPr>
            <w:tcW w:w="680" w:type="dxa"/>
          </w:tcPr>
          <w:p w:rsidR="004747FA" w:rsidRPr="002F02C9" w:rsidRDefault="00152C15" w:rsidP="002E4670">
            <w:pPr>
              <w:rPr>
                <w:rPrChange w:id="3969" w:author="Chen, Ivy (陳素貞 IEC1)" w:date="2015-01-12T13:45:00Z">
                  <w:rPr/>
                </w:rPrChange>
              </w:rPr>
            </w:pPr>
            <w:r w:rsidRPr="002F02C9">
              <w:rPr>
                <w:rPrChange w:id="3970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Y</w:t>
            </w:r>
          </w:p>
        </w:tc>
        <w:tc>
          <w:tcPr>
            <w:tcW w:w="2728" w:type="dxa"/>
          </w:tcPr>
          <w:p w:rsidR="004747FA" w:rsidRPr="002F02C9" w:rsidRDefault="004747FA" w:rsidP="002E4670">
            <w:pPr>
              <w:rPr>
                <w:rFonts w:eastAsia="新細明體"/>
                <w:rPrChange w:id="3971" w:author="Chen, Ivy (陳素貞 IEC1)" w:date="2015-01-12T13:45:00Z">
                  <w:rPr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4747FA" w:rsidRPr="002F02C9" w:rsidRDefault="00152C15" w:rsidP="002E4670">
            <w:pPr>
              <w:rPr>
                <w:rPrChange w:id="3972" w:author="Chen, Ivy (陳素貞 IEC1)" w:date="2015-01-12T13:45:00Z">
                  <w:rPr/>
                </w:rPrChange>
              </w:rPr>
            </w:pPr>
            <w:r w:rsidRPr="002F02C9">
              <w:rPr>
                <w:rPrChange w:id="3973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&gt;=0</w:t>
            </w:r>
            <w:r w:rsidRPr="002F02C9">
              <w:rPr>
                <w:rFonts w:hint="eastAsia"/>
                <w:rPrChange w:id="3974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且</w:t>
            </w:r>
            <w:r w:rsidRPr="002F02C9">
              <w:rPr>
                <w:rPrChange w:id="3975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&lt;1000</w:t>
            </w:r>
          </w:p>
        </w:tc>
      </w:tr>
      <w:tr w:rsidR="004747FA" w:rsidRPr="002F02C9" w:rsidTr="002E4670">
        <w:tc>
          <w:tcPr>
            <w:tcW w:w="445" w:type="dxa"/>
          </w:tcPr>
          <w:p w:rsidR="004747FA" w:rsidRPr="002F02C9" w:rsidRDefault="00152C15" w:rsidP="002E4670">
            <w:pPr>
              <w:rPr>
                <w:rPrChange w:id="3976" w:author="Chen, Ivy (陳素貞 IEC1)" w:date="2015-01-12T13:45:00Z">
                  <w:rPr/>
                </w:rPrChange>
              </w:rPr>
            </w:pPr>
            <w:r w:rsidRPr="002F02C9">
              <w:rPr>
                <w:rPrChange w:id="3977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8</w:t>
            </w:r>
          </w:p>
        </w:tc>
        <w:tc>
          <w:tcPr>
            <w:tcW w:w="1310" w:type="dxa"/>
          </w:tcPr>
          <w:p w:rsidR="004747FA" w:rsidRPr="002F02C9" w:rsidRDefault="00152C15" w:rsidP="002E4670">
            <w:pPr>
              <w:rPr>
                <w:rPrChange w:id="3978" w:author="Chen, Ivy (陳素貞 IEC1)" w:date="2015-01-12T13:45:00Z">
                  <w:rPr/>
                </w:rPrChange>
              </w:rPr>
            </w:pPr>
            <w:r w:rsidRPr="002F02C9">
              <w:rPr>
                <w:rPrChange w:id="3979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Add</w:t>
            </w:r>
          </w:p>
        </w:tc>
        <w:tc>
          <w:tcPr>
            <w:tcW w:w="916" w:type="dxa"/>
          </w:tcPr>
          <w:p w:rsidR="004747FA" w:rsidRPr="002F02C9" w:rsidRDefault="00152C15" w:rsidP="002E4670">
            <w:pPr>
              <w:rPr>
                <w:rFonts w:ascii="SimSun"/>
                <w:rPrChange w:id="3980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3981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Button</w:t>
            </w:r>
          </w:p>
        </w:tc>
        <w:tc>
          <w:tcPr>
            <w:tcW w:w="677" w:type="dxa"/>
          </w:tcPr>
          <w:p w:rsidR="004747FA" w:rsidRPr="002F02C9" w:rsidRDefault="004747FA" w:rsidP="002E4670">
            <w:pPr>
              <w:rPr>
                <w:rPrChange w:id="3982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4747FA" w:rsidRPr="002F02C9" w:rsidRDefault="00152C15" w:rsidP="002E4670">
            <w:pPr>
              <w:rPr>
                <w:lang w:eastAsia="zh-TW"/>
                <w:rPrChange w:id="3983" w:author="Chen, Ivy (陳素貞 IEC1)" w:date="2015-01-12T13:45:00Z">
                  <w:rPr>
                    <w:lang w:eastAsia="zh-TW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3984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“</w:t>
            </w:r>
            <w:r w:rsidRPr="002F02C9">
              <w:rPr>
                <w:rFonts w:ascii="SimSun" w:hAnsi="SimSun"/>
                <w:rPrChange w:id="3985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Add</w:t>
            </w:r>
            <w:r w:rsidRPr="002F02C9">
              <w:rPr>
                <w:rFonts w:ascii="SimSun" w:hAnsi="SimSun" w:hint="eastAsia"/>
                <w:rPrChange w:id="3986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”</w:t>
            </w:r>
          </w:p>
        </w:tc>
        <w:tc>
          <w:tcPr>
            <w:tcW w:w="680" w:type="dxa"/>
          </w:tcPr>
          <w:p w:rsidR="004747FA" w:rsidRPr="002F02C9" w:rsidRDefault="004747FA" w:rsidP="002E4670">
            <w:pPr>
              <w:rPr>
                <w:lang w:eastAsia="zh-TW"/>
                <w:rPrChange w:id="3987" w:author="Chen, Ivy (陳素貞 IEC1)" w:date="2015-01-12T13:45:00Z">
                  <w:rPr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4747FA" w:rsidRPr="002F02C9" w:rsidRDefault="00152C15" w:rsidP="002E4670">
            <w:pPr>
              <w:ind w:left="100" w:hangingChars="50" w:hanging="100"/>
              <w:rPr>
                <w:rFonts w:ascii="SimSun"/>
                <w:rPrChange w:id="3988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3989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Click</w:t>
            </w:r>
            <w:r w:rsidRPr="002F02C9">
              <w:rPr>
                <w:rFonts w:ascii="SimSun" w:hAnsi="SimSun" w:hint="eastAsia"/>
                <w:rPrChange w:id="3990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：</w:t>
            </w:r>
            <w:r w:rsidRPr="002F02C9">
              <w:rPr>
                <w:rFonts w:ascii="SimSun" w:hAnsi="SimSun"/>
                <w:rPrChange w:id="3991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1</w:t>
            </w:r>
            <w:r w:rsidRPr="002F02C9">
              <w:rPr>
                <w:rFonts w:ascii="SimSun" w:hAnsi="SimSun" w:hint="eastAsia"/>
                <w:rPrChange w:id="3992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</w:t>
            </w:r>
            <w:r w:rsidRPr="002F02C9">
              <w:rPr>
                <w:rFonts w:ascii="SimSun" w:hAnsi="SimSun"/>
                <w:rPrChange w:id="3993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3到7号框中有</w:t>
            </w:r>
            <w:r w:rsidRPr="002F02C9">
              <w:rPr>
                <w:rFonts w:ascii="SimSun" w:hAnsi="SimSun" w:hint="eastAsia"/>
                <w:rPrChange w:id="3994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任何框为空，则警示用户，放弃后续操作。</w:t>
            </w:r>
          </w:p>
          <w:p w:rsidR="00835BEA" w:rsidRPr="002F02C9" w:rsidRDefault="00152C15">
            <w:pPr>
              <w:rPr>
                <w:rFonts w:ascii="SimSun" w:hAnsi="Arial" w:cs="Arial"/>
                <w:b/>
                <w:bCs/>
                <w:kern w:val="32"/>
                <w:sz w:val="32"/>
                <w:rPrChange w:id="3995" w:author="Chen, Ivy (陳素貞 IEC1)" w:date="2015-01-12T13:45:00Z">
                  <w:rPr>
                    <w:rFonts w:ascii="SimSun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r w:rsidRPr="002F02C9">
              <w:rPr>
                <w:rFonts w:ascii="SimSun" w:hAnsi="SimSun"/>
                <w:rPrChange w:id="3996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2</w:t>
            </w:r>
            <w:r w:rsidRPr="002F02C9">
              <w:rPr>
                <w:rFonts w:ascii="SimSun" w:hAnsi="SimSun" w:hint="eastAsia"/>
                <w:rPrChange w:id="3997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</w:t>
            </w:r>
            <w:r w:rsidRPr="002F02C9">
              <w:rPr>
                <w:rFonts w:ascii="SimSun" w:hAnsi="SimSun"/>
                <w:rPrChange w:id="3998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3到7号框中数据同时出现在</w:t>
            </w:r>
            <w:r w:rsidRPr="002F02C9">
              <w:rPr>
                <w:rFonts w:ascii="Courier New" w:hAnsi="Courier New" w:cs="Courier New"/>
                <w:noProof/>
                <w:szCs w:val="20"/>
                <w:rPrChange w:id="3999" w:author="Chen, Ivy (陳素貞 IEC1)" w:date="2015-01-12T13:45:00Z">
                  <w:rPr>
                    <w:rFonts w:ascii="Courier New" w:hAnsi="Courier New" w:cs="Courier New"/>
                    <w:noProof/>
                    <w:color w:val="0000FF"/>
                    <w:szCs w:val="20"/>
                    <w:u w:val="single"/>
                  </w:rPr>
                </w:rPrChange>
              </w:rPr>
              <w:t>PAK_CHN_TW_Light</w:t>
            </w:r>
            <w:r w:rsidRPr="002F02C9">
              <w:rPr>
                <w:rFonts w:ascii="Courier New" w:hAnsi="Courier New" w:cs="Courier New" w:hint="eastAsia"/>
                <w:noProof/>
                <w:szCs w:val="20"/>
                <w:rPrChange w:id="4000" w:author="Chen, Ivy (陳素貞 IEC1)" w:date="2015-01-12T13:45:00Z">
                  <w:rPr>
                    <w:rFonts w:ascii="Courier New" w:hAnsi="Courier New" w:cs="Courier New" w:hint="eastAsia"/>
                    <w:noProof/>
                    <w:color w:val="0000FF"/>
                    <w:szCs w:val="20"/>
                    <w:u w:val="single"/>
                  </w:rPr>
                </w:rPrChange>
              </w:rPr>
              <w:t>表的同一个记录中</w:t>
            </w:r>
            <w:r w:rsidRPr="002F02C9">
              <w:rPr>
                <w:rFonts w:ascii="SimSun" w:hAnsi="SimSun" w:hint="eastAsia"/>
                <w:rPrChange w:id="4001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，则警示用户，放弃后续操作。</w:t>
            </w:r>
          </w:p>
          <w:p w:rsidR="004747FA" w:rsidRPr="002F02C9" w:rsidRDefault="00152C15" w:rsidP="002E4670">
            <w:pPr>
              <w:rPr>
                <w:rFonts w:ascii="SimSun"/>
                <w:rPrChange w:id="4002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4003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3</w:t>
            </w:r>
            <w:r w:rsidRPr="002F02C9">
              <w:rPr>
                <w:rFonts w:ascii="SimSun" w:hAnsi="SimSun" w:hint="eastAsia"/>
                <w:rPrChange w:id="4004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、创建此新</w:t>
            </w:r>
            <w:r w:rsidRPr="002F02C9">
              <w:rPr>
                <w:rFonts w:ascii="Courier New" w:hAnsi="Courier New" w:cs="Courier New"/>
                <w:noProof/>
                <w:szCs w:val="20"/>
                <w:rPrChange w:id="4005" w:author="Chen, Ivy (陳素貞 IEC1)" w:date="2015-01-12T13:45:00Z">
                  <w:rPr>
                    <w:rFonts w:ascii="Courier New" w:hAnsi="Courier New" w:cs="Courier New"/>
                    <w:noProof/>
                    <w:color w:val="0000FF"/>
                    <w:szCs w:val="20"/>
                    <w:u w:val="single"/>
                  </w:rPr>
                </w:rPrChange>
              </w:rPr>
              <w:t>PAK_CHN_TW_Light</w:t>
            </w:r>
            <w:r w:rsidRPr="002F02C9">
              <w:rPr>
                <w:rFonts w:ascii="SimSun" w:hAnsi="SimSun" w:hint="eastAsia"/>
                <w:rPrChange w:id="4006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记录，记录创建人和日期。</w:t>
            </w:r>
          </w:p>
          <w:p w:rsidR="00835BEA" w:rsidRPr="002F02C9" w:rsidRDefault="00152C15">
            <w:pPr>
              <w:rPr>
                <w:rFonts w:ascii="Arial" w:eastAsia="新細明體" w:hAnsi="Arial" w:cs="Arial"/>
                <w:b/>
                <w:bCs/>
                <w:kern w:val="32"/>
                <w:sz w:val="32"/>
                <w:rPrChange w:id="4007" w:author="Chen, Ivy (陳素貞 IEC1)" w:date="2015-01-12T13:45:00Z">
                  <w:rPr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r w:rsidRPr="002F02C9">
              <w:rPr>
                <w:rFonts w:ascii="SimSun" w:hAnsi="SimSun"/>
                <w:rPrChange w:id="4008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lastRenderedPageBreak/>
              <w:t>4</w:t>
            </w:r>
            <w:r w:rsidRPr="002F02C9">
              <w:rPr>
                <w:rFonts w:ascii="SimSun" w:hAnsi="SimSun" w:hint="eastAsia"/>
                <w:rPrChange w:id="4009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、刷新</w:t>
            </w:r>
            <w:r w:rsidRPr="002F02C9">
              <w:rPr>
                <w:rFonts w:ascii="SimSun" w:hAnsi="SimSun"/>
                <w:rPrChange w:id="4010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List1</w:t>
            </w:r>
            <w:r w:rsidRPr="002F02C9">
              <w:rPr>
                <w:rFonts w:ascii="SimSun" w:hAnsi="SimSun" w:hint="eastAsia"/>
                <w:rPrChange w:id="4011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的显示。</w:t>
            </w:r>
          </w:p>
        </w:tc>
        <w:tc>
          <w:tcPr>
            <w:tcW w:w="2629" w:type="dxa"/>
          </w:tcPr>
          <w:p w:rsidR="004747FA" w:rsidRPr="002F02C9" w:rsidRDefault="004747FA" w:rsidP="002E4670">
            <w:pPr>
              <w:rPr>
                <w:rPrChange w:id="4012" w:author="Chen, Ivy (陳素貞 IEC1)" w:date="2015-01-12T13:45:00Z">
                  <w:rPr/>
                </w:rPrChange>
              </w:rPr>
            </w:pPr>
          </w:p>
        </w:tc>
      </w:tr>
      <w:tr w:rsidR="004747FA" w:rsidRPr="002F02C9" w:rsidTr="002E4670">
        <w:tc>
          <w:tcPr>
            <w:tcW w:w="445" w:type="dxa"/>
          </w:tcPr>
          <w:p w:rsidR="004747FA" w:rsidRPr="002F02C9" w:rsidRDefault="00152C15" w:rsidP="002E4670">
            <w:pPr>
              <w:rPr>
                <w:rPrChange w:id="4013" w:author="Chen, Ivy (陳素貞 IEC1)" w:date="2015-01-12T13:45:00Z">
                  <w:rPr/>
                </w:rPrChange>
              </w:rPr>
            </w:pPr>
            <w:r w:rsidRPr="002F02C9">
              <w:rPr>
                <w:rPrChange w:id="4014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lastRenderedPageBreak/>
              <w:t>9</w:t>
            </w:r>
          </w:p>
        </w:tc>
        <w:tc>
          <w:tcPr>
            <w:tcW w:w="1310" w:type="dxa"/>
          </w:tcPr>
          <w:p w:rsidR="004747FA" w:rsidRPr="002F02C9" w:rsidRDefault="00152C15" w:rsidP="002E4670">
            <w:pPr>
              <w:rPr>
                <w:rPrChange w:id="4015" w:author="Chen, Ivy (陳素貞 IEC1)" w:date="2015-01-12T13:45:00Z">
                  <w:rPr/>
                </w:rPrChange>
              </w:rPr>
            </w:pPr>
            <w:r w:rsidRPr="002F02C9">
              <w:rPr>
                <w:rPrChange w:id="4016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Save</w:t>
            </w:r>
          </w:p>
        </w:tc>
        <w:tc>
          <w:tcPr>
            <w:tcW w:w="916" w:type="dxa"/>
          </w:tcPr>
          <w:p w:rsidR="004747FA" w:rsidRPr="002F02C9" w:rsidRDefault="00152C15" w:rsidP="002E4670">
            <w:pPr>
              <w:rPr>
                <w:rFonts w:ascii="SimSun" w:hAnsi="SimSun"/>
                <w:rPrChange w:id="4017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4018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Button</w:t>
            </w:r>
          </w:p>
        </w:tc>
        <w:tc>
          <w:tcPr>
            <w:tcW w:w="677" w:type="dxa"/>
          </w:tcPr>
          <w:p w:rsidR="004747FA" w:rsidRPr="002F02C9" w:rsidRDefault="004747FA" w:rsidP="002E4670">
            <w:pPr>
              <w:rPr>
                <w:rPrChange w:id="4019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3B389F" w:rsidRPr="002F02C9" w:rsidRDefault="00152C15">
            <w:pPr>
              <w:rPr>
                <w:rPrChange w:id="4020" w:author="Chen, Ivy (陳素貞 IEC1)" w:date="2015-01-12T13:45:00Z">
                  <w:rPr>
                    <w:rFonts w:ascii="SimSun" w:hAnsi="SimSun"/>
                  </w:rPr>
                </w:rPrChange>
              </w:rPr>
              <w:pPrChange w:id="4021" w:author="itc94010" w:date="2012-05-03T11:40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Fonts w:hint="eastAsia"/>
                <w:rPrChange w:id="4022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“</w:t>
            </w:r>
            <w:r w:rsidRPr="002F02C9">
              <w:rPr>
                <w:rPrChange w:id="4023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Save</w:t>
            </w:r>
            <w:r w:rsidRPr="002F02C9">
              <w:rPr>
                <w:rFonts w:hint="eastAsia"/>
                <w:rPrChange w:id="4024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”</w:t>
            </w:r>
          </w:p>
          <w:p w:rsidR="003B389F" w:rsidRPr="002F02C9" w:rsidRDefault="00152C15">
            <w:pPr>
              <w:rPr>
                <w:rFonts w:ascii="SimSun"/>
                <w:rPrChange w:id="4025" w:author="Chen, Ivy (陳素貞 IEC1)" w:date="2015-01-12T13:45:00Z">
                  <w:rPr>
                    <w:rFonts w:ascii="SimSun"/>
                  </w:rPr>
                </w:rPrChange>
              </w:rPr>
              <w:pPrChange w:id="4026" w:author="itc94010" w:date="2012-05-03T11:40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PrChange w:id="4027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Disable</w:t>
            </w:r>
          </w:p>
        </w:tc>
        <w:tc>
          <w:tcPr>
            <w:tcW w:w="680" w:type="dxa"/>
          </w:tcPr>
          <w:p w:rsidR="004747FA" w:rsidRPr="002F02C9" w:rsidRDefault="004747FA" w:rsidP="002E4670">
            <w:pPr>
              <w:rPr>
                <w:rPrChange w:id="4028" w:author="Chen, Ivy (陳素貞 IEC1)" w:date="2015-01-12T13:45:00Z">
                  <w:rPr/>
                </w:rPrChange>
              </w:rPr>
            </w:pPr>
          </w:p>
        </w:tc>
        <w:tc>
          <w:tcPr>
            <w:tcW w:w="2728" w:type="dxa"/>
          </w:tcPr>
          <w:p w:rsidR="004747FA" w:rsidRPr="002F02C9" w:rsidRDefault="00152C15" w:rsidP="002E4670">
            <w:pPr>
              <w:ind w:left="100" w:hangingChars="50" w:hanging="100"/>
              <w:rPr>
                <w:rFonts w:ascii="SimSun"/>
                <w:rPrChange w:id="4029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4030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Click</w:t>
            </w:r>
            <w:r w:rsidRPr="002F02C9">
              <w:rPr>
                <w:rFonts w:ascii="SimSun" w:hAnsi="SimSun" w:hint="eastAsia"/>
                <w:rPrChange w:id="4031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：</w:t>
            </w:r>
            <w:r w:rsidRPr="002F02C9">
              <w:rPr>
                <w:rFonts w:ascii="SimSun" w:hAnsi="SimSun"/>
                <w:rPrChange w:id="4032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1</w:t>
            </w:r>
            <w:r w:rsidRPr="002F02C9">
              <w:rPr>
                <w:rFonts w:ascii="SimSun" w:hAnsi="SimSun" w:hint="eastAsia"/>
                <w:rPrChange w:id="4033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</w:t>
            </w:r>
            <w:r w:rsidRPr="002F02C9">
              <w:rPr>
                <w:rFonts w:ascii="SimSun" w:hAnsi="SimSun"/>
                <w:rPrChange w:id="4034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3到7号框中有任何框</w:t>
            </w:r>
            <w:r w:rsidRPr="002F02C9">
              <w:rPr>
                <w:rFonts w:ascii="SimSun" w:hAnsi="SimSun" w:hint="eastAsia"/>
                <w:rPrChange w:id="4035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为空，则警示用户，放弃后续操作。</w:t>
            </w:r>
          </w:p>
          <w:p w:rsidR="004747FA" w:rsidRPr="002F02C9" w:rsidRDefault="00152C15" w:rsidP="002E4670">
            <w:pPr>
              <w:rPr>
                <w:rFonts w:ascii="SimSun" w:hAnsi="SimSun"/>
                <w:rPrChange w:id="4036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4037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2</w:t>
            </w:r>
            <w:r w:rsidRPr="002F02C9">
              <w:rPr>
                <w:rFonts w:ascii="SimSun" w:hAnsi="SimSun" w:hint="eastAsia"/>
                <w:rPrChange w:id="4038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</w:t>
            </w:r>
            <w:r w:rsidRPr="002F02C9">
              <w:rPr>
                <w:rFonts w:ascii="SimSun" w:hAnsi="SimSun"/>
                <w:rPrChange w:id="4039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3到7号框中数据同时出现在</w:t>
            </w:r>
            <w:r w:rsidRPr="002F02C9">
              <w:rPr>
                <w:rFonts w:ascii="Courier New" w:hAnsi="Courier New" w:cs="Courier New"/>
                <w:noProof/>
                <w:szCs w:val="20"/>
                <w:rPrChange w:id="4040" w:author="Chen, Ivy (陳素貞 IEC1)" w:date="2015-01-12T13:45:00Z">
                  <w:rPr>
                    <w:rFonts w:ascii="Courier New" w:hAnsi="Courier New" w:cs="Courier New"/>
                    <w:noProof/>
                    <w:color w:val="0000FF"/>
                    <w:szCs w:val="20"/>
                    <w:u w:val="single"/>
                  </w:rPr>
                </w:rPrChange>
              </w:rPr>
              <w:t>PAK_CHN_TW_Light</w:t>
            </w:r>
            <w:r w:rsidRPr="002F02C9">
              <w:rPr>
                <w:rFonts w:ascii="Courier New" w:hAnsi="Courier New" w:cs="Courier New" w:hint="eastAsia"/>
                <w:noProof/>
                <w:szCs w:val="20"/>
                <w:rPrChange w:id="4041" w:author="Chen, Ivy (陳素貞 IEC1)" w:date="2015-01-12T13:45:00Z">
                  <w:rPr>
                    <w:rFonts w:ascii="Courier New" w:hAnsi="Courier New" w:cs="Courier New" w:hint="eastAsia"/>
                    <w:noProof/>
                    <w:color w:val="0000FF"/>
                    <w:szCs w:val="20"/>
                    <w:u w:val="single"/>
                  </w:rPr>
                </w:rPrChange>
              </w:rPr>
              <w:t>表的同一个记录中</w:t>
            </w:r>
            <w:r w:rsidRPr="002F02C9">
              <w:rPr>
                <w:rFonts w:ascii="SimSun" w:hAnsi="SimSun" w:hint="eastAsia"/>
                <w:rPrChange w:id="4042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，，则警示用户，放弃后续操作。</w:t>
            </w:r>
          </w:p>
          <w:p w:rsidR="00835BEA" w:rsidRPr="002F02C9" w:rsidRDefault="00152C15">
            <w:pPr>
              <w:rPr>
                <w:rFonts w:ascii="SimSun" w:hAnsi="Arial" w:cs="Arial"/>
                <w:b/>
                <w:bCs/>
                <w:kern w:val="32"/>
                <w:sz w:val="32"/>
                <w:rPrChange w:id="4043" w:author="Chen, Ivy (陳素貞 IEC1)" w:date="2015-01-12T13:45:00Z">
                  <w:rPr>
                    <w:rFonts w:ascii="SimSun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r w:rsidRPr="002F02C9">
              <w:rPr>
                <w:rFonts w:ascii="SimSun" w:hAnsi="SimSun"/>
                <w:rPrChange w:id="4044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3、保存新数据到List1</w:t>
            </w:r>
            <w:r w:rsidRPr="002F02C9">
              <w:rPr>
                <w:rFonts w:ascii="SimSun" w:hAnsi="SimSun" w:hint="eastAsia"/>
                <w:rPrChange w:id="4045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当前被选行对应记录中，记录修改人和日期。</w:t>
            </w:r>
          </w:p>
          <w:p w:rsidR="00835BEA" w:rsidRPr="002F02C9" w:rsidRDefault="00152C15">
            <w:pPr>
              <w:rPr>
                <w:rFonts w:ascii="Arial" w:eastAsia="新細明體" w:hAnsi="Arial" w:cs="Arial"/>
                <w:b/>
                <w:bCs/>
                <w:kern w:val="32"/>
                <w:sz w:val="32"/>
                <w:rPrChange w:id="4046" w:author="Chen, Ivy (陳素貞 IEC1)" w:date="2015-01-12T13:45:00Z">
                  <w:rPr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r w:rsidRPr="002F02C9">
              <w:rPr>
                <w:rFonts w:ascii="SimSun" w:hAnsi="SimSun"/>
                <w:rPrChange w:id="4047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4</w:t>
            </w:r>
            <w:r w:rsidRPr="002F02C9">
              <w:rPr>
                <w:rFonts w:ascii="SimSun" w:hAnsi="SimSun" w:hint="eastAsia"/>
                <w:rPrChange w:id="4048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、刷新</w:t>
            </w:r>
            <w:r w:rsidRPr="002F02C9">
              <w:rPr>
                <w:rFonts w:ascii="SimSun" w:hAnsi="SimSun"/>
                <w:rPrChange w:id="4049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List1</w:t>
            </w:r>
            <w:r w:rsidRPr="002F02C9">
              <w:rPr>
                <w:rFonts w:ascii="SimSun" w:hAnsi="SimSun" w:hint="eastAsia"/>
                <w:rPrChange w:id="4050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的显示。</w:t>
            </w:r>
          </w:p>
        </w:tc>
        <w:tc>
          <w:tcPr>
            <w:tcW w:w="2629" w:type="dxa"/>
          </w:tcPr>
          <w:p w:rsidR="004747FA" w:rsidRPr="002F02C9" w:rsidRDefault="004747FA" w:rsidP="002E4670">
            <w:pPr>
              <w:rPr>
                <w:rPrChange w:id="4051" w:author="Chen, Ivy (陳素貞 IEC1)" w:date="2015-01-12T13:45:00Z">
                  <w:rPr/>
                </w:rPrChange>
              </w:rPr>
            </w:pPr>
          </w:p>
        </w:tc>
      </w:tr>
    </w:tbl>
    <w:p w:rsidR="002E4670" w:rsidRPr="002F02C9" w:rsidRDefault="002E4670" w:rsidP="002E4670">
      <w:pPr>
        <w:rPr>
          <w:rPrChange w:id="4052" w:author="Chen, Ivy (陳素貞 IEC1)" w:date="2015-01-12T13:45:00Z">
            <w:rPr/>
          </w:rPrChange>
        </w:rPr>
      </w:pPr>
    </w:p>
    <w:p w:rsidR="003B389F" w:rsidRPr="002F02C9" w:rsidRDefault="00152C15">
      <w:pPr>
        <w:pStyle w:val="3"/>
        <w:rPr>
          <w:rPrChange w:id="4053" w:author="Chen, Ivy (陳素貞 IEC1)" w:date="2015-01-12T13:45:00Z">
            <w:rPr/>
          </w:rPrChange>
        </w:rPr>
        <w:pPrChange w:id="4054" w:author="IES11FQ32" w:date="2013-01-29T15:22:00Z">
          <w:pPr/>
        </w:pPrChange>
      </w:pPr>
      <w:bookmarkStart w:id="4055" w:name="_Toc408834679"/>
      <w:r w:rsidRPr="002F02C9">
        <w:rPr>
          <w:rPrChange w:id="4056" w:author="Chen, Ivy (陳素貞 IEC1)" w:date="2015-01-12T13:45:00Z">
            <w:rPr>
              <w:color w:val="0000FF"/>
              <w:u w:val="single"/>
            </w:rPr>
          </w:rPrChange>
        </w:rPr>
        <w:t>Family Info</w:t>
      </w:r>
      <w:r w:rsidRPr="002F02C9">
        <w:rPr>
          <w:rFonts w:hint="eastAsia"/>
          <w:rPrChange w:id="4057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维护界面</w:t>
      </w:r>
      <w:bookmarkEnd w:id="4055"/>
    </w:p>
    <w:p w:rsidR="00604FFC" w:rsidRPr="002F02C9" w:rsidRDefault="00152C15" w:rsidP="00604FFC">
      <w:pPr>
        <w:pStyle w:val="4"/>
        <w:rPr>
          <w:rPrChange w:id="4058" w:author="Chen, Ivy (陳素貞 IEC1)" w:date="2015-01-12T13:45:00Z">
            <w:rPr/>
          </w:rPrChange>
        </w:rPr>
      </w:pPr>
      <w:r w:rsidRPr="002F02C9">
        <w:rPr>
          <w:rFonts w:hint="eastAsia"/>
          <w:rPrChange w:id="4059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示意圖</w:t>
      </w:r>
    </w:p>
    <w:p w:rsidR="00604FFC" w:rsidRPr="002F02C9" w:rsidRDefault="00152C15" w:rsidP="00604FFC">
      <w:pPr>
        <w:jc w:val="center"/>
        <w:rPr>
          <w:rPrChange w:id="4060" w:author="Chen, Ivy (陳素貞 IEC1)" w:date="2015-01-12T13:45:00Z">
            <w:rPr/>
          </w:rPrChange>
        </w:rPr>
      </w:pPr>
      <w:r w:rsidRPr="002F02C9">
        <w:rPr>
          <w:noProof/>
          <w:rPrChange w:id="4061" w:author="Chen, Ivy (陳素貞 IEC1)" w:date="2015-01-12T13:45:00Z">
            <w:rPr>
              <w:noProof/>
            </w:rPr>
          </w:rPrChange>
        </w:rPr>
        <w:pict>
          <v:oval id="_x0000_s3763" style="position:absolute;left:0;text-align:left;margin-left:168.15pt;margin-top:268pt;width:19.45pt;height:17.25pt;z-index:251538944" fillcolor="yellow" strokecolor="red" strokeweight="1pt">
            <v:textbox style="mso-next-textbox:#_x0000_s3763;mso-fit-shape-to-text:t" inset="0,0,0,0">
              <w:txbxContent>
                <w:p w:rsidR="003B389F" w:rsidRPr="008721B4" w:rsidRDefault="003B389F" w:rsidP="00604FFC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rFonts w:hint="eastAsia"/>
                      <w:b/>
                      <w:szCs w:val="20"/>
                    </w:rPr>
                    <w:t>3</w:t>
                  </w:r>
                </w:p>
              </w:txbxContent>
            </v:textbox>
          </v:oval>
        </w:pict>
      </w:r>
      <w:r w:rsidRPr="002F02C9">
        <w:rPr>
          <w:noProof/>
          <w:rPrChange w:id="4062" w:author="Chen, Ivy (陳素貞 IEC1)" w:date="2015-01-12T13:45:00Z">
            <w:rPr>
              <w:noProof/>
            </w:rPr>
          </w:rPrChange>
        </w:rPr>
        <w:pict>
          <v:oval id="_x0000_s3765" style="position:absolute;left:0;text-align:left;margin-left:339.8pt;margin-top:268pt;width:19.45pt;height:17.25pt;z-index:251540992" fillcolor="yellow" strokecolor="red" strokeweight="1pt">
            <v:textbox style="mso-next-textbox:#_x0000_s3765;mso-fit-shape-to-text:t" inset="0,0,0,0">
              <w:txbxContent>
                <w:p w:rsidR="003B389F" w:rsidRPr="008721B4" w:rsidRDefault="003B389F" w:rsidP="00604FFC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rFonts w:hint="eastAsia"/>
                      <w:b/>
                      <w:szCs w:val="20"/>
                    </w:rPr>
                    <w:t>5</w:t>
                  </w:r>
                </w:p>
              </w:txbxContent>
            </v:textbox>
          </v:oval>
        </w:pict>
      </w:r>
      <w:r w:rsidRPr="002F02C9">
        <w:rPr>
          <w:noProof/>
          <w:rPrChange w:id="4063" w:author="Chen, Ivy (陳素貞 IEC1)" w:date="2015-01-12T13:45:00Z">
            <w:rPr>
              <w:noProof/>
            </w:rPr>
          </w:rPrChange>
        </w:rPr>
        <w:pict>
          <v:oval id="_x0000_s3761" style="position:absolute;left:0;text-align:left;margin-left:339.8pt;margin-top:289pt;width:19.45pt;height:17.25pt;z-index:251536896" fillcolor="yellow" strokecolor="red" strokeweight="1pt">
            <v:textbox style="mso-next-textbox:#_x0000_s3761;mso-fit-shape-to-text:t" inset="0,0,0,0">
              <w:txbxContent>
                <w:p w:rsidR="003B389F" w:rsidRPr="008721B4" w:rsidRDefault="003B389F" w:rsidP="00604FFC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rFonts w:hint="eastAsia"/>
                      <w:b/>
                      <w:szCs w:val="20"/>
                    </w:rPr>
                    <w:t>6</w:t>
                  </w:r>
                </w:p>
              </w:txbxContent>
            </v:textbox>
          </v:oval>
        </w:pict>
      </w:r>
      <w:r w:rsidRPr="002F02C9">
        <w:rPr>
          <w:noProof/>
          <w:rPrChange w:id="4064" w:author="Chen, Ivy (陳素貞 IEC1)" w:date="2015-01-12T13:45:00Z">
            <w:rPr>
              <w:noProof/>
            </w:rPr>
          </w:rPrChange>
        </w:rPr>
        <w:pict>
          <v:oval id="_x0000_s3769" style="position:absolute;left:0;text-align:left;margin-left:452.3pt;margin-top:289pt;width:19.45pt;height:17.25pt;z-index:251544064" fillcolor="yellow" strokecolor="red" strokeweight="1pt">
            <v:textbox style="mso-next-textbox:#_x0000_s3769;mso-fit-shape-to-text:t" inset="0,0,0,0">
              <w:txbxContent>
                <w:p w:rsidR="003B389F" w:rsidRPr="008721B4" w:rsidRDefault="003B389F" w:rsidP="00604FFC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rFonts w:hint="eastAsia"/>
                      <w:b/>
                      <w:szCs w:val="20"/>
                    </w:rPr>
                    <w:t>8</w:t>
                  </w:r>
                </w:p>
              </w:txbxContent>
            </v:textbox>
          </v:oval>
        </w:pict>
      </w:r>
      <w:r w:rsidRPr="002F02C9">
        <w:rPr>
          <w:noProof/>
          <w:rPrChange w:id="4065" w:author="Chen, Ivy (陳素貞 IEC1)" w:date="2015-01-12T13:45:00Z">
            <w:rPr>
              <w:noProof/>
            </w:rPr>
          </w:rPrChange>
        </w:rPr>
        <w:pict>
          <v:oval id="_x0000_s3768" style="position:absolute;left:0;text-align:left;margin-left:452.3pt;margin-top:271.75pt;width:19.45pt;height:17.25pt;z-index:251543040" fillcolor="yellow" strokecolor="red" strokeweight="1pt">
            <v:textbox style="mso-next-textbox:#_x0000_s3768;mso-fit-shape-to-text:t" inset="0,0,0,0">
              <w:txbxContent>
                <w:p w:rsidR="003B389F" w:rsidRPr="008721B4" w:rsidRDefault="003B389F" w:rsidP="00604FFC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rFonts w:hint="eastAsia"/>
                      <w:b/>
                      <w:szCs w:val="20"/>
                    </w:rPr>
                    <w:t>7</w:t>
                  </w:r>
                </w:p>
              </w:txbxContent>
            </v:textbox>
          </v:oval>
        </w:pict>
      </w:r>
      <w:r w:rsidRPr="002F02C9">
        <w:rPr>
          <w:noProof/>
          <w:rPrChange w:id="4066" w:author="Chen, Ivy (陳素貞 IEC1)" w:date="2015-01-12T13:45:00Z">
            <w:rPr>
              <w:noProof/>
            </w:rPr>
          </w:rPrChange>
        </w:rPr>
        <w:pict>
          <v:oval id="_x0000_s3762" style="position:absolute;left:0;text-align:left;margin-left:141.8pt;margin-top:285.25pt;width:19.45pt;height:17.25pt;z-index:251537920" fillcolor="yellow" strokecolor="red" strokeweight="1pt">
            <v:textbox style="mso-next-textbox:#_x0000_s3762;mso-fit-shape-to-text:t" inset="0,0,0,0">
              <w:txbxContent>
                <w:p w:rsidR="003B389F" w:rsidRPr="008721B4" w:rsidRDefault="003B389F" w:rsidP="00604FFC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rFonts w:hint="eastAsia"/>
                      <w:b/>
                      <w:szCs w:val="20"/>
                    </w:rPr>
                    <w:t>4</w:t>
                  </w:r>
                </w:p>
              </w:txbxContent>
            </v:textbox>
          </v:oval>
        </w:pict>
      </w:r>
      <w:r w:rsidRPr="002F02C9">
        <w:rPr>
          <w:noProof/>
          <w:rPrChange w:id="4067" w:author="Chen, Ivy (陳素貞 IEC1)" w:date="2015-01-12T13:45:00Z">
            <w:rPr>
              <w:noProof/>
            </w:rPr>
          </w:rPrChange>
        </w:rPr>
        <w:pict>
          <v:oval id="_x0000_s3766" style="position:absolute;left:0;text-align:left;margin-left:452.3pt;margin-top:15.95pt;width:19.45pt;height:17.25pt;z-index:251542016" fillcolor="yellow" strokecolor="red" strokeweight="1pt">
            <v:textbox style="mso-next-textbox:#_x0000_s3766;mso-fit-shape-to-text:t" inset="0,0,0,0">
              <w:txbxContent>
                <w:p w:rsidR="003B389F" w:rsidRPr="008721B4" w:rsidRDefault="003B389F" w:rsidP="00604FFC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b/>
                      <w:szCs w:val="20"/>
                    </w:rPr>
                    <w:t>2</w:t>
                  </w:r>
                </w:p>
              </w:txbxContent>
            </v:textbox>
          </v:oval>
        </w:pict>
      </w:r>
      <w:r w:rsidRPr="002F02C9">
        <w:rPr>
          <w:noProof/>
          <w:rPrChange w:id="4068" w:author="Chen, Ivy (陳素貞 IEC1)" w:date="2015-01-12T13:45:00Z">
            <w:rPr>
              <w:noProof/>
            </w:rPr>
          </w:rPrChange>
        </w:rPr>
        <w:pict>
          <v:oval id="_x0000_s3764" style="position:absolute;left:0;text-align:left;margin-left:135pt;margin-top:137.75pt;width:19.45pt;height:17.25pt;z-index:251539968" fillcolor="yellow" strokecolor="red" strokeweight="1pt">
            <v:textbox style="mso-next-textbox:#_x0000_s3764;mso-fit-shape-to-text:t" inset="0,0,0,0">
              <w:txbxContent>
                <w:p w:rsidR="003B389F" w:rsidRPr="008721B4" w:rsidRDefault="003B389F" w:rsidP="00604FFC">
                  <w:pPr>
                    <w:jc w:val="center"/>
                    <w:rPr>
                      <w:b/>
                      <w:szCs w:val="20"/>
                    </w:rPr>
                  </w:pPr>
                  <w:r>
                    <w:rPr>
                      <w:b/>
                      <w:szCs w:val="20"/>
                    </w:rPr>
                    <w:t>1</w:t>
                  </w:r>
                </w:p>
              </w:txbxContent>
            </v:textbox>
          </v:oval>
        </w:pict>
      </w:r>
      <w:r w:rsidRPr="002F02C9">
        <w:rPr>
          <w:rPrChange w:id="4069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="003B389F" w:rsidRPr="002F02C9">
        <w:rPr>
          <w:noProof/>
          <w:lang w:eastAsia="zh-TW"/>
          <w:rPrChange w:id="4070" w:author="Chen, Ivy (陳素貞 IEC1)" w:date="2015-01-12T13:45:00Z">
            <w:rPr>
              <w:noProof/>
              <w:color w:val="0000FF"/>
              <w:u w:val="single"/>
              <w:lang w:eastAsia="zh-TW"/>
            </w:rPr>
          </w:rPrChange>
        </w:rPr>
        <w:drawing>
          <wp:inline distT="0" distB="0" distL="0" distR="0">
            <wp:extent cx="6647815" cy="3842385"/>
            <wp:effectExtent l="19050" t="0" r="635" b="0"/>
            <wp:docPr id="20" name="图片 19" descr="Family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milyInfo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C" w:rsidRPr="002F02C9" w:rsidRDefault="00152C15" w:rsidP="00604FFC">
      <w:pPr>
        <w:pStyle w:val="ae"/>
        <w:jc w:val="center"/>
        <w:rPr>
          <w:rPrChange w:id="4071" w:author="Chen, Ivy (陳素貞 IEC1)" w:date="2015-01-12T13:45:00Z">
            <w:rPr/>
          </w:rPrChange>
        </w:rPr>
      </w:pPr>
      <w:r w:rsidRPr="002F02C9">
        <w:rPr>
          <w:rFonts w:hint="eastAsia"/>
          <w:rPrChange w:id="4072" w:author="Chen, Ivy (陳素貞 IEC1)" w:date="2015-01-12T13:45:00Z">
            <w:rPr>
              <w:rFonts w:cs="Times New Roman" w:hint="eastAsia"/>
              <w:color w:val="0000FF"/>
              <w:u w:val="single"/>
            </w:rPr>
          </w:rPrChange>
        </w:rPr>
        <w:t>圖</w:t>
      </w:r>
      <w:r w:rsidRPr="002F02C9">
        <w:rPr>
          <w:rPrChange w:id="4073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t xml:space="preserve"> </w:t>
      </w:r>
      <w:r w:rsidRPr="002F02C9">
        <w:rPr>
          <w:rPrChange w:id="4074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begin"/>
      </w:r>
      <w:r w:rsidRPr="002F02C9">
        <w:rPr>
          <w:rPrChange w:id="4075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 STYLEREF 2 \s </w:instrText>
      </w:r>
      <w:r w:rsidRPr="002F02C9">
        <w:rPr>
          <w:rPrChange w:id="4076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separate"/>
      </w:r>
      <w:r w:rsidRPr="002F02C9">
        <w:rPr>
          <w:noProof/>
          <w:rPrChange w:id="4077" w:author="Chen, Ivy (陳素貞 IEC1)" w:date="2015-01-12T13:45:00Z">
            <w:rPr>
              <w:rFonts w:cs="Times New Roman"/>
              <w:noProof/>
              <w:color w:val="0000FF"/>
              <w:u w:val="single"/>
            </w:rPr>
          </w:rPrChange>
        </w:rPr>
        <w:t>1.</w:t>
      </w:r>
      <w:r w:rsidRPr="002F02C9">
        <w:rPr>
          <w:rPrChange w:id="4078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end"/>
      </w:r>
      <w:r w:rsidRPr="002F02C9">
        <w:rPr>
          <w:rFonts w:eastAsiaTheme="minorEastAsia"/>
          <w:rPrChange w:id="4079" w:author="Chen, Ivy (陳素貞 IEC1)" w:date="2015-01-12T13:45:00Z">
            <w:rPr>
              <w:rFonts w:eastAsiaTheme="minorEastAsia" w:cs="Times New Roman"/>
              <w:color w:val="0000FF"/>
              <w:u w:val="single"/>
            </w:rPr>
          </w:rPrChange>
        </w:rPr>
        <w:t>2</w:t>
      </w:r>
      <w:del w:id="4080" w:author="itc94010" w:date="2012-05-03T11:37:00Z">
        <w:r w:rsidRPr="002F02C9">
          <w:rPr>
            <w:rFonts w:eastAsiaTheme="minorEastAsia"/>
            <w:rPrChange w:id="4081" w:author="Chen, Ivy (陳素貞 IEC1)" w:date="2015-01-12T13:45:00Z">
              <w:rPr>
                <w:rFonts w:eastAsiaTheme="minorEastAsia" w:cs="Times New Roman"/>
                <w:color w:val="0000FF"/>
                <w:u w:val="single"/>
              </w:rPr>
            </w:rPrChange>
          </w:rPr>
          <w:delText>8</w:delText>
        </w:r>
      </w:del>
      <w:r w:rsidRPr="002F02C9">
        <w:rPr>
          <w:rPrChange w:id="4082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noBreakHyphen/>
      </w:r>
      <w:r w:rsidRPr="002F02C9">
        <w:rPr>
          <w:rPrChange w:id="4083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begin"/>
      </w:r>
      <w:r w:rsidRPr="002F02C9">
        <w:rPr>
          <w:rPrChange w:id="4084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 SEQ </w:instrText>
      </w:r>
      <w:r w:rsidRPr="002F02C9">
        <w:rPr>
          <w:rFonts w:hint="eastAsia"/>
          <w:rPrChange w:id="4085" w:author="Chen, Ivy (陳素貞 IEC1)" w:date="2015-01-12T13:45:00Z">
            <w:rPr>
              <w:rFonts w:cs="Times New Roman" w:hint="eastAsia"/>
              <w:color w:val="0000FF"/>
              <w:u w:val="single"/>
            </w:rPr>
          </w:rPrChange>
        </w:rPr>
        <w:instrText>圖</w:instrText>
      </w:r>
      <w:r w:rsidRPr="002F02C9">
        <w:rPr>
          <w:rPrChange w:id="4086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 \* ARABIC \s 2 </w:instrText>
      </w:r>
      <w:r w:rsidRPr="002F02C9">
        <w:rPr>
          <w:rPrChange w:id="4087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separate"/>
      </w:r>
      <w:r w:rsidRPr="002F02C9">
        <w:rPr>
          <w:noProof/>
          <w:rPrChange w:id="4088" w:author="Chen, Ivy (陳素貞 IEC1)" w:date="2015-01-12T13:45:00Z">
            <w:rPr>
              <w:rFonts w:cs="Times New Roman"/>
              <w:noProof/>
              <w:color w:val="0000FF"/>
              <w:u w:val="single"/>
            </w:rPr>
          </w:rPrChange>
        </w:rPr>
        <w:t>1</w:t>
      </w:r>
      <w:r w:rsidRPr="002F02C9">
        <w:rPr>
          <w:rPrChange w:id="4089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end"/>
      </w:r>
    </w:p>
    <w:p w:rsidR="00604FFC" w:rsidRPr="002F02C9" w:rsidRDefault="00604FFC" w:rsidP="00604FFC">
      <w:pPr>
        <w:jc w:val="center"/>
        <w:rPr>
          <w:rPrChange w:id="4090" w:author="Chen, Ivy (陳素貞 IEC1)" w:date="2015-01-12T13:45:00Z">
            <w:rPr/>
          </w:rPrChange>
        </w:rPr>
      </w:pPr>
    </w:p>
    <w:p w:rsidR="00604FFC" w:rsidRPr="002F02C9" w:rsidRDefault="00152C15" w:rsidP="00604FFC">
      <w:pPr>
        <w:pStyle w:val="4"/>
        <w:rPr>
          <w:rPrChange w:id="4091" w:author="Chen, Ivy (陳素貞 IEC1)" w:date="2015-01-12T13:45:00Z">
            <w:rPr/>
          </w:rPrChange>
        </w:rPr>
      </w:pPr>
      <w:r w:rsidRPr="002F02C9">
        <w:rPr>
          <w:rFonts w:hint="eastAsia"/>
          <w:rPrChange w:id="4092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界面說明</w:t>
      </w:r>
    </w:p>
    <w:p w:rsidR="00604FFC" w:rsidRPr="002F02C9" w:rsidRDefault="00152C15" w:rsidP="00604FFC">
      <w:pPr>
        <w:rPr>
          <w:rPrChange w:id="4093" w:author="Chen, Ivy (陳素貞 IEC1)" w:date="2015-01-12T13:45:00Z">
            <w:rPr/>
          </w:rPrChange>
        </w:rPr>
      </w:pPr>
      <w:r w:rsidRPr="002F02C9">
        <w:rPr>
          <w:rFonts w:hint="eastAsia"/>
          <w:rPrChange w:id="4094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</w:t>
      </w:r>
      <w:r w:rsidRPr="002F02C9">
        <w:rPr>
          <w:rPrChange w:id="4095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Pr="002F02C9">
        <w:rPr>
          <w:rFonts w:hint="eastAsia"/>
          <w:rPrChange w:id="4096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界面名稱：</w:t>
      </w:r>
      <w:r w:rsidRPr="002F02C9">
        <w:rPr>
          <w:rPrChange w:id="4097" w:author="Chen, Ivy (陳素貞 IEC1)" w:date="2015-01-12T13:45:00Z">
            <w:rPr>
              <w:color w:val="0000FF"/>
              <w:u w:val="single"/>
            </w:rPr>
          </w:rPrChange>
        </w:rPr>
        <w:t>Family Info</w:t>
      </w:r>
      <w:r w:rsidRPr="002F02C9">
        <w:rPr>
          <w:rFonts w:hint="eastAsia"/>
          <w:rPrChange w:id="4098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维护界面。</w:t>
      </w:r>
    </w:p>
    <w:p w:rsidR="00604FFC" w:rsidRPr="002F02C9" w:rsidRDefault="00152C15" w:rsidP="00604FFC">
      <w:pPr>
        <w:jc w:val="both"/>
        <w:rPr>
          <w:rPrChange w:id="4099" w:author="Chen, Ivy (陳素貞 IEC1)" w:date="2015-01-12T13:45:00Z">
            <w:rPr/>
          </w:rPrChange>
        </w:rPr>
      </w:pPr>
      <w:r w:rsidRPr="002F02C9">
        <w:rPr>
          <w:rFonts w:hint="eastAsia"/>
          <w:rPrChange w:id="4100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</w:t>
      </w:r>
      <w:r w:rsidRPr="002F02C9">
        <w:rPr>
          <w:rPrChange w:id="4101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Pr="002F02C9">
        <w:rPr>
          <w:rFonts w:hint="eastAsia"/>
          <w:rPrChange w:id="4102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概述：</w:t>
      </w:r>
      <w:r w:rsidRPr="002F02C9">
        <w:rPr>
          <w:rFonts w:eastAsia="新細明體" w:hint="eastAsia"/>
          <w:rPrChange w:id="4103" w:author="Chen, Ivy (陳素貞 IEC1)" w:date="2015-01-12T13:45:00Z">
            <w:rPr>
              <w:rFonts w:eastAsia="新細明體" w:hint="eastAsia"/>
              <w:color w:val="0000FF"/>
              <w:u w:val="single"/>
            </w:rPr>
          </w:rPrChange>
        </w:rPr>
        <w:t>使用此界面來</w:t>
      </w:r>
      <w:r w:rsidRPr="002F02C9">
        <w:rPr>
          <w:rFonts w:ascii="SimSun" w:hAnsi="SimSun" w:hint="eastAsia"/>
          <w:rPrChange w:id="4104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维护</w:t>
      </w:r>
      <w:r w:rsidRPr="002F02C9">
        <w:rPr>
          <w:rFonts w:ascii="Courier New" w:hAnsi="Courier New" w:cs="Courier New"/>
          <w:noProof/>
          <w:szCs w:val="20"/>
          <w:rPrChange w:id="4105" w:author="Chen, Ivy (陳素貞 IEC1)" w:date="2015-01-12T13:45:00Z">
            <w:rPr>
              <w:rFonts w:ascii="Courier New" w:hAnsi="Courier New" w:cs="Courier New"/>
              <w:noProof/>
              <w:color w:val="0000FF"/>
              <w:szCs w:val="20"/>
              <w:u w:val="single"/>
            </w:rPr>
          </w:rPrChange>
        </w:rPr>
        <w:t>Family Info</w:t>
      </w:r>
      <w:r w:rsidRPr="002F02C9">
        <w:rPr>
          <w:rFonts w:hint="eastAsia"/>
          <w:rPrChange w:id="4106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的</w:t>
      </w:r>
      <w:r w:rsidRPr="002F02C9">
        <w:rPr>
          <w:rFonts w:ascii="SimSun" w:hAnsi="SimSun" w:hint="eastAsia"/>
          <w:rPrChange w:id="4107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资料</w:t>
      </w:r>
      <w:r w:rsidRPr="002F02C9">
        <w:rPr>
          <w:rFonts w:hint="eastAsia"/>
          <w:rPrChange w:id="4108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。</w:t>
      </w:r>
    </w:p>
    <w:p w:rsidR="00604FFC" w:rsidRPr="002F02C9" w:rsidRDefault="00152C15" w:rsidP="00604FFC">
      <w:pPr>
        <w:rPr>
          <w:lang w:eastAsia="zh-TW"/>
          <w:rPrChange w:id="4109" w:author="Chen, Ivy (陳素貞 IEC1)" w:date="2015-01-12T13:45:00Z">
            <w:rPr>
              <w:lang w:eastAsia="zh-TW"/>
            </w:rPr>
          </w:rPrChange>
        </w:rPr>
      </w:pPr>
      <w:r w:rsidRPr="002F02C9">
        <w:rPr>
          <w:rFonts w:hint="eastAsia"/>
          <w:lang w:eastAsia="zh-TW"/>
          <w:rPrChange w:id="4110" w:author="Chen, Ivy (陳素貞 IEC1)" w:date="2015-01-12T13:45:00Z">
            <w:rPr>
              <w:rFonts w:hint="eastAsia"/>
              <w:color w:val="0000FF"/>
              <w:u w:val="single"/>
              <w:lang w:eastAsia="zh-TW"/>
            </w:rPr>
          </w:rPrChange>
        </w:rPr>
        <w:t>●</w:t>
      </w:r>
      <w:r w:rsidRPr="002F02C9">
        <w:rPr>
          <w:lang w:eastAsia="zh-TW"/>
          <w:rPrChange w:id="4111" w:author="Chen, Ivy (陳素貞 IEC1)" w:date="2015-01-12T13:45:00Z">
            <w:rPr>
              <w:color w:val="0000FF"/>
              <w:u w:val="single"/>
              <w:lang w:eastAsia="zh-TW"/>
            </w:rPr>
          </w:rPrChange>
        </w:rPr>
        <w:t xml:space="preserve"> </w:t>
      </w:r>
      <w:r w:rsidRPr="002F02C9">
        <w:rPr>
          <w:rFonts w:hint="eastAsia"/>
          <w:lang w:eastAsia="zh-TW"/>
          <w:rPrChange w:id="4112" w:author="Chen, Ivy (陳素貞 IEC1)" w:date="2015-01-12T13:45:00Z">
            <w:rPr>
              <w:rFonts w:hint="eastAsia"/>
              <w:color w:val="0000FF"/>
              <w:u w:val="single"/>
              <w:lang w:eastAsia="zh-TW"/>
            </w:rPr>
          </w:rPrChange>
        </w:rPr>
        <w:t>界面類型：非</w:t>
      </w:r>
      <w:r w:rsidRPr="002F02C9">
        <w:rPr>
          <w:rFonts w:eastAsia="新細明體"/>
          <w:lang w:eastAsia="zh-TW"/>
          <w:rPrChange w:id="4113" w:author="Chen, Ivy (陳素貞 IEC1)" w:date="2015-01-12T13:45:00Z">
            <w:rPr>
              <w:rFonts w:eastAsia="新細明體"/>
              <w:color w:val="0000FF"/>
              <w:u w:val="single"/>
              <w:lang w:eastAsia="zh-TW"/>
            </w:rPr>
          </w:rPrChange>
        </w:rPr>
        <w:t>modal</w:t>
      </w:r>
      <w:r w:rsidRPr="002F02C9">
        <w:rPr>
          <w:rFonts w:eastAsia="新細明體" w:hint="eastAsia"/>
          <w:lang w:eastAsia="zh-TW"/>
          <w:rPrChange w:id="4114" w:author="Chen, Ivy (陳素貞 IEC1)" w:date="2015-01-12T13:45:00Z">
            <w:rPr>
              <w:rFonts w:eastAsia="新細明體" w:hint="eastAsia"/>
              <w:color w:val="0000FF"/>
              <w:u w:val="single"/>
              <w:lang w:eastAsia="zh-TW"/>
            </w:rPr>
          </w:rPrChange>
        </w:rPr>
        <w:t>界面</w:t>
      </w:r>
      <w:r w:rsidRPr="002F02C9">
        <w:rPr>
          <w:rFonts w:ascii="SimSun" w:hAnsi="SimSun" w:hint="eastAsia"/>
          <w:lang w:eastAsia="zh-TW"/>
          <w:rPrChange w:id="4115" w:author="Chen, Ivy (陳素貞 IEC1)" w:date="2015-01-12T13:45:00Z">
            <w:rPr>
              <w:rFonts w:ascii="SimSun" w:hAnsi="SimSun" w:hint="eastAsia"/>
              <w:color w:val="0000FF"/>
              <w:u w:val="single"/>
              <w:lang w:eastAsia="zh-TW"/>
            </w:rPr>
          </w:rPrChange>
        </w:rPr>
        <w:t>，不固定尺寸</w:t>
      </w:r>
      <w:r w:rsidRPr="002F02C9">
        <w:rPr>
          <w:rFonts w:hint="eastAsia"/>
          <w:lang w:eastAsia="zh-TW"/>
          <w:rPrChange w:id="4116" w:author="Chen, Ivy (陳素貞 IEC1)" w:date="2015-01-12T13:45:00Z">
            <w:rPr>
              <w:rFonts w:hint="eastAsia"/>
              <w:color w:val="0000FF"/>
              <w:u w:val="single"/>
              <w:lang w:eastAsia="zh-TW"/>
            </w:rPr>
          </w:rPrChange>
        </w:rPr>
        <w:t>。</w:t>
      </w:r>
    </w:p>
    <w:p w:rsidR="00604FFC" w:rsidRPr="002F02C9" w:rsidRDefault="00152C15" w:rsidP="00604FFC">
      <w:pPr>
        <w:rPr>
          <w:rPrChange w:id="4117" w:author="Chen, Ivy (陳素貞 IEC1)" w:date="2015-01-12T13:45:00Z">
            <w:rPr/>
          </w:rPrChange>
        </w:rPr>
      </w:pPr>
      <w:r w:rsidRPr="002F02C9">
        <w:rPr>
          <w:rFonts w:hint="eastAsia"/>
          <w:rPrChange w:id="4118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</w:t>
      </w:r>
      <w:r w:rsidRPr="002F02C9">
        <w:rPr>
          <w:rPrChange w:id="4119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Pr="002F02C9">
        <w:rPr>
          <w:rFonts w:hint="eastAsia"/>
          <w:rPrChange w:id="4120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進入途徑：</w:t>
      </w:r>
      <w:r w:rsidRPr="002F02C9">
        <w:rPr>
          <w:rFonts w:eastAsia="新細明體" w:hint="eastAsia"/>
          <w:rPrChange w:id="4121" w:author="Chen, Ivy (陳素貞 IEC1)" w:date="2015-01-12T13:45:00Z">
            <w:rPr>
              <w:rFonts w:eastAsia="新細明體" w:hint="eastAsia"/>
              <w:color w:val="0000FF"/>
              <w:u w:val="single"/>
            </w:rPr>
          </w:rPrChange>
        </w:rPr>
        <w:t>在</w:t>
      </w:r>
      <w:r w:rsidRPr="002F02C9">
        <w:rPr>
          <w:rFonts w:ascii="SimSun" w:hAnsi="SimSun"/>
          <w:rPrChange w:id="4122" w:author="Chen, Ivy (陳素貞 IEC1)" w:date="2015-01-12T13:45:00Z">
            <w:rPr>
              <w:rFonts w:ascii="SimSun" w:hAnsi="SimSun"/>
              <w:color w:val="0000FF"/>
              <w:u w:val="single"/>
            </w:rPr>
          </w:rPrChange>
        </w:rPr>
        <w:t>iMES</w:t>
      </w:r>
      <w:r w:rsidRPr="002F02C9">
        <w:rPr>
          <w:rFonts w:ascii="SimSun" w:hAnsi="SimSun" w:hint="eastAsia"/>
          <w:rPrChange w:id="4123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框架</w:t>
      </w:r>
      <w:r w:rsidRPr="002F02C9">
        <w:rPr>
          <w:rFonts w:ascii="SimSun" w:hAnsi="SimSun"/>
          <w:rPrChange w:id="4124" w:author="Chen, Ivy (陳素貞 IEC1)" w:date="2015-01-12T13:45:00Z">
            <w:rPr>
              <w:rFonts w:ascii="SimSun" w:hAnsi="SimSun"/>
              <w:color w:val="0000FF"/>
              <w:u w:val="single"/>
            </w:rPr>
          </w:rPrChange>
        </w:rPr>
        <w:t>Function Tree</w:t>
      </w:r>
      <w:r w:rsidRPr="002F02C9">
        <w:rPr>
          <w:rFonts w:ascii="SimSun" w:hAnsi="SimSun" w:hint="eastAsia"/>
          <w:rPrChange w:id="4125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的</w:t>
      </w:r>
      <w:r w:rsidRPr="002F02C9">
        <w:rPr>
          <w:rFonts w:ascii="SimSun" w:hAnsi="SimSun"/>
          <w:rPrChange w:id="4126" w:author="Chen, Ivy (陳素貞 IEC1)" w:date="2015-01-12T13:45:00Z">
            <w:rPr>
              <w:rFonts w:ascii="SimSun" w:hAnsi="SimSun"/>
              <w:color w:val="0000FF"/>
              <w:u w:val="single"/>
            </w:rPr>
          </w:rPrChange>
        </w:rPr>
        <w:t>Maintain</w:t>
      </w:r>
      <w:r w:rsidRPr="002F02C9">
        <w:rPr>
          <w:rFonts w:ascii="SimSun" w:hAnsi="SimSun" w:hint="eastAsia"/>
          <w:rPrChange w:id="4127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节点下点击“</w:t>
      </w:r>
      <w:r w:rsidRPr="002F02C9">
        <w:rPr>
          <w:rPrChange w:id="4128" w:author="Chen, Ivy (陳素貞 IEC1)" w:date="2015-01-12T13:45:00Z">
            <w:rPr>
              <w:color w:val="0000FF"/>
              <w:u w:val="single"/>
            </w:rPr>
          </w:rPrChange>
        </w:rPr>
        <w:t>Family Info Maintain</w:t>
      </w:r>
      <w:r w:rsidRPr="002F02C9">
        <w:rPr>
          <w:rFonts w:ascii="SimSun" w:hAnsi="SimSun" w:hint="eastAsia"/>
          <w:rPrChange w:id="4129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”节点后进入</w:t>
      </w:r>
      <w:r w:rsidRPr="002F02C9">
        <w:rPr>
          <w:rFonts w:hint="eastAsia"/>
          <w:rPrChange w:id="4130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。</w:t>
      </w:r>
    </w:p>
    <w:p w:rsidR="00604FFC" w:rsidRPr="002F02C9" w:rsidRDefault="00152C15" w:rsidP="00604FFC">
      <w:pPr>
        <w:rPr>
          <w:rPrChange w:id="4131" w:author="Chen, Ivy (陳素貞 IEC1)" w:date="2015-01-12T13:45:00Z">
            <w:rPr/>
          </w:rPrChange>
        </w:rPr>
      </w:pPr>
      <w:r w:rsidRPr="002F02C9">
        <w:rPr>
          <w:rFonts w:hint="eastAsia"/>
          <w:rPrChange w:id="4132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</w:t>
      </w:r>
      <w:r w:rsidRPr="002F02C9">
        <w:rPr>
          <w:rPrChange w:id="4133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Pr="002F02C9">
        <w:rPr>
          <w:rFonts w:hint="eastAsia"/>
          <w:rPrChange w:id="4134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用例：</w:t>
      </w:r>
    </w:p>
    <w:p w:rsidR="00604FFC" w:rsidRPr="002F02C9" w:rsidRDefault="00152C15" w:rsidP="00604FFC">
      <w:pPr>
        <w:rPr>
          <w:rFonts w:eastAsiaTheme="minorEastAsia"/>
          <w:rPrChange w:id="4135" w:author="Chen, Ivy (陳素貞 IEC1)" w:date="2015-01-12T13:45:00Z">
            <w:rPr>
              <w:rFonts w:eastAsiaTheme="minorEastAsia"/>
            </w:rPr>
          </w:rPrChange>
        </w:rPr>
      </w:pPr>
      <w:r w:rsidRPr="002F02C9">
        <w:rPr>
          <w:rFonts w:hint="eastAsia"/>
          <w:rPrChange w:id="4136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</w:t>
      </w:r>
      <w:r w:rsidRPr="002F02C9">
        <w:rPr>
          <w:rPrChange w:id="4137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Pr="002F02C9">
        <w:rPr>
          <w:rFonts w:eastAsia="新細明體" w:hint="eastAsia"/>
          <w:rPrChange w:id="4138" w:author="Chen, Ivy (陳素貞 IEC1)" w:date="2015-01-12T13:45:00Z">
            <w:rPr>
              <w:rFonts w:eastAsia="新細明體" w:hint="eastAsia"/>
              <w:color w:val="0000FF"/>
              <w:u w:val="single"/>
            </w:rPr>
          </w:rPrChange>
        </w:rPr>
        <w:t>特殊考量：此界面</w:t>
      </w:r>
      <w:r w:rsidRPr="002F02C9">
        <w:rPr>
          <w:rFonts w:hint="eastAsia"/>
          <w:rPrChange w:id="4139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仅能够维护</w:t>
      </w:r>
      <w:r w:rsidRPr="002F02C9">
        <w:rPr>
          <w:rPrChange w:id="4140" w:author="Chen, Ivy (陳素貞 IEC1)" w:date="2015-01-12T13:45:00Z">
            <w:rPr>
              <w:color w:val="0000FF"/>
              <w:u w:val="single"/>
            </w:rPr>
          </w:rPrChange>
        </w:rPr>
        <w:t>Family Info</w:t>
      </w:r>
      <w:r w:rsidRPr="002F02C9">
        <w:rPr>
          <w:rFonts w:hint="eastAsia"/>
          <w:rPrChange w:id="4141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的人</w:t>
      </w:r>
      <w:r w:rsidRPr="002F02C9">
        <w:rPr>
          <w:rFonts w:eastAsia="新細明體" w:hint="eastAsia"/>
          <w:rPrChange w:id="4142" w:author="Chen, Ivy (陳素貞 IEC1)" w:date="2015-01-12T13:45:00Z">
            <w:rPr>
              <w:rFonts w:eastAsia="新細明體" w:hint="eastAsia"/>
              <w:color w:val="0000FF"/>
              <w:u w:val="single"/>
            </w:rPr>
          </w:rPrChange>
        </w:rPr>
        <w:t>有權限進來</w:t>
      </w:r>
    </w:p>
    <w:p w:rsidR="00604FFC" w:rsidRPr="002F02C9" w:rsidRDefault="00152C15" w:rsidP="00604FFC">
      <w:pPr>
        <w:rPr>
          <w:rFonts w:eastAsiaTheme="minorEastAsia"/>
          <w:rPrChange w:id="4143" w:author="Chen, Ivy (陳素貞 IEC1)" w:date="2015-01-12T13:45:00Z">
            <w:rPr>
              <w:rFonts w:eastAsiaTheme="minorEastAsia"/>
            </w:rPr>
          </w:rPrChange>
        </w:rPr>
      </w:pPr>
      <w:r w:rsidRPr="002F02C9">
        <w:rPr>
          <w:rFonts w:hint="eastAsia"/>
          <w:rPrChange w:id="4144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lastRenderedPageBreak/>
        <w:t>●对应数据表：</w:t>
      </w:r>
      <w:r w:rsidRPr="002F02C9">
        <w:rPr>
          <w:rFonts w:ascii="Courier New" w:hAnsi="Courier New" w:cs="Courier New"/>
          <w:noProof/>
          <w:szCs w:val="20"/>
          <w:rPrChange w:id="4145" w:author="Chen, Ivy (陳素貞 IEC1)" w:date="2015-01-12T13:45:00Z">
            <w:rPr>
              <w:rFonts w:ascii="Courier New" w:hAnsi="Courier New" w:cs="Courier New"/>
              <w:noProof/>
              <w:color w:val="0000FF"/>
              <w:szCs w:val="20"/>
              <w:u w:val="single"/>
            </w:rPr>
          </w:rPrChange>
        </w:rPr>
        <w:t>FamilyInfo</w:t>
      </w:r>
    </w:p>
    <w:p w:rsidR="00604FFC" w:rsidRPr="002F02C9" w:rsidRDefault="00604FFC" w:rsidP="00604FFC">
      <w:pPr>
        <w:rPr>
          <w:rPrChange w:id="4146" w:author="Chen, Ivy (陳素貞 IEC1)" w:date="2015-01-12T13:45:00Z">
            <w:rPr/>
          </w:rPrChange>
        </w:rPr>
      </w:pPr>
    </w:p>
    <w:p w:rsidR="00604FFC" w:rsidRPr="002F02C9" w:rsidRDefault="00604FFC" w:rsidP="00604FFC">
      <w:pPr>
        <w:pStyle w:val="ae"/>
        <w:jc w:val="center"/>
        <w:rPr>
          <w:rPrChange w:id="4147" w:author="Chen, Ivy (陳素貞 IEC1)" w:date="2015-01-12T13:45:00Z">
            <w:rPr/>
          </w:rPrChange>
        </w:rPr>
      </w:pPr>
    </w:p>
    <w:p w:rsidR="00604FFC" w:rsidRPr="002F02C9" w:rsidRDefault="00152C15" w:rsidP="00604FFC">
      <w:pPr>
        <w:pStyle w:val="4"/>
        <w:rPr>
          <w:rPrChange w:id="4148" w:author="Chen, Ivy (陳素貞 IEC1)" w:date="2015-01-12T13:45:00Z">
            <w:rPr/>
          </w:rPrChange>
        </w:rPr>
      </w:pPr>
      <w:r w:rsidRPr="002F02C9">
        <w:rPr>
          <w:rFonts w:hint="eastAsia"/>
          <w:rPrChange w:id="4149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控件說明</w:t>
      </w:r>
    </w:p>
    <w:p w:rsidR="00604FFC" w:rsidRPr="002F02C9" w:rsidRDefault="00152C15" w:rsidP="00604FFC">
      <w:pPr>
        <w:pStyle w:val="ae"/>
        <w:jc w:val="right"/>
        <w:rPr>
          <w:rPrChange w:id="4150" w:author="Chen, Ivy (陳素貞 IEC1)" w:date="2015-01-12T13:45:00Z">
            <w:rPr/>
          </w:rPrChange>
        </w:rPr>
      </w:pPr>
      <w:r w:rsidRPr="002F02C9">
        <w:rPr>
          <w:rFonts w:hint="eastAsia"/>
          <w:rPrChange w:id="4151" w:author="Chen, Ivy (陳素貞 IEC1)" w:date="2015-01-12T13:45:00Z">
            <w:rPr>
              <w:rFonts w:cs="Times New Roman" w:hint="eastAsia"/>
              <w:color w:val="0000FF"/>
              <w:u w:val="single"/>
            </w:rPr>
          </w:rPrChange>
        </w:rPr>
        <w:t>表</w:t>
      </w:r>
      <w:r w:rsidRPr="002F02C9">
        <w:rPr>
          <w:rPrChange w:id="4152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t xml:space="preserve">: </w:t>
      </w:r>
      <w:r w:rsidRPr="002F02C9">
        <w:rPr>
          <w:rPrChange w:id="4153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begin"/>
      </w:r>
      <w:r w:rsidRPr="002F02C9">
        <w:rPr>
          <w:rPrChange w:id="4154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 STYLEREF 2 \s </w:instrText>
      </w:r>
      <w:r w:rsidRPr="002F02C9">
        <w:rPr>
          <w:rPrChange w:id="4155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separate"/>
      </w:r>
      <w:r w:rsidRPr="002F02C9">
        <w:rPr>
          <w:noProof/>
          <w:rPrChange w:id="4156" w:author="Chen, Ivy (陳素貞 IEC1)" w:date="2015-01-12T13:45:00Z">
            <w:rPr>
              <w:rFonts w:cs="Times New Roman"/>
              <w:noProof/>
              <w:color w:val="0000FF"/>
              <w:u w:val="single"/>
            </w:rPr>
          </w:rPrChange>
        </w:rPr>
        <w:t>1.</w:t>
      </w:r>
      <w:r w:rsidRPr="002F02C9">
        <w:rPr>
          <w:rFonts w:eastAsiaTheme="minorEastAsia"/>
          <w:noProof/>
          <w:rPrChange w:id="4157" w:author="Chen, Ivy (陳素貞 IEC1)" w:date="2015-01-12T13:45:00Z">
            <w:rPr>
              <w:rFonts w:eastAsiaTheme="minorEastAsia" w:cs="Times New Roman"/>
              <w:noProof/>
              <w:color w:val="0000FF"/>
              <w:u w:val="single"/>
            </w:rPr>
          </w:rPrChange>
        </w:rPr>
        <w:t>2</w:t>
      </w:r>
      <w:del w:id="4158" w:author="itc94010" w:date="2012-05-03T11:38:00Z">
        <w:r w:rsidRPr="002F02C9">
          <w:rPr>
            <w:rFonts w:eastAsiaTheme="minorEastAsia"/>
            <w:noProof/>
            <w:rPrChange w:id="4159" w:author="Chen, Ivy (陳素貞 IEC1)" w:date="2015-01-12T13:45:00Z">
              <w:rPr>
                <w:rFonts w:eastAsiaTheme="minorEastAsia" w:cs="Times New Roman"/>
                <w:noProof/>
                <w:color w:val="0000FF"/>
                <w:u w:val="single"/>
              </w:rPr>
            </w:rPrChange>
          </w:rPr>
          <w:delText>8</w:delText>
        </w:r>
      </w:del>
      <w:r w:rsidRPr="002F02C9">
        <w:rPr>
          <w:rPrChange w:id="4160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end"/>
      </w:r>
      <w:r w:rsidRPr="002F02C9">
        <w:rPr>
          <w:rPrChange w:id="4161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noBreakHyphen/>
      </w:r>
      <w:r w:rsidRPr="002F02C9">
        <w:rPr>
          <w:rPrChange w:id="4162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begin"/>
      </w:r>
      <w:r w:rsidRPr="002F02C9">
        <w:rPr>
          <w:rPrChange w:id="4163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 SEQ </w:instrText>
      </w:r>
      <w:r w:rsidRPr="002F02C9">
        <w:rPr>
          <w:rFonts w:hint="eastAsia"/>
          <w:rPrChange w:id="4164" w:author="Chen, Ivy (陳素貞 IEC1)" w:date="2015-01-12T13:45:00Z">
            <w:rPr>
              <w:rFonts w:cs="Times New Roman" w:hint="eastAsia"/>
              <w:color w:val="0000FF"/>
              <w:u w:val="single"/>
            </w:rPr>
          </w:rPrChange>
        </w:rPr>
        <w:instrText>表</w:instrText>
      </w:r>
      <w:r w:rsidRPr="002F02C9">
        <w:rPr>
          <w:rPrChange w:id="4165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: \* ARABIC \s 2 </w:instrText>
      </w:r>
      <w:r w:rsidRPr="002F02C9">
        <w:rPr>
          <w:rPrChange w:id="4166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separate"/>
      </w:r>
      <w:r w:rsidRPr="002F02C9">
        <w:rPr>
          <w:noProof/>
          <w:rPrChange w:id="4167" w:author="Chen, Ivy (陳素貞 IEC1)" w:date="2015-01-12T13:45:00Z">
            <w:rPr>
              <w:rFonts w:cs="Times New Roman"/>
              <w:noProof/>
              <w:color w:val="0000FF"/>
              <w:u w:val="single"/>
            </w:rPr>
          </w:rPrChange>
        </w:rPr>
        <w:t>1</w:t>
      </w:r>
      <w:r w:rsidRPr="002F02C9">
        <w:rPr>
          <w:rPrChange w:id="4168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end"/>
      </w:r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604FFC" w:rsidRPr="002F02C9" w:rsidTr="00604FFC">
        <w:trPr>
          <w:tblHeader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rPrChange w:id="4169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170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PrChange w:id="4171" w:author="Chen, Ivy (陳素貞 IEC1)" w:date="2015-01-12T13:45:00Z">
                  <w:rPr>
                    <w:b/>
                    <w:color w:val="0000FF"/>
                    <w:u w:val="single"/>
                  </w:rPr>
                </w:rPrChange>
              </w:rPr>
              <w:t>#</w:t>
            </w:r>
          </w:p>
        </w:tc>
        <w:tc>
          <w:tcPr>
            <w:tcW w:w="1310" w:type="dxa"/>
            <w:shd w:val="clear" w:color="auto" w:fill="CCCCCC"/>
          </w:tcPr>
          <w:p w:rsidR="003B389F" w:rsidRPr="002F02C9" w:rsidRDefault="00152C15">
            <w:pPr>
              <w:rPr>
                <w:rPrChange w:id="4172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173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4174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名稱</w:t>
            </w:r>
          </w:p>
        </w:tc>
        <w:tc>
          <w:tcPr>
            <w:tcW w:w="916" w:type="dxa"/>
            <w:shd w:val="clear" w:color="auto" w:fill="CCCCCC"/>
          </w:tcPr>
          <w:p w:rsidR="003B389F" w:rsidRPr="002F02C9" w:rsidRDefault="00152C15">
            <w:pPr>
              <w:rPr>
                <w:rPrChange w:id="4175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176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4177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類型</w:t>
            </w:r>
          </w:p>
        </w:tc>
        <w:tc>
          <w:tcPr>
            <w:tcW w:w="677" w:type="dxa"/>
            <w:shd w:val="clear" w:color="auto" w:fill="CCCCCC"/>
            <w:tcFitText/>
          </w:tcPr>
          <w:p w:rsidR="003B389F" w:rsidRPr="002F02C9" w:rsidRDefault="00152C15">
            <w:pPr>
              <w:rPr>
                <w:rPrChange w:id="4178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179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spacing w:val="40"/>
                <w:rPrChange w:id="4180" w:author="Chen, Ivy (陳素貞 IEC1)" w:date="2015-01-12T13:45:00Z">
                  <w:rPr>
                    <w:rFonts w:hint="eastAsia"/>
                    <w:b/>
                    <w:color w:val="0000FF"/>
                    <w:spacing w:val="39"/>
                    <w:u w:val="single"/>
                  </w:rPr>
                </w:rPrChange>
              </w:rPr>
              <w:t>格</w:t>
            </w:r>
            <w:r w:rsidRPr="002F02C9">
              <w:rPr>
                <w:rFonts w:hint="eastAsia"/>
                <w:spacing w:val="1"/>
                <w:rPrChange w:id="4181" w:author="Chen, Ivy (陳素貞 IEC1)" w:date="2015-01-12T13:45:00Z">
                  <w:rPr>
                    <w:rFonts w:hint="eastAsia"/>
                    <w:b/>
                    <w:color w:val="0000FF"/>
                    <w:spacing w:val="1"/>
                    <w:u w:val="single"/>
                  </w:rPr>
                </w:rPrChange>
              </w:rPr>
              <w:t>式</w:t>
            </w:r>
          </w:p>
        </w:tc>
        <w:tc>
          <w:tcPr>
            <w:tcW w:w="1432" w:type="dxa"/>
            <w:shd w:val="clear" w:color="auto" w:fill="CCCCCC"/>
          </w:tcPr>
          <w:p w:rsidR="003B389F" w:rsidRPr="002F02C9" w:rsidRDefault="00152C15">
            <w:pPr>
              <w:rPr>
                <w:rPrChange w:id="4182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183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4184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默認</w:t>
            </w:r>
          </w:p>
        </w:tc>
        <w:tc>
          <w:tcPr>
            <w:tcW w:w="680" w:type="dxa"/>
            <w:shd w:val="clear" w:color="auto" w:fill="CCCCCC"/>
          </w:tcPr>
          <w:p w:rsidR="003B389F" w:rsidRPr="002F02C9" w:rsidRDefault="00152C15">
            <w:pPr>
              <w:rPr>
                <w:rPrChange w:id="4185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186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4187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必填</w:t>
            </w:r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rPrChange w:id="4188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189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4190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事件</w:t>
            </w:r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rPrChange w:id="4191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192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4193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備注</w:t>
            </w:r>
          </w:p>
        </w:tc>
      </w:tr>
      <w:tr w:rsidR="00604FFC" w:rsidRPr="002F02C9" w:rsidTr="00604FFC">
        <w:tc>
          <w:tcPr>
            <w:tcW w:w="445" w:type="dxa"/>
          </w:tcPr>
          <w:p w:rsidR="003B389F" w:rsidRPr="002F02C9" w:rsidRDefault="00152C15">
            <w:pPr>
              <w:rPr>
                <w:rPrChange w:id="4194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195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PrChange w:id="4196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1</w:t>
            </w:r>
          </w:p>
        </w:tc>
        <w:tc>
          <w:tcPr>
            <w:tcW w:w="1310" w:type="dxa"/>
          </w:tcPr>
          <w:p w:rsidR="003B389F" w:rsidRPr="002F02C9" w:rsidRDefault="00152C15">
            <w:pPr>
              <w:rPr>
                <w:rPrChange w:id="4197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198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PrChange w:id="4199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Family Info List</w:t>
            </w:r>
          </w:p>
        </w:tc>
        <w:tc>
          <w:tcPr>
            <w:tcW w:w="916" w:type="dxa"/>
          </w:tcPr>
          <w:p w:rsidR="003B389F" w:rsidRPr="002F02C9" w:rsidRDefault="00152C15">
            <w:pPr>
              <w:rPr>
                <w:rPrChange w:id="4200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201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PrChange w:id="4202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Table</w:t>
            </w:r>
          </w:p>
        </w:tc>
        <w:tc>
          <w:tcPr>
            <w:tcW w:w="677" w:type="dxa"/>
          </w:tcPr>
          <w:p w:rsidR="00604FFC" w:rsidRPr="002F02C9" w:rsidRDefault="00604FFC" w:rsidP="00604FFC">
            <w:pPr>
              <w:rPr>
                <w:rPrChange w:id="4203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152C15" w:rsidRPr="002F02C9" w:rsidRDefault="00152C15" w:rsidP="00152C15">
            <w:pPr>
              <w:rPr>
                <w:rPrChange w:id="4204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205" w:author="Chen, Ivy (陳素貞 IEC1)" w:date="2014-02-07T15:5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Fonts w:hint="eastAsia"/>
                <w:rPrChange w:id="4206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显示所有的</w:t>
            </w:r>
            <w:r w:rsidRPr="002F02C9">
              <w:rPr>
                <w:rPrChange w:id="4207" w:author="Chen, Ivy (陳素貞 IEC1)" w:date="2015-01-12T13:45:00Z">
                  <w:rPr>
                    <w:rFonts w:ascii="Courier New" w:hAnsi="Courier New" w:cs="Courier New"/>
                    <w:noProof/>
                    <w:color w:val="0000FF"/>
                    <w:szCs w:val="20"/>
                    <w:u w:val="single"/>
                  </w:rPr>
                </w:rPrChange>
              </w:rPr>
              <w:t>FamilyInfo</w:t>
            </w:r>
            <w:r w:rsidRPr="002F02C9">
              <w:rPr>
                <w:rFonts w:hint="eastAsia"/>
                <w:rPrChange w:id="4208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记录</w:t>
            </w:r>
          </w:p>
        </w:tc>
        <w:tc>
          <w:tcPr>
            <w:tcW w:w="680" w:type="dxa"/>
          </w:tcPr>
          <w:p w:rsidR="00604FFC" w:rsidRPr="002F02C9" w:rsidRDefault="00604FFC" w:rsidP="00604FFC">
            <w:pPr>
              <w:rPr>
                <w:rPrChange w:id="4209" w:author="Chen, Ivy (陳素貞 IEC1)" w:date="2015-01-12T13:45:00Z">
                  <w:rPr/>
                </w:rPrChange>
              </w:rPr>
            </w:pPr>
          </w:p>
        </w:tc>
        <w:tc>
          <w:tcPr>
            <w:tcW w:w="2728" w:type="dxa"/>
          </w:tcPr>
          <w:p w:rsidR="00152C15" w:rsidRPr="002F02C9" w:rsidRDefault="00152C15" w:rsidP="00152C15">
            <w:pPr>
              <w:rPr>
                <w:rPrChange w:id="4210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211" w:author="Chen, Ivy (陳素貞 IEC1)" w:date="2014-02-07T15:5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PrChange w:id="4212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Click</w:t>
            </w:r>
            <w:r w:rsidRPr="002F02C9">
              <w:rPr>
                <w:rFonts w:hint="eastAsia"/>
                <w:rPrChange w:id="4213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：原高亮被选的数据行恢复正常显示，被点击的行被高亮选择，下部的</w:t>
            </w:r>
            <w:r w:rsidRPr="002F02C9">
              <w:rPr>
                <w:rPrChange w:id="4214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3</w:t>
            </w:r>
            <w:r w:rsidRPr="002F02C9">
              <w:rPr>
                <w:rFonts w:hint="eastAsia"/>
                <w:rPrChange w:id="4215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到</w:t>
            </w:r>
            <w:r w:rsidRPr="002F02C9">
              <w:rPr>
                <w:rPrChange w:id="4216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6</w:t>
            </w:r>
            <w:r w:rsidRPr="002F02C9">
              <w:rPr>
                <w:rFonts w:hint="eastAsia"/>
                <w:rPrChange w:id="4217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号控件中显示被点击数据行的详细资料，</w:t>
            </w:r>
            <w:r w:rsidRPr="002F02C9">
              <w:rPr>
                <w:rPrChange w:id="4218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Enable Save</w:t>
            </w:r>
            <w:r w:rsidRPr="002F02C9">
              <w:rPr>
                <w:rFonts w:hint="eastAsia"/>
                <w:rPrChange w:id="4219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和</w:t>
            </w:r>
            <w:r w:rsidRPr="002F02C9">
              <w:rPr>
                <w:rPrChange w:id="4220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Delete</w:t>
            </w:r>
            <w:r w:rsidRPr="002F02C9">
              <w:rPr>
                <w:rFonts w:hint="eastAsia"/>
                <w:rPrChange w:id="4221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按钮。若被点击行为空行，则</w:t>
            </w:r>
            <w:r w:rsidRPr="002F02C9">
              <w:rPr>
                <w:rPrChange w:id="4222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Disable Save</w:t>
            </w:r>
            <w:r w:rsidRPr="002F02C9">
              <w:rPr>
                <w:rFonts w:hint="eastAsia"/>
                <w:rPrChange w:id="4223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和</w:t>
            </w:r>
            <w:r w:rsidRPr="002F02C9">
              <w:rPr>
                <w:rPrChange w:id="4224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Delete</w:t>
            </w:r>
            <w:r w:rsidRPr="002F02C9">
              <w:rPr>
                <w:rFonts w:hint="eastAsia"/>
                <w:rPrChange w:id="4225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按钮。</w:t>
            </w:r>
          </w:p>
        </w:tc>
        <w:tc>
          <w:tcPr>
            <w:tcW w:w="2629" w:type="dxa"/>
          </w:tcPr>
          <w:p w:rsidR="00152C15" w:rsidRPr="002F02C9" w:rsidRDefault="00152C15" w:rsidP="00152C15">
            <w:pPr>
              <w:rPr>
                <w:rPrChange w:id="4226" w:author="Chen, Ivy (陳素貞 IEC1)" w:date="2015-01-12T13:45:00Z">
                  <w:rPr>
                    <w:rFonts w:ascii="Tahoma" w:hAnsi="Tahoma" w:cs="Arial"/>
                    <w:b/>
                    <w:bCs/>
                    <w:kern w:val="32"/>
                    <w:sz w:val="18"/>
                    <w:szCs w:val="32"/>
                  </w:rPr>
                </w:rPrChange>
              </w:rPr>
              <w:pPrChange w:id="4227" w:author="Chen, Ivy (陳素貞 IEC1)" w:date="2014-02-07T15:5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Fonts w:hint="eastAsia"/>
                <w:rPrChange w:id="4228" w:author="Chen, Ivy (陳素貞 IEC1)" w:date="2015-01-12T13:45:00Z">
                  <w:rPr>
                    <w:rFonts w:ascii="Tahoma" w:hAnsi="Tahoma" w:hint="eastAsia"/>
                    <w:color w:val="0000FF"/>
                    <w:sz w:val="18"/>
                    <w:u w:val="single"/>
                  </w:rPr>
                </w:rPrChange>
              </w:rPr>
              <w:t>栏位包括：</w:t>
            </w:r>
            <w:r w:rsidRPr="002F02C9">
              <w:rPr>
                <w:rPrChange w:id="4229" w:author="Chen, Ivy (陳素貞 IEC1)" w:date="2015-01-12T13:45:00Z">
                  <w:rPr>
                    <w:rFonts w:ascii="Tahoma" w:hAnsi="Tahoma"/>
                    <w:color w:val="0000FF"/>
                    <w:sz w:val="18"/>
                    <w:u w:val="single"/>
                  </w:rPr>
                </w:rPrChange>
              </w:rPr>
              <w:t>Family</w:t>
            </w:r>
            <w:r w:rsidRPr="002F02C9">
              <w:rPr>
                <w:rFonts w:hint="eastAsia"/>
                <w:rPrChange w:id="4230" w:author="Chen, Ivy (陳素貞 IEC1)" w:date="2015-01-12T13:45:00Z">
                  <w:rPr>
                    <w:rFonts w:ascii="Tahoma" w:hAnsi="Tahoma" w:hint="eastAsia"/>
                    <w:color w:val="0000FF"/>
                    <w:sz w:val="18"/>
                    <w:u w:val="single"/>
                  </w:rPr>
                </w:rPrChange>
              </w:rPr>
              <w:t>、</w:t>
            </w:r>
            <w:r w:rsidRPr="002F02C9">
              <w:rPr>
                <w:rPrChange w:id="4231" w:author="Chen, Ivy (陳素貞 IEC1)" w:date="2015-01-12T13:45:00Z">
                  <w:rPr>
                    <w:rFonts w:ascii="Tahoma" w:hAnsi="Tahoma"/>
                    <w:color w:val="0000FF"/>
                    <w:sz w:val="18"/>
                    <w:u w:val="single"/>
                  </w:rPr>
                </w:rPrChange>
              </w:rPr>
              <w:t>Name</w:t>
            </w:r>
            <w:r w:rsidRPr="002F02C9">
              <w:rPr>
                <w:rFonts w:hint="eastAsia"/>
                <w:rPrChange w:id="4232" w:author="Chen, Ivy (陳素貞 IEC1)" w:date="2015-01-12T13:45:00Z">
                  <w:rPr>
                    <w:rFonts w:ascii="Tahoma" w:hAnsi="Tahoma" w:hint="eastAsia"/>
                    <w:color w:val="0000FF"/>
                    <w:sz w:val="18"/>
                    <w:u w:val="single"/>
                  </w:rPr>
                </w:rPrChange>
              </w:rPr>
              <w:t>、</w:t>
            </w:r>
            <w:r w:rsidRPr="002F02C9">
              <w:rPr>
                <w:rPrChange w:id="4233" w:author="Chen, Ivy (陳素貞 IEC1)" w:date="2015-01-12T13:45:00Z">
                  <w:rPr>
                    <w:rFonts w:ascii="Tahoma" w:hAnsi="Tahoma"/>
                    <w:color w:val="0000FF"/>
                    <w:sz w:val="18"/>
                    <w:u w:val="single"/>
                  </w:rPr>
                </w:rPrChange>
              </w:rPr>
              <w:t>Value</w:t>
            </w:r>
            <w:r w:rsidRPr="002F02C9">
              <w:rPr>
                <w:rFonts w:hint="eastAsia"/>
                <w:rPrChange w:id="4234" w:author="Chen, Ivy (陳素貞 IEC1)" w:date="2015-01-12T13:45:00Z">
                  <w:rPr>
                    <w:rFonts w:ascii="Tahoma" w:hAnsi="Tahoma" w:hint="eastAsia"/>
                    <w:color w:val="0000FF"/>
                    <w:sz w:val="18"/>
                    <w:u w:val="single"/>
                  </w:rPr>
                </w:rPrChange>
              </w:rPr>
              <w:t>、</w:t>
            </w:r>
            <w:r w:rsidRPr="002F02C9">
              <w:rPr>
                <w:rPrChange w:id="4235" w:author="Chen, Ivy (陳素貞 IEC1)" w:date="2015-01-12T13:45:00Z">
                  <w:rPr>
                    <w:rFonts w:ascii="Tahoma" w:hAnsi="Tahoma"/>
                    <w:color w:val="0000FF"/>
                    <w:sz w:val="18"/>
                    <w:u w:val="single"/>
                  </w:rPr>
                </w:rPrChange>
              </w:rPr>
              <w:t>Descr</w:t>
            </w:r>
            <w:r w:rsidRPr="002F02C9">
              <w:rPr>
                <w:rFonts w:hint="eastAsia"/>
                <w:rPrChange w:id="4236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、</w:t>
            </w:r>
            <w:r w:rsidRPr="002F02C9">
              <w:rPr>
                <w:rPrChange w:id="4237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Editor</w:t>
            </w:r>
            <w:r w:rsidRPr="002F02C9">
              <w:rPr>
                <w:rFonts w:hint="eastAsia"/>
                <w:rPrChange w:id="4238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、</w:t>
            </w:r>
            <w:r w:rsidRPr="002F02C9">
              <w:rPr>
                <w:rPrChange w:id="4239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Cdt</w:t>
            </w:r>
            <w:r w:rsidRPr="002F02C9">
              <w:rPr>
                <w:rFonts w:hint="eastAsia"/>
                <w:rPrChange w:id="4240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、</w:t>
            </w:r>
            <w:r w:rsidRPr="002F02C9">
              <w:rPr>
                <w:rPrChange w:id="4241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Udt</w:t>
            </w:r>
          </w:p>
          <w:p w:rsidR="00152C15" w:rsidRPr="002F02C9" w:rsidRDefault="00152C15" w:rsidP="00152C15">
            <w:pPr>
              <w:rPr>
                <w:rPrChange w:id="4242" w:author="Chen, Ivy (陳素貞 IEC1)" w:date="2015-01-12T13:45:00Z">
                  <w:rPr>
                    <w:rFonts w:ascii="Tahoma" w:hAnsi="Tahoma" w:cs="Arial"/>
                    <w:b/>
                    <w:bCs/>
                    <w:kern w:val="32"/>
                    <w:sz w:val="18"/>
                    <w:szCs w:val="32"/>
                  </w:rPr>
                </w:rPrChange>
              </w:rPr>
              <w:pPrChange w:id="4243" w:author="Chen, Ivy (陳素貞 IEC1)" w:date="2014-02-07T15:5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Fonts w:hint="eastAsia"/>
                <w:rPrChange w:id="4244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按</w:t>
            </w:r>
            <w:r w:rsidRPr="002F02C9">
              <w:rPr>
                <w:rPrChange w:id="4245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Family</w:t>
            </w:r>
            <w:r w:rsidRPr="002F02C9">
              <w:rPr>
                <w:rFonts w:hint="eastAsia"/>
                <w:rPrChange w:id="4246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、</w:t>
            </w:r>
            <w:r w:rsidRPr="002F02C9">
              <w:rPr>
                <w:rPrChange w:id="4247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Name</w:t>
            </w:r>
            <w:r w:rsidRPr="002F02C9">
              <w:rPr>
                <w:rFonts w:hint="eastAsia"/>
                <w:rPrChange w:id="4248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栏位排序</w:t>
            </w:r>
          </w:p>
        </w:tc>
      </w:tr>
      <w:tr w:rsidR="00604FFC" w:rsidRPr="002F02C9" w:rsidTr="00604FFC">
        <w:tc>
          <w:tcPr>
            <w:tcW w:w="445" w:type="dxa"/>
          </w:tcPr>
          <w:p w:rsidR="00604FFC" w:rsidRPr="002F02C9" w:rsidRDefault="00152C15" w:rsidP="00604FFC">
            <w:pPr>
              <w:rPr>
                <w:rPrChange w:id="4249" w:author="Chen, Ivy (陳素貞 IEC1)" w:date="2015-01-12T13:45:00Z">
                  <w:rPr/>
                </w:rPrChange>
              </w:rPr>
            </w:pPr>
            <w:r w:rsidRPr="002F02C9">
              <w:rPr>
                <w:rPrChange w:id="4250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2</w:t>
            </w:r>
          </w:p>
        </w:tc>
        <w:tc>
          <w:tcPr>
            <w:tcW w:w="1310" w:type="dxa"/>
          </w:tcPr>
          <w:p w:rsidR="00604FFC" w:rsidRPr="002F02C9" w:rsidRDefault="00152C15" w:rsidP="00604FFC">
            <w:pPr>
              <w:rPr>
                <w:rPrChange w:id="4251" w:author="Chen, Ivy (陳素貞 IEC1)" w:date="2015-01-12T13:45:00Z">
                  <w:rPr/>
                </w:rPrChange>
              </w:rPr>
            </w:pPr>
            <w:r w:rsidRPr="002F02C9">
              <w:rPr>
                <w:rPrChange w:id="4252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Delete</w:t>
            </w:r>
          </w:p>
        </w:tc>
        <w:tc>
          <w:tcPr>
            <w:tcW w:w="916" w:type="dxa"/>
          </w:tcPr>
          <w:p w:rsidR="00604FFC" w:rsidRPr="002F02C9" w:rsidRDefault="00152C15" w:rsidP="00604FFC">
            <w:pPr>
              <w:rPr>
                <w:rFonts w:ascii="SimSun" w:hAnsi="SimSun"/>
                <w:rPrChange w:id="4253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4254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Button</w:t>
            </w:r>
          </w:p>
        </w:tc>
        <w:tc>
          <w:tcPr>
            <w:tcW w:w="677" w:type="dxa"/>
          </w:tcPr>
          <w:p w:rsidR="00604FFC" w:rsidRPr="002F02C9" w:rsidRDefault="00604FFC" w:rsidP="00604FFC">
            <w:pPr>
              <w:rPr>
                <w:rPrChange w:id="4255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604FFC" w:rsidRPr="002F02C9" w:rsidRDefault="00152C15" w:rsidP="00604FFC">
            <w:pPr>
              <w:rPr>
                <w:rFonts w:ascii="SimSun" w:hAnsi="SimSun"/>
                <w:rPrChange w:id="4256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4257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“</w:t>
            </w:r>
            <w:r w:rsidRPr="002F02C9">
              <w:rPr>
                <w:rFonts w:ascii="SimSun" w:hAnsi="SimSun"/>
                <w:rPrChange w:id="4258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Delete</w:t>
            </w:r>
            <w:r w:rsidRPr="002F02C9">
              <w:rPr>
                <w:rFonts w:ascii="SimSun" w:hAnsi="SimSun" w:hint="eastAsia"/>
                <w:rPrChange w:id="4259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”</w:t>
            </w:r>
          </w:p>
          <w:p w:rsidR="00604FFC" w:rsidRPr="002F02C9" w:rsidRDefault="00152C15" w:rsidP="00604FFC">
            <w:pPr>
              <w:rPr>
                <w:rFonts w:eastAsia="新細明體"/>
                <w:lang w:eastAsia="zh-TW"/>
                <w:rPrChange w:id="4260" w:author="Chen, Ivy (陳素貞 IEC1)" w:date="2015-01-12T13:45:00Z">
                  <w:rPr>
                    <w:rFonts w:eastAsia="新細明體"/>
                    <w:lang w:eastAsia="zh-TW"/>
                  </w:rPr>
                </w:rPrChange>
              </w:rPr>
            </w:pPr>
            <w:r w:rsidRPr="002F02C9">
              <w:rPr>
                <w:rFonts w:ascii="SimSun" w:hAnsi="SimSun"/>
                <w:rPrChange w:id="4261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Disable</w:t>
            </w:r>
          </w:p>
        </w:tc>
        <w:tc>
          <w:tcPr>
            <w:tcW w:w="680" w:type="dxa"/>
          </w:tcPr>
          <w:p w:rsidR="00604FFC" w:rsidRPr="002F02C9" w:rsidRDefault="00604FFC" w:rsidP="00604FFC">
            <w:pPr>
              <w:rPr>
                <w:rPrChange w:id="4262" w:author="Chen, Ivy (陳素貞 IEC1)" w:date="2015-01-12T13:45:00Z">
                  <w:rPr/>
                </w:rPrChange>
              </w:rPr>
            </w:pPr>
          </w:p>
        </w:tc>
        <w:tc>
          <w:tcPr>
            <w:tcW w:w="2728" w:type="dxa"/>
          </w:tcPr>
          <w:p w:rsidR="00604FFC" w:rsidRPr="002F02C9" w:rsidRDefault="00152C15" w:rsidP="00604FFC">
            <w:pPr>
              <w:rPr>
                <w:rFonts w:ascii="SimSun"/>
                <w:rPrChange w:id="4263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eastAsia="新細明體"/>
                <w:rPrChange w:id="4264" w:author="Chen, Ivy (陳素貞 IEC1)" w:date="2015-01-12T13:45:00Z">
                  <w:rPr>
                    <w:rFonts w:eastAsia="新細明體"/>
                    <w:color w:val="0000FF"/>
                    <w:u w:val="single"/>
                  </w:rPr>
                </w:rPrChange>
              </w:rPr>
              <w:t>Click</w:t>
            </w:r>
            <w:r w:rsidRPr="002F02C9">
              <w:rPr>
                <w:rFonts w:eastAsia="新細明體" w:hint="eastAsia"/>
                <w:rPrChange w:id="4265" w:author="Chen, Ivy (陳素貞 IEC1)" w:date="2015-01-12T13:45:00Z">
                  <w:rPr>
                    <w:rFonts w:eastAsia="新細明體" w:hint="eastAsia"/>
                    <w:color w:val="0000FF"/>
                    <w:u w:val="single"/>
                  </w:rPr>
                </w:rPrChange>
              </w:rPr>
              <w:t>：</w:t>
            </w:r>
            <w:r w:rsidRPr="002F02C9">
              <w:rPr>
                <w:rFonts w:ascii="SimSun" w:hAnsi="SimSun"/>
                <w:rPrChange w:id="4266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1</w:t>
            </w:r>
            <w:r w:rsidRPr="002F02C9">
              <w:rPr>
                <w:rFonts w:ascii="SimSun" w:hAnsi="SimSun" w:hint="eastAsia"/>
                <w:rPrChange w:id="4267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</w:t>
            </w:r>
            <w:r w:rsidRPr="002F02C9">
              <w:rPr>
                <w:rFonts w:ascii="SimSun" w:hAnsi="SimSun"/>
                <w:rPrChange w:id="4268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Family Info List</w:t>
            </w:r>
            <w:r w:rsidRPr="002F02C9">
              <w:rPr>
                <w:rFonts w:ascii="SimSun" w:hAnsi="SimSun" w:hint="eastAsia"/>
                <w:rPrChange w:id="4269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中当前没有任何行被选，则提示用户，放弃后续操作。</w:t>
            </w:r>
          </w:p>
          <w:p w:rsidR="00604FFC" w:rsidRPr="002F02C9" w:rsidRDefault="00152C15" w:rsidP="00604FFC">
            <w:pPr>
              <w:rPr>
                <w:rFonts w:ascii="SimSun"/>
                <w:rPrChange w:id="4270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4271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2</w:t>
            </w:r>
            <w:r w:rsidRPr="002F02C9">
              <w:rPr>
                <w:rFonts w:ascii="SimSun" w:hAnsi="SimSun" w:hint="eastAsia"/>
                <w:rPrChange w:id="4272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、要求用户再次确认要执行删除操作。</w:t>
            </w:r>
          </w:p>
          <w:p w:rsidR="00604FFC" w:rsidRPr="002F02C9" w:rsidRDefault="00152C15" w:rsidP="00604FFC">
            <w:pPr>
              <w:rPr>
                <w:rFonts w:ascii="SimSun"/>
                <w:rPrChange w:id="4273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4274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3</w:t>
            </w:r>
            <w:r w:rsidRPr="002F02C9">
              <w:rPr>
                <w:rFonts w:ascii="SimSun" w:hAnsi="SimSun" w:hint="eastAsia"/>
                <w:rPrChange w:id="4275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、若用户选择放弃，则放弃后续操作。</w:t>
            </w:r>
          </w:p>
          <w:p w:rsidR="00604FFC" w:rsidRPr="002F02C9" w:rsidRDefault="00152C15" w:rsidP="00604FFC">
            <w:pPr>
              <w:rPr>
                <w:rFonts w:ascii="SimSun"/>
                <w:rPrChange w:id="4276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4277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4</w:t>
            </w:r>
            <w:r w:rsidRPr="002F02C9">
              <w:rPr>
                <w:rFonts w:ascii="SimSun" w:hAnsi="SimSun" w:hint="eastAsia"/>
                <w:rPrChange w:id="4278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、删除该行数据。</w:t>
            </w:r>
          </w:p>
        </w:tc>
        <w:tc>
          <w:tcPr>
            <w:tcW w:w="2629" w:type="dxa"/>
          </w:tcPr>
          <w:p w:rsidR="00604FFC" w:rsidRPr="002F02C9" w:rsidRDefault="00604FFC" w:rsidP="00604FFC">
            <w:pPr>
              <w:rPr>
                <w:rPrChange w:id="4279" w:author="Chen, Ivy (陳素貞 IEC1)" w:date="2015-01-12T13:45:00Z">
                  <w:rPr/>
                </w:rPrChange>
              </w:rPr>
            </w:pPr>
          </w:p>
        </w:tc>
      </w:tr>
      <w:tr w:rsidR="0070554F" w:rsidRPr="002F02C9" w:rsidTr="00604FFC">
        <w:tc>
          <w:tcPr>
            <w:tcW w:w="445" w:type="dxa"/>
          </w:tcPr>
          <w:p w:rsidR="0070554F" w:rsidRPr="002F02C9" w:rsidRDefault="00152C15" w:rsidP="00604FFC">
            <w:pPr>
              <w:rPr>
                <w:rPrChange w:id="4280" w:author="Chen, Ivy (陳素貞 IEC1)" w:date="2015-01-12T13:45:00Z">
                  <w:rPr/>
                </w:rPrChange>
              </w:rPr>
            </w:pPr>
            <w:r w:rsidRPr="002F02C9">
              <w:rPr>
                <w:rPrChange w:id="4281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3</w:t>
            </w:r>
          </w:p>
        </w:tc>
        <w:tc>
          <w:tcPr>
            <w:tcW w:w="1310" w:type="dxa"/>
          </w:tcPr>
          <w:p w:rsidR="0070554F" w:rsidRPr="002F02C9" w:rsidRDefault="00152C15" w:rsidP="00604FFC">
            <w:pPr>
              <w:rPr>
                <w:rPrChange w:id="4282" w:author="Chen, Ivy (陳素貞 IEC1)" w:date="2015-01-12T13:45:00Z">
                  <w:rPr/>
                </w:rPrChange>
              </w:rPr>
            </w:pPr>
            <w:r w:rsidRPr="002F02C9">
              <w:rPr>
                <w:rPrChange w:id="4283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Family</w:t>
            </w:r>
          </w:p>
        </w:tc>
        <w:tc>
          <w:tcPr>
            <w:tcW w:w="916" w:type="dxa"/>
          </w:tcPr>
          <w:p w:rsidR="0070554F" w:rsidRPr="002F02C9" w:rsidRDefault="00152C15" w:rsidP="00604FFC">
            <w:pPr>
              <w:rPr>
                <w:rFonts w:ascii="SimSun" w:hAnsi="SimSun"/>
                <w:rPrChange w:id="4284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4285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Select</w:t>
            </w:r>
          </w:p>
        </w:tc>
        <w:tc>
          <w:tcPr>
            <w:tcW w:w="677" w:type="dxa"/>
          </w:tcPr>
          <w:p w:rsidR="0070554F" w:rsidRPr="002F02C9" w:rsidRDefault="0070554F" w:rsidP="00604FFC">
            <w:pPr>
              <w:rPr>
                <w:rPrChange w:id="4286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70554F" w:rsidRPr="002F02C9" w:rsidRDefault="00152C15" w:rsidP="00604FFC">
            <w:pPr>
              <w:rPr>
                <w:rFonts w:ascii="SimSun" w:hAnsi="SimSun"/>
                <w:rPrChange w:id="4287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4288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第一个选项被选</w:t>
            </w:r>
          </w:p>
        </w:tc>
        <w:tc>
          <w:tcPr>
            <w:tcW w:w="680" w:type="dxa"/>
          </w:tcPr>
          <w:p w:rsidR="0070554F" w:rsidRPr="002F02C9" w:rsidRDefault="00152C15" w:rsidP="00604FFC">
            <w:pPr>
              <w:rPr>
                <w:rPrChange w:id="4289" w:author="Chen, Ivy (陳素貞 IEC1)" w:date="2015-01-12T13:45:00Z">
                  <w:rPr/>
                </w:rPrChange>
              </w:rPr>
            </w:pPr>
            <w:r w:rsidRPr="002F02C9">
              <w:rPr>
                <w:rPrChange w:id="4290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Y</w:t>
            </w:r>
          </w:p>
        </w:tc>
        <w:tc>
          <w:tcPr>
            <w:tcW w:w="2728" w:type="dxa"/>
          </w:tcPr>
          <w:p w:rsidR="0070554F" w:rsidRPr="002F02C9" w:rsidRDefault="0070554F" w:rsidP="00604FFC">
            <w:pPr>
              <w:rPr>
                <w:rFonts w:eastAsia="新細明體"/>
                <w:rPrChange w:id="4291" w:author="Chen, Ivy (陳素貞 IEC1)" w:date="2015-01-12T13:45:00Z">
                  <w:rPr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70554F" w:rsidRPr="002F02C9" w:rsidRDefault="00152C15" w:rsidP="00604FFC">
            <w:pPr>
              <w:rPr>
                <w:rPrChange w:id="4292" w:author="Chen, Ivy (陳素貞 IEC1)" w:date="2015-01-12T13:45:00Z">
                  <w:rPr/>
                </w:rPrChange>
              </w:rPr>
            </w:pPr>
            <w:r w:rsidRPr="002F02C9">
              <w:rPr>
                <w:rFonts w:hint="eastAsia"/>
                <w:rPrChange w:id="4293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选项包括系统中所有</w:t>
            </w:r>
            <w:r w:rsidRPr="002F02C9">
              <w:rPr>
                <w:rPrChange w:id="4294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Family</w:t>
            </w:r>
          </w:p>
        </w:tc>
      </w:tr>
      <w:tr w:rsidR="00604FFC" w:rsidRPr="002F02C9" w:rsidTr="00604FFC">
        <w:tc>
          <w:tcPr>
            <w:tcW w:w="445" w:type="dxa"/>
          </w:tcPr>
          <w:p w:rsidR="00604FFC" w:rsidRPr="002F02C9" w:rsidRDefault="00152C15" w:rsidP="00604FFC">
            <w:pPr>
              <w:rPr>
                <w:rPrChange w:id="4295" w:author="Chen, Ivy (陳素貞 IEC1)" w:date="2015-01-12T13:45:00Z">
                  <w:rPr/>
                </w:rPrChange>
              </w:rPr>
            </w:pPr>
            <w:r w:rsidRPr="002F02C9">
              <w:rPr>
                <w:rPrChange w:id="4296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4</w:t>
            </w:r>
          </w:p>
        </w:tc>
        <w:tc>
          <w:tcPr>
            <w:tcW w:w="1310" w:type="dxa"/>
          </w:tcPr>
          <w:p w:rsidR="00604FFC" w:rsidRPr="002F02C9" w:rsidRDefault="00152C15" w:rsidP="00604FFC">
            <w:pPr>
              <w:rPr>
                <w:rPrChange w:id="4297" w:author="Chen, Ivy (陳素貞 IEC1)" w:date="2015-01-12T13:45:00Z">
                  <w:rPr/>
                </w:rPrChange>
              </w:rPr>
            </w:pPr>
            <w:r w:rsidRPr="002F02C9">
              <w:rPr>
                <w:rPrChange w:id="4298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Name</w:t>
            </w:r>
          </w:p>
        </w:tc>
        <w:tc>
          <w:tcPr>
            <w:tcW w:w="916" w:type="dxa"/>
          </w:tcPr>
          <w:p w:rsidR="00604FFC" w:rsidRPr="002F02C9" w:rsidRDefault="00152C15" w:rsidP="00604FFC">
            <w:pPr>
              <w:rPr>
                <w:rFonts w:ascii="SimSun" w:hAnsi="SimSun"/>
                <w:rPrChange w:id="4299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4300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TextBox</w:t>
            </w:r>
          </w:p>
        </w:tc>
        <w:tc>
          <w:tcPr>
            <w:tcW w:w="677" w:type="dxa"/>
          </w:tcPr>
          <w:p w:rsidR="00604FFC" w:rsidRPr="002F02C9" w:rsidRDefault="00152C15" w:rsidP="00604FFC">
            <w:pPr>
              <w:rPr>
                <w:rPrChange w:id="4301" w:author="Chen, Ivy (陳素貞 IEC1)" w:date="2015-01-12T13:45:00Z">
                  <w:rPr/>
                </w:rPrChange>
              </w:rPr>
            </w:pPr>
            <w:r w:rsidRPr="002F02C9">
              <w:rPr>
                <w:rFonts w:hint="eastAsia"/>
                <w:rPrChange w:id="4302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长度不超过</w:t>
            </w:r>
            <w:r w:rsidRPr="002F02C9">
              <w:rPr>
                <w:rPrChange w:id="4303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50</w:t>
            </w:r>
            <w:r w:rsidRPr="002F02C9">
              <w:rPr>
                <w:rFonts w:hint="eastAsia"/>
                <w:rPrChange w:id="4304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的字符串</w:t>
            </w:r>
          </w:p>
        </w:tc>
        <w:tc>
          <w:tcPr>
            <w:tcW w:w="1432" w:type="dxa"/>
          </w:tcPr>
          <w:p w:rsidR="00604FFC" w:rsidRPr="002F02C9" w:rsidRDefault="00152C15" w:rsidP="00604FFC">
            <w:pPr>
              <w:rPr>
                <w:rFonts w:ascii="SimSun" w:hAnsi="SimSun"/>
                <w:rPrChange w:id="4305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4306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空</w:t>
            </w:r>
          </w:p>
        </w:tc>
        <w:tc>
          <w:tcPr>
            <w:tcW w:w="680" w:type="dxa"/>
          </w:tcPr>
          <w:p w:rsidR="00604FFC" w:rsidRPr="002F02C9" w:rsidRDefault="00152C15" w:rsidP="00604FFC">
            <w:pPr>
              <w:rPr>
                <w:rPrChange w:id="4307" w:author="Chen, Ivy (陳素貞 IEC1)" w:date="2015-01-12T13:45:00Z">
                  <w:rPr/>
                </w:rPrChange>
              </w:rPr>
            </w:pPr>
            <w:r w:rsidRPr="002F02C9">
              <w:rPr>
                <w:rPrChange w:id="4308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Y</w:t>
            </w:r>
          </w:p>
        </w:tc>
        <w:tc>
          <w:tcPr>
            <w:tcW w:w="2728" w:type="dxa"/>
          </w:tcPr>
          <w:p w:rsidR="00604FFC" w:rsidRPr="002F02C9" w:rsidRDefault="00604FFC" w:rsidP="00604FFC">
            <w:pPr>
              <w:rPr>
                <w:rFonts w:eastAsia="新細明體"/>
                <w:rPrChange w:id="4309" w:author="Chen, Ivy (陳素貞 IEC1)" w:date="2015-01-12T13:45:00Z">
                  <w:rPr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604FFC" w:rsidRPr="002F02C9" w:rsidRDefault="00604FFC" w:rsidP="00604FFC">
            <w:pPr>
              <w:rPr>
                <w:rPrChange w:id="4310" w:author="Chen, Ivy (陳素貞 IEC1)" w:date="2015-01-12T13:45:00Z">
                  <w:rPr/>
                </w:rPrChange>
              </w:rPr>
            </w:pPr>
          </w:p>
        </w:tc>
      </w:tr>
      <w:tr w:rsidR="00604FFC" w:rsidRPr="002F02C9" w:rsidTr="00604FFC">
        <w:tc>
          <w:tcPr>
            <w:tcW w:w="445" w:type="dxa"/>
          </w:tcPr>
          <w:p w:rsidR="00604FFC" w:rsidRPr="002F02C9" w:rsidRDefault="00152C15" w:rsidP="00604FFC">
            <w:pPr>
              <w:rPr>
                <w:rPrChange w:id="4311" w:author="Chen, Ivy (陳素貞 IEC1)" w:date="2015-01-12T13:45:00Z">
                  <w:rPr/>
                </w:rPrChange>
              </w:rPr>
            </w:pPr>
            <w:r w:rsidRPr="002F02C9">
              <w:rPr>
                <w:rPrChange w:id="4312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5</w:t>
            </w:r>
          </w:p>
        </w:tc>
        <w:tc>
          <w:tcPr>
            <w:tcW w:w="1310" w:type="dxa"/>
          </w:tcPr>
          <w:p w:rsidR="00604FFC" w:rsidRPr="002F02C9" w:rsidRDefault="00152C15" w:rsidP="00604FFC">
            <w:pPr>
              <w:rPr>
                <w:rPrChange w:id="4313" w:author="Chen, Ivy (陳素貞 IEC1)" w:date="2015-01-12T13:45:00Z">
                  <w:rPr/>
                </w:rPrChange>
              </w:rPr>
            </w:pPr>
            <w:r w:rsidRPr="002F02C9">
              <w:rPr>
                <w:rPrChange w:id="4314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Value</w:t>
            </w:r>
          </w:p>
        </w:tc>
        <w:tc>
          <w:tcPr>
            <w:tcW w:w="916" w:type="dxa"/>
          </w:tcPr>
          <w:p w:rsidR="00604FFC" w:rsidRPr="002F02C9" w:rsidRDefault="00152C15" w:rsidP="00604FFC">
            <w:pPr>
              <w:rPr>
                <w:rFonts w:ascii="SimSun" w:hAnsi="SimSun"/>
                <w:rPrChange w:id="4315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4316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TextBox</w:t>
            </w:r>
          </w:p>
        </w:tc>
        <w:tc>
          <w:tcPr>
            <w:tcW w:w="677" w:type="dxa"/>
          </w:tcPr>
          <w:p w:rsidR="00835BEA" w:rsidRPr="002F02C9" w:rsidRDefault="00152C15">
            <w:pPr>
              <w:rPr>
                <w:rFonts w:ascii="Arial" w:hAnsi="Arial" w:cs="Arial"/>
                <w:b/>
                <w:bCs/>
                <w:kern w:val="32"/>
                <w:sz w:val="32"/>
                <w:rPrChange w:id="4317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r w:rsidRPr="002F02C9">
              <w:rPr>
                <w:rFonts w:hint="eastAsia"/>
                <w:rPrChange w:id="4318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长度不超过</w:t>
            </w:r>
            <w:r w:rsidRPr="002F02C9">
              <w:rPr>
                <w:rPrChange w:id="4319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200</w:t>
            </w:r>
            <w:r w:rsidRPr="002F02C9">
              <w:rPr>
                <w:rFonts w:hint="eastAsia"/>
                <w:rPrChange w:id="4320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的字符串</w:t>
            </w:r>
          </w:p>
        </w:tc>
        <w:tc>
          <w:tcPr>
            <w:tcW w:w="1432" w:type="dxa"/>
          </w:tcPr>
          <w:p w:rsidR="00604FFC" w:rsidRPr="002F02C9" w:rsidRDefault="00152C15" w:rsidP="00604FFC">
            <w:pPr>
              <w:rPr>
                <w:rFonts w:ascii="SimSun" w:hAnsi="SimSun"/>
                <w:rPrChange w:id="4321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4322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空</w:t>
            </w:r>
          </w:p>
        </w:tc>
        <w:tc>
          <w:tcPr>
            <w:tcW w:w="680" w:type="dxa"/>
          </w:tcPr>
          <w:p w:rsidR="00604FFC" w:rsidRPr="002F02C9" w:rsidRDefault="00152C15" w:rsidP="00604FFC">
            <w:pPr>
              <w:rPr>
                <w:rPrChange w:id="4323" w:author="Chen, Ivy (陳素貞 IEC1)" w:date="2015-01-12T13:45:00Z">
                  <w:rPr/>
                </w:rPrChange>
              </w:rPr>
            </w:pPr>
            <w:r w:rsidRPr="002F02C9">
              <w:rPr>
                <w:rPrChange w:id="4324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Y</w:t>
            </w:r>
          </w:p>
        </w:tc>
        <w:tc>
          <w:tcPr>
            <w:tcW w:w="2728" w:type="dxa"/>
          </w:tcPr>
          <w:p w:rsidR="00604FFC" w:rsidRPr="002F02C9" w:rsidRDefault="00604FFC" w:rsidP="00604FFC">
            <w:pPr>
              <w:rPr>
                <w:rFonts w:eastAsia="新細明體"/>
                <w:rPrChange w:id="4325" w:author="Chen, Ivy (陳素貞 IEC1)" w:date="2015-01-12T13:45:00Z">
                  <w:rPr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604FFC" w:rsidRPr="002F02C9" w:rsidRDefault="00604FFC" w:rsidP="00604FFC">
            <w:pPr>
              <w:rPr>
                <w:rPrChange w:id="4326" w:author="Chen, Ivy (陳素貞 IEC1)" w:date="2015-01-12T13:45:00Z">
                  <w:rPr/>
                </w:rPrChange>
              </w:rPr>
            </w:pPr>
          </w:p>
        </w:tc>
      </w:tr>
      <w:tr w:rsidR="0070554F" w:rsidRPr="002F02C9" w:rsidTr="00604FFC">
        <w:tc>
          <w:tcPr>
            <w:tcW w:w="445" w:type="dxa"/>
          </w:tcPr>
          <w:p w:rsidR="0070554F" w:rsidRPr="002F02C9" w:rsidRDefault="00152C15" w:rsidP="00604FFC">
            <w:pPr>
              <w:rPr>
                <w:rPrChange w:id="4327" w:author="Chen, Ivy (陳素貞 IEC1)" w:date="2015-01-12T13:45:00Z">
                  <w:rPr/>
                </w:rPrChange>
              </w:rPr>
            </w:pPr>
            <w:r w:rsidRPr="002F02C9">
              <w:rPr>
                <w:rPrChange w:id="4328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6</w:t>
            </w:r>
          </w:p>
        </w:tc>
        <w:tc>
          <w:tcPr>
            <w:tcW w:w="1310" w:type="dxa"/>
          </w:tcPr>
          <w:p w:rsidR="0070554F" w:rsidRPr="002F02C9" w:rsidRDefault="00152C15" w:rsidP="00604FFC">
            <w:pPr>
              <w:rPr>
                <w:rPrChange w:id="4329" w:author="Chen, Ivy (陳素貞 IEC1)" w:date="2015-01-12T13:45:00Z">
                  <w:rPr/>
                </w:rPrChange>
              </w:rPr>
            </w:pPr>
            <w:r w:rsidRPr="002F02C9">
              <w:rPr>
                <w:rPrChange w:id="4330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Descr</w:t>
            </w:r>
          </w:p>
        </w:tc>
        <w:tc>
          <w:tcPr>
            <w:tcW w:w="916" w:type="dxa"/>
          </w:tcPr>
          <w:p w:rsidR="0070554F" w:rsidRPr="002F02C9" w:rsidRDefault="00152C15" w:rsidP="00604FFC">
            <w:pPr>
              <w:rPr>
                <w:rFonts w:ascii="SimSun" w:hAnsi="SimSun"/>
                <w:rPrChange w:id="4331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4332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TextBox</w:t>
            </w:r>
          </w:p>
        </w:tc>
        <w:tc>
          <w:tcPr>
            <w:tcW w:w="677" w:type="dxa"/>
          </w:tcPr>
          <w:p w:rsidR="00835BEA" w:rsidRPr="002F02C9" w:rsidRDefault="00152C15">
            <w:pPr>
              <w:rPr>
                <w:rFonts w:ascii="Arial" w:hAnsi="Arial" w:cs="Arial"/>
                <w:b/>
                <w:bCs/>
                <w:kern w:val="32"/>
                <w:sz w:val="32"/>
                <w:rPrChange w:id="4333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r w:rsidRPr="002F02C9">
              <w:rPr>
                <w:rFonts w:hint="eastAsia"/>
                <w:rPrChange w:id="4334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长度不超过</w:t>
            </w:r>
            <w:r w:rsidRPr="002F02C9">
              <w:rPr>
                <w:rPrChange w:id="4335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80</w:t>
            </w:r>
            <w:r w:rsidRPr="002F02C9">
              <w:rPr>
                <w:rFonts w:hint="eastAsia"/>
                <w:rPrChange w:id="4336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的字符串</w:t>
            </w:r>
          </w:p>
        </w:tc>
        <w:tc>
          <w:tcPr>
            <w:tcW w:w="1432" w:type="dxa"/>
          </w:tcPr>
          <w:p w:rsidR="0070554F" w:rsidRPr="002F02C9" w:rsidRDefault="00152C15" w:rsidP="00604FFC">
            <w:pPr>
              <w:rPr>
                <w:rFonts w:ascii="SimSun" w:hAnsi="SimSun"/>
                <w:rPrChange w:id="4337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4338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空</w:t>
            </w:r>
          </w:p>
        </w:tc>
        <w:tc>
          <w:tcPr>
            <w:tcW w:w="680" w:type="dxa"/>
          </w:tcPr>
          <w:p w:rsidR="0070554F" w:rsidRPr="002F02C9" w:rsidRDefault="0070554F" w:rsidP="00604FFC">
            <w:pPr>
              <w:rPr>
                <w:rPrChange w:id="4339" w:author="Chen, Ivy (陳素貞 IEC1)" w:date="2015-01-12T13:45:00Z">
                  <w:rPr/>
                </w:rPrChange>
              </w:rPr>
            </w:pPr>
          </w:p>
        </w:tc>
        <w:tc>
          <w:tcPr>
            <w:tcW w:w="2728" w:type="dxa"/>
          </w:tcPr>
          <w:p w:rsidR="0070554F" w:rsidRPr="002F02C9" w:rsidRDefault="0070554F" w:rsidP="00604FFC">
            <w:pPr>
              <w:rPr>
                <w:rFonts w:eastAsia="新細明體"/>
                <w:rPrChange w:id="4340" w:author="Chen, Ivy (陳素貞 IEC1)" w:date="2015-01-12T13:45:00Z">
                  <w:rPr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70554F" w:rsidRPr="002F02C9" w:rsidRDefault="0070554F" w:rsidP="00604FFC">
            <w:pPr>
              <w:rPr>
                <w:rPrChange w:id="4341" w:author="Chen, Ivy (陳素貞 IEC1)" w:date="2015-01-12T13:45:00Z">
                  <w:rPr/>
                </w:rPrChange>
              </w:rPr>
            </w:pPr>
          </w:p>
        </w:tc>
      </w:tr>
      <w:tr w:rsidR="00604FFC" w:rsidRPr="002F02C9" w:rsidTr="00604FFC">
        <w:tc>
          <w:tcPr>
            <w:tcW w:w="445" w:type="dxa"/>
          </w:tcPr>
          <w:p w:rsidR="00604FFC" w:rsidRPr="002F02C9" w:rsidRDefault="00152C15" w:rsidP="00604FFC">
            <w:pPr>
              <w:rPr>
                <w:rPrChange w:id="4342" w:author="Chen, Ivy (陳素貞 IEC1)" w:date="2015-01-12T13:45:00Z">
                  <w:rPr/>
                </w:rPrChange>
              </w:rPr>
            </w:pPr>
            <w:r w:rsidRPr="002F02C9">
              <w:rPr>
                <w:rPrChange w:id="4343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7</w:t>
            </w:r>
          </w:p>
        </w:tc>
        <w:tc>
          <w:tcPr>
            <w:tcW w:w="1310" w:type="dxa"/>
          </w:tcPr>
          <w:p w:rsidR="00604FFC" w:rsidRPr="002F02C9" w:rsidRDefault="00152C15" w:rsidP="00604FFC">
            <w:pPr>
              <w:rPr>
                <w:rPrChange w:id="4344" w:author="Chen, Ivy (陳素貞 IEC1)" w:date="2015-01-12T13:45:00Z">
                  <w:rPr/>
                </w:rPrChange>
              </w:rPr>
            </w:pPr>
            <w:r w:rsidRPr="002F02C9">
              <w:rPr>
                <w:rPrChange w:id="4345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Add</w:t>
            </w:r>
          </w:p>
        </w:tc>
        <w:tc>
          <w:tcPr>
            <w:tcW w:w="916" w:type="dxa"/>
          </w:tcPr>
          <w:p w:rsidR="00604FFC" w:rsidRPr="002F02C9" w:rsidRDefault="00152C15" w:rsidP="00604FFC">
            <w:pPr>
              <w:rPr>
                <w:rFonts w:ascii="SimSun"/>
                <w:rPrChange w:id="4346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4347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Button</w:t>
            </w:r>
          </w:p>
        </w:tc>
        <w:tc>
          <w:tcPr>
            <w:tcW w:w="677" w:type="dxa"/>
          </w:tcPr>
          <w:p w:rsidR="00604FFC" w:rsidRPr="002F02C9" w:rsidRDefault="00604FFC" w:rsidP="00604FFC">
            <w:pPr>
              <w:rPr>
                <w:rPrChange w:id="4348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604FFC" w:rsidRPr="002F02C9" w:rsidRDefault="00152C15" w:rsidP="00604FFC">
            <w:pPr>
              <w:rPr>
                <w:lang w:eastAsia="zh-TW"/>
                <w:rPrChange w:id="4349" w:author="Chen, Ivy (陳素貞 IEC1)" w:date="2015-01-12T13:45:00Z">
                  <w:rPr>
                    <w:lang w:eastAsia="zh-TW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4350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“</w:t>
            </w:r>
            <w:r w:rsidRPr="002F02C9">
              <w:rPr>
                <w:rFonts w:ascii="SimSun" w:hAnsi="SimSun"/>
                <w:rPrChange w:id="4351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Add</w:t>
            </w:r>
            <w:r w:rsidRPr="002F02C9">
              <w:rPr>
                <w:rFonts w:ascii="SimSun" w:hAnsi="SimSun" w:hint="eastAsia"/>
                <w:rPrChange w:id="4352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”</w:t>
            </w:r>
          </w:p>
        </w:tc>
        <w:tc>
          <w:tcPr>
            <w:tcW w:w="680" w:type="dxa"/>
          </w:tcPr>
          <w:p w:rsidR="00604FFC" w:rsidRPr="002F02C9" w:rsidRDefault="00604FFC" w:rsidP="00604FFC">
            <w:pPr>
              <w:rPr>
                <w:lang w:eastAsia="zh-TW"/>
                <w:rPrChange w:id="4353" w:author="Chen, Ivy (陳素貞 IEC1)" w:date="2015-01-12T13:45:00Z">
                  <w:rPr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604FFC" w:rsidRPr="002F02C9" w:rsidRDefault="00152C15" w:rsidP="00604FFC">
            <w:pPr>
              <w:ind w:left="100" w:hangingChars="50" w:hanging="100"/>
              <w:rPr>
                <w:rFonts w:ascii="SimSun"/>
                <w:rPrChange w:id="4354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4355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Click</w:t>
            </w:r>
            <w:r w:rsidRPr="002F02C9">
              <w:rPr>
                <w:rFonts w:ascii="SimSun" w:hAnsi="SimSun" w:hint="eastAsia"/>
                <w:rPrChange w:id="4356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：</w:t>
            </w:r>
            <w:r w:rsidRPr="002F02C9">
              <w:rPr>
                <w:rFonts w:ascii="SimSun" w:hAnsi="SimSun"/>
                <w:rPrChange w:id="4357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1</w:t>
            </w:r>
            <w:r w:rsidRPr="002F02C9">
              <w:rPr>
                <w:rFonts w:ascii="SimSun" w:hAnsi="SimSun" w:hint="eastAsia"/>
                <w:rPrChange w:id="4358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</w:t>
            </w:r>
            <w:r w:rsidRPr="002F02C9">
              <w:rPr>
                <w:rFonts w:ascii="SimSun" w:hAnsi="SimSun"/>
                <w:rPrChange w:id="4359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3到5</w:t>
            </w:r>
            <w:r w:rsidRPr="002F02C9">
              <w:rPr>
                <w:rFonts w:ascii="SimSun" w:hAnsi="SimSun" w:hint="eastAsia"/>
                <w:rPrChange w:id="4360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号框中有任何框为空，则警示用户，放弃后续操作。</w:t>
            </w:r>
          </w:p>
          <w:p w:rsidR="00604FFC" w:rsidRPr="002F02C9" w:rsidRDefault="00152C15" w:rsidP="00604FFC">
            <w:pPr>
              <w:rPr>
                <w:rFonts w:ascii="SimSun"/>
                <w:rPrChange w:id="4361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4362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2</w:t>
            </w:r>
            <w:r w:rsidRPr="002F02C9">
              <w:rPr>
                <w:rFonts w:ascii="SimSun" w:hAnsi="SimSun" w:hint="eastAsia"/>
                <w:rPrChange w:id="4363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</w:t>
            </w:r>
            <w:r w:rsidRPr="002F02C9">
              <w:rPr>
                <w:rFonts w:ascii="SimSun" w:hAnsi="SimSun"/>
                <w:rPrChange w:id="4364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Family、Name</w:t>
            </w:r>
            <w:r w:rsidRPr="002F02C9">
              <w:rPr>
                <w:rFonts w:ascii="SimSun" w:hAnsi="SimSun" w:hint="eastAsia"/>
                <w:rPrChange w:id="4365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框中数据同时出现在</w:t>
            </w:r>
            <w:r w:rsidRPr="002F02C9">
              <w:rPr>
                <w:rFonts w:ascii="Courier New" w:hAnsi="Courier New" w:cs="Courier New"/>
                <w:noProof/>
                <w:szCs w:val="20"/>
                <w:rPrChange w:id="4366" w:author="Chen, Ivy (陳素貞 IEC1)" w:date="2015-01-12T13:45:00Z">
                  <w:rPr>
                    <w:rFonts w:ascii="Courier New" w:hAnsi="Courier New" w:cs="Courier New"/>
                    <w:noProof/>
                    <w:color w:val="0000FF"/>
                    <w:szCs w:val="20"/>
                    <w:u w:val="single"/>
                  </w:rPr>
                </w:rPrChange>
              </w:rPr>
              <w:t>FamilyInfo</w:t>
            </w:r>
            <w:r w:rsidRPr="002F02C9">
              <w:rPr>
                <w:rFonts w:ascii="Courier New" w:hAnsi="Courier New" w:cs="Courier New" w:hint="eastAsia"/>
                <w:noProof/>
                <w:szCs w:val="20"/>
                <w:rPrChange w:id="4367" w:author="Chen, Ivy (陳素貞 IEC1)" w:date="2015-01-12T13:45:00Z">
                  <w:rPr>
                    <w:rFonts w:ascii="Courier New" w:hAnsi="Courier New" w:cs="Courier New" w:hint="eastAsia"/>
                    <w:noProof/>
                    <w:color w:val="0000FF"/>
                    <w:szCs w:val="20"/>
                    <w:u w:val="single"/>
                  </w:rPr>
                </w:rPrChange>
              </w:rPr>
              <w:t>表的同一个记录中</w:t>
            </w:r>
            <w:r w:rsidRPr="002F02C9">
              <w:rPr>
                <w:rFonts w:ascii="SimSun" w:hAnsi="SimSun" w:hint="eastAsia"/>
                <w:rPrChange w:id="4368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，则警示用户，放弃后续操作。</w:t>
            </w:r>
          </w:p>
          <w:p w:rsidR="00604FFC" w:rsidRPr="002F02C9" w:rsidRDefault="00152C15" w:rsidP="00604FFC">
            <w:pPr>
              <w:rPr>
                <w:rFonts w:ascii="SimSun"/>
                <w:rPrChange w:id="4369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4370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3、创建此新</w:t>
            </w:r>
            <w:r w:rsidRPr="002F02C9">
              <w:rPr>
                <w:rFonts w:ascii="Courier New" w:hAnsi="Courier New" w:cs="Courier New"/>
                <w:noProof/>
                <w:szCs w:val="20"/>
                <w:rPrChange w:id="4371" w:author="Chen, Ivy (陳素貞 IEC1)" w:date="2015-01-12T13:45:00Z">
                  <w:rPr>
                    <w:rFonts w:ascii="Courier New" w:hAnsi="Courier New" w:cs="Courier New"/>
                    <w:noProof/>
                    <w:color w:val="0000FF"/>
                    <w:szCs w:val="20"/>
                    <w:u w:val="single"/>
                  </w:rPr>
                </w:rPrChange>
              </w:rPr>
              <w:t>FamilyInfo</w:t>
            </w:r>
            <w:r w:rsidRPr="002F02C9">
              <w:rPr>
                <w:rFonts w:ascii="SimSun" w:hAnsi="SimSun" w:hint="eastAsia"/>
                <w:rPrChange w:id="4372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记录，记录创建人和日期。</w:t>
            </w:r>
          </w:p>
          <w:p w:rsidR="00604FFC" w:rsidRPr="002F02C9" w:rsidRDefault="00152C15" w:rsidP="00604FFC">
            <w:pPr>
              <w:rPr>
                <w:rFonts w:eastAsia="新細明體"/>
                <w:rPrChange w:id="4373" w:author="Chen, Ivy (陳素貞 IEC1)" w:date="2015-01-12T13:45:00Z">
                  <w:rPr>
                    <w:rFonts w:eastAsia="新細明體"/>
                  </w:rPr>
                </w:rPrChange>
              </w:rPr>
            </w:pPr>
            <w:r w:rsidRPr="002F02C9">
              <w:rPr>
                <w:rFonts w:ascii="SimSun" w:hAnsi="SimSun"/>
                <w:rPrChange w:id="4374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4</w:t>
            </w:r>
            <w:r w:rsidRPr="002F02C9">
              <w:rPr>
                <w:rFonts w:ascii="SimSun" w:hAnsi="SimSun" w:hint="eastAsia"/>
                <w:rPrChange w:id="4375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、刷新</w:t>
            </w:r>
            <w:r w:rsidRPr="002F02C9">
              <w:rPr>
                <w:rFonts w:ascii="SimSun" w:hAnsi="SimSun"/>
                <w:rPrChange w:id="4376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Family Info List</w:t>
            </w:r>
            <w:r w:rsidRPr="002F02C9">
              <w:rPr>
                <w:rFonts w:ascii="SimSun" w:hAnsi="SimSun" w:hint="eastAsia"/>
                <w:rPrChange w:id="4377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的显示。</w:t>
            </w:r>
          </w:p>
        </w:tc>
        <w:tc>
          <w:tcPr>
            <w:tcW w:w="2629" w:type="dxa"/>
          </w:tcPr>
          <w:p w:rsidR="00604FFC" w:rsidRPr="002F02C9" w:rsidRDefault="00604FFC" w:rsidP="00604FFC">
            <w:pPr>
              <w:rPr>
                <w:rPrChange w:id="4378" w:author="Chen, Ivy (陳素貞 IEC1)" w:date="2015-01-12T13:45:00Z">
                  <w:rPr/>
                </w:rPrChange>
              </w:rPr>
            </w:pPr>
          </w:p>
        </w:tc>
      </w:tr>
      <w:tr w:rsidR="00604FFC" w:rsidRPr="002F02C9" w:rsidTr="00604FFC">
        <w:tc>
          <w:tcPr>
            <w:tcW w:w="445" w:type="dxa"/>
          </w:tcPr>
          <w:p w:rsidR="00604FFC" w:rsidRPr="002F02C9" w:rsidRDefault="00152C15" w:rsidP="00604FFC">
            <w:pPr>
              <w:rPr>
                <w:rPrChange w:id="4379" w:author="Chen, Ivy (陳素貞 IEC1)" w:date="2015-01-12T13:45:00Z">
                  <w:rPr/>
                </w:rPrChange>
              </w:rPr>
            </w:pPr>
            <w:ins w:id="4380" w:author="IEC960923" w:date="2013-05-20T15:18:00Z">
              <w:r w:rsidRPr="002F02C9">
                <w:rPr>
                  <w:rFonts w:eastAsiaTheme="minorEastAsia"/>
                  <w:lang w:eastAsia="zh-TW"/>
                  <w:rPrChange w:id="4381" w:author="Chen, Ivy (陳素貞 IEC1)" w:date="2015-01-12T13:45:00Z">
                    <w:rPr>
                      <w:rFonts w:eastAsiaTheme="minorEastAsia"/>
                      <w:color w:val="0000FF"/>
                      <w:u w:val="single"/>
                      <w:lang w:eastAsia="zh-TW"/>
                    </w:rPr>
                  </w:rPrChange>
                </w:rPr>
                <w:lastRenderedPageBreak/>
                <w:t>2</w:t>
              </w:r>
            </w:ins>
            <w:r w:rsidRPr="002F02C9">
              <w:rPr>
                <w:rPrChange w:id="4382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8</w:t>
            </w:r>
          </w:p>
        </w:tc>
        <w:tc>
          <w:tcPr>
            <w:tcW w:w="1310" w:type="dxa"/>
          </w:tcPr>
          <w:p w:rsidR="00604FFC" w:rsidRPr="002F02C9" w:rsidRDefault="00152C15" w:rsidP="00604FFC">
            <w:pPr>
              <w:rPr>
                <w:rPrChange w:id="4383" w:author="Chen, Ivy (陳素貞 IEC1)" w:date="2015-01-12T13:45:00Z">
                  <w:rPr/>
                </w:rPrChange>
              </w:rPr>
            </w:pPr>
            <w:r w:rsidRPr="002F02C9">
              <w:rPr>
                <w:rPrChange w:id="4384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Save</w:t>
            </w:r>
          </w:p>
        </w:tc>
        <w:tc>
          <w:tcPr>
            <w:tcW w:w="916" w:type="dxa"/>
          </w:tcPr>
          <w:p w:rsidR="00604FFC" w:rsidRPr="002F02C9" w:rsidRDefault="00152C15" w:rsidP="00604FFC">
            <w:pPr>
              <w:rPr>
                <w:rFonts w:ascii="SimSun" w:hAnsi="SimSun"/>
                <w:rPrChange w:id="4385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4386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Button</w:t>
            </w:r>
          </w:p>
        </w:tc>
        <w:tc>
          <w:tcPr>
            <w:tcW w:w="677" w:type="dxa"/>
          </w:tcPr>
          <w:p w:rsidR="00604FFC" w:rsidRPr="002F02C9" w:rsidRDefault="00604FFC" w:rsidP="00604FFC">
            <w:pPr>
              <w:rPr>
                <w:rPrChange w:id="4387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604FFC" w:rsidRPr="002F02C9" w:rsidRDefault="00152C15" w:rsidP="00604FFC">
            <w:pPr>
              <w:rPr>
                <w:rFonts w:ascii="SimSun" w:hAnsi="SimSun"/>
                <w:rPrChange w:id="4388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4389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“</w:t>
            </w:r>
            <w:r w:rsidRPr="002F02C9">
              <w:rPr>
                <w:rFonts w:ascii="SimSun" w:hAnsi="SimSun"/>
                <w:rPrChange w:id="4390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Save</w:t>
            </w:r>
            <w:r w:rsidRPr="002F02C9">
              <w:rPr>
                <w:rFonts w:ascii="SimSun" w:hAnsi="SimSun" w:hint="eastAsia"/>
                <w:rPrChange w:id="4391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”</w:t>
            </w:r>
          </w:p>
          <w:p w:rsidR="00604FFC" w:rsidRPr="002F02C9" w:rsidRDefault="00152C15" w:rsidP="00604FFC">
            <w:pPr>
              <w:rPr>
                <w:rFonts w:ascii="SimSun"/>
                <w:rPrChange w:id="4392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4393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Disable</w:t>
            </w:r>
          </w:p>
        </w:tc>
        <w:tc>
          <w:tcPr>
            <w:tcW w:w="680" w:type="dxa"/>
          </w:tcPr>
          <w:p w:rsidR="00604FFC" w:rsidRPr="002F02C9" w:rsidRDefault="00604FFC" w:rsidP="00604FFC">
            <w:pPr>
              <w:rPr>
                <w:rPrChange w:id="4394" w:author="Chen, Ivy (陳素貞 IEC1)" w:date="2015-01-12T13:45:00Z">
                  <w:rPr/>
                </w:rPrChange>
              </w:rPr>
            </w:pPr>
          </w:p>
        </w:tc>
        <w:tc>
          <w:tcPr>
            <w:tcW w:w="2728" w:type="dxa"/>
          </w:tcPr>
          <w:p w:rsidR="00604FFC" w:rsidRPr="002F02C9" w:rsidRDefault="00152C15" w:rsidP="00604FFC">
            <w:pPr>
              <w:ind w:left="100" w:hangingChars="50" w:hanging="100"/>
              <w:rPr>
                <w:rFonts w:ascii="SimSun"/>
                <w:rPrChange w:id="4395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4396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Click</w:t>
            </w:r>
            <w:r w:rsidRPr="002F02C9">
              <w:rPr>
                <w:rFonts w:ascii="SimSun" w:hAnsi="SimSun" w:hint="eastAsia"/>
                <w:rPrChange w:id="4397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：</w:t>
            </w:r>
            <w:r w:rsidRPr="002F02C9">
              <w:rPr>
                <w:rFonts w:ascii="SimSun" w:hAnsi="SimSun"/>
                <w:rPrChange w:id="4398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1</w:t>
            </w:r>
            <w:r w:rsidRPr="002F02C9">
              <w:rPr>
                <w:rFonts w:ascii="SimSun" w:hAnsi="SimSun" w:hint="eastAsia"/>
                <w:rPrChange w:id="4399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</w:t>
            </w:r>
            <w:r w:rsidRPr="002F02C9">
              <w:rPr>
                <w:rFonts w:ascii="SimSun" w:hAnsi="SimSun"/>
                <w:rPrChange w:id="4400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3到5</w:t>
            </w:r>
            <w:r w:rsidRPr="002F02C9">
              <w:rPr>
                <w:rFonts w:ascii="SimSun" w:hAnsi="SimSun" w:hint="eastAsia"/>
                <w:rPrChange w:id="4401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号框中有任何框为空，则警示用户，放弃后续操作。</w:t>
            </w:r>
          </w:p>
          <w:p w:rsidR="00604FFC" w:rsidRPr="002F02C9" w:rsidRDefault="00152C15" w:rsidP="00604FFC">
            <w:pPr>
              <w:rPr>
                <w:rFonts w:ascii="SimSun" w:hAnsi="SimSun"/>
                <w:rPrChange w:id="4402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4403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2</w:t>
            </w:r>
            <w:r w:rsidRPr="002F02C9">
              <w:rPr>
                <w:rFonts w:ascii="SimSun" w:hAnsi="SimSun" w:hint="eastAsia"/>
                <w:rPrChange w:id="4404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</w:t>
            </w:r>
            <w:r w:rsidRPr="002F02C9">
              <w:rPr>
                <w:rFonts w:ascii="SimSun" w:hAnsi="SimSun"/>
                <w:rPrChange w:id="4405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Family、Name</w:t>
            </w:r>
            <w:r w:rsidRPr="002F02C9">
              <w:rPr>
                <w:rFonts w:ascii="SimSun" w:hAnsi="SimSun" w:hint="eastAsia"/>
                <w:rPrChange w:id="4406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框中数据同时出现在</w:t>
            </w:r>
            <w:r w:rsidRPr="002F02C9">
              <w:rPr>
                <w:rFonts w:ascii="Courier New" w:hAnsi="Courier New" w:cs="Courier New"/>
                <w:noProof/>
                <w:szCs w:val="20"/>
                <w:rPrChange w:id="4407" w:author="Chen, Ivy (陳素貞 IEC1)" w:date="2015-01-12T13:45:00Z">
                  <w:rPr>
                    <w:rFonts w:ascii="Courier New" w:hAnsi="Courier New" w:cs="Courier New"/>
                    <w:noProof/>
                    <w:color w:val="0000FF"/>
                    <w:szCs w:val="20"/>
                    <w:u w:val="single"/>
                  </w:rPr>
                </w:rPrChange>
              </w:rPr>
              <w:t>FamilyInfo</w:t>
            </w:r>
            <w:r w:rsidRPr="002F02C9">
              <w:rPr>
                <w:rFonts w:ascii="Courier New" w:hAnsi="Courier New" w:cs="Courier New" w:hint="eastAsia"/>
                <w:noProof/>
                <w:szCs w:val="20"/>
                <w:rPrChange w:id="4408" w:author="Chen, Ivy (陳素貞 IEC1)" w:date="2015-01-12T13:45:00Z">
                  <w:rPr>
                    <w:rFonts w:ascii="Courier New" w:hAnsi="Courier New" w:cs="Courier New" w:hint="eastAsia"/>
                    <w:noProof/>
                    <w:color w:val="0000FF"/>
                    <w:szCs w:val="20"/>
                    <w:u w:val="single"/>
                  </w:rPr>
                </w:rPrChange>
              </w:rPr>
              <w:t>表的同一个记录中且不是当前被编辑记录</w:t>
            </w:r>
            <w:r w:rsidRPr="002F02C9">
              <w:rPr>
                <w:rFonts w:ascii="SimSun" w:hAnsi="SimSun" w:hint="eastAsia"/>
                <w:rPrChange w:id="4409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，，则警示用户，放弃后续操作。</w:t>
            </w:r>
          </w:p>
          <w:p w:rsidR="00604FFC" w:rsidRPr="002F02C9" w:rsidRDefault="00152C15" w:rsidP="00604FFC">
            <w:pPr>
              <w:rPr>
                <w:rFonts w:ascii="SimSun"/>
                <w:rPrChange w:id="4410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4411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3、保存新数据到Family Info List</w:t>
            </w:r>
            <w:r w:rsidRPr="002F02C9">
              <w:rPr>
                <w:rFonts w:ascii="SimSun" w:hAnsi="SimSun" w:hint="eastAsia"/>
                <w:rPrChange w:id="4412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当前被选行对应记录中，记录修改人和日期。</w:t>
            </w:r>
          </w:p>
          <w:p w:rsidR="00835BEA" w:rsidRPr="002F02C9" w:rsidRDefault="00152C15">
            <w:pPr>
              <w:rPr>
                <w:rFonts w:ascii="Arial" w:eastAsia="新細明體" w:hAnsi="Arial" w:cs="Arial"/>
                <w:b/>
                <w:bCs/>
                <w:kern w:val="32"/>
                <w:sz w:val="32"/>
                <w:rPrChange w:id="4413" w:author="Chen, Ivy (陳素貞 IEC1)" w:date="2015-01-12T13:45:00Z">
                  <w:rPr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r w:rsidRPr="002F02C9">
              <w:rPr>
                <w:rFonts w:ascii="SimSun" w:hAnsi="SimSun"/>
                <w:rPrChange w:id="4414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4</w:t>
            </w:r>
            <w:r w:rsidRPr="002F02C9">
              <w:rPr>
                <w:rFonts w:ascii="SimSun" w:hAnsi="SimSun" w:hint="eastAsia"/>
                <w:rPrChange w:id="4415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、刷新</w:t>
            </w:r>
            <w:r w:rsidRPr="002F02C9">
              <w:rPr>
                <w:rFonts w:ascii="SimSun" w:hAnsi="SimSun"/>
                <w:rPrChange w:id="4416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Family Info List</w:t>
            </w:r>
            <w:r w:rsidRPr="002F02C9">
              <w:rPr>
                <w:rFonts w:ascii="SimSun" w:hAnsi="SimSun" w:hint="eastAsia"/>
                <w:rPrChange w:id="4417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的显示。</w:t>
            </w:r>
          </w:p>
        </w:tc>
        <w:tc>
          <w:tcPr>
            <w:tcW w:w="2629" w:type="dxa"/>
          </w:tcPr>
          <w:p w:rsidR="00604FFC" w:rsidRPr="002F02C9" w:rsidRDefault="00604FFC" w:rsidP="00604FFC">
            <w:pPr>
              <w:rPr>
                <w:rPrChange w:id="4418" w:author="Chen, Ivy (陳素貞 IEC1)" w:date="2015-01-12T13:45:00Z">
                  <w:rPr/>
                </w:rPrChange>
              </w:rPr>
            </w:pPr>
          </w:p>
        </w:tc>
      </w:tr>
    </w:tbl>
    <w:p w:rsidR="00604FFC" w:rsidRPr="002F02C9" w:rsidRDefault="00604FFC" w:rsidP="00604FFC">
      <w:pPr>
        <w:rPr>
          <w:rPrChange w:id="4419" w:author="Chen, Ivy (陳素貞 IEC1)" w:date="2015-01-12T13:45:00Z">
            <w:rPr/>
          </w:rPrChange>
        </w:rPr>
      </w:pPr>
    </w:p>
    <w:p w:rsidR="00B76D1B" w:rsidRPr="002F02C9" w:rsidRDefault="00152C15">
      <w:pPr>
        <w:pStyle w:val="3"/>
        <w:rPr>
          <w:rPrChange w:id="4420" w:author="Chen, Ivy (陳素貞 IEC1)" w:date="2015-01-12T13:45:00Z">
            <w:rPr/>
          </w:rPrChange>
        </w:rPr>
      </w:pPr>
      <w:bookmarkStart w:id="4421" w:name="_Toc408834680"/>
      <w:r w:rsidRPr="002F02C9">
        <w:rPr>
          <w:rPrChange w:id="4422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t>Defect Station</w:t>
      </w:r>
      <w:r w:rsidRPr="002F02C9">
        <w:rPr>
          <w:rFonts w:hint="eastAsia"/>
          <w:rPrChange w:id="4423" w:author="Chen, Ivy (陳素貞 IEC1)" w:date="2015-01-12T13:45:00Z">
            <w:rPr>
              <w:rFonts w:cs="Times New Roman" w:hint="eastAsia"/>
              <w:color w:val="0000FF"/>
              <w:u w:val="single"/>
            </w:rPr>
          </w:rPrChange>
        </w:rPr>
        <w:t>维护界面</w:t>
      </w:r>
      <w:bookmarkEnd w:id="4421"/>
    </w:p>
    <w:p w:rsidR="000E6709" w:rsidRPr="002F02C9" w:rsidRDefault="00152C15" w:rsidP="000E6709">
      <w:pPr>
        <w:pStyle w:val="4"/>
        <w:rPr>
          <w:ins w:id="4424" w:author="IEC960923" w:date="2013-05-20T15:17:00Z"/>
          <w:rFonts w:eastAsiaTheme="minorEastAsia"/>
          <w:lang w:eastAsia="zh-TW"/>
          <w:rPrChange w:id="4425" w:author="Chen, Ivy (陳素貞 IEC1)" w:date="2015-01-12T13:45:00Z">
            <w:rPr>
              <w:ins w:id="4426" w:author="IEC960923" w:date="2013-05-20T15:17:00Z"/>
              <w:rFonts w:eastAsiaTheme="minorEastAsia"/>
              <w:lang w:eastAsia="zh-TW"/>
            </w:rPr>
          </w:rPrChange>
        </w:rPr>
      </w:pPr>
      <w:r w:rsidRPr="002F02C9">
        <w:rPr>
          <w:rFonts w:hint="eastAsia"/>
          <w:rPrChange w:id="4427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示意圖</w:t>
      </w:r>
    </w:p>
    <w:p w:rsidR="003B389F" w:rsidRPr="002F02C9" w:rsidRDefault="00152C15">
      <w:pPr>
        <w:rPr>
          <w:rFonts w:eastAsiaTheme="minorEastAsia"/>
          <w:lang w:eastAsia="zh-TW"/>
          <w:rPrChange w:id="4428" w:author="Chen, Ivy (陳素貞 IEC1)" w:date="2015-01-12T13:45:00Z">
            <w:rPr/>
          </w:rPrChange>
        </w:rPr>
        <w:pPrChange w:id="4429" w:author="IEC960923" w:date="2013-05-20T15:17:00Z">
          <w:pPr>
            <w:pStyle w:val="4"/>
          </w:pPr>
        </w:pPrChange>
      </w:pPr>
      <w:ins w:id="4430" w:author="IEC960923" w:date="2013-05-20T15:43:00Z">
        <w:r w:rsidRPr="002F02C9">
          <w:rPr>
            <w:noProof/>
            <w:lang w:eastAsia="zh-TW"/>
            <w:rPrChange w:id="4431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78" style="position:absolute;margin-left:501.85pt;margin-top:209.6pt;width:19.45pt;height:17.25pt;z-index:251732480" fillcolor="yellow" strokecolor="red" strokeweight="1pt">
              <v:textbox style="mso-next-textbox:#_x0000_s4078;mso-fit-shape-to-text:t" inset="0,0,0,0">
                <w:txbxContent>
                  <w:p w:rsidR="003B389F" w:rsidRPr="000F301C" w:rsidRDefault="003B389F" w:rsidP="0056344B">
                    <w:pPr>
                      <w:jc w:val="center"/>
                      <w:rPr>
                        <w:rFonts w:eastAsiaTheme="minorEastAsia"/>
                        <w:b/>
                        <w:szCs w:val="20"/>
                        <w:lang w:eastAsia="zh-TW"/>
                        <w:rPrChange w:id="4432" w:author="IEC960923" w:date="2013-05-20T15:19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del w:id="4433" w:author="Gao, Guan-Wei (高貫偉 ITC)" w:date="2012-07-31T10:42:00Z">
                      <w:r w:rsidDel="007F455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4434" w:author="Gao, Guan-Wei (高貫偉 ITC)" w:date="2012-07-31T10:42:00Z">
                      <w:r>
                        <w:rPr>
                          <w:rFonts w:hint="eastAsia"/>
                          <w:b/>
                          <w:szCs w:val="20"/>
                        </w:rPr>
                        <w:t>1</w:t>
                      </w:r>
                    </w:ins>
                    <w:ins w:id="4435" w:author="IEC960923" w:date="2013-05-20T15:43:00Z">
                      <w:r>
                        <w:rPr>
                          <w:rFonts w:eastAsiaTheme="minorEastAsia" w:hint="eastAsia"/>
                          <w:b/>
                          <w:szCs w:val="20"/>
                          <w:lang w:eastAsia="zh-TW"/>
                        </w:rPr>
                        <w:t>2</w:t>
                      </w:r>
                    </w:ins>
                  </w:p>
                </w:txbxContent>
              </v:textbox>
            </v:oval>
          </w:pict>
        </w:r>
      </w:ins>
      <w:ins w:id="4436" w:author="IEC960923" w:date="2013-05-20T15:19:00Z">
        <w:r w:rsidRPr="002F02C9">
          <w:rPr>
            <w:noProof/>
            <w:lang w:eastAsia="zh-TW"/>
            <w:rPrChange w:id="4437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76" style="position:absolute;margin-left:501.85pt;margin-top:187.15pt;width:19.45pt;height:17.25pt;z-index:251730432" fillcolor="yellow" strokecolor="red" strokeweight="1pt">
              <v:textbox style="mso-next-textbox:#_x0000_s4076;mso-fit-shape-to-text:t" inset="0,0,0,0">
                <w:txbxContent>
                  <w:p w:rsidR="003B389F" w:rsidRPr="000F301C" w:rsidRDefault="003B389F" w:rsidP="000F301C">
                    <w:pPr>
                      <w:jc w:val="center"/>
                      <w:rPr>
                        <w:rFonts w:eastAsiaTheme="minorEastAsia"/>
                        <w:b/>
                        <w:szCs w:val="20"/>
                        <w:lang w:eastAsia="zh-TW"/>
                        <w:rPrChange w:id="4438" w:author="IEC960923" w:date="2013-05-20T15:19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del w:id="4439" w:author="Gao, Guan-Wei (高貫偉 ITC)" w:date="2012-07-31T10:42:00Z">
                      <w:r w:rsidDel="007F455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4440" w:author="Gao, Guan-Wei (高貫偉 ITC)" w:date="2012-07-31T10:42:00Z">
                      <w:r>
                        <w:rPr>
                          <w:rFonts w:hint="eastAsia"/>
                          <w:b/>
                          <w:szCs w:val="20"/>
                        </w:rPr>
                        <w:t>1</w:t>
                      </w:r>
                    </w:ins>
                    <w:ins w:id="4441" w:author="IEC960923" w:date="2013-05-20T15:40:00Z">
                      <w:r>
                        <w:rPr>
                          <w:rFonts w:eastAsiaTheme="minorEastAsia" w:hint="eastAsia"/>
                          <w:b/>
                          <w:szCs w:val="20"/>
                          <w:lang w:eastAsia="zh-TW"/>
                        </w:rPr>
                        <w:t>1</w:t>
                      </w:r>
                    </w:ins>
                  </w:p>
                </w:txbxContent>
              </v:textbox>
            </v:oval>
          </w:pict>
        </w:r>
      </w:ins>
      <w:ins w:id="4442" w:author="IEC960923" w:date="2013-05-20T15:18:00Z">
        <w:r w:rsidRPr="002F02C9">
          <w:rPr>
            <w:noProof/>
            <w:lang w:eastAsia="zh-TW"/>
            <w:rPrChange w:id="4443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71" style="position:absolute;margin-left:250.1pt;margin-top:183.95pt;width:19.45pt;height:17.25pt;z-index:251725312" fillcolor="yellow" strokecolor="red" strokeweight="1pt">
              <v:textbox style="mso-next-textbox:#_x0000_s4071;mso-fit-shape-to-text:t" inset="0,0,0,0">
                <w:txbxContent>
                  <w:p w:rsidR="003B389F" w:rsidRPr="000F301C" w:rsidRDefault="003B389F" w:rsidP="000F301C">
                    <w:pPr>
                      <w:jc w:val="center"/>
                      <w:rPr>
                        <w:rFonts w:eastAsiaTheme="minorEastAsia"/>
                        <w:b/>
                        <w:szCs w:val="20"/>
                        <w:lang w:eastAsia="zh-TW"/>
                        <w:rPrChange w:id="4444" w:author="IEC960923" w:date="2013-05-20T15:18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del w:id="4445" w:author="Gao, Guan-Wei (高貫偉 ITC)" w:date="2012-07-31T10:42:00Z">
                      <w:r w:rsidDel="007F455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4446" w:author="IEC960923" w:date="2013-05-20T15:40:00Z">
                      <w:r>
                        <w:rPr>
                          <w:rFonts w:eastAsiaTheme="minorEastAsia" w:hint="eastAsia"/>
                          <w:b/>
                          <w:szCs w:val="20"/>
                          <w:lang w:eastAsia="zh-TW"/>
                        </w:rPr>
                        <w:t>6</w:t>
                      </w:r>
                    </w:ins>
                    <w:ins w:id="4447" w:author="Gao, Guan-Wei (高貫偉 ITC)" w:date="2012-07-31T10:42:00Z">
                      <w:del w:id="4448" w:author="IEC960923" w:date="2013-05-20T15:18:00Z">
                        <w:r w:rsidDel="000F301C">
                          <w:rPr>
                            <w:rFonts w:hint="eastAsia"/>
                            <w:b/>
                            <w:szCs w:val="20"/>
                          </w:rPr>
                          <w:delText>1</w:delText>
                        </w:r>
                      </w:del>
                    </w:ins>
                  </w:p>
                </w:txbxContent>
              </v:textbox>
            </v:oval>
          </w:pict>
        </w:r>
        <w:r w:rsidRPr="002F02C9">
          <w:rPr>
            <w:noProof/>
            <w:lang w:eastAsia="zh-TW"/>
            <w:rPrChange w:id="4449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70" style="position:absolute;margin-left:106.35pt;margin-top:187.15pt;width:19.45pt;height:17.25pt;z-index:251724288" fillcolor="yellow" strokecolor="red" strokeweight="1pt">
              <v:textbox style="mso-next-textbox:#_x0000_s4070;mso-fit-shape-to-text:t" inset="0,0,0,0">
                <w:txbxContent>
                  <w:p w:rsidR="003B389F" w:rsidRPr="000F301C" w:rsidRDefault="003B389F" w:rsidP="000F301C">
                    <w:pPr>
                      <w:jc w:val="center"/>
                      <w:rPr>
                        <w:rFonts w:eastAsiaTheme="minorEastAsia"/>
                        <w:b/>
                        <w:szCs w:val="20"/>
                        <w:lang w:eastAsia="zh-TW"/>
                        <w:rPrChange w:id="4450" w:author="IEC960923" w:date="2013-05-20T15:18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del w:id="4451" w:author="Gao, Guan-Wei (高貫偉 ITC)" w:date="2012-07-31T10:42:00Z">
                      <w:r w:rsidDel="007F455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4452" w:author="IEC960923" w:date="2013-05-20T15:40:00Z">
                      <w:r>
                        <w:rPr>
                          <w:rFonts w:eastAsiaTheme="minorEastAsia" w:hint="eastAsia"/>
                          <w:b/>
                          <w:szCs w:val="20"/>
                          <w:lang w:eastAsia="zh-TW"/>
                        </w:rPr>
                        <w:t>5</w:t>
                      </w:r>
                    </w:ins>
                    <w:ins w:id="4453" w:author="Gao, Guan-Wei (高貫偉 ITC)" w:date="2012-07-31T10:42:00Z">
                      <w:del w:id="4454" w:author="IEC960923" w:date="2013-05-20T15:18:00Z">
                        <w:r w:rsidDel="000F301C">
                          <w:rPr>
                            <w:rFonts w:hint="eastAsia"/>
                            <w:b/>
                            <w:szCs w:val="20"/>
                          </w:rPr>
                          <w:delText>1</w:delText>
                        </w:r>
                      </w:del>
                    </w:ins>
                  </w:p>
                </w:txbxContent>
              </v:textbox>
            </v:oval>
          </w:pict>
        </w:r>
      </w:ins>
      <w:ins w:id="4455" w:author="IEC960923" w:date="2013-05-20T15:19:00Z">
        <w:r w:rsidRPr="002F02C9">
          <w:rPr>
            <w:noProof/>
            <w:lang w:eastAsia="zh-TW"/>
            <w:rPrChange w:id="4456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75" style="position:absolute;margin-left:413.7pt;margin-top:204.4pt;width:19.45pt;height:17.25pt;z-index:251729408" fillcolor="yellow" strokecolor="red" strokeweight="1pt">
              <v:textbox style="mso-next-textbox:#_x0000_s4075;mso-fit-shape-to-text:t" inset="0,0,0,0">
                <w:txbxContent>
                  <w:p w:rsidR="003B389F" w:rsidRPr="000F301C" w:rsidRDefault="003B389F" w:rsidP="000F301C">
                    <w:pPr>
                      <w:jc w:val="center"/>
                      <w:rPr>
                        <w:rFonts w:eastAsiaTheme="minorEastAsia"/>
                        <w:b/>
                        <w:szCs w:val="20"/>
                        <w:lang w:eastAsia="zh-TW"/>
                        <w:rPrChange w:id="4457" w:author="IEC960923" w:date="2013-05-20T15:19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del w:id="4458" w:author="Gao, Guan-Wei (高貫偉 ITC)" w:date="2012-07-31T10:42:00Z">
                      <w:r w:rsidDel="007F455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4459" w:author="IEC960923" w:date="2013-05-20T15:40:00Z">
                      <w:r>
                        <w:rPr>
                          <w:rFonts w:eastAsiaTheme="minorEastAsia" w:hint="eastAsia"/>
                          <w:b/>
                          <w:szCs w:val="20"/>
                          <w:lang w:eastAsia="zh-TW"/>
                        </w:rPr>
                        <w:t>10</w:t>
                      </w:r>
                    </w:ins>
                    <w:ins w:id="4460" w:author="Gao, Guan-Wei (高貫偉 ITC)" w:date="2012-07-31T10:42:00Z">
                      <w:del w:id="4461" w:author="IEC960923" w:date="2013-05-20T15:19:00Z">
                        <w:r w:rsidDel="000F301C">
                          <w:rPr>
                            <w:rFonts w:hint="eastAsia"/>
                            <w:b/>
                            <w:szCs w:val="20"/>
                          </w:rPr>
                          <w:delText>1</w:delText>
                        </w:r>
                      </w:del>
                    </w:ins>
                  </w:p>
                </w:txbxContent>
              </v:textbox>
            </v:oval>
          </w:pict>
        </w:r>
      </w:ins>
      <w:ins w:id="4462" w:author="IEC960923" w:date="2013-05-20T15:18:00Z">
        <w:r w:rsidRPr="002F02C9">
          <w:rPr>
            <w:noProof/>
            <w:lang w:eastAsia="zh-TW"/>
            <w:rPrChange w:id="4463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74" style="position:absolute;margin-left:250.1pt;margin-top:209.6pt;width:19.45pt;height:17.25pt;z-index:251728384" fillcolor="yellow" strokecolor="red" strokeweight="1pt">
              <v:textbox style="mso-next-textbox:#_x0000_s4074;mso-fit-shape-to-text:t" inset="0,0,0,0">
                <w:txbxContent>
                  <w:p w:rsidR="003B389F" w:rsidRPr="000F301C" w:rsidRDefault="003B389F" w:rsidP="000F301C">
                    <w:pPr>
                      <w:jc w:val="center"/>
                      <w:rPr>
                        <w:rFonts w:eastAsiaTheme="minorEastAsia"/>
                        <w:b/>
                        <w:szCs w:val="20"/>
                        <w:lang w:eastAsia="zh-TW"/>
                        <w:rPrChange w:id="4464" w:author="IEC960923" w:date="2013-05-20T15:19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del w:id="4465" w:author="Gao, Guan-Wei (高貫偉 ITC)" w:date="2012-07-31T10:42:00Z">
                      <w:r w:rsidDel="007F455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4466" w:author="IEC960923" w:date="2013-05-20T15:40:00Z">
                      <w:r>
                        <w:rPr>
                          <w:rFonts w:eastAsiaTheme="minorEastAsia" w:hint="eastAsia"/>
                          <w:b/>
                          <w:szCs w:val="20"/>
                          <w:lang w:eastAsia="zh-TW"/>
                        </w:rPr>
                        <w:t>9</w:t>
                      </w:r>
                    </w:ins>
                    <w:ins w:id="4467" w:author="Gao, Guan-Wei (高貫偉 ITC)" w:date="2012-07-31T10:42:00Z">
                      <w:del w:id="4468" w:author="IEC960923" w:date="2013-05-20T15:19:00Z">
                        <w:r w:rsidDel="000F301C">
                          <w:rPr>
                            <w:rFonts w:hint="eastAsia"/>
                            <w:b/>
                            <w:szCs w:val="20"/>
                          </w:rPr>
                          <w:delText>1</w:delText>
                        </w:r>
                      </w:del>
                    </w:ins>
                  </w:p>
                </w:txbxContent>
              </v:textbox>
            </v:oval>
          </w:pict>
        </w:r>
        <w:r w:rsidRPr="002F02C9">
          <w:rPr>
            <w:noProof/>
            <w:lang w:eastAsia="zh-TW"/>
            <w:rPrChange w:id="4469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73" style="position:absolute;margin-left:106.35pt;margin-top:209.6pt;width:19.45pt;height:17.25pt;z-index:251727360" fillcolor="yellow" strokecolor="red" strokeweight="1pt">
              <v:textbox style="mso-next-textbox:#_x0000_s4073;mso-fit-shape-to-text:t" inset="0,0,0,0">
                <w:txbxContent>
                  <w:p w:rsidR="003B389F" w:rsidRPr="000F301C" w:rsidRDefault="003B389F" w:rsidP="000F301C">
                    <w:pPr>
                      <w:jc w:val="center"/>
                      <w:rPr>
                        <w:rFonts w:eastAsiaTheme="minorEastAsia"/>
                        <w:b/>
                        <w:szCs w:val="20"/>
                        <w:lang w:eastAsia="zh-TW"/>
                        <w:rPrChange w:id="4470" w:author="IEC960923" w:date="2013-05-20T15:18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del w:id="4471" w:author="Gao, Guan-Wei (高貫偉 ITC)" w:date="2012-07-31T10:42:00Z">
                      <w:r w:rsidDel="007F455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4472" w:author="IEC960923" w:date="2013-05-20T15:40:00Z">
                      <w:r>
                        <w:rPr>
                          <w:rFonts w:eastAsiaTheme="minorEastAsia" w:hint="eastAsia"/>
                          <w:b/>
                          <w:szCs w:val="20"/>
                          <w:lang w:eastAsia="zh-TW"/>
                        </w:rPr>
                        <w:t>8</w:t>
                      </w:r>
                    </w:ins>
                    <w:ins w:id="4473" w:author="Gao, Guan-Wei (高貫偉 ITC)" w:date="2012-07-31T10:42:00Z">
                      <w:del w:id="4474" w:author="IEC960923" w:date="2013-05-20T15:18:00Z">
                        <w:r w:rsidDel="000F301C">
                          <w:rPr>
                            <w:rFonts w:hint="eastAsia"/>
                            <w:b/>
                            <w:szCs w:val="20"/>
                          </w:rPr>
                          <w:delText>1</w:delText>
                        </w:r>
                      </w:del>
                    </w:ins>
                  </w:p>
                </w:txbxContent>
              </v:textbox>
            </v:oval>
          </w:pict>
        </w:r>
        <w:r w:rsidRPr="002F02C9">
          <w:rPr>
            <w:noProof/>
            <w:lang w:eastAsia="zh-TW"/>
            <w:rPrChange w:id="4475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72" style="position:absolute;margin-left:413.7pt;margin-top:183.95pt;width:19.45pt;height:17.25pt;z-index:251726336" fillcolor="yellow" strokecolor="red" strokeweight="1pt">
              <v:textbox style="mso-next-textbox:#_x0000_s4072;mso-fit-shape-to-text:t" inset="0,0,0,0">
                <w:txbxContent>
                  <w:p w:rsidR="003B389F" w:rsidRPr="000F301C" w:rsidRDefault="003B389F" w:rsidP="000F301C">
                    <w:pPr>
                      <w:jc w:val="center"/>
                      <w:rPr>
                        <w:rFonts w:eastAsiaTheme="minorEastAsia"/>
                        <w:b/>
                        <w:szCs w:val="20"/>
                        <w:lang w:eastAsia="zh-TW"/>
                        <w:rPrChange w:id="4476" w:author="IEC960923" w:date="2013-05-20T15:18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del w:id="4477" w:author="Gao, Guan-Wei (高貫偉 ITC)" w:date="2012-07-31T10:42:00Z">
                      <w:r w:rsidDel="007F455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4478" w:author="Gao, Guan-Wei (高貫偉 ITC)" w:date="2012-07-31T10:42:00Z">
                      <w:del w:id="4479" w:author="IEC960923" w:date="2013-05-20T15:18:00Z">
                        <w:r w:rsidDel="000F301C">
                          <w:rPr>
                            <w:rFonts w:hint="eastAsia"/>
                            <w:b/>
                            <w:szCs w:val="20"/>
                          </w:rPr>
                          <w:delText>1</w:delText>
                        </w:r>
                      </w:del>
                    </w:ins>
                    <w:ins w:id="4480" w:author="IEC960923" w:date="2013-05-20T15:40:00Z">
                      <w:r>
                        <w:rPr>
                          <w:rFonts w:eastAsiaTheme="minorEastAsia" w:hint="eastAsia"/>
                          <w:b/>
                          <w:szCs w:val="20"/>
                          <w:lang w:eastAsia="zh-TW"/>
                        </w:rPr>
                        <w:t>7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lang w:eastAsia="zh-TW"/>
            <w:rPrChange w:id="4481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69" style="position:absolute;margin-left:86.9pt;margin-top:61.45pt;width:19.45pt;height:17.25pt;z-index:251723264" fillcolor="yellow" strokecolor="red" strokeweight="1pt">
              <v:textbox style="mso-next-textbox:#_x0000_s4069;mso-fit-shape-to-text:t" inset="0,0,0,0">
                <w:txbxContent>
                  <w:p w:rsidR="003B389F" w:rsidRPr="000F301C" w:rsidRDefault="003B389F" w:rsidP="000F301C">
                    <w:pPr>
                      <w:jc w:val="center"/>
                      <w:rPr>
                        <w:rFonts w:eastAsiaTheme="minorEastAsia"/>
                        <w:b/>
                        <w:szCs w:val="20"/>
                        <w:lang w:eastAsia="zh-TW"/>
                        <w:rPrChange w:id="4482" w:author="IEC960923" w:date="2013-05-20T15:18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del w:id="4483" w:author="Gao, Guan-Wei (高貫偉 ITC)" w:date="2012-07-31T10:42:00Z">
                      <w:r w:rsidDel="007F455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4484" w:author="IEC960923" w:date="2013-05-20T15:18:00Z">
                      <w:r>
                        <w:rPr>
                          <w:rFonts w:eastAsiaTheme="minorEastAsia" w:hint="eastAsia"/>
                          <w:b/>
                          <w:szCs w:val="20"/>
                          <w:lang w:eastAsia="zh-TW"/>
                        </w:rPr>
                        <w:t>3</w:t>
                      </w:r>
                    </w:ins>
                    <w:ins w:id="4485" w:author="Gao, Guan-Wei (高貫偉 ITC)" w:date="2012-07-31T10:42:00Z">
                      <w:del w:id="4486" w:author="IEC960923" w:date="2013-05-20T15:18:00Z">
                        <w:r w:rsidDel="000F301C">
                          <w:rPr>
                            <w:rFonts w:hint="eastAsia"/>
                            <w:b/>
                            <w:szCs w:val="20"/>
                          </w:rPr>
                          <w:delText>1</w:delText>
                        </w:r>
                      </w:del>
                    </w:ins>
                  </w:p>
                </w:txbxContent>
              </v:textbox>
            </v:oval>
          </w:pict>
        </w:r>
      </w:ins>
      <w:ins w:id="4487" w:author="IEC960923" w:date="2013-05-20T15:19:00Z">
        <w:r w:rsidRPr="002F02C9">
          <w:rPr>
            <w:noProof/>
            <w:lang w:eastAsia="zh-TW"/>
            <w:rPrChange w:id="4488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77" style="position:absolute;margin-left:498.2pt;margin-top:53.35pt;width:19.45pt;height:17.25pt;z-index:251731456" fillcolor="yellow" strokecolor="red" strokeweight="1pt">
              <v:textbox style="mso-next-textbox:#_x0000_s4077;mso-fit-shape-to-text:t" inset="0,0,0,0">
                <w:txbxContent>
                  <w:p w:rsidR="003B389F" w:rsidRPr="000F301C" w:rsidRDefault="003B389F" w:rsidP="000F301C">
                    <w:pPr>
                      <w:jc w:val="center"/>
                      <w:rPr>
                        <w:rFonts w:eastAsiaTheme="minorEastAsia"/>
                        <w:b/>
                        <w:szCs w:val="20"/>
                        <w:lang w:eastAsia="zh-TW"/>
                        <w:rPrChange w:id="4489" w:author="IEC960923" w:date="2013-05-20T15:19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del w:id="4490" w:author="Gao, Guan-Wei (高貫偉 ITC)" w:date="2012-07-31T10:42:00Z">
                      <w:r w:rsidDel="007F455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4491" w:author="IEC960923" w:date="2013-05-20T15:39:00Z">
                      <w:r>
                        <w:rPr>
                          <w:rFonts w:eastAsiaTheme="minorEastAsia" w:hint="eastAsia"/>
                          <w:b/>
                          <w:szCs w:val="20"/>
                          <w:lang w:eastAsia="zh-TW"/>
                        </w:rPr>
                        <w:t>4</w:t>
                      </w:r>
                    </w:ins>
                    <w:ins w:id="4492" w:author="Gao, Guan-Wei (高貫偉 ITC)" w:date="2012-07-31T10:42:00Z">
                      <w:del w:id="4493" w:author="IEC960923" w:date="2013-05-20T15:39:00Z">
                        <w:r w:rsidDel="0056344B">
                          <w:rPr>
                            <w:rFonts w:hint="eastAsia"/>
                            <w:b/>
                            <w:szCs w:val="20"/>
                          </w:rPr>
                          <w:delText>1</w:delText>
                        </w:r>
                      </w:del>
                    </w:ins>
                  </w:p>
                </w:txbxContent>
              </v:textbox>
            </v:oval>
          </w:pict>
        </w:r>
      </w:ins>
      <w:ins w:id="4494" w:author="IEC960923" w:date="2013-05-20T15:18:00Z">
        <w:r w:rsidRPr="002F02C9">
          <w:rPr>
            <w:noProof/>
            <w:lang w:eastAsia="zh-TW"/>
            <w:rPrChange w:id="4495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68" style="position:absolute;margin-left:207.7pt;margin-top:32.1pt;width:19.45pt;height:17.25pt;z-index:251722240" fillcolor="yellow" strokecolor="red" strokeweight="1pt">
              <v:textbox style="mso-next-textbox:#_x0000_s4068;mso-fit-shape-to-text:t" inset="0,0,0,0">
                <w:txbxContent>
                  <w:p w:rsidR="003B389F" w:rsidRPr="000F301C" w:rsidRDefault="003B389F" w:rsidP="000F301C">
                    <w:pPr>
                      <w:jc w:val="center"/>
                      <w:rPr>
                        <w:rFonts w:eastAsiaTheme="minorEastAsia"/>
                        <w:b/>
                        <w:szCs w:val="20"/>
                        <w:lang w:eastAsia="zh-TW"/>
                        <w:rPrChange w:id="4496" w:author="IEC960923" w:date="2013-05-20T15:18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del w:id="4497" w:author="Gao, Guan-Wei (高貫偉 ITC)" w:date="2012-07-31T10:42:00Z">
                      <w:r w:rsidDel="007F455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4498" w:author="IEC960923" w:date="2013-05-20T15:18:00Z">
                      <w:r>
                        <w:rPr>
                          <w:rFonts w:eastAsiaTheme="minorEastAsia" w:hint="eastAsia"/>
                          <w:b/>
                          <w:szCs w:val="20"/>
                          <w:lang w:eastAsia="zh-TW"/>
                        </w:rPr>
                        <w:t>2</w:t>
                      </w:r>
                    </w:ins>
                    <w:ins w:id="4499" w:author="Gao, Guan-Wei (高貫偉 ITC)" w:date="2012-07-31T10:42:00Z">
                      <w:del w:id="4500" w:author="IEC960923" w:date="2013-05-20T15:18:00Z">
                        <w:r w:rsidDel="000F301C">
                          <w:rPr>
                            <w:rFonts w:hint="eastAsia"/>
                            <w:b/>
                            <w:szCs w:val="20"/>
                          </w:rPr>
                          <w:delText>1</w:delText>
                        </w:r>
                      </w:del>
                    </w:ins>
                  </w:p>
                </w:txbxContent>
              </v:textbox>
            </v:oval>
          </w:pict>
        </w:r>
        <w:r w:rsidRPr="002F02C9">
          <w:rPr>
            <w:noProof/>
            <w:lang w:eastAsia="zh-TW"/>
            <w:rPrChange w:id="4501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66" style="position:absolute;margin-left:114.35pt;margin-top:28pt;width:19.45pt;height:17.25pt;z-index:251721216" fillcolor="yellow" strokecolor="red" strokeweight="1pt">
              <v:textbox style="mso-next-textbox:#_x0000_s4066;mso-fit-shape-to-text:t" inset="0,0,0,0">
                <w:txbxContent>
                  <w:p w:rsidR="003B389F" w:rsidRPr="008721B4" w:rsidRDefault="003B389F" w:rsidP="000F301C">
                    <w:pPr>
                      <w:jc w:val="center"/>
                      <w:rPr>
                        <w:b/>
                        <w:szCs w:val="20"/>
                      </w:rPr>
                    </w:pPr>
                    <w:del w:id="4502" w:author="Gao, Guan-Wei (高貫偉 ITC)" w:date="2012-07-31T10:42:00Z">
                      <w:r w:rsidDel="007F455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4503" w:author="Gao, Guan-Wei (高貫偉 ITC)" w:date="2012-07-31T10:42:00Z">
                      <w:r>
                        <w:rPr>
                          <w:rFonts w:hint="eastAsia"/>
                          <w:b/>
                          <w:szCs w:val="20"/>
                        </w:rPr>
                        <w:t>1</w:t>
                      </w:r>
                    </w:ins>
                  </w:p>
                </w:txbxContent>
              </v:textbox>
            </v:oval>
          </w:pict>
        </w:r>
      </w:ins>
      <w:ins w:id="4504" w:author="IEC960923" w:date="2013-05-20T15:42:00Z">
        <w:r w:rsidRPr="002F02C9">
          <w:rPr>
            <w:rPrChange w:id="4505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</w:ins>
      <w:ins w:id="4506" w:author="IEC960923" w:date="2013-05-20T16:00:00Z">
        <w:r w:rsidR="00E05479" w:rsidRPr="002F02C9">
          <w:rPr>
            <w:rPrChange w:id="4507" w:author="Chen, Ivy (陳素貞 IEC1)" w:date="2015-01-12T13:45:00Z">
              <w:rPr/>
            </w:rPrChange>
          </w:rPr>
          <w:object w:dxaOrig="17206" w:dyaOrig="7278">
            <v:shape id="_x0000_i1025" type="#_x0000_t75" style="width:522.85pt;height:220.7pt" o:ole="">
              <v:imagedata r:id="rId10" o:title=""/>
            </v:shape>
            <o:OLEObject Type="Embed" ProgID="Visio.Drawing.11" ShapeID="_x0000_i1025" DrawAspect="Content" ObjectID="_1482576536" r:id="rId11"/>
          </w:object>
        </w:r>
      </w:ins>
    </w:p>
    <w:p w:rsidR="000E6709" w:rsidRPr="002F02C9" w:rsidRDefault="00152C15" w:rsidP="000E6709">
      <w:pPr>
        <w:jc w:val="center"/>
        <w:rPr>
          <w:rPrChange w:id="4508" w:author="Chen, Ivy (陳素貞 IEC1)" w:date="2015-01-12T13:45:00Z">
            <w:rPr/>
          </w:rPrChange>
        </w:rPr>
      </w:pPr>
      <w:del w:id="4509" w:author="IEC960923" w:date="2013-05-21T13:51:00Z">
        <w:r w:rsidRPr="002F02C9">
          <w:rPr>
            <w:noProof/>
            <w:rPrChange w:id="4510" w:author="Chen, Ivy (陳素貞 IEC1)" w:date="2015-01-12T13:45:00Z">
              <w:rPr>
                <w:noProof/>
              </w:rPr>
            </w:rPrChange>
          </w:rPr>
          <w:pict>
            <v:oval id="_x0000_s3775" style="position:absolute;left:0;text-align:left;margin-left:443.25pt;margin-top:47.5pt;width:19.45pt;height:17.25pt;z-index:251550208" fillcolor="yellow" strokecolor="red" strokeweight="1pt">
              <v:textbox style="mso-next-textbox:#_x0000_s3775;mso-fit-shape-to-text:t" inset="0,0,0,0">
                <w:txbxContent>
                  <w:p w:rsidR="003B389F" w:rsidRPr="008721B4" w:rsidRDefault="003B389F" w:rsidP="000E6709">
                    <w:pPr>
                      <w:jc w:val="center"/>
                      <w:rPr>
                        <w:b/>
                        <w:szCs w:val="20"/>
                      </w:rPr>
                    </w:pPr>
                    <w:del w:id="4511" w:author="Gao, Guan-Wei (高貫偉 ITC)" w:date="2012-07-31T10:42:00Z">
                      <w:r w:rsidDel="007F455A">
                        <w:rPr>
                          <w:b/>
                          <w:szCs w:val="20"/>
                        </w:rPr>
                        <w:delText>2</w:delText>
                      </w:r>
                    </w:del>
                    <w:ins w:id="4512" w:author="Gao, Guan-Wei (高貫偉 ITC)" w:date="2012-07-31T10:42:00Z">
                      <w:r>
                        <w:rPr>
                          <w:rFonts w:hint="eastAsia"/>
                          <w:b/>
                          <w:szCs w:val="20"/>
                        </w:rPr>
                        <w:t>3</w:t>
                      </w:r>
                    </w:ins>
                  </w:p>
                </w:txbxContent>
              </v:textbox>
            </v:oval>
          </w:pict>
        </w:r>
      </w:del>
      <w:r w:rsidRPr="002F02C9">
        <w:rPr>
          <w:noProof/>
          <w:rPrChange w:id="4513" w:author="Chen, Ivy (陳素貞 IEC1)" w:date="2015-01-12T13:45:00Z">
            <w:rPr>
              <w:noProof/>
            </w:rPr>
          </w:rPrChange>
        </w:rPr>
        <w:pict>
          <v:oval id="_x0000_s3774" style="position:absolute;left:0;text-align:left;margin-left:386.25pt;margin-top:289pt;width:19.45pt;height:17.25pt;z-index:251549184" fillcolor="yellow" strokecolor="red" strokeweight="1pt">
            <v:textbox style="mso-next-textbox:#_x0000_s3774;mso-fit-shape-to-text:t" inset="0,0,0,0">
              <w:txbxContent>
                <w:p w:rsidR="003B389F" w:rsidRPr="008721B4" w:rsidRDefault="003B389F" w:rsidP="000E6709">
                  <w:pPr>
                    <w:jc w:val="center"/>
                    <w:rPr>
                      <w:b/>
                      <w:szCs w:val="20"/>
                    </w:rPr>
                  </w:pPr>
                  <w:del w:id="4514" w:author="Gao, Guan-Wei (高貫偉 ITC)" w:date="2012-07-31T10:42:00Z">
                    <w:r w:rsidDel="007F455A">
                      <w:rPr>
                        <w:rFonts w:hint="eastAsia"/>
                        <w:b/>
                        <w:szCs w:val="20"/>
                      </w:rPr>
                      <w:delText>5</w:delText>
                    </w:r>
                  </w:del>
                  <w:ins w:id="4515" w:author="Gao, Guan-Wei (高貫偉 ITC)" w:date="2012-07-31T10:42:00Z">
                    <w:r>
                      <w:rPr>
                        <w:rFonts w:hint="eastAsia"/>
                        <w:b/>
                        <w:szCs w:val="20"/>
                      </w:rPr>
                      <w:t>6</w:t>
                    </w:r>
                  </w:ins>
                </w:p>
              </w:txbxContent>
            </v:textbox>
          </v:oval>
        </w:pict>
      </w:r>
      <w:ins w:id="4516" w:author="Gao, Guan-Wei (高貫偉 ITC)" w:date="2012-07-31T10:41:00Z">
        <w:r w:rsidRPr="002F02C9">
          <w:rPr>
            <w:noProof/>
            <w:rPrChange w:id="4517" w:author="Chen, Ivy (陳素貞 IEC1)" w:date="2015-01-12T13:45:00Z">
              <w:rPr>
                <w:noProof/>
              </w:rPr>
            </w:rPrChange>
          </w:rPr>
          <w:pict>
            <v:oval id="_x0000_s3886" style="position:absolute;left:0;text-align:left;margin-left:265.55pt;margin-top:313.75pt;width:19.45pt;height:17.25pt;z-index:251623936" fillcolor="yellow" strokecolor="red" strokeweight="1pt">
              <v:textbox style="mso-next-textbox:#_x0000_s3886;mso-fit-shape-to-text:t" inset="0,0,0,0">
                <w:txbxContent>
                  <w:p w:rsidR="003B389F" w:rsidRPr="008721B4" w:rsidRDefault="003B389F" w:rsidP="007F455A">
                    <w:pPr>
                      <w:jc w:val="center"/>
                      <w:rPr>
                        <w:b/>
                        <w:szCs w:val="20"/>
                      </w:rPr>
                    </w:pPr>
                    <w:del w:id="4518" w:author="Gao, Guan-Wei (高貫偉 ITC)" w:date="2012-07-31T10:42:00Z">
                      <w:r w:rsidDel="007F455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4519" w:author="Gao, Guan-Wei (高貫偉 ITC)" w:date="2012-07-31T10:42:00Z">
                      <w:r>
                        <w:rPr>
                          <w:rFonts w:hint="eastAsia"/>
                          <w:b/>
                          <w:szCs w:val="20"/>
                        </w:rPr>
                        <w:t>8</w:t>
                      </w:r>
                    </w:ins>
                  </w:p>
                </w:txbxContent>
              </v:textbox>
            </v:oval>
          </w:pict>
        </w:r>
        <w:del w:id="4520" w:author="IEC960923" w:date="2013-05-21T13:51:00Z">
          <w:r w:rsidRPr="002F02C9">
            <w:rPr>
              <w:noProof/>
              <w:rPrChange w:id="4521" w:author="Chen, Ivy (陳素貞 IEC1)" w:date="2015-01-12T13:45:00Z">
                <w:rPr>
                  <w:noProof/>
                </w:rPr>
              </w:rPrChange>
            </w:rPr>
            <w:pict>
              <v:oval id="_x0000_s3885" style="position:absolute;left:0;text-align:left;margin-left:195pt;margin-top:42.85pt;width:19.45pt;height:17.25pt;z-index:251622912" fillcolor="yellow" strokecolor="red" strokeweight="1pt">
                <v:textbox style="mso-next-textbox:#_x0000_s3885;mso-fit-shape-to-text:t" inset="0,0,0,0">
                  <w:txbxContent>
                    <w:p w:rsidR="003B389F" w:rsidRPr="008721B4" w:rsidRDefault="003B389F" w:rsidP="007F455A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del w:id="4522" w:author="Gao, Guan-Wei (高貫偉 ITC)" w:date="2012-07-31T10:42:00Z">
                        <w:r w:rsidDel="007F455A">
                          <w:rPr>
                            <w:rFonts w:hint="eastAsia"/>
                            <w:b/>
                            <w:szCs w:val="20"/>
                          </w:rPr>
                          <w:delText>7</w:delText>
                        </w:r>
                      </w:del>
                      <w:ins w:id="4523" w:author="Gao, Guan-Wei (高貫偉 ITC)" w:date="2012-07-31T10:42:00Z">
                        <w:r>
                          <w:rPr>
                            <w:rFonts w:hint="eastAsia"/>
                            <w:b/>
                            <w:szCs w:val="20"/>
                          </w:rPr>
                          <w:t>1</w:t>
                        </w:r>
                      </w:ins>
                    </w:p>
                  </w:txbxContent>
                </v:textbox>
              </v:oval>
            </w:pict>
          </w:r>
        </w:del>
      </w:ins>
      <w:r w:rsidRPr="002F02C9">
        <w:rPr>
          <w:noProof/>
          <w:rPrChange w:id="4524" w:author="Chen, Ivy (陳素貞 IEC1)" w:date="2015-01-12T13:45:00Z">
            <w:rPr>
              <w:noProof/>
            </w:rPr>
          </w:rPrChange>
        </w:rPr>
        <w:pict>
          <v:oval id="_x0000_s3776" style="position:absolute;left:0;text-align:left;margin-left:443.25pt;margin-top:290.5pt;width:19.45pt;height:17.25pt;z-index:251551232" fillcolor="yellow" strokecolor="red" strokeweight="1pt">
            <v:textbox style="mso-next-textbox:#_x0000_s3776;mso-fit-shape-to-text:t" inset="0,0,0,0">
              <w:txbxContent>
                <w:p w:rsidR="003B389F" w:rsidRPr="008721B4" w:rsidRDefault="003B389F" w:rsidP="000E6709">
                  <w:pPr>
                    <w:jc w:val="center"/>
                    <w:rPr>
                      <w:b/>
                      <w:szCs w:val="20"/>
                    </w:rPr>
                  </w:pPr>
                  <w:del w:id="4525" w:author="Gao, Guan-Wei (高貫偉 ITC)" w:date="2012-07-31T10:42:00Z">
                    <w:r w:rsidDel="007F455A">
                      <w:rPr>
                        <w:rFonts w:hint="eastAsia"/>
                        <w:b/>
                        <w:szCs w:val="20"/>
                      </w:rPr>
                      <w:delText>7</w:delText>
                    </w:r>
                  </w:del>
                  <w:ins w:id="4526" w:author="Gao, Guan-Wei (高貫偉 ITC)" w:date="2012-07-31T10:42:00Z">
                    <w:r>
                      <w:rPr>
                        <w:rFonts w:hint="eastAsia"/>
                        <w:b/>
                        <w:szCs w:val="20"/>
                      </w:rPr>
                      <w:t>9</w:t>
                    </w:r>
                  </w:ins>
                </w:p>
              </w:txbxContent>
            </v:textbox>
          </v:oval>
        </w:pict>
      </w:r>
      <w:r w:rsidRPr="002F02C9">
        <w:rPr>
          <w:noProof/>
          <w:rPrChange w:id="4527" w:author="Chen, Ivy (陳素貞 IEC1)" w:date="2015-01-12T13:45:00Z">
            <w:rPr>
              <w:noProof/>
            </w:rPr>
          </w:rPrChange>
        </w:rPr>
        <w:pict>
          <v:oval id="_x0000_s3777" style="position:absolute;left:0;text-align:left;margin-left:443.25pt;margin-top:308.5pt;width:19.45pt;height:17.25pt;z-index:251552256" fillcolor="yellow" strokecolor="red" strokeweight="1pt">
            <v:textbox style="mso-next-textbox:#_x0000_s3777;mso-fit-shape-to-text:t" inset="0,0,0,0">
              <w:txbxContent>
                <w:p w:rsidR="003B389F" w:rsidRPr="008721B4" w:rsidRDefault="003B389F" w:rsidP="000E6709">
                  <w:pPr>
                    <w:jc w:val="center"/>
                    <w:rPr>
                      <w:b/>
                      <w:szCs w:val="20"/>
                    </w:rPr>
                  </w:pPr>
                  <w:del w:id="4528" w:author="Gao, Guan-Wei (高貫偉 ITC)" w:date="2012-07-31T10:42:00Z">
                    <w:r w:rsidDel="007F455A">
                      <w:rPr>
                        <w:rFonts w:hint="eastAsia"/>
                        <w:b/>
                        <w:szCs w:val="20"/>
                      </w:rPr>
                      <w:delText>8</w:delText>
                    </w:r>
                  </w:del>
                  <w:ins w:id="4529" w:author="Gao, Guan-Wei (高貫偉 ITC)" w:date="2012-07-31T10:42:00Z">
                    <w:r>
                      <w:rPr>
                        <w:rFonts w:hint="eastAsia"/>
                        <w:b/>
                        <w:szCs w:val="20"/>
                      </w:rPr>
                      <w:t>10</w:t>
                    </w:r>
                  </w:ins>
                </w:p>
              </w:txbxContent>
            </v:textbox>
          </v:oval>
        </w:pict>
      </w:r>
      <w:r w:rsidRPr="002F02C9">
        <w:rPr>
          <w:noProof/>
          <w:rPrChange w:id="4530" w:author="Chen, Ivy (陳素貞 IEC1)" w:date="2015-01-12T13:45:00Z">
            <w:rPr>
              <w:noProof/>
            </w:rPr>
          </w:rPrChange>
        </w:rPr>
        <w:pict>
          <v:oval id="_x0000_s3770" style="position:absolute;left:0;text-align:left;margin-left:108pt;margin-top:313.75pt;width:19.45pt;height:17.25pt;z-index:251545088" fillcolor="yellow" strokecolor="red" strokeweight="1pt">
            <v:textbox style="mso-next-textbox:#_x0000_s3770;mso-fit-shape-to-text:t" inset="0,0,0,0">
              <w:txbxContent>
                <w:p w:rsidR="003B389F" w:rsidRPr="008721B4" w:rsidRDefault="003B389F" w:rsidP="000E6709">
                  <w:pPr>
                    <w:jc w:val="center"/>
                    <w:rPr>
                      <w:b/>
                      <w:szCs w:val="20"/>
                    </w:rPr>
                  </w:pPr>
                  <w:del w:id="4531" w:author="Gao, Guan-Wei (高貫偉 ITC)" w:date="2012-07-31T10:42:00Z">
                    <w:r w:rsidDel="007F455A">
                      <w:rPr>
                        <w:rFonts w:hint="eastAsia"/>
                        <w:b/>
                        <w:szCs w:val="20"/>
                      </w:rPr>
                      <w:delText>6</w:delText>
                    </w:r>
                  </w:del>
                  <w:ins w:id="4532" w:author="Gao, Guan-Wei (高貫偉 ITC)" w:date="2012-07-31T10:42:00Z">
                    <w:r>
                      <w:rPr>
                        <w:rFonts w:hint="eastAsia"/>
                        <w:b/>
                        <w:szCs w:val="20"/>
                      </w:rPr>
                      <w:t>7</w:t>
                    </w:r>
                  </w:ins>
                </w:p>
              </w:txbxContent>
            </v:textbox>
          </v:oval>
        </w:pict>
      </w:r>
      <w:r w:rsidRPr="002F02C9">
        <w:rPr>
          <w:noProof/>
          <w:rPrChange w:id="4533" w:author="Chen, Ivy (陳素貞 IEC1)" w:date="2015-01-12T13:45:00Z">
            <w:rPr>
              <w:noProof/>
            </w:rPr>
          </w:rPrChange>
        </w:rPr>
        <w:pict>
          <v:oval id="_x0000_s3771" style="position:absolute;left:0;text-align:left;margin-left:265.55pt;margin-top:289pt;width:19.45pt;height:17.25pt;z-index:251546112" fillcolor="yellow" strokecolor="red" strokeweight="1pt">
            <v:textbox style="mso-next-textbox:#_x0000_s3771;mso-fit-shape-to-text:t" inset="0,0,0,0">
              <w:txbxContent>
                <w:p w:rsidR="003B389F" w:rsidRPr="008721B4" w:rsidRDefault="003B389F" w:rsidP="000E6709">
                  <w:pPr>
                    <w:jc w:val="center"/>
                    <w:rPr>
                      <w:b/>
                      <w:szCs w:val="20"/>
                    </w:rPr>
                  </w:pPr>
                  <w:del w:id="4534" w:author="Gao, Guan-Wei (高貫偉 ITC)" w:date="2012-07-31T10:42:00Z">
                    <w:r w:rsidDel="007F455A">
                      <w:rPr>
                        <w:rFonts w:hint="eastAsia"/>
                        <w:b/>
                        <w:szCs w:val="20"/>
                      </w:rPr>
                      <w:delText>4</w:delText>
                    </w:r>
                  </w:del>
                  <w:ins w:id="4535" w:author="Gao, Guan-Wei (高貫偉 ITC)" w:date="2012-07-31T10:42:00Z">
                    <w:r>
                      <w:rPr>
                        <w:rFonts w:hint="eastAsia"/>
                        <w:b/>
                        <w:szCs w:val="20"/>
                      </w:rPr>
                      <w:t>5</w:t>
                    </w:r>
                  </w:ins>
                </w:p>
              </w:txbxContent>
            </v:textbox>
          </v:oval>
        </w:pict>
      </w:r>
      <w:r w:rsidRPr="002F02C9">
        <w:rPr>
          <w:noProof/>
          <w:rPrChange w:id="4536" w:author="Chen, Ivy (陳素貞 IEC1)" w:date="2015-01-12T13:45:00Z">
            <w:rPr>
              <w:noProof/>
            </w:rPr>
          </w:rPrChange>
        </w:rPr>
        <w:pict>
          <v:oval id="_x0000_s3772" style="position:absolute;left:0;text-align:left;margin-left:115.55pt;margin-top:289pt;width:19.45pt;height:17.25pt;z-index:251547136" fillcolor="yellow" strokecolor="red" strokeweight="1pt">
            <v:textbox style="mso-next-textbox:#_x0000_s3772;mso-fit-shape-to-text:t" inset="0,0,0,0">
              <w:txbxContent>
                <w:p w:rsidR="003B389F" w:rsidRPr="008721B4" w:rsidRDefault="003B389F" w:rsidP="000E6709">
                  <w:pPr>
                    <w:jc w:val="center"/>
                    <w:rPr>
                      <w:b/>
                      <w:szCs w:val="20"/>
                    </w:rPr>
                  </w:pPr>
                  <w:del w:id="4537" w:author="Gao, Guan-Wei (高貫偉 ITC)" w:date="2012-07-31T10:42:00Z">
                    <w:r w:rsidDel="007F455A">
                      <w:rPr>
                        <w:rFonts w:hint="eastAsia"/>
                        <w:b/>
                        <w:szCs w:val="20"/>
                      </w:rPr>
                      <w:delText>3</w:delText>
                    </w:r>
                  </w:del>
                  <w:ins w:id="4538" w:author="Gao, Guan-Wei (高貫偉 ITC)" w:date="2012-07-31T10:42:00Z">
                    <w:r>
                      <w:rPr>
                        <w:rFonts w:hint="eastAsia"/>
                        <w:b/>
                        <w:szCs w:val="20"/>
                      </w:rPr>
                      <w:t>4</w:t>
                    </w:r>
                  </w:ins>
                </w:p>
              </w:txbxContent>
            </v:textbox>
          </v:oval>
        </w:pict>
      </w:r>
      <w:del w:id="4539" w:author="IEC960923" w:date="2013-05-21T13:51:00Z">
        <w:r w:rsidRPr="002F02C9">
          <w:rPr>
            <w:noProof/>
            <w:rPrChange w:id="4540" w:author="Chen, Ivy (陳素貞 IEC1)" w:date="2015-01-12T13:45:00Z">
              <w:rPr>
                <w:noProof/>
              </w:rPr>
            </w:rPrChange>
          </w:rPr>
          <w:pict>
            <v:oval id="_x0000_s3773" style="position:absolute;left:0;text-align:left;margin-left:135pt;margin-top:137.75pt;width:19.45pt;height:17.25pt;z-index:251548160" fillcolor="yellow" strokecolor="red" strokeweight="1pt">
              <v:textbox style="mso-next-textbox:#_x0000_s3773;mso-fit-shape-to-text:t" inset="0,0,0,0">
                <w:txbxContent>
                  <w:p w:rsidR="003B389F" w:rsidRPr="008721B4" w:rsidRDefault="003B389F" w:rsidP="000E6709">
                    <w:pPr>
                      <w:jc w:val="center"/>
                      <w:rPr>
                        <w:b/>
                        <w:szCs w:val="20"/>
                      </w:rPr>
                    </w:pPr>
                    <w:del w:id="4541" w:author="Gao, Guan-Wei (高貫偉 ITC)" w:date="2012-07-31T10:42:00Z">
                      <w:r w:rsidDel="007F455A">
                        <w:rPr>
                          <w:b/>
                          <w:szCs w:val="20"/>
                        </w:rPr>
                        <w:delText>1</w:delText>
                      </w:r>
                    </w:del>
                    <w:ins w:id="4542" w:author="Gao, Guan-Wei (高貫偉 ITC)" w:date="2012-07-31T10:42:00Z">
                      <w:r>
                        <w:rPr>
                          <w:rFonts w:hint="eastAsia"/>
                          <w:b/>
                          <w:szCs w:val="20"/>
                        </w:rPr>
                        <w:t>2</w:t>
                      </w:r>
                    </w:ins>
                  </w:p>
                </w:txbxContent>
              </v:textbox>
            </v:oval>
          </w:pict>
        </w:r>
      </w:del>
      <w:r w:rsidRPr="002F02C9">
        <w:rPr>
          <w:rPrChange w:id="4543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ins w:id="4544" w:author="Gao, Guan-Wei (高貫偉 ITC)" w:date="2012-07-31T10:49:00Z">
        <w:del w:id="4545" w:author="IEC960923" w:date="2013-05-21T13:51:00Z">
          <w:r w:rsidR="003B389F" w:rsidRPr="002F02C9">
            <w:rPr>
              <w:noProof/>
              <w:lang w:eastAsia="zh-TW"/>
              <w:rPrChange w:id="4546" w:author="Chen, Ivy (陳素貞 IEC1)" w:date="2015-01-12T13:45:00Z">
                <w:rPr>
                  <w:rFonts w:ascii="Arial" w:hAnsi="Arial" w:cs="Arial"/>
                  <w:b/>
                  <w:bCs/>
                  <w:noProof/>
                  <w:color w:val="0000FF"/>
                  <w:sz w:val="24"/>
                  <w:szCs w:val="26"/>
                  <w:u w:val="single"/>
                  <w:lang w:eastAsia="zh-TW"/>
                </w:rPr>
              </w:rPrChange>
            </w:rPr>
            <w:drawing>
              <wp:inline distT="0" distB="0" distL="0" distR="0">
                <wp:extent cx="6647815" cy="4121785"/>
                <wp:effectExtent l="19050" t="0" r="635" b="0"/>
                <wp:docPr id="14" name="图片 13" descr="DefectStati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efectStation.jpg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7815" cy="4121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del w:id="4547" w:author="Gao, Guan-Wei (高貫偉 ITC)" w:date="2012-07-31T10:39:00Z">
        <w:r w:rsidR="003B389F" w:rsidRPr="002F02C9">
          <w:rPr>
            <w:noProof/>
            <w:lang w:eastAsia="zh-TW"/>
            <w:rPrChange w:id="4548" w:author="Chen, Ivy (陳素貞 IEC1)" w:date="2015-01-12T13:45:00Z">
              <w:rPr>
                <w:rFonts w:ascii="Arial" w:hAnsi="Arial" w:cs="Arial"/>
                <w:b/>
                <w:bCs/>
                <w:noProof/>
                <w:color w:val="0000FF"/>
                <w:sz w:val="24"/>
                <w:szCs w:val="26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3842385"/>
              <wp:effectExtent l="19050" t="0" r="635" b="0"/>
              <wp:docPr id="24" name="图片 23" descr="DefectStatio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DefectStation.jpg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38423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0E6709" w:rsidRPr="002F02C9" w:rsidRDefault="00152C15" w:rsidP="000E6709">
      <w:pPr>
        <w:pStyle w:val="ae"/>
        <w:jc w:val="center"/>
        <w:rPr>
          <w:rPrChange w:id="4549" w:author="Chen, Ivy (陳素貞 IEC1)" w:date="2015-01-12T13:45:00Z">
            <w:rPr/>
          </w:rPrChange>
        </w:rPr>
      </w:pPr>
      <w:r w:rsidRPr="002F02C9">
        <w:rPr>
          <w:rFonts w:hint="eastAsia"/>
          <w:rPrChange w:id="4550" w:author="Chen, Ivy (陳素貞 IEC1)" w:date="2015-01-12T13:45:00Z">
            <w:rPr>
              <w:rFonts w:cs="Times New Roman" w:hint="eastAsia"/>
              <w:color w:val="0000FF"/>
              <w:u w:val="single"/>
            </w:rPr>
          </w:rPrChange>
        </w:rPr>
        <w:t>圖</w:t>
      </w:r>
      <w:r w:rsidRPr="002F02C9">
        <w:rPr>
          <w:rPrChange w:id="4551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t xml:space="preserve"> </w:t>
      </w:r>
      <w:r w:rsidRPr="002F02C9">
        <w:rPr>
          <w:rPrChange w:id="4552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begin"/>
      </w:r>
      <w:r w:rsidRPr="002F02C9">
        <w:rPr>
          <w:rPrChange w:id="4553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 STYLEREF 2 \s </w:instrText>
      </w:r>
      <w:r w:rsidRPr="002F02C9">
        <w:rPr>
          <w:rPrChange w:id="4554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separate"/>
      </w:r>
      <w:r w:rsidRPr="002F02C9">
        <w:rPr>
          <w:noProof/>
          <w:rPrChange w:id="4555" w:author="Chen, Ivy (陳素貞 IEC1)" w:date="2015-01-12T13:45:00Z">
            <w:rPr>
              <w:rFonts w:cs="Times New Roman"/>
              <w:noProof/>
              <w:color w:val="0000FF"/>
              <w:u w:val="single"/>
            </w:rPr>
          </w:rPrChange>
        </w:rPr>
        <w:t>1.</w:t>
      </w:r>
      <w:r w:rsidRPr="002F02C9">
        <w:rPr>
          <w:rPrChange w:id="4556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end"/>
      </w:r>
      <w:del w:id="4557" w:author="itc94010" w:date="2012-05-03T11:38:00Z">
        <w:r w:rsidRPr="002F02C9">
          <w:rPr>
            <w:rFonts w:eastAsiaTheme="minorEastAsia"/>
            <w:rPrChange w:id="4558" w:author="Chen, Ivy (陳素貞 IEC1)" w:date="2015-01-12T13:45:00Z">
              <w:rPr>
                <w:rFonts w:eastAsiaTheme="minorEastAsia" w:cs="Times New Roman"/>
                <w:color w:val="0000FF"/>
                <w:u w:val="single"/>
              </w:rPr>
            </w:rPrChange>
          </w:rPr>
          <w:delText>29</w:delText>
        </w:r>
      </w:del>
      <w:ins w:id="4559" w:author="itc94010" w:date="2012-05-03T11:38:00Z">
        <w:r w:rsidRPr="002F02C9">
          <w:rPr>
            <w:rFonts w:eastAsiaTheme="minorEastAsia"/>
            <w:rPrChange w:id="4560" w:author="Chen, Ivy (陳素貞 IEC1)" w:date="2015-01-12T13:45:00Z">
              <w:rPr>
                <w:rFonts w:eastAsiaTheme="minorEastAsia" w:cs="Times New Roman"/>
                <w:color w:val="0000FF"/>
                <w:u w:val="single"/>
              </w:rPr>
            </w:rPrChange>
          </w:rPr>
          <w:t>3</w:t>
        </w:r>
      </w:ins>
      <w:r w:rsidRPr="002F02C9">
        <w:rPr>
          <w:rPrChange w:id="4561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noBreakHyphen/>
      </w:r>
      <w:r w:rsidRPr="002F02C9">
        <w:rPr>
          <w:rPrChange w:id="4562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begin"/>
      </w:r>
      <w:r w:rsidRPr="002F02C9">
        <w:rPr>
          <w:rPrChange w:id="4563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 SEQ </w:instrText>
      </w:r>
      <w:r w:rsidRPr="002F02C9">
        <w:rPr>
          <w:rFonts w:hint="eastAsia"/>
          <w:rPrChange w:id="4564" w:author="Chen, Ivy (陳素貞 IEC1)" w:date="2015-01-12T13:45:00Z">
            <w:rPr>
              <w:rFonts w:cs="Times New Roman" w:hint="eastAsia"/>
              <w:color w:val="0000FF"/>
              <w:u w:val="single"/>
            </w:rPr>
          </w:rPrChange>
        </w:rPr>
        <w:instrText>圖</w:instrText>
      </w:r>
      <w:r w:rsidRPr="002F02C9">
        <w:rPr>
          <w:rPrChange w:id="4565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 \* ARABIC \s 2 </w:instrText>
      </w:r>
      <w:r w:rsidRPr="002F02C9">
        <w:rPr>
          <w:rPrChange w:id="4566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separate"/>
      </w:r>
      <w:r w:rsidRPr="002F02C9">
        <w:rPr>
          <w:noProof/>
          <w:rPrChange w:id="4567" w:author="Chen, Ivy (陳素貞 IEC1)" w:date="2015-01-12T13:45:00Z">
            <w:rPr>
              <w:rFonts w:cs="Times New Roman"/>
              <w:noProof/>
              <w:color w:val="0000FF"/>
              <w:u w:val="single"/>
            </w:rPr>
          </w:rPrChange>
        </w:rPr>
        <w:t>1</w:t>
      </w:r>
      <w:r w:rsidRPr="002F02C9">
        <w:rPr>
          <w:rPrChange w:id="4568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end"/>
      </w:r>
    </w:p>
    <w:p w:rsidR="000E6709" w:rsidRPr="002F02C9" w:rsidRDefault="000E6709" w:rsidP="000E6709">
      <w:pPr>
        <w:jc w:val="center"/>
        <w:rPr>
          <w:rPrChange w:id="4569" w:author="Chen, Ivy (陳素貞 IEC1)" w:date="2015-01-12T13:45:00Z">
            <w:rPr/>
          </w:rPrChange>
        </w:rPr>
      </w:pPr>
    </w:p>
    <w:p w:rsidR="000E6709" w:rsidRPr="002F02C9" w:rsidRDefault="00152C15" w:rsidP="000E6709">
      <w:pPr>
        <w:pStyle w:val="4"/>
        <w:rPr>
          <w:rPrChange w:id="4570" w:author="Chen, Ivy (陳素貞 IEC1)" w:date="2015-01-12T13:45:00Z">
            <w:rPr/>
          </w:rPrChange>
        </w:rPr>
      </w:pPr>
      <w:r w:rsidRPr="002F02C9">
        <w:rPr>
          <w:rFonts w:hint="eastAsia"/>
          <w:rPrChange w:id="4571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界面說明</w:t>
      </w:r>
    </w:p>
    <w:p w:rsidR="000E6709" w:rsidRPr="002F02C9" w:rsidRDefault="00152C15" w:rsidP="000E6709">
      <w:pPr>
        <w:rPr>
          <w:rPrChange w:id="4572" w:author="Chen, Ivy (陳素貞 IEC1)" w:date="2015-01-12T13:45:00Z">
            <w:rPr/>
          </w:rPrChange>
        </w:rPr>
      </w:pPr>
      <w:r w:rsidRPr="002F02C9">
        <w:rPr>
          <w:rFonts w:hint="eastAsia"/>
          <w:rPrChange w:id="4573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</w:t>
      </w:r>
      <w:r w:rsidRPr="002F02C9">
        <w:rPr>
          <w:rPrChange w:id="4574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Pr="002F02C9">
        <w:rPr>
          <w:rFonts w:hint="eastAsia"/>
          <w:rPrChange w:id="4575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界面名稱：</w:t>
      </w:r>
      <w:r w:rsidRPr="002F02C9">
        <w:rPr>
          <w:rPrChange w:id="4576" w:author="Chen, Ivy (陳素貞 IEC1)" w:date="2015-01-12T13:45:00Z">
            <w:rPr>
              <w:color w:val="0000FF"/>
              <w:u w:val="single"/>
            </w:rPr>
          </w:rPrChange>
        </w:rPr>
        <w:t>Defect Station</w:t>
      </w:r>
      <w:r w:rsidRPr="002F02C9">
        <w:rPr>
          <w:rFonts w:hint="eastAsia"/>
          <w:rPrChange w:id="4577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维护界面。</w:t>
      </w:r>
    </w:p>
    <w:p w:rsidR="000E6709" w:rsidRPr="002F02C9" w:rsidRDefault="00152C15" w:rsidP="000E6709">
      <w:pPr>
        <w:jc w:val="both"/>
        <w:rPr>
          <w:rPrChange w:id="4578" w:author="Chen, Ivy (陳素貞 IEC1)" w:date="2015-01-12T13:45:00Z">
            <w:rPr/>
          </w:rPrChange>
        </w:rPr>
      </w:pPr>
      <w:r w:rsidRPr="002F02C9">
        <w:rPr>
          <w:rFonts w:hint="eastAsia"/>
          <w:rPrChange w:id="4579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</w:t>
      </w:r>
      <w:r w:rsidRPr="002F02C9">
        <w:rPr>
          <w:rPrChange w:id="4580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Pr="002F02C9">
        <w:rPr>
          <w:rFonts w:hint="eastAsia"/>
          <w:rPrChange w:id="4581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概述：</w:t>
      </w:r>
      <w:r w:rsidRPr="002F02C9">
        <w:rPr>
          <w:rFonts w:eastAsia="新細明體" w:hint="eastAsia"/>
          <w:rPrChange w:id="4582" w:author="Chen, Ivy (陳素貞 IEC1)" w:date="2015-01-12T13:45:00Z">
            <w:rPr>
              <w:rFonts w:eastAsia="新細明體" w:hint="eastAsia"/>
              <w:color w:val="0000FF"/>
              <w:u w:val="single"/>
            </w:rPr>
          </w:rPrChange>
        </w:rPr>
        <w:t>使用此界面來</w:t>
      </w:r>
      <w:r w:rsidRPr="002F02C9">
        <w:rPr>
          <w:rFonts w:ascii="SimSun" w:hAnsi="SimSun" w:hint="eastAsia"/>
          <w:rPrChange w:id="4583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维护</w:t>
      </w:r>
      <w:r w:rsidRPr="002F02C9">
        <w:rPr>
          <w:rFonts w:ascii="Courier New" w:hAnsi="Courier New" w:cs="Courier New"/>
          <w:noProof/>
          <w:szCs w:val="20"/>
          <w:rPrChange w:id="4584" w:author="Chen, Ivy (陳素貞 IEC1)" w:date="2015-01-12T13:45:00Z">
            <w:rPr>
              <w:rFonts w:ascii="Courier New" w:hAnsi="Courier New" w:cs="Courier New"/>
              <w:noProof/>
              <w:color w:val="0000FF"/>
              <w:szCs w:val="20"/>
              <w:u w:val="single"/>
            </w:rPr>
          </w:rPrChange>
        </w:rPr>
        <w:t>Defect Station</w:t>
      </w:r>
      <w:r w:rsidRPr="002F02C9">
        <w:rPr>
          <w:rFonts w:hint="eastAsia"/>
          <w:rPrChange w:id="4585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的</w:t>
      </w:r>
      <w:r w:rsidRPr="002F02C9">
        <w:rPr>
          <w:rFonts w:ascii="SimSun" w:hAnsi="SimSun" w:hint="eastAsia"/>
          <w:rPrChange w:id="4586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资料</w:t>
      </w:r>
      <w:r w:rsidRPr="002F02C9">
        <w:rPr>
          <w:rFonts w:hint="eastAsia"/>
          <w:rPrChange w:id="4587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。</w:t>
      </w:r>
    </w:p>
    <w:p w:rsidR="000E6709" w:rsidRPr="002F02C9" w:rsidRDefault="00152C15" w:rsidP="000E6709">
      <w:pPr>
        <w:rPr>
          <w:lang w:eastAsia="zh-TW"/>
          <w:rPrChange w:id="4588" w:author="Chen, Ivy (陳素貞 IEC1)" w:date="2015-01-12T13:45:00Z">
            <w:rPr>
              <w:lang w:eastAsia="zh-TW"/>
            </w:rPr>
          </w:rPrChange>
        </w:rPr>
      </w:pPr>
      <w:r w:rsidRPr="002F02C9">
        <w:rPr>
          <w:rFonts w:hint="eastAsia"/>
          <w:lang w:eastAsia="zh-TW"/>
          <w:rPrChange w:id="4589" w:author="Chen, Ivy (陳素貞 IEC1)" w:date="2015-01-12T13:45:00Z">
            <w:rPr>
              <w:rFonts w:hint="eastAsia"/>
              <w:color w:val="0000FF"/>
              <w:u w:val="single"/>
              <w:lang w:eastAsia="zh-TW"/>
            </w:rPr>
          </w:rPrChange>
        </w:rPr>
        <w:t>●</w:t>
      </w:r>
      <w:r w:rsidRPr="002F02C9">
        <w:rPr>
          <w:lang w:eastAsia="zh-TW"/>
          <w:rPrChange w:id="4590" w:author="Chen, Ivy (陳素貞 IEC1)" w:date="2015-01-12T13:45:00Z">
            <w:rPr>
              <w:color w:val="0000FF"/>
              <w:u w:val="single"/>
              <w:lang w:eastAsia="zh-TW"/>
            </w:rPr>
          </w:rPrChange>
        </w:rPr>
        <w:t xml:space="preserve"> </w:t>
      </w:r>
      <w:r w:rsidRPr="002F02C9">
        <w:rPr>
          <w:rFonts w:hint="eastAsia"/>
          <w:lang w:eastAsia="zh-TW"/>
          <w:rPrChange w:id="4591" w:author="Chen, Ivy (陳素貞 IEC1)" w:date="2015-01-12T13:45:00Z">
            <w:rPr>
              <w:rFonts w:hint="eastAsia"/>
              <w:color w:val="0000FF"/>
              <w:u w:val="single"/>
              <w:lang w:eastAsia="zh-TW"/>
            </w:rPr>
          </w:rPrChange>
        </w:rPr>
        <w:t>界面類型：非</w:t>
      </w:r>
      <w:r w:rsidRPr="002F02C9">
        <w:rPr>
          <w:rFonts w:eastAsia="新細明體"/>
          <w:lang w:eastAsia="zh-TW"/>
          <w:rPrChange w:id="4592" w:author="Chen, Ivy (陳素貞 IEC1)" w:date="2015-01-12T13:45:00Z">
            <w:rPr>
              <w:rFonts w:eastAsia="新細明體"/>
              <w:color w:val="0000FF"/>
              <w:u w:val="single"/>
              <w:lang w:eastAsia="zh-TW"/>
            </w:rPr>
          </w:rPrChange>
        </w:rPr>
        <w:t>modal</w:t>
      </w:r>
      <w:r w:rsidRPr="002F02C9">
        <w:rPr>
          <w:rFonts w:eastAsia="新細明體" w:hint="eastAsia"/>
          <w:lang w:eastAsia="zh-TW"/>
          <w:rPrChange w:id="4593" w:author="Chen, Ivy (陳素貞 IEC1)" w:date="2015-01-12T13:45:00Z">
            <w:rPr>
              <w:rFonts w:eastAsia="新細明體" w:hint="eastAsia"/>
              <w:color w:val="0000FF"/>
              <w:u w:val="single"/>
              <w:lang w:eastAsia="zh-TW"/>
            </w:rPr>
          </w:rPrChange>
        </w:rPr>
        <w:t>界面</w:t>
      </w:r>
      <w:r w:rsidRPr="002F02C9">
        <w:rPr>
          <w:rFonts w:ascii="SimSun" w:hAnsi="SimSun" w:hint="eastAsia"/>
          <w:lang w:eastAsia="zh-TW"/>
          <w:rPrChange w:id="4594" w:author="Chen, Ivy (陳素貞 IEC1)" w:date="2015-01-12T13:45:00Z">
            <w:rPr>
              <w:rFonts w:ascii="SimSun" w:hAnsi="SimSun" w:hint="eastAsia"/>
              <w:color w:val="0000FF"/>
              <w:u w:val="single"/>
              <w:lang w:eastAsia="zh-TW"/>
            </w:rPr>
          </w:rPrChange>
        </w:rPr>
        <w:t>，不固定尺寸</w:t>
      </w:r>
      <w:r w:rsidRPr="002F02C9">
        <w:rPr>
          <w:rFonts w:hint="eastAsia"/>
          <w:lang w:eastAsia="zh-TW"/>
          <w:rPrChange w:id="4595" w:author="Chen, Ivy (陳素貞 IEC1)" w:date="2015-01-12T13:45:00Z">
            <w:rPr>
              <w:rFonts w:hint="eastAsia"/>
              <w:color w:val="0000FF"/>
              <w:u w:val="single"/>
              <w:lang w:eastAsia="zh-TW"/>
            </w:rPr>
          </w:rPrChange>
        </w:rPr>
        <w:t>。</w:t>
      </w:r>
    </w:p>
    <w:p w:rsidR="000E6709" w:rsidRPr="002F02C9" w:rsidRDefault="00152C15" w:rsidP="000E6709">
      <w:pPr>
        <w:rPr>
          <w:rPrChange w:id="4596" w:author="Chen, Ivy (陳素貞 IEC1)" w:date="2015-01-12T13:45:00Z">
            <w:rPr/>
          </w:rPrChange>
        </w:rPr>
      </w:pPr>
      <w:r w:rsidRPr="002F02C9">
        <w:rPr>
          <w:rFonts w:hint="eastAsia"/>
          <w:rPrChange w:id="4597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</w:t>
      </w:r>
      <w:r w:rsidRPr="002F02C9">
        <w:rPr>
          <w:rPrChange w:id="4598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Pr="002F02C9">
        <w:rPr>
          <w:rFonts w:hint="eastAsia"/>
          <w:rPrChange w:id="4599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進入途徑：</w:t>
      </w:r>
      <w:r w:rsidRPr="002F02C9">
        <w:rPr>
          <w:rFonts w:eastAsia="新細明體" w:hint="eastAsia"/>
          <w:rPrChange w:id="4600" w:author="Chen, Ivy (陳素貞 IEC1)" w:date="2015-01-12T13:45:00Z">
            <w:rPr>
              <w:rFonts w:eastAsia="新細明體" w:hint="eastAsia"/>
              <w:color w:val="0000FF"/>
              <w:u w:val="single"/>
            </w:rPr>
          </w:rPrChange>
        </w:rPr>
        <w:t>在</w:t>
      </w:r>
      <w:r w:rsidRPr="002F02C9">
        <w:rPr>
          <w:rFonts w:ascii="SimSun" w:hAnsi="SimSun"/>
          <w:rPrChange w:id="4601" w:author="Chen, Ivy (陳素貞 IEC1)" w:date="2015-01-12T13:45:00Z">
            <w:rPr>
              <w:rFonts w:ascii="SimSun" w:hAnsi="SimSun"/>
              <w:color w:val="0000FF"/>
              <w:u w:val="single"/>
            </w:rPr>
          </w:rPrChange>
        </w:rPr>
        <w:t>iMES</w:t>
      </w:r>
      <w:r w:rsidRPr="002F02C9">
        <w:rPr>
          <w:rFonts w:ascii="SimSun" w:hAnsi="SimSun" w:hint="eastAsia"/>
          <w:rPrChange w:id="4602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框架</w:t>
      </w:r>
      <w:r w:rsidRPr="002F02C9">
        <w:rPr>
          <w:rFonts w:ascii="SimSun" w:hAnsi="SimSun"/>
          <w:rPrChange w:id="4603" w:author="Chen, Ivy (陳素貞 IEC1)" w:date="2015-01-12T13:45:00Z">
            <w:rPr>
              <w:rFonts w:ascii="SimSun" w:hAnsi="SimSun"/>
              <w:color w:val="0000FF"/>
              <w:u w:val="single"/>
            </w:rPr>
          </w:rPrChange>
        </w:rPr>
        <w:t>Function Tree</w:t>
      </w:r>
      <w:r w:rsidRPr="002F02C9">
        <w:rPr>
          <w:rFonts w:ascii="SimSun" w:hAnsi="SimSun" w:hint="eastAsia"/>
          <w:rPrChange w:id="4604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的</w:t>
      </w:r>
      <w:r w:rsidRPr="002F02C9">
        <w:rPr>
          <w:rFonts w:ascii="SimSun" w:hAnsi="SimSun"/>
          <w:rPrChange w:id="4605" w:author="Chen, Ivy (陳素貞 IEC1)" w:date="2015-01-12T13:45:00Z">
            <w:rPr>
              <w:rFonts w:ascii="SimSun" w:hAnsi="SimSun"/>
              <w:color w:val="0000FF"/>
              <w:u w:val="single"/>
            </w:rPr>
          </w:rPrChange>
        </w:rPr>
        <w:t>Maintain</w:t>
      </w:r>
      <w:r w:rsidRPr="002F02C9">
        <w:rPr>
          <w:rFonts w:ascii="SimSun" w:hAnsi="SimSun" w:hint="eastAsia"/>
          <w:rPrChange w:id="4606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节点下点击“</w:t>
      </w:r>
      <w:r w:rsidRPr="002F02C9">
        <w:rPr>
          <w:rPrChange w:id="4607" w:author="Chen, Ivy (陳素貞 IEC1)" w:date="2015-01-12T13:45:00Z">
            <w:rPr>
              <w:color w:val="0000FF"/>
              <w:u w:val="single"/>
            </w:rPr>
          </w:rPrChange>
        </w:rPr>
        <w:t>Defect Station Maintain</w:t>
      </w:r>
      <w:r w:rsidRPr="002F02C9">
        <w:rPr>
          <w:rFonts w:ascii="SimSun" w:hAnsi="SimSun" w:hint="eastAsia"/>
          <w:rPrChange w:id="4608" w:author="Chen, Ivy (陳素貞 IEC1)" w:date="2015-01-12T13:45:00Z">
            <w:rPr>
              <w:rFonts w:ascii="SimSun" w:hAnsi="SimSun" w:hint="eastAsia"/>
              <w:color w:val="0000FF"/>
              <w:u w:val="single"/>
            </w:rPr>
          </w:rPrChange>
        </w:rPr>
        <w:t>”节点后进入</w:t>
      </w:r>
      <w:r w:rsidRPr="002F02C9">
        <w:rPr>
          <w:rFonts w:hint="eastAsia"/>
          <w:rPrChange w:id="4609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。</w:t>
      </w:r>
    </w:p>
    <w:p w:rsidR="000E6709" w:rsidRPr="002F02C9" w:rsidRDefault="00152C15" w:rsidP="000E6709">
      <w:pPr>
        <w:rPr>
          <w:rPrChange w:id="4610" w:author="Chen, Ivy (陳素貞 IEC1)" w:date="2015-01-12T13:45:00Z">
            <w:rPr/>
          </w:rPrChange>
        </w:rPr>
      </w:pPr>
      <w:r w:rsidRPr="002F02C9">
        <w:rPr>
          <w:rFonts w:hint="eastAsia"/>
          <w:rPrChange w:id="4611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</w:t>
      </w:r>
      <w:r w:rsidRPr="002F02C9">
        <w:rPr>
          <w:rPrChange w:id="4612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Pr="002F02C9">
        <w:rPr>
          <w:rFonts w:hint="eastAsia"/>
          <w:rPrChange w:id="4613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用例：</w:t>
      </w:r>
    </w:p>
    <w:p w:rsidR="000E6709" w:rsidRPr="002F02C9" w:rsidRDefault="00152C15" w:rsidP="000E6709">
      <w:pPr>
        <w:rPr>
          <w:rFonts w:eastAsiaTheme="minorEastAsia"/>
          <w:rPrChange w:id="4614" w:author="Chen, Ivy (陳素貞 IEC1)" w:date="2015-01-12T13:45:00Z">
            <w:rPr>
              <w:rFonts w:eastAsiaTheme="minorEastAsia"/>
            </w:rPr>
          </w:rPrChange>
        </w:rPr>
      </w:pPr>
      <w:r w:rsidRPr="002F02C9">
        <w:rPr>
          <w:rFonts w:hint="eastAsia"/>
          <w:rPrChange w:id="4615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</w:t>
      </w:r>
      <w:r w:rsidRPr="002F02C9">
        <w:rPr>
          <w:rPrChange w:id="4616" w:author="Chen, Ivy (陳素貞 IEC1)" w:date="2015-01-12T13:45:00Z">
            <w:rPr>
              <w:color w:val="0000FF"/>
              <w:u w:val="single"/>
            </w:rPr>
          </w:rPrChange>
        </w:rPr>
        <w:t xml:space="preserve"> </w:t>
      </w:r>
      <w:r w:rsidRPr="002F02C9">
        <w:rPr>
          <w:rFonts w:eastAsia="新細明體" w:hint="eastAsia"/>
          <w:rPrChange w:id="4617" w:author="Chen, Ivy (陳素貞 IEC1)" w:date="2015-01-12T13:45:00Z">
            <w:rPr>
              <w:rFonts w:eastAsia="新細明體" w:hint="eastAsia"/>
              <w:color w:val="0000FF"/>
              <w:u w:val="single"/>
            </w:rPr>
          </w:rPrChange>
        </w:rPr>
        <w:t>特殊考量：此界面</w:t>
      </w:r>
      <w:r w:rsidRPr="002F02C9">
        <w:rPr>
          <w:rFonts w:hint="eastAsia"/>
          <w:rPrChange w:id="4618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仅能够维护</w:t>
      </w:r>
      <w:r w:rsidRPr="002F02C9">
        <w:rPr>
          <w:rPrChange w:id="4619" w:author="Chen, Ivy (陳素貞 IEC1)" w:date="2015-01-12T13:45:00Z">
            <w:rPr>
              <w:color w:val="0000FF"/>
              <w:u w:val="single"/>
            </w:rPr>
          </w:rPrChange>
        </w:rPr>
        <w:t>Defect Station</w:t>
      </w:r>
      <w:r w:rsidRPr="002F02C9">
        <w:rPr>
          <w:rFonts w:hint="eastAsia"/>
          <w:rPrChange w:id="4620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的人</w:t>
      </w:r>
      <w:r w:rsidRPr="002F02C9">
        <w:rPr>
          <w:rFonts w:eastAsia="新細明體" w:hint="eastAsia"/>
          <w:rPrChange w:id="4621" w:author="Chen, Ivy (陳素貞 IEC1)" w:date="2015-01-12T13:45:00Z">
            <w:rPr>
              <w:rFonts w:eastAsia="新細明體" w:hint="eastAsia"/>
              <w:color w:val="0000FF"/>
              <w:u w:val="single"/>
            </w:rPr>
          </w:rPrChange>
        </w:rPr>
        <w:t>有權限進來</w:t>
      </w:r>
    </w:p>
    <w:p w:rsidR="000E6709" w:rsidRPr="002F02C9" w:rsidRDefault="00152C15" w:rsidP="000E6709">
      <w:pPr>
        <w:rPr>
          <w:rFonts w:eastAsiaTheme="minorEastAsia"/>
          <w:rPrChange w:id="4622" w:author="Chen, Ivy (陳素貞 IEC1)" w:date="2015-01-12T13:45:00Z">
            <w:rPr>
              <w:rFonts w:eastAsiaTheme="minorEastAsia"/>
            </w:rPr>
          </w:rPrChange>
        </w:rPr>
      </w:pPr>
      <w:r w:rsidRPr="002F02C9">
        <w:rPr>
          <w:rFonts w:hint="eastAsia"/>
          <w:rPrChange w:id="4623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t>●对应数据表：</w:t>
      </w:r>
      <w:r w:rsidRPr="002F02C9">
        <w:rPr>
          <w:rFonts w:ascii="Courier New" w:hAnsi="Courier New" w:cs="Courier New"/>
          <w:noProof/>
          <w:szCs w:val="20"/>
          <w:rPrChange w:id="4624" w:author="Chen, Ivy (陳素貞 IEC1)" w:date="2015-01-12T13:45:00Z">
            <w:rPr>
              <w:rFonts w:ascii="Courier New" w:hAnsi="Courier New" w:cs="Courier New"/>
              <w:noProof/>
              <w:color w:val="0000FF"/>
              <w:szCs w:val="20"/>
              <w:u w:val="single"/>
            </w:rPr>
          </w:rPrChange>
        </w:rPr>
        <w:t>DefectCode_Station</w:t>
      </w:r>
    </w:p>
    <w:p w:rsidR="000E6709" w:rsidRPr="002F02C9" w:rsidRDefault="000E6709" w:rsidP="000E6709">
      <w:pPr>
        <w:rPr>
          <w:rPrChange w:id="4625" w:author="Chen, Ivy (陳素貞 IEC1)" w:date="2015-01-12T13:45:00Z">
            <w:rPr/>
          </w:rPrChange>
        </w:rPr>
      </w:pPr>
    </w:p>
    <w:p w:rsidR="000E6709" w:rsidRPr="002F02C9" w:rsidRDefault="000E6709" w:rsidP="000E6709">
      <w:pPr>
        <w:pStyle w:val="ae"/>
        <w:jc w:val="center"/>
        <w:rPr>
          <w:rPrChange w:id="4626" w:author="Chen, Ivy (陳素貞 IEC1)" w:date="2015-01-12T13:45:00Z">
            <w:rPr/>
          </w:rPrChange>
        </w:rPr>
      </w:pPr>
    </w:p>
    <w:p w:rsidR="000E6709" w:rsidRPr="002F02C9" w:rsidRDefault="00152C15" w:rsidP="000E6709">
      <w:pPr>
        <w:pStyle w:val="4"/>
        <w:rPr>
          <w:rPrChange w:id="4627" w:author="Chen, Ivy (陳素貞 IEC1)" w:date="2015-01-12T13:45:00Z">
            <w:rPr/>
          </w:rPrChange>
        </w:rPr>
      </w:pPr>
      <w:r w:rsidRPr="002F02C9">
        <w:rPr>
          <w:rFonts w:hint="eastAsia"/>
          <w:rPrChange w:id="4628" w:author="Chen, Ivy (陳素貞 IEC1)" w:date="2015-01-12T13:45:00Z">
            <w:rPr>
              <w:rFonts w:hint="eastAsia"/>
              <w:color w:val="0000FF"/>
              <w:u w:val="single"/>
            </w:rPr>
          </w:rPrChange>
        </w:rPr>
        <w:lastRenderedPageBreak/>
        <w:t>控件說明</w:t>
      </w:r>
    </w:p>
    <w:p w:rsidR="000E6709" w:rsidRPr="002F02C9" w:rsidRDefault="00152C15" w:rsidP="000E6709">
      <w:pPr>
        <w:pStyle w:val="ae"/>
        <w:jc w:val="right"/>
        <w:rPr>
          <w:rPrChange w:id="4629" w:author="Chen, Ivy (陳素貞 IEC1)" w:date="2015-01-12T13:45:00Z">
            <w:rPr/>
          </w:rPrChange>
        </w:rPr>
      </w:pPr>
      <w:r w:rsidRPr="002F02C9">
        <w:rPr>
          <w:rFonts w:hint="eastAsia"/>
          <w:rPrChange w:id="4630" w:author="Chen, Ivy (陳素貞 IEC1)" w:date="2015-01-12T13:45:00Z">
            <w:rPr>
              <w:rFonts w:cs="Times New Roman" w:hint="eastAsia"/>
              <w:color w:val="0000FF"/>
              <w:u w:val="single"/>
            </w:rPr>
          </w:rPrChange>
        </w:rPr>
        <w:t>表</w:t>
      </w:r>
      <w:r w:rsidRPr="002F02C9">
        <w:rPr>
          <w:rPrChange w:id="4631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t xml:space="preserve">: </w:t>
      </w:r>
      <w:del w:id="4632" w:author="itc94010" w:date="2012-05-03T11:38:00Z">
        <w:r w:rsidRPr="002F02C9" w:rsidDel="00B470C7">
          <w:rPr>
            <w:rPrChange w:id="4633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4634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delInstrText xml:space="preserve"> STYLEREF 2 \s </w:delInstrText>
        </w:r>
        <w:r w:rsidRPr="002F02C9" w:rsidDel="00B470C7">
          <w:rPr>
            <w:rPrChange w:id="4635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4636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delText>1.</w:delText>
        </w:r>
        <w:r w:rsidRPr="002F02C9">
          <w:rPr>
            <w:rFonts w:eastAsiaTheme="minorEastAsia"/>
            <w:noProof/>
            <w:rPrChange w:id="4637" w:author="Chen, Ivy (陳素貞 IEC1)" w:date="2015-01-12T13:45:00Z">
              <w:rPr>
                <w:rFonts w:eastAsiaTheme="minorEastAsia" w:cs="Times New Roman"/>
                <w:noProof/>
                <w:color w:val="0000FF"/>
                <w:u w:val="single"/>
              </w:rPr>
            </w:rPrChange>
          </w:rPr>
          <w:delText>29</w:delText>
        </w:r>
        <w:r w:rsidRPr="002F02C9" w:rsidDel="00B470C7">
          <w:rPr>
            <w:rPrChange w:id="463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del>
      <w:ins w:id="4639" w:author="itc94010" w:date="2012-05-03T11:38:00Z">
        <w:r w:rsidRPr="002F02C9">
          <w:rPr>
            <w:rPrChange w:id="464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4641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STYLEREF 2 \s </w:instrText>
        </w:r>
        <w:r w:rsidRPr="002F02C9">
          <w:rPr>
            <w:rPrChange w:id="464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4643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1.</w:t>
        </w:r>
        <w:r w:rsidRPr="002F02C9">
          <w:rPr>
            <w:rFonts w:eastAsiaTheme="minorEastAsia"/>
            <w:noProof/>
            <w:rPrChange w:id="4644" w:author="Chen, Ivy (陳素貞 IEC1)" w:date="2015-01-12T13:45:00Z">
              <w:rPr>
                <w:rFonts w:eastAsiaTheme="minorEastAsia" w:cs="Times New Roman"/>
                <w:noProof/>
                <w:color w:val="0000FF"/>
                <w:u w:val="single"/>
              </w:rPr>
            </w:rPrChange>
          </w:rPr>
          <w:t>3</w:t>
        </w:r>
        <w:r w:rsidRPr="002F02C9">
          <w:rPr>
            <w:rPrChange w:id="4645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  <w:r w:rsidRPr="002F02C9">
        <w:rPr>
          <w:rPrChange w:id="4646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noBreakHyphen/>
      </w:r>
      <w:r w:rsidRPr="002F02C9">
        <w:rPr>
          <w:rPrChange w:id="4647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begin"/>
      </w:r>
      <w:r w:rsidRPr="002F02C9">
        <w:rPr>
          <w:rPrChange w:id="4648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 SEQ </w:instrText>
      </w:r>
      <w:r w:rsidRPr="002F02C9">
        <w:rPr>
          <w:rFonts w:hint="eastAsia"/>
          <w:rPrChange w:id="4649" w:author="Chen, Ivy (陳素貞 IEC1)" w:date="2015-01-12T13:45:00Z">
            <w:rPr>
              <w:rFonts w:cs="Times New Roman" w:hint="eastAsia"/>
              <w:color w:val="0000FF"/>
              <w:u w:val="single"/>
            </w:rPr>
          </w:rPrChange>
        </w:rPr>
        <w:instrText>表</w:instrText>
      </w:r>
      <w:r w:rsidRPr="002F02C9">
        <w:rPr>
          <w:rPrChange w:id="4650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instrText xml:space="preserve">: \* ARABIC \s 2 </w:instrText>
      </w:r>
      <w:r w:rsidRPr="002F02C9">
        <w:rPr>
          <w:rPrChange w:id="4651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separate"/>
      </w:r>
      <w:r w:rsidRPr="002F02C9">
        <w:rPr>
          <w:noProof/>
          <w:rPrChange w:id="4652" w:author="Chen, Ivy (陳素貞 IEC1)" w:date="2015-01-12T13:45:00Z">
            <w:rPr>
              <w:rFonts w:cs="Times New Roman"/>
              <w:noProof/>
              <w:color w:val="0000FF"/>
              <w:u w:val="single"/>
            </w:rPr>
          </w:rPrChange>
        </w:rPr>
        <w:t>1</w:t>
      </w:r>
      <w:r w:rsidRPr="002F02C9">
        <w:rPr>
          <w:rPrChange w:id="4653" w:author="Chen, Ivy (陳素貞 IEC1)" w:date="2015-01-12T13:45:00Z">
            <w:rPr>
              <w:rFonts w:cs="Times New Roman"/>
              <w:color w:val="0000FF"/>
              <w:u w:val="single"/>
            </w:rPr>
          </w:rPrChange>
        </w:rPr>
        <w:fldChar w:fldCharType="end"/>
      </w:r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0E6709" w:rsidRPr="002F02C9" w:rsidTr="000E6709">
        <w:trPr>
          <w:tblHeader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rPrChange w:id="4654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655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PrChange w:id="4656" w:author="Chen, Ivy (陳素貞 IEC1)" w:date="2015-01-12T13:45:00Z">
                  <w:rPr>
                    <w:b/>
                    <w:color w:val="0000FF"/>
                    <w:u w:val="single"/>
                  </w:rPr>
                </w:rPrChange>
              </w:rPr>
              <w:t>#</w:t>
            </w:r>
          </w:p>
        </w:tc>
        <w:tc>
          <w:tcPr>
            <w:tcW w:w="1310" w:type="dxa"/>
            <w:shd w:val="clear" w:color="auto" w:fill="CCCCCC"/>
          </w:tcPr>
          <w:p w:rsidR="003B389F" w:rsidRPr="002F02C9" w:rsidRDefault="00152C15">
            <w:pPr>
              <w:rPr>
                <w:rPrChange w:id="4657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658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4659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名稱</w:t>
            </w:r>
          </w:p>
        </w:tc>
        <w:tc>
          <w:tcPr>
            <w:tcW w:w="916" w:type="dxa"/>
            <w:shd w:val="clear" w:color="auto" w:fill="CCCCCC"/>
          </w:tcPr>
          <w:p w:rsidR="003B389F" w:rsidRPr="002F02C9" w:rsidRDefault="00152C15">
            <w:pPr>
              <w:rPr>
                <w:rPrChange w:id="4660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661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4662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類型</w:t>
            </w:r>
          </w:p>
        </w:tc>
        <w:tc>
          <w:tcPr>
            <w:tcW w:w="677" w:type="dxa"/>
            <w:shd w:val="clear" w:color="auto" w:fill="CCCCCC"/>
            <w:tcFitText/>
          </w:tcPr>
          <w:p w:rsidR="003B389F" w:rsidRPr="002F02C9" w:rsidRDefault="00152C15">
            <w:pPr>
              <w:rPr>
                <w:rPrChange w:id="4663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664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spacing w:val="40"/>
                <w:rPrChange w:id="4665" w:author="Chen, Ivy (陳素貞 IEC1)" w:date="2015-01-12T13:45:00Z">
                  <w:rPr>
                    <w:rFonts w:hint="eastAsia"/>
                    <w:b/>
                    <w:color w:val="0000FF"/>
                    <w:spacing w:val="39"/>
                    <w:u w:val="single"/>
                  </w:rPr>
                </w:rPrChange>
              </w:rPr>
              <w:t>格</w:t>
            </w:r>
            <w:r w:rsidRPr="002F02C9">
              <w:rPr>
                <w:rFonts w:hint="eastAsia"/>
                <w:spacing w:val="1"/>
                <w:rPrChange w:id="4666" w:author="Chen, Ivy (陳素貞 IEC1)" w:date="2015-01-12T13:45:00Z">
                  <w:rPr>
                    <w:rFonts w:hint="eastAsia"/>
                    <w:b/>
                    <w:color w:val="0000FF"/>
                    <w:spacing w:val="1"/>
                    <w:u w:val="single"/>
                  </w:rPr>
                </w:rPrChange>
              </w:rPr>
              <w:t>式</w:t>
            </w:r>
          </w:p>
        </w:tc>
        <w:tc>
          <w:tcPr>
            <w:tcW w:w="1432" w:type="dxa"/>
            <w:shd w:val="clear" w:color="auto" w:fill="CCCCCC"/>
          </w:tcPr>
          <w:p w:rsidR="003B389F" w:rsidRPr="002F02C9" w:rsidRDefault="00152C15">
            <w:pPr>
              <w:rPr>
                <w:rPrChange w:id="4667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668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4669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默認</w:t>
            </w:r>
          </w:p>
        </w:tc>
        <w:tc>
          <w:tcPr>
            <w:tcW w:w="680" w:type="dxa"/>
            <w:shd w:val="clear" w:color="auto" w:fill="CCCCCC"/>
          </w:tcPr>
          <w:p w:rsidR="003B389F" w:rsidRPr="002F02C9" w:rsidRDefault="00152C15">
            <w:pPr>
              <w:rPr>
                <w:rPrChange w:id="4670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671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4672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必填</w:t>
            </w:r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rPrChange w:id="4673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674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4675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事件</w:t>
            </w:r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rPrChange w:id="4676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4677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rPrChange w:id="4678" w:author="Chen, Ivy (陳素貞 IEC1)" w:date="2015-01-12T13:45:00Z">
                  <w:rPr>
                    <w:rFonts w:hint="eastAsia"/>
                    <w:b/>
                    <w:color w:val="0000FF"/>
                    <w:u w:val="single"/>
                  </w:rPr>
                </w:rPrChange>
              </w:rPr>
              <w:t>備注</w:t>
            </w:r>
          </w:p>
        </w:tc>
      </w:tr>
      <w:tr w:rsidR="007523BF" w:rsidRPr="002F02C9" w:rsidTr="000E6709">
        <w:tc>
          <w:tcPr>
            <w:tcW w:w="445" w:type="dxa"/>
          </w:tcPr>
          <w:p w:rsidR="007523BF" w:rsidRPr="002F02C9" w:rsidRDefault="00152C15" w:rsidP="000E6709">
            <w:pPr>
              <w:rPr>
                <w:rPrChange w:id="4679" w:author="Chen, Ivy (陳素貞 IEC1)" w:date="2015-01-12T13:45:00Z">
                  <w:rPr/>
                </w:rPrChange>
              </w:rPr>
            </w:pPr>
            <w:ins w:id="4680" w:author="Gao, Guan-Wei (高貫偉 ITC)" w:date="2012-07-31T10:44:00Z">
              <w:r w:rsidRPr="002F02C9">
                <w:rPr>
                  <w:rPrChange w:id="4681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1</w:t>
              </w:r>
            </w:ins>
            <w:del w:id="4682" w:author="Gao, Guan-Wei (高貫偉 ITC)" w:date="2012-07-31T10:44:00Z">
              <w:r w:rsidRPr="002F02C9">
                <w:rPr>
                  <w:rPrChange w:id="4683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1</w:delText>
              </w:r>
            </w:del>
          </w:p>
        </w:tc>
        <w:tc>
          <w:tcPr>
            <w:tcW w:w="1310" w:type="dxa"/>
          </w:tcPr>
          <w:p w:rsidR="007523BF" w:rsidRPr="002F02C9" w:rsidRDefault="00152C15" w:rsidP="000E6709">
            <w:pPr>
              <w:rPr>
                <w:rPrChange w:id="4684" w:author="Chen, Ivy (陳素貞 IEC1)" w:date="2015-01-12T13:45:00Z">
                  <w:rPr/>
                </w:rPrChange>
              </w:rPr>
            </w:pPr>
            <w:ins w:id="4685" w:author="Gao, Guan-Wei (高貫偉 ITC)" w:date="2012-07-31T11:57:00Z">
              <w:del w:id="4686" w:author="IEC960923" w:date="2013-09-10T10:59:00Z">
                <w:r w:rsidRPr="002F02C9">
                  <w:rPr>
                    <w:strike/>
                    <w:rPrChange w:id="4687" w:author="Chen, Ivy (陳素貞 IEC1)" w:date="2015-01-12T13:45:00Z">
                      <w:rPr>
                        <w:rFonts w:ascii="Arial" w:hAnsi="Arial" w:cs="Arial"/>
                        <w:b/>
                        <w:bCs/>
                        <w:color w:val="0000FF"/>
                        <w:sz w:val="24"/>
                        <w:szCs w:val="26"/>
                        <w:u w:val="single"/>
                      </w:rPr>
                    </w:rPrChange>
                  </w:rPr>
                  <w:delText>FindDefect</w:delText>
                </w:r>
              </w:del>
            </w:ins>
            <w:ins w:id="4688" w:author="IEC960923" w:date="2013-05-20T15:20:00Z">
              <w:r w:rsidRPr="002F02C9">
                <w:rPr>
                  <w:rFonts w:eastAsiaTheme="minorEastAsia"/>
                  <w:lang w:eastAsia="zh-TW"/>
                  <w:rPrChange w:id="4689" w:author="Chen, Ivy (陳素貞 IEC1)" w:date="2015-01-12T13:45:00Z">
                    <w:rPr>
                      <w:rFonts w:eastAsiaTheme="minorEastAsia"/>
                      <w:color w:val="0000FF"/>
                      <w:u w:val="single"/>
                      <w:lang w:eastAsia="zh-TW"/>
                    </w:rPr>
                  </w:rPrChange>
                </w:rPr>
                <w:t>Pre WC</w:t>
              </w:r>
            </w:ins>
            <w:del w:id="4690" w:author="Gao, Guan-Wei (高貫偉 ITC)" w:date="2012-07-31T10:44:00Z">
              <w:r w:rsidRPr="002F02C9">
                <w:rPr>
                  <w:rPrChange w:id="4691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Defect Station List</w:delText>
              </w:r>
            </w:del>
          </w:p>
        </w:tc>
        <w:tc>
          <w:tcPr>
            <w:tcW w:w="916" w:type="dxa"/>
          </w:tcPr>
          <w:p w:rsidR="007523BF" w:rsidRPr="002F02C9" w:rsidRDefault="00152C15" w:rsidP="000E6709">
            <w:pPr>
              <w:rPr>
                <w:rPrChange w:id="4692" w:author="Chen, Ivy (陳素貞 IEC1)" w:date="2015-01-12T13:45:00Z">
                  <w:rPr/>
                </w:rPrChange>
              </w:rPr>
            </w:pPr>
            <w:ins w:id="4693" w:author="Gao, Guan-Wei (高貫偉 ITC)" w:date="2012-07-31T11:57:00Z">
              <w:del w:id="4694" w:author="IEC960923" w:date="2013-09-10T10:59:00Z">
                <w:r w:rsidRPr="002F02C9">
                  <w:rPr>
                    <w:rFonts w:ascii="SimSun" w:hAnsi="SimSun"/>
                    <w:strike/>
                    <w:rPrChange w:id="4695" w:author="Chen, Ivy (陳素貞 IEC1)" w:date="2015-01-12T13:45:00Z">
                      <w:rPr>
                        <w:rFonts w:ascii="SimSun" w:hAnsi="SimSun" w:cs="Arial"/>
                        <w:b/>
                        <w:bCs/>
                        <w:color w:val="0000FF"/>
                        <w:sz w:val="24"/>
                        <w:szCs w:val="26"/>
                        <w:u w:val="single"/>
                      </w:rPr>
                    </w:rPrChange>
                  </w:rPr>
                  <w:delText>TextBox</w:delText>
                </w:r>
              </w:del>
            </w:ins>
            <w:ins w:id="4696" w:author="IEC960923" w:date="2013-05-20T15:20:00Z">
              <w:r w:rsidRPr="002F02C9">
                <w:rPr>
                  <w:rFonts w:ascii="SimSun" w:eastAsiaTheme="minorEastAsia" w:hAnsi="SimSun"/>
                  <w:lang w:eastAsia="zh-TW"/>
                  <w:rPrChange w:id="4697" w:author="Chen, Ivy (陳素貞 IEC1)" w:date="2015-01-12T13:45:00Z">
                    <w:rPr>
                      <w:rFonts w:ascii="SimSun" w:eastAsiaTheme="minorEastAsia" w:hAnsi="SimSun"/>
                      <w:color w:val="0000FF"/>
                      <w:u w:val="single"/>
                      <w:lang w:eastAsia="zh-TW"/>
                    </w:rPr>
                  </w:rPrChange>
                </w:rPr>
                <w:t>Select</w:t>
              </w:r>
            </w:ins>
            <w:del w:id="4698" w:author="Gao, Guan-Wei (高貫偉 ITC)" w:date="2012-07-31T10:44:00Z">
              <w:r w:rsidRPr="002F02C9">
                <w:rPr>
                  <w:rFonts w:ascii="SimSun" w:hAnsi="SimSun"/>
                  <w:rPrChange w:id="4699" w:author="Chen, Ivy (陳素貞 IEC1)" w:date="2015-01-12T13:45:00Z">
                    <w:rPr>
                      <w:rFonts w:ascii="SimSun" w:hAnsi="SimSun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Table</w:delText>
              </w:r>
            </w:del>
          </w:p>
        </w:tc>
        <w:tc>
          <w:tcPr>
            <w:tcW w:w="677" w:type="dxa"/>
          </w:tcPr>
          <w:p w:rsidR="007523BF" w:rsidRPr="002F02C9" w:rsidRDefault="007523BF" w:rsidP="000E6709">
            <w:pPr>
              <w:rPr>
                <w:rPrChange w:id="4700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7523BF" w:rsidRPr="002F02C9" w:rsidRDefault="00152C15" w:rsidP="000E6709">
            <w:pPr>
              <w:rPr>
                <w:rPrChange w:id="4701" w:author="Chen, Ivy (陳素貞 IEC1)" w:date="2015-01-12T13:45:00Z">
                  <w:rPr/>
                </w:rPrChange>
              </w:rPr>
            </w:pPr>
            <w:ins w:id="4702" w:author="Gao, Guan-Wei (高貫偉 ITC)" w:date="2012-07-31T11:57:00Z">
              <w:del w:id="4703" w:author="IEC960923" w:date="2013-09-10T10:59:00Z">
                <w:r w:rsidRPr="002F02C9">
                  <w:rPr>
                    <w:rFonts w:hint="eastAsia"/>
                    <w:strike/>
                    <w:rPrChange w:id="4704" w:author="Chen, Ivy (陳素貞 IEC1)" w:date="2015-01-12T13:45:00Z">
                      <w:rPr>
                        <w:rFonts w:ascii="Arial" w:hAnsi="Arial" w:cs="Arial" w:hint="eastAsia"/>
                        <w:b/>
                        <w:bCs/>
                        <w:color w:val="0000FF"/>
                        <w:sz w:val="24"/>
                        <w:szCs w:val="26"/>
                        <w:u w:val="single"/>
                      </w:rPr>
                    </w:rPrChange>
                  </w:rPr>
                  <w:delText>空</w:delText>
                </w:r>
              </w:del>
            </w:ins>
            <w:ins w:id="4705" w:author="IEC960923" w:date="2013-05-20T15:20:00Z">
              <w:r w:rsidRPr="002F02C9">
                <w:rPr>
                  <w:rFonts w:eastAsiaTheme="minorEastAsia" w:hint="eastAsia"/>
                  <w:lang w:eastAsia="zh-TW"/>
                  <w:rPrChange w:id="4706" w:author="Chen, Ivy (陳素貞 IEC1)" w:date="2015-01-12T13:45:00Z">
                    <w:rPr>
                      <w:rFonts w:eastAsiaTheme="minorEastAsia" w:hint="eastAsia"/>
                      <w:color w:val="0000FF"/>
                      <w:u w:val="single"/>
                      <w:lang w:eastAsia="zh-TW"/>
                    </w:rPr>
                  </w:rPrChange>
                </w:rPr>
                <w:t>第一個選項</w:t>
              </w:r>
            </w:ins>
            <w:del w:id="4707" w:author="Gao, Guan-Wei (高貫偉 ITC)" w:date="2012-07-31T10:44:00Z">
              <w:r w:rsidRPr="002F02C9">
                <w:rPr>
                  <w:rFonts w:hint="eastAsia"/>
                  <w:rPrChange w:id="4708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显示所有的</w:delTex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4709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delText>DefectCode_Station</w:delText>
              </w:r>
              <w:r w:rsidRPr="002F02C9">
                <w:rPr>
                  <w:rFonts w:hint="eastAsia"/>
                  <w:rPrChange w:id="4710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记录</w:delText>
              </w:r>
            </w:del>
          </w:p>
        </w:tc>
        <w:tc>
          <w:tcPr>
            <w:tcW w:w="680" w:type="dxa"/>
          </w:tcPr>
          <w:p w:rsidR="007523BF" w:rsidRPr="002F02C9" w:rsidRDefault="007523BF" w:rsidP="000E6709">
            <w:pPr>
              <w:rPr>
                <w:rPrChange w:id="4711" w:author="Chen, Ivy (陳素貞 IEC1)" w:date="2015-01-12T13:45:00Z">
                  <w:rPr/>
                </w:rPrChange>
              </w:rPr>
            </w:pPr>
          </w:p>
        </w:tc>
        <w:tc>
          <w:tcPr>
            <w:tcW w:w="2728" w:type="dxa"/>
          </w:tcPr>
          <w:p w:rsidR="006A4117" w:rsidRPr="002F02C9" w:rsidDel="00A0326E" w:rsidRDefault="00152C15" w:rsidP="006A4117">
            <w:pPr>
              <w:rPr>
                <w:ins w:id="4712" w:author="Gao, Guan-Wei (高貫偉 ITC)" w:date="2012-07-31T11:57:00Z"/>
                <w:del w:id="4713" w:author="IEC960923" w:date="2013-09-10T10:59:00Z"/>
                <w:strike/>
                <w:rPrChange w:id="4714" w:author="Chen, Ivy (陳素貞 IEC1)" w:date="2015-01-12T13:45:00Z">
                  <w:rPr>
                    <w:ins w:id="4715" w:author="Gao, Guan-Wei (高貫偉 ITC)" w:date="2012-07-31T11:57:00Z"/>
                    <w:del w:id="4716" w:author="IEC960923" w:date="2013-09-10T10:59:00Z"/>
                  </w:rPr>
                </w:rPrChange>
              </w:rPr>
            </w:pPr>
            <w:ins w:id="4717" w:author="Gao, Guan-Wei (高貫偉 ITC)" w:date="2012-07-31T11:57:00Z">
              <w:del w:id="4718" w:author="IEC960923" w:date="2013-09-10T10:59:00Z">
                <w:r w:rsidRPr="002F02C9">
                  <w:rPr>
                    <w:strike/>
                    <w:rPrChange w:id="4719" w:author="Chen, Ivy (陳素貞 IEC1)" w:date="2015-01-12T13:45:00Z">
                      <w:rPr>
                        <w:rFonts w:ascii="Arial" w:hAnsi="Arial" w:cs="Arial"/>
                        <w:b/>
                        <w:bCs/>
                        <w:color w:val="0000FF"/>
                        <w:sz w:val="24"/>
                        <w:szCs w:val="26"/>
                        <w:u w:val="single"/>
                      </w:rPr>
                    </w:rPrChange>
                  </w:rPr>
                  <w:delText>EnterKey</w:delText>
                </w:r>
                <w:r w:rsidRPr="002F02C9">
                  <w:rPr>
                    <w:rFonts w:hint="eastAsia"/>
                    <w:strike/>
                    <w:rPrChange w:id="4720" w:author="Chen, Ivy (陳素貞 IEC1)" w:date="2015-01-12T13:45:00Z">
                      <w:rPr>
                        <w:rFonts w:ascii="Arial" w:hAnsi="Arial" w:cs="Arial" w:hint="eastAsia"/>
                        <w:b/>
                        <w:bCs/>
                        <w:color w:val="0000FF"/>
                        <w:sz w:val="24"/>
                        <w:szCs w:val="26"/>
                        <w:u w:val="single"/>
                      </w:rPr>
                    </w:rPrChange>
                  </w:rPr>
                  <w:delText>：</w:delText>
                </w:r>
              </w:del>
            </w:ins>
          </w:p>
          <w:p w:rsidR="000F301C" w:rsidRPr="002F02C9" w:rsidRDefault="00152C15">
            <w:pPr>
              <w:rPr>
                <w:ins w:id="4721" w:author="IEC960923" w:date="2013-05-20T15:20:00Z"/>
                <w:rFonts w:eastAsiaTheme="minorEastAsia"/>
                <w:lang w:eastAsia="zh-TW"/>
                <w:rPrChange w:id="4722" w:author="Chen, Ivy (陳素貞 IEC1)" w:date="2015-01-12T13:45:00Z">
                  <w:rPr>
                    <w:ins w:id="4723" w:author="IEC960923" w:date="2013-05-20T15:20:00Z"/>
                    <w:rFonts w:eastAsiaTheme="minorEastAsia"/>
                    <w:lang w:eastAsia="zh-TW"/>
                  </w:rPr>
                </w:rPrChange>
              </w:rPr>
            </w:pPr>
            <w:ins w:id="4724" w:author="Gao, Guan-Wei (高貫偉 ITC)" w:date="2012-07-31T11:57:00Z">
              <w:del w:id="4725" w:author="IEC960923" w:date="2013-09-10T10:59:00Z">
                <w:r w:rsidRPr="002F02C9">
                  <w:rPr>
                    <w:rFonts w:hint="eastAsia"/>
                    <w:strike/>
                    <w:rPrChange w:id="4726" w:author="Chen, Ivy (陳素貞 IEC1)" w:date="2015-01-12T13:45:00Z">
                      <w:rPr>
                        <w:rFonts w:ascii="Arial" w:hAnsi="Arial" w:cs="Arial" w:hint="eastAsia"/>
                        <w:b/>
                        <w:bCs/>
                        <w:color w:val="0000FF"/>
                        <w:sz w:val="24"/>
                        <w:szCs w:val="26"/>
                        <w:u w:val="single"/>
                      </w:rPr>
                    </w:rPrChange>
                  </w:rPr>
                  <w:delText>若本框中内容不为空，则在</w:delText>
                </w:r>
                <w:r w:rsidRPr="002F02C9">
                  <w:rPr>
                    <w:strike/>
                    <w:rPrChange w:id="4727" w:author="Chen, Ivy (陳素貞 IEC1)" w:date="2015-01-12T13:45:00Z">
                      <w:rPr>
                        <w:rFonts w:ascii="Arial" w:hAnsi="Arial" w:cs="Arial"/>
                        <w:b/>
                        <w:bCs/>
                        <w:color w:val="0000FF"/>
                        <w:sz w:val="24"/>
                        <w:szCs w:val="26"/>
                        <w:u w:val="single"/>
                      </w:rPr>
                    </w:rPrChange>
                  </w:rPr>
                  <w:delText>List</w:delText>
                </w:r>
                <w:r w:rsidRPr="002F02C9">
                  <w:rPr>
                    <w:rFonts w:hint="eastAsia"/>
                    <w:strike/>
                    <w:rPrChange w:id="4728" w:author="Chen, Ivy (陳素貞 IEC1)" w:date="2015-01-12T13:45:00Z">
                      <w:rPr>
                        <w:rFonts w:ascii="Arial" w:hAnsi="Arial" w:cs="Arial" w:hint="eastAsia"/>
                        <w:b/>
                        <w:bCs/>
                        <w:color w:val="0000FF"/>
                        <w:sz w:val="24"/>
                        <w:szCs w:val="26"/>
                        <w:u w:val="single"/>
                      </w:rPr>
                    </w:rPrChange>
                  </w:rPr>
                  <w:delText>表格的</w:delText>
                </w:r>
                <w:r w:rsidRPr="002F02C9">
                  <w:rPr>
                    <w:strike/>
                    <w:rPrChange w:id="4729" w:author="Chen, Ivy (陳素貞 IEC1)" w:date="2015-01-12T13:45:00Z">
                      <w:rPr>
                        <w:rFonts w:ascii="Arial" w:hAnsi="Arial" w:cs="Arial"/>
                        <w:b/>
                        <w:bCs/>
                        <w:color w:val="0000FF"/>
                        <w:sz w:val="24"/>
                        <w:szCs w:val="26"/>
                        <w:u w:val="single"/>
                      </w:rPr>
                    </w:rPrChange>
                  </w:rPr>
                  <w:delText>Defect</w:delText>
                </w:r>
                <w:r w:rsidRPr="002F02C9">
                  <w:rPr>
                    <w:rFonts w:hint="eastAsia"/>
                    <w:strike/>
                    <w:rPrChange w:id="4730" w:author="Chen, Ivy (陳素貞 IEC1)" w:date="2015-01-12T13:45:00Z">
                      <w:rPr>
                        <w:rFonts w:ascii="Arial" w:hAnsi="Arial" w:cs="Arial" w:hint="eastAsia"/>
                        <w:b/>
                        <w:bCs/>
                        <w:color w:val="0000FF"/>
                        <w:sz w:val="24"/>
                        <w:szCs w:val="26"/>
                        <w:u w:val="single"/>
                      </w:rPr>
                    </w:rPrChange>
                  </w:rPr>
                  <w:delText>列中搜索并高亮第一条与本框中内容左端匹配的</w:delText>
                </w:r>
              </w:del>
            </w:ins>
            <w:ins w:id="4731" w:author="Gao, Guan-Wei (高貫偉 ITC)" w:date="2012-07-31T11:58:00Z">
              <w:del w:id="4732" w:author="IEC960923" w:date="2013-09-10T10:59:00Z">
                <w:r w:rsidRPr="002F02C9">
                  <w:rPr>
                    <w:strike/>
                    <w:rPrChange w:id="4733" w:author="Chen, Ivy (陳素貞 IEC1)" w:date="2015-01-12T13:45:00Z">
                      <w:rPr>
                        <w:rFonts w:ascii="Arial" w:hAnsi="Arial" w:cs="Arial"/>
                        <w:b/>
                        <w:bCs/>
                        <w:color w:val="0000FF"/>
                        <w:sz w:val="24"/>
                        <w:szCs w:val="26"/>
                        <w:u w:val="single"/>
                      </w:rPr>
                    </w:rPrChange>
                  </w:rPr>
                  <w:delText>Defect</w:delText>
                </w:r>
              </w:del>
            </w:ins>
            <w:ins w:id="4734" w:author="Gao, Guan-Wei (高貫偉 ITC)" w:date="2012-07-31T11:57:00Z">
              <w:del w:id="4735" w:author="IEC960923" w:date="2013-09-10T10:59:00Z">
                <w:r w:rsidRPr="002F02C9">
                  <w:rPr>
                    <w:rFonts w:hint="eastAsia"/>
                    <w:strike/>
                    <w:rPrChange w:id="4736" w:author="Chen, Ivy (陳素貞 IEC1)" w:date="2015-01-12T13:45:00Z">
                      <w:rPr>
                        <w:rFonts w:ascii="Arial" w:hAnsi="Arial" w:cs="Arial" w:hint="eastAsia"/>
                        <w:b/>
                        <w:bCs/>
                        <w:color w:val="0000FF"/>
                        <w:sz w:val="24"/>
                        <w:szCs w:val="26"/>
                        <w:u w:val="single"/>
                      </w:rPr>
                    </w:rPrChange>
                  </w:rPr>
                  <w:delText>记录。</w:delText>
                </w:r>
              </w:del>
            </w:ins>
            <w:ins w:id="4737" w:author="IEC960923" w:date="2013-05-20T15:20:00Z">
              <w:r w:rsidRPr="002F02C9">
                <w:rPr>
                  <w:rFonts w:eastAsiaTheme="minorEastAsia" w:hint="eastAsia"/>
                  <w:lang w:eastAsia="zh-TW"/>
                  <w:rPrChange w:id="4738" w:author="Chen, Ivy (陳素貞 IEC1)" w:date="2015-01-12T13:45:00Z">
                    <w:rPr>
                      <w:rFonts w:eastAsiaTheme="minorEastAsia" w:hint="eastAsia"/>
                      <w:color w:val="0000FF"/>
                      <w:u w:val="single"/>
                      <w:lang w:eastAsia="zh-TW"/>
                    </w:rPr>
                  </w:rPrChange>
                </w:rPr>
                <w:t>選項：</w:t>
              </w:r>
            </w:ins>
          </w:p>
          <w:p w:rsidR="000F301C" w:rsidRPr="002F02C9" w:rsidRDefault="00152C15" w:rsidP="000F301C">
            <w:pPr>
              <w:widowControl w:val="0"/>
              <w:autoSpaceDE w:val="0"/>
              <w:autoSpaceDN w:val="0"/>
              <w:adjustRightInd w:val="0"/>
              <w:rPr>
                <w:ins w:id="4739" w:author="IEC960923" w:date="2013-05-20T15:22:00Z"/>
                <w:rFonts w:ascii="Courier New" w:hAnsi="Courier New" w:cs="Courier New"/>
                <w:noProof/>
                <w:color w:val="008080"/>
                <w:szCs w:val="20"/>
                <w:rPrChange w:id="4740" w:author="Chen, Ivy (陳素貞 IEC1)" w:date="2015-01-12T13:45:00Z">
                  <w:rPr>
                    <w:ins w:id="4741" w:author="IEC960923" w:date="2013-05-20T15:22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4742" w:author="IEC960923" w:date="2013-05-20T15:22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474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474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474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Distinct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474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4747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a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4748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.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4749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PRE_STN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4750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,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475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4752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b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4753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.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4754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Descr</w:t>
              </w:r>
            </w:ins>
          </w:p>
          <w:p w:rsidR="000F301C" w:rsidRPr="002F02C9" w:rsidRDefault="00152C15" w:rsidP="000F301C">
            <w:pPr>
              <w:widowControl w:val="0"/>
              <w:autoSpaceDE w:val="0"/>
              <w:autoSpaceDN w:val="0"/>
              <w:adjustRightInd w:val="0"/>
              <w:rPr>
                <w:ins w:id="4755" w:author="IEC960923" w:date="2013-05-20T15:22:00Z"/>
                <w:rFonts w:ascii="Courier New" w:hAnsi="Courier New" w:cs="Courier New"/>
                <w:noProof/>
                <w:color w:val="008080"/>
                <w:szCs w:val="20"/>
                <w:rPrChange w:id="4756" w:author="Chen, Ivy (陳素貞 IEC1)" w:date="2015-01-12T13:45:00Z">
                  <w:rPr>
                    <w:ins w:id="4757" w:author="IEC960923" w:date="2013-05-20T15:22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4758" w:author="IEC960923" w:date="2013-05-20T15:22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475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476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4761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DefectCode_Station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476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4763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a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4764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,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476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4766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Station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476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4768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b</w:t>
              </w:r>
            </w:ins>
          </w:p>
          <w:p w:rsidR="000F301C" w:rsidRPr="002F02C9" w:rsidRDefault="00152C15" w:rsidP="000F301C">
            <w:pPr>
              <w:widowControl w:val="0"/>
              <w:autoSpaceDE w:val="0"/>
              <w:autoSpaceDN w:val="0"/>
              <w:adjustRightInd w:val="0"/>
              <w:rPr>
                <w:ins w:id="4769" w:author="IEC960923" w:date="2013-05-20T15:22:00Z"/>
                <w:rFonts w:ascii="Courier New" w:hAnsi="Courier New" w:cs="Courier New"/>
                <w:noProof/>
                <w:color w:val="008080"/>
                <w:szCs w:val="20"/>
                <w:rPrChange w:id="4770" w:author="Chen, Ivy (陳素貞 IEC1)" w:date="2015-01-12T13:45:00Z">
                  <w:rPr>
                    <w:ins w:id="4771" w:author="IEC960923" w:date="2013-05-20T15:22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4772" w:author="IEC960923" w:date="2013-05-20T15:22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477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where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477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4775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a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4776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.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4777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PRE_STN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477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4779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478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4781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b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4782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.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4783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Station</w:t>
              </w:r>
            </w:ins>
          </w:p>
          <w:p w:rsidR="00F02448" w:rsidRPr="002F02C9" w:rsidRDefault="00152C15">
            <w:pPr>
              <w:rPr>
                <w:rFonts w:eastAsiaTheme="minorEastAsia"/>
                <w:lang w:eastAsia="zh-TW"/>
                <w:rPrChange w:id="4784" w:author="Chen, Ivy (陳素貞 IEC1)" w:date="2015-01-12T13:45:00Z">
                  <w:rPr/>
                </w:rPrChange>
              </w:rPr>
            </w:pPr>
            <w:ins w:id="4785" w:author="IEC960923" w:date="2013-05-20T15:22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478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478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478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478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4790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a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4791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.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4792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PRE_STN</w:t>
              </w:r>
            </w:ins>
            <w:del w:id="4793" w:author="Gao, Guan-Wei (高貫偉 ITC)" w:date="2012-07-31T10:44:00Z">
              <w:r w:rsidRPr="002F02C9">
                <w:rPr>
                  <w:rPrChange w:id="4794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Click</w:delText>
              </w:r>
              <w:r w:rsidRPr="002F02C9">
                <w:rPr>
                  <w:rFonts w:hint="eastAsia"/>
                  <w:rPrChange w:id="4795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：原高亮被选的数据行恢复正常显示，被点击的行被高亮选择，下部的</w:delText>
              </w:r>
              <w:r w:rsidRPr="002F02C9">
                <w:rPr>
                  <w:rPrChange w:id="4796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3</w:delText>
              </w:r>
              <w:r w:rsidRPr="002F02C9">
                <w:rPr>
                  <w:rFonts w:hint="eastAsia"/>
                  <w:rPrChange w:id="4797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到</w:delText>
              </w:r>
              <w:r w:rsidRPr="002F02C9">
                <w:rPr>
                  <w:rPrChange w:id="4798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6</w:delText>
              </w:r>
              <w:r w:rsidRPr="002F02C9">
                <w:rPr>
                  <w:rFonts w:hint="eastAsia"/>
                  <w:rPrChange w:id="4799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号控件中显示被点击数据行的详细资料，</w:delText>
              </w:r>
              <w:r w:rsidRPr="002F02C9">
                <w:rPr>
                  <w:rPrChange w:id="4800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Enable Save</w:delText>
              </w:r>
              <w:r w:rsidRPr="002F02C9">
                <w:rPr>
                  <w:rFonts w:hint="eastAsia"/>
                  <w:rPrChange w:id="4801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和</w:delText>
              </w:r>
              <w:r w:rsidRPr="002F02C9">
                <w:rPr>
                  <w:rPrChange w:id="4802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Delete</w:delText>
              </w:r>
              <w:r w:rsidRPr="002F02C9">
                <w:rPr>
                  <w:rFonts w:hint="eastAsia"/>
                  <w:rPrChange w:id="4803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按钮。若被点击行为空行，则</w:delText>
              </w:r>
              <w:r w:rsidRPr="002F02C9">
                <w:rPr>
                  <w:rPrChange w:id="4804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Disable Save</w:delText>
              </w:r>
              <w:r w:rsidRPr="002F02C9">
                <w:rPr>
                  <w:rFonts w:hint="eastAsia"/>
                  <w:rPrChange w:id="4805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和</w:delText>
              </w:r>
              <w:r w:rsidRPr="002F02C9">
                <w:rPr>
                  <w:rPrChange w:id="4806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Delete</w:delText>
              </w:r>
              <w:r w:rsidRPr="002F02C9">
                <w:rPr>
                  <w:rFonts w:hint="eastAsia"/>
                  <w:rPrChange w:id="4807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按钮。</w:delText>
              </w:r>
            </w:del>
          </w:p>
        </w:tc>
        <w:tc>
          <w:tcPr>
            <w:tcW w:w="2629" w:type="dxa"/>
          </w:tcPr>
          <w:p w:rsidR="007523BF" w:rsidRPr="002F02C9" w:rsidDel="007523BF" w:rsidRDefault="00152C15" w:rsidP="000E6709">
            <w:pPr>
              <w:rPr>
                <w:del w:id="4808" w:author="Gao, Guan-Wei (高貫偉 ITC)" w:date="2012-07-31T10:44:00Z"/>
                <w:rFonts w:ascii="Tahoma" w:hAnsi="Tahoma"/>
                <w:sz w:val="18"/>
                <w:rPrChange w:id="4809" w:author="Chen, Ivy (陳素貞 IEC1)" w:date="2015-01-12T13:45:00Z">
                  <w:rPr>
                    <w:del w:id="4810" w:author="Gao, Guan-Wei (高貫偉 ITC)" w:date="2012-07-31T10:44:00Z"/>
                    <w:rFonts w:ascii="Tahoma" w:hAnsi="Tahoma"/>
                    <w:sz w:val="18"/>
                  </w:rPr>
                </w:rPrChange>
              </w:rPr>
            </w:pPr>
            <w:del w:id="4811" w:author="Gao, Guan-Wei (高貫偉 ITC)" w:date="2012-07-31T10:44:00Z">
              <w:r w:rsidRPr="002F02C9">
                <w:rPr>
                  <w:rFonts w:ascii="Tahoma" w:hAnsi="Tahoma" w:hint="eastAsia"/>
                  <w:sz w:val="18"/>
                  <w:rPrChange w:id="4812" w:author="Chen, Ivy (陳素貞 IEC1)" w:date="2015-01-12T13:45:00Z">
                    <w:rPr>
                      <w:rFonts w:ascii="Tahoma" w:hAnsi="Tahoma" w:cs="Arial" w:hint="eastAsia"/>
                      <w:b/>
                      <w:bCs/>
                      <w:color w:val="0000FF"/>
                      <w:sz w:val="18"/>
                      <w:szCs w:val="26"/>
                      <w:u w:val="single"/>
                    </w:rPr>
                  </w:rPrChange>
                </w:rPr>
                <w:delText>栏位包括：</w:delText>
              </w:r>
              <w:r w:rsidRPr="002F02C9">
                <w:rPr>
                  <w:rFonts w:ascii="Tahoma" w:hAnsi="Tahoma"/>
                  <w:sz w:val="18"/>
                  <w:rPrChange w:id="4813" w:author="Chen, Ivy (陳素貞 IEC1)" w:date="2015-01-12T13:45:00Z">
                    <w:rPr>
                      <w:rFonts w:ascii="Tahoma" w:hAnsi="Tahoma" w:cs="Arial"/>
                      <w:b/>
                      <w:bCs/>
                      <w:color w:val="0000FF"/>
                      <w:sz w:val="18"/>
                      <w:szCs w:val="26"/>
                      <w:u w:val="single"/>
                    </w:rPr>
                  </w:rPrChange>
                </w:rPr>
                <w:delText>Defect</w:delText>
              </w:r>
              <w:r w:rsidRPr="002F02C9">
                <w:rPr>
                  <w:rFonts w:ascii="Tahoma" w:hAnsi="Tahoma" w:hint="eastAsia"/>
                  <w:sz w:val="18"/>
                  <w:rPrChange w:id="4814" w:author="Chen, Ivy (陳素貞 IEC1)" w:date="2015-01-12T13:45:00Z">
                    <w:rPr>
                      <w:rFonts w:ascii="Tahoma" w:hAnsi="Tahoma" w:cs="Arial" w:hint="eastAsia"/>
                      <w:b/>
                      <w:bCs/>
                      <w:color w:val="0000FF"/>
                      <w:sz w:val="18"/>
                      <w:szCs w:val="26"/>
                      <w:u w:val="single"/>
                    </w:rPr>
                  </w:rPrChange>
                </w:rPr>
                <w:delText>、</w:delText>
              </w:r>
              <w:r w:rsidRPr="002F02C9">
                <w:rPr>
                  <w:rFonts w:ascii="Tahoma" w:hAnsi="Tahoma"/>
                  <w:sz w:val="18"/>
                  <w:rPrChange w:id="4815" w:author="Chen, Ivy (陳素貞 IEC1)" w:date="2015-01-12T13:45:00Z">
                    <w:rPr>
                      <w:rFonts w:ascii="Tahoma" w:hAnsi="Tahoma" w:cs="Arial"/>
                      <w:b/>
                      <w:bCs/>
                      <w:color w:val="0000FF"/>
                      <w:sz w:val="18"/>
                      <w:szCs w:val="26"/>
                      <w:u w:val="single"/>
                    </w:rPr>
                  </w:rPrChange>
                </w:rPr>
                <w:delText>Pre Station</w:delText>
              </w:r>
              <w:r w:rsidRPr="002F02C9">
                <w:rPr>
                  <w:rFonts w:ascii="Tahoma" w:hAnsi="Tahoma" w:hint="eastAsia"/>
                  <w:sz w:val="18"/>
                  <w:rPrChange w:id="4816" w:author="Chen, Ivy (陳素貞 IEC1)" w:date="2015-01-12T13:45:00Z">
                    <w:rPr>
                      <w:rFonts w:ascii="Tahoma" w:hAnsi="Tahoma" w:cs="Arial" w:hint="eastAsia"/>
                      <w:b/>
                      <w:bCs/>
                      <w:color w:val="0000FF"/>
                      <w:sz w:val="18"/>
                      <w:szCs w:val="26"/>
                      <w:u w:val="single"/>
                    </w:rPr>
                  </w:rPrChange>
                </w:rPr>
                <w:delText>、</w:delText>
              </w:r>
              <w:r w:rsidRPr="002F02C9">
                <w:rPr>
                  <w:rFonts w:ascii="Tahoma" w:hAnsi="Tahoma"/>
                  <w:sz w:val="18"/>
                  <w:rPrChange w:id="4817" w:author="Chen, Ivy (陳素貞 IEC1)" w:date="2015-01-12T13:45:00Z">
                    <w:rPr>
                      <w:rFonts w:ascii="Tahoma" w:hAnsi="Tahoma" w:cs="Arial"/>
                      <w:b/>
                      <w:bCs/>
                      <w:color w:val="0000FF"/>
                      <w:sz w:val="18"/>
                      <w:szCs w:val="26"/>
                      <w:u w:val="single"/>
                    </w:rPr>
                  </w:rPrChange>
                </w:rPr>
                <w:delText>Cur Station</w:delText>
              </w:r>
              <w:r w:rsidRPr="002F02C9">
                <w:rPr>
                  <w:rFonts w:ascii="Tahoma" w:hAnsi="Tahoma" w:hint="eastAsia"/>
                  <w:sz w:val="18"/>
                  <w:rPrChange w:id="4818" w:author="Chen, Ivy (陳素貞 IEC1)" w:date="2015-01-12T13:45:00Z">
                    <w:rPr>
                      <w:rFonts w:ascii="Tahoma" w:hAnsi="Tahoma" w:cs="Arial" w:hint="eastAsia"/>
                      <w:b/>
                      <w:bCs/>
                      <w:color w:val="0000FF"/>
                      <w:sz w:val="18"/>
                      <w:szCs w:val="26"/>
                      <w:u w:val="single"/>
                    </w:rPr>
                  </w:rPrChange>
                </w:rPr>
                <w:delText>、</w:delText>
              </w:r>
              <w:r w:rsidRPr="002F02C9">
                <w:rPr>
                  <w:rFonts w:ascii="Tahoma" w:hAnsi="Tahoma"/>
                  <w:sz w:val="18"/>
                  <w:rPrChange w:id="4819" w:author="Chen, Ivy (陳素貞 IEC1)" w:date="2015-01-12T13:45:00Z">
                    <w:rPr>
                      <w:rFonts w:ascii="Tahoma" w:hAnsi="Tahoma" w:cs="Arial"/>
                      <w:b/>
                      <w:bCs/>
                      <w:color w:val="0000FF"/>
                      <w:sz w:val="18"/>
                      <w:szCs w:val="26"/>
                      <w:u w:val="single"/>
                    </w:rPr>
                  </w:rPrChange>
                </w:rPr>
                <w:delText>Next Station</w:delText>
              </w:r>
              <w:r w:rsidRPr="002F02C9">
                <w:rPr>
                  <w:rFonts w:hint="eastAsia"/>
                  <w:rPrChange w:id="4820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、</w:delText>
              </w:r>
              <w:r w:rsidRPr="002F02C9">
                <w:rPr>
                  <w:rPrChange w:id="4821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Editor</w:delText>
              </w:r>
              <w:r w:rsidRPr="002F02C9">
                <w:rPr>
                  <w:rFonts w:hint="eastAsia"/>
                  <w:rPrChange w:id="4822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、</w:delText>
              </w:r>
              <w:r w:rsidRPr="002F02C9">
                <w:rPr>
                  <w:rPrChange w:id="4823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Cdt</w:delText>
              </w:r>
              <w:r w:rsidRPr="002F02C9">
                <w:rPr>
                  <w:rFonts w:hint="eastAsia"/>
                  <w:rPrChange w:id="4824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、</w:delText>
              </w:r>
              <w:r w:rsidRPr="002F02C9">
                <w:rPr>
                  <w:rPrChange w:id="4825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Udt</w:delText>
              </w:r>
            </w:del>
          </w:p>
          <w:p w:rsidR="007523BF" w:rsidRPr="002F02C9" w:rsidDel="007523BF" w:rsidRDefault="00152C15">
            <w:pPr>
              <w:rPr>
                <w:del w:id="4826" w:author="Gao, Guan-Wei (高貫偉 ITC)" w:date="2012-07-31T10:44:00Z"/>
                <w:rFonts w:ascii="Arial" w:hAnsi="Arial" w:cs="Arial"/>
                <w:b/>
                <w:bCs/>
                <w:kern w:val="32"/>
                <w:sz w:val="32"/>
                <w:rPrChange w:id="4827" w:author="Chen, Ivy (陳素貞 IEC1)" w:date="2015-01-12T13:45:00Z">
                  <w:rPr>
                    <w:del w:id="4828" w:author="Gao, Guan-Wei (高貫偉 ITC)" w:date="2012-07-31T10:44:00Z"/>
                    <w:rFonts w:ascii="Arial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del w:id="4829" w:author="Gao, Guan-Wei (高貫偉 ITC)" w:date="2012-07-31T10:44:00Z">
              <w:r w:rsidRPr="002F02C9">
                <w:rPr>
                  <w:rFonts w:hint="eastAsia"/>
                  <w:rPrChange w:id="4830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按</w:delText>
              </w:r>
              <w:r w:rsidRPr="002F02C9">
                <w:rPr>
                  <w:rPrChange w:id="4831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Pre Station</w:delText>
              </w:r>
              <w:r w:rsidRPr="002F02C9">
                <w:rPr>
                  <w:rFonts w:hint="eastAsia"/>
                  <w:rPrChange w:id="4832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、</w:delText>
              </w:r>
              <w:r w:rsidRPr="002F02C9">
                <w:rPr>
                  <w:rPrChange w:id="4833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Cur Station</w:delText>
              </w:r>
              <w:r w:rsidRPr="002F02C9">
                <w:rPr>
                  <w:rFonts w:hint="eastAsia"/>
                  <w:rPrChange w:id="4834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、</w:delText>
              </w:r>
              <w:r w:rsidRPr="002F02C9">
                <w:rPr>
                  <w:rPrChange w:id="4835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Defect</w:delText>
              </w:r>
              <w:r w:rsidRPr="002F02C9">
                <w:rPr>
                  <w:rFonts w:hint="eastAsia"/>
                  <w:rPrChange w:id="4836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栏位排序</w:delText>
              </w:r>
            </w:del>
          </w:p>
          <w:p w:rsidR="007523BF" w:rsidRPr="002F02C9" w:rsidDel="007523BF" w:rsidRDefault="00152C15">
            <w:pPr>
              <w:rPr>
                <w:del w:id="4837" w:author="Gao, Guan-Wei (高貫偉 ITC)" w:date="2012-07-31T10:44:00Z"/>
                <w:rFonts w:ascii="Arial" w:hAnsi="Arial" w:cs="Arial"/>
                <w:b/>
                <w:bCs/>
                <w:kern w:val="32"/>
                <w:sz w:val="32"/>
                <w:rPrChange w:id="4838" w:author="Chen, Ivy (陳素貞 IEC1)" w:date="2015-01-12T13:45:00Z">
                  <w:rPr>
                    <w:del w:id="4839" w:author="Gao, Guan-Wei (高貫偉 ITC)" w:date="2012-07-31T10:44:00Z"/>
                    <w:rFonts w:ascii="Arial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del w:id="4840" w:author="Gao, Guan-Wei (高貫偉 ITC)" w:date="2012-07-31T10:44:00Z">
              <w:r w:rsidRPr="002F02C9">
                <w:rPr>
                  <w:rPrChange w:id="4841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Defect</w:delText>
              </w:r>
              <w:r w:rsidRPr="002F02C9">
                <w:rPr>
                  <w:rFonts w:hint="eastAsia"/>
                  <w:rPrChange w:id="4842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栏位的数据显示为</w:delText>
              </w:r>
              <w:r w:rsidRPr="002F02C9">
                <w:rPr>
                  <w:rPrChange w:id="4843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@DefectCode +</w:delText>
              </w:r>
              <w:r w:rsidRPr="002F02C9">
                <w:rPr>
                  <w:rFonts w:hint="eastAsia"/>
                  <w:rPrChange w:id="4844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空格</w:delText>
              </w:r>
              <w:r w:rsidRPr="002F02C9">
                <w:rPr>
                  <w:rPrChange w:id="4845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+@Descr</w:delText>
              </w:r>
            </w:del>
          </w:p>
          <w:p w:rsidR="007523BF" w:rsidRPr="002F02C9" w:rsidRDefault="00152C15">
            <w:pPr>
              <w:rPr>
                <w:rPrChange w:id="4846" w:author="Chen, Ivy (陳素貞 IEC1)" w:date="2015-01-12T13:45:00Z">
                  <w:rPr/>
                </w:rPrChange>
              </w:rPr>
            </w:pPr>
            <w:del w:id="4847" w:author="Gao, Guan-Wei (高貫偉 ITC)" w:date="2012-07-31T10:44:00Z">
              <w:r w:rsidRPr="002F02C9">
                <w:rPr>
                  <w:rPrChange w:id="4848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Pre WC</w:delText>
              </w:r>
              <w:r w:rsidRPr="002F02C9">
                <w:rPr>
                  <w:rFonts w:hint="eastAsia"/>
                  <w:rPrChange w:id="4849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、</w:delText>
              </w:r>
              <w:r w:rsidRPr="002F02C9">
                <w:rPr>
                  <w:rPrChange w:id="4850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Cur WC</w:delText>
              </w:r>
              <w:r w:rsidRPr="002F02C9">
                <w:rPr>
                  <w:rFonts w:hint="eastAsia"/>
                  <w:rPrChange w:id="4851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和</w:delText>
              </w:r>
              <w:r w:rsidRPr="002F02C9">
                <w:rPr>
                  <w:rPrChange w:id="4852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Next WC</w:delText>
              </w:r>
              <w:r w:rsidRPr="002F02C9">
                <w:rPr>
                  <w:rFonts w:hint="eastAsia"/>
                  <w:rPrChange w:id="4853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栏位的数据显示为</w:delText>
              </w:r>
              <w:r w:rsidRPr="002F02C9">
                <w:rPr>
                  <w:rPrChange w:id="4854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@Station+</w:delText>
              </w:r>
              <w:r w:rsidRPr="002F02C9">
                <w:rPr>
                  <w:rFonts w:hint="eastAsia"/>
                  <w:rPrChange w:id="4855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空格</w:delText>
              </w:r>
              <w:r w:rsidRPr="002F02C9">
                <w:rPr>
                  <w:rPrChange w:id="4856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delText>+@Name</w:delText>
              </w:r>
            </w:del>
          </w:p>
        </w:tc>
      </w:tr>
      <w:tr w:rsidR="000F301C" w:rsidRPr="002F02C9" w:rsidTr="000E6709">
        <w:trPr>
          <w:ins w:id="4857" w:author="IEC960923" w:date="2013-05-20T15:22:00Z"/>
        </w:trPr>
        <w:tc>
          <w:tcPr>
            <w:tcW w:w="445" w:type="dxa"/>
          </w:tcPr>
          <w:p w:rsidR="000F301C" w:rsidRPr="002F02C9" w:rsidRDefault="00152C15" w:rsidP="000E6709">
            <w:pPr>
              <w:rPr>
                <w:ins w:id="4858" w:author="IEC960923" w:date="2013-05-20T15:22:00Z"/>
                <w:rFonts w:eastAsiaTheme="minorEastAsia"/>
                <w:lang w:eastAsia="zh-TW"/>
                <w:rPrChange w:id="4859" w:author="Chen, Ivy (陳素貞 IEC1)" w:date="2015-01-12T13:45:00Z">
                  <w:rPr>
                    <w:ins w:id="4860" w:author="IEC960923" w:date="2013-05-20T15:22:00Z"/>
                  </w:rPr>
                </w:rPrChange>
              </w:rPr>
            </w:pPr>
            <w:ins w:id="4861" w:author="IEC960923" w:date="2013-05-20T15:22:00Z">
              <w:r w:rsidRPr="002F02C9">
                <w:rPr>
                  <w:rPrChange w:id="4862" w:author="Chen, Ivy (陳素貞 IEC1)" w:date="2015-01-12T13:45:00Z">
                    <w:rPr>
                      <w:rFonts w:asciiTheme="minorEastAsia" w:eastAsiaTheme="minorEastAsia" w:hAnsiTheme="minorEastAsia"/>
                      <w:b/>
                      <w:bCs/>
                      <w:color w:val="0000FF"/>
                      <w:szCs w:val="28"/>
                      <w:u w:val="single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10" w:type="dxa"/>
          </w:tcPr>
          <w:p w:rsidR="000F301C" w:rsidRPr="002F02C9" w:rsidRDefault="00152C15" w:rsidP="000E6709">
            <w:pPr>
              <w:rPr>
                <w:ins w:id="4863" w:author="IEC960923" w:date="2013-05-20T15:22:00Z"/>
                <w:rFonts w:eastAsiaTheme="minorEastAsia"/>
                <w:lang w:eastAsia="zh-TW"/>
                <w:rPrChange w:id="4864" w:author="Chen, Ivy (陳素貞 IEC1)" w:date="2015-01-12T13:45:00Z">
                  <w:rPr>
                    <w:ins w:id="4865" w:author="IEC960923" w:date="2013-05-20T15:22:00Z"/>
                    <w:strike/>
                  </w:rPr>
                </w:rPrChange>
              </w:rPr>
            </w:pPr>
            <w:ins w:id="4866" w:author="IEC960923" w:date="2013-05-20T15:23:00Z">
              <w:r w:rsidRPr="002F02C9">
                <w:rPr>
                  <w:rFonts w:eastAsiaTheme="minorEastAsia"/>
                  <w:lang w:eastAsia="zh-TW"/>
                  <w:rPrChange w:id="4867" w:author="Chen, Ivy (陳素貞 IEC1)" w:date="2015-01-12T13:45:00Z">
                    <w:rPr>
                      <w:rFonts w:eastAsiaTheme="minorEastAsia"/>
                      <w:b/>
                      <w:bCs/>
                      <w:strike/>
                      <w:color w:val="0000FF"/>
                      <w:szCs w:val="28"/>
                      <w:u w:val="single"/>
                      <w:lang w:eastAsia="zh-TW"/>
                    </w:rPr>
                  </w:rPrChange>
                </w:rPr>
                <w:t>Query</w:t>
              </w:r>
            </w:ins>
          </w:p>
        </w:tc>
        <w:tc>
          <w:tcPr>
            <w:tcW w:w="916" w:type="dxa"/>
          </w:tcPr>
          <w:p w:rsidR="000F301C" w:rsidRPr="002F02C9" w:rsidRDefault="00152C15" w:rsidP="000E6709">
            <w:pPr>
              <w:rPr>
                <w:ins w:id="4868" w:author="IEC960923" w:date="2013-05-20T15:22:00Z"/>
                <w:rFonts w:ascii="SimSun" w:eastAsiaTheme="minorEastAsia" w:hAnsi="SimSun"/>
                <w:lang w:eastAsia="zh-TW"/>
                <w:rPrChange w:id="4869" w:author="Chen, Ivy (陳素貞 IEC1)" w:date="2015-01-12T13:45:00Z">
                  <w:rPr>
                    <w:ins w:id="4870" w:author="IEC960923" w:date="2013-05-20T15:22:00Z"/>
                    <w:rFonts w:ascii="SimSun" w:hAnsi="SimSun"/>
                    <w:strike/>
                  </w:rPr>
                </w:rPrChange>
              </w:rPr>
            </w:pPr>
            <w:ins w:id="4871" w:author="IEC960923" w:date="2013-05-20T15:23:00Z">
              <w:r w:rsidRPr="002F02C9">
                <w:rPr>
                  <w:rFonts w:ascii="SimSun" w:eastAsiaTheme="minorEastAsia" w:hAnsi="SimSun"/>
                  <w:lang w:eastAsia="zh-TW"/>
                  <w:rPrChange w:id="4872" w:author="Chen, Ivy (陳素貞 IEC1)" w:date="2015-01-12T13:45:00Z">
                    <w:rPr>
                      <w:rFonts w:ascii="SimSun" w:eastAsiaTheme="minorEastAsia" w:hAnsi="SimSun"/>
                      <w:b/>
                      <w:bCs/>
                      <w:strike/>
                      <w:color w:val="0000FF"/>
                      <w:szCs w:val="28"/>
                      <w:u w:val="single"/>
                      <w:lang w:eastAsia="zh-TW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0F301C" w:rsidRPr="002F02C9" w:rsidRDefault="000F301C" w:rsidP="000E6709">
            <w:pPr>
              <w:rPr>
                <w:ins w:id="4873" w:author="IEC960923" w:date="2013-05-20T15:22:00Z"/>
                <w:rPrChange w:id="4874" w:author="Chen, Ivy (陳素貞 IEC1)" w:date="2015-01-12T13:45:00Z">
                  <w:rPr>
                    <w:ins w:id="4875" w:author="IEC960923" w:date="2013-05-20T15:22:00Z"/>
                  </w:rPr>
                </w:rPrChange>
              </w:rPr>
            </w:pPr>
          </w:p>
        </w:tc>
        <w:tc>
          <w:tcPr>
            <w:tcW w:w="1432" w:type="dxa"/>
          </w:tcPr>
          <w:p w:rsidR="000F301C" w:rsidRPr="002F02C9" w:rsidRDefault="000F301C" w:rsidP="000E6709">
            <w:pPr>
              <w:rPr>
                <w:ins w:id="4876" w:author="IEC960923" w:date="2013-05-20T15:22:00Z"/>
                <w:strike/>
                <w:rPrChange w:id="4877" w:author="Chen, Ivy (陳素貞 IEC1)" w:date="2015-01-12T13:45:00Z">
                  <w:rPr>
                    <w:ins w:id="4878" w:author="IEC960923" w:date="2013-05-20T15:22:00Z"/>
                    <w:strike/>
                  </w:rPr>
                </w:rPrChange>
              </w:rPr>
            </w:pPr>
          </w:p>
        </w:tc>
        <w:tc>
          <w:tcPr>
            <w:tcW w:w="680" w:type="dxa"/>
          </w:tcPr>
          <w:p w:rsidR="000F301C" w:rsidRPr="002F02C9" w:rsidRDefault="000F301C" w:rsidP="000E6709">
            <w:pPr>
              <w:rPr>
                <w:ins w:id="4879" w:author="IEC960923" w:date="2013-05-20T15:22:00Z"/>
                <w:rPrChange w:id="4880" w:author="Chen, Ivy (陳素貞 IEC1)" w:date="2015-01-12T13:45:00Z">
                  <w:rPr>
                    <w:ins w:id="4881" w:author="IEC960923" w:date="2013-05-20T15:22:00Z"/>
                  </w:rPr>
                </w:rPrChange>
              </w:rPr>
            </w:pPr>
          </w:p>
        </w:tc>
        <w:tc>
          <w:tcPr>
            <w:tcW w:w="2728" w:type="dxa"/>
          </w:tcPr>
          <w:p w:rsidR="000F301C" w:rsidRPr="002F02C9" w:rsidRDefault="00152C15" w:rsidP="006A4117">
            <w:pPr>
              <w:rPr>
                <w:ins w:id="4882" w:author="IEC960923" w:date="2013-05-20T15:23:00Z"/>
                <w:rFonts w:eastAsiaTheme="minorEastAsia"/>
                <w:b/>
                <w:lang w:eastAsia="zh-TW"/>
                <w:rPrChange w:id="4883" w:author="Chen, Ivy (陳素貞 IEC1)" w:date="2015-01-12T13:45:00Z">
                  <w:rPr>
                    <w:ins w:id="4884" w:author="IEC960923" w:date="2013-05-20T15:23:00Z"/>
                    <w:rFonts w:eastAsiaTheme="minorEastAsia"/>
                    <w:strike/>
                    <w:lang w:eastAsia="zh-TW"/>
                  </w:rPr>
                </w:rPrChange>
              </w:rPr>
            </w:pPr>
            <w:ins w:id="4885" w:author="IEC960923" w:date="2013-05-20T15:23:00Z">
              <w:r w:rsidRPr="002F02C9">
                <w:rPr>
                  <w:rFonts w:eastAsiaTheme="minorEastAsia"/>
                  <w:b/>
                  <w:lang w:eastAsia="zh-TW"/>
                  <w:rPrChange w:id="4886" w:author="Chen, Ivy (陳素貞 IEC1)" w:date="2015-01-12T13:45:00Z">
                    <w:rPr>
                      <w:rFonts w:eastAsiaTheme="minorEastAsia"/>
                      <w:b/>
                      <w:bCs/>
                      <w:strike/>
                      <w:color w:val="0000FF"/>
                      <w:szCs w:val="28"/>
                      <w:u w:val="single"/>
                      <w:lang w:eastAsia="zh-TW"/>
                    </w:rPr>
                  </w:rPrChange>
                </w:rPr>
                <w:t>On Click:</w:t>
              </w:r>
            </w:ins>
          </w:p>
          <w:p w:rsidR="000F301C" w:rsidRPr="002F02C9" w:rsidRDefault="00152C15">
            <w:pPr>
              <w:rPr>
                <w:ins w:id="4887" w:author="IEC960923" w:date="2013-05-20T15:22:00Z"/>
                <w:rFonts w:eastAsiaTheme="minorEastAsia"/>
                <w:lang w:eastAsia="zh-TW"/>
                <w:rPrChange w:id="4888" w:author="Chen, Ivy (陳素貞 IEC1)" w:date="2015-01-12T13:45:00Z">
                  <w:rPr>
                    <w:ins w:id="4889" w:author="IEC960923" w:date="2013-05-20T15:22:00Z"/>
                    <w:strike/>
                  </w:rPr>
                </w:rPrChange>
              </w:rPr>
            </w:pPr>
            <w:ins w:id="4890" w:author="IEC960923" w:date="2013-05-20T15:38:00Z">
              <w:r w:rsidRPr="002F02C9">
                <w:rPr>
                  <w:rFonts w:eastAsiaTheme="minorEastAsia" w:hint="eastAsia"/>
                  <w:lang w:eastAsia="zh-TW"/>
                  <w:rPrChange w:id="4891" w:author="Chen, Ivy (陳素貞 IEC1)" w:date="2015-01-12T13:45:00Z">
                    <w:rPr>
                      <w:rFonts w:eastAsiaTheme="minorEastAsia" w:hint="eastAsia"/>
                      <w:b/>
                      <w:bCs/>
                      <w:color w:val="0000FF"/>
                      <w:szCs w:val="28"/>
                      <w:highlight w:val="lightGray"/>
                      <w:u w:val="single"/>
                      <w:lang w:eastAsia="zh-TW"/>
                    </w:rPr>
                  </w:rPrChange>
                </w:rPr>
                <w:t>依據查詢條件，</w:t>
              </w:r>
              <w:r w:rsidRPr="002F02C9">
                <w:rPr>
                  <w:rFonts w:hint="eastAsia"/>
                  <w:rPrChange w:id="4892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显示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4893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DefectCode_Station</w:t>
              </w:r>
              <w:r w:rsidRPr="002F02C9">
                <w:rPr>
                  <w:rFonts w:hint="eastAsia"/>
                  <w:rPrChange w:id="4894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记录</w:t>
              </w:r>
            </w:ins>
          </w:p>
        </w:tc>
        <w:tc>
          <w:tcPr>
            <w:tcW w:w="2629" w:type="dxa"/>
          </w:tcPr>
          <w:p w:rsidR="000F301C" w:rsidRPr="002F02C9" w:rsidRDefault="000F301C">
            <w:pPr>
              <w:rPr>
                <w:ins w:id="4895" w:author="IEC960923" w:date="2013-05-20T15:22:00Z"/>
                <w:rFonts w:ascii="Tahoma" w:hAnsi="Tahoma"/>
                <w:sz w:val="18"/>
                <w:rPrChange w:id="4896" w:author="Chen, Ivy (陳素貞 IEC1)" w:date="2015-01-12T13:45:00Z">
                  <w:rPr>
                    <w:ins w:id="4897" w:author="IEC960923" w:date="2013-05-20T15:22:00Z"/>
                    <w:rFonts w:ascii="Tahoma" w:hAnsi="Tahoma"/>
                    <w:sz w:val="18"/>
                  </w:rPr>
                </w:rPrChange>
              </w:rPr>
            </w:pPr>
          </w:p>
        </w:tc>
      </w:tr>
      <w:tr w:rsidR="007523BF" w:rsidRPr="002F02C9" w:rsidTr="000E6709">
        <w:trPr>
          <w:ins w:id="4898" w:author="Gao, Guan-Wei (高貫偉 ITC)" w:date="2012-07-31T10:44:00Z"/>
        </w:trPr>
        <w:tc>
          <w:tcPr>
            <w:tcW w:w="445" w:type="dxa"/>
          </w:tcPr>
          <w:p w:rsidR="007523BF" w:rsidRPr="002F02C9" w:rsidRDefault="00152C15" w:rsidP="000E6709">
            <w:pPr>
              <w:rPr>
                <w:ins w:id="4899" w:author="Gao, Guan-Wei (高貫偉 ITC)" w:date="2012-07-31T10:44:00Z"/>
                <w:rFonts w:eastAsiaTheme="minorEastAsia"/>
                <w:lang w:eastAsia="zh-TW"/>
                <w:rPrChange w:id="4900" w:author="Chen, Ivy (陳素貞 IEC1)" w:date="2015-01-12T13:45:00Z">
                  <w:rPr>
                    <w:ins w:id="4901" w:author="Gao, Guan-Wei (高貫偉 ITC)" w:date="2012-07-31T10:44:00Z"/>
                  </w:rPr>
                </w:rPrChange>
              </w:rPr>
            </w:pPr>
            <w:ins w:id="4902" w:author="IEC960923" w:date="2013-05-20T15:25:00Z">
              <w:r w:rsidRPr="002F02C9">
                <w:rPr>
                  <w:rFonts w:eastAsiaTheme="minorEastAsia"/>
                  <w:lang w:eastAsia="zh-TW"/>
                  <w:rPrChange w:id="4903" w:author="Chen, Ivy (陳素貞 IEC1)" w:date="2015-01-12T13:45:00Z">
                    <w:rPr>
                      <w:rFonts w:eastAsiaTheme="minorEastAsia"/>
                      <w:b/>
                      <w:bCs/>
                      <w:color w:val="0000FF"/>
                      <w:szCs w:val="28"/>
                      <w:u w:val="single"/>
                      <w:lang w:eastAsia="zh-TW"/>
                    </w:rPr>
                  </w:rPrChange>
                </w:rPr>
                <w:t>3</w:t>
              </w:r>
            </w:ins>
            <w:ins w:id="4904" w:author="Gao, Guan-Wei (高貫偉 ITC)" w:date="2012-07-31T10:44:00Z">
              <w:del w:id="4905" w:author="IEC960923" w:date="2013-05-20T15:25:00Z">
                <w:r w:rsidRPr="002F02C9">
                  <w:rPr>
                    <w:rPrChange w:id="4906" w:author="Chen, Ivy (陳素貞 IEC1)" w:date="2015-01-12T13:45:00Z">
                      <w:rPr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1310" w:type="dxa"/>
          </w:tcPr>
          <w:p w:rsidR="007523BF" w:rsidRPr="002F02C9" w:rsidRDefault="00152C15" w:rsidP="000E6709">
            <w:pPr>
              <w:rPr>
                <w:ins w:id="4907" w:author="Gao, Guan-Wei (高貫偉 ITC)" w:date="2012-07-31T10:44:00Z"/>
                <w:rPrChange w:id="4908" w:author="Chen, Ivy (陳素貞 IEC1)" w:date="2015-01-12T13:45:00Z">
                  <w:rPr>
                    <w:ins w:id="4909" w:author="Gao, Guan-Wei (高貫偉 ITC)" w:date="2012-07-31T10:44:00Z"/>
                  </w:rPr>
                </w:rPrChange>
              </w:rPr>
            </w:pPr>
            <w:ins w:id="4910" w:author="Gao, Guan-Wei (高貫偉 ITC)" w:date="2012-07-31T10:44:00Z">
              <w:r w:rsidRPr="002F02C9">
                <w:rPr>
                  <w:rPrChange w:id="4911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Defect Station List</w:t>
              </w:r>
            </w:ins>
          </w:p>
        </w:tc>
        <w:tc>
          <w:tcPr>
            <w:tcW w:w="916" w:type="dxa"/>
          </w:tcPr>
          <w:p w:rsidR="007523BF" w:rsidRPr="002F02C9" w:rsidRDefault="00152C15" w:rsidP="000E6709">
            <w:pPr>
              <w:rPr>
                <w:ins w:id="4912" w:author="Gao, Guan-Wei (高貫偉 ITC)" w:date="2012-07-31T10:44:00Z"/>
                <w:rFonts w:ascii="SimSun" w:hAnsi="SimSun"/>
                <w:rPrChange w:id="4913" w:author="Chen, Ivy (陳素貞 IEC1)" w:date="2015-01-12T13:45:00Z">
                  <w:rPr>
                    <w:ins w:id="4914" w:author="Gao, Guan-Wei (高貫偉 ITC)" w:date="2012-07-31T10:44:00Z"/>
                    <w:rFonts w:ascii="SimSun" w:hAnsi="SimSun"/>
                  </w:rPr>
                </w:rPrChange>
              </w:rPr>
            </w:pPr>
            <w:ins w:id="4915" w:author="Gao, Guan-Wei (高貫偉 ITC)" w:date="2012-07-31T10:44:00Z">
              <w:r w:rsidRPr="002F02C9">
                <w:rPr>
                  <w:rFonts w:ascii="SimSun" w:hAnsi="SimSun"/>
                  <w:rPrChange w:id="4916" w:author="Chen, Ivy (陳素貞 IEC1)" w:date="2015-01-12T13:45:00Z">
                    <w:rPr>
                      <w:rFonts w:ascii="SimSun" w:hAnsi="SimSun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677" w:type="dxa"/>
          </w:tcPr>
          <w:p w:rsidR="007523BF" w:rsidRPr="002F02C9" w:rsidRDefault="007523BF" w:rsidP="000E6709">
            <w:pPr>
              <w:rPr>
                <w:ins w:id="4917" w:author="Gao, Guan-Wei (高貫偉 ITC)" w:date="2012-07-31T10:44:00Z"/>
                <w:rPrChange w:id="4918" w:author="Chen, Ivy (陳素貞 IEC1)" w:date="2015-01-12T13:45:00Z">
                  <w:rPr>
                    <w:ins w:id="4919" w:author="Gao, Guan-Wei (高貫偉 ITC)" w:date="2012-07-31T10:44:00Z"/>
                  </w:rPr>
                </w:rPrChange>
              </w:rPr>
            </w:pPr>
          </w:p>
        </w:tc>
        <w:tc>
          <w:tcPr>
            <w:tcW w:w="1432" w:type="dxa"/>
          </w:tcPr>
          <w:p w:rsidR="0056344B" w:rsidRPr="002F02C9" w:rsidRDefault="00152C15">
            <w:pPr>
              <w:rPr>
                <w:ins w:id="4920" w:author="Gao, Guan-Wei (高貫偉 ITC)" w:date="2012-07-31T10:44:00Z"/>
                <w:rFonts w:eastAsiaTheme="minorEastAsia"/>
                <w:lang w:eastAsia="zh-TW"/>
                <w:rPrChange w:id="4921" w:author="Chen, Ivy (陳素貞 IEC1)" w:date="2015-01-12T13:45:00Z">
                  <w:rPr>
                    <w:ins w:id="4922" w:author="Gao, Guan-Wei (高貫偉 ITC)" w:date="2012-07-31T10:44:00Z"/>
                  </w:rPr>
                </w:rPrChange>
              </w:rPr>
            </w:pPr>
            <w:ins w:id="4923" w:author="Gao, Guan-Wei (高貫偉 ITC)" w:date="2012-07-31T10:44:00Z">
              <w:del w:id="4924" w:author="IEC960923" w:date="2013-09-10T10:59:00Z">
                <w:r w:rsidRPr="002F02C9">
                  <w:rPr>
                    <w:rFonts w:hint="eastAsia"/>
                    <w:strike/>
                    <w:rPrChange w:id="4925" w:author="Chen, Ivy (陳素貞 IEC1)" w:date="2015-01-12T13:45:00Z">
                      <w:rPr>
                        <w:rFonts w:hint="eastAsia"/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显示所有的</w:delText>
                </w:r>
                <w:r w:rsidRPr="002F02C9">
                  <w:rPr>
                    <w:rFonts w:ascii="Courier New" w:hAnsi="Courier New" w:cs="Courier New"/>
                    <w:strike/>
                    <w:noProof/>
                    <w:szCs w:val="20"/>
                    <w:rPrChange w:id="4926" w:author="Chen, Ivy (陳素貞 IEC1)" w:date="2015-01-12T13:45:00Z">
                      <w:rPr>
                        <w:rFonts w:ascii="Courier New" w:hAnsi="Courier New" w:cs="Courier New"/>
                        <w:b/>
                        <w:bCs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>DefectCode_Station</w:delText>
                </w:r>
                <w:r w:rsidRPr="002F02C9">
                  <w:rPr>
                    <w:rFonts w:hint="eastAsia"/>
                    <w:strike/>
                    <w:rPrChange w:id="4927" w:author="Chen, Ivy (陳素貞 IEC1)" w:date="2015-01-12T13:45:00Z">
                      <w:rPr>
                        <w:rFonts w:hint="eastAsia"/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记录</w:delText>
                </w:r>
              </w:del>
            </w:ins>
            <w:ins w:id="4928" w:author="IEC960923" w:date="2013-05-20T15:39:00Z">
              <w:r w:rsidRPr="002F02C9">
                <w:rPr>
                  <w:rFonts w:eastAsiaTheme="minorEastAsia" w:hint="eastAsia"/>
                  <w:lang w:eastAsia="zh-TW"/>
                  <w:rPrChange w:id="4929" w:author="Chen, Ivy (陳素貞 IEC1)" w:date="2015-01-12T13:45:00Z">
                    <w:rPr>
                      <w:rFonts w:eastAsiaTheme="minorEastAsia" w:hint="eastAsia"/>
                      <w:b/>
                      <w:bCs/>
                      <w:color w:val="0000FF"/>
                      <w:szCs w:val="2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7523BF" w:rsidRPr="002F02C9" w:rsidRDefault="007523BF" w:rsidP="000E6709">
            <w:pPr>
              <w:rPr>
                <w:ins w:id="4930" w:author="Gao, Guan-Wei (高貫偉 ITC)" w:date="2012-07-31T10:44:00Z"/>
                <w:rPrChange w:id="4931" w:author="Chen, Ivy (陳素貞 IEC1)" w:date="2015-01-12T13:45:00Z">
                  <w:rPr>
                    <w:ins w:id="4932" w:author="Gao, Guan-Wei (高貫偉 ITC)" w:date="2012-07-31T10:44:00Z"/>
                  </w:rPr>
                </w:rPrChange>
              </w:rPr>
            </w:pPr>
          </w:p>
        </w:tc>
        <w:tc>
          <w:tcPr>
            <w:tcW w:w="2728" w:type="dxa"/>
          </w:tcPr>
          <w:p w:rsidR="00F02448" w:rsidRPr="002F02C9" w:rsidRDefault="00152C15">
            <w:pPr>
              <w:rPr>
                <w:ins w:id="4933" w:author="Gao, Guan-Wei (高貫偉 ITC)" w:date="2012-07-31T10:44:00Z"/>
                <w:rPrChange w:id="4934" w:author="Chen, Ivy (陳素貞 IEC1)" w:date="2015-01-12T13:45:00Z">
                  <w:rPr>
                    <w:ins w:id="4935" w:author="Gao, Guan-Wei (高貫偉 ITC)" w:date="2012-07-31T10:44:00Z"/>
                  </w:rPr>
                </w:rPrChange>
              </w:rPr>
            </w:pPr>
            <w:ins w:id="4936" w:author="Gao, Guan-Wei (高貫偉 ITC)" w:date="2012-07-31T10:44:00Z">
              <w:r w:rsidRPr="002F02C9">
                <w:rPr>
                  <w:rPrChange w:id="4937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hint="eastAsia"/>
                  <w:rPrChange w:id="4938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：原高亮被选的数据行恢复正常显示，被点击的行被高亮选择，下部的</w:t>
              </w:r>
            </w:ins>
            <w:ins w:id="4939" w:author="IEC960923" w:date="2013-05-20T15:40:00Z">
              <w:r w:rsidRPr="002F02C9">
                <w:rPr>
                  <w:rFonts w:eastAsiaTheme="minorEastAsia"/>
                  <w:lang w:eastAsia="zh-TW"/>
                  <w:rPrChange w:id="4940" w:author="Chen, Ivy (陳素貞 IEC1)" w:date="2015-01-12T13:45:00Z">
                    <w:rPr>
                      <w:rFonts w:eastAsiaTheme="minorEastAsia"/>
                      <w:b/>
                      <w:bCs/>
                      <w:color w:val="0000FF"/>
                      <w:szCs w:val="28"/>
                      <w:u w:val="single"/>
                      <w:lang w:eastAsia="zh-TW"/>
                    </w:rPr>
                  </w:rPrChange>
                </w:rPr>
                <w:t>5</w:t>
              </w:r>
            </w:ins>
            <w:ins w:id="4941" w:author="Gao, Guan-Wei (高貫偉 ITC)" w:date="2012-07-31T11:58:00Z">
              <w:del w:id="4942" w:author="IEC960923" w:date="2013-05-20T15:40:00Z">
                <w:r w:rsidRPr="002F02C9">
                  <w:rPr>
                    <w:rPrChange w:id="4943" w:author="Chen, Ivy (陳素貞 IEC1)" w:date="2015-01-12T13:45:00Z">
                      <w:rPr>
                        <w:rFonts w:ascii="Arial" w:hAnsi="Arial" w:cs="Arial"/>
                        <w:b/>
                        <w:bCs/>
                        <w:color w:val="0000FF"/>
                        <w:sz w:val="24"/>
                        <w:szCs w:val="26"/>
                        <w:u w:val="single"/>
                      </w:rPr>
                    </w:rPrChange>
                  </w:rPr>
                  <w:delText>4</w:delText>
                </w:r>
              </w:del>
            </w:ins>
            <w:ins w:id="4944" w:author="Gao, Guan-Wei (高貫偉 ITC)" w:date="2012-07-31T10:44:00Z">
              <w:r w:rsidRPr="002F02C9">
                <w:rPr>
                  <w:rFonts w:hint="eastAsia"/>
                  <w:rPrChange w:id="4945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到</w:t>
              </w:r>
            </w:ins>
            <w:ins w:id="4946" w:author="Gao, Guan-Wei (高貫偉 ITC)" w:date="2012-07-31T11:58:00Z">
              <w:del w:id="4947" w:author="IEC960923" w:date="2013-05-20T15:26:00Z">
                <w:r w:rsidRPr="002F02C9">
                  <w:rPr>
                    <w:rPrChange w:id="4948" w:author="Chen, Ivy (陳素貞 IEC1)" w:date="2015-01-12T13:45:00Z">
                      <w:rPr>
                        <w:rFonts w:ascii="Arial" w:hAnsi="Arial" w:cs="Arial"/>
                        <w:b/>
                        <w:bCs/>
                        <w:color w:val="0000FF"/>
                        <w:sz w:val="24"/>
                        <w:szCs w:val="26"/>
                        <w:u w:val="single"/>
                      </w:rPr>
                    </w:rPrChange>
                  </w:rPr>
                  <w:delText>8</w:delText>
                </w:r>
              </w:del>
            </w:ins>
            <w:ins w:id="4949" w:author="IEC960923" w:date="2013-05-20T15:40:00Z">
              <w:r w:rsidRPr="002F02C9">
                <w:rPr>
                  <w:rFonts w:eastAsiaTheme="minorEastAsia"/>
                  <w:lang w:eastAsia="zh-TW"/>
                  <w:rPrChange w:id="4950" w:author="Chen, Ivy (陳素貞 IEC1)" w:date="2015-01-12T13:45:00Z">
                    <w:rPr>
                      <w:rFonts w:eastAsiaTheme="minorEastAsia"/>
                      <w:b/>
                      <w:bCs/>
                      <w:color w:val="0000FF"/>
                      <w:szCs w:val="28"/>
                      <w:u w:val="single"/>
                      <w:lang w:eastAsia="zh-TW"/>
                    </w:rPr>
                  </w:rPrChange>
                </w:rPr>
                <w:t>10</w:t>
              </w:r>
            </w:ins>
            <w:ins w:id="4951" w:author="Gao, Guan-Wei (高貫偉 ITC)" w:date="2012-07-31T10:44:00Z">
              <w:r w:rsidRPr="002F02C9">
                <w:rPr>
                  <w:rFonts w:hint="eastAsia"/>
                  <w:rPrChange w:id="4952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号控件中显示被点击数据行的详细资料，</w:t>
              </w:r>
              <w:r w:rsidRPr="002F02C9">
                <w:rPr>
                  <w:rPrChange w:id="4953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Enable Save</w:t>
              </w:r>
              <w:r w:rsidRPr="002F02C9">
                <w:rPr>
                  <w:rFonts w:hint="eastAsia"/>
                  <w:rPrChange w:id="4954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4955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hint="eastAsia"/>
                  <w:rPrChange w:id="4956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按钮。若被点击行为空行，则</w:t>
              </w:r>
              <w:r w:rsidRPr="002F02C9">
                <w:rPr>
                  <w:rPrChange w:id="4957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Disable Save</w:t>
              </w:r>
              <w:r w:rsidRPr="002F02C9">
                <w:rPr>
                  <w:rFonts w:hint="eastAsia"/>
                  <w:rPrChange w:id="4958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4959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hint="eastAsia"/>
                  <w:rPrChange w:id="4960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按钮。</w:t>
              </w:r>
            </w:ins>
          </w:p>
        </w:tc>
        <w:tc>
          <w:tcPr>
            <w:tcW w:w="2629" w:type="dxa"/>
          </w:tcPr>
          <w:p w:rsidR="00904CF0" w:rsidRPr="002F02C9" w:rsidRDefault="00152C15" w:rsidP="00BC6562">
            <w:pPr>
              <w:rPr>
                <w:ins w:id="4961" w:author="IEC960923" w:date="2013-05-20T15:26:00Z"/>
                <w:rFonts w:ascii="Tahoma" w:eastAsiaTheme="minorEastAsia" w:hAnsi="Tahoma"/>
                <w:sz w:val="18"/>
                <w:lang w:eastAsia="zh-TW"/>
                <w:rPrChange w:id="4962" w:author="Chen, Ivy (陳素貞 IEC1)" w:date="2015-01-12T13:45:00Z">
                  <w:rPr>
                    <w:ins w:id="4963" w:author="IEC960923" w:date="2013-05-20T15:26:00Z"/>
                    <w:rFonts w:ascii="Tahoma" w:eastAsiaTheme="minorEastAsia" w:hAnsi="Tahoma"/>
                    <w:sz w:val="18"/>
                    <w:lang w:eastAsia="zh-TW"/>
                  </w:rPr>
                </w:rPrChange>
              </w:rPr>
            </w:pPr>
            <w:ins w:id="4964" w:author="Gao, Guan-Wei (高貫偉 ITC)" w:date="2012-07-31T10:44:00Z">
              <w:r w:rsidRPr="002F02C9">
                <w:rPr>
                  <w:rFonts w:ascii="Tahoma" w:hAnsi="Tahoma" w:hint="eastAsia"/>
                  <w:sz w:val="18"/>
                  <w:rPrChange w:id="4965" w:author="Chen, Ivy (陳素貞 IEC1)" w:date="2015-01-12T13:45:00Z">
                    <w:rPr>
                      <w:rFonts w:ascii="Tahoma" w:hAnsi="Tahoma" w:hint="eastAsia"/>
                      <w:b/>
                      <w:bCs/>
                      <w:color w:val="0000FF"/>
                      <w:sz w:val="18"/>
                      <w:szCs w:val="28"/>
                      <w:u w:val="single"/>
                    </w:rPr>
                  </w:rPrChange>
                </w:rPr>
                <w:t>栏位包括：</w:t>
              </w:r>
            </w:ins>
            <w:ins w:id="4966" w:author="IEC960923" w:date="2013-05-20T15:26:00Z">
              <w:r w:rsidRPr="002F02C9">
                <w:rPr>
                  <w:rFonts w:ascii="Tahoma" w:eastAsiaTheme="minorEastAsia" w:hAnsi="Tahoma"/>
                  <w:sz w:val="18"/>
                  <w:lang w:eastAsia="zh-TW"/>
                  <w:rPrChange w:id="4967" w:author="Chen, Ivy (陳素貞 IEC1)" w:date="2015-01-12T13:45:00Z">
                    <w:rPr>
                      <w:rFonts w:ascii="Tahoma" w:eastAsiaTheme="minorEastAsia" w:hAnsi="Tahom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Pre WC</w:t>
              </w:r>
            </w:ins>
            <w:ins w:id="4968" w:author="IEC960923" w:date="2013-05-20T15:27:00Z">
              <w:r w:rsidRPr="002F02C9">
                <w:rPr>
                  <w:rFonts w:ascii="Tahoma" w:eastAsiaTheme="minorEastAsia" w:hAnsi="Tahoma" w:hint="eastAsia"/>
                  <w:sz w:val="18"/>
                  <w:lang w:eastAsia="zh-TW"/>
                  <w:rPrChange w:id="4969" w:author="Chen, Ivy (陳素貞 IEC1)" w:date="2015-01-12T13:45:00Z">
                    <w:rPr>
                      <w:rFonts w:ascii="Tahoma" w:eastAsiaTheme="minorEastAsia" w:hAnsi="Tahoma" w:hint="eastAsi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="Tahoma" w:eastAsiaTheme="minorEastAsia" w:hAnsi="Tahoma"/>
                  <w:sz w:val="18"/>
                  <w:lang w:eastAsia="zh-TW"/>
                  <w:rPrChange w:id="4970" w:author="Chen, Ivy (陳素貞 IEC1)" w:date="2015-01-12T13:45:00Z">
                    <w:rPr>
                      <w:rFonts w:ascii="Tahoma" w:eastAsiaTheme="minorEastAsia" w:hAnsi="Tahom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Cur WC</w:t>
              </w:r>
              <w:r w:rsidRPr="002F02C9">
                <w:rPr>
                  <w:rFonts w:ascii="Tahoma" w:eastAsiaTheme="minorEastAsia" w:hAnsi="Tahoma" w:hint="eastAsia"/>
                  <w:sz w:val="18"/>
                  <w:lang w:eastAsia="zh-TW"/>
                  <w:rPrChange w:id="4971" w:author="Chen, Ivy (陳素貞 IEC1)" w:date="2015-01-12T13:45:00Z">
                    <w:rPr>
                      <w:rFonts w:ascii="Tahoma" w:eastAsiaTheme="minorEastAsia" w:hAnsi="Tahoma" w:hint="eastAsi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="Tahoma" w:eastAsiaTheme="minorEastAsia" w:hAnsi="Tahoma"/>
                  <w:sz w:val="18"/>
                  <w:lang w:eastAsia="zh-TW"/>
                  <w:rPrChange w:id="4972" w:author="Chen, Ivy (陳素貞 IEC1)" w:date="2015-01-12T13:45:00Z">
                    <w:rPr>
                      <w:rFonts w:ascii="Tahoma" w:eastAsiaTheme="minorEastAsia" w:hAnsi="Tahom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Next WC</w:t>
              </w:r>
              <w:r w:rsidRPr="002F02C9">
                <w:rPr>
                  <w:rFonts w:ascii="Tahoma" w:eastAsiaTheme="minorEastAsia" w:hAnsi="Tahoma" w:hint="eastAsia"/>
                  <w:sz w:val="18"/>
                  <w:lang w:eastAsia="zh-TW"/>
                  <w:rPrChange w:id="4973" w:author="Chen, Ivy (陳素貞 IEC1)" w:date="2015-01-12T13:45:00Z">
                    <w:rPr>
                      <w:rFonts w:ascii="Tahoma" w:eastAsiaTheme="minorEastAsia" w:hAnsi="Tahoma" w:hint="eastAsi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="Tahoma" w:eastAsiaTheme="minorEastAsia" w:hAnsi="Tahoma"/>
                  <w:sz w:val="18"/>
                  <w:lang w:eastAsia="zh-TW"/>
                  <w:rPrChange w:id="4974" w:author="Chen, Ivy (陳素貞 IEC1)" w:date="2015-01-12T13:45:00Z">
                    <w:rPr>
                      <w:rFonts w:ascii="Tahoma" w:eastAsiaTheme="minorEastAsia" w:hAnsi="Tahom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Defect</w:t>
              </w:r>
              <w:r w:rsidRPr="002F02C9">
                <w:rPr>
                  <w:rFonts w:ascii="Tahoma" w:eastAsiaTheme="minorEastAsia" w:hAnsi="Tahoma" w:hint="eastAsia"/>
                  <w:sz w:val="18"/>
                  <w:lang w:eastAsia="zh-TW"/>
                  <w:rPrChange w:id="4975" w:author="Chen, Ivy (陳素貞 IEC1)" w:date="2015-01-12T13:45:00Z">
                    <w:rPr>
                      <w:rFonts w:ascii="Tahoma" w:eastAsiaTheme="minorEastAsia" w:hAnsi="Tahoma" w:hint="eastAsi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="Tahoma" w:eastAsiaTheme="minorEastAsia" w:hAnsi="Tahoma"/>
                  <w:sz w:val="18"/>
                  <w:lang w:eastAsia="zh-TW"/>
                  <w:rPrChange w:id="4976" w:author="Chen, Ivy (陳素貞 IEC1)" w:date="2015-01-12T13:45:00Z">
                    <w:rPr>
                      <w:rFonts w:ascii="Tahoma" w:eastAsiaTheme="minorEastAsia" w:hAnsi="Tahom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Cause</w:t>
              </w:r>
              <w:r w:rsidRPr="002F02C9">
                <w:rPr>
                  <w:rFonts w:ascii="Tahoma" w:eastAsiaTheme="minorEastAsia" w:hAnsi="Tahoma" w:hint="eastAsia"/>
                  <w:sz w:val="18"/>
                  <w:lang w:eastAsia="zh-TW"/>
                  <w:rPrChange w:id="4977" w:author="Chen, Ivy (陳素貞 IEC1)" w:date="2015-01-12T13:45:00Z">
                    <w:rPr>
                      <w:rFonts w:ascii="Tahoma" w:eastAsiaTheme="minorEastAsia" w:hAnsi="Tahoma" w:hint="eastAsi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="Tahoma" w:eastAsiaTheme="minorEastAsia" w:hAnsi="Tahoma"/>
                  <w:sz w:val="18"/>
                  <w:lang w:eastAsia="zh-TW"/>
                  <w:rPrChange w:id="4978" w:author="Chen, Ivy (陳素貞 IEC1)" w:date="2015-01-12T13:45:00Z">
                    <w:rPr>
                      <w:rFonts w:ascii="Tahoma" w:eastAsiaTheme="minorEastAsia" w:hAnsi="Tahom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MajorPart</w:t>
              </w:r>
              <w:r w:rsidRPr="002F02C9">
                <w:rPr>
                  <w:rFonts w:ascii="Tahoma" w:eastAsiaTheme="minorEastAsia" w:hAnsi="Tahoma" w:hint="eastAsia"/>
                  <w:sz w:val="18"/>
                  <w:lang w:eastAsia="zh-TW"/>
                  <w:rPrChange w:id="4979" w:author="Chen, Ivy (陳素貞 IEC1)" w:date="2015-01-12T13:45:00Z">
                    <w:rPr>
                      <w:rFonts w:ascii="Tahoma" w:eastAsiaTheme="minorEastAsia" w:hAnsi="Tahoma" w:hint="eastAsi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="Tahoma" w:eastAsiaTheme="minorEastAsia" w:hAnsi="Tahoma"/>
                  <w:sz w:val="18"/>
                  <w:lang w:eastAsia="zh-TW"/>
                  <w:rPrChange w:id="4980" w:author="Chen, Ivy (陳素貞 IEC1)" w:date="2015-01-12T13:45:00Z">
                    <w:rPr>
                      <w:rFonts w:ascii="Tahoma" w:eastAsiaTheme="minorEastAsia" w:hAnsi="Tahom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Editor</w:t>
              </w:r>
              <w:r w:rsidRPr="002F02C9">
                <w:rPr>
                  <w:rFonts w:ascii="Tahoma" w:eastAsiaTheme="minorEastAsia" w:hAnsi="Tahoma" w:hint="eastAsia"/>
                  <w:sz w:val="18"/>
                  <w:lang w:eastAsia="zh-TW"/>
                  <w:rPrChange w:id="4981" w:author="Chen, Ivy (陳素貞 IEC1)" w:date="2015-01-12T13:45:00Z">
                    <w:rPr>
                      <w:rFonts w:ascii="Tahoma" w:eastAsiaTheme="minorEastAsia" w:hAnsi="Tahoma" w:hint="eastAsi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="Tahoma" w:eastAsiaTheme="minorEastAsia" w:hAnsi="Tahoma"/>
                  <w:sz w:val="18"/>
                  <w:lang w:eastAsia="zh-TW"/>
                  <w:rPrChange w:id="4982" w:author="Chen, Ivy (陳素貞 IEC1)" w:date="2015-01-12T13:45:00Z">
                    <w:rPr>
                      <w:rFonts w:ascii="Tahoma" w:eastAsiaTheme="minorEastAsia" w:hAnsi="Tahom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Cdt</w:t>
              </w:r>
              <w:r w:rsidRPr="002F02C9">
                <w:rPr>
                  <w:rFonts w:ascii="Tahoma" w:eastAsiaTheme="minorEastAsia" w:hAnsi="Tahoma" w:hint="eastAsia"/>
                  <w:sz w:val="18"/>
                  <w:lang w:eastAsia="zh-TW"/>
                  <w:rPrChange w:id="4983" w:author="Chen, Ivy (陳素貞 IEC1)" w:date="2015-01-12T13:45:00Z">
                    <w:rPr>
                      <w:rFonts w:ascii="Tahoma" w:eastAsiaTheme="minorEastAsia" w:hAnsi="Tahoma" w:hint="eastAsi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="Tahoma" w:eastAsiaTheme="minorEastAsia" w:hAnsi="Tahoma"/>
                  <w:sz w:val="18"/>
                  <w:lang w:eastAsia="zh-TW"/>
                  <w:rPrChange w:id="4984" w:author="Chen, Ivy (陳素貞 IEC1)" w:date="2015-01-12T13:45:00Z">
                    <w:rPr>
                      <w:rFonts w:ascii="Tahoma" w:eastAsiaTheme="minorEastAsia" w:hAnsi="Tahom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Udt</w:t>
              </w:r>
            </w:ins>
          </w:p>
          <w:p w:rsidR="007523BF" w:rsidRPr="002F02C9" w:rsidDel="00A0326E" w:rsidRDefault="00152C15" w:rsidP="00BC6562">
            <w:pPr>
              <w:rPr>
                <w:ins w:id="4985" w:author="Gao, Guan-Wei (高貫偉 ITC)" w:date="2012-07-31T10:44:00Z"/>
                <w:del w:id="4986" w:author="IEC960923" w:date="2013-09-10T10:59:00Z"/>
                <w:rFonts w:ascii="Tahoma" w:hAnsi="Tahoma"/>
                <w:strike/>
                <w:sz w:val="18"/>
                <w:rPrChange w:id="4987" w:author="Chen, Ivy (陳素貞 IEC1)" w:date="2015-01-12T13:45:00Z">
                  <w:rPr>
                    <w:ins w:id="4988" w:author="Gao, Guan-Wei (高貫偉 ITC)" w:date="2012-07-31T10:44:00Z"/>
                    <w:del w:id="4989" w:author="IEC960923" w:date="2013-09-10T10:59:00Z"/>
                    <w:rFonts w:ascii="Tahoma" w:hAnsi="Tahoma"/>
                    <w:sz w:val="18"/>
                  </w:rPr>
                </w:rPrChange>
              </w:rPr>
            </w:pPr>
            <w:ins w:id="4990" w:author="Gao, Guan-Wei (高貫偉 ITC)" w:date="2012-07-31T10:44:00Z">
              <w:del w:id="4991" w:author="IEC960923" w:date="2013-09-10T10:59:00Z">
                <w:r w:rsidRPr="002F02C9">
                  <w:rPr>
                    <w:rFonts w:ascii="Tahoma" w:hAnsi="Tahoma"/>
                    <w:strike/>
                    <w:sz w:val="18"/>
                    <w:rPrChange w:id="4992" w:author="Chen, Ivy (陳素貞 IEC1)" w:date="2015-01-12T13:45:00Z">
                      <w:rPr>
                        <w:rFonts w:ascii="Tahoma" w:hAnsi="Tahoma"/>
                        <w:b/>
                        <w:bCs/>
                        <w:color w:val="0000FF"/>
                        <w:sz w:val="18"/>
                        <w:szCs w:val="28"/>
                        <w:u w:val="single"/>
                      </w:rPr>
                    </w:rPrChange>
                  </w:rPr>
                  <w:delText>Defect</w:delText>
                </w:r>
                <w:r w:rsidRPr="002F02C9">
                  <w:rPr>
                    <w:rFonts w:ascii="Tahoma" w:hAnsi="Tahoma" w:hint="eastAsia"/>
                    <w:strike/>
                    <w:sz w:val="18"/>
                    <w:rPrChange w:id="4993" w:author="Chen, Ivy (陳素貞 IEC1)" w:date="2015-01-12T13:45:00Z">
                      <w:rPr>
                        <w:rFonts w:ascii="Tahoma" w:hAnsi="Tahoma" w:hint="eastAsia"/>
                        <w:b/>
                        <w:bCs/>
                        <w:color w:val="0000FF"/>
                        <w:sz w:val="18"/>
                        <w:szCs w:val="28"/>
                        <w:u w:val="single"/>
                      </w:rPr>
                    </w:rPrChange>
                  </w:rPr>
                  <w:delText>、</w:delText>
                </w:r>
              </w:del>
            </w:ins>
            <w:ins w:id="4994" w:author="Gao, Guan-Wei (高貫偉 ITC)" w:date="2012-07-31T11:58:00Z">
              <w:del w:id="4995" w:author="IEC960923" w:date="2013-09-10T10:59:00Z">
                <w:r w:rsidRPr="002F02C9">
                  <w:rPr>
                    <w:rFonts w:ascii="Tahoma" w:hAnsi="Tahoma"/>
                    <w:strike/>
                    <w:sz w:val="18"/>
                    <w:rPrChange w:id="4996" w:author="Chen, Ivy (陳素貞 IEC1)" w:date="2015-01-12T13:45:00Z">
                      <w:rPr>
                        <w:rFonts w:ascii="Tahoma" w:hAnsi="Tahoma"/>
                        <w:b/>
                        <w:bCs/>
                        <w:color w:val="0000FF"/>
                        <w:sz w:val="18"/>
                        <w:szCs w:val="28"/>
                        <w:u w:val="single"/>
                      </w:rPr>
                    </w:rPrChange>
                  </w:rPr>
                  <w:delText>Cause</w:delText>
                </w:r>
                <w:r w:rsidRPr="002F02C9">
                  <w:rPr>
                    <w:rFonts w:ascii="Tahoma" w:hAnsi="Tahoma" w:hint="eastAsia"/>
                    <w:strike/>
                    <w:sz w:val="18"/>
                    <w:rPrChange w:id="4997" w:author="Chen, Ivy (陳素貞 IEC1)" w:date="2015-01-12T13:45:00Z">
                      <w:rPr>
                        <w:rFonts w:ascii="Tahoma" w:hAnsi="Tahoma" w:hint="eastAsia"/>
                        <w:b/>
                        <w:bCs/>
                        <w:color w:val="0000FF"/>
                        <w:sz w:val="18"/>
                        <w:szCs w:val="28"/>
                        <w:u w:val="single"/>
                      </w:rPr>
                    </w:rPrChange>
                  </w:rPr>
                  <w:delText>、</w:delText>
                </w:r>
              </w:del>
            </w:ins>
            <w:ins w:id="4998" w:author="Gao, Guan-Wei (高貫偉 ITC)" w:date="2012-07-31T10:44:00Z">
              <w:del w:id="4999" w:author="IEC960923" w:date="2013-09-10T10:59:00Z">
                <w:r w:rsidRPr="002F02C9">
                  <w:rPr>
                    <w:rFonts w:ascii="Tahoma" w:hAnsi="Tahoma"/>
                    <w:strike/>
                    <w:sz w:val="18"/>
                    <w:rPrChange w:id="5000" w:author="Chen, Ivy (陳素貞 IEC1)" w:date="2015-01-12T13:45:00Z">
                      <w:rPr>
                        <w:rFonts w:ascii="Tahoma" w:hAnsi="Tahoma"/>
                        <w:b/>
                        <w:bCs/>
                        <w:color w:val="0000FF"/>
                        <w:sz w:val="18"/>
                        <w:szCs w:val="28"/>
                        <w:u w:val="single"/>
                      </w:rPr>
                    </w:rPrChange>
                  </w:rPr>
                  <w:delText>Pre Station</w:delText>
                </w:r>
                <w:r w:rsidRPr="002F02C9">
                  <w:rPr>
                    <w:rFonts w:ascii="Tahoma" w:hAnsi="Tahoma" w:hint="eastAsia"/>
                    <w:strike/>
                    <w:sz w:val="18"/>
                    <w:rPrChange w:id="5001" w:author="Chen, Ivy (陳素貞 IEC1)" w:date="2015-01-12T13:45:00Z">
                      <w:rPr>
                        <w:rFonts w:ascii="Tahoma" w:hAnsi="Tahoma" w:hint="eastAsia"/>
                        <w:b/>
                        <w:bCs/>
                        <w:color w:val="0000FF"/>
                        <w:sz w:val="18"/>
                        <w:szCs w:val="28"/>
                        <w:u w:val="single"/>
                      </w:rPr>
                    </w:rPrChange>
                  </w:rPr>
                  <w:delText>、</w:delText>
                </w:r>
                <w:r w:rsidRPr="002F02C9">
                  <w:rPr>
                    <w:rFonts w:ascii="Tahoma" w:hAnsi="Tahoma"/>
                    <w:strike/>
                    <w:sz w:val="18"/>
                    <w:rPrChange w:id="5002" w:author="Chen, Ivy (陳素貞 IEC1)" w:date="2015-01-12T13:45:00Z">
                      <w:rPr>
                        <w:rFonts w:ascii="Tahoma" w:hAnsi="Tahoma"/>
                        <w:b/>
                        <w:bCs/>
                        <w:color w:val="0000FF"/>
                        <w:sz w:val="18"/>
                        <w:szCs w:val="28"/>
                        <w:u w:val="single"/>
                      </w:rPr>
                    </w:rPrChange>
                  </w:rPr>
                  <w:delText>Cur Station</w:delText>
                </w:r>
                <w:r w:rsidRPr="002F02C9">
                  <w:rPr>
                    <w:rFonts w:ascii="Tahoma" w:hAnsi="Tahoma" w:hint="eastAsia"/>
                    <w:strike/>
                    <w:sz w:val="18"/>
                    <w:rPrChange w:id="5003" w:author="Chen, Ivy (陳素貞 IEC1)" w:date="2015-01-12T13:45:00Z">
                      <w:rPr>
                        <w:rFonts w:ascii="Tahoma" w:hAnsi="Tahoma" w:hint="eastAsia"/>
                        <w:b/>
                        <w:bCs/>
                        <w:color w:val="0000FF"/>
                        <w:sz w:val="18"/>
                        <w:szCs w:val="28"/>
                        <w:u w:val="single"/>
                      </w:rPr>
                    </w:rPrChange>
                  </w:rPr>
                  <w:delText>、</w:delText>
                </w:r>
                <w:r w:rsidRPr="002F02C9">
                  <w:rPr>
                    <w:rFonts w:ascii="Tahoma" w:hAnsi="Tahoma"/>
                    <w:strike/>
                    <w:sz w:val="18"/>
                    <w:rPrChange w:id="5004" w:author="Chen, Ivy (陳素貞 IEC1)" w:date="2015-01-12T13:45:00Z">
                      <w:rPr>
                        <w:rFonts w:ascii="Tahoma" w:hAnsi="Tahoma"/>
                        <w:b/>
                        <w:bCs/>
                        <w:color w:val="0000FF"/>
                        <w:sz w:val="18"/>
                        <w:szCs w:val="28"/>
                        <w:u w:val="single"/>
                      </w:rPr>
                    </w:rPrChange>
                  </w:rPr>
                  <w:delText>Next Station</w:delText>
                </w:r>
                <w:r w:rsidRPr="002F02C9">
                  <w:rPr>
                    <w:rFonts w:hint="eastAsia"/>
                    <w:strike/>
                    <w:rPrChange w:id="5005" w:author="Chen, Ivy (陳素貞 IEC1)" w:date="2015-01-12T13:45:00Z">
                      <w:rPr>
                        <w:rFonts w:hint="eastAsia"/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、</w:delText>
                </w:r>
                <w:r w:rsidRPr="002F02C9">
                  <w:rPr>
                    <w:strike/>
                    <w:rPrChange w:id="5006" w:author="Chen, Ivy (陳素貞 IEC1)" w:date="2015-01-12T13:45:00Z">
                      <w:rPr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Editor</w:delText>
                </w:r>
                <w:r w:rsidRPr="002F02C9">
                  <w:rPr>
                    <w:rFonts w:hint="eastAsia"/>
                    <w:strike/>
                    <w:rPrChange w:id="5007" w:author="Chen, Ivy (陳素貞 IEC1)" w:date="2015-01-12T13:45:00Z">
                      <w:rPr>
                        <w:rFonts w:hint="eastAsia"/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、</w:delText>
                </w:r>
                <w:r w:rsidRPr="002F02C9">
                  <w:rPr>
                    <w:strike/>
                    <w:rPrChange w:id="5008" w:author="Chen, Ivy (陳素貞 IEC1)" w:date="2015-01-12T13:45:00Z">
                      <w:rPr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Cdt</w:delText>
                </w:r>
                <w:r w:rsidRPr="002F02C9">
                  <w:rPr>
                    <w:rFonts w:hint="eastAsia"/>
                    <w:strike/>
                    <w:rPrChange w:id="5009" w:author="Chen, Ivy (陳素貞 IEC1)" w:date="2015-01-12T13:45:00Z">
                      <w:rPr>
                        <w:rFonts w:hint="eastAsia"/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、</w:delText>
                </w:r>
                <w:r w:rsidRPr="002F02C9">
                  <w:rPr>
                    <w:strike/>
                    <w:rPrChange w:id="5010" w:author="Chen, Ivy (陳素貞 IEC1)" w:date="2015-01-12T13:45:00Z">
                      <w:rPr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Udt</w:delText>
                </w:r>
              </w:del>
            </w:ins>
          </w:p>
          <w:p w:rsidR="00904CF0" w:rsidRPr="002F02C9" w:rsidRDefault="00152C15" w:rsidP="00BC6562">
            <w:pPr>
              <w:rPr>
                <w:ins w:id="5011" w:author="IEC960923" w:date="2013-05-20T15:28:00Z"/>
                <w:rFonts w:eastAsiaTheme="minorEastAsia"/>
                <w:lang w:eastAsia="zh-TW"/>
                <w:rPrChange w:id="5012" w:author="Chen, Ivy (陳素貞 IEC1)" w:date="2015-01-12T13:45:00Z">
                  <w:rPr>
                    <w:ins w:id="5013" w:author="IEC960923" w:date="2013-05-20T15:28:00Z"/>
                    <w:rFonts w:eastAsiaTheme="minorEastAsia"/>
                    <w:lang w:eastAsia="zh-TW"/>
                  </w:rPr>
                </w:rPrChange>
              </w:rPr>
            </w:pPr>
            <w:ins w:id="5014" w:author="Gao, Guan-Wei (高貫偉 ITC)" w:date="2012-07-31T10:44:00Z">
              <w:r w:rsidRPr="002F02C9">
                <w:rPr>
                  <w:rFonts w:hint="eastAsia"/>
                  <w:rPrChange w:id="5015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按</w:t>
              </w:r>
            </w:ins>
            <w:ins w:id="5016" w:author="IEC960923" w:date="2013-05-20T15:28:00Z">
              <w:r w:rsidRPr="002F02C9">
                <w:rPr>
                  <w:rPrChange w:id="5017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Cur WC</w:t>
              </w:r>
              <w:r w:rsidRPr="002F02C9">
                <w:rPr>
                  <w:rFonts w:hint="eastAsia"/>
                  <w:rPrChange w:id="5018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5019" w:author="Chen, Ivy (陳素貞 IEC1)" w:date="2015-01-12T13:45:00Z">
                    <w:rPr>
                      <w:rFonts w:asciiTheme="minorEastAsia" w:eastAsiaTheme="minorEastAsia" w:hAnsiTheme="minorEastAsia"/>
                      <w:b/>
                      <w:bCs/>
                      <w:color w:val="0000FF"/>
                      <w:szCs w:val="28"/>
                      <w:u w:val="single"/>
                      <w:lang w:eastAsia="zh-TW"/>
                    </w:rPr>
                  </w:rPrChange>
                </w:rPr>
                <w:t>Next WC</w:t>
              </w:r>
              <w:r w:rsidRPr="002F02C9">
                <w:rPr>
                  <w:rFonts w:eastAsiaTheme="minorEastAsia" w:hint="eastAsia"/>
                  <w:lang w:eastAsia="zh-TW"/>
                  <w:rPrChange w:id="5020" w:author="Chen, Ivy (陳素貞 IEC1)" w:date="2015-01-12T13:45:00Z">
                    <w:rPr>
                      <w:rFonts w:eastAsiaTheme="minorEastAsia" w:hint="eastAsia"/>
                      <w:b/>
                      <w:bCs/>
                      <w:color w:val="0000FF"/>
                      <w:szCs w:val="2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="Tahoma" w:eastAsiaTheme="minorEastAsia" w:hAnsi="Tahoma"/>
                  <w:sz w:val="18"/>
                  <w:lang w:eastAsia="zh-TW"/>
                  <w:rPrChange w:id="5021" w:author="Chen, Ivy (陳素貞 IEC1)" w:date="2015-01-12T13:45:00Z">
                    <w:rPr>
                      <w:rFonts w:ascii="Tahoma" w:eastAsiaTheme="minorEastAsia" w:hAnsi="Tahom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Defect</w:t>
              </w:r>
              <w:r w:rsidRPr="002F02C9">
                <w:rPr>
                  <w:rFonts w:ascii="Tahoma" w:eastAsiaTheme="minorEastAsia" w:hAnsi="Tahoma" w:hint="eastAsia"/>
                  <w:sz w:val="18"/>
                  <w:lang w:eastAsia="zh-TW"/>
                  <w:rPrChange w:id="5022" w:author="Chen, Ivy (陳素貞 IEC1)" w:date="2015-01-12T13:45:00Z">
                    <w:rPr>
                      <w:rFonts w:ascii="Tahoma" w:eastAsiaTheme="minorEastAsia" w:hAnsi="Tahoma" w:hint="eastAsi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="Tahoma" w:eastAsiaTheme="minorEastAsia" w:hAnsi="Tahoma"/>
                  <w:sz w:val="18"/>
                  <w:lang w:eastAsia="zh-TW"/>
                  <w:rPrChange w:id="5023" w:author="Chen, Ivy (陳素貞 IEC1)" w:date="2015-01-12T13:45:00Z">
                    <w:rPr>
                      <w:rFonts w:ascii="Tahoma" w:eastAsiaTheme="minorEastAsia" w:hAnsi="Tahom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Cause</w:t>
              </w:r>
              <w:r w:rsidRPr="002F02C9">
                <w:rPr>
                  <w:rFonts w:ascii="Tahoma" w:eastAsiaTheme="minorEastAsia" w:hAnsi="Tahoma" w:hint="eastAsia"/>
                  <w:sz w:val="18"/>
                  <w:lang w:eastAsia="zh-TW"/>
                  <w:rPrChange w:id="5024" w:author="Chen, Ivy (陳素貞 IEC1)" w:date="2015-01-12T13:45:00Z">
                    <w:rPr>
                      <w:rFonts w:ascii="Tahoma" w:eastAsiaTheme="minorEastAsia" w:hAnsi="Tahoma" w:hint="eastAsi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="Tahoma" w:eastAsiaTheme="minorEastAsia" w:hAnsi="Tahoma"/>
                  <w:sz w:val="18"/>
                  <w:lang w:eastAsia="zh-TW"/>
                  <w:rPrChange w:id="5025" w:author="Chen, Ivy (陳素貞 IEC1)" w:date="2015-01-12T13:45:00Z">
                    <w:rPr>
                      <w:rFonts w:ascii="Tahoma" w:eastAsiaTheme="minorEastAsia" w:hAnsi="Tahoma"/>
                      <w:b/>
                      <w:bCs/>
                      <w:color w:val="0000FF"/>
                      <w:sz w:val="18"/>
                      <w:szCs w:val="28"/>
                      <w:u w:val="single"/>
                      <w:lang w:eastAsia="zh-TW"/>
                    </w:rPr>
                  </w:rPrChange>
                </w:rPr>
                <w:t>MajorPart</w:t>
              </w:r>
            </w:ins>
          </w:p>
          <w:p w:rsidR="007523BF" w:rsidRPr="002F02C9" w:rsidRDefault="00152C15" w:rsidP="00BC6562">
            <w:pPr>
              <w:rPr>
                <w:ins w:id="5026" w:author="Gao, Guan-Wei (高貫偉 ITC)" w:date="2012-07-31T10:44:00Z"/>
                <w:rFonts w:ascii="Arial" w:hAnsi="Arial" w:cs="Arial"/>
                <w:b/>
                <w:bCs/>
                <w:kern w:val="32"/>
                <w:sz w:val="32"/>
                <w:rPrChange w:id="5027" w:author="Chen, Ivy (陳素貞 IEC1)" w:date="2015-01-12T13:45:00Z">
                  <w:rPr>
                    <w:ins w:id="5028" w:author="Gao, Guan-Wei (高貫偉 ITC)" w:date="2012-07-31T10:44:00Z"/>
                    <w:rFonts w:ascii="Arial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ins w:id="5029" w:author="Gao, Guan-Wei (高貫偉 ITC)" w:date="2012-07-31T10:44:00Z">
              <w:del w:id="5030" w:author="IEC960923" w:date="2013-09-10T10:59:00Z">
                <w:r w:rsidRPr="002F02C9">
                  <w:rPr>
                    <w:strike/>
                    <w:rPrChange w:id="5031" w:author="Chen, Ivy (陳素貞 IEC1)" w:date="2015-01-12T13:45:00Z">
                      <w:rPr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Pre Station</w:delText>
                </w:r>
                <w:r w:rsidRPr="002F02C9">
                  <w:rPr>
                    <w:rFonts w:hint="eastAsia"/>
                    <w:strike/>
                    <w:rPrChange w:id="5032" w:author="Chen, Ivy (陳素貞 IEC1)" w:date="2015-01-12T13:45:00Z">
                      <w:rPr>
                        <w:rFonts w:hint="eastAsia"/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、</w:delText>
                </w:r>
                <w:r w:rsidRPr="002F02C9">
                  <w:rPr>
                    <w:strike/>
                    <w:rPrChange w:id="5033" w:author="Chen, Ivy (陳素貞 IEC1)" w:date="2015-01-12T13:45:00Z">
                      <w:rPr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Cur Station</w:delText>
                </w:r>
                <w:r w:rsidRPr="002F02C9">
                  <w:rPr>
                    <w:rFonts w:hint="eastAsia"/>
                    <w:strike/>
                    <w:rPrChange w:id="5034" w:author="Chen, Ivy (陳素貞 IEC1)" w:date="2015-01-12T13:45:00Z">
                      <w:rPr>
                        <w:rFonts w:hint="eastAsia"/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、</w:delText>
                </w:r>
                <w:r w:rsidRPr="002F02C9">
                  <w:rPr>
                    <w:strike/>
                    <w:rPrChange w:id="5035" w:author="Chen, Ivy (陳素貞 IEC1)" w:date="2015-01-12T13:45:00Z">
                      <w:rPr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Defect</w:delText>
                </w:r>
              </w:del>
              <w:r w:rsidRPr="002F02C9">
                <w:rPr>
                  <w:rFonts w:hint="eastAsia"/>
                  <w:rPrChange w:id="5036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栏位排序</w:t>
              </w:r>
            </w:ins>
          </w:p>
          <w:p w:rsidR="007523BF" w:rsidRPr="002F02C9" w:rsidRDefault="00152C15" w:rsidP="00BC6562">
            <w:pPr>
              <w:rPr>
                <w:ins w:id="5037" w:author="Gao, Guan-Wei (高貫偉 ITC)" w:date="2012-07-31T11:58:00Z"/>
                <w:rPrChange w:id="5038" w:author="Chen, Ivy (陳素貞 IEC1)" w:date="2015-01-12T13:45:00Z">
                  <w:rPr>
                    <w:ins w:id="5039" w:author="Gao, Guan-Wei (高貫偉 ITC)" w:date="2012-07-31T11:58:00Z"/>
                  </w:rPr>
                </w:rPrChange>
              </w:rPr>
            </w:pPr>
            <w:ins w:id="5040" w:author="Gao, Guan-Wei (高貫偉 ITC)" w:date="2012-07-31T10:44:00Z">
              <w:r w:rsidRPr="002F02C9">
                <w:rPr>
                  <w:rPrChange w:id="5041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Defect</w:t>
              </w:r>
              <w:r w:rsidRPr="002F02C9">
                <w:rPr>
                  <w:rFonts w:hint="eastAsia"/>
                  <w:rPrChange w:id="5042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栏位的数据显示为</w:t>
              </w:r>
              <w:r w:rsidRPr="002F02C9">
                <w:rPr>
                  <w:rPrChange w:id="5043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@DefectCode +</w:t>
              </w:r>
              <w:r w:rsidRPr="002F02C9">
                <w:rPr>
                  <w:rFonts w:hint="eastAsia"/>
                  <w:rPrChange w:id="5044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空格</w:t>
              </w:r>
              <w:r w:rsidRPr="002F02C9">
                <w:rPr>
                  <w:rPrChange w:id="5045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+@Descr</w:t>
              </w:r>
            </w:ins>
          </w:p>
          <w:p w:rsidR="001A5D16" w:rsidRPr="002F02C9" w:rsidRDefault="00152C15" w:rsidP="00BC6562">
            <w:pPr>
              <w:rPr>
                <w:ins w:id="5046" w:author="IEC960923" w:date="2013-05-20T15:29:00Z"/>
                <w:rFonts w:eastAsiaTheme="minorEastAsia"/>
                <w:lang w:eastAsia="zh-TW"/>
                <w:rPrChange w:id="5047" w:author="Chen, Ivy (陳素貞 IEC1)" w:date="2015-01-12T13:45:00Z">
                  <w:rPr>
                    <w:ins w:id="5048" w:author="IEC960923" w:date="2013-05-20T15:29:00Z"/>
                    <w:rFonts w:eastAsiaTheme="minorEastAsia"/>
                    <w:lang w:eastAsia="zh-TW"/>
                  </w:rPr>
                </w:rPrChange>
              </w:rPr>
            </w:pPr>
            <w:ins w:id="5049" w:author="Gao, Guan-Wei (高貫偉 ITC)" w:date="2012-07-31T11:58:00Z">
              <w:r w:rsidRPr="002F02C9">
                <w:rPr>
                  <w:rPrChange w:id="5050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Cause</w:t>
              </w:r>
              <w:r w:rsidRPr="002F02C9">
                <w:rPr>
                  <w:rFonts w:hint="eastAsia"/>
                  <w:rPrChange w:id="5051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栏位的数据显示为</w:t>
              </w:r>
              <w:r w:rsidRPr="002F02C9">
                <w:rPr>
                  <w:rPrChange w:id="5052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@Code</w:t>
              </w:r>
            </w:ins>
            <w:ins w:id="5053" w:author="Gao, Guan-Wei (高貫偉 ITC)" w:date="2012-07-31T11:59:00Z">
              <w:r w:rsidRPr="002F02C9">
                <w:rPr>
                  <w:rPrChange w:id="5054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+</w:t>
              </w:r>
              <w:r w:rsidRPr="002F02C9">
                <w:rPr>
                  <w:rFonts w:hint="eastAsia"/>
                  <w:rPrChange w:id="5055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空格</w:t>
              </w:r>
              <w:r w:rsidRPr="002F02C9">
                <w:rPr>
                  <w:rPrChange w:id="5056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+@Description</w:t>
              </w:r>
            </w:ins>
          </w:p>
          <w:p w:rsidR="00904CF0" w:rsidRPr="002F02C9" w:rsidRDefault="00152C15" w:rsidP="00BC6562">
            <w:pPr>
              <w:rPr>
                <w:ins w:id="5057" w:author="Gao, Guan-Wei (高貫偉 ITC)" w:date="2012-07-31T10:44:00Z"/>
                <w:rFonts w:ascii="Arial" w:eastAsiaTheme="minorEastAsia" w:hAnsi="Arial" w:cs="Arial"/>
                <w:b/>
                <w:bCs/>
                <w:kern w:val="32"/>
                <w:sz w:val="32"/>
                <w:lang w:eastAsia="zh-TW"/>
                <w:rPrChange w:id="5058" w:author="Chen, Ivy (陳素貞 IEC1)" w:date="2015-01-12T13:45:00Z">
                  <w:rPr>
                    <w:ins w:id="5059" w:author="Gao, Guan-Wei (高貫偉 ITC)" w:date="2012-07-31T10:44:00Z"/>
                    <w:rFonts w:ascii="Arial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ins w:id="5060" w:author="IEC960923" w:date="2013-05-20T15:29:00Z">
              <w:r w:rsidRPr="002F02C9">
                <w:rPr>
                  <w:rPrChange w:id="5061" w:author="Chen, Ivy (陳素貞 IEC1)" w:date="2015-01-12T13:45:00Z">
                    <w:rPr>
                      <w:rFonts w:asciiTheme="minorEastAsia" w:eastAsiaTheme="minorEastAsia" w:hAnsiTheme="minorEastAsia"/>
                      <w:b/>
                      <w:bCs/>
                      <w:color w:val="0000FF"/>
                      <w:szCs w:val="28"/>
                      <w:u w:val="single"/>
                      <w:lang w:eastAsia="zh-TW"/>
                    </w:rPr>
                  </w:rPrChange>
                </w:rPr>
                <w:t>MajorPart</w:t>
              </w:r>
              <w:r w:rsidRPr="002F02C9">
                <w:rPr>
                  <w:rFonts w:hint="eastAsia"/>
                  <w:rPrChange w:id="5062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栏位的数据显示为</w:t>
              </w:r>
              <w:r w:rsidRPr="002F02C9">
                <w:rPr>
                  <w:rPrChange w:id="5063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@Code+</w:t>
              </w:r>
              <w:r w:rsidRPr="002F02C9">
                <w:rPr>
                  <w:rFonts w:hint="eastAsia"/>
                  <w:rPrChange w:id="5064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空格</w:t>
              </w:r>
              <w:r w:rsidRPr="002F02C9">
                <w:rPr>
                  <w:rPrChange w:id="5065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+@Description</w:t>
              </w:r>
            </w:ins>
          </w:p>
          <w:p w:rsidR="007523BF" w:rsidRPr="002F02C9" w:rsidRDefault="00152C15" w:rsidP="000E6709">
            <w:pPr>
              <w:rPr>
                <w:ins w:id="5066" w:author="Gao, Guan-Wei (高貫偉 ITC)" w:date="2012-07-31T10:44:00Z"/>
                <w:rFonts w:ascii="Tahoma" w:hAnsi="Tahoma"/>
                <w:sz w:val="18"/>
                <w:rPrChange w:id="5067" w:author="Chen, Ivy (陳素貞 IEC1)" w:date="2015-01-12T13:45:00Z">
                  <w:rPr>
                    <w:ins w:id="5068" w:author="Gao, Guan-Wei (高貫偉 ITC)" w:date="2012-07-31T10:44:00Z"/>
                    <w:rFonts w:ascii="Tahoma" w:hAnsi="Tahoma"/>
                    <w:sz w:val="18"/>
                  </w:rPr>
                </w:rPrChange>
              </w:rPr>
            </w:pPr>
            <w:ins w:id="5069" w:author="Gao, Guan-Wei (高貫偉 ITC)" w:date="2012-07-31T10:44:00Z">
              <w:r w:rsidRPr="002F02C9">
                <w:rPr>
                  <w:rPrChange w:id="5070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Pre WC</w:t>
              </w:r>
              <w:r w:rsidRPr="002F02C9">
                <w:rPr>
                  <w:rFonts w:hint="eastAsia"/>
                  <w:rPrChange w:id="5071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5072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Cur WC</w:t>
              </w:r>
              <w:r w:rsidRPr="002F02C9">
                <w:rPr>
                  <w:rFonts w:hint="eastAsia"/>
                  <w:rPrChange w:id="5073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5074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Next WC</w:t>
              </w:r>
              <w:r w:rsidRPr="002F02C9">
                <w:rPr>
                  <w:rFonts w:hint="eastAsia"/>
                  <w:rPrChange w:id="5075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栏位的数据显示为</w:t>
              </w:r>
              <w:r w:rsidRPr="002F02C9">
                <w:rPr>
                  <w:rPrChange w:id="5076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@Station+</w:t>
              </w:r>
              <w:r w:rsidRPr="002F02C9">
                <w:rPr>
                  <w:rFonts w:hint="eastAsia"/>
                  <w:rPrChange w:id="5077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空格</w:t>
              </w:r>
              <w:r w:rsidRPr="002F02C9">
                <w:rPr>
                  <w:rPrChange w:id="5078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+@Name</w:t>
              </w:r>
            </w:ins>
          </w:p>
        </w:tc>
      </w:tr>
      <w:tr w:rsidR="007523BF" w:rsidRPr="002F02C9" w:rsidTr="000E6709">
        <w:tc>
          <w:tcPr>
            <w:tcW w:w="445" w:type="dxa"/>
          </w:tcPr>
          <w:p w:rsidR="007523BF" w:rsidRPr="002F02C9" w:rsidRDefault="00152C15" w:rsidP="000E6709">
            <w:pPr>
              <w:rPr>
                <w:rPrChange w:id="5079" w:author="Chen, Ivy (陳素貞 IEC1)" w:date="2015-01-12T13:45:00Z">
                  <w:rPr/>
                </w:rPrChange>
              </w:rPr>
            </w:pPr>
            <w:ins w:id="5080" w:author="IEC960923" w:date="2013-05-20T15:39:00Z">
              <w:r w:rsidRPr="002F02C9">
                <w:rPr>
                  <w:rFonts w:eastAsiaTheme="minorEastAsia"/>
                  <w:lang w:eastAsia="zh-TW"/>
                  <w:rPrChange w:id="5081" w:author="Chen, Ivy (陳素貞 IEC1)" w:date="2015-01-12T13:45:00Z">
                    <w:rPr>
                      <w:rFonts w:eastAsiaTheme="minorEastAsia"/>
                      <w:color w:val="0000FF"/>
                      <w:u w:val="single"/>
                      <w:lang w:eastAsia="zh-TW"/>
                    </w:rPr>
                  </w:rPrChange>
                </w:rPr>
                <w:t>4</w:t>
              </w:r>
            </w:ins>
            <w:ins w:id="5082" w:author="Gao, Guan-Wei (高貫偉 ITC)" w:date="2012-07-31T10:44:00Z">
              <w:del w:id="5083" w:author="IEC960923" w:date="2013-05-20T15:39:00Z">
                <w:r w:rsidRPr="002F02C9">
                  <w:rPr>
                    <w:rPrChange w:id="5084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3</w:delText>
                </w:r>
              </w:del>
            </w:ins>
            <w:del w:id="5085" w:author="Gao, Guan-Wei (高貫偉 ITC)" w:date="2012-07-31T10:44:00Z">
              <w:r w:rsidRPr="002F02C9">
                <w:rPr>
                  <w:rPrChange w:id="508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delText>2</w:delText>
              </w:r>
            </w:del>
          </w:p>
        </w:tc>
        <w:tc>
          <w:tcPr>
            <w:tcW w:w="1310" w:type="dxa"/>
          </w:tcPr>
          <w:p w:rsidR="007523BF" w:rsidRPr="002F02C9" w:rsidRDefault="00152C15" w:rsidP="000E6709">
            <w:pPr>
              <w:rPr>
                <w:rPrChange w:id="5087" w:author="Chen, Ivy (陳素貞 IEC1)" w:date="2015-01-12T13:45:00Z">
                  <w:rPr/>
                </w:rPrChange>
              </w:rPr>
            </w:pPr>
            <w:r w:rsidRPr="002F02C9">
              <w:rPr>
                <w:rPrChange w:id="5088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Delete</w:t>
            </w:r>
          </w:p>
        </w:tc>
        <w:tc>
          <w:tcPr>
            <w:tcW w:w="916" w:type="dxa"/>
          </w:tcPr>
          <w:p w:rsidR="007523BF" w:rsidRPr="002F02C9" w:rsidRDefault="00152C15" w:rsidP="000E6709">
            <w:pPr>
              <w:rPr>
                <w:rFonts w:ascii="SimSun" w:hAnsi="SimSun"/>
                <w:rPrChange w:id="5089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5090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Button</w:t>
            </w:r>
          </w:p>
        </w:tc>
        <w:tc>
          <w:tcPr>
            <w:tcW w:w="677" w:type="dxa"/>
          </w:tcPr>
          <w:p w:rsidR="007523BF" w:rsidRPr="002F02C9" w:rsidRDefault="007523BF" w:rsidP="000E6709">
            <w:pPr>
              <w:rPr>
                <w:rPrChange w:id="5091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7523BF" w:rsidRPr="002F02C9" w:rsidRDefault="00152C15" w:rsidP="000E6709">
            <w:pPr>
              <w:rPr>
                <w:rFonts w:ascii="SimSun" w:hAnsi="SimSun"/>
                <w:rPrChange w:id="5092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5093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“</w:t>
            </w:r>
            <w:r w:rsidRPr="002F02C9">
              <w:rPr>
                <w:rFonts w:ascii="SimSun" w:hAnsi="SimSun"/>
                <w:rPrChange w:id="5094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Delete</w:t>
            </w:r>
            <w:r w:rsidRPr="002F02C9">
              <w:rPr>
                <w:rFonts w:ascii="SimSun" w:hAnsi="SimSun" w:hint="eastAsia"/>
                <w:rPrChange w:id="5095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”</w:t>
            </w:r>
          </w:p>
          <w:p w:rsidR="007523BF" w:rsidRPr="002F02C9" w:rsidRDefault="00152C15" w:rsidP="000E6709">
            <w:pPr>
              <w:rPr>
                <w:rFonts w:eastAsia="新細明體"/>
                <w:lang w:eastAsia="zh-TW"/>
                <w:rPrChange w:id="5096" w:author="Chen, Ivy (陳素貞 IEC1)" w:date="2015-01-12T13:45:00Z">
                  <w:rPr>
                    <w:rFonts w:eastAsia="新細明體"/>
                    <w:lang w:eastAsia="zh-TW"/>
                  </w:rPr>
                </w:rPrChange>
              </w:rPr>
            </w:pPr>
            <w:r w:rsidRPr="002F02C9">
              <w:rPr>
                <w:rFonts w:ascii="SimSun" w:hAnsi="SimSun"/>
                <w:rPrChange w:id="5097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Disable</w:t>
            </w:r>
          </w:p>
        </w:tc>
        <w:tc>
          <w:tcPr>
            <w:tcW w:w="680" w:type="dxa"/>
          </w:tcPr>
          <w:p w:rsidR="007523BF" w:rsidRPr="002F02C9" w:rsidRDefault="007523BF" w:rsidP="000E6709">
            <w:pPr>
              <w:rPr>
                <w:rPrChange w:id="5098" w:author="Chen, Ivy (陳素貞 IEC1)" w:date="2015-01-12T13:45:00Z">
                  <w:rPr/>
                </w:rPrChange>
              </w:rPr>
            </w:pPr>
          </w:p>
        </w:tc>
        <w:tc>
          <w:tcPr>
            <w:tcW w:w="2728" w:type="dxa"/>
          </w:tcPr>
          <w:p w:rsidR="007523BF" w:rsidRPr="002F02C9" w:rsidRDefault="00152C15" w:rsidP="000E6709">
            <w:pPr>
              <w:rPr>
                <w:rFonts w:ascii="SimSun"/>
                <w:rPrChange w:id="5099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eastAsia="新細明體"/>
                <w:rPrChange w:id="5100" w:author="Chen, Ivy (陳素貞 IEC1)" w:date="2015-01-12T13:45:00Z">
                  <w:rPr>
                    <w:rFonts w:eastAsia="新細明體"/>
                    <w:color w:val="0000FF"/>
                    <w:u w:val="single"/>
                  </w:rPr>
                </w:rPrChange>
              </w:rPr>
              <w:t>Click</w:t>
            </w:r>
            <w:r w:rsidRPr="002F02C9">
              <w:rPr>
                <w:rFonts w:eastAsia="新細明體" w:hint="eastAsia"/>
                <w:rPrChange w:id="5101" w:author="Chen, Ivy (陳素貞 IEC1)" w:date="2015-01-12T13:45:00Z">
                  <w:rPr>
                    <w:rFonts w:eastAsia="新細明體" w:hint="eastAsia"/>
                    <w:color w:val="0000FF"/>
                    <w:u w:val="single"/>
                  </w:rPr>
                </w:rPrChange>
              </w:rPr>
              <w:t>：</w:t>
            </w:r>
            <w:r w:rsidRPr="002F02C9">
              <w:rPr>
                <w:rFonts w:ascii="SimSun" w:hAnsi="SimSun"/>
                <w:rPrChange w:id="5102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1</w:t>
            </w:r>
            <w:r w:rsidRPr="002F02C9">
              <w:rPr>
                <w:rFonts w:ascii="SimSun" w:hAnsi="SimSun" w:hint="eastAsia"/>
                <w:rPrChange w:id="5103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</w:t>
            </w:r>
            <w:r w:rsidRPr="002F02C9">
              <w:rPr>
                <w:rFonts w:ascii="SimSun" w:hAnsi="SimSun"/>
                <w:rPrChange w:id="5104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Defect Station List</w:t>
            </w:r>
            <w:r w:rsidRPr="002F02C9">
              <w:rPr>
                <w:rFonts w:ascii="SimSun" w:hAnsi="SimSun" w:hint="eastAsia"/>
                <w:rPrChange w:id="5105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中当前没有任何行被选，则提示用户，放弃后续操作。</w:t>
            </w:r>
          </w:p>
          <w:p w:rsidR="007523BF" w:rsidRPr="002F02C9" w:rsidRDefault="00152C15" w:rsidP="000E6709">
            <w:pPr>
              <w:rPr>
                <w:rFonts w:ascii="SimSun"/>
                <w:rPrChange w:id="5106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5107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2</w:t>
            </w:r>
            <w:r w:rsidRPr="002F02C9">
              <w:rPr>
                <w:rFonts w:ascii="SimSun" w:hAnsi="SimSun" w:hint="eastAsia"/>
                <w:rPrChange w:id="5108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、要求用户再次确认要执行删除操作。</w:t>
            </w:r>
          </w:p>
          <w:p w:rsidR="007523BF" w:rsidRPr="002F02C9" w:rsidRDefault="00152C15" w:rsidP="000E6709">
            <w:pPr>
              <w:rPr>
                <w:rFonts w:ascii="SimSun"/>
                <w:rPrChange w:id="5109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5110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3</w:t>
            </w:r>
            <w:r w:rsidRPr="002F02C9">
              <w:rPr>
                <w:rFonts w:ascii="SimSun" w:hAnsi="SimSun" w:hint="eastAsia"/>
                <w:rPrChange w:id="5111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、若用户选择放弃，则放弃后续操作。</w:t>
            </w:r>
          </w:p>
          <w:p w:rsidR="007523BF" w:rsidRPr="002F02C9" w:rsidRDefault="00152C15" w:rsidP="000E6709">
            <w:pPr>
              <w:rPr>
                <w:rFonts w:ascii="SimSun"/>
                <w:rPrChange w:id="5112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5113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4</w:t>
            </w:r>
            <w:r w:rsidRPr="002F02C9">
              <w:rPr>
                <w:rFonts w:ascii="SimSun" w:hAnsi="SimSun" w:hint="eastAsia"/>
                <w:rPrChange w:id="5114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、删除该行数据。</w:t>
            </w:r>
          </w:p>
        </w:tc>
        <w:tc>
          <w:tcPr>
            <w:tcW w:w="2629" w:type="dxa"/>
          </w:tcPr>
          <w:p w:rsidR="007523BF" w:rsidRPr="002F02C9" w:rsidRDefault="007523BF" w:rsidP="000E6709">
            <w:pPr>
              <w:rPr>
                <w:rPrChange w:id="5115" w:author="Chen, Ivy (陳素貞 IEC1)" w:date="2015-01-12T13:45:00Z">
                  <w:rPr/>
                </w:rPrChange>
              </w:rPr>
            </w:pPr>
          </w:p>
        </w:tc>
      </w:tr>
      <w:tr w:rsidR="007523BF" w:rsidRPr="002F02C9" w:rsidTr="00835BEA">
        <w:tc>
          <w:tcPr>
            <w:tcW w:w="445" w:type="dxa"/>
          </w:tcPr>
          <w:p w:rsidR="007523BF" w:rsidRPr="002F02C9" w:rsidRDefault="00152C15" w:rsidP="00835BEA">
            <w:pPr>
              <w:rPr>
                <w:rPrChange w:id="5116" w:author="Chen, Ivy (陳素貞 IEC1)" w:date="2015-01-12T13:45:00Z">
                  <w:rPr/>
                </w:rPrChange>
              </w:rPr>
            </w:pPr>
            <w:ins w:id="5117" w:author="IEC960923" w:date="2013-05-20T15:40:00Z">
              <w:r w:rsidRPr="002F02C9">
                <w:rPr>
                  <w:rFonts w:eastAsiaTheme="minorEastAsia"/>
                  <w:lang w:eastAsia="zh-TW"/>
                  <w:rPrChange w:id="5118" w:author="Chen, Ivy (陳素貞 IEC1)" w:date="2015-01-12T13:45:00Z">
                    <w:rPr>
                      <w:rFonts w:eastAsiaTheme="minorEastAsia"/>
                      <w:color w:val="0000FF"/>
                      <w:u w:val="single"/>
                      <w:lang w:eastAsia="zh-TW"/>
                    </w:rPr>
                  </w:rPrChange>
                </w:rPr>
                <w:t>5</w:t>
              </w:r>
            </w:ins>
            <w:ins w:id="5119" w:author="Gao, Guan-Wei (高貫偉 ITC)" w:date="2012-07-31T10:44:00Z">
              <w:del w:id="5120" w:author="IEC960923" w:date="2013-05-20T15:40:00Z">
                <w:r w:rsidRPr="002F02C9">
                  <w:rPr>
                    <w:rPrChange w:id="5121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4</w:delText>
                </w:r>
              </w:del>
            </w:ins>
            <w:del w:id="5122" w:author="Gao, Guan-Wei (高貫偉 ITC)" w:date="2012-07-31T10:44:00Z">
              <w:r w:rsidRPr="002F02C9">
                <w:rPr>
                  <w:rPrChange w:id="512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delText>3</w:delText>
              </w:r>
            </w:del>
          </w:p>
        </w:tc>
        <w:tc>
          <w:tcPr>
            <w:tcW w:w="1310" w:type="dxa"/>
          </w:tcPr>
          <w:p w:rsidR="007523BF" w:rsidRPr="002F02C9" w:rsidRDefault="00152C15" w:rsidP="00835BEA">
            <w:pPr>
              <w:rPr>
                <w:rPrChange w:id="5124" w:author="Chen, Ivy (陳素貞 IEC1)" w:date="2015-01-12T13:45:00Z">
                  <w:rPr/>
                </w:rPrChange>
              </w:rPr>
            </w:pPr>
            <w:r w:rsidRPr="002F02C9">
              <w:rPr>
                <w:rPrChange w:id="5125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Pre WC</w:t>
            </w:r>
          </w:p>
        </w:tc>
        <w:tc>
          <w:tcPr>
            <w:tcW w:w="916" w:type="dxa"/>
          </w:tcPr>
          <w:p w:rsidR="007523BF" w:rsidRPr="002F02C9" w:rsidRDefault="00152C15" w:rsidP="00835BEA">
            <w:pPr>
              <w:rPr>
                <w:rFonts w:ascii="SimSun" w:hAnsi="SimSun"/>
                <w:rPrChange w:id="5126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5127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Select</w:t>
            </w:r>
          </w:p>
        </w:tc>
        <w:tc>
          <w:tcPr>
            <w:tcW w:w="677" w:type="dxa"/>
          </w:tcPr>
          <w:p w:rsidR="007523BF" w:rsidRPr="002F02C9" w:rsidRDefault="007523BF" w:rsidP="00835BEA">
            <w:pPr>
              <w:rPr>
                <w:rPrChange w:id="5128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7523BF" w:rsidRPr="002F02C9" w:rsidRDefault="00152C15" w:rsidP="00835BEA">
            <w:pPr>
              <w:rPr>
                <w:rFonts w:ascii="SimSun" w:hAnsi="SimSun"/>
                <w:rPrChange w:id="5129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5130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空</w:t>
            </w:r>
          </w:p>
        </w:tc>
        <w:tc>
          <w:tcPr>
            <w:tcW w:w="680" w:type="dxa"/>
          </w:tcPr>
          <w:p w:rsidR="007523BF" w:rsidRPr="002F02C9" w:rsidRDefault="00152C15" w:rsidP="00835BEA">
            <w:pPr>
              <w:rPr>
                <w:rPrChange w:id="5131" w:author="Chen, Ivy (陳素貞 IEC1)" w:date="2015-01-12T13:45:00Z">
                  <w:rPr/>
                </w:rPrChange>
              </w:rPr>
            </w:pPr>
            <w:r w:rsidRPr="002F02C9">
              <w:rPr>
                <w:rFonts w:hint="eastAsia"/>
                <w:rPrChange w:id="5132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是</w:t>
            </w:r>
          </w:p>
        </w:tc>
        <w:tc>
          <w:tcPr>
            <w:tcW w:w="2728" w:type="dxa"/>
          </w:tcPr>
          <w:p w:rsidR="007523BF" w:rsidRPr="002F02C9" w:rsidRDefault="007523BF" w:rsidP="00835BEA">
            <w:pPr>
              <w:rPr>
                <w:rFonts w:eastAsia="新細明體"/>
                <w:rPrChange w:id="5133" w:author="Chen, Ivy (陳素貞 IEC1)" w:date="2015-01-12T13:45:00Z">
                  <w:rPr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7523BF" w:rsidRPr="002F02C9" w:rsidRDefault="00152C15" w:rsidP="00835BEA">
            <w:pPr>
              <w:rPr>
                <w:rPrChange w:id="5134" w:author="Chen, Ivy (陳素貞 IEC1)" w:date="2015-01-12T13:45:00Z">
                  <w:rPr/>
                </w:rPrChange>
              </w:rPr>
            </w:pPr>
            <w:r w:rsidRPr="002F02C9">
              <w:rPr>
                <w:rFonts w:hint="eastAsia"/>
                <w:rPrChange w:id="5135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选项包括一个空项以及系统定义的所有</w:t>
            </w:r>
            <w:r w:rsidRPr="002F02C9">
              <w:rPr>
                <w:rPrChange w:id="5136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Station</w:t>
            </w:r>
            <w:r w:rsidRPr="002F02C9">
              <w:rPr>
                <w:rFonts w:hint="eastAsia"/>
                <w:rPrChange w:id="5137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（</w:t>
            </w:r>
            <w:r w:rsidRPr="002F02C9">
              <w:rPr>
                <w:rPrChange w:id="5138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Value=@Station</w:t>
            </w:r>
            <w:r w:rsidRPr="002F02C9">
              <w:rPr>
                <w:rFonts w:hint="eastAsia"/>
                <w:rPrChange w:id="5139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，</w:t>
            </w:r>
            <w:r w:rsidRPr="002F02C9">
              <w:rPr>
                <w:rPrChange w:id="5140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Text=@Station+</w:t>
            </w:r>
            <w:r w:rsidRPr="002F02C9">
              <w:rPr>
                <w:rFonts w:hint="eastAsia"/>
                <w:rPrChange w:id="5141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空格</w:t>
            </w:r>
            <w:r w:rsidRPr="002F02C9">
              <w:rPr>
                <w:rPrChange w:id="5142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+@Name</w:t>
            </w:r>
            <w:r w:rsidRPr="002F02C9">
              <w:rPr>
                <w:rFonts w:hint="eastAsia"/>
                <w:rPrChange w:id="5143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）</w:t>
            </w:r>
          </w:p>
          <w:p w:rsidR="007523BF" w:rsidRPr="002F02C9" w:rsidRDefault="007523BF" w:rsidP="00835BEA">
            <w:pPr>
              <w:rPr>
                <w:rPrChange w:id="5144" w:author="Chen, Ivy (陳素貞 IEC1)" w:date="2015-01-12T13:45:00Z">
                  <w:rPr/>
                </w:rPrChange>
              </w:rPr>
            </w:pPr>
          </w:p>
          <w:p w:rsidR="007523BF" w:rsidRPr="002F02C9" w:rsidRDefault="00152C15" w:rsidP="00835BEA">
            <w:pPr>
              <w:rPr>
                <w:rPrChange w:id="5145" w:author="Chen, Ivy (陳素貞 IEC1)" w:date="2015-01-12T13:45:00Z">
                  <w:rPr/>
                </w:rPrChange>
              </w:rPr>
            </w:pPr>
            <w:r w:rsidRPr="002F02C9">
              <w:rPr>
                <w:rFonts w:hint="eastAsia"/>
                <w:rPrChange w:id="5146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取得</w:t>
            </w:r>
            <w:r w:rsidRPr="002F02C9">
              <w:rPr>
                <w:rPrChange w:id="5147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Station</w:t>
            </w:r>
            <w:r w:rsidRPr="002F02C9">
              <w:rPr>
                <w:rFonts w:hint="eastAsia"/>
                <w:rPrChange w:id="5148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的方法：</w:t>
            </w:r>
          </w:p>
          <w:p w:rsidR="007523BF" w:rsidRPr="002F02C9" w:rsidRDefault="00152C15">
            <w:pPr>
              <w:rPr>
                <w:rFonts w:ascii="Arial" w:hAnsi="Arial" w:cs="Arial"/>
                <w:b/>
                <w:bCs/>
                <w:kern w:val="32"/>
                <w:sz w:val="32"/>
                <w:rPrChange w:id="5149" w:author="Chen, Ivy (陳素貞 IEC1)" w:date="2015-01-12T13:45:00Z">
                  <w:rPr>
                    <w:rFonts w:ascii="Arial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r w:rsidRPr="002F02C9">
              <w:rPr>
                <w:rPrChange w:id="5150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Select Station, Name from Station order by Station</w:t>
            </w:r>
          </w:p>
        </w:tc>
      </w:tr>
      <w:tr w:rsidR="007523BF" w:rsidRPr="002F02C9" w:rsidTr="00835BEA">
        <w:tc>
          <w:tcPr>
            <w:tcW w:w="445" w:type="dxa"/>
          </w:tcPr>
          <w:p w:rsidR="007523BF" w:rsidRPr="002F02C9" w:rsidRDefault="00152C15" w:rsidP="00835BEA">
            <w:pPr>
              <w:rPr>
                <w:rPrChange w:id="5151" w:author="Chen, Ivy (陳素貞 IEC1)" w:date="2015-01-12T13:45:00Z">
                  <w:rPr/>
                </w:rPrChange>
              </w:rPr>
            </w:pPr>
            <w:ins w:id="5152" w:author="IEC960923" w:date="2013-05-20T15:43:00Z">
              <w:r w:rsidRPr="002F02C9">
                <w:rPr>
                  <w:rFonts w:eastAsiaTheme="minorEastAsia"/>
                  <w:lang w:eastAsia="zh-TW"/>
                  <w:rPrChange w:id="5153" w:author="Chen, Ivy (陳素貞 IEC1)" w:date="2015-01-12T13:45:00Z">
                    <w:rPr>
                      <w:rFonts w:eastAsiaTheme="minorEastAsia"/>
                      <w:color w:val="0000FF"/>
                      <w:u w:val="single"/>
                      <w:lang w:eastAsia="zh-TW"/>
                    </w:rPr>
                  </w:rPrChange>
                </w:rPr>
                <w:t>6</w:t>
              </w:r>
            </w:ins>
            <w:ins w:id="5154" w:author="Gao, Guan-Wei (高貫偉 ITC)" w:date="2012-07-31T10:44:00Z">
              <w:del w:id="5155" w:author="IEC960923" w:date="2013-05-20T15:43:00Z">
                <w:r w:rsidRPr="002F02C9">
                  <w:rPr>
                    <w:rPrChange w:id="5156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5</w:delText>
                </w:r>
              </w:del>
            </w:ins>
            <w:del w:id="5157" w:author="Gao, Guan-Wei (高貫偉 ITC)" w:date="2012-07-31T10:44:00Z">
              <w:r w:rsidRPr="002F02C9">
                <w:rPr>
                  <w:rPrChange w:id="515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delText>4</w:delText>
              </w:r>
            </w:del>
          </w:p>
        </w:tc>
        <w:tc>
          <w:tcPr>
            <w:tcW w:w="1310" w:type="dxa"/>
          </w:tcPr>
          <w:p w:rsidR="007523BF" w:rsidRPr="002F02C9" w:rsidRDefault="00152C15" w:rsidP="00835BEA">
            <w:pPr>
              <w:rPr>
                <w:rPrChange w:id="5159" w:author="Chen, Ivy (陳素貞 IEC1)" w:date="2015-01-12T13:45:00Z">
                  <w:rPr/>
                </w:rPrChange>
              </w:rPr>
            </w:pPr>
            <w:r w:rsidRPr="002F02C9">
              <w:rPr>
                <w:rPrChange w:id="5160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Cur WC</w:t>
            </w:r>
          </w:p>
        </w:tc>
        <w:tc>
          <w:tcPr>
            <w:tcW w:w="916" w:type="dxa"/>
          </w:tcPr>
          <w:p w:rsidR="007523BF" w:rsidRPr="002F02C9" w:rsidRDefault="00152C15" w:rsidP="00835BEA">
            <w:pPr>
              <w:rPr>
                <w:rFonts w:ascii="SimSun" w:hAnsi="SimSun"/>
                <w:rPrChange w:id="5161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5162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Select</w:t>
            </w:r>
          </w:p>
        </w:tc>
        <w:tc>
          <w:tcPr>
            <w:tcW w:w="677" w:type="dxa"/>
          </w:tcPr>
          <w:p w:rsidR="007523BF" w:rsidRPr="002F02C9" w:rsidRDefault="007523BF" w:rsidP="00835BEA">
            <w:pPr>
              <w:rPr>
                <w:rPrChange w:id="5163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7523BF" w:rsidRPr="002F02C9" w:rsidRDefault="00152C15" w:rsidP="00835BEA">
            <w:pPr>
              <w:rPr>
                <w:rFonts w:ascii="SimSun" w:hAnsi="SimSun"/>
                <w:rPrChange w:id="5164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5165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空</w:t>
            </w:r>
          </w:p>
        </w:tc>
        <w:tc>
          <w:tcPr>
            <w:tcW w:w="680" w:type="dxa"/>
          </w:tcPr>
          <w:p w:rsidR="007523BF" w:rsidRPr="002F02C9" w:rsidRDefault="00152C15" w:rsidP="00835BEA">
            <w:pPr>
              <w:rPr>
                <w:rPrChange w:id="5166" w:author="Chen, Ivy (陳素貞 IEC1)" w:date="2015-01-12T13:45:00Z">
                  <w:rPr/>
                </w:rPrChange>
              </w:rPr>
            </w:pPr>
            <w:r w:rsidRPr="002F02C9">
              <w:rPr>
                <w:rFonts w:hint="eastAsia"/>
                <w:rPrChange w:id="5167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是</w:t>
            </w:r>
          </w:p>
        </w:tc>
        <w:tc>
          <w:tcPr>
            <w:tcW w:w="2728" w:type="dxa"/>
          </w:tcPr>
          <w:p w:rsidR="007523BF" w:rsidRPr="002F02C9" w:rsidRDefault="007523BF" w:rsidP="00835BEA">
            <w:pPr>
              <w:rPr>
                <w:rFonts w:eastAsia="新細明體"/>
                <w:rPrChange w:id="5168" w:author="Chen, Ivy (陳素貞 IEC1)" w:date="2015-01-12T13:45:00Z">
                  <w:rPr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7523BF" w:rsidRPr="002F02C9" w:rsidRDefault="00152C15" w:rsidP="00835BEA">
            <w:pPr>
              <w:rPr>
                <w:rPrChange w:id="5169" w:author="Chen, Ivy (陳素貞 IEC1)" w:date="2015-01-12T13:45:00Z">
                  <w:rPr/>
                </w:rPrChange>
              </w:rPr>
            </w:pPr>
            <w:r w:rsidRPr="002F02C9">
              <w:rPr>
                <w:rFonts w:hint="eastAsia"/>
                <w:rPrChange w:id="5170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选项包括一个空项以及系统定义的所有</w:t>
            </w:r>
            <w:r w:rsidRPr="002F02C9">
              <w:rPr>
                <w:rPrChange w:id="5171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Station</w:t>
            </w:r>
            <w:r w:rsidRPr="002F02C9">
              <w:rPr>
                <w:rFonts w:hint="eastAsia"/>
                <w:rPrChange w:id="5172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（</w:t>
            </w:r>
            <w:r w:rsidRPr="002F02C9">
              <w:rPr>
                <w:rPrChange w:id="5173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Value=@Station</w:t>
            </w:r>
            <w:r w:rsidRPr="002F02C9">
              <w:rPr>
                <w:rFonts w:hint="eastAsia"/>
                <w:rPrChange w:id="5174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，</w:t>
            </w:r>
            <w:r w:rsidRPr="002F02C9">
              <w:rPr>
                <w:rPrChange w:id="5175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lastRenderedPageBreak/>
              <w:t>Text=@Station+</w:t>
            </w:r>
            <w:r w:rsidRPr="002F02C9">
              <w:rPr>
                <w:rFonts w:hint="eastAsia"/>
                <w:rPrChange w:id="5176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空格</w:t>
            </w:r>
            <w:r w:rsidRPr="002F02C9">
              <w:rPr>
                <w:rPrChange w:id="5177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+@Name</w:t>
            </w:r>
            <w:r w:rsidRPr="002F02C9">
              <w:rPr>
                <w:rFonts w:hint="eastAsia"/>
                <w:rPrChange w:id="5178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）</w:t>
            </w:r>
          </w:p>
          <w:p w:rsidR="007523BF" w:rsidRPr="002F02C9" w:rsidRDefault="007523BF" w:rsidP="00835BEA">
            <w:pPr>
              <w:rPr>
                <w:rPrChange w:id="5179" w:author="Chen, Ivy (陳素貞 IEC1)" w:date="2015-01-12T13:45:00Z">
                  <w:rPr/>
                </w:rPrChange>
              </w:rPr>
            </w:pPr>
          </w:p>
          <w:p w:rsidR="007523BF" w:rsidRPr="002F02C9" w:rsidRDefault="00152C15" w:rsidP="00835BEA">
            <w:pPr>
              <w:rPr>
                <w:rPrChange w:id="5180" w:author="Chen, Ivy (陳素貞 IEC1)" w:date="2015-01-12T13:45:00Z">
                  <w:rPr/>
                </w:rPrChange>
              </w:rPr>
            </w:pPr>
            <w:r w:rsidRPr="002F02C9">
              <w:rPr>
                <w:rFonts w:hint="eastAsia"/>
                <w:rPrChange w:id="5181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取得</w:t>
            </w:r>
            <w:r w:rsidRPr="002F02C9">
              <w:rPr>
                <w:rPrChange w:id="5182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Station</w:t>
            </w:r>
            <w:r w:rsidRPr="002F02C9">
              <w:rPr>
                <w:rFonts w:hint="eastAsia"/>
                <w:rPrChange w:id="5183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的方法：</w:t>
            </w:r>
          </w:p>
          <w:p w:rsidR="007523BF" w:rsidRPr="002F02C9" w:rsidRDefault="00152C15" w:rsidP="00835BEA">
            <w:pPr>
              <w:rPr>
                <w:rPrChange w:id="5184" w:author="Chen, Ivy (陳素貞 IEC1)" w:date="2015-01-12T13:45:00Z">
                  <w:rPr/>
                </w:rPrChange>
              </w:rPr>
            </w:pPr>
            <w:r w:rsidRPr="002F02C9">
              <w:rPr>
                <w:rPrChange w:id="5185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Select Station, Name from Station order by Station</w:t>
            </w:r>
          </w:p>
        </w:tc>
      </w:tr>
      <w:tr w:rsidR="007523BF" w:rsidRPr="002F02C9" w:rsidTr="00835BEA">
        <w:tc>
          <w:tcPr>
            <w:tcW w:w="445" w:type="dxa"/>
          </w:tcPr>
          <w:p w:rsidR="007523BF" w:rsidRPr="002F02C9" w:rsidRDefault="00152C15" w:rsidP="00835BEA">
            <w:pPr>
              <w:rPr>
                <w:rPrChange w:id="5186" w:author="Chen, Ivy (陳素貞 IEC1)" w:date="2015-01-12T13:45:00Z">
                  <w:rPr/>
                </w:rPrChange>
              </w:rPr>
            </w:pPr>
            <w:ins w:id="5187" w:author="IEC960923" w:date="2013-05-20T16:01:00Z">
              <w:r w:rsidRPr="002F02C9">
                <w:rPr>
                  <w:rFonts w:eastAsiaTheme="minorEastAsia"/>
                  <w:lang w:eastAsia="zh-TW"/>
                  <w:rPrChange w:id="5188" w:author="Chen, Ivy (陳素貞 IEC1)" w:date="2015-01-12T13:45:00Z">
                    <w:rPr>
                      <w:rFonts w:eastAsiaTheme="minorEastAsia"/>
                      <w:color w:val="0000FF"/>
                      <w:u w:val="single"/>
                      <w:lang w:eastAsia="zh-TW"/>
                    </w:rPr>
                  </w:rPrChange>
                </w:rPr>
                <w:lastRenderedPageBreak/>
                <w:t>7</w:t>
              </w:r>
            </w:ins>
            <w:ins w:id="5189" w:author="Gao, Guan-Wei (高貫偉 ITC)" w:date="2012-07-31T10:44:00Z">
              <w:del w:id="5190" w:author="IEC960923" w:date="2013-05-20T15:43:00Z">
                <w:r w:rsidRPr="002F02C9">
                  <w:rPr>
                    <w:rPrChange w:id="5191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6</w:delText>
                </w:r>
              </w:del>
            </w:ins>
            <w:del w:id="5192" w:author="Gao, Guan-Wei (高貫偉 ITC)" w:date="2012-07-31T10:44:00Z">
              <w:r w:rsidRPr="002F02C9">
                <w:rPr>
                  <w:rPrChange w:id="519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delText>5</w:delText>
              </w:r>
            </w:del>
          </w:p>
        </w:tc>
        <w:tc>
          <w:tcPr>
            <w:tcW w:w="1310" w:type="dxa"/>
          </w:tcPr>
          <w:p w:rsidR="007523BF" w:rsidRPr="002F02C9" w:rsidRDefault="00152C15" w:rsidP="00835BEA">
            <w:pPr>
              <w:rPr>
                <w:rPrChange w:id="5194" w:author="Chen, Ivy (陳素貞 IEC1)" w:date="2015-01-12T13:45:00Z">
                  <w:rPr/>
                </w:rPrChange>
              </w:rPr>
            </w:pPr>
            <w:r w:rsidRPr="002F02C9">
              <w:rPr>
                <w:rPrChange w:id="5195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Defect</w:t>
            </w:r>
          </w:p>
        </w:tc>
        <w:tc>
          <w:tcPr>
            <w:tcW w:w="916" w:type="dxa"/>
          </w:tcPr>
          <w:p w:rsidR="007523BF" w:rsidRPr="002F02C9" w:rsidRDefault="00152C15" w:rsidP="00835BEA">
            <w:pPr>
              <w:rPr>
                <w:rFonts w:ascii="SimSun" w:hAnsi="SimSun"/>
                <w:rPrChange w:id="5196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5197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Select</w:t>
            </w:r>
          </w:p>
        </w:tc>
        <w:tc>
          <w:tcPr>
            <w:tcW w:w="677" w:type="dxa"/>
          </w:tcPr>
          <w:p w:rsidR="007523BF" w:rsidRPr="002F02C9" w:rsidRDefault="007523BF" w:rsidP="00835BEA">
            <w:pPr>
              <w:rPr>
                <w:rPrChange w:id="5198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7523BF" w:rsidRPr="002F02C9" w:rsidRDefault="00152C15" w:rsidP="00835BEA">
            <w:pPr>
              <w:rPr>
                <w:rFonts w:ascii="SimSun" w:hAnsi="SimSun"/>
                <w:rPrChange w:id="5199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5200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空</w:t>
            </w:r>
          </w:p>
        </w:tc>
        <w:tc>
          <w:tcPr>
            <w:tcW w:w="680" w:type="dxa"/>
          </w:tcPr>
          <w:p w:rsidR="007523BF" w:rsidRPr="002F02C9" w:rsidRDefault="00152C15" w:rsidP="00835BEA">
            <w:pPr>
              <w:rPr>
                <w:strike/>
                <w:rPrChange w:id="5201" w:author="Chen, Ivy (陳素貞 IEC1)" w:date="2015-01-12T13:45:00Z">
                  <w:rPr/>
                </w:rPrChange>
              </w:rPr>
            </w:pPr>
            <w:del w:id="5202" w:author="IEC960923" w:date="2013-09-10T11:00:00Z">
              <w:r w:rsidRPr="002F02C9">
                <w:rPr>
                  <w:rFonts w:hint="eastAsia"/>
                  <w:strike/>
                  <w:rPrChange w:id="5203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是</w:delText>
              </w:r>
            </w:del>
          </w:p>
        </w:tc>
        <w:tc>
          <w:tcPr>
            <w:tcW w:w="2728" w:type="dxa"/>
          </w:tcPr>
          <w:p w:rsidR="007523BF" w:rsidRPr="002F02C9" w:rsidRDefault="007523BF" w:rsidP="00835BEA">
            <w:pPr>
              <w:rPr>
                <w:rFonts w:eastAsia="新細明體"/>
                <w:rPrChange w:id="5204" w:author="Chen, Ivy (陳素貞 IEC1)" w:date="2015-01-12T13:45:00Z">
                  <w:rPr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7523BF" w:rsidRPr="002F02C9" w:rsidRDefault="00152C15" w:rsidP="00835BEA">
            <w:pPr>
              <w:rPr>
                <w:rPrChange w:id="5205" w:author="Chen, Ivy (陳素貞 IEC1)" w:date="2015-01-12T13:45:00Z">
                  <w:rPr/>
                </w:rPrChange>
              </w:rPr>
            </w:pPr>
            <w:r w:rsidRPr="002F02C9">
              <w:rPr>
                <w:rFonts w:hint="eastAsia"/>
                <w:rPrChange w:id="5206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选项包括一个空项以及系统定义的所有</w:t>
            </w:r>
            <w:r w:rsidRPr="002F02C9">
              <w:rPr>
                <w:rPrChange w:id="5207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Defect</w:t>
            </w:r>
            <w:r w:rsidRPr="002F02C9">
              <w:rPr>
                <w:rFonts w:hint="eastAsia"/>
                <w:rPrChange w:id="5208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（</w:t>
            </w:r>
            <w:r w:rsidRPr="002F02C9">
              <w:rPr>
                <w:rPrChange w:id="5209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Value=@Defect Code</w:t>
            </w:r>
            <w:r w:rsidRPr="002F02C9">
              <w:rPr>
                <w:rFonts w:hint="eastAsia"/>
                <w:rPrChange w:id="5210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，</w:t>
            </w:r>
            <w:r w:rsidRPr="002F02C9">
              <w:rPr>
                <w:rPrChange w:id="5211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Text=@DefectCode +</w:t>
            </w:r>
            <w:r w:rsidRPr="002F02C9">
              <w:rPr>
                <w:rFonts w:hint="eastAsia"/>
                <w:rPrChange w:id="5212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空格</w:t>
            </w:r>
            <w:r w:rsidRPr="002F02C9">
              <w:rPr>
                <w:rPrChange w:id="5213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+@Descr</w:t>
            </w:r>
            <w:r w:rsidRPr="002F02C9">
              <w:rPr>
                <w:rFonts w:hint="eastAsia"/>
                <w:rPrChange w:id="5214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）</w:t>
            </w:r>
          </w:p>
          <w:p w:rsidR="007523BF" w:rsidRPr="002F02C9" w:rsidRDefault="007523BF" w:rsidP="00835BEA">
            <w:pPr>
              <w:rPr>
                <w:rPrChange w:id="5215" w:author="Chen, Ivy (陳素貞 IEC1)" w:date="2015-01-12T13:45:00Z">
                  <w:rPr/>
                </w:rPrChange>
              </w:rPr>
            </w:pPr>
          </w:p>
          <w:p w:rsidR="007523BF" w:rsidRPr="002F02C9" w:rsidRDefault="00152C15" w:rsidP="00835BEA">
            <w:pPr>
              <w:rPr>
                <w:rPrChange w:id="5216" w:author="Chen, Ivy (陳素貞 IEC1)" w:date="2015-01-12T13:45:00Z">
                  <w:rPr/>
                </w:rPrChange>
              </w:rPr>
            </w:pPr>
            <w:r w:rsidRPr="002F02C9">
              <w:rPr>
                <w:rFonts w:hint="eastAsia"/>
                <w:rPrChange w:id="5217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取得</w:t>
            </w:r>
            <w:r w:rsidRPr="002F02C9">
              <w:rPr>
                <w:rPrChange w:id="5218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Defect</w:t>
            </w:r>
            <w:r w:rsidRPr="002F02C9">
              <w:rPr>
                <w:rFonts w:hint="eastAsia"/>
                <w:rPrChange w:id="5219" w:author="Chen, Ivy (陳素貞 IEC1)" w:date="2015-01-12T13:45:00Z">
                  <w:rPr>
                    <w:rFonts w:hint="eastAsia"/>
                    <w:color w:val="0000FF"/>
                    <w:u w:val="single"/>
                  </w:rPr>
                </w:rPrChange>
              </w:rPr>
              <w:t>的方法：</w:t>
            </w:r>
          </w:p>
          <w:p w:rsidR="007523BF" w:rsidRPr="002F02C9" w:rsidRDefault="00152C15" w:rsidP="00835BEA">
            <w:pPr>
              <w:rPr>
                <w:rPrChange w:id="5220" w:author="Chen, Ivy (陳素貞 IEC1)" w:date="2015-01-12T13:45:00Z">
                  <w:rPr/>
                </w:rPrChange>
              </w:rPr>
            </w:pPr>
            <w:r w:rsidRPr="002F02C9">
              <w:rPr>
                <w:rPrChange w:id="5221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Select Defect, Descr from DefectCode where Type=’PRD’ order by Defect</w:t>
            </w:r>
          </w:p>
        </w:tc>
      </w:tr>
      <w:tr w:rsidR="000B1FD0" w:rsidRPr="002F02C9" w:rsidTr="00835BEA">
        <w:trPr>
          <w:ins w:id="5222" w:author="Gao, Guan-Wei (高貫偉 ITC)" w:date="2012-07-31T11:50:00Z"/>
        </w:trPr>
        <w:tc>
          <w:tcPr>
            <w:tcW w:w="445" w:type="dxa"/>
          </w:tcPr>
          <w:p w:rsidR="000B1FD0" w:rsidRPr="002F02C9" w:rsidRDefault="00152C15" w:rsidP="00835BEA">
            <w:pPr>
              <w:rPr>
                <w:ins w:id="5223" w:author="Gao, Guan-Wei (高貫偉 ITC)" w:date="2012-07-31T11:50:00Z"/>
                <w:rFonts w:eastAsiaTheme="minorEastAsia"/>
                <w:lang w:eastAsia="zh-TW"/>
                <w:rPrChange w:id="5224" w:author="Chen, Ivy (陳素貞 IEC1)" w:date="2015-01-12T13:45:00Z">
                  <w:rPr>
                    <w:ins w:id="5225" w:author="Gao, Guan-Wei (高貫偉 ITC)" w:date="2012-07-31T11:50:00Z"/>
                  </w:rPr>
                </w:rPrChange>
              </w:rPr>
            </w:pPr>
            <w:ins w:id="5226" w:author="IEC960923" w:date="2013-05-20T16:01:00Z">
              <w:r w:rsidRPr="002F02C9">
                <w:rPr>
                  <w:rFonts w:eastAsiaTheme="minorEastAsia"/>
                  <w:lang w:eastAsia="zh-TW"/>
                  <w:rPrChange w:id="5227" w:author="Chen, Ivy (陳素貞 IEC1)" w:date="2015-01-12T13:45:00Z">
                    <w:rPr>
                      <w:rFonts w:eastAsiaTheme="minorEastAsia"/>
                      <w:color w:val="0000FF"/>
                      <w:u w:val="single"/>
                      <w:lang w:eastAsia="zh-TW"/>
                    </w:rPr>
                  </w:rPrChange>
                </w:rPr>
                <w:t>8</w:t>
              </w:r>
            </w:ins>
            <w:ins w:id="5228" w:author="Gao, Guan-Wei (高貫偉 ITC)" w:date="2012-07-31T11:50:00Z">
              <w:del w:id="5229" w:author="IEC960923" w:date="2013-05-20T15:43:00Z">
                <w:r w:rsidRPr="002F02C9">
                  <w:rPr>
                    <w:rPrChange w:id="5230" w:author="Chen, Ivy (陳素貞 IEC1)" w:date="2015-01-12T13:45:00Z">
                      <w:rPr>
                        <w:rFonts w:ascii="Arial" w:hAnsi="Arial" w:cs="Arial"/>
                        <w:b/>
                        <w:bCs/>
                        <w:color w:val="0000FF"/>
                        <w:sz w:val="24"/>
                        <w:szCs w:val="26"/>
                        <w:u w:val="single"/>
                      </w:rPr>
                    </w:rPrChange>
                  </w:rPr>
                  <w:delText>7</w:delText>
                </w:r>
              </w:del>
            </w:ins>
          </w:p>
        </w:tc>
        <w:tc>
          <w:tcPr>
            <w:tcW w:w="1310" w:type="dxa"/>
          </w:tcPr>
          <w:p w:rsidR="000B1FD0" w:rsidRPr="002F02C9" w:rsidRDefault="00152C15" w:rsidP="00835BEA">
            <w:pPr>
              <w:rPr>
                <w:ins w:id="5231" w:author="Gao, Guan-Wei (高貫偉 ITC)" w:date="2012-07-31T11:50:00Z"/>
                <w:rPrChange w:id="5232" w:author="Chen, Ivy (陳素貞 IEC1)" w:date="2015-01-12T13:45:00Z">
                  <w:rPr>
                    <w:ins w:id="5233" w:author="Gao, Guan-Wei (高貫偉 ITC)" w:date="2012-07-31T11:50:00Z"/>
                  </w:rPr>
                </w:rPrChange>
              </w:rPr>
            </w:pPr>
            <w:ins w:id="5234" w:author="Gao, Guan-Wei (高貫偉 ITC)" w:date="2012-07-31T11:50:00Z">
              <w:r w:rsidRPr="002F02C9">
                <w:rPr>
                  <w:rPrChange w:id="5235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Cause</w:t>
              </w:r>
            </w:ins>
          </w:p>
        </w:tc>
        <w:tc>
          <w:tcPr>
            <w:tcW w:w="916" w:type="dxa"/>
          </w:tcPr>
          <w:p w:rsidR="000B1FD0" w:rsidRPr="002F02C9" w:rsidRDefault="00152C15" w:rsidP="00835BEA">
            <w:pPr>
              <w:rPr>
                <w:ins w:id="5236" w:author="Gao, Guan-Wei (高貫偉 ITC)" w:date="2012-07-31T11:50:00Z"/>
                <w:rFonts w:ascii="SimSun" w:hAnsi="SimSun"/>
                <w:rPrChange w:id="5237" w:author="Chen, Ivy (陳素貞 IEC1)" w:date="2015-01-12T13:45:00Z">
                  <w:rPr>
                    <w:ins w:id="5238" w:author="Gao, Guan-Wei (高貫偉 ITC)" w:date="2012-07-31T11:50:00Z"/>
                    <w:rFonts w:ascii="SimSun" w:hAnsi="SimSun"/>
                  </w:rPr>
                </w:rPrChange>
              </w:rPr>
            </w:pPr>
            <w:ins w:id="5239" w:author="Gao, Guan-Wei (高貫偉 ITC)" w:date="2012-07-31T11:50:00Z">
              <w:r w:rsidRPr="002F02C9">
                <w:rPr>
                  <w:rFonts w:ascii="SimSun" w:hAnsi="SimSun"/>
                  <w:rPrChange w:id="5240" w:author="Chen, Ivy (陳素貞 IEC1)" w:date="2015-01-12T13:45:00Z">
                    <w:rPr>
                      <w:rFonts w:ascii="SimSun" w:hAnsi="SimSun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0B1FD0" w:rsidRPr="002F02C9" w:rsidRDefault="000B1FD0" w:rsidP="00835BEA">
            <w:pPr>
              <w:rPr>
                <w:ins w:id="5241" w:author="Gao, Guan-Wei (高貫偉 ITC)" w:date="2012-07-31T11:50:00Z"/>
                <w:rPrChange w:id="5242" w:author="Chen, Ivy (陳素貞 IEC1)" w:date="2015-01-12T13:45:00Z">
                  <w:rPr>
                    <w:ins w:id="5243" w:author="Gao, Guan-Wei (高貫偉 ITC)" w:date="2012-07-31T11:50:00Z"/>
                  </w:rPr>
                </w:rPrChange>
              </w:rPr>
            </w:pPr>
          </w:p>
        </w:tc>
        <w:tc>
          <w:tcPr>
            <w:tcW w:w="1432" w:type="dxa"/>
          </w:tcPr>
          <w:p w:rsidR="000B1FD0" w:rsidRPr="002F02C9" w:rsidRDefault="00152C15" w:rsidP="00835BEA">
            <w:pPr>
              <w:rPr>
                <w:ins w:id="5244" w:author="Gao, Guan-Wei (高貫偉 ITC)" w:date="2012-07-31T11:50:00Z"/>
                <w:rFonts w:ascii="SimSun" w:hAnsi="SimSun"/>
                <w:rPrChange w:id="5245" w:author="Chen, Ivy (陳素貞 IEC1)" w:date="2015-01-12T13:45:00Z">
                  <w:rPr>
                    <w:ins w:id="5246" w:author="Gao, Guan-Wei (高貫偉 ITC)" w:date="2012-07-31T11:50:00Z"/>
                    <w:rFonts w:ascii="SimSun" w:hAnsi="SimSun"/>
                  </w:rPr>
                </w:rPrChange>
              </w:rPr>
            </w:pPr>
            <w:ins w:id="5247" w:author="Gao, Guan-Wei (高貫偉 ITC)" w:date="2012-07-31T11:51:00Z">
              <w:r w:rsidRPr="002F02C9">
                <w:rPr>
                  <w:rFonts w:ascii="SimSun" w:hAnsi="SimSun" w:hint="eastAsia"/>
                  <w:rPrChange w:id="5248" w:author="Chen, Ivy (陳素貞 IEC1)" w:date="2015-01-12T13:45:00Z">
                    <w:rPr>
                      <w:rFonts w:ascii="SimSun" w:hAnsi="SimSun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0B1FD0" w:rsidRPr="002F02C9" w:rsidRDefault="000B1FD0" w:rsidP="00835BEA">
            <w:pPr>
              <w:rPr>
                <w:ins w:id="5249" w:author="Gao, Guan-Wei (高貫偉 ITC)" w:date="2012-07-31T11:50:00Z"/>
                <w:rPrChange w:id="5250" w:author="Chen, Ivy (陳素貞 IEC1)" w:date="2015-01-12T13:45:00Z">
                  <w:rPr>
                    <w:ins w:id="5251" w:author="Gao, Guan-Wei (高貫偉 ITC)" w:date="2012-07-31T11:50:00Z"/>
                  </w:rPr>
                </w:rPrChange>
              </w:rPr>
            </w:pPr>
          </w:p>
        </w:tc>
        <w:tc>
          <w:tcPr>
            <w:tcW w:w="2728" w:type="dxa"/>
          </w:tcPr>
          <w:p w:rsidR="000B1FD0" w:rsidRPr="002F02C9" w:rsidRDefault="000B1FD0" w:rsidP="00835BEA">
            <w:pPr>
              <w:rPr>
                <w:ins w:id="5252" w:author="Gao, Guan-Wei (高貫偉 ITC)" w:date="2012-07-31T11:50:00Z"/>
                <w:rFonts w:eastAsia="新細明體"/>
                <w:rPrChange w:id="5253" w:author="Chen, Ivy (陳素貞 IEC1)" w:date="2015-01-12T13:45:00Z">
                  <w:rPr>
                    <w:ins w:id="5254" w:author="Gao, Guan-Wei (高貫偉 ITC)" w:date="2012-07-31T11:50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0B1FD0" w:rsidRPr="002F02C9" w:rsidRDefault="00152C15" w:rsidP="000B1FD0">
            <w:pPr>
              <w:rPr>
                <w:ins w:id="5255" w:author="Gao, Guan-Wei (高貫偉 ITC)" w:date="2012-07-31T11:51:00Z"/>
                <w:rPrChange w:id="5256" w:author="Chen, Ivy (陳素貞 IEC1)" w:date="2015-01-12T13:45:00Z">
                  <w:rPr>
                    <w:ins w:id="5257" w:author="Gao, Guan-Wei (高貫偉 ITC)" w:date="2012-07-31T11:51:00Z"/>
                  </w:rPr>
                </w:rPrChange>
              </w:rPr>
            </w:pPr>
            <w:ins w:id="5258" w:author="Gao, Guan-Wei (高貫偉 ITC)" w:date="2012-07-31T11:51:00Z">
              <w:r w:rsidRPr="002F02C9">
                <w:rPr>
                  <w:rFonts w:hint="eastAsia"/>
                  <w:rPrChange w:id="5259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选项包括一个空项以及系统定义的所有</w:t>
              </w:r>
            </w:ins>
            <w:ins w:id="5260" w:author="Gao, Guan-Wei (高貫偉 ITC)" w:date="2012-07-31T11:52:00Z">
              <w:r w:rsidRPr="002F02C9">
                <w:rPr>
                  <w:rPrChange w:id="5261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FACause</w:t>
              </w:r>
            </w:ins>
            <w:ins w:id="5262" w:author="Gao, Guan-Wei (高貫偉 ITC)" w:date="2012-07-31T11:51:00Z">
              <w:r w:rsidRPr="002F02C9">
                <w:rPr>
                  <w:rFonts w:hint="eastAsia"/>
                  <w:rPrChange w:id="5263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（</w:t>
              </w:r>
              <w:r w:rsidRPr="002F02C9">
                <w:rPr>
                  <w:rPrChange w:id="5264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Value=@</w:t>
              </w:r>
            </w:ins>
            <w:ins w:id="5265" w:author="Gao, Guan-Wei (高貫偉 ITC)" w:date="2012-07-31T11:53:00Z">
              <w:r w:rsidRPr="002F02C9">
                <w:rPr>
                  <w:rPrChange w:id="5266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Code</w:t>
              </w:r>
            </w:ins>
            <w:ins w:id="5267" w:author="Gao, Guan-Wei (高貫偉 ITC)" w:date="2012-07-31T11:51:00Z">
              <w:r w:rsidRPr="002F02C9">
                <w:rPr>
                  <w:rFonts w:hint="eastAsia"/>
                  <w:rPrChange w:id="5268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，</w:t>
              </w:r>
              <w:r w:rsidRPr="002F02C9">
                <w:rPr>
                  <w:rPrChange w:id="5269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Text=@</w:t>
              </w:r>
            </w:ins>
            <w:ins w:id="5270" w:author="Gao, Guan-Wei (高貫偉 ITC)" w:date="2012-07-31T11:53:00Z">
              <w:r w:rsidRPr="002F02C9">
                <w:rPr>
                  <w:rPrChange w:id="5271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Code</w:t>
              </w:r>
            </w:ins>
            <w:ins w:id="5272" w:author="Gao, Guan-Wei (高貫偉 ITC)" w:date="2012-07-31T11:51:00Z">
              <w:r w:rsidRPr="002F02C9">
                <w:rPr>
                  <w:rPrChange w:id="5273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+</w:t>
              </w:r>
              <w:r w:rsidRPr="002F02C9">
                <w:rPr>
                  <w:rFonts w:hint="eastAsia"/>
                  <w:rPrChange w:id="5274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空格</w:t>
              </w:r>
              <w:r w:rsidRPr="002F02C9">
                <w:rPr>
                  <w:rPrChange w:id="5275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+@</w:t>
              </w:r>
            </w:ins>
            <w:ins w:id="5276" w:author="Gao, Guan-Wei (高貫偉 ITC)" w:date="2012-07-31T11:54:00Z">
              <w:r w:rsidRPr="002F02C9">
                <w:rPr>
                  <w:rPrChange w:id="5277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Description</w:t>
              </w:r>
            </w:ins>
            <w:ins w:id="5278" w:author="Gao, Guan-Wei (高貫偉 ITC)" w:date="2012-07-31T11:51:00Z">
              <w:r w:rsidRPr="002F02C9">
                <w:rPr>
                  <w:rFonts w:hint="eastAsia"/>
                  <w:rPrChange w:id="5279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）</w:t>
              </w:r>
            </w:ins>
          </w:p>
          <w:p w:rsidR="000B1FD0" w:rsidRPr="002F02C9" w:rsidRDefault="000B1FD0" w:rsidP="000B1FD0">
            <w:pPr>
              <w:rPr>
                <w:ins w:id="5280" w:author="Gao, Guan-Wei (高貫偉 ITC)" w:date="2012-07-31T11:51:00Z"/>
                <w:rPrChange w:id="5281" w:author="Chen, Ivy (陳素貞 IEC1)" w:date="2015-01-12T13:45:00Z">
                  <w:rPr>
                    <w:ins w:id="5282" w:author="Gao, Guan-Wei (高貫偉 ITC)" w:date="2012-07-31T11:51:00Z"/>
                  </w:rPr>
                </w:rPrChange>
              </w:rPr>
            </w:pPr>
          </w:p>
          <w:p w:rsidR="000B1FD0" w:rsidRPr="002F02C9" w:rsidRDefault="00152C15" w:rsidP="000B1FD0">
            <w:pPr>
              <w:rPr>
                <w:ins w:id="5283" w:author="Gao, Guan-Wei (高貫偉 ITC)" w:date="2012-07-31T11:51:00Z"/>
                <w:rPrChange w:id="5284" w:author="Chen, Ivy (陳素貞 IEC1)" w:date="2015-01-12T13:45:00Z">
                  <w:rPr>
                    <w:ins w:id="5285" w:author="Gao, Guan-Wei (高貫偉 ITC)" w:date="2012-07-31T11:51:00Z"/>
                  </w:rPr>
                </w:rPrChange>
              </w:rPr>
            </w:pPr>
            <w:ins w:id="5286" w:author="Gao, Guan-Wei (高貫偉 ITC)" w:date="2012-07-31T11:51:00Z">
              <w:r w:rsidRPr="002F02C9">
                <w:rPr>
                  <w:rFonts w:hint="eastAsia"/>
                  <w:rPrChange w:id="5287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取得</w:t>
              </w:r>
            </w:ins>
            <w:ins w:id="5288" w:author="Gao, Guan-Wei (高貫偉 ITC)" w:date="2012-07-31T11:52:00Z">
              <w:r w:rsidRPr="002F02C9">
                <w:rPr>
                  <w:rPrChange w:id="5289" w:author="Chen, Ivy (陳素貞 IEC1)" w:date="2015-01-12T13:45:00Z">
                    <w:rPr>
                      <w:rFonts w:ascii="Arial" w:hAnsi="Arial" w:cs="Arial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Cause</w:t>
              </w:r>
            </w:ins>
            <w:ins w:id="5290" w:author="Gao, Guan-Wei (高貫偉 ITC)" w:date="2012-07-31T11:51:00Z">
              <w:r w:rsidRPr="002F02C9">
                <w:rPr>
                  <w:rFonts w:hint="eastAsia"/>
                  <w:rPrChange w:id="5291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color w:val="0000FF"/>
                      <w:sz w:val="24"/>
                      <w:szCs w:val="26"/>
                      <w:u w:val="single"/>
                    </w:rPr>
                  </w:rPrChange>
                </w:rPr>
                <w:t>的方法：</w:t>
              </w:r>
            </w:ins>
          </w:p>
          <w:p w:rsidR="00F02448" w:rsidRPr="002F02C9" w:rsidRDefault="00152C15">
            <w:pPr>
              <w:rPr>
                <w:ins w:id="5292" w:author="Gao, Guan-Wei (高貫偉 ITC)" w:date="2012-07-31T11:50:00Z"/>
                <w:rPrChange w:id="5293" w:author="Chen, Ivy (陳素貞 IEC1)" w:date="2015-01-12T13:45:00Z">
                  <w:rPr>
                    <w:ins w:id="5294" w:author="Gao, Guan-Wei (高貫偉 ITC)" w:date="2012-07-31T11:50:00Z"/>
                  </w:rPr>
                </w:rPrChange>
              </w:rPr>
            </w:pPr>
            <w:ins w:id="5295" w:author="Gao, Guan-Wei (高貫偉 ITC)" w:date="2012-07-31T11:53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5296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297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t xml:space="preserve"> </w:t>
              </w:r>
            </w:ins>
            <w:ins w:id="5298" w:author="Gao, Guan-Wei (高貫偉 ITC)" w:date="2012-07-31T11:59:00Z"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5299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808080"/>
                      <w:sz w:val="24"/>
                      <w:szCs w:val="20"/>
                      <w:u w:val="single"/>
                    </w:rPr>
                  </w:rPrChange>
                </w:rPr>
                <w:t>Code, Description</w:t>
              </w:r>
            </w:ins>
            <w:ins w:id="5300" w:author="Gao, Guan-Wei (高貫偉 ITC)" w:date="2012-07-31T11:53:00Z">
              <w:r w:rsidRPr="002F02C9">
                <w:rPr>
                  <w:rFonts w:ascii="Courier New" w:hAnsi="Courier New" w:cs="Courier New"/>
                  <w:noProof/>
                  <w:szCs w:val="20"/>
                  <w:rPrChange w:id="5301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5302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03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t xml:space="preserve"> DefectInfo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5304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t>where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05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5306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t>Type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07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5308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808080"/>
                      <w:sz w:val="24"/>
                      <w:szCs w:val="20"/>
                      <w:u w:val="single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09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FF0000"/>
                  <w:szCs w:val="20"/>
                  <w:rPrChange w:id="5310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FF0000"/>
                      <w:sz w:val="24"/>
                      <w:szCs w:val="20"/>
                      <w:u w:val="single"/>
                    </w:rPr>
                  </w:rPrChange>
                </w:rPr>
                <w:t>'FACause'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11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5312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13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5314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15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 w:val="24"/>
                      <w:szCs w:val="20"/>
                      <w:u w:val="single"/>
                    </w:rPr>
                  </w:rPrChange>
                </w:rPr>
                <w:t xml:space="preserve"> Code</w:t>
              </w:r>
            </w:ins>
          </w:p>
        </w:tc>
      </w:tr>
      <w:tr w:rsidR="0056344B" w:rsidRPr="002F02C9" w:rsidTr="00835BEA">
        <w:tc>
          <w:tcPr>
            <w:tcW w:w="445" w:type="dxa"/>
          </w:tcPr>
          <w:p w:rsidR="0056344B" w:rsidRPr="002F02C9" w:rsidRDefault="00152C15" w:rsidP="00835BEA">
            <w:pPr>
              <w:rPr>
                <w:rPrChange w:id="5316" w:author="Chen, Ivy (陳素貞 IEC1)" w:date="2015-01-12T13:45:00Z">
                  <w:rPr/>
                </w:rPrChange>
              </w:rPr>
            </w:pPr>
            <w:ins w:id="5317" w:author="IEC960923" w:date="2013-05-20T16:01:00Z">
              <w:r w:rsidRPr="002F02C9">
                <w:rPr>
                  <w:rFonts w:eastAsiaTheme="minorEastAsia"/>
                  <w:lang w:eastAsia="zh-TW"/>
                  <w:rPrChange w:id="5318" w:author="Chen, Ivy (陳素貞 IEC1)" w:date="2015-01-12T13:45:00Z">
                    <w:rPr>
                      <w:rFonts w:eastAsiaTheme="minorEastAsia"/>
                      <w:b/>
                      <w:bCs/>
                      <w:color w:val="0000FF"/>
                      <w:szCs w:val="28"/>
                      <w:highlight w:val="lightGray"/>
                      <w:u w:val="single"/>
                      <w:lang w:eastAsia="zh-TW"/>
                    </w:rPr>
                  </w:rPrChange>
                </w:rPr>
                <w:t>9</w:t>
              </w:r>
            </w:ins>
            <w:ins w:id="5319" w:author="Gao, Guan-Wei (高貫偉 ITC)" w:date="2012-07-31T11:50:00Z">
              <w:del w:id="5320" w:author="IEC960923" w:date="2013-05-20T15:44:00Z">
                <w:r w:rsidRPr="002F02C9">
                  <w:rPr>
                    <w:rPrChange w:id="5321" w:author="Chen, Ivy (陳素貞 IEC1)" w:date="2015-01-12T13:45:00Z">
                      <w:rPr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8</w:delText>
                </w:r>
              </w:del>
            </w:ins>
            <w:del w:id="5322" w:author="Gao, Guan-Wei (高貫偉 ITC)" w:date="2012-07-31T10:44:00Z">
              <w:r w:rsidRPr="002F02C9">
                <w:rPr>
                  <w:rPrChange w:id="5323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6</w:delText>
              </w:r>
            </w:del>
          </w:p>
        </w:tc>
        <w:tc>
          <w:tcPr>
            <w:tcW w:w="1310" w:type="dxa"/>
          </w:tcPr>
          <w:p w:rsidR="0056344B" w:rsidRPr="002F02C9" w:rsidRDefault="00152C15" w:rsidP="00835BEA">
            <w:pPr>
              <w:rPr>
                <w:rPrChange w:id="5324" w:author="Chen, Ivy (陳素貞 IEC1)" w:date="2015-01-12T13:45:00Z">
                  <w:rPr/>
                </w:rPrChange>
              </w:rPr>
            </w:pPr>
            <w:ins w:id="5325" w:author="IEC960923" w:date="2013-05-20T15:44:00Z">
              <w:r w:rsidRPr="002F02C9">
                <w:rPr>
                  <w:rFonts w:eastAsiaTheme="minorEastAsia"/>
                  <w:lang w:eastAsia="zh-TW"/>
                  <w:rPrChange w:id="5326" w:author="Chen, Ivy (陳素貞 IEC1)" w:date="2015-01-12T13:45:00Z">
                    <w:rPr>
                      <w:rFonts w:eastAsiaTheme="minorEastAsia"/>
                      <w:b/>
                      <w:bCs/>
                      <w:color w:val="0000FF"/>
                      <w:szCs w:val="28"/>
                      <w:u w:val="single"/>
                      <w:lang w:eastAsia="zh-TW"/>
                    </w:rPr>
                  </w:rPrChange>
                </w:rPr>
                <w:t>MajorPart</w:t>
              </w:r>
            </w:ins>
            <w:del w:id="5327" w:author="IEC960923" w:date="2013-05-20T15:43:00Z">
              <w:r w:rsidRPr="002F02C9">
                <w:rPr>
                  <w:rPrChange w:id="5328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Next WC</w:delText>
              </w:r>
            </w:del>
          </w:p>
        </w:tc>
        <w:tc>
          <w:tcPr>
            <w:tcW w:w="916" w:type="dxa"/>
          </w:tcPr>
          <w:p w:rsidR="0056344B" w:rsidRPr="002F02C9" w:rsidRDefault="00152C15" w:rsidP="00835BEA">
            <w:pPr>
              <w:rPr>
                <w:rFonts w:ascii="SimSun" w:hAnsi="SimSun"/>
                <w:rPrChange w:id="5329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ins w:id="5330" w:author="IEC960923" w:date="2013-05-20T15:44:00Z">
              <w:r w:rsidRPr="002F02C9">
                <w:rPr>
                  <w:rFonts w:ascii="SimSun" w:hAnsi="SimSun"/>
                  <w:rPrChange w:id="5331" w:author="Chen, Ivy (陳素貞 IEC1)" w:date="2015-01-12T13:45:00Z">
                    <w:rPr>
                      <w:rFonts w:ascii="SimSun" w:hAnsi="SimSun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Select</w:t>
              </w:r>
            </w:ins>
            <w:del w:id="5332" w:author="IEC960923" w:date="2013-05-20T15:43:00Z">
              <w:r w:rsidRPr="002F02C9">
                <w:rPr>
                  <w:rFonts w:ascii="SimSun" w:hAnsi="SimSun"/>
                  <w:rPrChange w:id="5333" w:author="Chen, Ivy (陳素貞 IEC1)" w:date="2015-01-12T13:45:00Z">
                    <w:rPr>
                      <w:rFonts w:ascii="SimSun" w:hAnsi="SimSun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Select</w:delText>
              </w:r>
            </w:del>
          </w:p>
        </w:tc>
        <w:tc>
          <w:tcPr>
            <w:tcW w:w="677" w:type="dxa"/>
          </w:tcPr>
          <w:p w:rsidR="0056344B" w:rsidRPr="002F02C9" w:rsidRDefault="0056344B" w:rsidP="00835BEA">
            <w:pPr>
              <w:rPr>
                <w:rPrChange w:id="5334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56344B" w:rsidRPr="002F02C9" w:rsidRDefault="00152C15" w:rsidP="00835BEA">
            <w:pPr>
              <w:rPr>
                <w:rFonts w:ascii="SimSun" w:hAnsi="SimSun"/>
                <w:rPrChange w:id="5335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ins w:id="5336" w:author="IEC960923" w:date="2013-05-20T15:44:00Z">
              <w:r w:rsidRPr="002F02C9">
                <w:rPr>
                  <w:rFonts w:ascii="SimSun" w:hAnsi="SimSun" w:hint="eastAsia"/>
                  <w:rPrChange w:id="5337" w:author="Chen, Ivy (陳素貞 IEC1)" w:date="2015-01-12T13:45:00Z">
                    <w:rPr>
                      <w:rFonts w:ascii="SimSun" w:hAnsi="SimSun"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空</w:t>
              </w:r>
            </w:ins>
            <w:del w:id="5338" w:author="IEC960923" w:date="2013-05-20T15:43:00Z">
              <w:r w:rsidRPr="002F02C9">
                <w:rPr>
                  <w:rFonts w:ascii="SimSun" w:hAnsi="SimSun" w:hint="eastAsia"/>
                  <w:rPrChange w:id="5339" w:author="Chen, Ivy (陳素貞 IEC1)" w:date="2015-01-12T13:45:00Z">
                    <w:rPr>
                      <w:rFonts w:ascii="SimSun" w:hAnsi="SimSun"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空</w:delText>
              </w:r>
            </w:del>
          </w:p>
        </w:tc>
        <w:tc>
          <w:tcPr>
            <w:tcW w:w="680" w:type="dxa"/>
          </w:tcPr>
          <w:p w:rsidR="0056344B" w:rsidRPr="002F02C9" w:rsidRDefault="00152C15" w:rsidP="00835BEA">
            <w:pPr>
              <w:rPr>
                <w:rPrChange w:id="5340" w:author="Chen, Ivy (陳素貞 IEC1)" w:date="2015-01-12T13:45:00Z">
                  <w:rPr/>
                </w:rPrChange>
              </w:rPr>
            </w:pPr>
            <w:del w:id="5341" w:author="IEC960923" w:date="2013-05-20T15:43:00Z">
              <w:r w:rsidRPr="002F02C9">
                <w:rPr>
                  <w:rFonts w:hint="eastAsia"/>
                  <w:rPrChange w:id="5342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是</w:delText>
              </w:r>
            </w:del>
          </w:p>
        </w:tc>
        <w:tc>
          <w:tcPr>
            <w:tcW w:w="2728" w:type="dxa"/>
          </w:tcPr>
          <w:p w:rsidR="0056344B" w:rsidRPr="002F02C9" w:rsidRDefault="0056344B" w:rsidP="00835BEA">
            <w:pPr>
              <w:rPr>
                <w:rFonts w:eastAsia="新細明體"/>
                <w:rPrChange w:id="5343" w:author="Chen, Ivy (陳素貞 IEC1)" w:date="2015-01-12T13:45:00Z">
                  <w:rPr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56344B" w:rsidRPr="002F02C9" w:rsidRDefault="00152C15" w:rsidP="00E37C68">
            <w:pPr>
              <w:rPr>
                <w:ins w:id="5344" w:author="IEC960923" w:date="2013-05-20T15:44:00Z"/>
                <w:rPrChange w:id="5345" w:author="Chen, Ivy (陳素貞 IEC1)" w:date="2015-01-12T13:45:00Z">
                  <w:rPr>
                    <w:ins w:id="5346" w:author="IEC960923" w:date="2013-05-20T15:44:00Z"/>
                  </w:rPr>
                </w:rPrChange>
              </w:rPr>
            </w:pPr>
            <w:ins w:id="5347" w:author="IEC960923" w:date="2013-05-20T15:44:00Z">
              <w:r w:rsidRPr="002F02C9">
                <w:rPr>
                  <w:rFonts w:hint="eastAsia"/>
                  <w:rPrChange w:id="5348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选项包括一个空项以及系统定义的所有</w:t>
              </w:r>
              <w:r w:rsidRPr="002F02C9">
                <w:rPr>
                  <w:rFonts w:eastAsiaTheme="minorEastAsia"/>
                  <w:lang w:eastAsia="zh-TW"/>
                  <w:rPrChange w:id="5349" w:author="Chen, Ivy (陳素貞 IEC1)" w:date="2015-01-12T13:45:00Z">
                    <w:rPr>
                      <w:rFonts w:eastAsiaTheme="minorEastAsia"/>
                      <w:b/>
                      <w:bCs/>
                      <w:color w:val="0000FF"/>
                      <w:szCs w:val="28"/>
                      <w:u w:val="single"/>
                      <w:lang w:eastAsia="zh-TW"/>
                    </w:rPr>
                  </w:rPrChange>
                </w:rPr>
                <w:t>MajorPart</w:t>
              </w:r>
              <w:r w:rsidRPr="002F02C9">
                <w:rPr>
                  <w:rFonts w:hint="eastAsia"/>
                  <w:rPrChange w:id="5350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（</w:t>
              </w:r>
              <w:r w:rsidRPr="002F02C9">
                <w:rPr>
                  <w:rPrChange w:id="5351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Value=@Code</w:t>
              </w:r>
              <w:r w:rsidRPr="002F02C9">
                <w:rPr>
                  <w:rFonts w:hint="eastAsia"/>
                  <w:rPrChange w:id="5352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，</w:t>
              </w:r>
              <w:r w:rsidRPr="002F02C9">
                <w:rPr>
                  <w:rPrChange w:id="5353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Text=@Code+</w:t>
              </w:r>
              <w:r w:rsidRPr="002F02C9">
                <w:rPr>
                  <w:rFonts w:hint="eastAsia"/>
                  <w:rPrChange w:id="5354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空格</w:t>
              </w:r>
              <w:r w:rsidRPr="002F02C9">
                <w:rPr>
                  <w:rPrChange w:id="5355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+@Description</w:t>
              </w:r>
              <w:r w:rsidRPr="002F02C9">
                <w:rPr>
                  <w:rFonts w:hint="eastAsia"/>
                  <w:rPrChange w:id="5356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）</w:t>
              </w:r>
            </w:ins>
          </w:p>
          <w:p w:rsidR="0056344B" w:rsidRPr="002F02C9" w:rsidRDefault="0056344B" w:rsidP="00E37C68">
            <w:pPr>
              <w:rPr>
                <w:ins w:id="5357" w:author="IEC960923" w:date="2013-05-20T15:44:00Z"/>
                <w:rPrChange w:id="5358" w:author="Chen, Ivy (陳素貞 IEC1)" w:date="2015-01-12T13:45:00Z">
                  <w:rPr>
                    <w:ins w:id="5359" w:author="IEC960923" w:date="2013-05-20T15:44:00Z"/>
                  </w:rPr>
                </w:rPrChange>
              </w:rPr>
            </w:pPr>
          </w:p>
          <w:p w:rsidR="0056344B" w:rsidRPr="002F02C9" w:rsidRDefault="00152C15" w:rsidP="00E37C68">
            <w:pPr>
              <w:rPr>
                <w:ins w:id="5360" w:author="IEC960923" w:date="2013-05-20T15:44:00Z"/>
                <w:rPrChange w:id="5361" w:author="Chen, Ivy (陳素貞 IEC1)" w:date="2015-01-12T13:45:00Z">
                  <w:rPr>
                    <w:ins w:id="5362" w:author="IEC960923" w:date="2013-05-20T15:44:00Z"/>
                  </w:rPr>
                </w:rPrChange>
              </w:rPr>
            </w:pPr>
            <w:ins w:id="5363" w:author="IEC960923" w:date="2013-05-20T15:44:00Z">
              <w:r w:rsidRPr="002F02C9">
                <w:rPr>
                  <w:rFonts w:hint="eastAsia"/>
                  <w:rPrChange w:id="5364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取得</w:t>
              </w:r>
              <w:r w:rsidRPr="002F02C9">
                <w:rPr>
                  <w:rPrChange w:id="5365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Cause</w:t>
              </w:r>
              <w:r w:rsidRPr="002F02C9">
                <w:rPr>
                  <w:rFonts w:hint="eastAsia"/>
                  <w:rPrChange w:id="5366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t>的方法：</w:t>
              </w:r>
            </w:ins>
          </w:p>
          <w:p w:rsidR="0056344B" w:rsidRPr="002F02C9" w:rsidDel="0056344B" w:rsidRDefault="00152C15" w:rsidP="00835BEA">
            <w:pPr>
              <w:rPr>
                <w:del w:id="5367" w:author="IEC960923" w:date="2013-05-20T15:43:00Z"/>
                <w:rPrChange w:id="5368" w:author="Chen, Ivy (陳素貞 IEC1)" w:date="2015-01-12T13:45:00Z">
                  <w:rPr>
                    <w:del w:id="5369" w:author="IEC960923" w:date="2013-05-20T15:43:00Z"/>
                  </w:rPr>
                </w:rPrChange>
              </w:rPr>
            </w:pPr>
            <w:ins w:id="5370" w:author="IEC960923" w:date="2013-05-20T15:44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5371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72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5373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Code, Description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74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5375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76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DefectInfo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5377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where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78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5379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Type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80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5381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82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FF0000"/>
                  <w:szCs w:val="20"/>
                  <w:rPrChange w:id="5383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FF0000"/>
                      <w:szCs w:val="20"/>
                      <w:u w:val="single"/>
                    </w:rPr>
                  </w:rPrChange>
                </w:rPr>
                <w:t>'</w:t>
              </w:r>
              <w:r w:rsidRPr="002F02C9">
                <w:rPr>
                  <w:rFonts w:ascii="Courier New" w:eastAsiaTheme="minorEastAsia" w:hAnsi="Courier New" w:cs="Courier New"/>
                  <w:noProof/>
                  <w:color w:val="FF0000"/>
                  <w:szCs w:val="20"/>
                  <w:lang w:eastAsia="zh-TW"/>
                  <w:rPrChange w:id="5384" w:author="Chen, Ivy (陳素貞 IEC1)" w:date="2015-01-12T13:45:00Z">
                    <w:rPr>
                      <w:rFonts w:ascii="Courier New" w:eastAsiaTheme="minorEastAsia" w:hAnsi="Courier New" w:cs="Courier New"/>
                      <w:b/>
                      <w:bCs/>
                      <w:noProof/>
                      <w:color w:val="FF0000"/>
                      <w:szCs w:val="20"/>
                      <w:u w:val="single"/>
                      <w:lang w:eastAsia="zh-TW"/>
                    </w:rPr>
                  </w:rPrChange>
                </w:rPr>
                <w:t>MajorPart</w:t>
              </w:r>
              <w:r w:rsidRPr="002F02C9">
                <w:rPr>
                  <w:rFonts w:ascii="Courier New" w:hAnsi="Courier New" w:cs="Courier New"/>
                  <w:noProof/>
                  <w:color w:val="FF0000"/>
                  <w:szCs w:val="20"/>
                  <w:rPrChange w:id="5385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FF0000"/>
                      <w:szCs w:val="20"/>
                      <w:u w:val="single"/>
                    </w:rPr>
                  </w:rPrChange>
                </w:rPr>
                <w:t>'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86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5387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88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5389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5390" w:author="Chen, Ivy (陳素貞 IEC1)" w:date="2015-01-12T13:45:00Z">
                    <w:rPr>
                      <w:rFonts w:ascii="Courier New" w:hAnsi="Courier New" w:cs="Courier New"/>
                      <w:b/>
                      <w:bCs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Code</w:t>
              </w:r>
            </w:ins>
            <w:del w:id="5391" w:author="IEC960923" w:date="2013-05-20T15:43:00Z">
              <w:r w:rsidRPr="002F02C9">
                <w:rPr>
                  <w:rFonts w:hint="eastAsia"/>
                  <w:rPrChange w:id="5392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选项包括一个空项以及系统定义的所有</w:delText>
              </w:r>
              <w:r w:rsidRPr="002F02C9">
                <w:rPr>
                  <w:rPrChange w:id="5393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Station</w:delText>
              </w:r>
              <w:r w:rsidRPr="002F02C9">
                <w:rPr>
                  <w:rFonts w:hint="eastAsia"/>
                  <w:rPrChange w:id="5394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（</w:delText>
              </w:r>
              <w:r w:rsidRPr="002F02C9">
                <w:rPr>
                  <w:rPrChange w:id="5395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Value=@Station</w:delText>
              </w:r>
              <w:r w:rsidRPr="002F02C9">
                <w:rPr>
                  <w:rFonts w:hint="eastAsia"/>
                  <w:rPrChange w:id="5396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，</w:delText>
              </w:r>
              <w:r w:rsidRPr="002F02C9">
                <w:rPr>
                  <w:rPrChange w:id="5397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Text=@Station+</w:delText>
              </w:r>
              <w:r w:rsidRPr="002F02C9">
                <w:rPr>
                  <w:rFonts w:hint="eastAsia"/>
                  <w:rPrChange w:id="5398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空格</w:delText>
              </w:r>
              <w:r w:rsidRPr="002F02C9">
                <w:rPr>
                  <w:rPrChange w:id="5399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+@Name</w:delText>
              </w:r>
              <w:r w:rsidRPr="002F02C9">
                <w:rPr>
                  <w:rFonts w:hint="eastAsia"/>
                  <w:rPrChange w:id="5400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）</w:delText>
              </w:r>
            </w:del>
          </w:p>
          <w:p w:rsidR="0056344B" w:rsidRPr="002F02C9" w:rsidDel="0056344B" w:rsidRDefault="0056344B" w:rsidP="00835BEA">
            <w:pPr>
              <w:rPr>
                <w:del w:id="5401" w:author="IEC960923" w:date="2013-05-20T15:43:00Z"/>
                <w:rPrChange w:id="5402" w:author="Chen, Ivy (陳素貞 IEC1)" w:date="2015-01-12T13:45:00Z">
                  <w:rPr>
                    <w:del w:id="5403" w:author="IEC960923" w:date="2013-05-20T15:43:00Z"/>
                  </w:rPr>
                </w:rPrChange>
              </w:rPr>
            </w:pPr>
          </w:p>
          <w:p w:rsidR="0056344B" w:rsidRPr="002F02C9" w:rsidDel="0056344B" w:rsidRDefault="00152C15" w:rsidP="00835BEA">
            <w:pPr>
              <w:rPr>
                <w:del w:id="5404" w:author="IEC960923" w:date="2013-05-20T15:43:00Z"/>
                <w:rPrChange w:id="5405" w:author="Chen, Ivy (陳素貞 IEC1)" w:date="2015-01-12T13:45:00Z">
                  <w:rPr>
                    <w:del w:id="5406" w:author="IEC960923" w:date="2013-05-20T15:43:00Z"/>
                  </w:rPr>
                </w:rPrChange>
              </w:rPr>
            </w:pPr>
            <w:del w:id="5407" w:author="IEC960923" w:date="2013-05-20T15:43:00Z">
              <w:r w:rsidRPr="002F02C9">
                <w:rPr>
                  <w:rFonts w:hint="eastAsia"/>
                  <w:rPrChange w:id="5408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取得</w:delText>
              </w:r>
              <w:r w:rsidRPr="002F02C9">
                <w:rPr>
                  <w:rPrChange w:id="5409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Station</w:delText>
              </w:r>
              <w:r w:rsidRPr="002F02C9">
                <w:rPr>
                  <w:rFonts w:hint="eastAsia"/>
                  <w:rPrChange w:id="5410" w:author="Chen, Ivy (陳素貞 IEC1)" w:date="2015-01-12T13:45:00Z">
                    <w:rPr>
                      <w:rFonts w:hint="eastAsia"/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的方法：</w:delText>
              </w:r>
            </w:del>
          </w:p>
          <w:p w:rsidR="0056344B" w:rsidRPr="002F02C9" w:rsidRDefault="00152C15" w:rsidP="00835BEA">
            <w:pPr>
              <w:rPr>
                <w:rPrChange w:id="5411" w:author="Chen, Ivy (陳素貞 IEC1)" w:date="2015-01-12T13:45:00Z">
                  <w:rPr/>
                </w:rPrChange>
              </w:rPr>
            </w:pPr>
            <w:del w:id="5412" w:author="IEC960923" w:date="2013-05-20T15:43:00Z">
              <w:r w:rsidRPr="002F02C9">
                <w:rPr>
                  <w:rPrChange w:id="5413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Select Station, Name from Station order by Station</w:delText>
              </w:r>
            </w:del>
          </w:p>
        </w:tc>
      </w:tr>
      <w:tr w:rsidR="00E05479" w:rsidRPr="002F02C9" w:rsidTr="00835BEA">
        <w:trPr>
          <w:ins w:id="5414" w:author="IEC960923" w:date="2013-05-20T16:00:00Z"/>
        </w:trPr>
        <w:tc>
          <w:tcPr>
            <w:tcW w:w="445" w:type="dxa"/>
          </w:tcPr>
          <w:p w:rsidR="00E05479" w:rsidRPr="002F02C9" w:rsidRDefault="00152C15" w:rsidP="00835BEA">
            <w:pPr>
              <w:rPr>
                <w:ins w:id="5415" w:author="IEC960923" w:date="2013-05-20T16:00:00Z"/>
                <w:rFonts w:eastAsiaTheme="minorEastAsia"/>
                <w:lang w:eastAsia="zh-TW"/>
                <w:rPrChange w:id="5416" w:author="Chen, Ivy (陳素貞 IEC1)" w:date="2015-01-12T13:45:00Z">
                  <w:rPr>
                    <w:ins w:id="5417" w:author="IEC960923" w:date="2013-05-20T16:00:00Z"/>
                    <w:rFonts w:eastAsiaTheme="minorEastAsia"/>
                    <w:highlight w:val="lightGray"/>
                    <w:lang w:eastAsia="zh-TW"/>
                  </w:rPr>
                </w:rPrChange>
              </w:rPr>
            </w:pPr>
            <w:ins w:id="5418" w:author="IEC960923" w:date="2013-05-20T16:01:00Z">
              <w:r w:rsidRPr="002F02C9">
                <w:rPr>
                  <w:rFonts w:eastAsiaTheme="minorEastAsia"/>
                  <w:lang w:eastAsia="zh-TW"/>
                  <w:rPrChange w:id="5419" w:author="Chen, Ivy (陳素貞 IEC1)" w:date="2015-01-12T13:45:00Z">
                    <w:rPr>
                      <w:rFonts w:eastAsiaTheme="minorEastAsia"/>
                      <w:color w:val="0000FF"/>
                      <w:u w:val="single"/>
                      <w:lang w:eastAsia="zh-TW"/>
                    </w:rPr>
                  </w:rPrChange>
                </w:rPr>
                <w:t>10</w:t>
              </w:r>
            </w:ins>
          </w:p>
        </w:tc>
        <w:tc>
          <w:tcPr>
            <w:tcW w:w="1310" w:type="dxa"/>
          </w:tcPr>
          <w:p w:rsidR="00E05479" w:rsidRPr="002F02C9" w:rsidRDefault="00152C15" w:rsidP="00835BEA">
            <w:pPr>
              <w:rPr>
                <w:ins w:id="5420" w:author="IEC960923" w:date="2013-05-20T16:00:00Z"/>
                <w:rFonts w:eastAsiaTheme="minorEastAsia"/>
                <w:lang w:eastAsia="zh-TW"/>
                <w:rPrChange w:id="5421" w:author="Chen, Ivy (陳素貞 IEC1)" w:date="2015-01-12T13:45:00Z">
                  <w:rPr>
                    <w:ins w:id="5422" w:author="IEC960923" w:date="2013-05-20T16:00:00Z"/>
                    <w:rFonts w:eastAsiaTheme="minorEastAsia"/>
                    <w:highlight w:val="lightGray"/>
                    <w:lang w:eastAsia="zh-TW"/>
                  </w:rPr>
                </w:rPrChange>
              </w:rPr>
            </w:pPr>
            <w:ins w:id="5423" w:author="IEC960923" w:date="2013-05-20T16:01:00Z">
              <w:r w:rsidRPr="002F02C9">
                <w:rPr>
                  <w:rPrChange w:id="542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Next WC</w:t>
              </w:r>
            </w:ins>
          </w:p>
        </w:tc>
        <w:tc>
          <w:tcPr>
            <w:tcW w:w="916" w:type="dxa"/>
          </w:tcPr>
          <w:p w:rsidR="00E05479" w:rsidRPr="002F02C9" w:rsidRDefault="00152C15" w:rsidP="00835BEA">
            <w:pPr>
              <w:rPr>
                <w:ins w:id="5425" w:author="IEC960923" w:date="2013-05-20T16:00:00Z"/>
                <w:rFonts w:ascii="SimSun" w:hAnsi="SimSun"/>
                <w:rPrChange w:id="5426" w:author="Chen, Ivy (陳素貞 IEC1)" w:date="2015-01-12T13:45:00Z">
                  <w:rPr>
                    <w:ins w:id="5427" w:author="IEC960923" w:date="2013-05-20T16:00:00Z"/>
                    <w:rFonts w:ascii="SimSun" w:hAnsi="SimSun"/>
                    <w:highlight w:val="lightGray"/>
                  </w:rPr>
                </w:rPrChange>
              </w:rPr>
            </w:pPr>
            <w:ins w:id="5428" w:author="IEC960923" w:date="2013-05-20T16:01:00Z">
              <w:r w:rsidRPr="002F02C9">
                <w:rPr>
                  <w:rFonts w:ascii="SimSun" w:hAnsi="SimSun"/>
                  <w:rPrChange w:id="542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E05479" w:rsidRPr="002F02C9" w:rsidRDefault="00E05479" w:rsidP="00835BEA">
            <w:pPr>
              <w:rPr>
                <w:ins w:id="5430" w:author="IEC960923" w:date="2013-05-20T16:00:00Z"/>
                <w:rPrChange w:id="5431" w:author="Chen, Ivy (陳素貞 IEC1)" w:date="2015-01-12T13:45:00Z">
                  <w:rPr>
                    <w:ins w:id="5432" w:author="IEC960923" w:date="2013-05-20T16:00:00Z"/>
                    <w:highlight w:val="lightGray"/>
                  </w:rPr>
                </w:rPrChange>
              </w:rPr>
            </w:pPr>
          </w:p>
        </w:tc>
        <w:tc>
          <w:tcPr>
            <w:tcW w:w="1432" w:type="dxa"/>
          </w:tcPr>
          <w:p w:rsidR="00E05479" w:rsidRPr="002F02C9" w:rsidRDefault="00152C15" w:rsidP="00835BEA">
            <w:pPr>
              <w:rPr>
                <w:ins w:id="5433" w:author="IEC960923" w:date="2013-05-20T16:00:00Z"/>
                <w:rFonts w:ascii="SimSun" w:hAnsi="SimSun"/>
                <w:rPrChange w:id="5434" w:author="Chen, Ivy (陳素貞 IEC1)" w:date="2015-01-12T13:45:00Z">
                  <w:rPr>
                    <w:ins w:id="5435" w:author="IEC960923" w:date="2013-05-20T16:00:00Z"/>
                    <w:rFonts w:ascii="SimSun" w:hAnsi="SimSun"/>
                    <w:highlight w:val="lightGray"/>
                  </w:rPr>
                </w:rPrChange>
              </w:rPr>
            </w:pPr>
            <w:ins w:id="5436" w:author="IEC960923" w:date="2013-05-20T16:01:00Z">
              <w:r w:rsidRPr="002F02C9">
                <w:rPr>
                  <w:rFonts w:ascii="SimSun" w:hAnsi="SimSun" w:hint="eastAsia"/>
                  <w:rPrChange w:id="543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E05479" w:rsidRPr="002F02C9" w:rsidDel="0056344B" w:rsidRDefault="00152C15" w:rsidP="00835BEA">
            <w:pPr>
              <w:rPr>
                <w:ins w:id="5438" w:author="IEC960923" w:date="2013-05-20T16:00:00Z"/>
                <w:rPrChange w:id="5439" w:author="Chen, Ivy (陳素貞 IEC1)" w:date="2015-01-12T13:45:00Z">
                  <w:rPr>
                    <w:ins w:id="5440" w:author="IEC960923" w:date="2013-05-20T16:00:00Z"/>
                    <w:highlight w:val="lightGray"/>
                  </w:rPr>
                </w:rPrChange>
              </w:rPr>
            </w:pPr>
            <w:ins w:id="5441" w:author="IEC960923" w:date="2013-05-20T16:01:00Z">
              <w:r w:rsidRPr="002F02C9">
                <w:rPr>
                  <w:rFonts w:hint="eastAsia"/>
                  <w:rPrChange w:id="544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E05479" w:rsidRPr="002F02C9" w:rsidRDefault="00E05479" w:rsidP="00835BEA">
            <w:pPr>
              <w:rPr>
                <w:ins w:id="5443" w:author="IEC960923" w:date="2013-05-20T16:00:00Z"/>
                <w:rFonts w:eastAsia="新細明體"/>
                <w:rPrChange w:id="5444" w:author="Chen, Ivy (陳素貞 IEC1)" w:date="2015-01-12T13:45:00Z">
                  <w:rPr>
                    <w:ins w:id="5445" w:author="IEC960923" w:date="2013-05-20T16:00:00Z"/>
                    <w:rFonts w:eastAsia="新細明體"/>
                    <w:highlight w:val="lightGray"/>
                  </w:rPr>
                </w:rPrChange>
              </w:rPr>
            </w:pPr>
          </w:p>
        </w:tc>
        <w:tc>
          <w:tcPr>
            <w:tcW w:w="2629" w:type="dxa"/>
          </w:tcPr>
          <w:p w:rsidR="00E05479" w:rsidRPr="002F02C9" w:rsidRDefault="00152C15" w:rsidP="00E37C68">
            <w:pPr>
              <w:rPr>
                <w:ins w:id="5446" w:author="IEC960923" w:date="2013-05-20T16:01:00Z"/>
                <w:rPrChange w:id="5447" w:author="Chen, Ivy (陳素貞 IEC1)" w:date="2015-01-12T13:45:00Z">
                  <w:rPr>
                    <w:ins w:id="5448" w:author="IEC960923" w:date="2013-05-20T16:01:00Z"/>
                  </w:rPr>
                </w:rPrChange>
              </w:rPr>
            </w:pPr>
            <w:ins w:id="5449" w:author="IEC960923" w:date="2013-05-20T16:01:00Z">
              <w:r w:rsidRPr="002F02C9">
                <w:rPr>
                  <w:rFonts w:hint="eastAsia"/>
                  <w:rPrChange w:id="545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选项包括一个空项以及系统定义的所有</w:t>
              </w:r>
              <w:r w:rsidRPr="002F02C9">
                <w:rPr>
                  <w:rPrChange w:id="545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Station</w:t>
              </w:r>
              <w:r w:rsidRPr="002F02C9">
                <w:rPr>
                  <w:rFonts w:hint="eastAsia"/>
                  <w:rPrChange w:id="545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（</w:t>
              </w:r>
              <w:r w:rsidRPr="002F02C9">
                <w:rPr>
                  <w:rPrChange w:id="545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Value=@Station</w:t>
              </w:r>
              <w:r w:rsidRPr="002F02C9">
                <w:rPr>
                  <w:rFonts w:hint="eastAsia"/>
                  <w:rPrChange w:id="545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，</w:t>
              </w:r>
              <w:r w:rsidRPr="002F02C9">
                <w:rPr>
                  <w:rPrChange w:id="545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Text=@Station+</w:t>
              </w:r>
              <w:r w:rsidRPr="002F02C9">
                <w:rPr>
                  <w:rFonts w:hint="eastAsia"/>
                  <w:rPrChange w:id="545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空格</w:t>
              </w:r>
              <w:r w:rsidRPr="002F02C9">
                <w:rPr>
                  <w:rPrChange w:id="545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+@Name</w:t>
              </w:r>
              <w:r w:rsidRPr="002F02C9">
                <w:rPr>
                  <w:rFonts w:hint="eastAsia"/>
                  <w:rPrChange w:id="545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）</w:t>
              </w:r>
            </w:ins>
          </w:p>
          <w:p w:rsidR="00E05479" w:rsidRPr="002F02C9" w:rsidRDefault="00E05479" w:rsidP="00E37C68">
            <w:pPr>
              <w:rPr>
                <w:ins w:id="5459" w:author="IEC960923" w:date="2013-05-20T16:01:00Z"/>
                <w:rPrChange w:id="5460" w:author="Chen, Ivy (陳素貞 IEC1)" w:date="2015-01-12T13:45:00Z">
                  <w:rPr>
                    <w:ins w:id="5461" w:author="IEC960923" w:date="2013-05-20T16:01:00Z"/>
                  </w:rPr>
                </w:rPrChange>
              </w:rPr>
            </w:pPr>
          </w:p>
          <w:p w:rsidR="00E05479" w:rsidRPr="002F02C9" w:rsidRDefault="00152C15" w:rsidP="00E37C68">
            <w:pPr>
              <w:rPr>
                <w:ins w:id="5462" w:author="IEC960923" w:date="2013-05-20T16:01:00Z"/>
                <w:rPrChange w:id="5463" w:author="Chen, Ivy (陳素貞 IEC1)" w:date="2015-01-12T13:45:00Z">
                  <w:rPr>
                    <w:ins w:id="5464" w:author="IEC960923" w:date="2013-05-20T16:01:00Z"/>
                  </w:rPr>
                </w:rPrChange>
              </w:rPr>
            </w:pPr>
            <w:ins w:id="5465" w:author="IEC960923" w:date="2013-05-20T16:01:00Z">
              <w:r w:rsidRPr="002F02C9">
                <w:rPr>
                  <w:rFonts w:hint="eastAsia"/>
                  <w:rPrChange w:id="546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取得</w:t>
              </w:r>
              <w:r w:rsidRPr="002F02C9">
                <w:rPr>
                  <w:rPrChange w:id="546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Station</w:t>
              </w:r>
              <w:r w:rsidRPr="002F02C9">
                <w:rPr>
                  <w:rFonts w:hint="eastAsia"/>
                  <w:rPrChange w:id="546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的方法：</w:t>
              </w:r>
            </w:ins>
          </w:p>
          <w:p w:rsidR="00E05479" w:rsidRPr="002F02C9" w:rsidRDefault="00152C15" w:rsidP="00E37C68">
            <w:pPr>
              <w:rPr>
                <w:ins w:id="5469" w:author="IEC960923" w:date="2013-05-20T16:00:00Z"/>
                <w:rPrChange w:id="5470" w:author="Chen, Ivy (陳素貞 IEC1)" w:date="2015-01-12T13:45:00Z">
                  <w:rPr>
                    <w:ins w:id="5471" w:author="IEC960923" w:date="2013-05-20T16:00:00Z"/>
                    <w:highlight w:val="lightGray"/>
                  </w:rPr>
                </w:rPrChange>
              </w:rPr>
            </w:pPr>
            <w:ins w:id="5472" w:author="IEC960923" w:date="2013-05-20T16:01:00Z">
              <w:r w:rsidRPr="002F02C9">
                <w:rPr>
                  <w:rPrChange w:id="547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Select Station, Name from Station order by Station</w:t>
              </w:r>
            </w:ins>
          </w:p>
        </w:tc>
      </w:tr>
      <w:tr w:rsidR="0056344B" w:rsidRPr="002F02C9" w:rsidTr="000E6709">
        <w:tc>
          <w:tcPr>
            <w:tcW w:w="445" w:type="dxa"/>
          </w:tcPr>
          <w:p w:rsidR="0056344B" w:rsidRPr="002F02C9" w:rsidRDefault="00152C15" w:rsidP="000E6709">
            <w:pPr>
              <w:rPr>
                <w:rPrChange w:id="5474" w:author="Chen, Ivy (陳素貞 IEC1)" w:date="2015-01-12T13:45:00Z">
                  <w:rPr/>
                </w:rPrChange>
              </w:rPr>
            </w:pPr>
            <w:ins w:id="5475" w:author="IEC960923" w:date="2013-05-20T15:45:00Z">
              <w:r w:rsidRPr="002F02C9">
                <w:rPr>
                  <w:rFonts w:eastAsiaTheme="minorEastAsia"/>
                  <w:lang w:eastAsia="zh-TW"/>
                  <w:rPrChange w:id="5476" w:author="Chen, Ivy (陳素貞 IEC1)" w:date="2015-01-12T13:45:00Z">
                    <w:rPr>
                      <w:rFonts w:eastAsiaTheme="minorEastAsia"/>
                      <w:b/>
                      <w:bCs/>
                      <w:color w:val="0000FF"/>
                      <w:szCs w:val="28"/>
                      <w:u w:val="single"/>
                      <w:lang w:eastAsia="zh-TW"/>
                    </w:rPr>
                  </w:rPrChange>
                </w:rPr>
                <w:t>11</w:t>
              </w:r>
            </w:ins>
            <w:ins w:id="5477" w:author="Gao, Guan-Wei (高貫偉 ITC)" w:date="2012-07-31T13:15:00Z">
              <w:del w:id="5478" w:author="IEC960923" w:date="2013-05-20T15:45:00Z">
                <w:r w:rsidRPr="002F02C9">
                  <w:rPr>
                    <w:rPrChange w:id="5479" w:author="Chen, Ivy (陳素貞 IEC1)" w:date="2015-01-12T13:45:00Z">
                      <w:rPr>
                        <w:b/>
                        <w:bCs/>
                        <w:color w:val="0000FF"/>
                        <w:szCs w:val="28"/>
                        <w:u w:val="single"/>
                      </w:rPr>
                    </w:rPrChange>
                  </w:rPr>
                  <w:delText>9</w:delText>
                </w:r>
              </w:del>
            </w:ins>
            <w:del w:id="5480" w:author="Gao, Guan-Wei (高貫偉 ITC)" w:date="2012-07-31T10:44:00Z">
              <w:r w:rsidRPr="002F02C9">
                <w:rPr>
                  <w:rPrChange w:id="5481" w:author="Chen, Ivy (陳素貞 IEC1)" w:date="2015-01-12T13:45:00Z">
                    <w:rPr>
                      <w:b/>
                      <w:bCs/>
                      <w:color w:val="0000FF"/>
                      <w:szCs w:val="28"/>
                      <w:u w:val="single"/>
                    </w:rPr>
                  </w:rPrChange>
                </w:rPr>
                <w:delText>7</w:delText>
              </w:r>
            </w:del>
          </w:p>
        </w:tc>
        <w:tc>
          <w:tcPr>
            <w:tcW w:w="1310" w:type="dxa"/>
          </w:tcPr>
          <w:p w:rsidR="0056344B" w:rsidRPr="002F02C9" w:rsidRDefault="00152C15" w:rsidP="000E6709">
            <w:pPr>
              <w:rPr>
                <w:rPrChange w:id="5482" w:author="Chen, Ivy (陳素貞 IEC1)" w:date="2015-01-12T13:45:00Z">
                  <w:rPr/>
                </w:rPrChange>
              </w:rPr>
            </w:pPr>
            <w:r w:rsidRPr="002F02C9">
              <w:rPr>
                <w:rPrChange w:id="5483" w:author="Chen, Ivy (陳素貞 IEC1)" w:date="2015-01-12T13:45:00Z">
                  <w:rPr>
                    <w:b/>
                    <w:bCs/>
                    <w:color w:val="0000FF"/>
                    <w:szCs w:val="28"/>
                    <w:u w:val="single"/>
                  </w:rPr>
                </w:rPrChange>
              </w:rPr>
              <w:t>Add</w:t>
            </w:r>
          </w:p>
        </w:tc>
        <w:tc>
          <w:tcPr>
            <w:tcW w:w="916" w:type="dxa"/>
          </w:tcPr>
          <w:p w:rsidR="0056344B" w:rsidRPr="002F02C9" w:rsidRDefault="00152C15" w:rsidP="000E6709">
            <w:pPr>
              <w:rPr>
                <w:rFonts w:ascii="SimSun"/>
                <w:rPrChange w:id="5484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5485" w:author="Chen, Ivy (陳素貞 IEC1)" w:date="2015-01-12T13:45:00Z">
                  <w:rPr>
                    <w:rFonts w:ascii="SimSun" w:hAnsi="SimSun"/>
                    <w:b/>
                    <w:bCs/>
                    <w:color w:val="0000FF"/>
                    <w:szCs w:val="28"/>
                    <w:u w:val="single"/>
                  </w:rPr>
                </w:rPrChange>
              </w:rPr>
              <w:t>Button</w:t>
            </w:r>
          </w:p>
        </w:tc>
        <w:tc>
          <w:tcPr>
            <w:tcW w:w="677" w:type="dxa"/>
          </w:tcPr>
          <w:p w:rsidR="0056344B" w:rsidRPr="002F02C9" w:rsidRDefault="0056344B" w:rsidP="000E6709">
            <w:pPr>
              <w:rPr>
                <w:rPrChange w:id="5486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56344B" w:rsidRPr="002F02C9" w:rsidRDefault="00152C15" w:rsidP="000E6709">
            <w:pPr>
              <w:rPr>
                <w:lang w:eastAsia="zh-TW"/>
                <w:rPrChange w:id="5487" w:author="Chen, Ivy (陳素貞 IEC1)" w:date="2015-01-12T13:45:00Z">
                  <w:rPr>
                    <w:lang w:eastAsia="zh-TW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5488" w:author="Chen, Ivy (陳素貞 IEC1)" w:date="2015-01-12T13:45:00Z">
                  <w:rPr>
                    <w:rFonts w:ascii="SimSun" w:hAnsi="SimSun" w:hint="eastAsia"/>
                    <w:b/>
                    <w:bCs/>
                    <w:color w:val="0000FF"/>
                    <w:szCs w:val="28"/>
                    <w:u w:val="single"/>
                  </w:rPr>
                </w:rPrChange>
              </w:rPr>
              <w:t>“</w:t>
            </w:r>
            <w:r w:rsidRPr="002F02C9">
              <w:rPr>
                <w:rFonts w:ascii="SimSun" w:hAnsi="SimSun"/>
                <w:rPrChange w:id="5489" w:author="Chen, Ivy (陳素貞 IEC1)" w:date="2015-01-12T13:45:00Z">
                  <w:rPr>
                    <w:rFonts w:ascii="SimSun" w:hAnsi="SimSun"/>
                    <w:b/>
                    <w:bCs/>
                    <w:color w:val="0000FF"/>
                    <w:szCs w:val="28"/>
                    <w:u w:val="single"/>
                  </w:rPr>
                </w:rPrChange>
              </w:rPr>
              <w:t>Add</w:t>
            </w:r>
            <w:r w:rsidRPr="002F02C9">
              <w:rPr>
                <w:rFonts w:ascii="SimSun" w:hAnsi="SimSun" w:hint="eastAsia"/>
                <w:rPrChange w:id="5490" w:author="Chen, Ivy (陳素貞 IEC1)" w:date="2015-01-12T13:45:00Z">
                  <w:rPr>
                    <w:rFonts w:ascii="SimSun" w:hAnsi="SimSun" w:hint="eastAsia"/>
                    <w:b/>
                    <w:bCs/>
                    <w:color w:val="0000FF"/>
                    <w:szCs w:val="28"/>
                    <w:u w:val="single"/>
                  </w:rPr>
                </w:rPrChange>
              </w:rPr>
              <w:t>”</w:t>
            </w:r>
          </w:p>
        </w:tc>
        <w:tc>
          <w:tcPr>
            <w:tcW w:w="680" w:type="dxa"/>
          </w:tcPr>
          <w:p w:rsidR="0056344B" w:rsidRPr="002F02C9" w:rsidRDefault="0056344B" w:rsidP="000E6709">
            <w:pPr>
              <w:rPr>
                <w:lang w:eastAsia="zh-TW"/>
                <w:rPrChange w:id="5491" w:author="Chen, Ivy (陳素貞 IEC1)" w:date="2015-01-12T13:45:00Z">
                  <w:rPr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RDefault="00152C15">
            <w:pPr>
              <w:rPr>
                <w:ins w:id="5492" w:author="IEC960923" w:date="2013-05-20T15:45:00Z"/>
                <w:rFonts w:ascii="SimSun" w:eastAsiaTheme="minorEastAsia" w:hAnsi="SimSun"/>
                <w:lang w:eastAsia="zh-TW"/>
                <w:rPrChange w:id="5493" w:author="Chen, Ivy (陳素貞 IEC1)" w:date="2015-01-12T13:45:00Z">
                  <w:rPr>
                    <w:ins w:id="5494" w:author="IEC960923" w:date="2013-05-20T15:45:00Z"/>
                    <w:rFonts w:ascii="SimSun" w:eastAsiaTheme="minorEastAsia" w:hAnsi="SimSun"/>
                    <w:lang w:eastAsia="zh-TW"/>
                  </w:rPr>
                </w:rPrChange>
              </w:rPr>
              <w:pPrChange w:id="5495" w:author="itc94010" w:date="2012-05-03T11:41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100" w:hangingChars="50" w:hanging="100"/>
                  <w:outlineLvl w:val="0"/>
                </w:pPr>
              </w:pPrChange>
            </w:pPr>
            <w:r w:rsidRPr="002F02C9">
              <w:rPr>
                <w:rFonts w:ascii="SimSun" w:hAnsi="SimSun"/>
                <w:rPrChange w:id="5496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Click</w:t>
            </w:r>
            <w:r w:rsidRPr="002F02C9">
              <w:rPr>
                <w:rFonts w:ascii="SimSun" w:hAnsi="SimSun" w:hint="eastAsia"/>
                <w:rPrChange w:id="5497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：</w:t>
            </w:r>
          </w:p>
          <w:p w:rsidR="003B389F" w:rsidRPr="002F02C9" w:rsidRDefault="00152C15">
            <w:pPr>
              <w:rPr>
                <w:rFonts w:ascii="SimSun" w:hAnsi="SimSun"/>
                <w:rPrChange w:id="5498" w:author="Chen, Ivy (陳素貞 IEC1)" w:date="2015-01-12T13:45:00Z">
                  <w:rPr>
                    <w:rFonts w:ascii="SimSun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5499" w:author="itc94010" w:date="2012-05-03T11:41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100" w:hangingChars="50" w:hanging="100"/>
                  <w:outlineLvl w:val="0"/>
                </w:pPr>
              </w:pPrChange>
            </w:pPr>
            <w:r w:rsidRPr="002F02C9">
              <w:rPr>
                <w:rFonts w:ascii="SimSun" w:hAnsi="SimSun"/>
                <w:rPrChange w:id="5500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1</w:t>
            </w:r>
            <w:r w:rsidRPr="002F02C9">
              <w:rPr>
                <w:rFonts w:ascii="SimSun" w:hAnsi="SimSun" w:hint="eastAsia"/>
                <w:rPrChange w:id="5501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</w:t>
            </w:r>
            <w:del w:id="5502" w:author="Gao, Guan-Wei (高貫偉 ITC)" w:date="2012-07-31T13:13:00Z">
              <w:r w:rsidRPr="002F02C9">
                <w:rPr>
                  <w:rFonts w:ascii="SimSun" w:hAnsi="SimSun"/>
                  <w:rPrChange w:id="550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delText>3</w:delText>
              </w:r>
            </w:del>
            <w:ins w:id="5504" w:author="IEC960923" w:date="2013-05-20T16:01:00Z">
              <w:r w:rsidRPr="002F02C9">
                <w:rPr>
                  <w:rFonts w:ascii="SimSun" w:eastAsiaTheme="minorEastAsia" w:hAnsi="SimSun"/>
                  <w:lang w:eastAsia="zh-TW"/>
                  <w:rPrChange w:id="5505" w:author="Chen, Ivy (陳素貞 IEC1)" w:date="2015-01-12T13:45:00Z">
                    <w:rPr>
                      <w:rFonts w:ascii="SimSun" w:eastAsiaTheme="minorEastAsia" w:hAnsi="SimSun"/>
                      <w:color w:val="0000FF"/>
                      <w:u w:val="single"/>
                      <w:lang w:eastAsia="zh-TW"/>
                    </w:rPr>
                  </w:rPrChange>
                </w:rPr>
                <w:t>5</w:t>
              </w:r>
            </w:ins>
            <w:ins w:id="5506" w:author="Gao, Guan-Wei (高貫偉 ITC)" w:date="2012-07-31T13:13:00Z">
              <w:del w:id="5507" w:author="IEC960923" w:date="2013-05-20T16:01:00Z">
                <w:r w:rsidRPr="002F02C9">
                  <w:rPr>
                    <w:rFonts w:ascii="SimSun" w:hAnsi="SimSun"/>
                    <w:rPrChange w:id="5508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4</w:delText>
                </w:r>
              </w:del>
            </w:ins>
            <w:r w:rsidRPr="002F02C9">
              <w:rPr>
                <w:rFonts w:ascii="SimSun" w:hAnsi="SimSun" w:hint="eastAsia"/>
                <w:rPrChange w:id="5509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到</w:t>
            </w:r>
            <w:r w:rsidRPr="002F02C9">
              <w:rPr>
                <w:rFonts w:ascii="SimSun" w:hAnsi="SimSun"/>
                <w:rPrChange w:id="5510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6</w:t>
            </w:r>
            <w:ins w:id="5511" w:author="Gao, Guan-Wei (高貫偉 ITC)" w:date="2012-07-31T13:13:00Z">
              <w:r w:rsidRPr="002F02C9">
                <w:rPr>
                  <w:rFonts w:ascii="SimSun" w:hAnsi="SimSun" w:hint="eastAsia"/>
                  <w:rPrChange w:id="551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</w:t>
              </w:r>
            </w:ins>
            <w:ins w:id="5513" w:author="IEC960923" w:date="2013-05-20T16:02:00Z">
              <w:r w:rsidRPr="002F02C9">
                <w:rPr>
                  <w:rFonts w:ascii="SimSun" w:eastAsiaTheme="minorEastAsia" w:hAnsi="SimSun"/>
                  <w:lang w:eastAsia="zh-TW"/>
                  <w:rPrChange w:id="5514" w:author="Chen, Ivy (陳素貞 IEC1)" w:date="2015-01-12T13:45:00Z">
                    <w:rPr>
                      <w:rFonts w:ascii="SimSun" w:eastAsiaTheme="minorEastAsia" w:hAnsi="SimSun"/>
                      <w:color w:val="0000FF"/>
                      <w:u w:val="single"/>
                      <w:lang w:eastAsia="zh-TW"/>
                    </w:rPr>
                  </w:rPrChange>
                </w:rPr>
                <w:t>10</w:t>
              </w:r>
            </w:ins>
            <w:ins w:id="5515" w:author="Gao, Guan-Wei (高貫偉 ITC)" w:date="2012-07-31T13:13:00Z">
              <w:del w:id="5516" w:author="IEC960923" w:date="2013-05-20T16:02:00Z">
                <w:r w:rsidRPr="002F02C9">
                  <w:rPr>
                    <w:rFonts w:ascii="SimSun" w:hAnsi="SimSun"/>
                    <w:rPrChange w:id="5517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8</w:delText>
                </w:r>
              </w:del>
            </w:ins>
            <w:r w:rsidRPr="002F02C9">
              <w:rPr>
                <w:rFonts w:ascii="SimSun" w:hAnsi="SimSun" w:hint="eastAsia"/>
                <w:rPrChange w:id="5518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号框中有任何框为空，则警示用户，放弃后续操作。</w:t>
            </w:r>
          </w:p>
          <w:p w:rsidR="003B389F" w:rsidRPr="002F02C9" w:rsidRDefault="00152C15">
            <w:pPr>
              <w:rPr>
                <w:rFonts w:ascii="SimSun" w:hAnsi="SimSun"/>
                <w:rPrChange w:id="5519" w:author="Chen, Ivy (陳素貞 IEC1)" w:date="2015-01-12T13:45:00Z">
                  <w:rPr>
                    <w:rFonts w:ascii="SimSun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5520" w:author="itc94010" w:date="2012-05-08T08:1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Fonts w:ascii="SimSun" w:hAnsi="SimSun"/>
                <w:rPrChange w:id="5521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2</w:t>
            </w:r>
            <w:r w:rsidRPr="002F02C9">
              <w:rPr>
                <w:rFonts w:ascii="SimSun" w:hAnsi="SimSun" w:hint="eastAsia"/>
                <w:rPrChange w:id="5522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</w:t>
            </w:r>
            <w:del w:id="5523" w:author="Gao, Guan-Wei (高貫偉 ITC)" w:date="2012-07-31T13:16:00Z">
              <w:r w:rsidRPr="002F02C9">
                <w:rPr>
                  <w:rFonts w:ascii="SimSun" w:hAnsi="SimSun"/>
                  <w:rPrChange w:id="552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delText>3</w:delText>
              </w:r>
            </w:del>
            <w:ins w:id="5525" w:author="IEC960923" w:date="2013-05-20T16:02:00Z">
              <w:r w:rsidRPr="002F02C9">
                <w:rPr>
                  <w:rFonts w:ascii="SimSun" w:eastAsiaTheme="minorEastAsia" w:hAnsi="SimSun"/>
                  <w:lang w:eastAsia="zh-TW"/>
                  <w:rPrChange w:id="5526" w:author="Chen, Ivy (陳素貞 IEC1)" w:date="2015-01-12T13:45:00Z">
                    <w:rPr>
                      <w:rFonts w:ascii="SimSun" w:eastAsiaTheme="minorEastAsia" w:hAnsi="SimSun"/>
                      <w:color w:val="0000FF"/>
                      <w:u w:val="single"/>
                      <w:lang w:eastAsia="zh-TW"/>
                    </w:rPr>
                  </w:rPrChange>
                </w:rPr>
                <w:t>5</w:t>
              </w:r>
            </w:ins>
            <w:ins w:id="5527" w:author="Gao, Guan-Wei (高貫偉 ITC)" w:date="2012-07-31T13:16:00Z">
              <w:del w:id="5528" w:author="IEC960923" w:date="2013-05-20T16:02:00Z">
                <w:r w:rsidRPr="002F02C9">
                  <w:rPr>
                    <w:rFonts w:ascii="SimSun" w:hAnsi="SimSun"/>
                    <w:rPrChange w:id="5529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4</w:delText>
                </w:r>
              </w:del>
            </w:ins>
            <w:r w:rsidRPr="002F02C9">
              <w:rPr>
                <w:rFonts w:ascii="SimSun" w:hAnsi="SimSun" w:hint="eastAsia"/>
                <w:rPrChange w:id="5530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到</w:t>
            </w:r>
            <w:del w:id="5531" w:author="Gao, Guan-Wei (高貫偉 ITC)" w:date="2012-07-31T13:16:00Z">
              <w:r w:rsidRPr="002F02C9">
                <w:rPr>
                  <w:rFonts w:ascii="SimSun" w:hAnsi="SimSun"/>
                  <w:rPrChange w:id="553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delText>5</w:delText>
              </w:r>
            </w:del>
            <w:ins w:id="5533" w:author="Gao, Guan-Wei (高貫偉 ITC)" w:date="2012-07-31T13:16:00Z">
              <w:del w:id="5534" w:author="IEC960923" w:date="2013-05-20T16:02:00Z">
                <w:r w:rsidRPr="002F02C9">
                  <w:rPr>
                    <w:rFonts w:ascii="SimSun" w:hAnsi="SimSun"/>
                    <w:rPrChange w:id="5535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6</w:delText>
                </w:r>
              </w:del>
            </w:ins>
            <w:ins w:id="5536" w:author="IEC960923" w:date="2013-05-20T16:02:00Z">
              <w:r w:rsidRPr="002F02C9">
                <w:rPr>
                  <w:rFonts w:ascii="SimSun" w:eastAsiaTheme="minorEastAsia" w:hAnsi="SimSun"/>
                  <w:lang w:eastAsia="zh-TW"/>
                  <w:rPrChange w:id="5537" w:author="Chen, Ivy (陳素貞 IEC1)" w:date="2015-01-12T13:45:00Z">
                    <w:rPr>
                      <w:rFonts w:ascii="SimSun" w:eastAsiaTheme="minorEastAsia" w:hAnsi="SimSun"/>
                      <w:color w:val="0000FF"/>
                      <w:u w:val="single"/>
                      <w:lang w:eastAsia="zh-TW"/>
                    </w:rPr>
                  </w:rPrChange>
                </w:rPr>
                <w:t>9</w:t>
              </w:r>
            </w:ins>
            <w:r w:rsidRPr="002F02C9">
              <w:rPr>
                <w:rFonts w:ascii="SimSun" w:hAnsi="SimSun" w:hint="eastAsia"/>
                <w:rPrChange w:id="5538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号框中数据同时出现在</w:t>
            </w:r>
            <w:r w:rsidRPr="002F02C9">
              <w:rPr>
                <w:rFonts w:ascii="SimSun" w:hAnsi="SimSun"/>
                <w:rPrChange w:id="5539" w:author="Chen, Ivy (陳素貞 IEC1)" w:date="2015-01-12T13:45:00Z">
                  <w:rPr>
                    <w:rFonts w:ascii="Courier New" w:hAnsi="Courier New" w:cs="Courier New"/>
                    <w:noProof/>
                    <w:color w:val="0000FF"/>
                    <w:szCs w:val="20"/>
                    <w:u w:val="single"/>
                  </w:rPr>
                </w:rPrChange>
              </w:rPr>
              <w:t>DefectCode_Station</w:t>
            </w:r>
            <w:r w:rsidRPr="002F02C9">
              <w:rPr>
                <w:rFonts w:ascii="SimSun" w:hAnsi="SimSun" w:hint="eastAsia"/>
                <w:rPrChange w:id="5540" w:author="Chen, Ivy (陳素貞 IEC1)" w:date="2015-01-12T13:45:00Z">
                  <w:rPr>
                    <w:rFonts w:ascii="Courier New" w:hAnsi="Courier New" w:cs="Courier New" w:hint="eastAsia"/>
                    <w:noProof/>
                    <w:color w:val="0000FF"/>
                    <w:szCs w:val="20"/>
                    <w:u w:val="single"/>
                  </w:rPr>
                </w:rPrChange>
              </w:rPr>
              <w:lastRenderedPageBreak/>
              <w:t>表的同一个记录中，则警示用户，放弃后续操作。</w:t>
            </w:r>
          </w:p>
          <w:p w:rsidR="003B389F" w:rsidRPr="002F02C9" w:rsidRDefault="00152C15">
            <w:pPr>
              <w:rPr>
                <w:rFonts w:ascii="SimSun" w:hAnsi="SimSun"/>
                <w:rPrChange w:id="5541" w:author="Chen, Ivy (陳素貞 IEC1)" w:date="2015-01-12T13:45:00Z">
                  <w:rPr>
                    <w:rFonts w:ascii="SimSun" w:hAnsi="SimSun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5542" w:author="itc94010" w:date="2012-05-03T11:41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Fonts w:ascii="SimSun" w:hAnsi="SimSun"/>
                <w:rPrChange w:id="5543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3</w:t>
            </w:r>
            <w:r w:rsidRPr="002F02C9">
              <w:rPr>
                <w:rFonts w:ascii="SimSun" w:hAnsi="SimSun" w:hint="eastAsia"/>
                <w:rPrChange w:id="5544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、用</w:t>
            </w:r>
            <w:ins w:id="5545" w:author="IEC960923" w:date="2013-05-20T16:02:00Z">
              <w:r w:rsidRPr="002F02C9">
                <w:rPr>
                  <w:rFonts w:ascii="SimSun" w:eastAsiaTheme="minorEastAsia" w:hAnsi="SimSun"/>
                  <w:lang w:eastAsia="zh-TW"/>
                  <w:rPrChange w:id="5546" w:author="Chen, Ivy (陳素貞 IEC1)" w:date="2015-01-12T13:45:00Z">
                    <w:rPr>
                      <w:rFonts w:ascii="SimSun" w:eastAsiaTheme="minorEastAsia" w:hAnsi="SimSun"/>
                      <w:color w:val="0000FF"/>
                      <w:highlight w:val="lightGray"/>
                      <w:u w:val="single"/>
                      <w:lang w:eastAsia="zh-TW"/>
                    </w:rPr>
                  </w:rPrChange>
                </w:rPr>
                <w:t>5</w:t>
              </w:r>
              <w:r w:rsidRPr="002F02C9">
                <w:rPr>
                  <w:rFonts w:ascii="SimSun" w:hAnsi="SimSun" w:hint="eastAsia"/>
                  <w:rPrChange w:id="5547" w:author="Chen, Ivy (陳素貞 IEC1)" w:date="2015-01-12T13:45:00Z">
                    <w:rPr>
                      <w:rFonts w:ascii="SimSun" w:hAnsi="SimSun" w:hint="eastAsia"/>
                      <w:color w:val="0000FF"/>
                      <w:highlight w:val="lightGray"/>
                      <w:u w:val="single"/>
                    </w:rPr>
                  </w:rPrChange>
                </w:rPr>
                <w:t>到</w:t>
              </w:r>
              <w:r w:rsidRPr="002F02C9">
                <w:rPr>
                  <w:rFonts w:ascii="SimSun" w:eastAsiaTheme="minorEastAsia" w:hAnsi="SimSun"/>
                  <w:lang w:eastAsia="zh-TW"/>
                  <w:rPrChange w:id="5548" w:author="Chen, Ivy (陳素貞 IEC1)" w:date="2015-01-12T13:45:00Z">
                    <w:rPr>
                      <w:rFonts w:ascii="SimSun" w:eastAsiaTheme="minorEastAsia" w:hAnsi="SimSun"/>
                      <w:color w:val="0000FF"/>
                      <w:highlight w:val="lightGray"/>
                      <w:u w:val="single"/>
                      <w:lang w:eastAsia="zh-TW"/>
                    </w:rPr>
                  </w:rPrChange>
                </w:rPr>
                <w:t>10</w:t>
              </w:r>
            </w:ins>
            <w:del w:id="5549" w:author="IEC960923" w:date="2013-05-20T16:02:00Z">
              <w:r w:rsidRPr="002F02C9">
                <w:rPr>
                  <w:rFonts w:ascii="SimSun" w:hAnsi="SimSun"/>
                  <w:rPrChange w:id="555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delText>3</w:delText>
              </w:r>
            </w:del>
            <w:ins w:id="5551" w:author="Gao, Guan-Wei (高貫偉 ITC)" w:date="2012-07-31T13:16:00Z">
              <w:del w:id="5552" w:author="IEC960923" w:date="2013-05-20T16:02:00Z">
                <w:r w:rsidRPr="002F02C9">
                  <w:rPr>
                    <w:rFonts w:ascii="SimSun" w:hAnsi="SimSun"/>
                    <w:rPrChange w:id="5553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4</w:delText>
                </w:r>
              </w:del>
            </w:ins>
            <w:del w:id="5554" w:author="IEC960923" w:date="2013-05-20T16:02:00Z">
              <w:r w:rsidRPr="002F02C9">
                <w:rPr>
                  <w:rFonts w:ascii="SimSun" w:hAnsi="SimSun" w:hint="eastAsia"/>
                  <w:rPrChange w:id="555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delText>到</w:delText>
              </w:r>
              <w:r w:rsidRPr="002F02C9">
                <w:rPr>
                  <w:rFonts w:ascii="SimSun" w:hAnsi="SimSun"/>
                  <w:rPrChange w:id="555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delText>6</w:delText>
              </w:r>
            </w:del>
            <w:ins w:id="5557" w:author="Gao, Guan-Wei (高貫偉 ITC)" w:date="2012-07-31T13:16:00Z">
              <w:del w:id="5558" w:author="IEC960923" w:date="2013-05-20T16:02:00Z">
                <w:r w:rsidRPr="002F02C9">
                  <w:rPr>
                    <w:rFonts w:ascii="SimSun" w:hAnsi="SimSun"/>
                    <w:rPrChange w:id="5559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8</w:delText>
                </w:r>
              </w:del>
            </w:ins>
            <w:r w:rsidRPr="002F02C9">
              <w:rPr>
                <w:rFonts w:ascii="SimSun" w:hAnsi="SimSun" w:hint="eastAsia"/>
                <w:rPrChange w:id="5560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号框的当前</w:t>
            </w:r>
            <w:r w:rsidRPr="002F02C9">
              <w:rPr>
                <w:rFonts w:ascii="SimSun" w:hAnsi="SimSun"/>
                <w:rPrChange w:id="5561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Value</w:t>
            </w:r>
            <w:r w:rsidRPr="002F02C9">
              <w:rPr>
                <w:rFonts w:ascii="SimSun" w:hAnsi="SimSun" w:hint="eastAsia"/>
                <w:rPrChange w:id="5562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数据创建此新</w:t>
            </w:r>
            <w:r w:rsidRPr="002F02C9">
              <w:rPr>
                <w:rFonts w:ascii="SimSun" w:hAnsi="SimSun"/>
                <w:rPrChange w:id="5563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DefectCode_Station</w:t>
            </w:r>
            <w:r w:rsidRPr="002F02C9">
              <w:rPr>
                <w:rFonts w:ascii="SimSun" w:hAnsi="SimSun" w:hint="eastAsia"/>
                <w:rPrChange w:id="5564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记录，记录创建人和日期。</w:t>
            </w:r>
          </w:p>
          <w:p w:rsidR="003B389F" w:rsidRPr="002F02C9" w:rsidRDefault="00152C15">
            <w:pPr>
              <w:rPr>
                <w:rFonts w:ascii="SimSun" w:hAnsi="SimSun"/>
                <w:rPrChange w:id="5565" w:author="Chen, Ivy (陳素貞 IEC1)" w:date="2015-01-12T13:45:00Z">
                  <w:rPr>
                    <w:rFonts w:ascii="Arial" w:eastAsia="新細明體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5566" w:author="itc94010" w:date="2012-05-08T08:1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Fonts w:ascii="SimSun" w:hAnsi="SimSun"/>
                <w:rPrChange w:id="5567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4</w:t>
            </w:r>
            <w:r w:rsidRPr="002F02C9">
              <w:rPr>
                <w:rFonts w:ascii="SimSun" w:hAnsi="SimSun" w:hint="eastAsia"/>
                <w:rPrChange w:id="5568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、刷新</w:t>
            </w:r>
            <w:r w:rsidRPr="002F02C9">
              <w:rPr>
                <w:rFonts w:ascii="SimSun" w:hAnsi="SimSun"/>
                <w:rPrChange w:id="5569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Defect Station List</w:t>
            </w:r>
            <w:r w:rsidRPr="002F02C9">
              <w:rPr>
                <w:rFonts w:ascii="SimSun" w:hAnsi="SimSun" w:hint="eastAsia"/>
                <w:rPrChange w:id="5570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的显示。</w:t>
            </w:r>
          </w:p>
        </w:tc>
        <w:tc>
          <w:tcPr>
            <w:tcW w:w="2629" w:type="dxa"/>
          </w:tcPr>
          <w:p w:rsidR="0056344B" w:rsidRPr="002F02C9" w:rsidRDefault="0056344B" w:rsidP="000E6709">
            <w:pPr>
              <w:rPr>
                <w:rPrChange w:id="5571" w:author="Chen, Ivy (陳素貞 IEC1)" w:date="2015-01-12T13:45:00Z">
                  <w:rPr/>
                </w:rPrChange>
              </w:rPr>
            </w:pPr>
          </w:p>
        </w:tc>
      </w:tr>
      <w:tr w:rsidR="0056344B" w:rsidRPr="002F02C9" w:rsidTr="000E6709">
        <w:tc>
          <w:tcPr>
            <w:tcW w:w="445" w:type="dxa"/>
          </w:tcPr>
          <w:p w:rsidR="0056344B" w:rsidRPr="002F02C9" w:rsidRDefault="00152C15" w:rsidP="000E6709">
            <w:pPr>
              <w:rPr>
                <w:rPrChange w:id="5572" w:author="Chen, Ivy (陳素貞 IEC1)" w:date="2015-01-12T13:45:00Z">
                  <w:rPr/>
                </w:rPrChange>
              </w:rPr>
            </w:pPr>
            <w:ins w:id="5573" w:author="Gao, Guan-Wei (高貫偉 ITC)" w:date="2012-07-31T13:16:00Z">
              <w:r w:rsidRPr="002F02C9">
                <w:rPr>
                  <w:rPrChange w:id="557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lastRenderedPageBreak/>
                <w:t>10</w:t>
              </w:r>
            </w:ins>
            <w:del w:id="5575" w:author="Gao, Guan-Wei (高貫偉 ITC)" w:date="2012-07-31T10:44:00Z">
              <w:r w:rsidRPr="002F02C9">
                <w:rPr>
                  <w:rPrChange w:id="557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delText>8</w:delText>
              </w:r>
            </w:del>
          </w:p>
        </w:tc>
        <w:tc>
          <w:tcPr>
            <w:tcW w:w="1310" w:type="dxa"/>
          </w:tcPr>
          <w:p w:rsidR="0056344B" w:rsidRPr="002F02C9" w:rsidRDefault="00152C15" w:rsidP="000E6709">
            <w:pPr>
              <w:rPr>
                <w:rPrChange w:id="5577" w:author="Chen, Ivy (陳素貞 IEC1)" w:date="2015-01-12T13:45:00Z">
                  <w:rPr/>
                </w:rPrChange>
              </w:rPr>
            </w:pPr>
            <w:r w:rsidRPr="002F02C9">
              <w:rPr>
                <w:rPrChange w:id="5578" w:author="Chen, Ivy (陳素貞 IEC1)" w:date="2015-01-12T13:45:00Z">
                  <w:rPr>
                    <w:color w:val="0000FF"/>
                    <w:u w:val="single"/>
                  </w:rPr>
                </w:rPrChange>
              </w:rPr>
              <w:t>Save</w:t>
            </w:r>
          </w:p>
        </w:tc>
        <w:tc>
          <w:tcPr>
            <w:tcW w:w="916" w:type="dxa"/>
          </w:tcPr>
          <w:p w:rsidR="0056344B" w:rsidRPr="002F02C9" w:rsidRDefault="00152C15" w:rsidP="000E6709">
            <w:pPr>
              <w:rPr>
                <w:rFonts w:ascii="SimSun" w:hAnsi="SimSun"/>
                <w:rPrChange w:id="5579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5580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Button</w:t>
            </w:r>
          </w:p>
        </w:tc>
        <w:tc>
          <w:tcPr>
            <w:tcW w:w="677" w:type="dxa"/>
          </w:tcPr>
          <w:p w:rsidR="0056344B" w:rsidRPr="002F02C9" w:rsidRDefault="0056344B" w:rsidP="000E6709">
            <w:pPr>
              <w:rPr>
                <w:rPrChange w:id="5581" w:author="Chen, Ivy (陳素貞 IEC1)" w:date="2015-01-12T13:45:00Z">
                  <w:rPr/>
                </w:rPrChange>
              </w:rPr>
            </w:pPr>
          </w:p>
        </w:tc>
        <w:tc>
          <w:tcPr>
            <w:tcW w:w="1432" w:type="dxa"/>
          </w:tcPr>
          <w:p w:rsidR="0056344B" w:rsidRPr="002F02C9" w:rsidRDefault="00152C15" w:rsidP="000E6709">
            <w:pPr>
              <w:rPr>
                <w:rFonts w:ascii="SimSun" w:hAnsi="SimSun"/>
                <w:rPrChange w:id="5582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 w:hint="eastAsia"/>
                <w:rPrChange w:id="5583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“</w:t>
            </w:r>
            <w:r w:rsidRPr="002F02C9">
              <w:rPr>
                <w:rFonts w:ascii="SimSun" w:hAnsi="SimSun"/>
                <w:rPrChange w:id="5584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Save</w:t>
            </w:r>
            <w:r w:rsidRPr="002F02C9">
              <w:rPr>
                <w:rFonts w:ascii="SimSun" w:hAnsi="SimSun" w:hint="eastAsia"/>
                <w:rPrChange w:id="5585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”</w:t>
            </w:r>
          </w:p>
          <w:p w:rsidR="0056344B" w:rsidRPr="002F02C9" w:rsidRDefault="00152C15" w:rsidP="000E6709">
            <w:pPr>
              <w:rPr>
                <w:rFonts w:ascii="SimSun"/>
                <w:rPrChange w:id="5586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5587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Disable</w:t>
            </w:r>
          </w:p>
        </w:tc>
        <w:tc>
          <w:tcPr>
            <w:tcW w:w="680" w:type="dxa"/>
          </w:tcPr>
          <w:p w:rsidR="0056344B" w:rsidRPr="002F02C9" w:rsidRDefault="0056344B" w:rsidP="000E6709">
            <w:pPr>
              <w:rPr>
                <w:rPrChange w:id="5588" w:author="Chen, Ivy (陳素貞 IEC1)" w:date="2015-01-12T13:45:00Z">
                  <w:rPr/>
                </w:rPrChange>
              </w:rPr>
            </w:pPr>
          </w:p>
        </w:tc>
        <w:tc>
          <w:tcPr>
            <w:tcW w:w="2728" w:type="dxa"/>
          </w:tcPr>
          <w:p w:rsidR="00E05479" w:rsidRPr="002F02C9" w:rsidRDefault="00152C15" w:rsidP="000E6709">
            <w:pPr>
              <w:ind w:left="100" w:hangingChars="50" w:hanging="100"/>
              <w:rPr>
                <w:ins w:id="5589" w:author="IEC960923" w:date="2013-05-20T16:03:00Z"/>
                <w:rFonts w:ascii="SimSun" w:eastAsiaTheme="minorEastAsia" w:hAnsi="SimSun"/>
                <w:lang w:eastAsia="zh-TW"/>
                <w:rPrChange w:id="5590" w:author="Chen, Ivy (陳素貞 IEC1)" w:date="2015-01-12T13:45:00Z">
                  <w:rPr>
                    <w:ins w:id="5591" w:author="IEC960923" w:date="2013-05-20T16:03:00Z"/>
                    <w:rFonts w:ascii="SimSun" w:eastAsiaTheme="minorEastAsia" w:hAnsi="SimSun"/>
                    <w:lang w:eastAsia="zh-TW"/>
                  </w:rPr>
                </w:rPrChange>
              </w:rPr>
            </w:pPr>
            <w:r w:rsidRPr="002F02C9">
              <w:rPr>
                <w:rFonts w:ascii="SimSun" w:hAnsi="SimSun"/>
                <w:rPrChange w:id="5592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Click</w:t>
            </w:r>
            <w:r w:rsidRPr="002F02C9">
              <w:rPr>
                <w:rFonts w:ascii="SimSun" w:hAnsi="SimSun" w:hint="eastAsia"/>
                <w:rPrChange w:id="5593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：</w:t>
            </w:r>
          </w:p>
          <w:p w:rsidR="0056344B" w:rsidRPr="002F02C9" w:rsidRDefault="00152C15" w:rsidP="000E6709">
            <w:pPr>
              <w:ind w:left="100" w:hangingChars="50" w:hanging="100"/>
              <w:rPr>
                <w:rFonts w:ascii="SimSun"/>
                <w:rPrChange w:id="5594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5595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1</w:t>
            </w:r>
            <w:r w:rsidRPr="002F02C9">
              <w:rPr>
                <w:rFonts w:ascii="SimSun" w:hAnsi="SimSun" w:hint="eastAsia"/>
                <w:rPrChange w:id="5596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</w:t>
            </w:r>
            <w:ins w:id="5597" w:author="IEC960923" w:date="2013-05-20T16:03:00Z">
              <w:r w:rsidRPr="002F02C9">
                <w:rPr>
                  <w:rFonts w:ascii="SimSun" w:eastAsiaTheme="minorEastAsia" w:hAnsi="SimSun"/>
                  <w:lang w:eastAsia="zh-TW"/>
                  <w:rPrChange w:id="5598" w:author="Chen, Ivy (陳素貞 IEC1)" w:date="2015-01-12T13:45:00Z">
                    <w:rPr>
                      <w:rFonts w:ascii="SimSun" w:eastAsiaTheme="minorEastAsia" w:hAnsi="SimSun"/>
                      <w:color w:val="0000FF"/>
                      <w:highlight w:val="lightGray"/>
                      <w:u w:val="single"/>
                      <w:lang w:eastAsia="zh-TW"/>
                    </w:rPr>
                  </w:rPrChange>
                </w:rPr>
                <w:t>5</w:t>
              </w:r>
              <w:r w:rsidRPr="002F02C9">
                <w:rPr>
                  <w:rFonts w:ascii="SimSun" w:hAnsi="SimSun" w:hint="eastAsia"/>
                  <w:rPrChange w:id="5599" w:author="Chen, Ivy (陳素貞 IEC1)" w:date="2015-01-12T13:45:00Z">
                    <w:rPr>
                      <w:rFonts w:ascii="SimSun" w:hAnsi="SimSun" w:hint="eastAsia"/>
                      <w:color w:val="0000FF"/>
                      <w:highlight w:val="lightGray"/>
                      <w:u w:val="single"/>
                    </w:rPr>
                  </w:rPrChange>
                </w:rPr>
                <w:t>到</w:t>
              </w:r>
              <w:r w:rsidRPr="002F02C9">
                <w:rPr>
                  <w:rFonts w:ascii="SimSun" w:hAnsi="SimSun"/>
                  <w:rPrChange w:id="5600" w:author="Chen, Ivy (陳素貞 IEC1)" w:date="2015-01-12T13:45:00Z">
                    <w:rPr>
                      <w:rFonts w:ascii="SimSun" w:hAnsi="SimSun"/>
                      <w:color w:val="0000FF"/>
                      <w:highlight w:val="lightGray"/>
                      <w:u w:val="single"/>
                    </w:rPr>
                  </w:rPrChange>
                </w:rPr>
                <w:t>6</w:t>
              </w:r>
              <w:r w:rsidRPr="002F02C9">
                <w:rPr>
                  <w:rFonts w:ascii="SimSun" w:hAnsi="SimSun" w:hint="eastAsia"/>
                  <w:rPrChange w:id="5601" w:author="Chen, Ivy (陳素貞 IEC1)" w:date="2015-01-12T13:45:00Z">
                    <w:rPr>
                      <w:rFonts w:ascii="SimSun" w:hAnsi="SimSun" w:hint="eastAsia"/>
                      <w:color w:val="0000FF"/>
                      <w:highlight w:val="lightGray"/>
                      <w:u w:val="single"/>
                    </w:rPr>
                  </w:rPrChange>
                </w:rPr>
                <w:t>、</w:t>
              </w:r>
              <w:r w:rsidRPr="002F02C9">
                <w:rPr>
                  <w:rFonts w:ascii="SimSun" w:eastAsiaTheme="minorEastAsia" w:hAnsi="SimSun"/>
                  <w:lang w:eastAsia="zh-TW"/>
                  <w:rPrChange w:id="5602" w:author="Chen, Ivy (陳素貞 IEC1)" w:date="2015-01-12T13:45:00Z">
                    <w:rPr>
                      <w:rFonts w:ascii="SimSun" w:eastAsiaTheme="minorEastAsia" w:hAnsi="SimSun"/>
                      <w:color w:val="0000FF"/>
                      <w:highlight w:val="lightGray"/>
                      <w:u w:val="single"/>
                      <w:lang w:eastAsia="zh-TW"/>
                    </w:rPr>
                  </w:rPrChange>
                </w:rPr>
                <w:t>10</w:t>
              </w:r>
            </w:ins>
            <w:del w:id="5603" w:author="IEC960923" w:date="2013-05-20T16:03:00Z">
              <w:r w:rsidRPr="002F02C9">
                <w:rPr>
                  <w:rFonts w:ascii="SimSun" w:hAnsi="SimSun"/>
                  <w:rPrChange w:id="560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delText>3</w:delText>
              </w:r>
            </w:del>
            <w:ins w:id="5605" w:author="Gao, Guan-Wei (高貫偉 ITC)" w:date="2012-07-31T13:21:00Z">
              <w:del w:id="5606" w:author="IEC960923" w:date="2013-05-20T16:03:00Z">
                <w:r w:rsidRPr="002F02C9">
                  <w:rPr>
                    <w:rFonts w:ascii="SimSun" w:hAnsi="SimSun"/>
                    <w:rPrChange w:id="5607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4</w:delText>
                </w:r>
              </w:del>
            </w:ins>
            <w:del w:id="5608" w:author="IEC960923" w:date="2013-05-20T16:03:00Z">
              <w:r w:rsidRPr="002F02C9">
                <w:rPr>
                  <w:rFonts w:ascii="SimSun" w:hAnsi="SimSun" w:hint="eastAsia"/>
                  <w:rPrChange w:id="560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delText>到</w:delText>
              </w:r>
              <w:r w:rsidRPr="002F02C9">
                <w:rPr>
                  <w:rFonts w:ascii="SimSun" w:hAnsi="SimSun"/>
                  <w:rPrChange w:id="561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delText>6</w:delText>
              </w:r>
              <w:r w:rsidRPr="002F02C9">
                <w:rPr>
                  <w:rFonts w:ascii="SimSun" w:hAnsi="SimSun" w:hint="eastAsia"/>
                  <w:rPrChange w:id="561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delText>号</w:delText>
              </w:r>
            </w:del>
            <w:ins w:id="5612" w:author="Gao, Guan-Wei (高貫偉 ITC)" w:date="2012-07-31T13:21:00Z">
              <w:del w:id="5613" w:author="IEC960923" w:date="2013-05-20T16:03:00Z">
                <w:r w:rsidRPr="002F02C9">
                  <w:rPr>
                    <w:rFonts w:ascii="SimSun" w:hAnsi="SimSun" w:hint="eastAsia"/>
                    <w:rPrChange w:id="5614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、</w:delText>
                </w:r>
                <w:r w:rsidRPr="002F02C9">
                  <w:rPr>
                    <w:rFonts w:ascii="SimSun" w:hAnsi="SimSun"/>
                    <w:rPrChange w:id="5615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8</w:delText>
                </w:r>
              </w:del>
              <w:r w:rsidRPr="002F02C9">
                <w:rPr>
                  <w:rFonts w:ascii="SimSun" w:hAnsi="SimSun" w:hint="eastAsia"/>
                  <w:rPrChange w:id="561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号</w:t>
              </w:r>
            </w:ins>
            <w:r w:rsidRPr="002F02C9">
              <w:rPr>
                <w:rFonts w:ascii="SimSun" w:hAnsi="SimSun" w:hint="eastAsia"/>
                <w:rPrChange w:id="5617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框中有任何框为空，则警示用户，放弃后续操作。</w:t>
            </w:r>
          </w:p>
          <w:p w:rsidR="0056344B" w:rsidRPr="002F02C9" w:rsidRDefault="00152C15" w:rsidP="000E6709">
            <w:pPr>
              <w:rPr>
                <w:rFonts w:ascii="SimSun" w:hAnsi="SimSun"/>
                <w:rPrChange w:id="5618" w:author="Chen, Ivy (陳素貞 IEC1)" w:date="2015-01-12T13:45:00Z">
                  <w:rPr>
                    <w:rFonts w:ascii="SimSun" w:hAnsi="SimSun"/>
                  </w:rPr>
                </w:rPrChange>
              </w:rPr>
            </w:pPr>
            <w:r w:rsidRPr="002F02C9">
              <w:rPr>
                <w:rFonts w:ascii="SimSun" w:hAnsi="SimSun"/>
                <w:rPrChange w:id="5619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2</w:t>
            </w:r>
            <w:r w:rsidRPr="002F02C9">
              <w:rPr>
                <w:rFonts w:ascii="SimSun" w:hAnsi="SimSun" w:hint="eastAsia"/>
                <w:rPrChange w:id="5620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、若</w:t>
            </w:r>
            <w:ins w:id="5621" w:author="IEC960923" w:date="2013-05-20T16:03:00Z">
              <w:r w:rsidRPr="002F02C9">
                <w:rPr>
                  <w:rFonts w:ascii="SimSun" w:eastAsiaTheme="minorEastAsia" w:hAnsi="SimSun"/>
                  <w:lang w:eastAsia="zh-TW"/>
                  <w:rPrChange w:id="5622" w:author="Chen, Ivy (陳素貞 IEC1)" w:date="2015-01-12T13:45:00Z">
                    <w:rPr>
                      <w:rFonts w:ascii="SimSun" w:eastAsiaTheme="minorEastAsia" w:hAnsi="SimSun"/>
                      <w:color w:val="0000FF"/>
                      <w:highlight w:val="lightGray"/>
                      <w:u w:val="single"/>
                      <w:lang w:eastAsia="zh-TW"/>
                    </w:rPr>
                  </w:rPrChange>
                </w:rPr>
                <w:t>5</w:t>
              </w:r>
              <w:r w:rsidRPr="002F02C9">
                <w:rPr>
                  <w:rFonts w:ascii="SimSun" w:hAnsi="SimSun" w:hint="eastAsia"/>
                  <w:rPrChange w:id="5623" w:author="Chen, Ivy (陳素貞 IEC1)" w:date="2015-01-12T13:45:00Z">
                    <w:rPr>
                      <w:rFonts w:ascii="SimSun" w:hAnsi="SimSun" w:hint="eastAsia"/>
                      <w:color w:val="0000FF"/>
                      <w:highlight w:val="lightGray"/>
                      <w:u w:val="single"/>
                    </w:rPr>
                  </w:rPrChange>
                </w:rPr>
                <w:t>到</w:t>
              </w:r>
              <w:r w:rsidRPr="002F02C9">
                <w:rPr>
                  <w:rFonts w:ascii="SimSun" w:eastAsiaTheme="minorEastAsia" w:hAnsi="SimSun"/>
                  <w:lang w:eastAsia="zh-TW"/>
                  <w:rPrChange w:id="5624" w:author="Chen, Ivy (陳素貞 IEC1)" w:date="2015-01-12T13:45:00Z">
                    <w:rPr>
                      <w:rFonts w:ascii="SimSun" w:eastAsiaTheme="minorEastAsia" w:hAnsi="SimSun"/>
                      <w:color w:val="0000FF"/>
                      <w:u w:val="single"/>
                      <w:lang w:eastAsia="zh-TW"/>
                    </w:rPr>
                  </w:rPrChange>
                </w:rPr>
                <w:t>9</w:t>
              </w:r>
            </w:ins>
            <w:del w:id="5625" w:author="IEC960923" w:date="2013-05-20T16:03:00Z">
              <w:r w:rsidRPr="002F02C9">
                <w:rPr>
                  <w:rFonts w:ascii="SimSun" w:hAnsi="SimSun"/>
                  <w:rPrChange w:id="562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delText>3</w:delText>
              </w:r>
            </w:del>
            <w:ins w:id="5627" w:author="Gao, Guan-Wei (高貫偉 ITC)" w:date="2012-07-31T13:20:00Z">
              <w:del w:id="5628" w:author="IEC960923" w:date="2013-05-20T16:03:00Z">
                <w:r w:rsidRPr="002F02C9">
                  <w:rPr>
                    <w:rFonts w:ascii="SimSun" w:hAnsi="SimSun"/>
                    <w:rPrChange w:id="5629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4</w:delText>
                </w:r>
              </w:del>
            </w:ins>
            <w:del w:id="5630" w:author="IEC960923" w:date="2013-05-20T16:03:00Z">
              <w:r w:rsidRPr="002F02C9">
                <w:rPr>
                  <w:rFonts w:ascii="SimSun" w:hAnsi="SimSun" w:hint="eastAsia"/>
                  <w:rPrChange w:id="563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delText>到</w:delText>
              </w:r>
              <w:r w:rsidRPr="002F02C9">
                <w:rPr>
                  <w:rFonts w:ascii="SimSun" w:hAnsi="SimSun"/>
                  <w:rPrChange w:id="563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delText>5</w:delText>
              </w:r>
            </w:del>
            <w:ins w:id="5633" w:author="Gao, Guan-Wei (高貫偉 ITC)" w:date="2012-07-31T13:20:00Z">
              <w:del w:id="5634" w:author="IEC960923" w:date="2013-05-20T16:03:00Z">
                <w:r w:rsidRPr="002F02C9">
                  <w:rPr>
                    <w:rFonts w:ascii="SimSun" w:hAnsi="SimSun"/>
                    <w:rPrChange w:id="5635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6</w:delText>
                </w:r>
              </w:del>
            </w:ins>
            <w:r w:rsidRPr="002F02C9">
              <w:rPr>
                <w:rFonts w:ascii="SimSun" w:hAnsi="SimSun" w:hint="eastAsia"/>
                <w:rPrChange w:id="5636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号框中数据同时出现在</w:t>
            </w:r>
            <w:r w:rsidRPr="002F02C9">
              <w:rPr>
                <w:rFonts w:ascii="Courier New" w:hAnsi="Courier New" w:cs="Courier New"/>
                <w:noProof/>
                <w:szCs w:val="20"/>
                <w:rPrChange w:id="5637" w:author="Chen, Ivy (陳素貞 IEC1)" w:date="2015-01-12T13:45:00Z">
                  <w:rPr>
                    <w:rFonts w:ascii="Courier New" w:hAnsi="Courier New" w:cs="Courier New"/>
                    <w:noProof/>
                    <w:color w:val="0000FF"/>
                    <w:szCs w:val="20"/>
                    <w:u w:val="single"/>
                  </w:rPr>
                </w:rPrChange>
              </w:rPr>
              <w:t>DefectCode_Station</w:t>
            </w:r>
            <w:r w:rsidRPr="002F02C9">
              <w:rPr>
                <w:rFonts w:ascii="Courier New" w:hAnsi="Courier New" w:cs="Courier New" w:hint="eastAsia"/>
                <w:noProof/>
                <w:szCs w:val="20"/>
                <w:rPrChange w:id="5638" w:author="Chen, Ivy (陳素貞 IEC1)" w:date="2015-01-12T13:45:00Z">
                  <w:rPr>
                    <w:rFonts w:ascii="Courier New" w:hAnsi="Courier New" w:cs="Courier New" w:hint="eastAsia"/>
                    <w:noProof/>
                    <w:color w:val="0000FF"/>
                    <w:szCs w:val="20"/>
                    <w:u w:val="single"/>
                  </w:rPr>
                </w:rPrChange>
              </w:rPr>
              <w:t>表的同一个记录中且不是当前被编辑记录</w:t>
            </w:r>
            <w:r w:rsidRPr="002F02C9">
              <w:rPr>
                <w:rFonts w:ascii="SimSun" w:hAnsi="SimSun" w:hint="eastAsia"/>
                <w:rPrChange w:id="5639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，，则警示用户，放弃后续操作。</w:t>
            </w:r>
          </w:p>
          <w:p w:rsidR="0056344B" w:rsidRPr="002F02C9" w:rsidRDefault="00152C15" w:rsidP="000E6709">
            <w:pPr>
              <w:rPr>
                <w:rFonts w:ascii="SimSun"/>
                <w:rPrChange w:id="5640" w:author="Chen, Ivy (陳素貞 IEC1)" w:date="2015-01-12T13:45:00Z">
                  <w:rPr>
                    <w:rFonts w:ascii="SimSun"/>
                  </w:rPr>
                </w:rPrChange>
              </w:rPr>
            </w:pPr>
            <w:r w:rsidRPr="002F02C9">
              <w:rPr>
                <w:rFonts w:ascii="SimSun" w:hAnsi="SimSun"/>
                <w:rPrChange w:id="5641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3</w:t>
            </w:r>
            <w:r w:rsidRPr="002F02C9">
              <w:rPr>
                <w:rFonts w:ascii="SimSun" w:hAnsi="SimSun" w:hint="eastAsia"/>
                <w:rPrChange w:id="5642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、保存新数据到</w:t>
            </w:r>
            <w:r w:rsidRPr="002F02C9">
              <w:rPr>
                <w:rFonts w:ascii="SimSun" w:hAnsi="SimSun"/>
                <w:rPrChange w:id="5643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Defect Station List</w:t>
            </w:r>
            <w:r w:rsidRPr="002F02C9">
              <w:rPr>
                <w:rFonts w:ascii="SimSun" w:hAnsi="SimSun" w:hint="eastAsia"/>
                <w:rPrChange w:id="5644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当前被选行对应记录中，记录修改人和日期。</w:t>
            </w:r>
          </w:p>
          <w:p w:rsidR="0056344B" w:rsidRPr="002F02C9" w:rsidRDefault="00152C15">
            <w:pPr>
              <w:rPr>
                <w:rFonts w:ascii="Arial" w:eastAsia="新細明體" w:hAnsi="Arial" w:cs="Arial"/>
                <w:b/>
                <w:bCs/>
                <w:kern w:val="32"/>
                <w:sz w:val="32"/>
                <w:rPrChange w:id="5645" w:author="Chen, Ivy (陳素貞 IEC1)" w:date="2015-01-12T13:45:00Z">
                  <w:rPr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r w:rsidRPr="002F02C9">
              <w:rPr>
                <w:rFonts w:ascii="SimSun" w:hAnsi="SimSun"/>
                <w:rPrChange w:id="5646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4</w:t>
            </w:r>
            <w:r w:rsidRPr="002F02C9">
              <w:rPr>
                <w:rFonts w:ascii="SimSun" w:hAnsi="SimSun" w:hint="eastAsia"/>
                <w:rPrChange w:id="5647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、刷新</w:t>
            </w:r>
            <w:r w:rsidRPr="002F02C9">
              <w:rPr>
                <w:rFonts w:ascii="SimSun" w:hAnsi="SimSun"/>
                <w:rPrChange w:id="5648" w:author="Chen, Ivy (陳素貞 IEC1)" w:date="2015-01-12T13:45:00Z">
                  <w:rPr>
                    <w:rFonts w:ascii="SimSun" w:hAnsi="SimSun"/>
                    <w:color w:val="0000FF"/>
                    <w:u w:val="single"/>
                  </w:rPr>
                </w:rPrChange>
              </w:rPr>
              <w:t>Defect Station List</w:t>
            </w:r>
            <w:r w:rsidRPr="002F02C9">
              <w:rPr>
                <w:rFonts w:ascii="SimSun" w:hAnsi="SimSun" w:hint="eastAsia"/>
                <w:rPrChange w:id="5649" w:author="Chen, Ivy (陳素貞 IEC1)" w:date="2015-01-12T13:45:00Z">
                  <w:rPr>
                    <w:rFonts w:ascii="SimSun" w:hAnsi="SimSun" w:hint="eastAsia"/>
                    <w:color w:val="0000FF"/>
                    <w:u w:val="single"/>
                  </w:rPr>
                </w:rPrChange>
              </w:rPr>
              <w:t>的显示。</w:t>
            </w:r>
          </w:p>
        </w:tc>
        <w:tc>
          <w:tcPr>
            <w:tcW w:w="2629" w:type="dxa"/>
          </w:tcPr>
          <w:p w:rsidR="0056344B" w:rsidRPr="002F02C9" w:rsidRDefault="0056344B" w:rsidP="000E6709">
            <w:pPr>
              <w:rPr>
                <w:rPrChange w:id="5650" w:author="Chen, Ivy (陳素貞 IEC1)" w:date="2015-01-12T13:45:00Z">
                  <w:rPr/>
                </w:rPrChange>
              </w:rPr>
            </w:pPr>
          </w:p>
        </w:tc>
      </w:tr>
    </w:tbl>
    <w:p w:rsidR="00316CCD" w:rsidRPr="002F02C9" w:rsidRDefault="00152C15" w:rsidP="000E6709">
      <w:pPr>
        <w:rPr>
          <w:ins w:id="5651" w:author="ies12q680" w:date="2012-12-28T13:22:00Z"/>
          <w:rPrChange w:id="5652" w:author="Chen, Ivy (陳素貞 IEC1)" w:date="2015-01-12T13:45:00Z">
            <w:rPr>
              <w:ins w:id="5653" w:author="ies12q680" w:date="2012-12-28T13:22:00Z"/>
            </w:rPr>
          </w:rPrChange>
        </w:rPr>
      </w:pPr>
      <w:ins w:id="5654" w:author="ies12q680" w:date="2012-12-28T13:21:00Z">
        <w:r w:rsidRPr="002F02C9">
          <w:rPr>
            <w:rPrChange w:id="5655" w:author="Chen, Ivy (陳素貞 IEC1)" w:date="2015-01-12T13:45:00Z">
              <w:rPr>
                <w:color w:val="0000FF"/>
                <w:u w:val="single"/>
              </w:rPr>
            </w:rPrChange>
          </w:rPr>
          <w:t xml:space="preserve">Defect Station </w:t>
        </w:r>
      </w:ins>
      <w:ins w:id="5656" w:author="ies12q680" w:date="2012-12-28T13:22:00Z">
        <w:r w:rsidRPr="002F02C9">
          <w:rPr>
            <w:rFonts w:hint="eastAsia"/>
            <w:rPrChange w:id="5657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维护页面改善：</w:t>
        </w:r>
      </w:ins>
    </w:p>
    <w:p w:rsidR="009D1587" w:rsidRPr="002F02C9" w:rsidRDefault="00152C15" w:rsidP="000E6709">
      <w:pPr>
        <w:rPr>
          <w:ins w:id="5658" w:author="ies12q680" w:date="2012-12-28T13:35:00Z"/>
          <w:strike/>
          <w:rPrChange w:id="5659" w:author="Chen, Ivy (陳素貞 IEC1)" w:date="2015-01-12T13:45:00Z">
            <w:rPr>
              <w:ins w:id="5660" w:author="ies12q680" w:date="2012-12-28T13:35:00Z"/>
            </w:rPr>
          </w:rPrChange>
        </w:rPr>
      </w:pPr>
      <w:ins w:id="5661" w:author="ies12q680" w:date="2012-12-28T13:22:00Z">
        <w:r w:rsidRPr="002F02C9">
          <w:rPr>
            <w:strike/>
            <w:rPrChange w:id="5662" w:author="Chen, Ivy (陳素貞 IEC1)" w:date="2015-01-12T13:45:00Z">
              <w:rPr>
                <w:color w:val="0000FF"/>
                <w:u w:val="single"/>
              </w:rPr>
            </w:rPrChange>
          </w:rPr>
          <w:t>1.</w:t>
        </w:r>
      </w:ins>
      <w:ins w:id="5663" w:author="ies12q680" w:date="2012-12-28T13:34:00Z">
        <w:r w:rsidRPr="002F02C9">
          <w:rPr>
            <w:rFonts w:ascii="Verdana" w:hAnsi="Verdana"/>
            <w:strike/>
            <w:color w:val="000000"/>
            <w:szCs w:val="20"/>
            <w:rPrChange w:id="5664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665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因</w:t>
        </w:r>
      </w:ins>
      <w:ins w:id="5666" w:author="ies12q680" w:date="2012-12-28T13:48:00Z">
        <w:r w:rsidRPr="002F02C9">
          <w:rPr>
            <w:rFonts w:ascii="Verdana" w:hAnsi="Verdana" w:hint="eastAsia"/>
            <w:strike/>
            <w:color w:val="000000"/>
            <w:szCs w:val="20"/>
            <w:rPrChange w:id="5667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存在</w:t>
        </w:r>
      </w:ins>
      <w:ins w:id="5668" w:author="ies12q680" w:date="2012-12-28T13:34:00Z">
        <w:r w:rsidRPr="002F02C9">
          <w:rPr>
            <w:rFonts w:ascii="Verdana" w:hAnsi="Verdana" w:hint="eastAsia"/>
            <w:strike/>
            <w:color w:val="000000"/>
            <w:szCs w:val="20"/>
            <w:rPrChange w:id="5669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像擦拭之类的小</w:t>
        </w:r>
        <w:r w:rsidRPr="002F02C9">
          <w:rPr>
            <w:rFonts w:ascii="Verdana" w:hAnsi="Verdana"/>
            <w:strike/>
            <w:color w:val="000000"/>
            <w:szCs w:val="20"/>
            <w:rPrChange w:id="5670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Isse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671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不用从测试站重流，</w:t>
        </w:r>
      </w:ins>
      <w:ins w:id="5672" w:author="ies12q680" w:date="2012-12-28T13:22:00Z">
        <w:r w:rsidRPr="002F02C9">
          <w:rPr>
            <w:rFonts w:hint="eastAsia"/>
            <w:strike/>
            <w:rPrChange w:id="567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新增栏位</w:t>
        </w:r>
        <w:r w:rsidRPr="002F02C9">
          <w:rPr>
            <w:strike/>
            <w:rPrChange w:id="5674" w:author="Chen, Ivy (陳素貞 IEC1)" w:date="2015-01-12T13:45:00Z">
              <w:rPr>
                <w:color w:val="0000FF"/>
                <w:u w:val="single"/>
              </w:rPr>
            </w:rPrChange>
          </w:rPr>
          <w:t>Major Part</w:t>
        </w:r>
        <w:r w:rsidRPr="002F02C9">
          <w:rPr>
            <w:rFonts w:hint="eastAsia"/>
            <w:strike/>
            <w:rPrChange w:id="567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（经</w:t>
        </w:r>
      </w:ins>
      <w:ins w:id="5676" w:author="ies12q680" w:date="2012-12-28T13:23:00Z">
        <w:r w:rsidRPr="002F02C9">
          <w:rPr>
            <w:strike/>
            <w:rPrChange w:id="5677" w:author="Chen, Ivy (陳素貞 IEC1)" w:date="2015-01-12T13:45:00Z">
              <w:rPr>
                <w:color w:val="0000FF"/>
                <w:u w:val="single"/>
              </w:rPr>
            </w:rPrChange>
          </w:rPr>
          <w:t>Jolly</w:t>
        </w:r>
        <w:r w:rsidRPr="002F02C9">
          <w:rPr>
            <w:rFonts w:hint="eastAsia"/>
            <w:strike/>
            <w:rPrChange w:id="567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确认</w:t>
        </w:r>
      </w:ins>
      <w:ins w:id="5679" w:author="ies12q680" w:date="2012-12-28T13:24:00Z">
        <w:r w:rsidRPr="002F02C9">
          <w:rPr>
            <w:rFonts w:hint="eastAsia"/>
            <w:strike/>
            <w:rPrChange w:id="568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栏位</w:t>
        </w:r>
        <w:r w:rsidRPr="002F02C9">
          <w:rPr>
            <w:strike/>
            <w:rPrChange w:id="5681" w:author="Chen, Ivy (陳素貞 IEC1)" w:date="2015-01-12T13:45:00Z">
              <w:rPr>
                <w:color w:val="0000FF"/>
                <w:u w:val="single"/>
              </w:rPr>
            </w:rPrChange>
          </w:rPr>
          <w:t>Cause</w:t>
        </w:r>
        <w:r w:rsidRPr="002F02C9">
          <w:rPr>
            <w:rFonts w:hint="eastAsia"/>
            <w:strike/>
            <w:rPrChange w:id="568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现在今后不会使用，直接将新增的</w:t>
        </w:r>
        <w:r w:rsidRPr="002F02C9">
          <w:rPr>
            <w:strike/>
            <w:rPrChange w:id="5683" w:author="Chen, Ivy (陳素貞 IEC1)" w:date="2015-01-12T13:45:00Z">
              <w:rPr>
                <w:color w:val="0000FF"/>
                <w:u w:val="single"/>
              </w:rPr>
            </w:rPrChange>
          </w:rPr>
          <w:t>Major Part</w:t>
        </w:r>
        <w:r w:rsidRPr="002F02C9">
          <w:rPr>
            <w:rFonts w:hint="eastAsia"/>
            <w:strike/>
            <w:rPrChange w:id="568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栏位取代</w:t>
        </w:r>
        <w:r w:rsidRPr="002F02C9">
          <w:rPr>
            <w:strike/>
            <w:rPrChange w:id="5685" w:author="Chen, Ivy (陳素貞 IEC1)" w:date="2015-01-12T13:45:00Z">
              <w:rPr>
                <w:color w:val="0000FF"/>
                <w:u w:val="single"/>
              </w:rPr>
            </w:rPrChange>
          </w:rPr>
          <w:t>Cause</w:t>
        </w:r>
        <w:r w:rsidRPr="002F02C9">
          <w:rPr>
            <w:rFonts w:hint="eastAsia"/>
            <w:strike/>
            <w:rPrChange w:id="568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栏位</w:t>
        </w:r>
      </w:ins>
      <w:ins w:id="5687" w:author="ies12q680" w:date="2012-12-28T13:22:00Z">
        <w:r w:rsidRPr="002F02C9">
          <w:rPr>
            <w:rFonts w:hint="eastAsia"/>
            <w:strike/>
            <w:rPrChange w:id="568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）</w:t>
        </w:r>
      </w:ins>
      <w:ins w:id="5689" w:author="ies12q680" w:date="2012-12-28T13:35:00Z">
        <w:r w:rsidRPr="002F02C9">
          <w:rPr>
            <w:rFonts w:hint="eastAsia"/>
            <w:strike/>
            <w:rPrChange w:id="569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  <w:ins w:id="5691" w:author="ies12q680" w:date="2012-12-28T13:41:00Z">
        <w:r w:rsidRPr="002F02C9">
          <w:rPr>
            <w:rFonts w:hint="eastAsia"/>
            <w:strike/>
            <w:rPrChange w:id="569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具有逻辑如下：</w:t>
        </w:r>
      </w:ins>
    </w:p>
    <w:p w:rsidR="003B389F" w:rsidRPr="002F02C9" w:rsidRDefault="00152C15">
      <w:pPr>
        <w:ind w:leftChars="50" w:left="100"/>
        <w:rPr>
          <w:ins w:id="5693" w:author="ies12q680" w:date="2013-01-08T14:41:00Z"/>
          <w:rFonts w:ascii="Verdana" w:hAnsi="Verdana"/>
          <w:strike/>
          <w:color w:val="000000"/>
          <w:szCs w:val="20"/>
          <w:rPrChange w:id="5694" w:author="Chen, Ivy (陳素貞 IEC1)" w:date="2015-01-12T13:45:00Z">
            <w:rPr>
              <w:ins w:id="5695" w:author="ies12q680" w:date="2013-01-08T14:41:00Z"/>
              <w:rFonts w:ascii="Verdana" w:hAnsi="Verdana"/>
              <w:color w:val="000000"/>
              <w:szCs w:val="20"/>
            </w:rPr>
          </w:rPrChange>
        </w:rPr>
        <w:pPrChange w:id="5696" w:author="ies12q680" w:date="2012-12-28T13:36:00Z">
          <w:pPr/>
        </w:pPrChange>
      </w:pPr>
      <w:ins w:id="5697" w:author="ies12q680" w:date="2012-12-28T13:35:00Z">
        <w:r w:rsidRPr="002F02C9">
          <w:rPr>
            <w:rFonts w:ascii="Verdana" w:hAnsi="Verdana"/>
            <w:strike/>
            <w:color w:val="000000"/>
            <w:szCs w:val="20"/>
            <w:rPrChange w:id="5698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a.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699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如果维护</w:t>
        </w:r>
        <w:r w:rsidRPr="002F02C9">
          <w:rPr>
            <w:rFonts w:ascii="Verdana" w:hAnsi="Verdana"/>
            <w:strike/>
            <w:color w:val="000000"/>
            <w:szCs w:val="20"/>
            <w:rPrChange w:id="5700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Major</w:t>
        </w:r>
      </w:ins>
      <w:ins w:id="5701" w:author="ies12q680" w:date="2012-12-28T13:42:00Z">
        <w:r w:rsidRPr="002F02C9">
          <w:rPr>
            <w:rFonts w:ascii="Verdana" w:hAnsi="Verdana"/>
            <w:strike/>
            <w:color w:val="000000"/>
            <w:szCs w:val="20"/>
            <w:rPrChange w:id="5702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 xml:space="preserve"> </w:t>
        </w:r>
      </w:ins>
      <w:ins w:id="5703" w:author="ies12q680" w:date="2012-12-28T13:35:00Z">
        <w:r w:rsidRPr="002F02C9">
          <w:rPr>
            <w:rFonts w:ascii="Verdana" w:hAnsi="Verdana"/>
            <w:strike/>
            <w:color w:val="000000"/>
            <w:szCs w:val="20"/>
            <w:rPrChange w:id="5704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Part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705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，则按照</w:t>
        </w:r>
        <w:r w:rsidRPr="002F02C9">
          <w:rPr>
            <w:rFonts w:ascii="Verdana" w:hAnsi="Verdana"/>
            <w:strike/>
            <w:color w:val="000000"/>
            <w:szCs w:val="20"/>
            <w:rPrChange w:id="5706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Defect+MajorPart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707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走</w:t>
        </w:r>
        <w:r w:rsidRPr="002F02C9">
          <w:rPr>
            <w:rFonts w:ascii="Verdana" w:hAnsi="Verdana"/>
            <w:strike/>
            <w:color w:val="000000"/>
            <w:szCs w:val="20"/>
            <w:rPrChange w:id="5708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Verdana" w:hAnsi="Verdana"/>
            <w:strike/>
            <w:color w:val="000000"/>
            <w:szCs w:val="20"/>
            <w:rPrChange w:id="5709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br/>
          <w:t>b.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710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没有维护</w:t>
        </w:r>
        <w:r w:rsidRPr="002F02C9">
          <w:rPr>
            <w:rFonts w:ascii="Verdana" w:hAnsi="Verdana"/>
            <w:strike/>
            <w:color w:val="000000"/>
            <w:szCs w:val="20"/>
            <w:rPrChange w:id="5711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Major Part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712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，则按照</w:t>
        </w:r>
        <w:r w:rsidRPr="002F02C9">
          <w:rPr>
            <w:rFonts w:ascii="Verdana" w:hAnsi="Verdana"/>
            <w:strike/>
            <w:color w:val="000000"/>
            <w:szCs w:val="20"/>
            <w:rPrChange w:id="5713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Defect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714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走</w:t>
        </w:r>
        <w:r w:rsidRPr="002F02C9">
          <w:rPr>
            <w:rFonts w:ascii="Verdana" w:hAnsi="Verdana"/>
            <w:strike/>
            <w:color w:val="000000"/>
            <w:szCs w:val="20"/>
            <w:rPrChange w:id="5715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br/>
        </w:r>
      </w:ins>
      <w:ins w:id="5716" w:author="ies12q680" w:date="2012-12-28T13:46:00Z">
        <w:r w:rsidRPr="002F02C9">
          <w:rPr>
            <w:rFonts w:ascii="Verdana" w:hAnsi="Verdana" w:hint="eastAsia"/>
            <w:strike/>
            <w:color w:val="000000"/>
            <w:szCs w:val="20"/>
            <w:rPrChange w:id="5717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当</w:t>
        </w:r>
      </w:ins>
      <w:ins w:id="5718" w:author="ies12q680" w:date="2012-12-28T13:35:00Z">
        <w:r w:rsidRPr="002F02C9">
          <w:rPr>
            <w:rFonts w:ascii="Verdana" w:hAnsi="Verdana" w:hint="eastAsia"/>
            <w:strike/>
            <w:color w:val="000000"/>
            <w:szCs w:val="20"/>
            <w:rPrChange w:id="5719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维护</w:t>
        </w:r>
      </w:ins>
      <w:ins w:id="5720" w:author="ies12q680" w:date="2012-12-28T13:46:00Z">
        <w:r w:rsidRPr="002F02C9">
          <w:rPr>
            <w:rFonts w:ascii="Verdana" w:hAnsi="Verdana" w:hint="eastAsia"/>
            <w:strike/>
            <w:color w:val="000000"/>
            <w:szCs w:val="20"/>
            <w:rPrChange w:id="5721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了</w:t>
        </w:r>
      </w:ins>
      <w:ins w:id="5722" w:author="ies12q680" w:date="2012-12-28T13:35:00Z">
        <w:r w:rsidRPr="002F02C9">
          <w:rPr>
            <w:rFonts w:ascii="Verdana" w:hAnsi="Verdana"/>
            <w:strike/>
            <w:color w:val="000000"/>
            <w:szCs w:val="20"/>
            <w:rPrChange w:id="5723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Major Part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724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时，</w:t>
        </w:r>
        <w:r w:rsidRPr="002F02C9">
          <w:rPr>
            <w:rFonts w:ascii="Verdana" w:hAnsi="Verdana"/>
            <w:strike/>
            <w:color w:val="000000"/>
            <w:szCs w:val="20"/>
            <w:rPrChange w:id="5725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Next WC=Pre WC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726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，</w:t>
        </w:r>
      </w:ins>
      <w:ins w:id="5727" w:author="ies12q680" w:date="2012-12-28T13:46:00Z">
        <w:r w:rsidRPr="002F02C9">
          <w:rPr>
            <w:rFonts w:ascii="Verdana" w:hAnsi="Verdana" w:hint="eastAsia"/>
            <w:strike/>
            <w:color w:val="000000"/>
            <w:szCs w:val="20"/>
            <w:rPrChange w:id="5728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（</w:t>
        </w:r>
      </w:ins>
      <w:ins w:id="5729" w:author="ies12q680" w:date="2012-12-28T13:35:00Z">
        <w:r w:rsidRPr="002F02C9">
          <w:rPr>
            <w:rFonts w:ascii="Verdana" w:hAnsi="Verdana" w:hint="eastAsia"/>
            <w:strike/>
            <w:color w:val="000000"/>
            <w:szCs w:val="20"/>
            <w:rPrChange w:id="5730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即从哪一站打的不良，</w:t>
        </w:r>
        <w:r w:rsidRPr="002F02C9">
          <w:rPr>
            <w:rFonts w:ascii="Verdana" w:hAnsi="Verdana"/>
            <w:strike/>
            <w:color w:val="000000"/>
            <w:szCs w:val="20"/>
            <w:rPrChange w:id="5731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ReturnStation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732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就是哪一站</w:t>
        </w:r>
      </w:ins>
      <w:ins w:id="5733" w:author="ies12q680" w:date="2012-12-28T13:46:00Z">
        <w:r w:rsidRPr="002F02C9">
          <w:rPr>
            <w:rFonts w:ascii="Verdana" w:hAnsi="Verdana" w:hint="eastAsia"/>
            <w:strike/>
            <w:color w:val="000000"/>
            <w:szCs w:val="20"/>
            <w:rPrChange w:id="5734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）</w:t>
        </w:r>
      </w:ins>
    </w:p>
    <w:p w:rsidR="003B389F" w:rsidRPr="002F02C9" w:rsidRDefault="00152C15">
      <w:pPr>
        <w:ind w:leftChars="50" w:left="100"/>
        <w:rPr>
          <w:ins w:id="5735" w:author="ies12q680" w:date="2012-12-28T13:25:00Z"/>
          <w:strike/>
          <w:rPrChange w:id="5736" w:author="Chen, Ivy (陳素貞 IEC1)" w:date="2015-01-12T13:45:00Z">
            <w:rPr>
              <w:ins w:id="5737" w:author="ies12q680" w:date="2012-12-28T13:25:00Z"/>
            </w:rPr>
          </w:rPrChange>
        </w:rPr>
        <w:pPrChange w:id="5738" w:author="ies12q680" w:date="2012-12-28T13:36:00Z">
          <w:pPr/>
        </w:pPrChange>
      </w:pPr>
      <w:ins w:id="5739" w:author="ies12q680" w:date="2013-01-08T14:41:00Z">
        <w:r w:rsidRPr="002F02C9">
          <w:rPr>
            <w:rFonts w:ascii="Verdana" w:hAnsi="Verdana" w:hint="eastAsia"/>
            <w:strike/>
            <w:color w:val="000000"/>
            <w:szCs w:val="20"/>
            <w:rPrChange w:id="5740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维护时不用维护</w:t>
        </w:r>
        <w:r w:rsidRPr="002F02C9">
          <w:rPr>
            <w:rFonts w:ascii="Verdana" w:hAnsi="Verdana"/>
            <w:strike/>
            <w:color w:val="000000"/>
            <w:szCs w:val="20"/>
            <w:rPrChange w:id="5741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NextWC,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742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由</w:t>
        </w:r>
        <w:r w:rsidRPr="002F02C9">
          <w:rPr>
            <w:rFonts w:ascii="Verdana" w:hAnsi="Verdana"/>
            <w:strike/>
            <w:color w:val="000000"/>
            <w:szCs w:val="20"/>
            <w:rPrChange w:id="5743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FA Repair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744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程式判断机器返回站点。</w:t>
        </w:r>
      </w:ins>
    </w:p>
    <w:p w:rsidR="00316CCD" w:rsidRPr="002F02C9" w:rsidDel="00430FB5" w:rsidRDefault="00152C15" w:rsidP="000E6709">
      <w:pPr>
        <w:rPr>
          <w:del w:id="5745" w:author="ies12q680" w:date="2012-12-28T13:27:00Z"/>
          <w:rFonts w:ascii="Verdana" w:hAnsi="Verdana"/>
          <w:strike/>
          <w:color w:val="000000"/>
          <w:szCs w:val="20"/>
          <w:rPrChange w:id="5746" w:author="Chen, Ivy (陳素貞 IEC1)" w:date="2015-01-12T13:45:00Z">
            <w:rPr>
              <w:del w:id="5747" w:author="ies12q680" w:date="2012-12-28T13:27:00Z"/>
              <w:rFonts w:ascii="Verdana" w:hAnsi="Verdana"/>
              <w:color w:val="000000"/>
              <w:szCs w:val="20"/>
            </w:rPr>
          </w:rPrChange>
        </w:rPr>
      </w:pPr>
      <w:ins w:id="5748" w:author="ies12q680" w:date="2012-12-28T13:26:00Z">
        <w:r w:rsidRPr="002F02C9">
          <w:rPr>
            <w:strike/>
            <w:rPrChange w:id="5749" w:author="Chen, Ivy (陳素貞 IEC1)" w:date="2015-01-12T13:45:00Z">
              <w:rPr>
                <w:color w:val="0000FF"/>
                <w:u w:val="single"/>
              </w:rPr>
            </w:rPrChange>
          </w:rPr>
          <w:t>2.</w:t>
        </w:r>
      </w:ins>
      <w:ins w:id="5750" w:author="ies12q680" w:date="2012-12-28T13:27:00Z">
        <w:r w:rsidRPr="002F02C9">
          <w:rPr>
            <w:rFonts w:ascii="Verdana" w:hAnsi="Verdana"/>
            <w:strike/>
            <w:color w:val="000000"/>
            <w:szCs w:val="20"/>
            <w:rPrChange w:id="5751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752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现存在</w:t>
        </w:r>
        <w:r w:rsidRPr="002F02C9">
          <w:rPr>
            <w:rFonts w:ascii="Verdana" w:hAnsi="Verdana"/>
            <w:strike/>
            <w:color w:val="000000"/>
            <w:szCs w:val="20"/>
            <w:rPrChange w:id="5753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RCTO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754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和整机同一站维修后走的站别不一致，所以新增栏位</w:t>
        </w:r>
        <w:r w:rsidRPr="002F02C9">
          <w:rPr>
            <w:rFonts w:ascii="Verdana" w:hAnsi="Verdana"/>
            <w:strike/>
            <w:color w:val="000000"/>
            <w:szCs w:val="20"/>
            <w:rPrChange w:id="5755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Type</w:t>
        </w:r>
        <w:r w:rsidRPr="002F02C9">
          <w:rPr>
            <w:rFonts w:ascii="Verdana" w:hAnsi="Verdana" w:hint="eastAsia"/>
            <w:strike/>
            <w:color w:val="000000"/>
            <w:szCs w:val="20"/>
            <w:rPrChange w:id="5756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（</w:t>
        </w:r>
        <w:r w:rsidRPr="002F02C9">
          <w:rPr>
            <w:rFonts w:ascii="Verdana" w:hAnsi="Verdana"/>
            <w:strike/>
            <w:color w:val="000000"/>
            <w:szCs w:val="20"/>
            <w:rPrChange w:id="5757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’PC’,’RCTO’</w:t>
        </w:r>
      </w:ins>
      <w:ins w:id="5758" w:author="ies12q680" w:date="2012-12-28T13:28:00Z">
        <w:r w:rsidRPr="002F02C9">
          <w:rPr>
            <w:rFonts w:ascii="Verdana" w:hAnsi="Verdana" w:hint="eastAsia"/>
            <w:strike/>
            <w:color w:val="000000"/>
            <w:szCs w:val="20"/>
            <w:rPrChange w:id="5759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选项</w:t>
        </w:r>
      </w:ins>
      <w:ins w:id="5760" w:author="ies12q680" w:date="2012-12-28T13:27:00Z">
        <w:r w:rsidRPr="002F02C9">
          <w:rPr>
            <w:rFonts w:ascii="Verdana" w:hAnsi="Verdana" w:hint="eastAsia"/>
            <w:strike/>
            <w:color w:val="000000"/>
            <w:szCs w:val="20"/>
            <w:rPrChange w:id="5761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）</w:t>
        </w:r>
      </w:ins>
      <w:ins w:id="5762" w:author="ies12q680" w:date="2012-12-28T13:28:00Z">
        <w:r w:rsidRPr="002F02C9">
          <w:rPr>
            <w:rFonts w:ascii="Verdana" w:hAnsi="Verdana" w:hint="eastAsia"/>
            <w:strike/>
            <w:color w:val="000000"/>
            <w:szCs w:val="20"/>
            <w:rPrChange w:id="5763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以区分</w:t>
        </w:r>
      </w:ins>
      <w:ins w:id="5764" w:author="ies12q680" w:date="2012-12-28T13:29:00Z">
        <w:r w:rsidRPr="002F02C9">
          <w:rPr>
            <w:rFonts w:ascii="Verdana" w:hAnsi="Verdana" w:hint="eastAsia"/>
            <w:strike/>
            <w:color w:val="000000"/>
            <w:szCs w:val="20"/>
            <w:rPrChange w:id="5765" w:author="Chen, Ivy (陳素貞 IEC1)" w:date="2015-01-12T13:45:00Z">
              <w:rPr>
                <w:rFonts w:ascii="Verdana" w:hAnsi="Verdana" w:hint="eastAsia"/>
                <w:color w:val="000000"/>
                <w:szCs w:val="20"/>
                <w:u w:val="single"/>
              </w:rPr>
            </w:rPrChange>
          </w:rPr>
          <w:t>整机和</w:t>
        </w:r>
        <w:r w:rsidRPr="002F02C9">
          <w:rPr>
            <w:rFonts w:ascii="Verdana" w:hAnsi="Verdana"/>
            <w:strike/>
            <w:color w:val="000000"/>
            <w:szCs w:val="20"/>
            <w:rPrChange w:id="5766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RCTO</w:t>
        </w:r>
      </w:ins>
    </w:p>
    <w:p w:rsidR="00430FB5" w:rsidRPr="002F02C9" w:rsidRDefault="00152C15" w:rsidP="00430FB5">
      <w:pPr>
        <w:rPr>
          <w:ins w:id="5767" w:author="ies12q680" w:date="2013-01-09T10:00:00Z"/>
          <w:rFonts w:ascii="新細明體" w:eastAsia="新細明體" w:hAnsi="新細明體"/>
          <w:strike/>
          <w:szCs w:val="20"/>
          <w:rPrChange w:id="5768" w:author="Chen, Ivy (陳素貞 IEC1)" w:date="2015-01-12T13:45:00Z">
            <w:rPr>
              <w:ins w:id="5769" w:author="ies12q680" w:date="2013-01-09T10:00:00Z"/>
              <w:rFonts w:ascii="新細明體" w:eastAsia="新細明體" w:hAnsi="新細明體"/>
              <w:szCs w:val="20"/>
            </w:rPr>
          </w:rPrChange>
        </w:rPr>
      </w:pPr>
      <w:ins w:id="5770" w:author="ies12q680" w:date="2013-01-09T09:59:00Z">
        <w:r w:rsidRPr="002F02C9">
          <w:rPr>
            <w:rFonts w:ascii="Verdana" w:hAnsi="Verdana"/>
            <w:strike/>
            <w:color w:val="000000"/>
            <w:szCs w:val="20"/>
            <w:rPrChange w:id="5771" w:author="Chen, Ivy (陳素貞 IEC1)" w:date="2015-01-12T13:45:00Z">
              <w:rPr>
                <w:rFonts w:ascii="Verdana" w:hAnsi="Verdana"/>
                <w:color w:val="000000"/>
                <w:szCs w:val="20"/>
                <w:u w:val="single"/>
              </w:rPr>
            </w:rPrChange>
          </w:rPr>
          <w:t>3.</w:t>
        </w:r>
      </w:ins>
      <w:ins w:id="5772" w:author="ies12q680" w:date="2013-01-09T10:00:00Z">
        <w:r w:rsidRPr="002F02C9">
          <w:rPr>
            <w:rFonts w:ascii="SimSun" w:hAnsi="SimSun" w:hint="eastAsia"/>
            <w:strike/>
            <w:rPrChange w:id="5773" w:author="Chen, Ivy (陳素貞 IEC1)" w:date="2015-01-12T13:45:00Z">
              <w:rPr>
                <w:rFonts w:ascii="SimSun" w:hAnsi="SimSun" w:hint="eastAsia"/>
                <w:color w:val="0000FF"/>
                <w:highlight w:val="yellow"/>
                <w:u w:val="single"/>
              </w:rPr>
            </w:rPrChange>
          </w:rPr>
          <w:t>维护页面</w:t>
        </w:r>
        <w:r w:rsidRPr="002F02C9">
          <w:rPr>
            <w:rFonts w:ascii="新細明體" w:eastAsia="新細明體" w:hAnsi="新細明體"/>
            <w:strike/>
            <w:rPrChange w:id="5774" w:author="Chen, Ivy (陳素貞 IEC1)" w:date="2015-01-12T13:45:00Z">
              <w:rPr>
                <w:rFonts w:ascii="新細明體" w:eastAsia="新細明體" w:hAnsi="新細明體"/>
                <w:color w:val="0000FF"/>
                <w:highlight w:val="yellow"/>
                <w:u w:val="single"/>
              </w:rPr>
            </w:rPrChange>
          </w:rPr>
          <w:t>Defect Station</w:t>
        </w:r>
        <w:r w:rsidRPr="002F02C9">
          <w:rPr>
            <w:rFonts w:ascii="SimSun" w:hAnsi="SimSun" w:hint="eastAsia"/>
            <w:strike/>
            <w:rPrChange w:id="5775" w:author="Chen, Ivy (陳素貞 IEC1)" w:date="2015-01-12T13:45:00Z">
              <w:rPr>
                <w:rFonts w:ascii="SimSun" w:hAnsi="SimSun" w:hint="eastAsia"/>
                <w:color w:val="0000FF"/>
                <w:highlight w:val="yellow"/>
                <w:u w:val="single"/>
              </w:rPr>
            </w:rPrChange>
          </w:rPr>
          <w:t>中</w:t>
        </w:r>
        <w:r w:rsidRPr="002F02C9">
          <w:rPr>
            <w:rFonts w:ascii="SimSun" w:hAnsi="SimSun" w:hint="eastAsia"/>
            <w:strike/>
            <w:color w:val="FF0000"/>
            <w:szCs w:val="20"/>
            <w:rPrChange w:id="5776" w:author="Chen, Ivy (陳素貞 IEC1)" w:date="2015-01-12T13:45:00Z">
              <w:rPr>
                <w:rFonts w:ascii="SimSun" w:hAnsi="SimSun" w:hint="eastAsia"/>
                <w:color w:val="FF0000"/>
                <w:sz w:val="26"/>
                <w:szCs w:val="26"/>
                <w:highlight w:val="yellow"/>
                <w:u w:val="single"/>
              </w:rPr>
            </w:rPrChange>
          </w:rPr>
          <w:t>不要把所有站位的</w:t>
        </w:r>
        <w:r w:rsidRPr="002F02C9">
          <w:rPr>
            <w:rFonts w:ascii="Arial" w:hAnsi="Arial" w:cs="Arial"/>
            <w:strike/>
            <w:color w:val="FF0000"/>
            <w:szCs w:val="20"/>
            <w:rPrChange w:id="5777" w:author="Chen, Ivy (陳素貞 IEC1)" w:date="2015-01-12T13:45:00Z">
              <w:rPr>
                <w:rFonts w:ascii="Arial" w:hAnsi="Arial" w:cs="Arial"/>
                <w:color w:val="FF0000"/>
                <w:sz w:val="26"/>
                <w:szCs w:val="26"/>
                <w:highlight w:val="yellow"/>
                <w:u w:val="single"/>
              </w:rPr>
            </w:rPrChange>
          </w:rPr>
          <w:t>Defect</w:t>
        </w:r>
        <w:r w:rsidRPr="002F02C9">
          <w:rPr>
            <w:rFonts w:ascii="SimSun" w:hAnsi="SimSun" w:hint="eastAsia"/>
            <w:strike/>
            <w:color w:val="FF0000"/>
            <w:szCs w:val="20"/>
            <w:rPrChange w:id="5778" w:author="Chen, Ivy (陳素貞 IEC1)" w:date="2015-01-12T13:45:00Z">
              <w:rPr>
                <w:rFonts w:ascii="SimSun" w:hAnsi="SimSun" w:hint="eastAsia"/>
                <w:color w:val="FF0000"/>
                <w:sz w:val="26"/>
                <w:szCs w:val="26"/>
                <w:highlight w:val="yellow"/>
                <w:u w:val="single"/>
              </w:rPr>
            </w:rPrChange>
          </w:rPr>
          <w:t>都显示出来，当</w:t>
        </w:r>
        <w:r w:rsidRPr="002F02C9">
          <w:rPr>
            <w:rFonts w:ascii="Arial" w:hAnsi="Arial" w:cs="Arial"/>
            <w:strike/>
            <w:color w:val="FF0000"/>
            <w:szCs w:val="20"/>
            <w:rPrChange w:id="5779" w:author="Chen, Ivy (陳素貞 IEC1)" w:date="2015-01-12T13:45:00Z">
              <w:rPr>
                <w:rFonts w:ascii="Arial" w:hAnsi="Arial" w:cs="Arial"/>
                <w:color w:val="FF0000"/>
                <w:sz w:val="26"/>
                <w:szCs w:val="26"/>
                <w:highlight w:val="yellow"/>
                <w:u w:val="single"/>
              </w:rPr>
            </w:rPrChange>
          </w:rPr>
          <w:t>IE</w:t>
        </w:r>
        <w:r w:rsidRPr="002F02C9">
          <w:rPr>
            <w:rFonts w:ascii="SimSun" w:hAnsi="SimSun" w:hint="eastAsia"/>
            <w:strike/>
            <w:color w:val="FF0000"/>
            <w:szCs w:val="20"/>
            <w:rPrChange w:id="5780" w:author="Chen, Ivy (陳素貞 IEC1)" w:date="2015-01-12T13:45:00Z">
              <w:rPr>
                <w:rFonts w:ascii="SimSun" w:hAnsi="SimSun" w:hint="eastAsia"/>
                <w:color w:val="FF0000"/>
                <w:sz w:val="26"/>
                <w:szCs w:val="26"/>
                <w:highlight w:val="yellow"/>
                <w:u w:val="single"/>
              </w:rPr>
            </w:rPrChange>
          </w:rPr>
          <w:t>选择</w:t>
        </w:r>
      </w:ins>
      <w:ins w:id="5781" w:author="ies12q680" w:date="2013-01-09T10:01:00Z">
        <w:r w:rsidRPr="002F02C9">
          <w:rPr>
            <w:rFonts w:ascii="SimSun" w:hAnsi="SimSun" w:hint="eastAsia"/>
            <w:strike/>
            <w:color w:val="FF0000"/>
            <w:szCs w:val="20"/>
            <w:rPrChange w:id="5782" w:author="Chen, Ivy (陳素貞 IEC1)" w:date="2015-01-12T13:45:00Z">
              <w:rPr>
                <w:rFonts w:ascii="SimSun" w:hAnsi="SimSun" w:hint="eastAsia"/>
                <w:color w:val="FF0000"/>
                <w:szCs w:val="20"/>
                <w:u w:val="single"/>
              </w:rPr>
            </w:rPrChange>
          </w:rPr>
          <w:t>某个</w:t>
        </w:r>
      </w:ins>
      <w:ins w:id="5783" w:author="ies12q680" w:date="2013-01-09T10:00:00Z">
        <w:r w:rsidRPr="002F02C9">
          <w:rPr>
            <w:rFonts w:ascii="SimSun" w:hAnsi="SimSun"/>
            <w:strike/>
            <w:color w:val="FF0000"/>
            <w:szCs w:val="20"/>
            <w:rPrChange w:id="5784" w:author="Chen, Ivy (陳素貞 IEC1)" w:date="2015-01-12T13:45:00Z">
              <w:rPr>
                <w:rFonts w:ascii="SimSun" w:hAnsi="SimSun"/>
                <w:color w:val="FF0000"/>
                <w:sz w:val="26"/>
                <w:szCs w:val="26"/>
                <w:highlight w:val="yellow"/>
                <w:u w:val="single"/>
              </w:rPr>
            </w:rPrChange>
          </w:rPr>
          <w:t>CurWC</w:t>
        </w:r>
        <w:r w:rsidRPr="002F02C9">
          <w:rPr>
            <w:rFonts w:ascii="SimSun" w:hAnsi="SimSun" w:hint="eastAsia"/>
            <w:strike/>
            <w:color w:val="FF0000"/>
            <w:szCs w:val="20"/>
            <w:rPrChange w:id="5785" w:author="Chen, Ivy (陳素貞 IEC1)" w:date="2015-01-12T13:45:00Z">
              <w:rPr>
                <w:rFonts w:ascii="SimSun" w:hAnsi="SimSun" w:hint="eastAsia"/>
                <w:color w:val="FF0000"/>
                <w:sz w:val="26"/>
                <w:szCs w:val="26"/>
                <w:highlight w:val="yellow"/>
                <w:u w:val="single"/>
              </w:rPr>
            </w:rPrChange>
          </w:rPr>
          <w:t>维护时才带出当站的</w:t>
        </w:r>
        <w:r w:rsidRPr="002F02C9">
          <w:rPr>
            <w:rFonts w:ascii="Arial" w:hAnsi="Arial" w:cs="Arial"/>
            <w:strike/>
            <w:color w:val="FF0000"/>
            <w:szCs w:val="20"/>
            <w:rPrChange w:id="5786" w:author="Chen, Ivy (陳素貞 IEC1)" w:date="2015-01-12T13:45:00Z">
              <w:rPr>
                <w:rFonts w:ascii="Arial" w:hAnsi="Arial" w:cs="Arial"/>
                <w:color w:val="FF0000"/>
                <w:sz w:val="26"/>
                <w:szCs w:val="26"/>
                <w:highlight w:val="yellow"/>
                <w:u w:val="single"/>
              </w:rPr>
            </w:rPrChange>
          </w:rPr>
          <w:t>defect,</w:t>
        </w:r>
        <w:r w:rsidRPr="002F02C9">
          <w:rPr>
            <w:rFonts w:ascii="SimSun" w:hAnsi="SimSun" w:hint="eastAsia"/>
            <w:strike/>
            <w:color w:val="FF0000"/>
            <w:szCs w:val="20"/>
            <w:rPrChange w:id="5787" w:author="Chen, Ivy (陳素貞 IEC1)" w:date="2015-01-12T13:45:00Z">
              <w:rPr>
                <w:rFonts w:ascii="SimSun" w:hAnsi="SimSun" w:hint="eastAsia"/>
                <w:color w:val="FF0000"/>
                <w:sz w:val="26"/>
                <w:szCs w:val="26"/>
                <w:highlight w:val="yellow"/>
                <w:u w:val="single"/>
              </w:rPr>
            </w:rPrChange>
          </w:rPr>
          <w:t>不然会导致页面很慢</w:t>
        </w:r>
      </w:ins>
    </w:p>
    <w:p w:rsidR="00430FB5" w:rsidRPr="002F02C9" w:rsidRDefault="00430FB5" w:rsidP="000E6709">
      <w:pPr>
        <w:rPr>
          <w:ins w:id="5788" w:author="IEC960923" w:date="2013-05-21T13:51:00Z"/>
          <w:rFonts w:ascii="Verdana" w:eastAsiaTheme="minorEastAsia" w:hAnsi="Verdana"/>
          <w:color w:val="000000"/>
          <w:szCs w:val="20"/>
          <w:lang w:eastAsia="zh-TW"/>
          <w:rPrChange w:id="5789" w:author="Chen, Ivy (陳素貞 IEC1)" w:date="2015-01-12T13:45:00Z">
            <w:rPr>
              <w:ins w:id="5790" w:author="IEC960923" w:date="2013-05-21T13:51:00Z"/>
              <w:rFonts w:ascii="Verdana" w:eastAsiaTheme="minorEastAsia" w:hAnsi="Verdana"/>
              <w:color w:val="000000"/>
              <w:szCs w:val="20"/>
              <w:lang w:eastAsia="zh-TW"/>
            </w:rPr>
          </w:rPrChange>
        </w:rPr>
      </w:pPr>
    </w:p>
    <w:p w:rsidR="00310C9C" w:rsidRPr="002F02C9" w:rsidRDefault="00152C15" w:rsidP="000E6709">
      <w:pPr>
        <w:rPr>
          <w:ins w:id="5791" w:author="IEC960923" w:date="2013-05-21T13:54:00Z"/>
          <w:rFonts w:ascii="Verdana" w:eastAsiaTheme="minorEastAsia" w:hAnsi="Verdana"/>
          <w:color w:val="000000"/>
          <w:szCs w:val="20"/>
          <w:lang w:eastAsia="zh-TW"/>
          <w:rPrChange w:id="5792" w:author="Chen, Ivy (陳素貞 IEC1)" w:date="2015-01-12T13:45:00Z">
            <w:rPr>
              <w:ins w:id="5793" w:author="IEC960923" w:date="2013-05-21T13:54:00Z"/>
              <w:rFonts w:ascii="Verdana" w:eastAsiaTheme="minorEastAsia" w:hAnsi="Verdana"/>
              <w:color w:val="000000"/>
              <w:szCs w:val="20"/>
              <w:lang w:eastAsia="zh-TW"/>
            </w:rPr>
          </w:rPrChange>
        </w:rPr>
      </w:pPr>
      <w:ins w:id="5794" w:author="IEC960923" w:date="2013-05-21T13:51:00Z"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795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選擇</w:t>
        </w:r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796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 xml:space="preserve">Next WC </w:t>
        </w:r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797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的</w:t>
        </w:r>
      </w:ins>
      <w:ins w:id="5798" w:author="IEC960923" w:date="2013-05-21T13:52:00Z"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799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具體邏輯如下：</w:t>
        </w:r>
      </w:ins>
    </w:p>
    <w:p w:rsidR="003B389F" w:rsidRPr="002F02C9" w:rsidRDefault="00152C15">
      <w:pPr>
        <w:pStyle w:val="af1"/>
        <w:numPr>
          <w:ilvl w:val="0"/>
          <w:numId w:val="83"/>
        </w:numPr>
        <w:ind w:firstLineChars="0"/>
        <w:rPr>
          <w:ins w:id="5800" w:author="IEC960923" w:date="2013-05-21T13:52:00Z"/>
          <w:rFonts w:ascii="Verdana" w:eastAsiaTheme="minorEastAsia" w:hAnsi="Verdana"/>
          <w:color w:val="000000"/>
          <w:szCs w:val="20"/>
          <w:lang w:eastAsia="zh-TW"/>
          <w:rPrChange w:id="5801" w:author="Chen, Ivy (陳素貞 IEC1)" w:date="2015-01-12T13:45:00Z">
            <w:rPr>
              <w:ins w:id="5802" w:author="IEC960923" w:date="2013-05-21T13:52:00Z"/>
              <w:rFonts w:ascii="Verdana" w:eastAsiaTheme="minorEastAsia" w:hAnsi="Verdana"/>
              <w:color w:val="000000"/>
              <w:szCs w:val="20"/>
              <w:lang w:eastAsia="zh-TW"/>
            </w:rPr>
          </w:rPrChange>
        </w:rPr>
        <w:pPrChange w:id="5803" w:author="IEC960923" w:date="2013-05-21T13:59:00Z">
          <w:pPr/>
        </w:pPrChange>
      </w:pPr>
      <w:ins w:id="5804" w:author="IEC960923" w:date="2013-05-21T13:54:00Z"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05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依據以下</w:t>
        </w:r>
      </w:ins>
      <w:ins w:id="5806" w:author="IEC960923" w:date="2013-05-21T13:59:00Z"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07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邏輯</w:t>
        </w:r>
      </w:ins>
      <w:ins w:id="5808" w:author="IEC960923" w:date="2013-05-21T13:54:00Z"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09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順序，選擇對應的</w:t>
        </w:r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10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Next WC</w:t>
        </w:r>
      </w:ins>
    </w:p>
    <w:p w:rsidR="003B389F" w:rsidRPr="002F02C9" w:rsidRDefault="00152C15">
      <w:pPr>
        <w:pStyle w:val="af1"/>
        <w:numPr>
          <w:ilvl w:val="0"/>
          <w:numId w:val="82"/>
        </w:numPr>
        <w:ind w:firstLineChars="0"/>
        <w:rPr>
          <w:ins w:id="5811" w:author="IEC960923" w:date="2013-05-21T13:55:00Z"/>
          <w:rFonts w:ascii="Verdana" w:eastAsiaTheme="minorEastAsia" w:hAnsi="Verdana"/>
          <w:color w:val="000000"/>
          <w:szCs w:val="20"/>
          <w:lang w:eastAsia="zh-TW"/>
          <w:rPrChange w:id="5812" w:author="Chen, Ivy (陳素貞 IEC1)" w:date="2015-01-12T13:45:00Z">
            <w:rPr>
              <w:ins w:id="5813" w:author="IEC960923" w:date="2013-05-21T13:55:00Z"/>
              <w:rFonts w:ascii="Verdana" w:eastAsiaTheme="minorEastAsia" w:hAnsi="Verdana"/>
              <w:color w:val="000000"/>
              <w:szCs w:val="20"/>
              <w:lang w:eastAsia="zh-TW"/>
            </w:rPr>
          </w:rPrChange>
        </w:rPr>
        <w:pPrChange w:id="5814" w:author="IEC960923" w:date="2013-05-21T13:54:00Z">
          <w:pPr/>
        </w:pPrChange>
      </w:pPr>
      <w:ins w:id="5815" w:author="IEC960923" w:date="2013-05-21T13:54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16" w:author="Chen, Ivy (陳素貞 IEC1)" w:date="2015-01-12T13:45:00Z">
              <w:rPr>
                <w:color w:val="0000FF"/>
                <w:u w:val="single"/>
                <w:lang w:eastAsia="zh-TW"/>
              </w:rPr>
            </w:rPrChange>
          </w:rPr>
          <w:t>Defect</w:t>
        </w:r>
      </w:ins>
      <w:ins w:id="5817" w:author="IEC960923" w:date="2013-05-21T13:56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18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19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不為空值</w:t>
        </w:r>
      </w:ins>
      <w:ins w:id="5820" w:author="IEC960923" w:date="2013-05-21T13:55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21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+</w:t>
        </w:r>
      </w:ins>
      <w:ins w:id="5822" w:author="IEC960923" w:date="2013-05-21T13:54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23" w:author="Chen, Ivy (陳素貞 IEC1)" w:date="2015-01-12T13:45:00Z">
              <w:rPr>
                <w:color w:val="0000FF"/>
                <w:u w:val="single"/>
                <w:lang w:eastAsia="zh-TW"/>
              </w:rPr>
            </w:rPrChange>
          </w:rPr>
          <w:t>Cause</w:t>
        </w:r>
      </w:ins>
      <w:ins w:id="5824" w:author="IEC960923" w:date="2013-05-21T13:56:00Z"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25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不為空值</w:t>
        </w:r>
      </w:ins>
      <w:ins w:id="5826" w:author="IEC960923" w:date="2013-05-21T13:55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27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+MajorPart</w:t>
        </w:r>
      </w:ins>
      <w:ins w:id="5828" w:author="IEC960923" w:date="2013-05-21T13:56:00Z"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29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不為空值</w:t>
        </w:r>
      </w:ins>
    </w:p>
    <w:p w:rsidR="003B389F" w:rsidRPr="002F02C9" w:rsidRDefault="00152C15">
      <w:pPr>
        <w:pStyle w:val="af1"/>
        <w:numPr>
          <w:ilvl w:val="0"/>
          <w:numId w:val="82"/>
        </w:numPr>
        <w:ind w:firstLineChars="0"/>
        <w:rPr>
          <w:ins w:id="5830" w:author="IEC960923" w:date="2013-05-21T13:55:00Z"/>
          <w:rFonts w:ascii="Verdana" w:eastAsiaTheme="minorEastAsia" w:hAnsi="Verdana"/>
          <w:color w:val="000000"/>
          <w:szCs w:val="20"/>
          <w:lang w:eastAsia="zh-TW"/>
          <w:rPrChange w:id="5831" w:author="Chen, Ivy (陳素貞 IEC1)" w:date="2015-01-12T13:45:00Z">
            <w:rPr>
              <w:ins w:id="5832" w:author="IEC960923" w:date="2013-05-21T13:55:00Z"/>
              <w:rFonts w:ascii="Verdana" w:eastAsiaTheme="minorEastAsia" w:hAnsi="Verdana"/>
              <w:color w:val="000000"/>
              <w:szCs w:val="20"/>
              <w:lang w:eastAsia="zh-TW"/>
            </w:rPr>
          </w:rPrChange>
        </w:rPr>
        <w:pPrChange w:id="5833" w:author="IEC960923" w:date="2013-05-21T13:54:00Z">
          <w:pPr/>
        </w:pPrChange>
      </w:pPr>
      <w:ins w:id="5834" w:author="IEC960923" w:date="2013-05-21T13:55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35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Cause</w:t>
        </w:r>
      </w:ins>
      <w:ins w:id="5836" w:author="IEC960923" w:date="2013-05-21T13:56:00Z"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37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不為空值</w:t>
        </w:r>
      </w:ins>
      <w:ins w:id="5838" w:author="IEC960923" w:date="2013-05-21T13:55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39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+MajorPart</w:t>
        </w:r>
      </w:ins>
      <w:ins w:id="5840" w:author="IEC960923" w:date="2013-05-21T13:56:00Z"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41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不為空值</w:t>
        </w:r>
      </w:ins>
    </w:p>
    <w:p w:rsidR="003B389F" w:rsidRPr="002F02C9" w:rsidRDefault="00152C15">
      <w:pPr>
        <w:pStyle w:val="af1"/>
        <w:numPr>
          <w:ilvl w:val="0"/>
          <w:numId w:val="82"/>
        </w:numPr>
        <w:ind w:firstLineChars="0"/>
        <w:rPr>
          <w:ins w:id="5842" w:author="IEC960923" w:date="2013-05-21T13:55:00Z"/>
          <w:rFonts w:ascii="Verdana" w:eastAsiaTheme="minorEastAsia" w:hAnsi="Verdana"/>
          <w:color w:val="000000"/>
          <w:szCs w:val="20"/>
          <w:lang w:eastAsia="zh-TW"/>
          <w:rPrChange w:id="5843" w:author="Chen, Ivy (陳素貞 IEC1)" w:date="2015-01-12T13:45:00Z">
            <w:rPr>
              <w:ins w:id="5844" w:author="IEC960923" w:date="2013-05-21T13:55:00Z"/>
              <w:rFonts w:ascii="Verdana" w:eastAsiaTheme="minorEastAsia" w:hAnsi="Verdana"/>
              <w:color w:val="000000"/>
              <w:szCs w:val="20"/>
              <w:lang w:eastAsia="zh-TW"/>
            </w:rPr>
          </w:rPrChange>
        </w:rPr>
        <w:pPrChange w:id="5845" w:author="IEC960923" w:date="2013-05-21T13:54:00Z">
          <w:pPr/>
        </w:pPrChange>
      </w:pPr>
      <w:ins w:id="5846" w:author="IEC960923" w:date="2013-05-21T13:55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47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Defect</w:t>
        </w:r>
      </w:ins>
      <w:ins w:id="5848" w:author="IEC960923" w:date="2013-05-21T13:56:00Z"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49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不為空值</w:t>
        </w:r>
      </w:ins>
      <w:ins w:id="5850" w:author="IEC960923" w:date="2013-05-21T13:55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51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+ MajorPart</w:t>
        </w:r>
      </w:ins>
      <w:ins w:id="5852" w:author="IEC960923" w:date="2013-05-21T13:56:00Z"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53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不為空值</w:t>
        </w:r>
      </w:ins>
    </w:p>
    <w:p w:rsidR="003B389F" w:rsidRPr="002F02C9" w:rsidRDefault="00152C15">
      <w:pPr>
        <w:pStyle w:val="af1"/>
        <w:numPr>
          <w:ilvl w:val="0"/>
          <w:numId w:val="82"/>
        </w:numPr>
        <w:ind w:firstLineChars="0"/>
        <w:rPr>
          <w:ins w:id="5854" w:author="IEC960923" w:date="2013-05-21T13:57:00Z"/>
          <w:rFonts w:ascii="Verdana" w:eastAsiaTheme="minorEastAsia" w:hAnsi="Verdana"/>
          <w:color w:val="000000"/>
          <w:szCs w:val="20"/>
          <w:lang w:eastAsia="zh-TW"/>
          <w:rPrChange w:id="5855" w:author="Chen, Ivy (陳素貞 IEC1)" w:date="2015-01-12T13:45:00Z">
            <w:rPr>
              <w:ins w:id="5856" w:author="IEC960923" w:date="2013-05-21T13:57:00Z"/>
              <w:rFonts w:ascii="Verdana" w:eastAsiaTheme="minorEastAsia" w:hAnsi="Verdana"/>
              <w:color w:val="000000"/>
              <w:szCs w:val="20"/>
              <w:lang w:eastAsia="zh-TW"/>
            </w:rPr>
          </w:rPrChange>
        </w:rPr>
        <w:pPrChange w:id="5857" w:author="IEC960923" w:date="2013-05-21T13:54:00Z">
          <w:pPr/>
        </w:pPrChange>
      </w:pPr>
      <w:ins w:id="5858" w:author="IEC960923" w:date="2013-05-21T13:57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59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 xml:space="preserve">Defect </w:t>
        </w:r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60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不為空值</w:t>
        </w:r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61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+Cause</w:t>
        </w:r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62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不為空值</w:t>
        </w:r>
      </w:ins>
    </w:p>
    <w:p w:rsidR="003B389F" w:rsidRPr="002F02C9" w:rsidRDefault="00152C15">
      <w:pPr>
        <w:pStyle w:val="af1"/>
        <w:numPr>
          <w:ilvl w:val="0"/>
          <w:numId w:val="82"/>
        </w:numPr>
        <w:ind w:firstLineChars="0"/>
        <w:rPr>
          <w:ins w:id="5863" w:author="IEC960923" w:date="2013-05-21T13:57:00Z"/>
          <w:rFonts w:ascii="Verdana" w:eastAsiaTheme="minorEastAsia" w:hAnsi="Verdana"/>
          <w:color w:val="000000"/>
          <w:szCs w:val="20"/>
          <w:lang w:eastAsia="zh-TW"/>
          <w:rPrChange w:id="5864" w:author="Chen, Ivy (陳素貞 IEC1)" w:date="2015-01-12T13:45:00Z">
            <w:rPr>
              <w:ins w:id="5865" w:author="IEC960923" w:date="2013-05-21T13:57:00Z"/>
              <w:rFonts w:ascii="Verdana" w:eastAsiaTheme="minorEastAsia" w:hAnsi="Verdana"/>
              <w:color w:val="000000"/>
              <w:szCs w:val="20"/>
              <w:lang w:eastAsia="zh-TW"/>
            </w:rPr>
          </w:rPrChange>
        </w:rPr>
        <w:pPrChange w:id="5866" w:author="IEC960923" w:date="2013-05-21T13:54:00Z">
          <w:pPr/>
        </w:pPrChange>
      </w:pPr>
      <w:ins w:id="5867" w:author="IEC960923" w:date="2013-05-21T13:57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68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MajorPart</w:t>
        </w:r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69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不為空值</w:t>
        </w:r>
      </w:ins>
    </w:p>
    <w:p w:rsidR="003B389F" w:rsidRPr="002F02C9" w:rsidRDefault="00152C15">
      <w:pPr>
        <w:pStyle w:val="af1"/>
        <w:numPr>
          <w:ilvl w:val="0"/>
          <w:numId w:val="82"/>
        </w:numPr>
        <w:ind w:firstLineChars="0"/>
        <w:rPr>
          <w:ins w:id="5870" w:author="IEC960923" w:date="2013-05-21T13:57:00Z"/>
          <w:rFonts w:ascii="Verdana" w:eastAsiaTheme="minorEastAsia" w:hAnsi="Verdana"/>
          <w:color w:val="000000"/>
          <w:szCs w:val="20"/>
          <w:lang w:eastAsia="zh-TW"/>
          <w:rPrChange w:id="5871" w:author="Chen, Ivy (陳素貞 IEC1)" w:date="2015-01-12T13:45:00Z">
            <w:rPr>
              <w:ins w:id="5872" w:author="IEC960923" w:date="2013-05-21T13:57:00Z"/>
              <w:rFonts w:ascii="Verdana" w:eastAsiaTheme="minorEastAsia" w:hAnsi="Verdana"/>
              <w:color w:val="000000"/>
              <w:szCs w:val="20"/>
              <w:lang w:eastAsia="zh-TW"/>
            </w:rPr>
          </w:rPrChange>
        </w:rPr>
        <w:pPrChange w:id="5873" w:author="IEC960923" w:date="2013-05-21T13:54:00Z">
          <w:pPr/>
        </w:pPrChange>
      </w:pPr>
      <w:ins w:id="5874" w:author="IEC960923" w:date="2013-05-21T13:57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75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Cause</w:t>
        </w:r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76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不為空值</w:t>
        </w:r>
      </w:ins>
    </w:p>
    <w:p w:rsidR="003B389F" w:rsidRPr="002F02C9" w:rsidRDefault="00152C15">
      <w:pPr>
        <w:pStyle w:val="af1"/>
        <w:numPr>
          <w:ilvl w:val="0"/>
          <w:numId w:val="82"/>
        </w:numPr>
        <w:ind w:firstLineChars="0"/>
        <w:rPr>
          <w:ins w:id="5877" w:author="IEC960923" w:date="2013-05-21T13:57:00Z"/>
          <w:rFonts w:ascii="Verdana" w:eastAsiaTheme="minorEastAsia" w:hAnsi="Verdana"/>
          <w:color w:val="000000"/>
          <w:szCs w:val="20"/>
          <w:lang w:eastAsia="zh-TW"/>
          <w:rPrChange w:id="5878" w:author="Chen, Ivy (陳素貞 IEC1)" w:date="2015-01-12T13:45:00Z">
            <w:rPr>
              <w:ins w:id="5879" w:author="IEC960923" w:date="2013-05-21T13:57:00Z"/>
              <w:rFonts w:ascii="Verdana" w:eastAsiaTheme="minorEastAsia" w:hAnsi="Verdana"/>
              <w:color w:val="000000"/>
              <w:szCs w:val="20"/>
              <w:lang w:eastAsia="zh-TW"/>
            </w:rPr>
          </w:rPrChange>
        </w:rPr>
        <w:pPrChange w:id="5880" w:author="IEC960923" w:date="2013-05-21T13:54:00Z">
          <w:pPr/>
        </w:pPrChange>
      </w:pPr>
      <w:ins w:id="5881" w:author="IEC960923" w:date="2013-05-21T13:57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82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 xml:space="preserve">Defect </w:t>
        </w:r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83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不為空值</w:t>
        </w:r>
      </w:ins>
    </w:p>
    <w:p w:rsidR="003B389F" w:rsidRPr="002F02C9" w:rsidRDefault="00152C15">
      <w:pPr>
        <w:pStyle w:val="af1"/>
        <w:numPr>
          <w:ilvl w:val="0"/>
          <w:numId w:val="82"/>
        </w:numPr>
        <w:ind w:firstLineChars="0"/>
        <w:rPr>
          <w:ins w:id="5884" w:author="IEC960923" w:date="2013-05-21T14:00:00Z"/>
          <w:rFonts w:ascii="Verdana" w:eastAsiaTheme="minorEastAsia" w:hAnsi="Verdana"/>
          <w:color w:val="000000"/>
          <w:szCs w:val="20"/>
          <w:lang w:eastAsia="zh-TW"/>
          <w:rPrChange w:id="5885" w:author="Chen, Ivy (陳素貞 IEC1)" w:date="2015-01-12T13:45:00Z">
            <w:rPr>
              <w:ins w:id="5886" w:author="IEC960923" w:date="2013-05-21T14:00:00Z"/>
              <w:rFonts w:ascii="Verdana" w:eastAsiaTheme="minorEastAsia" w:hAnsi="Verdana"/>
              <w:color w:val="000000"/>
              <w:szCs w:val="20"/>
              <w:highlight w:val="lightGray"/>
              <w:lang w:eastAsia="zh-TW"/>
            </w:rPr>
          </w:rPrChange>
        </w:rPr>
        <w:pPrChange w:id="5887" w:author="IEC960923" w:date="2013-05-21T13:54:00Z">
          <w:pPr/>
        </w:pPrChange>
      </w:pPr>
      <w:ins w:id="5888" w:author="IEC960923" w:date="2013-05-21T13:57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89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Defect</w:t>
        </w:r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90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、</w:t>
        </w:r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91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Cause</w:t>
        </w:r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92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、</w:t>
        </w:r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93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MajorPart</w:t>
        </w:r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94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均為空值。</w:t>
        </w:r>
      </w:ins>
      <w:ins w:id="5895" w:author="IEC960923" w:date="2013-05-21T13:58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96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(</w:t>
        </w:r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97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此配置可定義為</w:t>
        </w:r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898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common</w:t>
        </w:r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899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的配置，當所有</w:t>
        </w:r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900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Defect</w:t>
        </w:r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901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無特殊需求均要到同一站，可用</w:t>
        </w:r>
      </w:ins>
      <w:ins w:id="5902" w:author="IEC960923" w:date="2013-05-21T13:59:00Z"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903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u w:val="single"/>
                <w:lang w:eastAsia="zh-TW"/>
              </w:rPr>
            </w:rPrChange>
          </w:rPr>
          <w:t>此配置設定</w:t>
        </w:r>
      </w:ins>
      <w:ins w:id="5904" w:author="IEC960923" w:date="2013-05-21T13:58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905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u w:val="single"/>
                <w:lang w:eastAsia="zh-TW"/>
              </w:rPr>
            </w:rPrChange>
          </w:rPr>
          <w:t>)</w:t>
        </w:r>
      </w:ins>
    </w:p>
    <w:p w:rsidR="001D0709" w:rsidRPr="002F02C9" w:rsidRDefault="001D0709">
      <w:pPr>
        <w:rPr>
          <w:ins w:id="5906" w:author="IEC960923" w:date="2013-05-21T14:00:00Z"/>
          <w:rFonts w:ascii="Verdana" w:eastAsiaTheme="minorEastAsia" w:hAnsi="Verdana"/>
          <w:color w:val="000000"/>
          <w:szCs w:val="20"/>
          <w:lang w:eastAsia="zh-TW"/>
          <w:rPrChange w:id="5907" w:author="Chen, Ivy (陳素貞 IEC1)" w:date="2015-01-12T13:45:00Z">
            <w:rPr>
              <w:ins w:id="5908" w:author="IEC960923" w:date="2013-05-21T14:00:00Z"/>
              <w:rFonts w:ascii="Verdana" w:eastAsiaTheme="minorEastAsia" w:hAnsi="Verdana"/>
              <w:color w:val="000000"/>
              <w:szCs w:val="20"/>
              <w:highlight w:val="lightGray"/>
              <w:lang w:eastAsia="zh-TW"/>
            </w:rPr>
          </w:rPrChange>
        </w:rPr>
      </w:pPr>
    </w:p>
    <w:p w:rsidR="003B389F" w:rsidRPr="002F02C9" w:rsidRDefault="00152C15">
      <w:pPr>
        <w:pStyle w:val="af1"/>
        <w:numPr>
          <w:ilvl w:val="0"/>
          <w:numId w:val="83"/>
        </w:numPr>
        <w:ind w:firstLineChars="0"/>
        <w:rPr>
          <w:ins w:id="5909" w:author="IEC960923" w:date="2013-05-21T14:00:00Z"/>
          <w:rFonts w:ascii="Verdana" w:eastAsiaTheme="minorEastAsia" w:hAnsi="Verdana"/>
          <w:color w:val="000000"/>
          <w:szCs w:val="20"/>
          <w:lang w:eastAsia="zh-TW"/>
          <w:rPrChange w:id="5910" w:author="Chen, Ivy (陳素貞 IEC1)" w:date="2015-01-12T13:45:00Z">
            <w:rPr>
              <w:ins w:id="5911" w:author="IEC960923" w:date="2013-05-21T14:00:00Z"/>
              <w:rFonts w:ascii="Verdana" w:eastAsiaTheme="minorEastAsia" w:hAnsi="Verdana"/>
              <w:color w:val="000000"/>
              <w:szCs w:val="20"/>
              <w:highlight w:val="lightGray"/>
              <w:lang w:eastAsia="zh-TW"/>
            </w:rPr>
          </w:rPrChange>
        </w:rPr>
        <w:pPrChange w:id="5912" w:author="IEC960923" w:date="2013-05-21T14:00:00Z">
          <w:pPr/>
        </w:pPrChange>
      </w:pPr>
      <w:ins w:id="5913" w:author="IEC960923" w:date="2013-05-21T14:00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914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highlight w:val="lightGray"/>
                <w:u w:val="single"/>
                <w:lang w:eastAsia="zh-TW"/>
              </w:rPr>
            </w:rPrChange>
          </w:rPr>
          <w:t>Next WC</w:t>
        </w:r>
        <w:r w:rsidRPr="002F02C9">
          <w:rPr>
            <w:rFonts w:ascii="Verdana" w:eastAsiaTheme="minorEastAsia" w:hAnsi="Verdana" w:hint="eastAsia"/>
            <w:color w:val="000000"/>
            <w:szCs w:val="20"/>
            <w:lang w:eastAsia="zh-TW"/>
            <w:rPrChange w:id="5915" w:author="Chen, Ivy (陳素貞 IEC1)" w:date="2015-01-12T13:45:00Z">
              <w:rPr>
                <w:rFonts w:ascii="Verdana" w:eastAsiaTheme="minorEastAsia" w:hAnsi="Verdana" w:hint="eastAsia"/>
                <w:color w:val="000000"/>
                <w:szCs w:val="20"/>
                <w:highlight w:val="lightGray"/>
                <w:u w:val="single"/>
                <w:lang w:eastAsia="zh-TW"/>
              </w:rPr>
            </w:rPrChange>
          </w:rPr>
          <w:t>選擇邏輯目前運用於以下功能：</w:t>
        </w:r>
      </w:ins>
    </w:p>
    <w:p w:rsidR="003B389F" w:rsidRPr="002F02C9" w:rsidRDefault="00152C15">
      <w:pPr>
        <w:pStyle w:val="af1"/>
        <w:numPr>
          <w:ilvl w:val="0"/>
          <w:numId w:val="84"/>
        </w:numPr>
        <w:ind w:firstLineChars="0"/>
        <w:rPr>
          <w:ins w:id="5916" w:author="IEC960923" w:date="2013-05-21T14:00:00Z"/>
          <w:rFonts w:ascii="Verdana" w:eastAsiaTheme="minorEastAsia" w:hAnsi="Verdana"/>
          <w:color w:val="000000"/>
          <w:szCs w:val="20"/>
          <w:lang w:eastAsia="zh-TW"/>
          <w:rPrChange w:id="5917" w:author="Chen, Ivy (陳素貞 IEC1)" w:date="2015-01-12T13:45:00Z">
            <w:rPr>
              <w:ins w:id="5918" w:author="IEC960923" w:date="2013-05-21T14:00:00Z"/>
              <w:rFonts w:ascii="Verdana" w:eastAsiaTheme="minorEastAsia" w:hAnsi="Verdana"/>
              <w:color w:val="000000"/>
              <w:szCs w:val="20"/>
              <w:highlight w:val="lightGray"/>
              <w:lang w:eastAsia="zh-TW"/>
            </w:rPr>
          </w:rPrChange>
        </w:rPr>
        <w:pPrChange w:id="5919" w:author="IEC960923" w:date="2013-05-21T14:00:00Z">
          <w:pPr/>
        </w:pPrChange>
      </w:pPr>
      <w:ins w:id="5920" w:author="IEC960923" w:date="2013-05-21T14:00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921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highlight w:val="lightGray"/>
                <w:u w:val="single"/>
                <w:lang w:eastAsia="zh-TW"/>
              </w:rPr>
            </w:rPrChange>
          </w:rPr>
          <w:t>FA Repair</w:t>
        </w:r>
      </w:ins>
    </w:p>
    <w:p w:rsidR="003B389F" w:rsidRPr="002F02C9" w:rsidRDefault="00152C15">
      <w:pPr>
        <w:pStyle w:val="af1"/>
        <w:numPr>
          <w:ilvl w:val="0"/>
          <w:numId w:val="84"/>
        </w:numPr>
        <w:ind w:firstLineChars="0"/>
        <w:rPr>
          <w:ins w:id="5922" w:author="IEC960923" w:date="2013-05-21T14:00:00Z"/>
          <w:rFonts w:ascii="Verdana" w:eastAsiaTheme="minorEastAsia" w:hAnsi="Verdana"/>
          <w:color w:val="000000"/>
          <w:szCs w:val="20"/>
          <w:lang w:eastAsia="zh-TW"/>
          <w:rPrChange w:id="5923" w:author="Chen, Ivy (陳素貞 IEC1)" w:date="2015-01-12T13:45:00Z">
            <w:rPr>
              <w:ins w:id="5924" w:author="IEC960923" w:date="2013-05-21T14:00:00Z"/>
              <w:rFonts w:ascii="Verdana" w:eastAsiaTheme="minorEastAsia" w:hAnsi="Verdana"/>
              <w:color w:val="000000"/>
              <w:szCs w:val="20"/>
              <w:highlight w:val="lightGray"/>
              <w:lang w:eastAsia="zh-TW"/>
            </w:rPr>
          </w:rPrChange>
        </w:rPr>
        <w:pPrChange w:id="5925" w:author="IEC960923" w:date="2013-05-21T14:00:00Z">
          <w:pPr/>
        </w:pPrChange>
      </w:pPr>
      <w:ins w:id="5926" w:author="IEC960923" w:date="2013-05-21T14:00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927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highlight w:val="lightGray"/>
                <w:u w:val="single"/>
                <w:lang w:eastAsia="zh-TW"/>
              </w:rPr>
            </w:rPrChange>
          </w:rPr>
          <w:t>QC Repair</w:t>
        </w:r>
      </w:ins>
    </w:p>
    <w:p w:rsidR="003B389F" w:rsidRPr="002F02C9" w:rsidRDefault="00152C15">
      <w:pPr>
        <w:pStyle w:val="af1"/>
        <w:numPr>
          <w:ilvl w:val="0"/>
          <w:numId w:val="84"/>
        </w:numPr>
        <w:ind w:firstLineChars="0"/>
        <w:rPr>
          <w:ins w:id="5928" w:author="ies12q680" w:date="2013-01-09T09:59:00Z"/>
          <w:rFonts w:ascii="Verdana" w:eastAsiaTheme="minorEastAsia" w:hAnsi="Verdana"/>
          <w:color w:val="000000"/>
          <w:szCs w:val="20"/>
          <w:lang w:eastAsia="zh-TW"/>
          <w:rPrChange w:id="5929" w:author="Chen, Ivy (陳素貞 IEC1)" w:date="2015-01-12T13:45:00Z">
            <w:rPr>
              <w:ins w:id="5930" w:author="ies12q680" w:date="2013-01-09T09:59:00Z"/>
              <w:rFonts w:ascii="Verdana" w:hAnsi="Verdana"/>
              <w:color w:val="000000"/>
              <w:szCs w:val="20"/>
            </w:rPr>
          </w:rPrChange>
        </w:rPr>
        <w:pPrChange w:id="5931" w:author="IEC960923" w:date="2013-05-21T14:00:00Z">
          <w:pPr/>
        </w:pPrChange>
      </w:pPr>
      <w:ins w:id="5932" w:author="IEC960923" w:date="2013-05-21T14:01:00Z">
        <w:r w:rsidRPr="002F02C9">
          <w:rPr>
            <w:rFonts w:ascii="Verdana" w:eastAsiaTheme="minorEastAsia" w:hAnsi="Verdana"/>
            <w:color w:val="000000"/>
            <w:szCs w:val="20"/>
            <w:lang w:eastAsia="zh-TW"/>
            <w:rPrChange w:id="5933" w:author="Chen, Ivy (陳素貞 IEC1)" w:date="2015-01-12T13:45:00Z">
              <w:rPr>
                <w:rFonts w:ascii="Verdana" w:eastAsiaTheme="minorEastAsia" w:hAnsi="Verdana"/>
                <w:color w:val="000000"/>
                <w:szCs w:val="20"/>
                <w:highlight w:val="lightGray"/>
                <w:u w:val="single"/>
                <w:lang w:eastAsia="zh-TW"/>
              </w:rPr>
            </w:rPrChange>
          </w:rPr>
          <w:t>PAQC Repair</w:t>
        </w:r>
      </w:ins>
    </w:p>
    <w:p w:rsidR="00310C9C" w:rsidRPr="002F02C9" w:rsidRDefault="00152C15">
      <w:pPr>
        <w:rPr>
          <w:ins w:id="5934" w:author="IEC960923" w:date="2013-05-21T13:58:00Z"/>
          <w:rFonts w:ascii="Arial" w:eastAsiaTheme="minorEastAsia" w:hAnsi="Arial" w:cs="Arial"/>
          <w:b/>
          <w:bCs/>
          <w:color w:val="000000" w:themeColor="text1"/>
          <w:sz w:val="24"/>
          <w:szCs w:val="26"/>
          <w:lang w:eastAsia="zh-TW"/>
          <w:rPrChange w:id="5935" w:author="Chen, Ivy (陳素貞 IEC1)" w:date="2015-01-12T13:45:00Z">
            <w:rPr>
              <w:ins w:id="5936" w:author="IEC960923" w:date="2013-05-21T13:58:00Z"/>
              <w:rFonts w:ascii="Arial" w:hAnsi="Arial" w:cs="Arial"/>
              <w:b/>
              <w:bCs/>
              <w:color w:val="000000" w:themeColor="text1"/>
              <w:sz w:val="24"/>
              <w:szCs w:val="26"/>
            </w:rPr>
          </w:rPrChange>
        </w:rPr>
      </w:pPr>
      <w:ins w:id="5937" w:author="IEC960923" w:date="2013-05-21T13:58:00Z">
        <w:r w:rsidRPr="002F02C9">
          <w:rPr>
            <w:rPrChange w:id="5938" w:author="Chen, Ivy (陳素貞 IEC1)" w:date="2015-01-12T13:45:00Z">
              <w:rPr>
                <w:color w:val="0000FF"/>
                <w:u w:val="single"/>
              </w:rPr>
            </w:rPrChange>
          </w:rPr>
          <w:br w:type="page"/>
        </w:r>
      </w:ins>
    </w:p>
    <w:p w:rsidR="003B389F" w:rsidRPr="002F02C9" w:rsidRDefault="00152C15">
      <w:pPr>
        <w:pStyle w:val="3"/>
        <w:rPr>
          <w:ins w:id="5939" w:author="itc94010" w:date="2012-05-03T10:24:00Z"/>
          <w:rPrChange w:id="5940" w:author="Chen, Ivy (陳素貞 IEC1)" w:date="2015-01-12T13:45:00Z">
            <w:rPr>
              <w:ins w:id="5941" w:author="itc94010" w:date="2012-05-03T10:24:00Z"/>
            </w:rPr>
          </w:rPrChange>
        </w:rPr>
        <w:pPrChange w:id="5942" w:author="IES11FQ32" w:date="2013-01-29T15:22:00Z">
          <w:pPr/>
        </w:pPrChange>
      </w:pPr>
      <w:bookmarkStart w:id="5943" w:name="_Toc408834681"/>
      <w:ins w:id="5944" w:author="itc94010" w:date="2012-05-03T10:25:00Z">
        <w:r w:rsidRPr="002F02C9">
          <w:rPr>
            <w:rPrChange w:id="5945" w:author="Chen, Ivy (陳素貞 IEC1)" w:date="2015-01-12T13:45:00Z">
              <w:rPr>
                <w:color w:val="0000FF"/>
                <w:u w:val="single"/>
              </w:rPr>
            </w:rPrChange>
          </w:rPr>
          <w:lastRenderedPageBreak/>
          <w:t>Combine KP Setting</w:t>
        </w:r>
      </w:ins>
      <w:ins w:id="5946" w:author="itc94010" w:date="2012-05-03T10:24:00Z">
        <w:r w:rsidRPr="002F02C9">
          <w:rPr>
            <w:rFonts w:hint="eastAsia"/>
            <w:rPrChange w:id="5947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维护界面</w:t>
        </w:r>
        <w:bookmarkEnd w:id="5943"/>
      </w:ins>
    </w:p>
    <w:p w:rsidR="00AF4A9E" w:rsidRPr="002F02C9" w:rsidRDefault="00152C15" w:rsidP="00AF4A9E">
      <w:pPr>
        <w:pStyle w:val="4"/>
        <w:rPr>
          <w:ins w:id="5948" w:author="itc94010" w:date="2012-05-03T10:24:00Z"/>
          <w:rPrChange w:id="5949" w:author="Chen, Ivy (陳素貞 IEC1)" w:date="2015-01-12T13:45:00Z">
            <w:rPr>
              <w:ins w:id="5950" w:author="itc94010" w:date="2012-05-03T10:24:00Z"/>
            </w:rPr>
          </w:rPrChange>
        </w:rPr>
      </w:pPr>
      <w:ins w:id="5951" w:author="itc94010" w:date="2012-05-03T10:24:00Z">
        <w:r w:rsidRPr="002F02C9">
          <w:rPr>
            <w:rFonts w:hint="eastAsia"/>
            <w:rPrChange w:id="595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示意圖</w:t>
        </w:r>
      </w:ins>
    </w:p>
    <w:p w:rsidR="00AF4A9E" w:rsidRPr="002F02C9" w:rsidRDefault="00152C15" w:rsidP="00AF4A9E">
      <w:pPr>
        <w:jc w:val="center"/>
        <w:rPr>
          <w:ins w:id="5953" w:author="itc94010" w:date="2012-05-03T10:24:00Z"/>
          <w:rPrChange w:id="5954" w:author="Chen, Ivy (陳素貞 IEC1)" w:date="2015-01-12T13:45:00Z">
            <w:rPr>
              <w:ins w:id="5955" w:author="itc94010" w:date="2012-05-03T10:24:00Z"/>
            </w:rPr>
          </w:rPrChange>
        </w:rPr>
      </w:pPr>
      <w:ins w:id="5956" w:author="Gao, Guan-Wei (高貫偉 ITC)" w:date="2012-06-28T14:30:00Z">
        <w:r w:rsidRPr="002F02C9">
          <w:rPr>
            <w:noProof/>
            <w:rPrChange w:id="5957" w:author="Chen, Ivy (陳素貞 IEC1)" w:date="2015-01-12T13:45:00Z">
              <w:rPr>
                <w:noProof/>
              </w:rPr>
            </w:rPrChange>
          </w:rPr>
          <w:pict>
            <v:oval id="_x0000_s3853" style="position:absolute;left:0;text-align:left;margin-left:404.3pt;margin-top:310.75pt;width:19.45pt;height:17.25pt;z-index:251608576" fillcolor="yellow" strokecolor="red" strokeweight="1pt">
              <v:textbox style="mso-next-textbox:#_x0000_s3853;mso-fit-shape-to-text:t" inset="0,0,0,0">
                <w:txbxContent>
                  <w:p w:rsidR="003B389F" w:rsidRPr="008721B4" w:rsidRDefault="003B389F" w:rsidP="006D2BFE">
                    <w:pPr>
                      <w:jc w:val="center"/>
                      <w:rPr>
                        <w:b/>
                        <w:szCs w:val="20"/>
                      </w:rPr>
                    </w:pPr>
                    <w:del w:id="5958" w:author="itc94010" w:date="2012-05-03T11:26:00Z">
                      <w:r w:rsidDel="000B375F">
                        <w:rPr>
                          <w:rFonts w:hint="eastAsia"/>
                          <w:b/>
                          <w:szCs w:val="20"/>
                        </w:rPr>
                        <w:delText>5</w:delText>
                      </w:r>
                    </w:del>
                    <w:ins w:id="5959" w:author="itc94010" w:date="2012-05-03T11:26:00Z">
                      <w:del w:id="5960" w:author="Gao, Guan-Wei (高貫偉 ITC)" w:date="2012-06-28T14:30:00Z">
                        <w:r w:rsidDel="006D2BFE">
                          <w:rPr>
                            <w:rFonts w:hint="eastAsia"/>
                            <w:b/>
                            <w:szCs w:val="20"/>
                          </w:rPr>
                          <w:delText>4</w:delText>
                        </w:r>
                      </w:del>
                    </w:ins>
                    <w:ins w:id="5961" w:author="Gao, Guan-Wei (高貫偉 ITC)" w:date="2012-06-28T14:30:00Z">
                      <w:r>
                        <w:rPr>
                          <w:rFonts w:hint="eastAsia"/>
                          <w:b/>
                          <w:szCs w:val="20"/>
                        </w:rPr>
                        <w:t>9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5962" w:author="Chen, Ivy (陳素貞 IEC1)" w:date="2015-01-12T13:45:00Z">
              <w:rPr>
                <w:noProof/>
              </w:rPr>
            </w:rPrChange>
          </w:rPr>
          <w:pict>
            <v:oval id="_x0000_s3852" style="position:absolute;left:0;text-align:left;margin-left:308.3pt;margin-top:312.25pt;width:19.45pt;height:17.25pt;z-index:251607552" fillcolor="yellow" strokecolor="red" strokeweight="1pt">
              <v:textbox style="mso-next-textbox:#_x0000_s3852;mso-fit-shape-to-text:t" inset="0,0,0,0">
                <w:txbxContent>
                  <w:p w:rsidR="003B389F" w:rsidRPr="008721B4" w:rsidRDefault="003B389F" w:rsidP="006D2BFE">
                    <w:pPr>
                      <w:jc w:val="center"/>
                      <w:rPr>
                        <w:b/>
                        <w:szCs w:val="20"/>
                      </w:rPr>
                    </w:pPr>
                    <w:del w:id="5963" w:author="itc94010" w:date="2012-05-03T11:26:00Z">
                      <w:r w:rsidDel="000B375F">
                        <w:rPr>
                          <w:rFonts w:hint="eastAsia"/>
                          <w:b/>
                          <w:szCs w:val="20"/>
                        </w:rPr>
                        <w:delText>5</w:delText>
                      </w:r>
                    </w:del>
                    <w:ins w:id="5964" w:author="itc94010" w:date="2012-05-03T11:26:00Z">
                      <w:del w:id="5965" w:author="Gao, Guan-Wei (高貫偉 ITC)" w:date="2012-06-28T14:30:00Z">
                        <w:r w:rsidDel="006D2BFE">
                          <w:rPr>
                            <w:rFonts w:hint="eastAsia"/>
                            <w:b/>
                            <w:szCs w:val="20"/>
                          </w:rPr>
                          <w:delText>4</w:delText>
                        </w:r>
                      </w:del>
                    </w:ins>
                    <w:ins w:id="5966" w:author="Gao, Guan-Wei (高貫偉 ITC)" w:date="2012-06-28T14:30:00Z">
                      <w:r>
                        <w:rPr>
                          <w:rFonts w:hint="eastAsia"/>
                          <w:b/>
                          <w:szCs w:val="20"/>
                        </w:rPr>
                        <w:t>8</w:t>
                      </w:r>
                    </w:ins>
                  </w:p>
                </w:txbxContent>
              </v:textbox>
            </v:oval>
          </w:pict>
        </w:r>
      </w:ins>
      <w:ins w:id="5967" w:author="itc94010" w:date="2012-05-03T10:24:00Z">
        <w:r w:rsidRPr="002F02C9">
          <w:rPr>
            <w:noProof/>
            <w:rPrChange w:id="5968" w:author="Chen, Ivy (陳素貞 IEC1)" w:date="2015-01-12T13:45:00Z">
              <w:rPr>
                <w:noProof/>
              </w:rPr>
            </w:rPrChange>
          </w:rPr>
          <w:pict>
            <v:oval id="_x0000_s3786" style="position:absolute;left:0;text-align:left;margin-left:496.55pt;margin-top:312.1pt;width:19.45pt;height:17.25pt;z-index:251571712" fillcolor="yellow" strokecolor="red" strokeweight="1pt">
              <v:textbox style="mso-next-textbox:#_x0000_s3786;mso-fit-shape-to-text:t" inset="0,0,0,0">
                <w:txbxContent>
                  <w:p w:rsidR="003B389F" w:rsidRPr="008721B4" w:rsidRDefault="003B389F" w:rsidP="00AF4A9E">
                    <w:pPr>
                      <w:jc w:val="center"/>
                      <w:rPr>
                        <w:b/>
                        <w:szCs w:val="20"/>
                      </w:rPr>
                    </w:pPr>
                    <w:del w:id="5969" w:author="itc94010" w:date="2012-05-03T10:26:00Z">
                      <w:r w:rsidDel="00AF4A9E">
                        <w:rPr>
                          <w:rFonts w:hint="eastAsia"/>
                          <w:b/>
                          <w:szCs w:val="20"/>
                        </w:rPr>
                        <w:delText>8</w:delText>
                      </w:r>
                    </w:del>
                    <w:ins w:id="5970" w:author="itc94010" w:date="2012-05-03T10:26:00Z">
                      <w:r>
                        <w:rPr>
                          <w:rFonts w:hint="eastAsia"/>
                          <w:b/>
                          <w:szCs w:val="20"/>
                        </w:rPr>
                        <w:t>7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5971" w:author="Chen, Ivy (陳素貞 IEC1)" w:date="2015-01-12T13:45:00Z">
              <w:rPr>
                <w:noProof/>
              </w:rPr>
            </w:rPrChange>
          </w:rPr>
          <w:pict>
            <v:oval id="_x0000_s3785" style="position:absolute;left:0;text-align:left;margin-left:496.55pt;margin-top:284.5pt;width:19.45pt;height:17.25pt;z-index:251570688" fillcolor="yellow" strokecolor="red" strokeweight="1pt">
              <v:textbox style="mso-next-textbox:#_x0000_s3785;mso-fit-shape-to-text:t" inset="0,0,0,0">
                <w:txbxContent>
                  <w:p w:rsidR="003B389F" w:rsidRPr="008721B4" w:rsidRDefault="003B389F" w:rsidP="00AF4A9E">
                    <w:pPr>
                      <w:jc w:val="center"/>
                      <w:rPr>
                        <w:b/>
                        <w:szCs w:val="20"/>
                      </w:rPr>
                    </w:pPr>
                    <w:del w:id="5972" w:author="itc94010" w:date="2012-05-03T10:26:00Z">
                      <w:r w:rsidDel="00AF4A9E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5973" w:author="itc94010" w:date="2012-05-03T10:26:00Z">
                      <w:r>
                        <w:rPr>
                          <w:rFonts w:hint="eastAsia"/>
                          <w:b/>
                          <w:szCs w:val="20"/>
                        </w:rPr>
                        <w:t>6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5974" w:author="Chen, Ivy (陳素貞 IEC1)" w:date="2015-01-12T13:45:00Z">
              <w:rPr>
                <w:noProof/>
              </w:rPr>
            </w:rPrChange>
          </w:rPr>
          <w:pict>
            <v:oval id="_x0000_s3783" style="position:absolute;left:0;text-align:left;margin-left:296.3pt;margin-top:289pt;width:19.45pt;height:17.25pt;z-index:251556352" fillcolor="yellow" strokecolor="red" strokeweight="1pt">
              <v:textbox style="mso-next-textbox:#_x0000_s3783;mso-fit-shape-to-text:t" inset="0,0,0,0">
                <w:txbxContent>
                  <w:p w:rsidR="003B389F" w:rsidRPr="008721B4" w:rsidRDefault="003B389F" w:rsidP="00AF4A9E">
                    <w:pPr>
                      <w:jc w:val="center"/>
                      <w:rPr>
                        <w:b/>
                        <w:szCs w:val="20"/>
                      </w:rPr>
                    </w:pPr>
                    <w:del w:id="5975" w:author="itc94010" w:date="2012-05-03T11:26:00Z">
                      <w:r w:rsidDel="000B375F">
                        <w:rPr>
                          <w:rFonts w:hint="eastAsia"/>
                          <w:b/>
                          <w:szCs w:val="20"/>
                        </w:rPr>
                        <w:delText>5</w:delText>
                      </w:r>
                    </w:del>
                    <w:ins w:id="5976" w:author="itc94010" w:date="2012-05-03T11:26:00Z">
                      <w:r>
                        <w:rPr>
                          <w:rFonts w:hint="eastAsia"/>
                          <w:b/>
                          <w:szCs w:val="20"/>
                        </w:rPr>
                        <w:t>4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5977" w:author="Chen, Ivy (陳素貞 IEC1)" w:date="2015-01-12T13:45:00Z">
              <w:rPr>
                <w:noProof/>
              </w:rPr>
            </w:rPrChange>
          </w:rPr>
          <w:pict>
            <v:oval id="_x0000_s3781" style="position:absolute;left:0;text-align:left;margin-left:162.75pt;margin-top:289pt;width:19.45pt;height:17.25pt;z-index:251554304" fillcolor="yellow" strokecolor="red" strokeweight="1pt">
              <v:textbox style="mso-next-textbox:#_x0000_s3781;mso-fit-shape-to-text:t" inset="0,0,0,0">
                <w:txbxContent>
                  <w:p w:rsidR="003B389F" w:rsidRPr="008721B4" w:rsidRDefault="003B389F" w:rsidP="00AF4A9E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3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5978" w:author="Chen, Ivy (陳素貞 IEC1)" w:date="2015-01-12T13:45:00Z">
              <w:rPr>
                <w:noProof/>
              </w:rPr>
            </w:rPrChange>
          </w:rPr>
          <w:pict>
            <v:oval id="_x0000_s3780" style="position:absolute;left:0;text-align:left;margin-left:169.55pt;margin-top:312.1pt;width:19.45pt;height:17.25pt;z-index:251553280" fillcolor="yellow" strokecolor="red" strokeweight="1pt">
              <v:textbox style="mso-next-textbox:#_x0000_s3780;mso-fit-shape-to-text:t" inset="0,0,0,0">
                <w:txbxContent>
                  <w:p w:rsidR="003B389F" w:rsidRPr="008721B4" w:rsidRDefault="003B389F" w:rsidP="00AF4A9E">
                    <w:pPr>
                      <w:jc w:val="center"/>
                      <w:rPr>
                        <w:b/>
                        <w:szCs w:val="20"/>
                      </w:rPr>
                    </w:pPr>
                    <w:del w:id="5979" w:author="itc94010" w:date="2012-05-03T11:26:00Z">
                      <w:r w:rsidDel="000B375F">
                        <w:rPr>
                          <w:rFonts w:hint="eastAsia"/>
                          <w:b/>
                          <w:szCs w:val="20"/>
                        </w:rPr>
                        <w:delText>4</w:delText>
                      </w:r>
                    </w:del>
                    <w:ins w:id="5980" w:author="itc94010" w:date="2012-05-03T11:26:00Z">
                      <w:r>
                        <w:rPr>
                          <w:rFonts w:hint="eastAsia"/>
                          <w:b/>
                          <w:szCs w:val="20"/>
                        </w:rPr>
                        <w:t>5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5981" w:author="Chen, Ivy (陳素貞 IEC1)" w:date="2015-01-12T13:45:00Z">
              <w:rPr>
                <w:noProof/>
              </w:rPr>
            </w:rPrChange>
          </w:rPr>
          <w:pict>
            <v:oval id="_x0000_s3784" style="position:absolute;left:0;text-align:left;margin-left:447.8pt;margin-top:38.35pt;width:19.45pt;height:17.25pt;z-index:251557376" fillcolor="yellow" strokecolor="red" strokeweight="1pt">
              <v:textbox style="mso-next-textbox:#_x0000_s3784;mso-fit-shape-to-text:t" inset="0,0,0,0">
                <w:txbxContent>
                  <w:p w:rsidR="003B389F" w:rsidRPr="008721B4" w:rsidRDefault="003B389F" w:rsidP="00AF4A9E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2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5982" w:author="Chen, Ivy (陳素貞 IEC1)" w:date="2015-01-12T13:45:00Z">
              <w:rPr>
                <w:noProof/>
              </w:rPr>
            </w:rPrChange>
          </w:rPr>
          <w:pict>
            <v:oval id="_x0000_s3782" style="position:absolute;left:0;text-align:left;margin-left:135pt;margin-top:137.75pt;width:19.45pt;height:17.25pt;z-index:251555328" fillcolor="yellow" strokecolor="red" strokeweight="1pt">
              <v:textbox style="mso-next-textbox:#_x0000_s3782;mso-fit-shape-to-text:t" inset="0,0,0,0">
                <w:txbxContent>
                  <w:p w:rsidR="003B389F" w:rsidRPr="008721B4" w:rsidRDefault="003B389F" w:rsidP="00AF4A9E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1</w:t>
                    </w:r>
                  </w:p>
                </w:txbxContent>
              </v:textbox>
            </v:oval>
          </w:pict>
        </w:r>
        <w:r w:rsidRPr="002F02C9">
          <w:rPr>
            <w:rPrChange w:id="5983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</w:ins>
      <w:ins w:id="5984" w:author="Gao, Guan-Wei (高貫偉 ITC)" w:date="2012-06-28T14:29:00Z">
        <w:r w:rsidR="003B389F" w:rsidRPr="002F02C9">
          <w:rPr>
            <w:noProof/>
            <w:lang w:eastAsia="zh-TW"/>
            <w:rPrChange w:id="5985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4121785"/>
              <wp:effectExtent l="19050" t="0" r="635" b="0"/>
              <wp:docPr id="9" name="图片 8" descr="CombineKP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ombineKP.jpg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4121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5986" w:author="itc94010" w:date="2012-05-03T10:26:00Z">
        <w:del w:id="5987" w:author="Gao, Guan-Wei (高貫偉 ITC)" w:date="2012-06-28T14:28:00Z">
          <w:r w:rsidR="003B389F" w:rsidRPr="002F02C9">
            <w:rPr>
              <w:noProof/>
              <w:lang w:eastAsia="zh-TW"/>
              <w:rPrChange w:id="5988" w:author="Chen, Ivy (陳素貞 IEC1)" w:date="2015-01-12T13:45:00Z">
                <w:rPr>
                  <w:noProof/>
                  <w:color w:val="0000FF"/>
                  <w:u w:val="single"/>
                  <w:lang w:eastAsia="zh-TW"/>
                </w:rPr>
              </w:rPrChange>
            </w:rPr>
            <w:drawing>
              <wp:inline distT="0" distB="0" distL="0" distR="0">
                <wp:extent cx="6647815" cy="3842385"/>
                <wp:effectExtent l="19050" t="0" r="635" b="0"/>
                <wp:docPr id="2" name="图片 1" descr="CombinKPSettin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binKPSetting.jpg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7815" cy="3842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:rsidR="00AF4A9E" w:rsidRPr="002F02C9" w:rsidRDefault="00152C15" w:rsidP="00AF4A9E">
      <w:pPr>
        <w:pStyle w:val="ae"/>
        <w:jc w:val="center"/>
        <w:rPr>
          <w:ins w:id="5989" w:author="itc94010" w:date="2012-05-03T10:24:00Z"/>
          <w:rPrChange w:id="5990" w:author="Chen, Ivy (陳素貞 IEC1)" w:date="2015-01-12T13:45:00Z">
            <w:rPr>
              <w:ins w:id="5991" w:author="itc94010" w:date="2012-05-03T10:24:00Z"/>
            </w:rPr>
          </w:rPrChange>
        </w:rPr>
      </w:pPr>
      <w:ins w:id="5992" w:author="itc94010" w:date="2012-05-03T10:24:00Z">
        <w:r w:rsidRPr="002F02C9">
          <w:rPr>
            <w:rFonts w:hint="eastAsia"/>
            <w:rPrChange w:id="5993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圖</w:t>
        </w:r>
        <w:r w:rsidRPr="002F02C9">
          <w:rPr>
            <w:rPrChange w:id="5994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 xml:space="preserve"> </w:t>
        </w:r>
        <w:r w:rsidRPr="002F02C9">
          <w:rPr>
            <w:rPrChange w:id="5995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5996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STYLEREF 2 \s </w:instrText>
        </w:r>
        <w:r w:rsidRPr="002F02C9">
          <w:rPr>
            <w:rPrChange w:id="5997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5998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1.</w:t>
        </w:r>
        <w:r w:rsidRPr="002F02C9">
          <w:rPr>
            <w:rPrChange w:id="5999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  <w:ins w:id="6000" w:author="itc94010" w:date="2012-05-03T11:38:00Z">
        <w:r w:rsidRPr="002F02C9">
          <w:rPr>
            <w:rFonts w:eastAsiaTheme="minorEastAsia"/>
            <w:rPrChange w:id="6001" w:author="Chen, Ivy (陳素貞 IEC1)" w:date="2015-01-12T13:45:00Z">
              <w:rPr>
                <w:rFonts w:eastAsiaTheme="minorEastAsia" w:cs="Times New Roman"/>
                <w:color w:val="0000FF"/>
                <w:u w:val="single"/>
              </w:rPr>
            </w:rPrChange>
          </w:rPr>
          <w:t>4</w:t>
        </w:r>
      </w:ins>
      <w:ins w:id="6002" w:author="itc94010" w:date="2012-05-03T10:24:00Z">
        <w:r w:rsidRPr="002F02C9">
          <w:rPr>
            <w:rPrChange w:id="6003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noBreakHyphen/>
        </w:r>
        <w:r w:rsidRPr="002F02C9">
          <w:rPr>
            <w:rPrChange w:id="6004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6005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rPrChange w:id="6006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instrText>圖</w:instrText>
        </w:r>
        <w:r w:rsidRPr="002F02C9">
          <w:rPr>
            <w:rPrChange w:id="6007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\* ARABIC \s 2 </w:instrText>
        </w:r>
        <w:r w:rsidRPr="002F02C9">
          <w:rPr>
            <w:rPrChange w:id="600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6009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</w:t>
        </w:r>
        <w:r w:rsidRPr="002F02C9">
          <w:rPr>
            <w:rPrChange w:id="601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</w:p>
    <w:p w:rsidR="00AF4A9E" w:rsidRPr="002F02C9" w:rsidRDefault="00AF4A9E" w:rsidP="00AF4A9E">
      <w:pPr>
        <w:jc w:val="center"/>
        <w:rPr>
          <w:ins w:id="6011" w:author="itc94010" w:date="2012-05-03T10:24:00Z"/>
          <w:rPrChange w:id="6012" w:author="Chen, Ivy (陳素貞 IEC1)" w:date="2015-01-12T13:45:00Z">
            <w:rPr>
              <w:ins w:id="6013" w:author="itc94010" w:date="2012-05-03T10:24:00Z"/>
            </w:rPr>
          </w:rPrChange>
        </w:rPr>
      </w:pPr>
    </w:p>
    <w:p w:rsidR="00AF4A9E" w:rsidRPr="002F02C9" w:rsidRDefault="00152C15" w:rsidP="00AF4A9E">
      <w:pPr>
        <w:pStyle w:val="4"/>
        <w:rPr>
          <w:ins w:id="6014" w:author="itc94010" w:date="2012-05-03T10:24:00Z"/>
          <w:rPrChange w:id="6015" w:author="Chen, Ivy (陳素貞 IEC1)" w:date="2015-01-12T13:45:00Z">
            <w:rPr>
              <w:ins w:id="6016" w:author="itc94010" w:date="2012-05-03T10:24:00Z"/>
            </w:rPr>
          </w:rPrChange>
        </w:rPr>
      </w:pPr>
      <w:ins w:id="6017" w:author="itc94010" w:date="2012-05-03T10:24:00Z">
        <w:r w:rsidRPr="002F02C9">
          <w:rPr>
            <w:rFonts w:hint="eastAsia"/>
            <w:rPrChange w:id="601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界面說明</w:t>
        </w:r>
      </w:ins>
    </w:p>
    <w:p w:rsidR="00AF4A9E" w:rsidRPr="002F02C9" w:rsidRDefault="00152C15" w:rsidP="00AF4A9E">
      <w:pPr>
        <w:rPr>
          <w:ins w:id="6019" w:author="itc94010" w:date="2012-05-03T10:24:00Z"/>
          <w:rPrChange w:id="6020" w:author="Chen, Ivy (陳素貞 IEC1)" w:date="2015-01-12T13:45:00Z">
            <w:rPr>
              <w:ins w:id="6021" w:author="itc94010" w:date="2012-05-03T10:24:00Z"/>
            </w:rPr>
          </w:rPrChange>
        </w:rPr>
      </w:pPr>
      <w:ins w:id="6022" w:author="itc94010" w:date="2012-05-03T10:24:00Z">
        <w:r w:rsidRPr="002F02C9">
          <w:rPr>
            <w:rFonts w:hint="eastAsia"/>
            <w:rPrChange w:id="602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6024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602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界面名稱：</w:t>
        </w:r>
      </w:ins>
      <w:ins w:id="6026" w:author="itc94010" w:date="2012-05-03T10:26:00Z">
        <w:r w:rsidRPr="002F02C9">
          <w:rPr>
            <w:rPrChange w:id="6027" w:author="Chen, Ivy (陳素貞 IEC1)" w:date="2015-01-12T13:45:00Z">
              <w:rPr>
                <w:color w:val="0000FF"/>
                <w:u w:val="single"/>
              </w:rPr>
            </w:rPrChange>
          </w:rPr>
          <w:t xml:space="preserve">Combine KP </w:t>
        </w:r>
      </w:ins>
      <w:ins w:id="6028" w:author="itc94010" w:date="2012-05-03T10:27:00Z">
        <w:r w:rsidRPr="002F02C9">
          <w:rPr>
            <w:rPrChange w:id="6029" w:author="Chen, Ivy (陳素貞 IEC1)" w:date="2015-01-12T13:45:00Z">
              <w:rPr>
                <w:color w:val="0000FF"/>
                <w:u w:val="single"/>
              </w:rPr>
            </w:rPrChange>
          </w:rPr>
          <w:t>Setting</w:t>
        </w:r>
      </w:ins>
      <w:ins w:id="6030" w:author="itc94010" w:date="2012-05-03T10:24:00Z">
        <w:r w:rsidRPr="002F02C9">
          <w:rPr>
            <w:rFonts w:hint="eastAsia"/>
            <w:rPrChange w:id="603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维护界面。</w:t>
        </w:r>
      </w:ins>
    </w:p>
    <w:p w:rsidR="00AF4A9E" w:rsidRPr="002F02C9" w:rsidRDefault="00152C15" w:rsidP="00AF4A9E">
      <w:pPr>
        <w:jc w:val="both"/>
        <w:rPr>
          <w:ins w:id="6032" w:author="itc94010" w:date="2012-05-03T10:24:00Z"/>
          <w:rPrChange w:id="6033" w:author="Chen, Ivy (陳素貞 IEC1)" w:date="2015-01-12T13:45:00Z">
            <w:rPr>
              <w:ins w:id="6034" w:author="itc94010" w:date="2012-05-03T10:24:00Z"/>
            </w:rPr>
          </w:rPrChange>
        </w:rPr>
      </w:pPr>
      <w:ins w:id="6035" w:author="itc94010" w:date="2012-05-03T10:24:00Z">
        <w:r w:rsidRPr="002F02C9">
          <w:rPr>
            <w:rFonts w:hint="eastAsia"/>
            <w:rPrChange w:id="603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6037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603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概述：</w:t>
        </w:r>
        <w:r w:rsidRPr="002F02C9">
          <w:rPr>
            <w:rFonts w:eastAsia="新細明體" w:hint="eastAsia"/>
            <w:rPrChange w:id="6039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使用此界面來</w:t>
        </w:r>
        <w:r w:rsidRPr="002F02C9">
          <w:rPr>
            <w:rFonts w:ascii="SimSun" w:hAnsi="SimSun" w:hint="eastAsia"/>
            <w:rPrChange w:id="6040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维护</w:t>
        </w:r>
      </w:ins>
      <w:ins w:id="6041" w:author="itc94010" w:date="2012-05-03T10:27:00Z">
        <w:r w:rsidRPr="002F02C9">
          <w:rPr>
            <w:rPrChange w:id="6042" w:author="Chen, Ivy (陳素貞 IEC1)" w:date="2015-01-12T13:45:00Z">
              <w:rPr>
                <w:color w:val="0000FF"/>
                <w:u w:val="single"/>
              </w:rPr>
            </w:rPrChange>
          </w:rPr>
          <w:t>Combine KP Setting</w:t>
        </w:r>
      </w:ins>
      <w:ins w:id="6043" w:author="itc94010" w:date="2012-05-03T10:24:00Z">
        <w:r w:rsidRPr="002F02C9">
          <w:rPr>
            <w:rFonts w:hint="eastAsia"/>
            <w:rPrChange w:id="604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 w:hint="eastAsia"/>
            <w:rPrChange w:id="6045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资料</w:t>
        </w:r>
        <w:r w:rsidRPr="002F02C9">
          <w:rPr>
            <w:rFonts w:hint="eastAsia"/>
            <w:rPrChange w:id="604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AF4A9E" w:rsidRPr="002F02C9" w:rsidRDefault="00152C15" w:rsidP="00AF4A9E">
      <w:pPr>
        <w:rPr>
          <w:ins w:id="6047" w:author="itc94010" w:date="2012-05-03T10:24:00Z"/>
          <w:lang w:eastAsia="zh-TW"/>
          <w:rPrChange w:id="6048" w:author="Chen, Ivy (陳素貞 IEC1)" w:date="2015-01-12T13:45:00Z">
            <w:rPr>
              <w:ins w:id="6049" w:author="itc94010" w:date="2012-05-03T10:24:00Z"/>
              <w:lang w:eastAsia="zh-TW"/>
            </w:rPr>
          </w:rPrChange>
        </w:rPr>
      </w:pPr>
      <w:ins w:id="6050" w:author="itc94010" w:date="2012-05-03T10:24:00Z">
        <w:r w:rsidRPr="002F02C9">
          <w:rPr>
            <w:rFonts w:hint="eastAsia"/>
            <w:lang w:eastAsia="zh-TW"/>
            <w:rPrChange w:id="6051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●</w:t>
        </w:r>
        <w:r w:rsidRPr="002F02C9">
          <w:rPr>
            <w:lang w:eastAsia="zh-TW"/>
            <w:rPrChange w:id="6052" w:author="Chen, Ivy (陳素貞 IEC1)" w:date="2015-01-12T13:45:00Z">
              <w:rPr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hint="eastAsia"/>
            <w:lang w:eastAsia="zh-TW"/>
            <w:rPrChange w:id="6053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lang w:eastAsia="zh-TW"/>
            <w:rPrChange w:id="6054" w:author="Chen, Ivy (陳素貞 IEC1)" w:date="2015-01-12T13:45:00Z">
              <w:rPr>
                <w:rFonts w:eastAsia="新細明體"/>
                <w:color w:val="0000FF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lang w:eastAsia="zh-TW"/>
            <w:rPrChange w:id="6055" w:author="Chen, Ivy (陳素貞 IEC1)" w:date="2015-01-12T13:45:00Z">
              <w:rPr>
                <w:rFonts w:eastAsia="新細明體" w:hint="eastAsia"/>
                <w:color w:val="0000FF"/>
                <w:u w:val="single"/>
                <w:lang w:eastAsia="zh-TW"/>
              </w:rPr>
            </w:rPrChange>
          </w:rPr>
          <w:t>界面</w:t>
        </w:r>
        <w:r w:rsidRPr="002F02C9">
          <w:rPr>
            <w:rFonts w:ascii="SimSun" w:hAnsi="SimSun" w:hint="eastAsia"/>
            <w:lang w:eastAsia="zh-TW"/>
            <w:rPrChange w:id="6056" w:author="Chen, Ivy (陳素貞 IEC1)" w:date="2015-01-12T13:45:00Z">
              <w:rPr>
                <w:rFonts w:ascii="SimSun" w:hAnsi="SimSun" w:hint="eastAsia"/>
                <w:color w:val="0000FF"/>
                <w:u w:val="single"/>
                <w:lang w:eastAsia="zh-TW"/>
              </w:rPr>
            </w:rPrChange>
          </w:rPr>
          <w:t>，不固定尺寸</w:t>
        </w:r>
        <w:r w:rsidRPr="002F02C9">
          <w:rPr>
            <w:rFonts w:hint="eastAsia"/>
            <w:lang w:eastAsia="zh-TW"/>
            <w:rPrChange w:id="6057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。</w:t>
        </w:r>
      </w:ins>
    </w:p>
    <w:p w:rsidR="00AF4A9E" w:rsidRPr="002F02C9" w:rsidRDefault="00152C15" w:rsidP="00AF4A9E">
      <w:pPr>
        <w:rPr>
          <w:ins w:id="6058" w:author="itc94010" w:date="2012-05-03T10:24:00Z"/>
          <w:rPrChange w:id="6059" w:author="Chen, Ivy (陳素貞 IEC1)" w:date="2015-01-12T13:45:00Z">
            <w:rPr>
              <w:ins w:id="6060" w:author="itc94010" w:date="2012-05-03T10:24:00Z"/>
            </w:rPr>
          </w:rPrChange>
        </w:rPr>
      </w:pPr>
      <w:ins w:id="6061" w:author="itc94010" w:date="2012-05-03T10:24:00Z">
        <w:r w:rsidRPr="002F02C9">
          <w:rPr>
            <w:rFonts w:hint="eastAsia"/>
            <w:rPrChange w:id="606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6063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606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進入途徑：</w:t>
        </w:r>
        <w:r w:rsidRPr="002F02C9">
          <w:rPr>
            <w:rFonts w:eastAsia="新細明體" w:hint="eastAsia"/>
            <w:rPrChange w:id="6065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在</w:t>
        </w:r>
        <w:r w:rsidRPr="002F02C9">
          <w:rPr>
            <w:rFonts w:ascii="SimSun" w:hAnsi="SimSun"/>
            <w:rPrChange w:id="6066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iMES</w:t>
        </w:r>
        <w:r w:rsidRPr="002F02C9">
          <w:rPr>
            <w:rFonts w:ascii="SimSun" w:hAnsi="SimSun" w:hint="eastAsia"/>
            <w:rPrChange w:id="6067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框架</w:t>
        </w:r>
        <w:r w:rsidRPr="002F02C9">
          <w:rPr>
            <w:rFonts w:ascii="SimSun" w:hAnsi="SimSun"/>
            <w:rPrChange w:id="6068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Function Tree</w:t>
        </w:r>
        <w:r w:rsidRPr="002F02C9">
          <w:rPr>
            <w:rFonts w:ascii="SimSun" w:hAnsi="SimSun" w:hint="eastAsia"/>
            <w:rPrChange w:id="6069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/>
            <w:rPrChange w:id="6070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Maintain</w:t>
        </w:r>
        <w:r w:rsidRPr="002F02C9">
          <w:rPr>
            <w:rFonts w:ascii="SimSun" w:hAnsi="SimSun" w:hint="eastAsia"/>
            <w:rPrChange w:id="6071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节点下点击“</w:t>
        </w:r>
      </w:ins>
      <w:ins w:id="6072" w:author="itc94010" w:date="2012-05-03T10:27:00Z">
        <w:r w:rsidRPr="002F02C9">
          <w:rPr>
            <w:rPrChange w:id="6073" w:author="Chen, Ivy (陳素貞 IEC1)" w:date="2015-01-12T13:45:00Z">
              <w:rPr>
                <w:color w:val="0000FF"/>
                <w:u w:val="single"/>
              </w:rPr>
            </w:rPrChange>
          </w:rPr>
          <w:t>Combine KP Setting</w:t>
        </w:r>
      </w:ins>
      <w:ins w:id="6074" w:author="itc94010" w:date="2012-05-03T10:24:00Z">
        <w:r w:rsidRPr="002F02C9">
          <w:rPr>
            <w:rPrChange w:id="6075" w:author="Chen, Ivy (陳素貞 IEC1)" w:date="2015-01-12T13:45:00Z">
              <w:rPr>
                <w:color w:val="0000FF"/>
                <w:u w:val="single"/>
              </w:rPr>
            </w:rPrChange>
          </w:rPr>
          <w:t xml:space="preserve"> Maintain</w:t>
        </w:r>
        <w:r w:rsidRPr="002F02C9">
          <w:rPr>
            <w:rFonts w:ascii="SimSun" w:hAnsi="SimSun" w:hint="eastAsia"/>
            <w:rPrChange w:id="6076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”节点后进入</w:t>
        </w:r>
        <w:r w:rsidRPr="002F02C9">
          <w:rPr>
            <w:rFonts w:hint="eastAsia"/>
            <w:rPrChange w:id="6077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AF4A9E" w:rsidRPr="002F02C9" w:rsidRDefault="00152C15" w:rsidP="00AF4A9E">
      <w:pPr>
        <w:rPr>
          <w:ins w:id="6078" w:author="itc94010" w:date="2012-05-03T10:24:00Z"/>
          <w:rPrChange w:id="6079" w:author="Chen, Ivy (陳素貞 IEC1)" w:date="2015-01-12T13:45:00Z">
            <w:rPr>
              <w:ins w:id="6080" w:author="itc94010" w:date="2012-05-03T10:24:00Z"/>
            </w:rPr>
          </w:rPrChange>
        </w:rPr>
      </w:pPr>
      <w:ins w:id="6081" w:author="itc94010" w:date="2012-05-03T10:24:00Z">
        <w:r w:rsidRPr="002F02C9">
          <w:rPr>
            <w:rFonts w:hint="eastAsia"/>
            <w:rPrChange w:id="608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6083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608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用例：</w:t>
        </w:r>
      </w:ins>
    </w:p>
    <w:p w:rsidR="00AF4A9E" w:rsidRPr="002F02C9" w:rsidRDefault="00152C15" w:rsidP="00AF4A9E">
      <w:pPr>
        <w:rPr>
          <w:ins w:id="6085" w:author="itc94010" w:date="2012-05-03T10:24:00Z"/>
          <w:rFonts w:eastAsiaTheme="minorEastAsia"/>
          <w:rPrChange w:id="6086" w:author="Chen, Ivy (陳素貞 IEC1)" w:date="2015-01-12T13:45:00Z">
            <w:rPr>
              <w:ins w:id="6087" w:author="itc94010" w:date="2012-05-03T10:24:00Z"/>
              <w:rFonts w:eastAsiaTheme="minorEastAsia"/>
            </w:rPr>
          </w:rPrChange>
        </w:rPr>
      </w:pPr>
      <w:ins w:id="6088" w:author="itc94010" w:date="2012-05-03T10:24:00Z">
        <w:r w:rsidRPr="002F02C9">
          <w:rPr>
            <w:rFonts w:hint="eastAsia"/>
            <w:rPrChange w:id="6089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6090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eastAsia="新細明體" w:hint="eastAsia"/>
            <w:rPrChange w:id="6091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特殊考量：此界面</w:t>
        </w:r>
        <w:r w:rsidRPr="002F02C9">
          <w:rPr>
            <w:rFonts w:hint="eastAsia"/>
            <w:rPrChange w:id="609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仅能够维护</w:t>
        </w:r>
      </w:ins>
      <w:ins w:id="6093" w:author="itc94010" w:date="2012-05-03T10:27:00Z">
        <w:r w:rsidRPr="002F02C9">
          <w:rPr>
            <w:rPrChange w:id="6094" w:author="Chen, Ivy (陳素貞 IEC1)" w:date="2015-01-12T13:45:00Z">
              <w:rPr>
                <w:color w:val="0000FF"/>
                <w:u w:val="single"/>
              </w:rPr>
            </w:rPrChange>
          </w:rPr>
          <w:t>Combine KP Setting</w:t>
        </w:r>
      </w:ins>
      <w:ins w:id="6095" w:author="itc94010" w:date="2012-05-03T10:24:00Z">
        <w:r w:rsidRPr="002F02C9">
          <w:rPr>
            <w:rFonts w:hint="eastAsia"/>
            <w:rPrChange w:id="609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的人</w:t>
        </w:r>
        <w:r w:rsidRPr="002F02C9">
          <w:rPr>
            <w:rFonts w:eastAsia="新細明體" w:hint="eastAsia"/>
            <w:rPrChange w:id="6097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有權限進來</w:t>
        </w:r>
      </w:ins>
    </w:p>
    <w:p w:rsidR="00AF4A9E" w:rsidRPr="002F02C9" w:rsidRDefault="00152C15" w:rsidP="00AF4A9E">
      <w:pPr>
        <w:rPr>
          <w:ins w:id="6098" w:author="itc94010" w:date="2012-05-03T10:24:00Z"/>
          <w:rFonts w:eastAsiaTheme="minorEastAsia"/>
          <w:rPrChange w:id="6099" w:author="Chen, Ivy (陳素貞 IEC1)" w:date="2015-01-12T13:45:00Z">
            <w:rPr>
              <w:ins w:id="6100" w:author="itc94010" w:date="2012-05-03T10:24:00Z"/>
              <w:rFonts w:eastAsiaTheme="minorEastAsia"/>
            </w:rPr>
          </w:rPrChange>
        </w:rPr>
      </w:pPr>
      <w:ins w:id="6101" w:author="itc94010" w:date="2012-05-03T10:24:00Z">
        <w:r w:rsidRPr="002F02C9">
          <w:rPr>
            <w:rFonts w:hint="eastAsia"/>
            <w:rPrChange w:id="610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●对应数据表：</w:t>
        </w:r>
        <w:r w:rsidRPr="002F02C9">
          <w:rPr>
            <w:rFonts w:ascii="Courier New" w:hAnsi="Courier New" w:cs="Courier New"/>
            <w:noProof/>
            <w:szCs w:val="20"/>
            <w:rPrChange w:id="610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Station</w:t>
        </w:r>
      </w:ins>
      <w:ins w:id="6104" w:author="itc94010" w:date="2012-05-03T10:27:00Z">
        <w:r w:rsidRPr="002F02C9">
          <w:rPr>
            <w:rFonts w:ascii="Courier New" w:hAnsi="Courier New" w:cs="Courier New"/>
            <w:noProof/>
            <w:szCs w:val="20"/>
            <w:rPrChange w:id="610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Check</w:t>
        </w:r>
      </w:ins>
    </w:p>
    <w:p w:rsidR="00AF4A9E" w:rsidRPr="002F02C9" w:rsidRDefault="00AF4A9E" w:rsidP="00AF4A9E">
      <w:pPr>
        <w:rPr>
          <w:ins w:id="6106" w:author="itc94010" w:date="2012-05-03T10:24:00Z"/>
          <w:rPrChange w:id="6107" w:author="Chen, Ivy (陳素貞 IEC1)" w:date="2015-01-12T13:45:00Z">
            <w:rPr>
              <w:ins w:id="6108" w:author="itc94010" w:date="2012-05-03T10:24:00Z"/>
            </w:rPr>
          </w:rPrChange>
        </w:rPr>
      </w:pPr>
    </w:p>
    <w:p w:rsidR="00AF4A9E" w:rsidRPr="002F02C9" w:rsidRDefault="00AF4A9E" w:rsidP="00AF4A9E">
      <w:pPr>
        <w:pStyle w:val="ae"/>
        <w:jc w:val="center"/>
        <w:rPr>
          <w:ins w:id="6109" w:author="itc94010" w:date="2012-05-03T10:24:00Z"/>
          <w:rPrChange w:id="6110" w:author="Chen, Ivy (陳素貞 IEC1)" w:date="2015-01-12T13:45:00Z">
            <w:rPr>
              <w:ins w:id="6111" w:author="itc94010" w:date="2012-05-03T10:24:00Z"/>
            </w:rPr>
          </w:rPrChange>
        </w:rPr>
      </w:pPr>
    </w:p>
    <w:p w:rsidR="00AF4A9E" w:rsidRPr="002F02C9" w:rsidRDefault="00152C15" w:rsidP="00AF4A9E">
      <w:pPr>
        <w:pStyle w:val="4"/>
        <w:rPr>
          <w:ins w:id="6112" w:author="itc94010" w:date="2012-05-03T10:24:00Z"/>
          <w:rPrChange w:id="6113" w:author="Chen, Ivy (陳素貞 IEC1)" w:date="2015-01-12T13:45:00Z">
            <w:rPr>
              <w:ins w:id="6114" w:author="itc94010" w:date="2012-05-03T10:24:00Z"/>
            </w:rPr>
          </w:rPrChange>
        </w:rPr>
      </w:pPr>
      <w:ins w:id="6115" w:author="itc94010" w:date="2012-05-03T10:24:00Z">
        <w:r w:rsidRPr="002F02C9">
          <w:rPr>
            <w:rFonts w:hint="eastAsia"/>
            <w:rPrChange w:id="611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控件說明</w:t>
        </w:r>
      </w:ins>
    </w:p>
    <w:p w:rsidR="00AF4A9E" w:rsidRPr="002F02C9" w:rsidRDefault="00152C15" w:rsidP="00AF4A9E">
      <w:pPr>
        <w:pStyle w:val="ae"/>
        <w:jc w:val="right"/>
        <w:rPr>
          <w:ins w:id="6117" w:author="itc94010" w:date="2012-05-03T10:24:00Z"/>
          <w:rPrChange w:id="6118" w:author="Chen, Ivy (陳素貞 IEC1)" w:date="2015-01-12T13:45:00Z">
            <w:rPr>
              <w:ins w:id="6119" w:author="itc94010" w:date="2012-05-03T10:24:00Z"/>
            </w:rPr>
          </w:rPrChange>
        </w:rPr>
      </w:pPr>
      <w:ins w:id="6120" w:author="itc94010" w:date="2012-05-03T10:24:00Z">
        <w:r w:rsidRPr="002F02C9">
          <w:rPr>
            <w:rFonts w:hint="eastAsia"/>
            <w:rPrChange w:id="6121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表</w:t>
        </w:r>
        <w:r w:rsidRPr="002F02C9">
          <w:rPr>
            <w:rPrChange w:id="612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 xml:space="preserve">: </w:t>
        </w:r>
        <w:r w:rsidRPr="002F02C9">
          <w:rPr>
            <w:rPrChange w:id="6123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6124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STYLEREF 2 \s </w:instrText>
        </w:r>
        <w:r w:rsidRPr="002F02C9">
          <w:rPr>
            <w:rPrChange w:id="6125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6126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1.</w:t>
        </w:r>
      </w:ins>
      <w:ins w:id="6127" w:author="itc94010" w:date="2012-05-03T11:38:00Z">
        <w:r w:rsidRPr="002F02C9">
          <w:rPr>
            <w:rFonts w:eastAsiaTheme="minorEastAsia"/>
            <w:noProof/>
            <w:rPrChange w:id="6128" w:author="Chen, Ivy (陳素貞 IEC1)" w:date="2015-01-12T13:45:00Z">
              <w:rPr>
                <w:rFonts w:eastAsiaTheme="minorEastAsia" w:cs="Times New Roman"/>
                <w:noProof/>
                <w:color w:val="0000FF"/>
                <w:u w:val="single"/>
              </w:rPr>
            </w:rPrChange>
          </w:rPr>
          <w:t>4</w:t>
        </w:r>
      </w:ins>
      <w:ins w:id="6129" w:author="itc94010" w:date="2012-05-03T10:24:00Z">
        <w:r w:rsidRPr="002F02C9">
          <w:rPr>
            <w:rPrChange w:id="613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  <w:r w:rsidRPr="002F02C9">
          <w:rPr>
            <w:rPrChange w:id="6131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noBreakHyphen/>
        </w:r>
        <w:r w:rsidRPr="002F02C9">
          <w:rPr>
            <w:rPrChange w:id="613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6133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rPrChange w:id="6134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instrText>表</w:instrText>
        </w:r>
        <w:r w:rsidRPr="002F02C9">
          <w:rPr>
            <w:rPrChange w:id="6135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: \* ARABIC \s 2 </w:instrText>
        </w:r>
        <w:r w:rsidRPr="002F02C9">
          <w:rPr>
            <w:rPrChange w:id="6136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6137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</w:t>
        </w:r>
        <w:r w:rsidRPr="002F02C9">
          <w:rPr>
            <w:rPrChange w:id="613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AF4A9E" w:rsidRPr="002F02C9" w:rsidTr="00AF4A9E">
        <w:trPr>
          <w:tblHeader/>
          <w:ins w:id="6139" w:author="itc94010" w:date="2012-05-03T10:24:00Z"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ins w:id="6140" w:author="itc94010" w:date="2012-05-03T10:24:00Z"/>
                <w:rPrChange w:id="6141" w:author="Chen, Ivy (陳素貞 IEC1)" w:date="2015-01-12T13:45:00Z">
                  <w:rPr>
                    <w:ins w:id="6142" w:author="itc94010" w:date="2012-05-03T10:2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143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6144" w:author="itc94010" w:date="2012-05-03T10:24:00Z">
              <w:r w:rsidRPr="002F02C9">
                <w:rPr>
                  <w:rPrChange w:id="6145" w:author="Chen, Ivy (陳素貞 IEC1)" w:date="2015-01-12T13:45:00Z">
                    <w:rPr>
                      <w:b/>
                      <w:color w:val="0000FF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10" w:type="dxa"/>
            <w:shd w:val="clear" w:color="auto" w:fill="CCCCCC"/>
          </w:tcPr>
          <w:p w:rsidR="003B389F" w:rsidRPr="002F02C9" w:rsidRDefault="00152C15">
            <w:pPr>
              <w:rPr>
                <w:ins w:id="6146" w:author="itc94010" w:date="2012-05-03T10:24:00Z"/>
                <w:rPrChange w:id="6147" w:author="Chen, Ivy (陳素貞 IEC1)" w:date="2015-01-12T13:45:00Z">
                  <w:rPr>
                    <w:ins w:id="6148" w:author="itc94010" w:date="2012-05-03T10:2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149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6150" w:author="itc94010" w:date="2012-05-03T10:24:00Z">
              <w:r w:rsidRPr="002F02C9">
                <w:rPr>
                  <w:rFonts w:hint="eastAsia"/>
                  <w:rPrChange w:id="6151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916" w:type="dxa"/>
            <w:shd w:val="clear" w:color="auto" w:fill="CCCCCC"/>
          </w:tcPr>
          <w:p w:rsidR="003B389F" w:rsidRPr="002F02C9" w:rsidRDefault="00152C15">
            <w:pPr>
              <w:rPr>
                <w:ins w:id="6152" w:author="itc94010" w:date="2012-05-03T10:24:00Z"/>
                <w:rPrChange w:id="6153" w:author="Chen, Ivy (陳素貞 IEC1)" w:date="2015-01-12T13:45:00Z">
                  <w:rPr>
                    <w:ins w:id="6154" w:author="itc94010" w:date="2012-05-03T10:2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155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6156" w:author="itc94010" w:date="2012-05-03T10:24:00Z">
              <w:r w:rsidRPr="002F02C9">
                <w:rPr>
                  <w:rFonts w:hint="eastAsia"/>
                  <w:rPrChange w:id="6157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677" w:type="dxa"/>
            <w:shd w:val="clear" w:color="auto" w:fill="CCCCCC"/>
            <w:tcFitText/>
          </w:tcPr>
          <w:p w:rsidR="003B389F" w:rsidRPr="002F02C9" w:rsidRDefault="00152C15">
            <w:pPr>
              <w:rPr>
                <w:ins w:id="6158" w:author="itc94010" w:date="2012-05-03T10:24:00Z"/>
                <w:rPrChange w:id="6159" w:author="Chen, Ivy (陳素貞 IEC1)" w:date="2015-01-12T13:45:00Z">
                  <w:rPr>
                    <w:ins w:id="6160" w:author="itc94010" w:date="2012-05-03T10:2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161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6162" w:author="itc94010" w:date="2012-05-03T10:24:00Z">
              <w:r w:rsidRPr="002F02C9">
                <w:rPr>
                  <w:rFonts w:hint="eastAsia"/>
                  <w:spacing w:val="40"/>
                  <w:rPrChange w:id="6163" w:author="Chen, Ivy (陳素貞 IEC1)" w:date="2015-01-12T13:45:00Z">
                    <w:rPr>
                      <w:rFonts w:hint="eastAsia"/>
                      <w:b/>
                      <w:color w:val="0000FF"/>
                      <w:spacing w:val="39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hint="eastAsia"/>
                  <w:spacing w:val="1"/>
                  <w:rPrChange w:id="6164" w:author="Chen, Ivy (陳素貞 IEC1)" w:date="2015-01-12T13:45:00Z">
                    <w:rPr>
                      <w:rFonts w:hint="eastAsia"/>
                      <w:b/>
                      <w:color w:val="0000FF"/>
                      <w:spacing w:val="1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432" w:type="dxa"/>
            <w:shd w:val="clear" w:color="auto" w:fill="CCCCCC"/>
          </w:tcPr>
          <w:p w:rsidR="003B389F" w:rsidRPr="002F02C9" w:rsidRDefault="00152C15">
            <w:pPr>
              <w:rPr>
                <w:ins w:id="6165" w:author="itc94010" w:date="2012-05-03T10:24:00Z"/>
                <w:rPrChange w:id="6166" w:author="Chen, Ivy (陳素貞 IEC1)" w:date="2015-01-12T13:45:00Z">
                  <w:rPr>
                    <w:ins w:id="6167" w:author="itc94010" w:date="2012-05-03T10:2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168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6169" w:author="itc94010" w:date="2012-05-03T10:24:00Z">
              <w:r w:rsidRPr="002F02C9">
                <w:rPr>
                  <w:rFonts w:hint="eastAsia"/>
                  <w:rPrChange w:id="6170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80" w:type="dxa"/>
            <w:shd w:val="clear" w:color="auto" w:fill="CCCCCC"/>
          </w:tcPr>
          <w:p w:rsidR="003B389F" w:rsidRPr="002F02C9" w:rsidRDefault="00152C15">
            <w:pPr>
              <w:rPr>
                <w:ins w:id="6171" w:author="itc94010" w:date="2012-05-03T10:24:00Z"/>
                <w:rPrChange w:id="6172" w:author="Chen, Ivy (陳素貞 IEC1)" w:date="2015-01-12T13:45:00Z">
                  <w:rPr>
                    <w:ins w:id="6173" w:author="itc94010" w:date="2012-05-03T10:2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174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6175" w:author="itc94010" w:date="2012-05-03T10:24:00Z">
              <w:r w:rsidRPr="002F02C9">
                <w:rPr>
                  <w:rFonts w:hint="eastAsia"/>
                  <w:rPrChange w:id="6176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ins w:id="6177" w:author="itc94010" w:date="2012-05-03T10:24:00Z"/>
                <w:rPrChange w:id="6178" w:author="Chen, Ivy (陳素貞 IEC1)" w:date="2015-01-12T13:45:00Z">
                  <w:rPr>
                    <w:ins w:id="6179" w:author="itc94010" w:date="2012-05-03T10:2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180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6181" w:author="itc94010" w:date="2012-05-03T10:24:00Z">
              <w:r w:rsidRPr="002F02C9">
                <w:rPr>
                  <w:rFonts w:hint="eastAsia"/>
                  <w:rPrChange w:id="6182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ins w:id="6183" w:author="itc94010" w:date="2012-05-03T10:24:00Z"/>
                <w:rPrChange w:id="6184" w:author="Chen, Ivy (陳素貞 IEC1)" w:date="2015-01-12T13:45:00Z">
                  <w:rPr>
                    <w:ins w:id="6185" w:author="itc94010" w:date="2012-05-03T10:2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186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6187" w:author="itc94010" w:date="2012-05-03T10:24:00Z">
              <w:r w:rsidRPr="002F02C9">
                <w:rPr>
                  <w:rFonts w:hint="eastAsia"/>
                  <w:rPrChange w:id="6188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AF4A9E" w:rsidRPr="002F02C9" w:rsidTr="00AF4A9E">
        <w:trPr>
          <w:ins w:id="6189" w:author="itc94010" w:date="2012-05-03T10:24:00Z"/>
        </w:trPr>
        <w:tc>
          <w:tcPr>
            <w:tcW w:w="445" w:type="dxa"/>
          </w:tcPr>
          <w:p w:rsidR="003B389F" w:rsidRPr="002F02C9" w:rsidRDefault="00152C15">
            <w:pPr>
              <w:rPr>
                <w:ins w:id="6190" w:author="itc94010" w:date="2012-05-03T10:24:00Z"/>
                <w:rPrChange w:id="6191" w:author="Chen, Ivy (陳素貞 IEC1)" w:date="2015-01-12T13:45:00Z">
                  <w:rPr>
                    <w:ins w:id="6192" w:author="itc94010" w:date="2012-05-03T10:2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193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6194" w:author="itc94010" w:date="2012-05-03T10:24:00Z">
              <w:r w:rsidRPr="002F02C9">
                <w:rPr>
                  <w:rPrChange w:id="619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10" w:type="dxa"/>
          </w:tcPr>
          <w:p w:rsidR="003B389F" w:rsidRPr="002F02C9" w:rsidRDefault="00152C15">
            <w:pPr>
              <w:rPr>
                <w:ins w:id="6196" w:author="itc94010" w:date="2012-05-03T10:24:00Z"/>
                <w:rPrChange w:id="6197" w:author="Chen, Ivy (陳素貞 IEC1)" w:date="2015-01-12T13:45:00Z">
                  <w:rPr>
                    <w:ins w:id="6198" w:author="itc94010" w:date="2012-05-03T10:2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199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6200" w:author="itc94010" w:date="2012-05-03T10:28:00Z">
              <w:r w:rsidRPr="002F02C9">
                <w:rPr>
                  <w:rPrChange w:id="620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Combine KP Setting</w:t>
              </w:r>
            </w:ins>
            <w:ins w:id="6202" w:author="itc94010" w:date="2012-05-03T10:24:00Z">
              <w:r w:rsidRPr="002F02C9">
                <w:rPr>
                  <w:rPrChange w:id="620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List</w:t>
              </w:r>
            </w:ins>
          </w:p>
        </w:tc>
        <w:tc>
          <w:tcPr>
            <w:tcW w:w="916" w:type="dxa"/>
          </w:tcPr>
          <w:p w:rsidR="003B389F" w:rsidRPr="002F02C9" w:rsidRDefault="00152C15">
            <w:pPr>
              <w:rPr>
                <w:ins w:id="6204" w:author="itc94010" w:date="2012-05-03T10:24:00Z"/>
                <w:rPrChange w:id="6205" w:author="Chen, Ivy (陳素貞 IEC1)" w:date="2015-01-12T13:45:00Z">
                  <w:rPr>
                    <w:ins w:id="6206" w:author="itc94010" w:date="2012-05-03T10:2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207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6208" w:author="itc94010" w:date="2012-05-03T10:24:00Z">
              <w:r w:rsidRPr="002F02C9">
                <w:rPr>
                  <w:rPrChange w:id="620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677" w:type="dxa"/>
          </w:tcPr>
          <w:p w:rsidR="00AF4A9E" w:rsidRPr="002F02C9" w:rsidRDefault="00AF4A9E" w:rsidP="00AF4A9E">
            <w:pPr>
              <w:rPr>
                <w:ins w:id="6210" w:author="itc94010" w:date="2012-05-03T10:24:00Z"/>
                <w:rPrChange w:id="6211" w:author="Chen, Ivy (陳素貞 IEC1)" w:date="2015-01-12T13:45:00Z">
                  <w:rPr>
                    <w:ins w:id="6212" w:author="itc94010" w:date="2012-05-03T10:24:00Z"/>
                  </w:rPr>
                </w:rPrChange>
              </w:rPr>
            </w:pPr>
          </w:p>
        </w:tc>
        <w:tc>
          <w:tcPr>
            <w:tcW w:w="1432" w:type="dxa"/>
          </w:tcPr>
          <w:p w:rsidR="003B389F" w:rsidRPr="002F02C9" w:rsidRDefault="00152C15">
            <w:pPr>
              <w:rPr>
                <w:ins w:id="6213" w:author="itc94010" w:date="2012-05-03T10:24:00Z"/>
                <w:rPrChange w:id="6214" w:author="Chen, Ivy (陳素貞 IEC1)" w:date="2015-01-12T13:45:00Z">
                  <w:rPr>
                    <w:ins w:id="6215" w:author="itc94010" w:date="2012-05-03T10:2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216" w:author="itc94010" w:date="2012-05-03T10:28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6217" w:author="itc94010" w:date="2012-05-03T10:24:00Z">
              <w:r w:rsidRPr="002F02C9">
                <w:rPr>
                  <w:rFonts w:hint="eastAsia"/>
                  <w:rPrChange w:id="621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显示所有的</w:t>
              </w:r>
              <w:r w:rsidRPr="002F02C9">
                <w:rPr>
                  <w:rPrChange w:id="621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Station</w:t>
              </w:r>
            </w:ins>
            <w:ins w:id="6220" w:author="itc94010" w:date="2012-05-03T10:28:00Z">
              <w:r w:rsidRPr="002F02C9">
                <w:rPr>
                  <w:rPrChange w:id="622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Check</w:t>
              </w:r>
            </w:ins>
            <w:ins w:id="6222" w:author="itc94010" w:date="2012-05-03T10:24:00Z">
              <w:r w:rsidRPr="002F02C9">
                <w:rPr>
                  <w:rFonts w:hint="eastAsia"/>
                  <w:rPrChange w:id="622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记录</w:t>
              </w:r>
            </w:ins>
          </w:p>
        </w:tc>
        <w:tc>
          <w:tcPr>
            <w:tcW w:w="680" w:type="dxa"/>
          </w:tcPr>
          <w:p w:rsidR="00AF4A9E" w:rsidRPr="002F02C9" w:rsidRDefault="00AF4A9E" w:rsidP="00AF4A9E">
            <w:pPr>
              <w:rPr>
                <w:ins w:id="6224" w:author="itc94010" w:date="2012-05-03T10:24:00Z"/>
                <w:rPrChange w:id="6225" w:author="Chen, Ivy (陳素貞 IEC1)" w:date="2015-01-12T13:45:00Z">
                  <w:rPr>
                    <w:ins w:id="6226" w:author="itc94010" w:date="2012-05-03T10:24:00Z"/>
                  </w:rPr>
                </w:rPrChange>
              </w:rPr>
            </w:pPr>
          </w:p>
        </w:tc>
        <w:tc>
          <w:tcPr>
            <w:tcW w:w="2728" w:type="dxa"/>
          </w:tcPr>
          <w:p w:rsidR="007864C5" w:rsidRPr="002F02C9" w:rsidRDefault="00152C15">
            <w:pPr>
              <w:rPr>
                <w:ins w:id="6227" w:author="itc94010" w:date="2012-05-03T10:24:00Z"/>
                <w:rPrChange w:id="6228" w:author="Chen, Ivy (陳素貞 IEC1)" w:date="2015-01-12T13:45:00Z">
                  <w:rPr>
                    <w:ins w:id="6229" w:author="itc94010" w:date="2012-05-03T10:24:00Z"/>
                  </w:rPr>
                </w:rPrChange>
              </w:rPr>
            </w:pPr>
            <w:ins w:id="6230" w:author="itc94010" w:date="2012-05-03T10:24:00Z">
              <w:r w:rsidRPr="002F02C9">
                <w:rPr>
                  <w:rPrChange w:id="623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hint="eastAsia"/>
                  <w:rPrChange w:id="623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：原高亮被选的数据行恢复正常显示，被点击的行被高亮选择，下部的</w:t>
              </w:r>
              <w:r w:rsidRPr="002F02C9">
                <w:rPr>
                  <w:rPrChange w:id="623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hint="eastAsia"/>
                  <w:rPrChange w:id="623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到</w:t>
              </w:r>
            </w:ins>
            <w:ins w:id="6235" w:author="itc94010" w:date="2012-05-03T10:28:00Z">
              <w:r w:rsidRPr="002F02C9">
                <w:rPr>
                  <w:rPrChange w:id="623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</w:t>
              </w:r>
            </w:ins>
            <w:ins w:id="6237" w:author="itc94010" w:date="2012-05-03T10:24:00Z">
              <w:r w:rsidRPr="002F02C9">
                <w:rPr>
                  <w:rFonts w:hint="eastAsia"/>
                  <w:rPrChange w:id="623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号控件中显示被点击数据行的详细资料，</w:t>
              </w:r>
              <w:r w:rsidRPr="002F02C9">
                <w:rPr>
                  <w:rPrChange w:id="623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Enable Save</w:t>
              </w:r>
              <w:r w:rsidRPr="002F02C9">
                <w:rPr>
                  <w:rFonts w:hint="eastAsia"/>
                  <w:rPrChange w:id="624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624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hint="eastAsia"/>
                  <w:rPrChange w:id="624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按钮。若被点击行为空行，则</w:t>
              </w:r>
              <w:r w:rsidRPr="002F02C9">
                <w:rPr>
                  <w:rPrChange w:id="624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Disable Save</w:t>
              </w:r>
              <w:r w:rsidRPr="002F02C9">
                <w:rPr>
                  <w:rFonts w:hint="eastAsia"/>
                  <w:rPrChange w:id="624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624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lastRenderedPageBreak/>
                <w:t>Delete</w:t>
              </w:r>
              <w:r w:rsidRPr="002F02C9">
                <w:rPr>
                  <w:rFonts w:hint="eastAsia"/>
                  <w:rPrChange w:id="624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</w:t>
              </w:r>
            </w:ins>
          </w:p>
        </w:tc>
        <w:tc>
          <w:tcPr>
            <w:tcW w:w="2629" w:type="dxa"/>
          </w:tcPr>
          <w:p w:rsidR="00152C15" w:rsidRPr="002F02C9" w:rsidRDefault="00152C15" w:rsidP="00152C15">
            <w:pPr>
              <w:rPr>
                <w:ins w:id="6247" w:author="itc94010" w:date="2012-05-03T10:24:00Z"/>
                <w:rPrChange w:id="6248" w:author="Chen, Ivy (陳素貞 IEC1)" w:date="2015-01-12T13:45:00Z">
                  <w:rPr>
                    <w:ins w:id="6249" w:author="itc94010" w:date="2012-05-03T10:24:00Z"/>
                    <w:rFonts w:ascii="Tahoma" w:hAnsi="Tahoma" w:cs="Arial"/>
                    <w:b/>
                    <w:bCs/>
                    <w:kern w:val="32"/>
                    <w:sz w:val="18"/>
                    <w:szCs w:val="32"/>
                  </w:rPr>
                </w:rPrChange>
              </w:rPr>
              <w:pPrChange w:id="6250" w:author="Chen, Ivy (陳素貞 IEC1)" w:date="2014-02-07T15:5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6251" w:author="itc94010" w:date="2012-05-03T10:24:00Z">
              <w:r w:rsidRPr="002F02C9">
                <w:rPr>
                  <w:rFonts w:hint="eastAsia"/>
                  <w:rPrChange w:id="6252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lastRenderedPageBreak/>
                <w:t>栏位包括：</w:t>
              </w:r>
              <w:r w:rsidRPr="002F02C9">
                <w:rPr>
                  <w:rPrChange w:id="6253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Station</w:t>
              </w:r>
              <w:r w:rsidRPr="002F02C9">
                <w:rPr>
                  <w:rFonts w:hint="eastAsia"/>
                  <w:rPrChange w:id="6254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、</w:t>
              </w:r>
            </w:ins>
            <w:ins w:id="6255" w:author="itc94010" w:date="2012-05-03T10:29:00Z">
              <w:r w:rsidRPr="002F02C9">
                <w:rPr>
                  <w:rPrChange w:id="6256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Line</w:t>
              </w:r>
              <w:r w:rsidRPr="002F02C9">
                <w:rPr>
                  <w:rFonts w:hint="eastAsia"/>
                  <w:rPrChange w:id="6257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6258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CheckItem Type</w:t>
              </w:r>
            </w:ins>
            <w:ins w:id="6259" w:author="itc94010" w:date="2012-05-03T10:24:00Z">
              <w:r w:rsidRPr="002F02C9">
                <w:rPr>
                  <w:rFonts w:hint="eastAsia"/>
                  <w:rPrChange w:id="626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626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Editor</w:t>
              </w:r>
              <w:r w:rsidRPr="002F02C9">
                <w:rPr>
                  <w:rFonts w:hint="eastAsia"/>
                  <w:rPrChange w:id="626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626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Cdt</w:t>
              </w:r>
              <w:r w:rsidRPr="002F02C9">
                <w:rPr>
                  <w:rFonts w:hint="eastAsia"/>
                  <w:rPrChange w:id="626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626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Udt</w:t>
              </w:r>
            </w:ins>
            <w:ins w:id="6266" w:author="Gao, Guan-Wei (高貫偉 ITC)" w:date="2012-06-28T14:32:00Z">
              <w:r w:rsidRPr="002F02C9">
                <w:rPr>
                  <w:rFonts w:hint="eastAsia"/>
                  <w:rPrChange w:id="626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626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Family</w:t>
              </w:r>
              <w:r w:rsidRPr="002F02C9">
                <w:rPr>
                  <w:rFonts w:hint="eastAsia"/>
                  <w:rPrChange w:id="626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627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Model</w:t>
              </w:r>
            </w:ins>
          </w:p>
          <w:p w:rsidR="00152C15" w:rsidRPr="002F02C9" w:rsidRDefault="00152C15" w:rsidP="00152C15">
            <w:pPr>
              <w:rPr>
                <w:ins w:id="6271" w:author="itc94010" w:date="2012-05-03T10:24:00Z"/>
                <w:rPrChange w:id="6272" w:author="Chen, Ivy (陳素貞 IEC1)" w:date="2015-01-12T13:45:00Z">
                  <w:rPr>
                    <w:ins w:id="6273" w:author="itc94010" w:date="2012-05-03T10:2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274" w:author="Chen, Ivy (陳素貞 IEC1)" w:date="2014-02-07T15:5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6275" w:author="itc94010" w:date="2012-05-03T10:24:00Z">
              <w:r w:rsidRPr="002F02C9">
                <w:rPr>
                  <w:rFonts w:hint="eastAsia"/>
                  <w:rPrChange w:id="627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</w:t>
              </w:r>
            </w:ins>
            <w:ins w:id="6277" w:author="itc94010" w:date="2012-05-03T10:29:00Z">
              <w:r w:rsidRPr="002F02C9">
                <w:rPr>
                  <w:rPrChange w:id="627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Station</w:t>
              </w:r>
              <w:r w:rsidRPr="002F02C9">
                <w:rPr>
                  <w:rFonts w:hint="eastAsia"/>
                  <w:rPrChange w:id="627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628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Line</w:t>
              </w:r>
              <w:r w:rsidRPr="002F02C9">
                <w:rPr>
                  <w:rFonts w:hint="eastAsia"/>
                  <w:rPrChange w:id="628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628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CheckItem Type</w:t>
              </w:r>
            </w:ins>
            <w:ins w:id="6283" w:author="itc94010" w:date="2012-05-03T10:24:00Z">
              <w:r w:rsidRPr="002F02C9">
                <w:rPr>
                  <w:rFonts w:hint="eastAsia"/>
                  <w:rPrChange w:id="628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栏位排序</w:t>
              </w:r>
            </w:ins>
          </w:p>
          <w:p w:rsidR="007864C5" w:rsidRPr="002F02C9" w:rsidRDefault="00152C15">
            <w:pPr>
              <w:rPr>
                <w:ins w:id="6285" w:author="itc94010" w:date="2012-05-03T10:24:00Z"/>
                <w:rPrChange w:id="6286" w:author="Chen, Ivy (陳素貞 IEC1)" w:date="2015-01-12T13:45:00Z">
                  <w:rPr>
                    <w:ins w:id="6287" w:author="itc94010" w:date="2012-05-03T10:24:00Z"/>
                  </w:rPr>
                </w:rPrChange>
              </w:rPr>
            </w:pPr>
            <w:ins w:id="6288" w:author="itc94010" w:date="2012-05-03T10:30:00Z">
              <w:r w:rsidRPr="002F02C9">
                <w:rPr>
                  <w:rPrChange w:id="628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Station</w:t>
              </w:r>
            </w:ins>
            <w:ins w:id="6290" w:author="itc94010" w:date="2012-05-03T10:24:00Z">
              <w:r w:rsidRPr="002F02C9">
                <w:rPr>
                  <w:rFonts w:hint="eastAsia"/>
                  <w:rPrChange w:id="629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栏位的数据显示为</w:t>
              </w:r>
              <w:r w:rsidRPr="002F02C9">
                <w:rPr>
                  <w:rPrChange w:id="629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@Station+</w:t>
              </w:r>
              <w:r w:rsidRPr="002F02C9">
                <w:rPr>
                  <w:rFonts w:hint="eastAsia"/>
                  <w:rPrChange w:id="629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空格</w:t>
              </w:r>
              <w:r w:rsidRPr="002F02C9">
                <w:rPr>
                  <w:rPrChange w:id="629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+@Name</w:t>
              </w:r>
            </w:ins>
          </w:p>
        </w:tc>
      </w:tr>
      <w:tr w:rsidR="00AF4A9E" w:rsidRPr="002F02C9" w:rsidTr="00AF4A9E">
        <w:trPr>
          <w:ins w:id="6295" w:author="itc94010" w:date="2012-05-03T10:24:00Z"/>
        </w:trPr>
        <w:tc>
          <w:tcPr>
            <w:tcW w:w="445" w:type="dxa"/>
          </w:tcPr>
          <w:p w:rsidR="00AF4A9E" w:rsidRPr="002F02C9" w:rsidRDefault="00152C15" w:rsidP="00AF4A9E">
            <w:pPr>
              <w:rPr>
                <w:ins w:id="6296" w:author="itc94010" w:date="2012-05-03T10:24:00Z"/>
                <w:rPrChange w:id="6297" w:author="Chen, Ivy (陳素貞 IEC1)" w:date="2015-01-12T13:45:00Z">
                  <w:rPr>
                    <w:ins w:id="6298" w:author="itc94010" w:date="2012-05-03T10:24:00Z"/>
                  </w:rPr>
                </w:rPrChange>
              </w:rPr>
            </w:pPr>
            <w:ins w:id="6299" w:author="itc94010" w:date="2012-05-03T10:24:00Z">
              <w:r w:rsidRPr="002F02C9">
                <w:rPr>
                  <w:rPrChange w:id="630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lastRenderedPageBreak/>
                <w:t>2</w:t>
              </w:r>
            </w:ins>
          </w:p>
        </w:tc>
        <w:tc>
          <w:tcPr>
            <w:tcW w:w="1310" w:type="dxa"/>
          </w:tcPr>
          <w:p w:rsidR="00AF4A9E" w:rsidRPr="002F02C9" w:rsidRDefault="00152C15" w:rsidP="00AF4A9E">
            <w:pPr>
              <w:rPr>
                <w:ins w:id="6301" w:author="itc94010" w:date="2012-05-03T10:24:00Z"/>
                <w:rPrChange w:id="6302" w:author="Chen, Ivy (陳素貞 IEC1)" w:date="2015-01-12T13:45:00Z">
                  <w:rPr>
                    <w:ins w:id="6303" w:author="itc94010" w:date="2012-05-03T10:24:00Z"/>
                  </w:rPr>
                </w:rPrChange>
              </w:rPr>
            </w:pPr>
            <w:ins w:id="6304" w:author="itc94010" w:date="2012-05-03T10:24:00Z">
              <w:r w:rsidRPr="002F02C9">
                <w:rPr>
                  <w:rPrChange w:id="630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916" w:type="dxa"/>
          </w:tcPr>
          <w:p w:rsidR="00AF4A9E" w:rsidRPr="002F02C9" w:rsidRDefault="00152C15" w:rsidP="00AF4A9E">
            <w:pPr>
              <w:rPr>
                <w:ins w:id="6306" w:author="itc94010" w:date="2012-05-03T10:24:00Z"/>
                <w:rFonts w:ascii="SimSun" w:hAnsi="SimSun"/>
                <w:rPrChange w:id="6307" w:author="Chen, Ivy (陳素貞 IEC1)" w:date="2015-01-12T13:45:00Z">
                  <w:rPr>
                    <w:ins w:id="6308" w:author="itc94010" w:date="2012-05-03T10:24:00Z"/>
                    <w:rFonts w:ascii="SimSun" w:hAnsi="SimSun"/>
                  </w:rPr>
                </w:rPrChange>
              </w:rPr>
            </w:pPr>
            <w:ins w:id="6309" w:author="itc94010" w:date="2012-05-03T10:24:00Z">
              <w:r w:rsidRPr="002F02C9">
                <w:rPr>
                  <w:rFonts w:ascii="SimSun" w:hAnsi="SimSun"/>
                  <w:rPrChange w:id="631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AF4A9E" w:rsidRPr="002F02C9" w:rsidRDefault="00AF4A9E" w:rsidP="00AF4A9E">
            <w:pPr>
              <w:rPr>
                <w:ins w:id="6311" w:author="itc94010" w:date="2012-05-03T10:24:00Z"/>
                <w:rPrChange w:id="6312" w:author="Chen, Ivy (陳素貞 IEC1)" w:date="2015-01-12T13:45:00Z">
                  <w:rPr>
                    <w:ins w:id="6313" w:author="itc94010" w:date="2012-05-03T10:24:00Z"/>
                  </w:rPr>
                </w:rPrChange>
              </w:rPr>
            </w:pPr>
          </w:p>
        </w:tc>
        <w:tc>
          <w:tcPr>
            <w:tcW w:w="1432" w:type="dxa"/>
          </w:tcPr>
          <w:p w:rsidR="00AF4A9E" w:rsidRPr="002F02C9" w:rsidRDefault="00152C15" w:rsidP="00AF4A9E">
            <w:pPr>
              <w:rPr>
                <w:ins w:id="6314" w:author="itc94010" w:date="2012-05-03T10:24:00Z"/>
                <w:rFonts w:ascii="SimSun" w:hAnsi="SimSun"/>
                <w:rPrChange w:id="6315" w:author="Chen, Ivy (陳素貞 IEC1)" w:date="2015-01-12T13:45:00Z">
                  <w:rPr>
                    <w:ins w:id="6316" w:author="itc94010" w:date="2012-05-03T10:24:00Z"/>
                    <w:rFonts w:ascii="SimSun" w:hAnsi="SimSun"/>
                  </w:rPr>
                </w:rPrChange>
              </w:rPr>
            </w:pPr>
            <w:ins w:id="6317" w:author="itc94010" w:date="2012-05-03T10:24:00Z">
              <w:r w:rsidRPr="002F02C9">
                <w:rPr>
                  <w:rFonts w:ascii="SimSun" w:hAnsi="SimSun" w:hint="eastAsia"/>
                  <w:rPrChange w:id="631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631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ascii="SimSun" w:hAnsi="SimSun" w:hint="eastAsia"/>
                  <w:rPrChange w:id="632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  <w:p w:rsidR="00AF4A9E" w:rsidRPr="002F02C9" w:rsidRDefault="00152C15" w:rsidP="00AF4A9E">
            <w:pPr>
              <w:rPr>
                <w:ins w:id="6321" w:author="itc94010" w:date="2012-05-03T10:24:00Z"/>
                <w:rFonts w:eastAsia="新細明體"/>
                <w:lang w:eastAsia="zh-TW"/>
                <w:rPrChange w:id="6322" w:author="Chen, Ivy (陳素貞 IEC1)" w:date="2015-01-12T13:45:00Z">
                  <w:rPr>
                    <w:ins w:id="6323" w:author="itc94010" w:date="2012-05-03T10:24:00Z"/>
                    <w:rFonts w:eastAsia="新細明體"/>
                    <w:lang w:eastAsia="zh-TW"/>
                  </w:rPr>
                </w:rPrChange>
              </w:rPr>
            </w:pPr>
            <w:ins w:id="6324" w:author="itc94010" w:date="2012-05-03T10:24:00Z">
              <w:r w:rsidRPr="002F02C9">
                <w:rPr>
                  <w:rFonts w:ascii="SimSun" w:hAnsi="SimSun"/>
                  <w:rPrChange w:id="632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Disable</w:t>
              </w:r>
            </w:ins>
          </w:p>
        </w:tc>
        <w:tc>
          <w:tcPr>
            <w:tcW w:w="680" w:type="dxa"/>
          </w:tcPr>
          <w:p w:rsidR="00AF4A9E" w:rsidRPr="002F02C9" w:rsidRDefault="00AF4A9E" w:rsidP="00AF4A9E">
            <w:pPr>
              <w:rPr>
                <w:ins w:id="6326" w:author="itc94010" w:date="2012-05-03T10:24:00Z"/>
                <w:rPrChange w:id="6327" w:author="Chen, Ivy (陳素貞 IEC1)" w:date="2015-01-12T13:45:00Z">
                  <w:rPr>
                    <w:ins w:id="6328" w:author="itc94010" w:date="2012-05-03T10:24:00Z"/>
                  </w:rPr>
                </w:rPrChange>
              </w:rPr>
            </w:pPr>
          </w:p>
        </w:tc>
        <w:tc>
          <w:tcPr>
            <w:tcW w:w="2728" w:type="dxa"/>
          </w:tcPr>
          <w:p w:rsidR="00AF4A9E" w:rsidRPr="002F02C9" w:rsidRDefault="00152C15" w:rsidP="00AF4A9E">
            <w:pPr>
              <w:rPr>
                <w:ins w:id="6329" w:author="itc94010" w:date="2012-05-03T10:24:00Z"/>
                <w:rFonts w:ascii="SimSun"/>
                <w:rPrChange w:id="6330" w:author="Chen, Ivy (陳素貞 IEC1)" w:date="2015-01-12T13:45:00Z">
                  <w:rPr>
                    <w:ins w:id="6331" w:author="itc94010" w:date="2012-05-03T10:24:00Z"/>
                    <w:rFonts w:ascii="SimSun"/>
                  </w:rPr>
                </w:rPrChange>
              </w:rPr>
            </w:pPr>
            <w:ins w:id="6332" w:author="itc94010" w:date="2012-05-03T10:24:00Z">
              <w:r w:rsidRPr="002F02C9">
                <w:rPr>
                  <w:rFonts w:eastAsia="新細明體"/>
                  <w:rPrChange w:id="6333" w:author="Chen, Ivy (陳素貞 IEC1)" w:date="2015-01-12T13:45:00Z">
                    <w:rPr>
                      <w:rFonts w:eastAsia="新細明體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eastAsia="新細明體" w:hint="eastAsia"/>
                  <w:rPrChange w:id="6334" w:author="Chen, Ivy (陳素貞 IEC1)" w:date="2015-01-12T13:45:00Z">
                    <w:rPr>
                      <w:rFonts w:eastAsia="新細明體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633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633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</w:ins>
            <w:ins w:id="6337" w:author="itc94010" w:date="2012-05-03T11:35:00Z">
              <w:r w:rsidRPr="002F02C9">
                <w:rPr>
                  <w:rPrChange w:id="633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Combine KP Setting</w:t>
              </w:r>
            </w:ins>
            <w:ins w:id="6339" w:author="itc94010" w:date="2012-05-03T10:24:00Z">
              <w:r w:rsidRPr="002F02C9">
                <w:rPr>
                  <w:rFonts w:ascii="SimSun" w:hAnsi="SimSun"/>
                  <w:rPrChange w:id="634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="SimSun" w:hAnsi="SimSun" w:hint="eastAsia"/>
                  <w:rPrChange w:id="634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中当前没有任何行被选，则提示用户，放弃后续操作。</w:t>
              </w:r>
            </w:ins>
          </w:p>
          <w:p w:rsidR="00AF4A9E" w:rsidRPr="002F02C9" w:rsidRDefault="00152C15" w:rsidP="00AF4A9E">
            <w:pPr>
              <w:rPr>
                <w:ins w:id="6342" w:author="itc94010" w:date="2012-05-03T10:24:00Z"/>
                <w:rFonts w:ascii="SimSun"/>
                <w:rPrChange w:id="6343" w:author="Chen, Ivy (陳素貞 IEC1)" w:date="2015-01-12T13:45:00Z">
                  <w:rPr>
                    <w:ins w:id="6344" w:author="itc94010" w:date="2012-05-03T10:24:00Z"/>
                    <w:rFonts w:ascii="SimSun"/>
                  </w:rPr>
                </w:rPrChange>
              </w:rPr>
            </w:pPr>
            <w:ins w:id="6345" w:author="itc94010" w:date="2012-05-03T10:24:00Z">
              <w:r w:rsidRPr="002F02C9">
                <w:rPr>
                  <w:rFonts w:ascii="SimSun" w:hAnsi="SimSun"/>
                  <w:rPrChange w:id="634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634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、要求用户再次确认要执行删除操作。</w:t>
              </w:r>
            </w:ins>
          </w:p>
          <w:p w:rsidR="00AF4A9E" w:rsidRPr="002F02C9" w:rsidRDefault="00152C15" w:rsidP="00AF4A9E">
            <w:pPr>
              <w:rPr>
                <w:ins w:id="6348" w:author="itc94010" w:date="2012-05-03T10:24:00Z"/>
                <w:rFonts w:ascii="SimSun"/>
                <w:rPrChange w:id="6349" w:author="Chen, Ivy (陳素貞 IEC1)" w:date="2015-01-12T13:45:00Z">
                  <w:rPr>
                    <w:ins w:id="6350" w:author="itc94010" w:date="2012-05-03T10:24:00Z"/>
                    <w:rFonts w:ascii="SimSun"/>
                  </w:rPr>
                </w:rPrChange>
              </w:rPr>
            </w:pPr>
            <w:ins w:id="6351" w:author="itc94010" w:date="2012-05-03T10:24:00Z">
              <w:r w:rsidRPr="002F02C9">
                <w:rPr>
                  <w:rFonts w:ascii="SimSun" w:hAnsi="SimSun"/>
                  <w:rPrChange w:id="635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ascii="SimSun" w:hAnsi="SimSun" w:hint="eastAsia"/>
                  <w:rPrChange w:id="635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、若用户选择放弃，则放弃后续操作。</w:t>
              </w:r>
            </w:ins>
          </w:p>
          <w:p w:rsidR="00AF4A9E" w:rsidRPr="002F02C9" w:rsidRDefault="00152C15" w:rsidP="00AF4A9E">
            <w:pPr>
              <w:rPr>
                <w:ins w:id="6354" w:author="itc94010" w:date="2012-05-03T10:24:00Z"/>
                <w:rFonts w:ascii="SimSun"/>
                <w:rPrChange w:id="6355" w:author="Chen, Ivy (陳素貞 IEC1)" w:date="2015-01-12T13:45:00Z">
                  <w:rPr>
                    <w:ins w:id="6356" w:author="itc94010" w:date="2012-05-03T10:24:00Z"/>
                    <w:rFonts w:ascii="SimSun"/>
                  </w:rPr>
                </w:rPrChange>
              </w:rPr>
            </w:pPr>
            <w:ins w:id="6357" w:author="itc94010" w:date="2012-05-03T10:24:00Z">
              <w:r w:rsidRPr="002F02C9">
                <w:rPr>
                  <w:rFonts w:ascii="SimSun" w:hAnsi="SimSun"/>
                  <w:rPrChange w:id="635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</w:t>
              </w:r>
              <w:r w:rsidRPr="002F02C9">
                <w:rPr>
                  <w:rFonts w:ascii="SimSun" w:hAnsi="SimSun" w:hint="eastAsia"/>
                  <w:rPrChange w:id="635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、删除该行数据。</w:t>
              </w:r>
            </w:ins>
          </w:p>
        </w:tc>
        <w:tc>
          <w:tcPr>
            <w:tcW w:w="2629" w:type="dxa"/>
          </w:tcPr>
          <w:p w:rsidR="00AF4A9E" w:rsidRPr="002F02C9" w:rsidRDefault="00AF4A9E" w:rsidP="00AF4A9E">
            <w:pPr>
              <w:rPr>
                <w:ins w:id="6360" w:author="itc94010" w:date="2012-05-03T10:24:00Z"/>
                <w:rPrChange w:id="6361" w:author="Chen, Ivy (陳素貞 IEC1)" w:date="2015-01-12T13:45:00Z">
                  <w:rPr>
                    <w:ins w:id="6362" w:author="itc94010" w:date="2012-05-03T10:24:00Z"/>
                  </w:rPr>
                </w:rPrChange>
              </w:rPr>
            </w:pPr>
          </w:p>
        </w:tc>
      </w:tr>
      <w:tr w:rsidR="00AF4A9E" w:rsidRPr="002F02C9" w:rsidTr="00AF4A9E">
        <w:trPr>
          <w:ins w:id="6363" w:author="itc94010" w:date="2012-05-03T10:24:00Z"/>
        </w:trPr>
        <w:tc>
          <w:tcPr>
            <w:tcW w:w="445" w:type="dxa"/>
          </w:tcPr>
          <w:p w:rsidR="00AF4A9E" w:rsidRPr="002F02C9" w:rsidRDefault="00152C15" w:rsidP="00AF4A9E">
            <w:pPr>
              <w:rPr>
                <w:ins w:id="6364" w:author="itc94010" w:date="2012-05-03T10:24:00Z"/>
                <w:rPrChange w:id="6365" w:author="Chen, Ivy (陳素貞 IEC1)" w:date="2015-01-12T13:45:00Z">
                  <w:rPr>
                    <w:ins w:id="6366" w:author="itc94010" w:date="2012-05-03T10:24:00Z"/>
                  </w:rPr>
                </w:rPrChange>
              </w:rPr>
            </w:pPr>
            <w:ins w:id="6367" w:author="itc94010" w:date="2012-05-03T10:24:00Z">
              <w:r w:rsidRPr="002F02C9">
                <w:rPr>
                  <w:rPrChange w:id="636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3</w:t>
              </w:r>
            </w:ins>
          </w:p>
        </w:tc>
        <w:tc>
          <w:tcPr>
            <w:tcW w:w="1310" w:type="dxa"/>
          </w:tcPr>
          <w:p w:rsidR="00AF4A9E" w:rsidRPr="002F02C9" w:rsidRDefault="00152C15" w:rsidP="00AF4A9E">
            <w:pPr>
              <w:rPr>
                <w:ins w:id="6369" w:author="itc94010" w:date="2012-05-03T10:24:00Z"/>
                <w:rPrChange w:id="6370" w:author="Chen, Ivy (陳素貞 IEC1)" w:date="2015-01-12T13:45:00Z">
                  <w:rPr>
                    <w:ins w:id="6371" w:author="itc94010" w:date="2012-05-03T10:24:00Z"/>
                  </w:rPr>
                </w:rPrChange>
              </w:rPr>
            </w:pPr>
            <w:ins w:id="6372" w:author="itc94010" w:date="2012-05-03T10:42:00Z">
              <w:r w:rsidRPr="002F02C9">
                <w:rPr>
                  <w:rPrChange w:id="637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Station</w:t>
              </w:r>
            </w:ins>
          </w:p>
        </w:tc>
        <w:tc>
          <w:tcPr>
            <w:tcW w:w="916" w:type="dxa"/>
          </w:tcPr>
          <w:p w:rsidR="00AF4A9E" w:rsidRPr="002F02C9" w:rsidRDefault="00152C15" w:rsidP="00AF4A9E">
            <w:pPr>
              <w:rPr>
                <w:ins w:id="6374" w:author="itc94010" w:date="2012-05-03T10:24:00Z"/>
                <w:rFonts w:ascii="SimSun" w:hAnsi="SimSun"/>
                <w:rPrChange w:id="6375" w:author="Chen, Ivy (陳素貞 IEC1)" w:date="2015-01-12T13:45:00Z">
                  <w:rPr>
                    <w:ins w:id="6376" w:author="itc94010" w:date="2012-05-03T10:24:00Z"/>
                    <w:rFonts w:ascii="SimSun" w:hAnsi="SimSun"/>
                  </w:rPr>
                </w:rPrChange>
              </w:rPr>
            </w:pPr>
            <w:ins w:id="6377" w:author="itc94010" w:date="2012-05-03T10:24:00Z">
              <w:r w:rsidRPr="002F02C9">
                <w:rPr>
                  <w:rFonts w:ascii="SimSun" w:hAnsi="SimSun"/>
                  <w:rPrChange w:id="637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AF4A9E" w:rsidRPr="002F02C9" w:rsidRDefault="00AF4A9E" w:rsidP="00AF4A9E">
            <w:pPr>
              <w:rPr>
                <w:ins w:id="6379" w:author="itc94010" w:date="2012-05-03T10:24:00Z"/>
                <w:rPrChange w:id="6380" w:author="Chen, Ivy (陳素貞 IEC1)" w:date="2015-01-12T13:45:00Z">
                  <w:rPr>
                    <w:ins w:id="6381" w:author="itc94010" w:date="2012-05-03T10:24:00Z"/>
                  </w:rPr>
                </w:rPrChange>
              </w:rPr>
            </w:pPr>
          </w:p>
        </w:tc>
        <w:tc>
          <w:tcPr>
            <w:tcW w:w="1432" w:type="dxa"/>
          </w:tcPr>
          <w:p w:rsidR="00AF4A9E" w:rsidRPr="002F02C9" w:rsidRDefault="00152C15" w:rsidP="00AF4A9E">
            <w:pPr>
              <w:rPr>
                <w:ins w:id="6382" w:author="itc94010" w:date="2012-05-03T10:24:00Z"/>
                <w:rFonts w:ascii="SimSun" w:hAnsi="SimSun"/>
                <w:rPrChange w:id="6383" w:author="Chen, Ivy (陳素貞 IEC1)" w:date="2015-01-12T13:45:00Z">
                  <w:rPr>
                    <w:ins w:id="6384" w:author="itc94010" w:date="2012-05-03T10:24:00Z"/>
                    <w:rFonts w:ascii="SimSun" w:hAnsi="SimSun"/>
                  </w:rPr>
                </w:rPrChange>
              </w:rPr>
            </w:pPr>
            <w:ins w:id="6385" w:author="itc94010" w:date="2012-05-03T10:24:00Z">
              <w:r w:rsidRPr="002F02C9">
                <w:rPr>
                  <w:rFonts w:ascii="SimSun" w:hAnsi="SimSun" w:hint="eastAsia"/>
                  <w:rPrChange w:id="638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AF4A9E" w:rsidRPr="002F02C9" w:rsidRDefault="00152C15" w:rsidP="00AF4A9E">
            <w:pPr>
              <w:rPr>
                <w:ins w:id="6387" w:author="itc94010" w:date="2012-05-03T10:24:00Z"/>
                <w:rPrChange w:id="6388" w:author="Chen, Ivy (陳素貞 IEC1)" w:date="2015-01-12T13:45:00Z">
                  <w:rPr>
                    <w:ins w:id="6389" w:author="itc94010" w:date="2012-05-03T10:24:00Z"/>
                  </w:rPr>
                </w:rPrChange>
              </w:rPr>
            </w:pPr>
            <w:ins w:id="6390" w:author="itc94010" w:date="2012-05-03T10:24:00Z">
              <w:r w:rsidRPr="002F02C9">
                <w:rPr>
                  <w:rFonts w:hint="eastAsia"/>
                  <w:rPrChange w:id="639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AF4A9E" w:rsidRPr="002F02C9" w:rsidRDefault="00AF4A9E" w:rsidP="00AF4A9E">
            <w:pPr>
              <w:rPr>
                <w:ins w:id="6392" w:author="itc94010" w:date="2012-05-03T10:24:00Z"/>
                <w:rFonts w:eastAsia="新細明體"/>
                <w:rPrChange w:id="6393" w:author="Chen, Ivy (陳素貞 IEC1)" w:date="2015-01-12T13:45:00Z">
                  <w:rPr>
                    <w:ins w:id="6394" w:author="itc94010" w:date="2012-05-03T10:24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AF4A9E" w:rsidRPr="002F02C9" w:rsidRDefault="00152C15" w:rsidP="00AF4A9E">
            <w:pPr>
              <w:rPr>
                <w:ins w:id="6395" w:author="itc94010" w:date="2012-05-03T10:24:00Z"/>
                <w:rPrChange w:id="6396" w:author="Chen, Ivy (陳素貞 IEC1)" w:date="2015-01-12T13:45:00Z">
                  <w:rPr>
                    <w:ins w:id="6397" w:author="itc94010" w:date="2012-05-03T10:24:00Z"/>
                  </w:rPr>
                </w:rPrChange>
              </w:rPr>
            </w:pPr>
            <w:ins w:id="6398" w:author="itc94010" w:date="2012-05-03T10:24:00Z">
              <w:r w:rsidRPr="002F02C9">
                <w:rPr>
                  <w:rFonts w:hint="eastAsia"/>
                  <w:rPrChange w:id="639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选项包括一个空项以及系统定义的所有</w:t>
              </w:r>
            </w:ins>
            <w:ins w:id="6400" w:author="itc94010" w:date="2012-05-03T11:12:00Z">
              <w:r w:rsidRPr="002F02C9">
                <w:rPr>
                  <w:rPrChange w:id="640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StationType</w:t>
              </w:r>
              <w:r w:rsidRPr="002F02C9">
                <w:rPr>
                  <w:rFonts w:hint="eastAsia"/>
                  <w:rPrChange w:id="640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栏位不是以</w:t>
              </w:r>
            </w:ins>
            <w:ins w:id="6403" w:author="itc94010" w:date="2012-05-03T11:09:00Z">
              <w:r w:rsidRPr="002F02C9">
                <w:rPr>
                  <w:rFonts w:hint="eastAsia"/>
                  <w:rPrChange w:id="640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PrChange w:id="640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SA</w:t>
              </w:r>
              <w:r w:rsidRPr="002F02C9">
                <w:rPr>
                  <w:rFonts w:hint="eastAsia"/>
                  <w:rPrChange w:id="640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  <w:ins w:id="6407" w:author="itc94010" w:date="2012-05-03T11:12:00Z">
              <w:r w:rsidRPr="002F02C9">
                <w:rPr>
                  <w:rFonts w:hint="eastAsia"/>
                  <w:rPrChange w:id="640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开头</w:t>
              </w:r>
            </w:ins>
            <w:ins w:id="6409" w:author="itc94010" w:date="2012-05-03T11:09:00Z">
              <w:r w:rsidRPr="002F02C9">
                <w:rPr>
                  <w:rFonts w:hint="eastAsia"/>
                  <w:rPrChange w:id="641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</w:t>
              </w:r>
            </w:ins>
            <w:ins w:id="6411" w:author="itc94010" w:date="2012-05-03T10:24:00Z">
              <w:r w:rsidRPr="002F02C9">
                <w:rPr>
                  <w:rPrChange w:id="641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Station</w:t>
              </w:r>
              <w:r w:rsidRPr="002F02C9">
                <w:rPr>
                  <w:rFonts w:hint="eastAsia"/>
                  <w:rPrChange w:id="641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（</w:t>
              </w:r>
              <w:r w:rsidRPr="002F02C9">
                <w:rPr>
                  <w:rPrChange w:id="641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Value=@Station</w:t>
              </w:r>
              <w:r w:rsidRPr="002F02C9">
                <w:rPr>
                  <w:rFonts w:hint="eastAsia"/>
                  <w:rPrChange w:id="641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，</w:t>
              </w:r>
              <w:r w:rsidRPr="002F02C9">
                <w:rPr>
                  <w:rPrChange w:id="641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Text=@Station+</w:t>
              </w:r>
              <w:r w:rsidRPr="002F02C9">
                <w:rPr>
                  <w:rFonts w:hint="eastAsia"/>
                  <w:rPrChange w:id="641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空格</w:t>
              </w:r>
              <w:r w:rsidRPr="002F02C9">
                <w:rPr>
                  <w:rPrChange w:id="641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+@Name</w:t>
              </w:r>
              <w:r w:rsidRPr="002F02C9">
                <w:rPr>
                  <w:rFonts w:hint="eastAsia"/>
                  <w:rPrChange w:id="641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）</w:t>
              </w:r>
            </w:ins>
          </w:p>
          <w:p w:rsidR="00AF4A9E" w:rsidRPr="002F02C9" w:rsidRDefault="00AF4A9E" w:rsidP="00AF4A9E">
            <w:pPr>
              <w:rPr>
                <w:ins w:id="6420" w:author="itc94010" w:date="2012-05-03T10:24:00Z"/>
                <w:rPrChange w:id="6421" w:author="Chen, Ivy (陳素貞 IEC1)" w:date="2015-01-12T13:45:00Z">
                  <w:rPr>
                    <w:ins w:id="6422" w:author="itc94010" w:date="2012-05-03T10:24:00Z"/>
                  </w:rPr>
                </w:rPrChange>
              </w:rPr>
            </w:pPr>
          </w:p>
          <w:p w:rsidR="00AF4A9E" w:rsidRPr="002F02C9" w:rsidRDefault="00152C15" w:rsidP="00AF4A9E">
            <w:pPr>
              <w:rPr>
                <w:ins w:id="6423" w:author="itc94010" w:date="2012-05-03T10:24:00Z"/>
                <w:rPrChange w:id="6424" w:author="Chen, Ivy (陳素貞 IEC1)" w:date="2015-01-12T13:45:00Z">
                  <w:rPr>
                    <w:ins w:id="6425" w:author="itc94010" w:date="2012-05-03T10:24:00Z"/>
                  </w:rPr>
                </w:rPrChange>
              </w:rPr>
            </w:pPr>
            <w:ins w:id="6426" w:author="itc94010" w:date="2012-05-03T10:24:00Z">
              <w:r w:rsidRPr="002F02C9">
                <w:rPr>
                  <w:rFonts w:hint="eastAsia"/>
                  <w:rPrChange w:id="642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取得</w:t>
              </w:r>
              <w:r w:rsidRPr="002F02C9">
                <w:rPr>
                  <w:rPrChange w:id="642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Station</w:t>
              </w:r>
              <w:r w:rsidRPr="002F02C9">
                <w:rPr>
                  <w:rFonts w:hint="eastAsia"/>
                  <w:rPrChange w:id="642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的方法：</w:t>
              </w:r>
            </w:ins>
          </w:p>
          <w:p w:rsidR="00AF4A9E" w:rsidRPr="002F02C9" w:rsidRDefault="00152C15" w:rsidP="00AF4A9E">
            <w:pPr>
              <w:rPr>
                <w:ins w:id="6430" w:author="itc94010" w:date="2012-05-03T10:24:00Z"/>
                <w:rFonts w:ascii="Arial" w:hAnsi="Arial" w:cs="Arial"/>
                <w:b/>
                <w:bCs/>
                <w:kern w:val="32"/>
                <w:sz w:val="32"/>
                <w:rPrChange w:id="6431" w:author="Chen, Ivy (陳素貞 IEC1)" w:date="2015-01-12T13:45:00Z">
                  <w:rPr>
                    <w:ins w:id="6432" w:author="itc94010" w:date="2012-05-03T10:24:00Z"/>
                    <w:rFonts w:ascii="Arial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ins w:id="6433" w:author="itc94010" w:date="2012-05-03T10:24:00Z">
              <w:r w:rsidRPr="002F02C9">
                <w:rPr>
                  <w:rPrChange w:id="643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Select Station, Name from Station </w:t>
              </w:r>
            </w:ins>
            <w:ins w:id="6435" w:author="itc94010" w:date="2012-05-03T11:12:00Z">
              <w:r w:rsidRPr="002F02C9">
                <w:rPr>
                  <w:rPrChange w:id="643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where StationType not  like </w:t>
              </w:r>
            </w:ins>
            <w:ins w:id="6437" w:author="itc94010" w:date="2012-05-03T11:13:00Z">
              <w:r w:rsidRPr="002F02C9">
                <w:rPr>
                  <w:rPrChange w:id="643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‘SA%’ </w:t>
              </w:r>
            </w:ins>
            <w:ins w:id="6439" w:author="itc94010" w:date="2012-05-03T10:24:00Z">
              <w:r w:rsidRPr="002F02C9">
                <w:rPr>
                  <w:rPrChange w:id="644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order by Station</w:t>
              </w:r>
            </w:ins>
          </w:p>
        </w:tc>
      </w:tr>
      <w:tr w:rsidR="00AF4A9E" w:rsidRPr="002F02C9" w:rsidTr="00AF4A9E">
        <w:trPr>
          <w:ins w:id="6441" w:author="itc94010" w:date="2012-05-03T10:24:00Z"/>
        </w:trPr>
        <w:tc>
          <w:tcPr>
            <w:tcW w:w="445" w:type="dxa"/>
          </w:tcPr>
          <w:p w:rsidR="00AF4A9E" w:rsidRPr="002F02C9" w:rsidRDefault="00152C15" w:rsidP="00AF4A9E">
            <w:pPr>
              <w:rPr>
                <w:ins w:id="6442" w:author="itc94010" w:date="2012-05-03T10:24:00Z"/>
                <w:rPrChange w:id="6443" w:author="Chen, Ivy (陳素貞 IEC1)" w:date="2015-01-12T13:45:00Z">
                  <w:rPr>
                    <w:ins w:id="6444" w:author="itc94010" w:date="2012-05-03T10:24:00Z"/>
                  </w:rPr>
                </w:rPrChange>
              </w:rPr>
            </w:pPr>
            <w:ins w:id="6445" w:author="itc94010" w:date="2012-05-03T10:24:00Z">
              <w:r w:rsidRPr="002F02C9">
                <w:rPr>
                  <w:rPrChange w:id="644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4</w:t>
              </w:r>
            </w:ins>
          </w:p>
        </w:tc>
        <w:tc>
          <w:tcPr>
            <w:tcW w:w="1310" w:type="dxa"/>
          </w:tcPr>
          <w:p w:rsidR="00AF4A9E" w:rsidRPr="002F02C9" w:rsidRDefault="00152C15" w:rsidP="00AF4A9E">
            <w:pPr>
              <w:rPr>
                <w:ins w:id="6447" w:author="itc94010" w:date="2012-05-03T10:24:00Z"/>
                <w:rPrChange w:id="6448" w:author="Chen, Ivy (陳素貞 IEC1)" w:date="2015-01-12T13:45:00Z">
                  <w:rPr>
                    <w:ins w:id="6449" w:author="itc94010" w:date="2012-05-03T10:24:00Z"/>
                  </w:rPr>
                </w:rPrChange>
              </w:rPr>
            </w:pPr>
            <w:ins w:id="6450" w:author="itc94010" w:date="2012-05-03T11:13:00Z">
              <w:r w:rsidRPr="002F02C9">
                <w:rPr>
                  <w:rPrChange w:id="645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Line</w:t>
              </w:r>
            </w:ins>
          </w:p>
        </w:tc>
        <w:tc>
          <w:tcPr>
            <w:tcW w:w="916" w:type="dxa"/>
          </w:tcPr>
          <w:p w:rsidR="00AF4A9E" w:rsidRPr="002F02C9" w:rsidRDefault="00152C15" w:rsidP="00AF4A9E">
            <w:pPr>
              <w:rPr>
                <w:ins w:id="6452" w:author="itc94010" w:date="2012-05-03T10:24:00Z"/>
                <w:rFonts w:ascii="SimSun" w:hAnsi="SimSun"/>
                <w:rPrChange w:id="6453" w:author="Chen, Ivy (陳素貞 IEC1)" w:date="2015-01-12T13:45:00Z">
                  <w:rPr>
                    <w:ins w:id="6454" w:author="itc94010" w:date="2012-05-03T10:24:00Z"/>
                    <w:rFonts w:ascii="SimSun" w:hAnsi="SimSun"/>
                  </w:rPr>
                </w:rPrChange>
              </w:rPr>
            </w:pPr>
            <w:ins w:id="6455" w:author="itc94010" w:date="2012-05-03T10:24:00Z">
              <w:r w:rsidRPr="002F02C9">
                <w:rPr>
                  <w:rFonts w:ascii="SimSun" w:hAnsi="SimSun"/>
                  <w:rPrChange w:id="645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AF4A9E" w:rsidRPr="002F02C9" w:rsidRDefault="00AF4A9E" w:rsidP="00AF4A9E">
            <w:pPr>
              <w:rPr>
                <w:ins w:id="6457" w:author="itc94010" w:date="2012-05-03T10:24:00Z"/>
                <w:rPrChange w:id="6458" w:author="Chen, Ivy (陳素貞 IEC1)" w:date="2015-01-12T13:45:00Z">
                  <w:rPr>
                    <w:ins w:id="6459" w:author="itc94010" w:date="2012-05-03T10:24:00Z"/>
                  </w:rPr>
                </w:rPrChange>
              </w:rPr>
            </w:pPr>
          </w:p>
        </w:tc>
        <w:tc>
          <w:tcPr>
            <w:tcW w:w="1432" w:type="dxa"/>
          </w:tcPr>
          <w:p w:rsidR="00AF4A9E" w:rsidRPr="002F02C9" w:rsidRDefault="00152C15" w:rsidP="00AF4A9E">
            <w:pPr>
              <w:rPr>
                <w:ins w:id="6460" w:author="itc94010" w:date="2012-05-03T10:24:00Z"/>
                <w:rFonts w:ascii="SimSun" w:hAnsi="SimSun"/>
                <w:rPrChange w:id="6461" w:author="Chen, Ivy (陳素貞 IEC1)" w:date="2015-01-12T13:45:00Z">
                  <w:rPr>
                    <w:ins w:id="6462" w:author="itc94010" w:date="2012-05-03T10:24:00Z"/>
                    <w:rFonts w:ascii="SimSun" w:hAnsi="SimSun"/>
                  </w:rPr>
                </w:rPrChange>
              </w:rPr>
            </w:pPr>
            <w:ins w:id="6463" w:author="itc94010" w:date="2012-05-03T10:24:00Z">
              <w:r w:rsidRPr="002F02C9">
                <w:rPr>
                  <w:rFonts w:ascii="SimSun" w:hAnsi="SimSun" w:hint="eastAsia"/>
                  <w:rPrChange w:id="646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AF4A9E" w:rsidRPr="002F02C9" w:rsidRDefault="00AF4A9E" w:rsidP="00AF4A9E">
            <w:pPr>
              <w:rPr>
                <w:ins w:id="6465" w:author="itc94010" w:date="2012-05-03T10:24:00Z"/>
                <w:rPrChange w:id="6466" w:author="Chen, Ivy (陳素貞 IEC1)" w:date="2015-01-12T13:45:00Z">
                  <w:rPr>
                    <w:ins w:id="6467" w:author="itc94010" w:date="2012-05-03T10:24:00Z"/>
                  </w:rPr>
                </w:rPrChange>
              </w:rPr>
            </w:pPr>
          </w:p>
        </w:tc>
        <w:tc>
          <w:tcPr>
            <w:tcW w:w="2728" w:type="dxa"/>
          </w:tcPr>
          <w:p w:rsidR="00AF4A9E" w:rsidRPr="002F02C9" w:rsidRDefault="00AF4A9E" w:rsidP="00AF4A9E">
            <w:pPr>
              <w:rPr>
                <w:ins w:id="6468" w:author="itc94010" w:date="2012-05-03T10:24:00Z"/>
                <w:rFonts w:eastAsia="新細明體"/>
                <w:rPrChange w:id="6469" w:author="Chen, Ivy (陳素貞 IEC1)" w:date="2015-01-12T13:45:00Z">
                  <w:rPr>
                    <w:ins w:id="6470" w:author="itc94010" w:date="2012-05-03T10:24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BF2AFE" w:rsidRPr="002F02C9" w:rsidRDefault="00152C15" w:rsidP="00BF2AFE">
            <w:pPr>
              <w:rPr>
                <w:ins w:id="6471" w:author="itc94010" w:date="2012-05-03T11:18:00Z"/>
                <w:rPrChange w:id="6472" w:author="Chen, Ivy (陳素貞 IEC1)" w:date="2015-01-12T13:45:00Z">
                  <w:rPr>
                    <w:ins w:id="6473" w:author="itc94010" w:date="2012-05-03T11:18:00Z"/>
                  </w:rPr>
                </w:rPrChange>
              </w:rPr>
            </w:pPr>
            <w:ins w:id="6474" w:author="itc94010" w:date="2012-05-03T10:24:00Z">
              <w:r w:rsidRPr="002F02C9">
                <w:rPr>
                  <w:rFonts w:hint="eastAsia"/>
                  <w:rPrChange w:id="647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选项包括一个空项以及</w:t>
              </w:r>
            </w:ins>
            <w:ins w:id="6476" w:author="itc94010" w:date="2012-05-03T11:20:00Z">
              <w:r w:rsidRPr="002F02C9">
                <w:rPr>
                  <w:rFonts w:hint="eastAsia"/>
                  <w:rPrChange w:id="647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按字符序排列的</w:t>
              </w:r>
            </w:ins>
            <w:ins w:id="6478" w:author="itc94010" w:date="2012-05-03T11:18:00Z">
              <w:r w:rsidRPr="002F02C9">
                <w:rPr>
                  <w:rPrChange w:id="647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FA</w:t>
              </w:r>
            </w:ins>
            <w:ins w:id="6480" w:author="itc94010" w:date="2012-05-03T11:19:00Z">
              <w:r w:rsidRPr="002F02C9">
                <w:rPr>
                  <w:rFonts w:hint="eastAsia"/>
                  <w:rPrChange w:id="648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648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PAK</w:t>
              </w:r>
            </w:ins>
            <w:ins w:id="6483" w:author="itc94010" w:date="2012-05-03T11:18:00Z">
              <w:r w:rsidRPr="002F02C9">
                <w:rPr>
                  <w:rFonts w:hint="eastAsia"/>
                  <w:rPrChange w:id="648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段所有的</w:t>
              </w:r>
              <w:r w:rsidRPr="002F02C9">
                <w:rPr>
                  <w:rPrChange w:id="648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PdLine</w:t>
              </w:r>
              <w:r w:rsidRPr="002F02C9">
                <w:rPr>
                  <w:rFonts w:hint="eastAsia"/>
                  <w:rPrChange w:id="6486" w:author="Chen, Ivy (陳素貞 IEC1)" w:date="2015-01-12T13:45:00Z">
                    <w:rPr>
                      <w:rFonts w:hint="eastAsia"/>
                      <w:color w:val="E36C0A" w:themeColor="accent6" w:themeShade="BF"/>
                      <w:u w:val="single"/>
                    </w:rPr>
                  </w:rPrChange>
                </w:rPr>
                <w:t>的首字母（</w:t>
              </w:r>
              <w:r w:rsidRPr="002F02C9">
                <w:rPr>
                  <w:rPrChange w:id="6487" w:author="Chen, Ivy (陳素貞 IEC1)" w:date="2015-01-12T13:45:00Z">
                    <w:rPr>
                      <w:color w:val="E36C0A" w:themeColor="accent6" w:themeShade="BF"/>
                      <w:u w:val="single"/>
                    </w:rPr>
                  </w:rPrChange>
                </w:rPr>
                <w:t>distinct</w:t>
              </w:r>
              <w:r w:rsidRPr="002F02C9">
                <w:rPr>
                  <w:rFonts w:hint="eastAsia"/>
                  <w:rPrChange w:id="6488" w:author="Chen, Ivy (陳素貞 IEC1)" w:date="2015-01-12T13:45:00Z">
                    <w:rPr>
                      <w:rFonts w:hint="eastAsia"/>
                      <w:color w:val="E36C0A" w:themeColor="accent6" w:themeShade="BF"/>
                      <w:u w:val="single"/>
                    </w:rPr>
                  </w:rPrChange>
                </w:rPr>
                <w:t>）。</w:t>
              </w:r>
            </w:ins>
          </w:p>
          <w:p w:rsidR="00AF4A9E" w:rsidRPr="002F02C9" w:rsidRDefault="00AF4A9E" w:rsidP="00AF4A9E">
            <w:pPr>
              <w:rPr>
                <w:ins w:id="6489" w:author="itc94010" w:date="2012-05-03T10:24:00Z"/>
                <w:rPrChange w:id="6490" w:author="Chen, Ivy (陳素貞 IEC1)" w:date="2015-01-12T13:45:00Z">
                  <w:rPr>
                    <w:ins w:id="6491" w:author="itc94010" w:date="2012-05-03T10:24:00Z"/>
                  </w:rPr>
                </w:rPrChange>
              </w:rPr>
            </w:pPr>
          </w:p>
          <w:p w:rsidR="00AF4A9E" w:rsidRPr="002F02C9" w:rsidRDefault="00152C15" w:rsidP="00AF4A9E">
            <w:pPr>
              <w:rPr>
                <w:ins w:id="6492" w:author="itc94010" w:date="2012-05-03T10:24:00Z"/>
                <w:rPrChange w:id="6493" w:author="Chen, Ivy (陳素貞 IEC1)" w:date="2015-01-12T13:45:00Z">
                  <w:rPr>
                    <w:ins w:id="6494" w:author="itc94010" w:date="2012-05-03T10:24:00Z"/>
                  </w:rPr>
                </w:rPrChange>
              </w:rPr>
            </w:pPr>
            <w:ins w:id="6495" w:author="itc94010" w:date="2012-05-03T10:24:00Z">
              <w:r w:rsidRPr="002F02C9">
                <w:rPr>
                  <w:rFonts w:hint="eastAsia"/>
                  <w:rPrChange w:id="649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取得</w:t>
              </w:r>
            </w:ins>
            <w:ins w:id="6497" w:author="itc94010" w:date="2012-05-03T11:21:00Z">
              <w:r w:rsidRPr="002F02C9">
                <w:rPr>
                  <w:rPrChange w:id="649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Line</w:t>
              </w:r>
            </w:ins>
            <w:ins w:id="6499" w:author="itc94010" w:date="2012-05-03T10:24:00Z">
              <w:r w:rsidRPr="002F02C9">
                <w:rPr>
                  <w:rFonts w:hint="eastAsia"/>
                  <w:rPrChange w:id="650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的方法：</w:t>
              </w:r>
            </w:ins>
          </w:p>
          <w:p w:rsidR="003B389F" w:rsidRPr="002F02C9" w:rsidRDefault="00152C15">
            <w:pPr>
              <w:ind w:left="100" w:hangingChars="50" w:hanging="100"/>
              <w:rPr>
                <w:ins w:id="6501" w:author="itc94010" w:date="2012-05-03T10:24:00Z"/>
                <w:rFonts w:ascii="Arial" w:hAnsi="Arial" w:cs="Arial"/>
                <w:b/>
                <w:bCs/>
                <w:kern w:val="32"/>
                <w:sz w:val="32"/>
                <w:szCs w:val="32"/>
                <w:rPrChange w:id="6502" w:author="Chen, Ivy (陳素貞 IEC1)" w:date="2015-01-12T13:45:00Z">
                  <w:rPr>
                    <w:ins w:id="6503" w:author="itc94010" w:date="2012-05-03T10:2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504" w:author="itc94010" w:date="2012-05-03T11:2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6505" w:author="itc94010" w:date="2012-05-03T10:24:00Z">
              <w:r w:rsidRPr="002F02C9">
                <w:rPr>
                  <w:rPrChange w:id="650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Select </w:t>
              </w:r>
            </w:ins>
            <w:ins w:id="6507" w:author="itc94010" w:date="2012-05-03T11:23:00Z">
              <w:r w:rsidRPr="002F02C9">
                <w:rPr>
                  <w:rPrChange w:id="650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distinct </w:t>
              </w:r>
            </w:ins>
            <w:ins w:id="6509" w:author="itc94010" w:date="2012-05-03T11:24:00Z">
              <w:r w:rsidRPr="002F02C9">
                <w:rPr>
                  <w:rPrChange w:id="651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(</w:t>
              </w:r>
            </w:ins>
            <w:ins w:id="6511" w:author="itc94010" w:date="2012-05-03T11:23:00Z">
              <w:r w:rsidRPr="002F02C9">
                <w:rPr>
                  <w:rPrChange w:id="651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left(Line</w:t>
              </w:r>
            </w:ins>
            <w:ins w:id="6513" w:author="itc94010" w:date="2012-05-23T15:57:00Z">
              <w:r w:rsidRPr="002F02C9">
                <w:rPr>
                  <w:rPrChange w:id="651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,1</w:t>
              </w:r>
            </w:ins>
            <w:ins w:id="6515" w:author="itc94010" w:date="2012-05-03T11:23:00Z">
              <w:r w:rsidRPr="002F02C9">
                <w:rPr>
                  <w:rPrChange w:id="651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)</w:t>
              </w:r>
            </w:ins>
            <w:ins w:id="6517" w:author="itc94010" w:date="2012-05-03T11:24:00Z">
              <w:r w:rsidRPr="002F02C9">
                <w:rPr>
                  <w:rPrChange w:id="651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) </w:t>
              </w:r>
            </w:ins>
            <w:ins w:id="6519" w:author="itc94010" w:date="2012-05-03T11:23:00Z">
              <w:r w:rsidRPr="002F02C9">
                <w:rPr>
                  <w:rPrChange w:id="652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as Line</w:t>
              </w:r>
            </w:ins>
            <w:ins w:id="6521" w:author="itc94010" w:date="2012-05-03T10:24:00Z">
              <w:r w:rsidRPr="002F02C9">
                <w:rPr>
                  <w:rPrChange w:id="652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from </w:t>
              </w:r>
            </w:ins>
            <w:ins w:id="6523" w:author="itc94010" w:date="2012-05-03T11:24:00Z">
              <w:r w:rsidRPr="002F02C9">
                <w:rPr>
                  <w:rPrChange w:id="652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Line where Stage</w:t>
              </w:r>
            </w:ins>
            <w:ins w:id="6525" w:author="itc94010" w:date="2012-05-03T11:25:00Z">
              <w:r w:rsidRPr="002F02C9">
                <w:rPr>
                  <w:rPrChange w:id="652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=’FA’</w:t>
              </w:r>
            </w:ins>
            <w:ins w:id="6527" w:author="itc94010" w:date="2012-05-03T10:24:00Z">
              <w:r w:rsidRPr="002F02C9">
                <w:rPr>
                  <w:rPrChange w:id="652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</w:t>
              </w:r>
            </w:ins>
            <w:ins w:id="6529" w:author="itc94010" w:date="2012-05-03T11:25:00Z">
              <w:r w:rsidRPr="002F02C9">
                <w:rPr>
                  <w:rPrChange w:id="653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or Stage=’PAK’ </w:t>
              </w:r>
            </w:ins>
            <w:ins w:id="6531" w:author="itc94010" w:date="2012-05-03T10:24:00Z">
              <w:r w:rsidRPr="002F02C9">
                <w:rPr>
                  <w:rPrChange w:id="653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order by </w:t>
              </w:r>
            </w:ins>
            <w:ins w:id="6533" w:author="itc94010" w:date="2012-05-03T11:25:00Z">
              <w:r w:rsidRPr="002F02C9">
                <w:rPr>
                  <w:rPrChange w:id="653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Line</w:t>
              </w:r>
            </w:ins>
          </w:p>
        </w:tc>
      </w:tr>
      <w:tr w:rsidR="00AF4A9E" w:rsidRPr="002F02C9" w:rsidTr="00AF4A9E">
        <w:trPr>
          <w:ins w:id="6535" w:author="itc94010" w:date="2012-05-03T10:24:00Z"/>
        </w:trPr>
        <w:tc>
          <w:tcPr>
            <w:tcW w:w="445" w:type="dxa"/>
          </w:tcPr>
          <w:p w:rsidR="00AF4A9E" w:rsidRPr="002F02C9" w:rsidRDefault="00152C15" w:rsidP="00AF4A9E">
            <w:pPr>
              <w:rPr>
                <w:ins w:id="6536" w:author="itc94010" w:date="2012-05-03T10:24:00Z"/>
                <w:rPrChange w:id="6537" w:author="Chen, Ivy (陳素貞 IEC1)" w:date="2015-01-12T13:45:00Z">
                  <w:rPr>
                    <w:ins w:id="6538" w:author="itc94010" w:date="2012-05-03T10:24:00Z"/>
                  </w:rPr>
                </w:rPrChange>
              </w:rPr>
            </w:pPr>
            <w:ins w:id="6539" w:author="itc94010" w:date="2012-05-03T10:24:00Z">
              <w:r w:rsidRPr="002F02C9">
                <w:rPr>
                  <w:rPrChange w:id="654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</w:t>
              </w:r>
            </w:ins>
          </w:p>
        </w:tc>
        <w:tc>
          <w:tcPr>
            <w:tcW w:w="1310" w:type="dxa"/>
          </w:tcPr>
          <w:p w:rsidR="00AF4A9E" w:rsidRPr="002F02C9" w:rsidRDefault="00152C15" w:rsidP="00AF4A9E">
            <w:pPr>
              <w:rPr>
                <w:ins w:id="6541" w:author="itc94010" w:date="2012-05-03T10:24:00Z"/>
                <w:rPrChange w:id="6542" w:author="Chen, Ivy (陳素貞 IEC1)" w:date="2015-01-12T13:45:00Z">
                  <w:rPr>
                    <w:ins w:id="6543" w:author="itc94010" w:date="2012-05-03T10:24:00Z"/>
                  </w:rPr>
                </w:rPrChange>
              </w:rPr>
            </w:pPr>
            <w:ins w:id="6544" w:author="itc94010" w:date="2012-05-03T11:26:00Z">
              <w:r w:rsidRPr="002F02C9">
                <w:rPr>
                  <w:rPrChange w:id="654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CheckItemType</w:t>
              </w:r>
            </w:ins>
          </w:p>
        </w:tc>
        <w:tc>
          <w:tcPr>
            <w:tcW w:w="916" w:type="dxa"/>
          </w:tcPr>
          <w:p w:rsidR="00AF4A9E" w:rsidRPr="002F02C9" w:rsidRDefault="00152C15" w:rsidP="00AF4A9E">
            <w:pPr>
              <w:rPr>
                <w:ins w:id="6546" w:author="itc94010" w:date="2012-05-03T10:24:00Z"/>
                <w:rFonts w:ascii="SimSun" w:hAnsi="SimSun"/>
                <w:rPrChange w:id="6547" w:author="Chen, Ivy (陳素貞 IEC1)" w:date="2015-01-12T13:45:00Z">
                  <w:rPr>
                    <w:ins w:id="6548" w:author="itc94010" w:date="2012-05-03T10:24:00Z"/>
                    <w:rFonts w:ascii="SimSun" w:hAnsi="SimSun"/>
                  </w:rPr>
                </w:rPrChange>
              </w:rPr>
            </w:pPr>
            <w:ins w:id="6549" w:author="itc94010" w:date="2012-05-03T10:24:00Z">
              <w:r w:rsidRPr="002F02C9">
                <w:rPr>
                  <w:rFonts w:ascii="SimSun" w:hAnsi="SimSun"/>
                  <w:rPrChange w:id="655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AF4A9E" w:rsidRPr="002F02C9" w:rsidRDefault="00AF4A9E" w:rsidP="00AF4A9E">
            <w:pPr>
              <w:rPr>
                <w:ins w:id="6551" w:author="itc94010" w:date="2012-05-03T10:24:00Z"/>
                <w:rPrChange w:id="6552" w:author="Chen, Ivy (陳素貞 IEC1)" w:date="2015-01-12T13:45:00Z">
                  <w:rPr>
                    <w:ins w:id="6553" w:author="itc94010" w:date="2012-05-03T10:24:00Z"/>
                  </w:rPr>
                </w:rPrChange>
              </w:rPr>
            </w:pPr>
          </w:p>
        </w:tc>
        <w:tc>
          <w:tcPr>
            <w:tcW w:w="1432" w:type="dxa"/>
          </w:tcPr>
          <w:p w:rsidR="00AF4A9E" w:rsidRPr="002F02C9" w:rsidRDefault="00152C15" w:rsidP="00AF4A9E">
            <w:pPr>
              <w:rPr>
                <w:ins w:id="6554" w:author="itc94010" w:date="2012-05-03T10:24:00Z"/>
                <w:rFonts w:ascii="SimSun" w:hAnsi="SimSun"/>
                <w:rPrChange w:id="6555" w:author="Chen, Ivy (陳素貞 IEC1)" w:date="2015-01-12T13:45:00Z">
                  <w:rPr>
                    <w:ins w:id="6556" w:author="itc94010" w:date="2012-05-03T10:24:00Z"/>
                    <w:rFonts w:ascii="SimSun" w:hAnsi="SimSun"/>
                  </w:rPr>
                </w:rPrChange>
              </w:rPr>
            </w:pPr>
            <w:ins w:id="6557" w:author="itc94010" w:date="2012-05-03T10:24:00Z">
              <w:r w:rsidRPr="002F02C9">
                <w:rPr>
                  <w:rFonts w:ascii="SimSun" w:hAnsi="SimSun" w:hint="eastAsia"/>
                  <w:rPrChange w:id="655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AF4A9E" w:rsidRPr="002F02C9" w:rsidRDefault="00152C15" w:rsidP="00AF4A9E">
            <w:pPr>
              <w:rPr>
                <w:ins w:id="6559" w:author="itc94010" w:date="2012-05-03T10:24:00Z"/>
                <w:rPrChange w:id="6560" w:author="Chen, Ivy (陳素貞 IEC1)" w:date="2015-01-12T13:45:00Z">
                  <w:rPr>
                    <w:ins w:id="6561" w:author="itc94010" w:date="2012-05-03T10:24:00Z"/>
                  </w:rPr>
                </w:rPrChange>
              </w:rPr>
            </w:pPr>
            <w:ins w:id="6562" w:author="itc94010" w:date="2012-05-03T10:24:00Z">
              <w:r w:rsidRPr="002F02C9">
                <w:rPr>
                  <w:rFonts w:hint="eastAsia"/>
                  <w:rPrChange w:id="656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AF4A9E" w:rsidRPr="002F02C9" w:rsidRDefault="00AF4A9E" w:rsidP="00AF4A9E">
            <w:pPr>
              <w:rPr>
                <w:ins w:id="6564" w:author="itc94010" w:date="2012-05-03T10:24:00Z"/>
                <w:rFonts w:eastAsia="新細明體"/>
                <w:rPrChange w:id="6565" w:author="Chen, Ivy (陳素貞 IEC1)" w:date="2015-01-12T13:45:00Z">
                  <w:rPr>
                    <w:ins w:id="6566" w:author="itc94010" w:date="2012-05-03T10:24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AF4A9E" w:rsidRPr="002F02C9" w:rsidRDefault="00152C15" w:rsidP="00AF4A9E">
            <w:pPr>
              <w:rPr>
                <w:ins w:id="6567" w:author="itc94010" w:date="2012-05-03T10:24:00Z"/>
                <w:rPrChange w:id="6568" w:author="Chen, Ivy (陳素貞 IEC1)" w:date="2015-01-12T13:45:00Z">
                  <w:rPr>
                    <w:ins w:id="6569" w:author="itc94010" w:date="2012-05-03T10:24:00Z"/>
                  </w:rPr>
                </w:rPrChange>
              </w:rPr>
            </w:pPr>
            <w:ins w:id="6570" w:author="itc94010" w:date="2012-05-03T10:24:00Z">
              <w:r w:rsidRPr="002F02C9">
                <w:rPr>
                  <w:rFonts w:hint="eastAsia"/>
                  <w:rPrChange w:id="657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选项包括一个空项以及系统定义的所有</w:t>
              </w:r>
            </w:ins>
            <w:ins w:id="6572" w:author="itc94010" w:date="2012-05-03T11:27:00Z">
              <w:r w:rsidRPr="002F02C9">
                <w:rPr>
                  <w:rPrChange w:id="657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CheckItemType</w:t>
              </w:r>
            </w:ins>
          </w:p>
          <w:p w:rsidR="00AF4A9E" w:rsidRPr="002F02C9" w:rsidRDefault="00AF4A9E" w:rsidP="00AF4A9E">
            <w:pPr>
              <w:rPr>
                <w:ins w:id="6574" w:author="itc94010" w:date="2012-05-03T10:24:00Z"/>
                <w:rPrChange w:id="6575" w:author="Chen, Ivy (陳素貞 IEC1)" w:date="2015-01-12T13:45:00Z">
                  <w:rPr>
                    <w:ins w:id="6576" w:author="itc94010" w:date="2012-05-03T10:24:00Z"/>
                  </w:rPr>
                </w:rPrChange>
              </w:rPr>
            </w:pPr>
          </w:p>
          <w:p w:rsidR="00AF4A9E" w:rsidRPr="002F02C9" w:rsidRDefault="00152C15" w:rsidP="00AF4A9E">
            <w:pPr>
              <w:rPr>
                <w:ins w:id="6577" w:author="itc94010" w:date="2012-05-03T10:24:00Z"/>
                <w:rPrChange w:id="6578" w:author="Chen, Ivy (陳素貞 IEC1)" w:date="2015-01-12T13:45:00Z">
                  <w:rPr>
                    <w:ins w:id="6579" w:author="itc94010" w:date="2012-05-03T10:24:00Z"/>
                  </w:rPr>
                </w:rPrChange>
              </w:rPr>
            </w:pPr>
            <w:ins w:id="6580" w:author="itc94010" w:date="2012-05-03T10:24:00Z">
              <w:r w:rsidRPr="002F02C9">
                <w:rPr>
                  <w:rFonts w:hint="eastAsia"/>
                  <w:rPrChange w:id="658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取得</w:t>
              </w:r>
            </w:ins>
            <w:ins w:id="6582" w:author="itc94010" w:date="2012-05-03T11:27:00Z">
              <w:r w:rsidRPr="002F02C9">
                <w:rPr>
                  <w:rPrChange w:id="658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CheckItemType</w:t>
              </w:r>
            </w:ins>
            <w:ins w:id="6584" w:author="itc94010" w:date="2012-05-03T10:24:00Z">
              <w:r w:rsidRPr="002F02C9">
                <w:rPr>
                  <w:rFonts w:hint="eastAsia"/>
                  <w:rPrChange w:id="658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的方法：</w:t>
              </w:r>
            </w:ins>
          </w:p>
          <w:p w:rsidR="007864C5" w:rsidRPr="002F02C9" w:rsidRDefault="00152C15">
            <w:pPr>
              <w:rPr>
                <w:ins w:id="6586" w:author="itc94010" w:date="2012-05-03T10:24:00Z"/>
                <w:rPrChange w:id="6587" w:author="Chen, Ivy (陳素貞 IEC1)" w:date="2015-01-12T13:45:00Z">
                  <w:rPr>
                    <w:ins w:id="6588" w:author="itc94010" w:date="2012-05-03T10:24:00Z"/>
                  </w:rPr>
                </w:rPrChange>
              </w:rPr>
            </w:pPr>
            <w:ins w:id="6589" w:author="itc94010" w:date="2012-05-03T10:24:00Z">
              <w:r w:rsidRPr="002F02C9">
                <w:rPr>
                  <w:rPrChange w:id="659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Select </w:t>
              </w:r>
            </w:ins>
            <w:ins w:id="6591" w:author="itc94010" w:date="2012-05-03T11:28:00Z">
              <w:r w:rsidRPr="002F02C9">
                <w:rPr>
                  <w:rPrChange w:id="659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Name</w:t>
              </w:r>
            </w:ins>
            <w:ins w:id="6593" w:author="itc94010" w:date="2012-05-03T10:24:00Z">
              <w:r w:rsidRPr="002F02C9">
                <w:rPr>
                  <w:rPrChange w:id="659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from </w:t>
              </w:r>
            </w:ins>
            <w:ins w:id="6595" w:author="itc94010" w:date="2012-05-03T11:28:00Z">
              <w:r w:rsidRPr="002F02C9">
                <w:rPr>
                  <w:rPrChange w:id="659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CheckItemType</w:t>
              </w:r>
            </w:ins>
            <w:ins w:id="6597" w:author="itc94010" w:date="2012-05-03T10:24:00Z">
              <w:r w:rsidRPr="002F02C9">
                <w:rPr>
                  <w:rPrChange w:id="659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order by </w:t>
              </w:r>
            </w:ins>
            <w:ins w:id="6599" w:author="itc94010" w:date="2012-05-03T11:28:00Z">
              <w:r w:rsidRPr="002F02C9">
                <w:rPr>
                  <w:rPrChange w:id="660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Name</w:t>
              </w:r>
            </w:ins>
          </w:p>
        </w:tc>
      </w:tr>
      <w:tr w:rsidR="00AF4A9E" w:rsidRPr="002F02C9" w:rsidTr="00AF4A9E">
        <w:trPr>
          <w:ins w:id="6601" w:author="itc94010" w:date="2012-05-03T10:24:00Z"/>
        </w:trPr>
        <w:tc>
          <w:tcPr>
            <w:tcW w:w="445" w:type="dxa"/>
          </w:tcPr>
          <w:p w:rsidR="00AF4A9E" w:rsidRPr="002F02C9" w:rsidRDefault="00152C15" w:rsidP="00AF4A9E">
            <w:pPr>
              <w:rPr>
                <w:ins w:id="6602" w:author="itc94010" w:date="2012-05-03T10:24:00Z"/>
                <w:rPrChange w:id="6603" w:author="Chen, Ivy (陳素貞 IEC1)" w:date="2015-01-12T13:45:00Z">
                  <w:rPr>
                    <w:ins w:id="6604" w:author="itc94010" w:date="2012-05-03T10:24:00Z"/>
                  </w:rPr>
                </w:rPrChange>
              </w:rPr>
            </w:pPr>
            <w:ins w:id="6605" w:author="itc94010" w:date="2012-05-03T11:28:00Z">
              <w:r w:rsidRPr="002F02C9">
                <w:rPr>
                  <w:rPrChange w:id="660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6</w:t>
              </w:r>
            </w:ins>
          </w:p>
        </w:tc>
        <w:tc>
          <w:tcPr>
            <w:tcW w:w="1310" w:type="dxa"/>
          </w:tcPr>
          <w:p w:rsidR="00AF4A9E" w:rsidRPr="002F02C9" w:rsidRDefault="00152C15" w:rsidP="00AF4A9E">
            <w:pPr>
              <w:rPr>
                <w:ins w:id="6607" w:author="itc94010" w:date="2012-05-03T10:24:00Z"/>
                <w:rPrChange w:id="6608" w:author="Chen, Ivy (陳素貞 IEC1)" w:date="2015-01-12T13:45:00Z">
                  <w:rPr>
                    <w:ins w:id="6609" w:author="itc94010" w:date="2012-05-03T10:24:00Z"/>
                  </w:rPr>
                </w:rPrChange>
              </w:rPr>
            </w:pPr>
            <w:ins w:id="6610" w:author="itc94010" w:date="2012-05-03T10:24:00Z">
              <w:r w:rsidRPr="002F02C9">
                <w:rPr>
                  <w:rPrChange w:id="661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Add</w:t>
              </w:r>
            </w:ins>
          </w:p>
        </w:tc>
        <w:tc>
          <w:tcPr>
            <w:tcW w:w="916" w:type="dxa"/>
          </w:tcPr>
          <w:p w:rsidR="00AF4A9E" w:rsidRPr="002F02C9" w:rsidRDefault="00152C15" w:rsidP="00AF4A9E">
            <w:pPr>
              <w:rPr>
                <w:ins w:id="6612" w:author="itc94010" w:date="2012-05-03T10:24:00Z"/>
                <w:rFonts w:ascii="SimSun"/>
                <w:rPrChange w:id="6613" w:author="Chen, Ivy (陳素貞 IEC1)" w:date="2015-01-12T13:45:00Z">
                  <w:rPr>
                    <w:ins w:id="6614" w:author="itc94010" w:date="2012-05-03T10:24:00Z"/>
                    <w:rFonts w:ascii="SimSun"/>
                  </w:rPr>
                </w:rPrChange>
              </w:rPr>
            </w:pPr>
            <w:ins w:id="6615" w:author="itc94010" w:date="2012-05-03T10:24:00Z">
              <w:r w:rsidRPr="002F02C9">
                <w:rPr>
                  <w:rFonts w:ascii="SimSun" w:hAnsi="SimSun"/>
                  <w:rPrChange w:id="661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AF4A9E" w:rsidRPr="002F02C9" w:rsidRDefault="00AF4A9E" w:rsidP="00AF4A9E">
            <w:pPr>
              <w:rPr>
                <w:ins w:id="6617" w:author="itc94010" w:date="2012-05-03T10:24:00Z"/>
                <w:rPrChange w:id="6618" w:author="Chen, Ivy (陳素貞 IEC1)" w:date="2015-01-12T13:45:00Z">
                  <w:rPr>
                    <w:ins w:id="6619" w:author="itc94010" w:date="2012-05-03T10:24:00Z"/>
                  </w:rPr>
                </w:rPrChange>
              </w:rPr>
            </w:pPr>
          </w:p>
        </w:tc>
        <w:tc>
          <w:tcPr>
            <w:tcW w:w="1432" w:type="dxa"/>
          </w:tcPr>
          <w:p w:rsidR="00AF4A9E" w:rsidRPr="002F02C9" w:rsidRDefault="00152C15" w:rsidP="00AF4A9E">
            <w:pPr>
              <w:rPr>
                <w:ins w:id="6620" w:author="itc94010" w:date="2012-05-03T10:24:00Z"/>
                <w:lang w:eastAsia="zh-TW"/>
                <w:rPrChange w:id="6621" w:author="Chen, Ivy (陳素貞 IEC1)" w:date="2015-01-12T13:45:00Z">
                  <w:rPr>
                    <w:ins w:id="6622" w:author="itc94010" w:date="2012-05-03T10:24:00Z"/>
                    <w:lang w:eastAsia="zh-TW"/>
                  </w:rPr>
                </w:rPrChange>
              </w:rPr>
            </w:pPr>
            <w:ins w:id="6623" w:author="itc94010" w:date="2012-05-03T10:24:00Z">
              <w:r w:rsidRPr="002F02C9">
                <w:rPr>
                  <w:rFonts w:ascii="SimSun" w:hAnsi="SimSun" w:hint="eastAsia"/>
                  <w:rPrChange w:id="662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662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Add</w:t>
              </w:r>
              <w:r w:rsidRPr="002F02C9">
                <w:rPr>
                  <w:rFonts w:ascii="SimSun" w:hAnsi="SimSun" w:hint="eastAsia"/>
                  <w:rPrChange w:id="662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</w:tc>
        <w:tc>
          <w:tcPr>
            <w:tcW w:w="680" w:type="dxa"/>
          </w:tcPr>
          <w:p w:rsidR="00AF4A9E" w:rsidRPr="002F02C9" w:rsidRDefault="00AF4A9E" w:rsidP="00AF4A9E">
            <w:pPr>
              <w:rPr>
                <w:ins w:id="6627" w:author="itc94010" w:date="2012-05-03T10:24:00Z"/>
                <w:lang w:eastAsia="zh-TW"/>
                <w:rPrChange w:id="6628" w:author="Chen, Ivy (陳素貞 IEC1)" w:date="2015-01-12T13:45:00Z">
                  <w:rPr>
                    <w:ins w:id="6629" w:author="itc94010" w:date="2012-05-03T10:24:00Z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AF4A9E" w:rsidRPr="002F02C9" w:rsidRDefault="00152C15" w:rsidP="00AF4A9E">
            <w:pPr>
              <w:ind w:left="100" w:hangingChars="50" w:hanging="100"/>
              <w:rPr>
                <w:ins w:id="6630" w:author="itc94010" w:date="2012-05-03T10:24:00Z"/>
                <w:rFonts w:ascii="SimSun"/>
                <w:rPrChange w:id="6631" w:author="Chen, Ivy (陳素貞 IEC1)" w:date="2015-01-12T13:45:00Z">
                  <w:rPr>
                    <w:ins w:id="6632" w:author="itc94010" w:date="2012-05-03T10:24:00Z"/>
                    <w:rFonts w:ascii="SimSun"/>
                  </w:rPr>
                </w:rPrChange>
              </w:rPr>
            </w:pPr>
            <w:ins w:id="6633" w:author="itc94010" w:date="2012-05-03T10:24:00Z">
              <w:r w:rsidRPr="002F02C9">
                <w:rPr>
                  <w:rFonts w:ascii="SimSun" w:hAnsi="SimSun"/>
                  <w:rPrChange w:id="663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SimSun" w:hAnsi="SimSun" w:hint="eastAsia"/>
                  <w:rPrChange w:id="663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663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663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</w:t>
              </w:r>
            </w:ins>
            <w:ins w:id="6638" w:author="itc94010" w:date="2012-05-03T11:30:00Z">
              <w:r w:rsidRPr="002F02C9">
                <w:rPr>
                  <w:rFonts w:ascii="SimSun" w:hAnsi="SimSun" w:hint="eastAsia"/>
                  <w:rPrChange w:id="663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若有任何必填项</w:t>
              </w:r>
            </w:ins>
            <w:ins w:id="6640" w:author="itc94010" w:date="2012-05-03T10:24:00Z">
              <w:r w:rsidRPr="002F02C9">
                <w:rPr>
                  <w:rFonts w:ascii="SimSun" w:hAnsi="SimSun" w:hint="eastAsia"/>
                  <w:rPrChange w:id="664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为空，则警示用户，放弃后续操作。</w:t>
              </w:r>
            </w:ins>
          </w:p>
          <w:p w:rsidR="00AF4A9E" w:rsidRPr="002F02C9" w:rsidRDefault="00152C15" w:rsidP="00AF4A9E">
            <w:pPr>
              <w:rPr>
                <w:ins w:id="6642" w:author="itc94010" w:date="2012-05-03T10:24:00Z"/>
                <w:rFonts w:ascii="SimSun"/>
                <w:rPrChange w:id="6643" w:author="Chen, Ivy (陳素貞 IEC1)" w:date="2015-01-12T13:45:00Z">
                  <w:rPr>
                    <w:ins w:id="6644" w:author="itc94010" w:date="2012-05-03T10:24:00Z"/>
                    <w:rFonts w:ascii="SimSun"/>
                  </w:rPr>
                </w:rPrChange>
              </w:rPr>
            </w:pPr>
            <w:ins w:id="6645" w:author="itc94010" w:date="2012-05-03T10:24:00Z">
              <w:r w:rsidRPr="002F02C9">
                <w:rPr>
                  <w:rFonts w:ascii="SimSun" w:hAnsi="SimSun"/>
                  <w:rPrChange w:id="664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664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  <w:r w:rsidRPr="002F02C9">
                <w:rPr>
                  <w:rFonts w:ascii="SimSun" w:hAnsi="SimSun"/>
                  <w:rPrChange w:id="664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3到5号框中数据同时出现在</w:t>
              </w:r>
            </w:ins>
            <w:ins w:id="6649" w:author="itc94010" w:date="2012-05-03T11:31:00Z">
              <w:r w:rsidRPr="002F02C9">
                <w:rPr>
                  <w:rFonts w:ascii="Courier New" w:hAnsi="Courier New" w:cs="Courier New"/>
                  <w:noProof/>
                  <w:szCs w:val="20"/>
                  <w:rPrChange w:id="665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StationCheck</w:t>
              </w:r>
            </w:ins>
            <w:ins w:id="6651" w:author="itc94010" w:date="2012-05-03T10:24:00Z">
              <w:r w:rsidRPr="002F02C9">
                <w:rPr>
                  <w:rFonts w:ascii="Courier New" w:hAnsi="Courier New" w:cs="Courier New" w:hint="eastAsia"/>
                  <w:noProof/>
                  <w:szCs w:val="20"/>
                  <w:rPrChange w:id="6652" w:author="Chen, Ivy (陳素貞 IEC1)" w:date="2015-01-12T13:45:00Z">
                    <w:rPr>
                      <w:rFonts w:ascii="Courier New" w:hAnsi="Courier New" w:cs="Courier New" w:hint="eastAsia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表的同一个记录中</w:t>
              </w:r>
              <w:r w:rsidRPr="002F02C9">
                <w:rPr>
                  <w:rFonts w:ascii="SimSun" w:hAnsi="SimSun" w:hint="eastAsia"/>
                  <w:rPrChange w:id="665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，则警示用户，放弃后续操作。</w:t>
              </w:r>
            </w:ins>
          </w:p>
          <w:p w:rsidR="003B389F" w:rsidRPr="002F02C9" w:rsidRDefault="00152C15">
            <w:pPr>
              <w:rPr>
                <w:ins w:id="6654" w:author="itc94010" w:date="2012-05-03T10:24:00Z"/>
                <w:rFonts w:ascii="SimSun" w:hAnsi="SimSun" w:cs="Arial"/>
                <w:b/>
                <w:bCs/>
                <w:kern w:val="32"/>
                <w:sz w:val="32"/>
                <w:szCs w:val="32"/>
                <w:rPrChange w:id="6655" w:author="Chen, Ivy (陳素貞 IEC1)" w:date="2015-01-12T13:45:00Z">
                  <w:rPr>
                    <w:ins w:id="6656" w:author="itc94010" w:date="2012-05-03T10:24:00Z"/>
                    <w:rFonts w:ascii="SimSun" w:hAnsi="SimSun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657" w:author="itc94010" w:date="2012-05-03T11:4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6658" w:author="itc94010" w:date="2012-05-03T10:24:00Z">
              <w:r w:rsidRPr="002F02C9">
                <w:rPr>
                  <w:rFonts w:ascii="SimSun" w:hAnsi="SimSun"/>
                  <w:rPrChange w:id="665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3、用3到</w:t>
              </w:r>
            </w:ins>
            <w:ins w:id="6660" w:author="itc94010" w:date="2012-05-03T11:34:00Z">
              <w:r w:rsidRPr="002F02C9">
                <w:rPr>
                  <w:rFonts w:ascii="SimSun" w:hAnsi="SimSun"/>
                  <w:rPrChange w:id="666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5</w:t>
              </w:r>
            </w:ins>
            <w:ins w:id="6662" w:author="itc94010" w:date="2012-05-03T10:24:00Z">
              <w:r w:rsidRPr="002F02C9">
                <w:rPr>
                  <w:rFonts w:ascii="SimSun" w:hAnsi="SimSun" w:hint="eastAsia"/>
                  <w:rPrChange w:id="666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号框的当前</w:t>
              </w:r>
              <w:r w:rsidRPr="002F02C9">
                <w:rPr>
                  <w:rFonts w:ascii="SimSun" w:hAnsi="SimSun"/>
                  <w:rPrChange w:id="666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Value数据创建此新Station</w:t>
              </w:r>
            </w:ins>
            <w:ins w:id="6665" w:author="itc94010" w:date="2012-05-03T11:34:00Z">
              <w:r w:rsidRPr="002F02C9">
                <w:rPr>
                  <w:rFonts w:ascii="SimSun" w:hAnsi="SimSun"/>
                  <w:rPrChange w:id="666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Check</w:t>
              </w:r>
            </w:ins>
            <w:ins w:id="6667" w:author="itc94010" w:date="2012-05-03T10:24:00Z">
              <w:r w:rsidRPr="002F02C9">
                <w:rPr>
                  <w:rFonts w:ascii="SimSun" w:hAnsi="SimSun" w:hint="eastAsia"/>
                  <w:rPrChange w:id="666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记录，记录创建人和日期。</w:t>
              </w:r>
            </w:ins>
          </w:p>
          <w:p w:rsidR="00AF4A9E" w:rsidRPr="002F02C9" w:rsidRDefault="00152C15" w:rsidP="00AF4A9E">
            <w:pPr>
              <w:rPr>
                <w:ins w:id="6669" w:author="Gao, Guan-Wei (高貫偉 ITC)" w:date="2012-06-29T08:26:00Z"/>
                <w:rFonts w:ascii="SimSun" w:hAnsi="SimSun"/>
                <w:rPrChange w:id="6670" w:author="Chen, Ivy (陳素貞 IEC1)" w:date="2015-01-12T13:45:00Z">
                  <w:rPr>
                    <w:ins w:id="6671" w:author="Gao, Guan-Wei (高貫偉 ITC)" w:date="2012-06-29T08:26:00Z"/>
                    <w:rFonts w:ascii="SimSun" w:hAnsi="SimSun"/>
                  </w:rPr>
                </w:rPrChange>
              </w:rPr>
            </w:pPr>
            <w:ins w:id="6672" w:author="itc94010" w:date="2012-05-03T10:24:00Z">
              <w:r w:rsidRPr="002F02C9">
                <w:rPr>
                  <w:rFonts w:ascii="SimSun" w:hAnsi="SimSun"/>
                  <w:rPrChange w:id="667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4、刷新</w:t>
              </w:r>
            </w:ins>
            <w:ins w:id="6674" w:author="itc94010" w:date="2012-05-03T11:35:00Z">
              <w:r w:rsidRPr="002F02C9">
                <w:rPr>
                  <w:rPrChange w:id="667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Combine KP Setting</w:t>
              </w:r>
            </w:ins>
            <w:ins w:id="6676" w:author="itc94010" w:date="2012-05-03T10:24:00Z">
              <w:r w:rsidRPr="002F02C9">
                <w:rPr>
                  <w:rFonts w:ascii="SimSun" w:hAnsi="SimSun"/>
                  <w:rPrChange w:id="667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="SimSun" w:hAnsi="SimSun" w:hint="eastAsia"/>
                  <w:rPrChange w:id="667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的显示。</w:t>
              </w:r>
            </w:ins>
          </w:p>
          <w:p w:rsidR="003B389F" w:rsidRPr="002F02C9" w:rsidRDefault="00152C15">
            <w:pPr>
              <w:rPr>
                <w:ins w:id="6679" w:author="Gao, Guan-Wei (高貫偉 ITC)" w:date="2012-06-29T08:26:00Z"/>
                <w:rPrChange w:id="6680" w:author="Chen, Ivy (陳素貞 IEC1)" w:date="2015-01-12T13:45:00Z">
                  <w:rPr>
                    <w:ins w:id="6681" w:author="Gao, Guan-Wei (高貫偉 ITC)" w:date="2012-06-29T08:26:00Z"/>
                    <w:rFonts w:ascii="SimSun" w:hAnsi="SimSun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682" w:author="Gao, Guan-Wei (高貫偉 ITC)" w:date="2012-08-24T19:40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6683" w:author="Gao, Guan-Wei (高貫偉 ITC)" w:date="2012-06-29T08:26:00Z">
              <w:r w:rsidRPr="002F02C9">
                <w:rPr>
                  <w:rPrChange w:id="668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Note:</w:t>
              </w:r>
            </w:ins>
          </w:p>
          <w:p w:rsidR="00885D86" w:rsidRPr="002F02C9" w:rsidRDefault="00152C15" w:rsidP="00AF4A9E">
            <w:pPr>
              <w:rPr>
                <w:ins w:id="6685" w:author="itc94010" w:date="2012-05-03T10:24:00Z"/>
                <w:rFonts w:ascii="Arial" w:eastAsia="新細明體" w:hAnsi="Arial" w:cs="Arial"/>
                <w:b/>
                <w:bCs/>
                <w:kern w:val="32"/>
                <w:sz w:val="32"/>
                <w:rPrChange w:id="6686" w:author="Chen, Ivy (陳素貞 IEC1)" w:date="2015-01-12T13:45:00Z">
                  <w:rPr>
                    <w:ins w:id="6687" w:author="itc94010" w:date="2012-05-03T10:24:00Z"/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ins w:id="6688" w:author="Gao, Guan-Wei (高貫偉 ITC)" w:date="2012-06-29T08:26:00Z">
              <w:r w:rsidRPr="002F02C9">
                <w:rPr>
                  <w:rPrChange w:id="668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lastRenderedPageBreak/>
                <w:t>StationCheck.Customer=</w:t>
              </w:r>
              <w:r w:rsidRPr="002F02C9">
                <w:rPr>
                  <w:rFonts w:hint="eastAsia"/>
                  <w:rPrChange w:id="669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’</w:t>
              </w:r>
              <w:r w:rsidRPr="002F02C9">
                <w:rPr>
                  <w:rPrChange w:id="669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HP</w:t>
              </w:r>
              <w:r w:rsidRPr="002F02C9">
                <w:rPr>
                  <w:rFonts w:hint="eastAsia"/>
                  <w:rPrChange w:id="669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’</w:t>
              </w:r>
            </w:ins>
          </w:p>
        </w:tc>
        <w:tc>
          <w:tcPr>
            <w:tcW w:w="2629" w:type="dxa"/>
          </w:tcPr>
          <w:p w:rsidR="00AF4A9E" w:rsidRPr="002F02C9" w:rsidRDefault="00AF4A9E" w:rsidP="00AF4A9E">
            <w:pPr>
              <w:rPr>
                <w:ins w:id="6693" w:author="itc94010" w:date="2012-05-03T10:24:00Z"/>
                <w:rPrChange w:id="6694" w:author="Chen, Ivy (陳素貞 IEC1)" w:date="2015-01-12T13:45:00Z">
                  <w:rPr>
                    <w:ins w:id="6695" w:author="itc94010" w:date="2012-05-03T10:24:00Z"/>
                  </w:rPr>
                </w:rPrChange>
              </w:rPr>
            </w:pPr>
          </w:p>
        </w:tc>
      </w:tr>
      <w:tr w:rsidR="00AF4A9E" w:rsidRPr="002F02C9" w:rsidTr="00AF4A9E">
        <w:trPr>
          <w:ins w:id="6696" w:author="itc94010" w:date="2012-05-03T10:24:00Z"/>
        </w:trPr>
        <w:tc>
          <w:tcPr>
            <w:tcW w:w="445" w:type="dxa"/>
          </w:tcPr>
          <w:p w:rsidR="00AF4A9E" w:rsidRPr="002F02C9" w:rsidRDefault="00152C15" w:rsidP="00AF4A9E">
            <w:pPr>
              <w:rPr>
                <w:ins w:id="6697" w:author="itc94010" w:date="2012-05-03T10:24:00Z"/>
                <w:rPrChange w:id="6698" w:author="Chen, Ivy (陳素貞 IEC1)" w:date="2015-01-12T13:45:00Z">
                  <w:rPr>
                    <w:ins w:id="6699" w:author="itc94010" w:date="2012-05-03T10:24:00Z"/>
                  </w:rPr>
                </w:rPrChange>
              </w:rPr>
            </w:pPr>
            <w:ins w:id="6700" w:author="itc94010" w:date="2012-05-04T14:06:00Z">
              <w:r w:rsidRPr="002F02C9">
                <w:rPr>
                  <w:rPrChange w:id="670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lastRenderedPageBreak/>
                <w:t>7</w:t>
              </w:r>
            </w:ins>
          </w:p>
        </w:tc>
        <w:tc>
          <w:tcPr>
            <w:tcW w:w="1310" w:type="dxa"/>
          </w:tcPr>
          <w:p w:rsidR="00AF4A9E" w:rsidRPr="002F02C9" w:rsidRDefault="00152C15" w:rsidP="00AF4A9E">
            <w:pPr>
              <w:rPr>
                <w:ins w:id="6702" w:author="itc94010" w:date="2012-05-03T10:24:00Z"/>
                <w:rPrChange w:id="6703" w:author="Chen, Ivy (陳素貞 IEC1)" w:date="2015-01-12T13:45:00Z">
                  <w:rPr>
                    <w:ins w:id="6704" w:author="itc94010" w:date="2012-05-03T10:24:00Z"/>
                  </w:rPr>
                </w:rPrChange>
              </w:rPr>
            </w:pPr>
            <w:ins w:id="6705" w:author="itc94010" w:date="2012-05-03T10:24:00Z">
              <w:r w:rsidRPr="002F02C9">
                <w:rPr>
                  <w:rPrChange w:id="670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Save</w:t>
              </w:r>
            </w:ins>
          </w:p>
        </w:tc>
        <w:tc>
          <w:tcPr>
            <w:tcW w:w="916" w:type="dxa"/>
          </w:tcPr>
          <w:p w:rsidR="00AF4A9E" w:rsidRPr="002F02C9" w:rsidRDefault="00152C15" w:rsidP="00AF4A9E">
            <w:pPr>
              <w:rPr>
                <w:ins w:id="6707" w:author="itc94010" w:date="2012-05-03T10:24:00Z"/>
                <w:rFonts w:ascii="SimSun" w:hAnsi="SimSun"/>
                <w:rPrChange w:id="6708" w:author="Chen, Ivy (陳素貞 IEC1)" w:date="2015-01-12T13:45:00Z">
                  <w:rPr>
                    <w:ins w:id="6709" w:author="itc94010" w:date="2012-05-03T10:24:00Z"/>
                    <w:rFonts w:ascii="SimSun" w:hAnsi="SimSun"/>
                  </w:rPr>
                </w:rPrChange>
              </w:rPr>
            </w:pPr>
            <w:ins w:id="6710" w:author="itc94010" w:date="2012-05-03T10:24:00Z">
              <w:r w:rsidRPr="002F02C9">
                <w:rPr>
                  <w:rFonts w:ascii="SimSun" w:hAnsi="SimSun"/>
                  <w:rPrChange w:id="671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AF4A9E" w:rsidRPr="002F02C9" w:rsidRDefault="00AF4A9E" w:rsidP="00AF4A9E">
            <w:pPr>
              <w:rPr>
                <w:ins w:id="6712" w:author="itc94010" w:date="2012-05-03T10:24:00Z"/>
                <w:rPrChange w:id="6713" w:author="Chen, Ivy (陳素貞 IEC1)" w:date="2015-01-12T13:45:00Z">
                  <w:rPr>
                    <w:ins w:id="6714" w:author="itc94010" w:date="2012-05-03T10:24:00Z"/>
                  </w:rPr>
                </w:rPrChange>
              </w:rPr>
            </w:pPr>
          </w:p>
        </w:tc>
        <w:tc>
          <w:tcPr>
            <w:tcW w:w="1432" w:type="dxa"/>
          </w:tcPr>
          <w:p w:rsidR="00AF4A9E" w:rsidRPr="002F02C9" w:rsidRDefault="00152C15" w:rsidP="00AF4A9E">
            <w:pPr>
              <w:rPr>
                <w:ins w:id="6715" w:author="itc94010" w:date="2012-05-03T10:24:00Z"/>
                <w:rFonts w:ascii="SimSun" w:hAnsi="SimSun"/>
                <w:rPrChange w:id="6716" w:author="Chen, Ivy (陳素貞 IEC1)" w:date="2015-01-12T13:45:00Z">
                  <w:rPr>
                    <w:ins w:id="6717" w:author="itc94010" w:date="2012-05-03T10:24:00Z"/>
                    <w:rFonts w:ascii="SimSun" w:hAnsi="SimSun"/>
                  </w:rPr>
                </w:rPrChange>
              </w:rPr>
            </w:pPr>
            <w:ins w:id="6718" w:author="itc94010" w:date="2012-05-03T10:24:00Z">
              <w:r w:rsidRPr="002F02C9">
                <w:rPr>
                  <w:rFonts w:ascii="SimSun" w:hAnsi="SimSun" w:hint="eastAsia"/>
                  <w:rPrChange w:id="671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672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Save</w:t>
              </w:r>
              <w:r w:rsidRPr="002F02C9">
                <w:rPr>
                  <w:rFonts w:ascii="SimSun" w:hAnsi="SimSun" w:hint="eastAsia"/>
                  <w:rPrChange w:id="672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  <w:p w:rsidR="00AF4A9E" w:rsidRPr="002F02C9" w:rsidRDefault="00152C15" w:rsidP="00AF4A9E">
            <w:pPr>
              <w:rPr>
                <w:ins w:id="6722" w:author="itc94010" w:date="2012-05-03T10:24:00Z"/>
                <w:rFonts w:ascii="SimSun"/>
                <w:rPrChange w:id="6723" w:author="Chen, Ivy (陳素貞 IEC1)" w:date="2015-01-12T13:45:00Z">
                  <w:rPr>
                    <w:ins w:id="6724" w:author="itc94010" w:date="2012-05-03T10:24:00Z"/>
                    <w:rFonts w:ascii="SimSun"/>
                  </w:rPr>
                </w:rPrChange>
              </w:rPr>
            </w:pPr>
            <w:ins w:id="6725" w:author="itc94010" w:date="2012-05-03T10:24:00Z">
              <w:r w:rsidRPr="002F02C9">
                <w:rPr>
                  <w:rFonts w:ascii="SimSun" w:hAnsi="SimSun"/>
                  <w:rPrChange w:id="672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Disable</w:t>
              </w:r>
            </w:ins>
          </w:p>
        </w:tc>
        <w:tc>
          <w:tcPr>
            <w:tcW w:w="680" w:type="dxa"/>
          </w:tcPr>
          <w:p w:rsidR="00AF4A9E" w:rsidRPr="002F02C9" w:rsidRDefault="00AF4A9E" w:rsidP="00AF4A9E">
            <w:pPr>
              <w:rPr>
                <w:ins w:id="6727" w:author="itc94010" w:date="2012-05-03T10:24:00Z"/>
                <w:rPrChange w:id="6728" w:author="Chen, Ivy (陳素貞 IEC1)" w:date="2015-01-12T13:45:00Z">
                  <w:rPr>
                    <w:ins w:id="6729" w:author="itc94010" w:date="2012-05-03T10:24:00Z"/>
                  </w:rPr>
                </w:rPrChange>
              </w:rPr>
            </w:pPr>
          </w:p>
        </w:tc>
        <w:tc>
          <w:tcPr>
            <w:tcW w:w="2728" w:type="dxa"/>
          </w:tcPr>
          <w:p w:rsidR="00AF4A9E" w:rsidRPr="002F02C9" w:rsidRDefault="00152C15" w:rsidP="00AF4A9E">
            <w:pPr>
              <w:ind w:left="100" w:hangingChars="50" w:hanging="100"/>
              <w:rPr>
                <w:ins w:id="6730" w:author="itc94010" w:date="2012-05-03T10:24:00Z"/>
                <w:rFonts w:ascii="SimSun"/>
                <w:rPrChange w:id="6731" w:author="Chen, Ivy (陳素貞 IEC1)" w:date="2015-01-12T13:45:00Z">
                  <w:rPr>
                    <w:ins w:id="6732" w:author="itc94010" w:date="2012-05-03T10:24:00Z"/>
                    <w:rFonts w:ascii="SimSun"/>
                  </w:rPr>
                </w:rPrChange>
              </w:rPr>
            </w:pPr>
            <w:ins w:id="6733" w:author="itc94010" w:date="2012-05-03T10:24:00Z">
              <w:r w:rsidRPr="002F02C9">
                <w:rPr>
                  <w:rFonts w:ascii="SimSun" w:hAnsi="SimSun"/>
                  <w:rPrChange w:id="673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SimSun" w:hAnsi="SimSun" w:hint="eastAsia"/>
                  <w:rPrChange w:id="673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673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673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</w:ins>
            <w:ins w:id="6738" w:author="itc94010" w:date="2012-05-03T11:36:00Z">
              <w:r w:rsidRPr="002F02C9">
                <w:rPr>
                  <w:rFonts w:ascii="SimSun" w:hAnsi="SimSun" w:hint="eastAsia"/>
                  <w:rPrChange w:id="673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有任何必填项</w:t>
              </w:r>
            </w:ins>
            <w:ins w:id="6740" w:author="itc94010" w:date="2012-05-03T10:24:00Z">
              <w:r w:rsidRPr="002F02C9">
                <w:rPr>
                  <w:rFonts w:ascii="SimSun" w:hAnsi="SimSun" w:hint="eastAsia"/>
                  <w:rPrChange w:id="674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为空，则警示用户，放弃后续操作。</w:t>
              </w:r>
            </w:ins>
          </w:p>
          <w:p w:rsidR="00AF4A9E" w:rsidRPr="002F02C9" w:rsidRDefault="00152C15" w:rsidP="00AF4A9E">
            <w:pPr>
              <w:rPr>
                <w:ins w:id="6742" w:author="itc94010" w:date="2012-05-03T10:24:00Z"/>
                <w:rFonts w:ascii="SimSun" w:hAnsi="SimSun"/>
                <w:rPrChange w:id="6743" w:author="Chen, Ivy (陳素貞 IEC1)" w:date="2015-01-12T13:45:00Z">
                  <w:rPr>
                    <w:ins w:id="6744" w:author="itc94010" w:date="2012-05-03T10:24:00Z"/>
                    <w:rFonts w:ascii="SimSun" w:hAnsi="SimSun"/>
                  </w:rPr>
                </w:rPrChange>
              </w:rPr>
            </w:pPr>
            <w:ins w:id="6745" w:author="itc94010" w:date="2012-05-03T10:24:00Z">
              <w:r w:rsidRPr="002F02C9">
                <w:rPr>
                  <w:rFonts w:ascii="SimSun" w:hAnsi="SimSun"/>
                  <w:rPrChange w:id="674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674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  <w:r w:rsidRPr="002F02C9">
                <w:rPr>
                  <w:rFonts w:ascii="SimSun" w:hAnsi="SimSun"/>
                  <w:rPrChange w:id="674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3到5号框中数据同时出现在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674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Station</w:t>
              </w:r>
            </w:ins>
            <w:ins w:id="6750" w:author="itc94010" w:date="2012-05-03T11:36:00Z">
              <w:r w:rsidRPr="002F02C9">
                <w:rPr>
                  <w:rFonts w:ascii="Courier New" w:hAnsi="Courier New" w:cs="Courier New"/>
                  <w:noProof/>
                  <w:szCs w:val="20"/>
                  <w:rPrChange w:id="675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Check</w:t>
              </w:r>
            </w:ins>
            <w:ins w:id="6752" w:author="itc94010" w:date="2012-05-03T10:24:00Z">
              <w:r w:rsidRPr="002F02C9">
                <w:rPr>
                  <w:rFonts w:ascii="Courier New" w:hAnsi="Courier New" w:cs="Courier New" w:hint="eastAsia"/>
                  <w:noProof/>
                  <w:szCs w:val="20"/>
                  <w:rPrChange w:id="6753" w:author="Chen, Ivy (陳素貞 IEC1)" w:date="2015-01-12T13:45:00Z">
                    <w:rPr>
                      <w:rFonts w:ascii="Courier New" w:hAnsi="Courier New" w:cs="Courier New" w:hint="eastAsia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表的同一个记录中且不是当前被编辑记录</w:t>
              </w:r>
              <w:r w:rsidRPr="002F02C9">
                <w:rPr>
                  <w:rFonts w:ascii="SimSun" w:hAnsi="SimSun" w:hint="eastAsia"/>
                  <w:rPrChange w:id="675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，，则警示用户，放弃后续操作。</w:t>
              </w:r>
            </w:ins>
          </w:p>
          <w:p w:rsidR="00AF4A9E" w:rsidRPr="002F02C9" w:rsidRDefault="00152C15" w:rsidP="00AF4A9E">
            <w:pPr>
              <w:rPr>
                <w:ins w:id="6755" w:author="itc94010" w:date="2012-05-03T10:24:00Z"/>
                <w:rFonts w:ascii="SimSun"/>
                <w:rPrChange w:id="6756" w:author="Chen, Ivy (陳素貞 IEC1)" w:date="2015-01-12T13:45:00Z">
                  <w:rPr>
                    <w:ins w:id="6757" w:author="itc94010" w:date="2012-05-03T10:24:00Z"/>
                    <w:rFonts w:ascii="SimSun"/>
                  </w:rPr>
                </w:rPrChange>
              </w:rPr>
            </w:pPr>
            <w:ins w:id="6758" w:author="itc94010" w:date="2012-05-03T10:24:00Z">
              <w:r w:rsidRPr="002F02C9">
                <w:rPr>
                  <w:rFonts w:ascii="SimSun" w:hAnsi="SimSun"/>
                  <w:rPrChange w:id="675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3、保存新数据到</w:t>
              </w:r>
            </w:ins>
            <w:ins w:id="6760" w:author="itc94010" w:date="2012-05-03T11:36:00Z">
              <w:r w:rsidRPr="002F02C9">
                <w:rPr>
                  <w:rFonts w:ascii="SimSun" w:hAnsi="SimSun"/>
                  <w:rPrChange w:id="676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Combine KP Setting</w:t>
              </w:r>
            </w:ins>
            <w:ins w:id="6762" w:author="itc94010" w:date="2012-05-03T10:24:00Z">
              <w:r w:rsidRPr="002F02C9">
                <w:rPr>
                  <w:rFonts w:ascii="SimSun" w:hAnsi="SimSun"/>
                  <w:rPrChange w:id="676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="SimSun" w:hAnsi="SimSun" w:hint="eastAsia"/>
                  <w:rPrChange w:id="676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当前被选行对应记录中，记录修改人和日期。</w:t>
              </w:r>
            </w:ins>
          </w:p>
          <w:p w:rsidR="00AF4A9E" w:rsidRPr="002F02C9" w:rsidRDefault="00152C15" w:rsidP="00AF4A9E">
            <w:pPr>
              <w:rPr>
                <w:ins w:id="6765" w:author="itc94010" w:date="2012-05-03T10:24:00Z"/>
                <w:rFonts w:ascii="Arial" w:eastAsia="新細明體" w:hAnsi="Arial" w:cs="Arial"/>
                <w:b/>
                <w:bCs/>
                <w:kern w:val="32"/>
                <w:sz w:val="32"/>
                <w:rPrChange w:id="6766" w:author="Chen, Ivy (陳素貞 IEC1)" w:date="2015-01-12T13:45:00Z">
                  <w:rPr>
                    <w:ins w:id="6767" w:author="itc94010" w:date="2012-05-03T10:24:00Z"/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ins w:id="6768" w:author="itc94010" w:date="2012-05-03T10:24:00Z">
              <w:r w:rsidRPr="002F02C9">
                <w:rPr>
                  <w:rFonts w:ascii="SimSun" w:hAnsi="SimSun"/>
                  <w:rPrChange w:id="676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4、刷新</w:t>
              </w:r>
            </w:ins>
            <w:ins w:id="6770" w:author="itc94010" w:date="2012-05-03T11:37:00Z">
              <w:r w:rsidRPr="002F02C9">
                <w:rPr>
                  <w:rFonts w:ascii="SimSun" w:hAnsi="SimSun"/>
                  <w:rPrChange w:id="677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Combine KP Setting </w:t>
              </w:r>
            </w:ins>
            <w:ins w:id="6772" w:author="itc94010" w:date="2012-05-03T10:24:00Z">
              <w:r w:rsidRPr="002F02C9">
                <w:rPr>
                  <w:rFonts w:ascii="SimSun" w:hAnsi="SimSun"/>
                  <w:rPrChange w:id="677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List</w:t>
              </w:r>
              <w:r w:rsidRPr="002F02C9">
                <w:rPr>
                  <w:rFonts w:ascii="SimSun" w:hAnsi="SimSun" w:hint="eastAsia"/>
                  <w:rPrChange w:id="677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AF4A9E" w:rsidRPr="002F02C9" w:rsidRDefault="00AF4A9E" w:rsidP="00AF4A9E">
            <w:pPr>
              <w:rPr>
                <w:ins w:id="6775" w:author="itc94010" w:date="2012-05-03T10:24:00Z"/>
                <w:rPrChange w:id="6776" w:author="Chen, Ivy (陳素貞 IEC1)" w:date="2015-01-12T13:45:00Z">
                  <w:rPr>
                    <w:ins w:id="6777" w:author="itc94010" w:date="2012-05-03T10:24:00Z"/>
                  </w:rPr>
                </w:rPrChange>
              </w:rPr>
            </w:pPr>
          </w:p>
        </w:tc>
      </w:tr>
      <w:tr w:rsidR="006D2BFE" w:rsidRPr="002F02C9" w:rsidTr="00AF4A9E">
        <w:trPr>
          <w:ins w:id="6778" w:author="Gao, Guan-Wei (高貫偉 ITC)" w:date="2012-06-28T14:31:00Z"/>
        </w:trPr>
        <w:tc>
          <w:tcPr>
            <w:tcW w:w="445" w:type="dxa"/>
          </w:tcPr>
          <w:p w:rsidR="003B389F" w:rsidRPr="002F02C9" w:rsidRDefault="00152C15">
            <w:pPr>
              <w:rPr>
                <w:ins w:id="6779" w:author="Gao, Guan-Wei (高貫偉 ITC)" w:date="2012-06-28T14:31:00Z"/>
                <w:rPrChange w:id="6780" w:author="Chen, Ivy (陳素貞 IEC1)" w:date="2015-01-12T13:45:00Z">
                  <w:rPr>
                    <w:ins w:id="6781" w:author="Gao, Guan-Wei (高貫偉 ITC)" w:date="2012-06-28T14:31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782" w:author="Gao, Guan-Wei (高貫偉 ITC)" w:date="2012-08-24T19:41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6783" w:author="Gao, Guan-Wei (高貫偉 ITC)" w:date="2012-06-28T14:31:00Z">
              <w:r w:rsidRPr="002F02C9">
                <w:rPr>
                  <w:rPrChange w:id="678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8</w:t>
              </w:r>
            </w:ins>
          </w:p>
        </w:tc>
        <w:tc>
          <w:tcPr>
            <w:tcW w:w="1310" w:type="dxa"/>
          </w:tcPr>
          <w:p w:rsidR="003B389F" w:rsidRPr="002F02C9" w:rsidRDefault="00152C15">
            <w:pPr>
              <w:rPr>
                <w:ins w:id="6785" w:author="Gao, Guan-Wei (高貫偉 ITC)" w:date="2012-06-28T14:31:00Z"/>
                <w:rPrChange w:id="6786" w:author="Chen, Ivy (陳素貞 IEC1)" w:date="2015-01-12T13:45:00Z">
                  <w:rPr>
                    <w:ins w:id="6787" w:author="Gao, Guan-Wei (高貫偉 ITC)" w:date="2012-06-28T14:31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788" w:author="Gao, Guan-Wei (高貫偉 ITC)" w:date="2012-08-24T19:41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6789" w:author="Gao, Guan-Wei (高貫偉 ITC)" w:date="2012-06-28T14:31:00Z">
              <w:r w:rsidRPr="002F02C9">
                <w:rPr>
                  <w:rPrChange w:id="679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Family</w:t>
              </w:r>
            </w:ins>
          </w:p>
        </w:tc>
        <w:tc>
          <w:tcPr>
            <w:tcW w:w="916" w:type="dxa"/>
          </w:tcPr>
          <w:p w:rsidR="003B389F" w:rsidRPr="002F02C9" w:rsidRDefault="00152C15">
            <w:pPr>
              <w:rPr>
                <w:ins w:id="6791" w:author="Gao, Guan-Wei (高貫偉 ITC)" w:date="2012-06-28T14:31:00Z"/>
                <w:rPrChange w:id="6792" w:author="Chen, Ivy (陳素貞 IEC1)" w:date="2015-01-12T13:45:00Z">
                  <w:rPr>
                    <w:ins w:id="6793" w:author="Gao, Guan-Wei (高貫偉 ITC)" w:date="2012-06-28T14:31:00Z"/>
                    <w:rFonts w:ascii="SimSun" w:hAnsi="SimSun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6794" w:author="Gao, Guan-Wei (高貫偉 ITC)" w:date="2012-08-24T19:41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6795" w:author="Gao, Guan-Wei (高貫偉 ITC)" w:date="2012-06-28T14:31:00Z">
              <w:r w:rsidRPr="002F02C9">
                <w:rPr>
                  <w:rPrChange w:id="679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6D2BFE" w:rsidRPr="002F02C9" w:rsidRDefault="006D2BFE" w:rsidP="00AF4A9E">
            <w:pPr>
              <w:rPr>
                <w:ins w:id="6797" w:author="Gao, Guan-Wei (高貫偉 ITC)" w:date="2012-06-28T14:31:00Z"/>
                <w:color w:val="FF0000"/>
                <w:rPrChange w:id="6798" w:author="Chen, Ivy (陳素貞 IEC1)" w:date="2015-01-12T13:45:00Z">
                  <w:rPr>
                    <w:ins w:id="6799" w:author="Gao, Guan-Wei (高貫偉 ITC)" w:date="2012-06-28T14:31:00Z"/>
                  </w:rPr>
                </w:rPrChange>
              </w:rPr>
            </w:pPr>
          </w:p>
        </w:tc>
        <w:tc>
          <w:tcPr>
            <w:tcW w:w="1432" w:type="dxa"/>
          </w:tcPr>
          <w:p w:rsidR="006D2BFE" w:rsidRPr="002F02C9" w:rsidRDefault="00152C15" w:rsidP="00AF4A9E">
            <w:pPr>
              <w:rPr>
                <w:ins w:id="6800" w:author="Gao, Guan-Wei (高貫偉 ITC)" w:date="2012-06-28T14:31:00Z"/>
                <w:rFonts w:ascii="SimSun" w:hAnsi="SimSun"/>
                <w:color w:val="FF0000"/>
                <w:rPrChange w:id="6801" w:author="Chen, Ivy (陳素貞 IEC1)" w:date="2015-01-12T13:45:00Z">
                  <w:rPr>
                    <w:ins w:id="6802" w:author="Gao, Guan-Wei (高貫偉 ITC)" w:date="2012-06-28T14:31:00Z"/>
                    <w:rFonts w:ascii="SimSun" w:hAnsi="SimSun"/>
                  </w:rPr>
                </w:rPrChange>
              </w:rPr>
            </w:pPr>
            <w:ins w:id="6803" w:author="Gao, Guan-Wei (高貫偉 ITC)" w:date="2012-06-28T14:32:00Z">
              <w:r w:rsidRPr="002F02C9">
                <w:rPr>
                  <w:rFonts w:ascii="SimSun" w:hAnsi="SimSun" w:hint="eastAsia"/>
                  <w:color w:val="FF0000"/>
                  <w:rPrChange w:id="680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6D2BFE" w:rsidRPr="002F02C9" w:rsidRDefault="006D2BFE" w:rsidP="00AF4A9E">
            <w:pPr>
              <w:rPr>
                <w:ins w:id="6805" w:author="Gao, Guan-Wei (高貫偉 ITC)" w:date="2012-06-28T14:31:00Z"/>
                <w:color w:val="FF0000"/>
                <w:rPrChange w:id="6806" w:author="Chen, Ivy (陳素貞 IEC1)" w:date="2015-01-12T13:45:00Z">
                  <w:rPr>
                    <w:ins w:id="6807" w:author="Gao, Guan-Wei (高貫偉 ITC)" w:date="2012-06-28T14:31:00Z"/>
                  </w:rPr>
                </w:rPrChange>
              </w:rPr>
            </w:pPr>
          </w:p>
        </w:tc>
        <w:tc>
          <w:tcPr>
            <w:tcW w:w="2728" w:type="dxa"/>
          </w:tcPr>
          <w:p w:rsidR="006D2BFE" w:rsidRPr="002F02C9" w:rsidRDefault="006D2BFE" w:rsidP="00AF4A9E">
            <w:pPr>
              <w:ind w:left="100" w:hangingChars="50" w:hanging="100"/>
              <w:rPr>
                <w:ins w:id="6808" w:author="Gao, Guan-Wei (高貫偉 ITC)" w:date="2012-06-28T14:31:00Z"/>
                <w:rFonts w:ascii="SimSun" w:hAnsi="SimSun"/>
                <w:color w:val="FF0000"/>
                <w:rPrChange w:id="6809" w:author="Chen, Ivy (陳素貞 IEC1)" w:date="2015-01-12T13:45:00Z">
                  <w:rPr>
                    <w:ins w:id="6810" w:author="Gao, Guan-Wei (高貫偉 ITC)" w:date="2012-06-28T14:31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</w:tcPr>
          <w:p w:rsidR="006D2BFE" w:rsidRPr="002F02C9" w:rsidRDefault="00152C15" w:rsidP="00AF4A9E">
            <w:pPr>
              <w:rPr>
                <w:ins w:id="6811" w:author="Gao, Guan-Wei (高貫偉 ITC)" w:date="2012-06-28T14:31:00Z"/>
                <w:color w:val="FF0000"/>
                <w:rPrChange w:id="6812" w:author="Chen, Ivy (陳素貞 IEC1)" w:date="2015-01-12T13:45:00Z">
                  <w:rPr>
                    <w:ins w:id="6813" w:author="Gao, Guan-Wei (高貫偉 ITC)" w:date="2012-06-28T14:31:00Z"/>
                  </w:rPr>
                </w:rPrChange>
              </w:rPr>
            </w:pPr>
            <w:ins w:id="6814" w:author="Gao, Guan-Wei (高貫偉 ITC)" w:date="2012-06-28T14:34:00Z">
              <w:r w:rsidRPr="002F02C9">
                <w:rPr>
                  <w:rFonts w:hint="eastAsia"/>
                  <w:color w:val="FF0000"/>
                  <w:rPrChange w:id="6815" w:author="Chen, Ivy (陳素貞 IEC1)" w:date="2015-01-12T13:45:00Z">
                    <w:rPr>
                      <w:rFonts w:hint="eastAsia"/>
                      <w:color w:val="FF0000"/>
                      <w:u w:val="single"/>
                    </w:rPr>
                  </w:rPrChange>
                </w:rPr>
                <w:t>支持正则表达式</w:t>
              </w:r>
            </w:ins>
          </w:p>
        </w:tc>
      </w:tr>
      <w:tr w:rsidR="006D2BFE" w:rsidRPr="002F02C9" w:rsidTr="00AF4A9E">
        <w:trPr>
          <w:ins w:id="6816" w:author="Gao, Guan-Wei (高貫偉 ITC)" w:date="2012-06-28T14:31:00Z"/>
        </w:trPr>
        <w:tc>
          <w:tcPr>
            <w:tcW w:w="445" w:type="dxa"/>
          </w:tcPr>
          <w:p w:rsidR="006D2BFE" w:rsidRPr="002F02C9" w:rsidRDefault="00152C15" w:rsidP="00AF4A9E">
            <w:pPr>
              <w:rPr>
                <w:ins w:id="6817" w:author="Gao, Guan-Wei (高貫偉 ITC)" w:date="2012-06-28T14:31:00Z"/>
                <w:color w:val="FF0000"/>
                <w:rPrChange w:id="6818" w:author="Chen, Ivy (陳素貞 IEC1)" w:date="2015-01-12T13:45:00Z">
                  <w:rPr>
                    <w:ins w:id="6819" w:author="Gao, Guan-Wei (高貫偉 ITC)" w:date="2012-06-28T14:31:00Z"/>
                  </w:rPr>
                </w:rPrChange>
              </w:rPr>
            </w:pPr>
            <w:ins w:id="6820" w:author="Gao, Guan-Wei (高貫偉 ITC)" w:date="2012-06-28T14:31:00Z">
              <w:r w:rsidRPr="002F02C9">
                <w:rPr>
                  <w:color w:val="FF0000"/>
                  <w:rPrChange w:id="682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9</w:t>
              </w:r>
            </w:ins>
          </w:p>
        </w:tc>
        <w:tc>
          <w:tcPr>
            <w:tcW w:w="1310" w:type="dxa"/>
          </w:tcPr>
          <w:p w:rsidR="006D2BFE" w:rsidRPr="002F02C9" w:rsidRDefault="00152C15" w:rsidP="00AF4A9E">
            <w:pPr>
              <w:rPr>
                <w:ins w:id="6822" w:author="Gao, Guan-Wei (高貫偉 ITC)" w:date="2012-06-28T14:31:00Z"/>
                <w:color w:val="FF0000"/>
                <w:rPrChange w:id="6823" w:author="Chen, Ivy (陳素貞 IEC1)" w:date="2015-01-12T13:45:00Z">
                  <w:rPr>
                    <w:ins w:id="6824" w:author="Gao, Guan-Wei (高貫偉 ITC)" w:date="2012-06-28T14:31:00Z"/>
                  </w:rPr>
                </w:rPrChange>
              </w:rPr>
            </w:pPr>
            <w:ins w:id="6825" w:author="Gao, Guan-Wei (高貫偉 ITC)" w:date="2012-06-28T14:31:00Z">
              <w:r w:rsidRPr="002F02C9">
                <w:rPr>
                  <w:color w:val="FF0000"/>
                  <w:rPrChange w:id="682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Model</w:t>
              </w:r>
            </w:ins>
          </w:p>
        </w:tc>
        <w:tc>
          <w:tcPr>
            <w:tcW w:w="916" w:type="dxa"/>
          </w:tcPr>
          <w:p w:rsidR="006D2BFE" w:rsidRPr="002F02C9" w:rsidRDefault="00152C15" w:rsidP="00AF4A9E">
            <w:pPr>
              <w:rPr>
                <w:ins w:id="6827" w:author="Gao, Guan-Wei (高貫偉 ITC)" w:date="2012-06-28T14:31:00Z"/>
                <w:rFonts w:ascii="SimSun" w:hAnsi="SimSun"/>
                <w:color w:val="FF0000"/>
                <w:rPrChange w:id="6828" w:author="Chen, Ivy (陳素貞 IEC1)" w:date="2015-01-12T13:45:00Z">
                  <w:rPr>
                    <w:ins w:id="6829" w:author="Gao, Guan-Wei (高貫偉 ITC)" w:date="2012-06-28T14:31:00Z"/>
                    <w:rFonts w:ascii="SimSun" w:hAnsi="SimSun"/>
                  </w:rPr>
                </w:rPrChange>
              </w:rPr>
            </w:pPr>
            <w:ins w:id="6830" w:author="Gao, Guan-Wei (高貫偉 ITC)" w:date="2012-06-28T14:31:00Z">
              <w:r w:rsidRPr="002F02C9">
                <w:rPr>
                  <w:rFonts w:ascii="SimSun" w:hAnsi="SimSun"/>
                  <w:color w:val="FF0000"/>
                  <w:rPrChange w:id="683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6D2BFE" w:rsidRPr="002F02C9" w:rsidRDefault="006D2BFE" w:rsidP="00AF4A9E">
            <w:pPr>
              <w:rPr>
                <w:ins w:id="6832" w:author="Gao, Guan-Wei (高貫偉 ITC)" w:date="2012-06-28T14:31:00Z"/>
                <w:color w:val="FF0000"/>
                <w:rPrChange w:id="6833" w:author="Chen, Ivy (陳素貞 IEC1)" w:date="2015-01-12T13:45:00Z">
                  <w:rPr>
                    <w:ins w:id="6834" w:author="Gao, Guan-Wei (高貫偉 ITC)" w:date="2012-06-28T14:31:00Z"/>
                  </w:rPr>
                </w:rPrChange>
              </w:rPr>
            </w:pPr>
          </w:p>
        </w:tc>
        <w:tc>
          <w:tcPr>
            <w:tcW w:w="1432" w:type="dxa"/>
          </w:tcPr>
          <w:p w:rsidR="006D2BFE" w:rsidRPr="002F02C9" w:rsidRDefault="00152C15" w:rsidP="00AF4A9E">
            <w:pPr>
              <w:rPr>
                <w:ins w:id="6835" w:author="Gao, Guan-Wei (高貫偉 ITC)" w:date="2012-06-28T14:31:00Z"/>
                <w:rFonts w:ascii="SimSun" w:hAnsi="SimSun"/>
                <w:color w:val="FF0000"/>
                <w:rPrChange w:id="6836" w:author="Chen, Ivy (陳素貞 IEC1)" w:date="2015-01-12T13:45:00Z">
                  <w:rPr>
                    <w:ins w:id="6837" w:author="Gao, Guan-Wei (高貫偉 ITC)" w:date="2012-06-28T14:31:00Z"/>
                    <w:rFonts w:ascii="SimSun" w:hAnsi="SimSun"/>
                  </w:rPr>
                </w:rPrChange>
              </w:rPr>
            </w:pPr>
            <w:ins w:id="6838" w:author="Gao, Guan-Wei (高貫偉 ITC)" w:date="2012-06-28T14:32:00Z">
              <w:r w:rsidRPr="002F02C9">
                <w:rPr>
                  <w:rFonts w:ascii="SimSun" w:hAnsi="SimSun" w:hint="eastAsia"/>
                  <w:color w:val="FF0000"/>
                  <w:rPrChange w:id="683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6D2BFE" w:rsidRPr="002F02C9" w:rsidRDefault="006D2BFE" w:rsidP="00AF4A9E">
            <w:pPr>
              <w:rPr>
                <w:ins w:id="6840" w:author="Gao, Guan-Wei (高貫偉 ITC)" w:date="2012-06-28T14:31:00Z"/>
                <w:color w:val="FF0000"/>
                <w:rPrChange w:id="6841" w:author="Chen, Ivy (陳素貞 IEC1)" w:date="2015-01-12T13:45:00Z">
                  <w:rPr>
                    <w:ins w:id="6842" w:author="Gao, Guan-Wei (高貫偉 ITC)" w:date="2012-06-28T14:31:00Z"/>
                  </w:rPr>
                </w:rPrChange>
              </w:rPr>
            </w:pPr>
          </w:p>
        </w:tc>
        <w:tc>
          <w:tcPr>
            <w:tcW w:w="2728" w:type="dxa"/>
          </w:tcPr>
          <w:p w:rsidR="006D2BFE" w:rsidRPr="002F02C9" w:rsidRDefault="006D2BFE" w:rsidP="00AF4A9E">
            <w:pPr>
              <w:ind w:left="100" w:hangingChars="50" w:hanging="100"/>
              <w:rPr>
                <w:ins w:id="6843" w:author="Gao, Guan-Wei (高貫偉 ITC)" w:date="2012-06-28T14:31:00Z"/>
                <w:rFonts w:ascii="SimSun" w:hAnsi="SimSun"/>
                <w:color w:val="FF0000"/>
                <w:rPrChange w:id="6844" w:author="Chen, Ivy (陳素貞 IEC1)" w:date="2015-01-12T13:45:00Z">
                  <w:rPr>
                    <w:ins w:id="6845" w:author="Gao, Guan-Wei (高貫偉 ITC)" w:date="2012-06-28T14:31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</w:tcPr>
          <w:p w:rsidR="006D2BFE" w:rsidRPr="002F02C9" w:rsidRDefault="00152C15" w:rsidP="00AF4A9E">
            <w:pPr>
              <w:rPr>
                <w:ins w:id="6846" w:author="Gao, Guan-Wei (高貫偉 ITC)" w:date="2012-06-28T14:31:00Z"/>
                <w:color w:val="FF0000"/>
                <w:rPrChange w:id="6847" w:author="Chen, Ivy (陳素貞 IEC1)" w:date="2015-01-12T13:45:00Z">
                  <w:rPr>
                    <w:ins w:id="6848" w:author="Gao, Guan-Wei (高貫偉 ITC)" w:date="2012-06-28T14:31:00Z"/>
                  </w:rPr>
                </w:rPrChange>
              </w:rPr>
            </w:pPr>
            <w:ins w:id="6849" w:author="Gao, Guan-Wei (高貫偉 ITC)" w:date="2012-06-28T14:34:00Z">
              <w:r w:rsidRPr="002F02C9">
                <w:rPr>
                  <w:rFonts w:hint="eastAsia"/>
                  <w:color w:val="FF0000"/>
                  <w:rPrChange w:id="6850" w:author="Chen, Ivy (陳素貞 IEC1)" w:date="2015-01-12T13:45:00Z">
                    <w:rPr>
                      <w:rFonts w:hint="eastAsia"/>
                      <w:color w:val="FF0000"/>
                      <w:u w:val="single"/>
                    </w:rPr>
                  </w:rPrChange>
                </w:rPr>
                <w:t>支持正则表达式</w:t>
              </w:r>
            </w:ins>
          </w:p>
        </w:tc>
      </w:tr>
    </w:tbl>
    <w:p w:rsidR="00AF4A9E" w:rsidRPr="002F02C9" w:rsidRDefault="00AF4A9E" w:rsidP="00AF4A9E">
      <w:pPr>
        <w:rPr>
          <w:ins w:id="6851" w:author="itc94010" w:date="2012-05-03T10:24:00Z"/>
          <w:rPrChange w:id="6852" w:author="Chen, Ivy (陳素貞 IEC1)" w:date="2015-01-12T13:45:00Z">
            <w:rPr>
              <w:ins w:id="6853" w:author="itc94010" w:date="2012-05-03T10:24:00Z"/>
            </w:rPr>
          </w:rPrChange>
        </w:rPr>
      </w:pPr>
    </w:p>
    <w:p w:rsidR="003B389F" w:rsidRPr="002F02C9" w:rsidRDefault="00152C15">
      <w:pPr>
        <w:pStyle w:val="3"/>
        <w:rPr>
          <w:ins w:id="6854" w:author="itc94010" w:date="2012-05-04T13:37:00Z"/>
          <w:rPrChange w:id="6855" w:author="Chen, Ivy (陳素貞 IEC1)" w:date="2015-01-12T13:45:00Z">
            <w:rPr>
              <w:ins w:id="6856" w:author="itc94010" w:date="2012-05-04T13:37:00Z"/>
            </w:rPr>
          </w:rPrChange>
        </w:rPr>
        <w:pPrChange w:id="6857" w:author="IES11FQ32" w:date="2013-01-29T15:22:00Z">
          <w:pPr/>
        </w:pPrChange>
      </w:pPr>
      <w:bookmarkStart w:id="6858" w:name="_Toc408834682"/>
      <w:ins w:id="6859" w:author="itc94010" w:date="2012-05-04T13:37:00Z">
        <w:r w:rsidRPr="002F02C9">
          <w:rPr>
            <w:rPrChange w:id="6860" w:author="Chen, Ivy (陳素貞 IEC1)" w:date="2015-01-12T13:45:00Z">
              <w:rPr>
                <w:color w:val="0000FF"/>
                <w:u w:val="single"/>
              </w:rPr>
            </w:rPrChange>
          </w:rPr>
          <w:t>Lot Setting</w:t>
        </w:r>
        <w:r w:rsidRPr="002F02C9">
          <w:rPr>
            <w:rFonts w:hint="eastAsia"/>
            <w:rPrChange w:id="686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维护界面</w:t>
        </w:r>
        <w:bookmarkEnd w:id="6858"/>
      </w:ins>
    </w:p>
    <w:p w:rsidR="007864C5" w:rsidRPr="002F02C9" w:rsidRDefault="00152C15" w:rsidP="007864C5">
      <w:pPr>
        <w:pStyle w:val="4"/>
        <w:rPr>
          <w:ins w:id="6862" w:author="itc94010" w:date="2012-05-04T13:37:00Z"/>
          <w:rPrChange w:id="6863" w:author="Chen, Ivy (陳素貞 IEC1)" w:date="2015-01-12T13:45:00Z">
            <w:rPr>
              <w:ins w:id="6864" w:author="itc94010" w:date="2012-05-04T13:37:00Z"/>
            </w:rPr>
          </w:rPrChange>
        </w:rPr>
      </w:pPr>
      <w:ins w:id="6865" w:author="itc94010" w:date="2012-05-04T13:37:00Z">
        <w:r w:rsidRPr="002F02C9">
          <w:rPr>
            <w:rFonts w:hint="eastAsia"/>
            <w:rPrChange w:id="686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示意圖</w:t>
        </w:r>
      </w:ins>
    </w:p>
    <w:p w:rsidR="007864C5" w:rsidRPr="002F02C9" w:rsidRDefault="00152C15" w:rsidP="007864C5">
      <w:pPr>
        <w:jc w:val="center"/>
        <w:rPr>
          <w:ins w:id="6867" w:author="itc94010" w:date="2012-05-04T13:37:00Z"/>
          <w:rPrChange w:id="6868" w:author="Chen, Ivy (陳素貞 IEC1)" w:date="2015-01-12T13:45:00Z">
            <w:rPr>
              <w:ins w:id="6869" w:author="itc94010" w:date="2012-05-04T13:37:00Z"/>
            </w:rPr>
          </w:rPrChange>
        </w:rPr>
      </w:pPr>
      <w:ins w:id="6870" w:author="itc94010" w:date="2012-05-04T13:37:00Z">
        <w:r w:rsidRPr="002F02C9">
          <w:rPr>
            <w:noProof/>
            <w:rPrChange w:id="6871" w:author="Chen, Ivy (陳素貞 IEC1)" w:date="2015-01-12T13:45:00Z">
              <w:rPr>
                <w:noProof/>
              </w:rPr>
            </w:rPrChange>
          </w:rPr>
          <w:pict>
            <v:oval id="_x0000_s3793" style="position:absolute;left:0;text-align:left;margin-left:436.55pt;margin-top:292.75pt;width:19.45pt;height:17.25pt;z-index:251577856" fillcolor="yellow" strokecolor="red" strokeweight="1pt">
              <v:textbox style="mso-next-textbox:#_x0000_s3793;mso-fit-shape-to-text:t" inset="0,0,0,0">
                <w:txbxContent>
                  <w:p w:rsidR="003B389F" w:rsidRPr="008721B4" w:rsidRDefault="003B389F" w:rsidP="007864C5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6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6872" w:author="Chen, Ivy (陳素貞 IEC1)" w:date="2015-01-12T13:45:00Z">
              <w:rPr>
                <w:noProof/>
              </w:rPr>
            </w:rPrChange>
          </w:rPr>
          <w:pict>
            <v:oval id="_x0000_s3794" style="position:absolute;left:0;text-align:left;margin-left:483.05pt;margin-top:292.75pt;width:19.45pt;height:17.25pt;z-index:251578880" fillcolor="yellow" strokecolor="red" strokeweight="1pt">
              <v:textbox style="mso-next-textbox:#_x0000_s3794;mso-fit-shape-to-text:t" inset="0,0,0,0">
                <w:txbxContent>
                  <w:p w:rsidR="003B389F" w:rsidRPr="008721B4" w:rsidRDefault="003B389F" w:rsidP="007864C5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7</w:t>
                    </w:r>
                  </w:p>
                </w:txbxContent>
              </v:textbox>
            </v:oval>
          </w:pict>
        </w:r>
      </w:ins>
      <w:ins w:id="6873" w:author="Gao, Guan-Wei (高貫偉 ITC)" w:date="2012-07-03T11:21:00Z">
        <w:r w:rsidRPr="002F02C9">
          <w:rPr>
            <w:noProof/>
            <w:rPrChange w:id="6874" w:author="Chen, Ivy (陳素貞 IEC1)" w:date="2015-01-12T13:45:00Z">
              <w:rPr>
                <w:noProof/>
              </w:rPr>
            </w:rPrChange>
          </w:rPr>
          <w:pict>
            <v:oval id="_x0000_s3855" style="position:absolute;left:0;text-align:left;margin-left:395.3pt;margin-top:296.95pt;width:19.45pt;height:17.25pt;z-index:251609600" fillcolor="yellow" strokecolor="red" strokeweight="1pt">
              <v:textbox style="mso-next-textbox:#_x0000_s3855;mso-fit-shape-to-text:t" inset="0,0,0,0">
                <w:txbxContent>
                  <w:p w:rsidR="003B389F" w:rsidRPr="008721B4" w:rsidRDefault="003B389F" w:rsidP="00921292">
                    <w:pPr>
                      <w:jc w:val="center"/>
                      <w:rPr>
                        <w:b/>
                        <w:szCs w:val="20"/>
                      </w:rPr>
                    </w:pPr>
                    <w:del w:id="6875" w:author="Gao, Guan-Wei (高貫偉 ITC)" w:date="2012-07-03T11:21:00Z">
                      <w:r w:rsidDel="00921292">
                        <w:rPr>
                          <w:rFonts w:hint="eastAsia"/>
                          <w:b/>
                          <w:szCs w:val="20"/>
                        </w:rPr>
                        <w:delText>6</w:delText>
                      </w:r>
                    </w:del>
                    <w:ins w:id="6876" w:author="Gao, Guan-Wei (高貫偉 ITC)" w:date="2012-07-03T11:21:00Z">
                      <w:r>
                        <w:rPr>
                          <w:rFonts w:hint="eastAsia"/>
                          <w:b/>
                          <w:szCs w:val="20"/>
                        </w:rPr>
                        <w:t>8</w:t>
                      </w:r>
                    </w:ins>
                  </w:p>
                </w:txbxContent>
              </v:textbox>
            </v:oval>
          </w:pict>
        </w:r>
      </w:ins>
      <w:ins w:id="6877" w:author="itc94010" w:date="2012-05-04T13:37:00Z">
        <w:r w:rsidRPr="002F02C9">
          <w:rPr>
            <w:noProof/>
            <w:rPrChange w:id="6878" w:author="Chen, Ivy (陳素貞 IEC1)" w:date="2015-01-12T13:45:00Z">
              <w:rPr>
                <w:noProof/>
              </w:rPr>
            </w:rPrChange>
          </w:rPr>
          <w:pict>
            <v:oval id="_x0000_s3788" style="position:absolute;left:0;text-align:left;margin-left:304.5pt;margin-top:296.95pt;width:19.45pt;height:17.25pt;z-index:251572736" fillcolor="yellow" strokecolor="red" strokeweight="1pt">
              <v:textbox style="mso-next-textbox:#_x0000_s3788;mso-fit-shape-to-text:t" inset="0,0,0,0">
                <w:txbxContent>
                  <w:p w:rsidR="003B389F" w:rsidRPr="008721B4" w:rsidRDefault="003B389F" w:rsidP="007864C5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5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6879" w:author="Chen, Ivy (陳素貞 IEC1)" w:date="2015-01-12T13:45:00Z">
              <w:rPr>
                <w:noProof/>
              </w:rPr>
            </w:rPrChange>
          </w:rPr>
          <w:pict>
            <v:oval id="_x0000_s3791" style="position:absolute;left:0;text-align:left;margin-left:231.05pt;margin-top:296.95pt;width:19.45pt;height:17.25pt;z-index:251575808" fillcolor="yellow" strokecolor="red" strokeweight="1pt">
              <v:textbox style="mso-next-textbox:#_x0000_s3791;mso-fit-shape-to-text:t" inset="0,0,0,0">
                <w:txbxContent>
                  <w:p w:rsidR="003B389F" w:rsidRPr="008721B4" w:rsidRDefault="003B389F" w:rsidP="007864C5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4</w:t>
                    </w:r>
                  </w:p>
                </w:txbxContent>
              </v:textbox>
            </v:oval>
          </w:pict>
        </w:r>
      </w:ins>
      <w:ins w:id="6880" w:author="Gao, Guan-Wei (高貫偉 ITC)" w:date="2012-08-29T09:08:00Z">
        <w:r w:rsidRPr="002F02C9">
          <w:rPr>
            <w:noProof/>
            <w:rPrChange w:id="6881" w:author="Chen, Ivy (陳素貞 IEC1)" w:date="2015-01-12T13:45:00Z">
              <w:rPr>
                <w:noProof/>
              </w:rPr>
            </w:rPrChange>
          </w:rPr>
          <w:pict>
            <v:oval id="_x0000_s3932" style="position:absolute;left:0;text-align:left;margin-left:146.3pt;margin-top:296.95pt;width:19.45pt;height:17.25pt;z-index:251647488" fillcolor="yellow" strokecolor="red" strokeweight="1pt">
              <v:textbox style="mso-next-textbox:#_x0000_s3932;mso-fit-shape-to-text:t" inset="0,0,0,0">
                <w:txbxContent>
                  <w:p w:rsidR="003B389F" w:rsidRPr="008721B4" w:rsidRDefault="003B389F" w:rsidP="007179A6">
                    <w:pPr>
                      <w:jc w:val="center"/>
                      <w:rPr>
                        <w:b/>
                        <w:szCs w:val="20"/>
                      </w:rPr>
                    </w:pPr>
                    <w:del w:id="6882" w:author="Gao, Guan-Wei (高貫偉 ITC)" w:date="2012-08-29T09:10:00Z">
                      <w:r w:rsidDel="007179A6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6883" w:author="Gao, Guan-Wei (高貫偉 ITC)" w:date="2012-08-29T09:10:00Z">
                      <w:r>
                        <w:rPr>
                          <w:rFonts w:hint="eastAsia"/>
                          <w:b/>
                          <w:szCs w:val="20"/>
                        </w:rPr>
                        <w:t>9</w:t>
                      </w:r>
                    </w:ins>
                  </w:p>
                </w:txbxContent>
              </v:textbox>
            </v:oval>
          </w:pict>
        </w:r>
      </w:ins>
      <w:ins w:id="6884" w:author="itc94010" w:date="2012-05-04T13:37:00Z">
        <w:r w:rsidRPr="002F02C9">
          <w:rPr>
            <w:noProof/>
            <w:rPrChange w:id="6885" w:author="Chen, Ivy (陳素貞 IEC1)" w:date="2015-01-12T13:45:00Z">
              <w:rPr>
                <w:noProof/>
              </w:rPr>
            </w:rPrChange>
          </w:rPr>
          <w:pict>
            <v:oval id="_x0000_s3789" style="position:absolute;left:0;text-align:left;margin-left:81.8pt;margin-top:310pt;width:19.45pt;height:17.25pt;z-index:251573760" fillcolor="yellow" strokecolor="red" strokeweight="1pt">
              <v:textbox style="mso-next-textbox:#_x0000_s3789;mso-fit-shape-to-text:t" inset="0,0,0,0">
                <w:txbxContent>
                  <w:p w:rsidR="003B389F" w:rsidRPr="008721B4" w:rsidRDefault="003B389F" w:rsidP="007864C5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3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6886" w:author="Chen, Ivy (陳素貞 IEC1)" w:date="2015-01-12T13:45:00Z">
              <w:rPr>
                <w:noProof/>
              </w:rPr>
            </w:rPrChange>
          </w:rPr>
          <w:pict>
            <v:oval id="_x0000_s3792" style="position:absolute;left:0;text-align:left;margin-left:452.3pt;margin-top:36.95pt;width:19.45pt;height:17.25pt;z-index:251576832" fillcolor="yellow" strokecolor="red" strokeweight="1pt">
              <v:textbox style="mso-next-textbox:#_x0000_s3792;mso-fit-shape-to-text:t" inset="0,0,0,0">
                <w:txbxContent>
                  <w:p w:rsidR="003B389F" w:rsidRPr="008721B4" w:rsidRDefault="003B389F" w:rsidP="007864C5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2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6887" w:author="Chen, Ivy (陳素貞 IEC1)" w:date="2015-01-12T13:45:00Z">
              <w:rPr>
                <w:noProof/>
              </w:rPr>
            </w:rPrChange>
          </w:rPr>
          <w:pict>
            <v:oval id="_x0000_s3790" style="position:absolute;left:0;text-align:left;margin-left:135pt;margin-top:137.75pt;width:19.45pt;height:17.25pt;z-index:251574784" fillcolor="yellow" strokecolor="red" strokeweight="1pt">
              <v:textbox style="mso-next-textbox:#_x0000_s3790;mso-fit-shape-to-text:t" inset="0,0,0,0">
                <w:txbxContent>
                  <w:p w:rsidR="003B389F" w:rsidRPr="008721B4" w:rsidRDefault="003B389F" w:rsidP="007864C5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1</w:t>
                    </w:r>
                  </w:p>
                </w:txbxContent>
              </v:textbox>
            </v:oval>
          </w:pict>
        </w:r>
        <w:r w:rsidRPr="002F02C9">
          <w:rPr>
            <w:rPrChange w:id="6888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</w:ins>
      <w:ins w:id="6889" w:author="Gao, Guan-Wei (高貫偉 ITC)" w:date="2012-08-29T11:47:00Z">
        <w:r w:rsidR="003B389F" w:rsidRPr="002F02C9">
          <w:rPr>
            <w:noProof/>
            <w:lang w:eastAsia="zh-TW"/>
            <w:rPrChange w:id="6890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4121785"/>
              <wp:effectExtent l="19050" t="0" r="635" b="0"/>
              <wp:docPr id="10" name="图片 9" descr="LotSetting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tSetting.jpg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4121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6891" w:author="itc94010" w:date="2012-05-04T13:38:00Z">
        <w:del w:id="6892" w:author="Gao, Guan-Wei (高貫偉 ITC)" w:date="2012-07-03T11:17:00Z">
          <w:r w:rsidR="003B389F" w:rsidRPr="002F02C9">
            <w:rPr>
              <w:noProof/>
              <w:lang w:eastAsia="zh-TW"/>
              <w:rPrChange w:id="6893" w:author="Chen, Ivy (陳素貞 IEC1)" w:date="2015-01-12T13:45:00Z">
                <w:rPr>
                  <w:noProof/>
                  <w:color w:val="0000FF"/>
                  <w:u w:val="single"/>
                  <w:lang w:eastAsia="zh-TW"/>
                </w:rPr>
              </w:rPrChange>
            </w:rPr>
            <w:drawing>
              <wp:inline distT="0" distB="0" distL="0" distR="0">
                <wp:extent cx="6647815" cy="3842385"/>
                <wp:effectExtent l="19050" t="0" r="635" b="0"/>
                <wp:docPr id="3" name="图片 2" descr="LotSettin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tSetting.jpg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7815" cy="3842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:rsidR="007864C5" w:rsidRPr="002F02C9" w:rsidRDefault="00152C15" w:rsidP="007864C5">
      <w:pPr>
        <w:pStyle w:val="ae"/>
        <w:jc w:val="center"/>
        <w:rPr>
          <w:ins w:id="6894" w:author="itc94010" w:date="2012-05-04T13:37:00Z"/>
          <w:rPrChange w:id="6895" w:author="Chen, Ivy (陳素貞 IEC1)" w:date="2015-01-12T13:45:00Z">
            <w:rPr>
              <w:ins w:id="6896" w:author="itc94010" w:date="2012-05-04T13:37:00Z"/>
            </w:rPr>
          </w:rPrChange>
        </w:rPr>
      </w:pPr>
      <w:ins w:id="6897" w:author="itc94010" w:date="2012-05-04T13:37:00Z">
        <w:r w:rsidRPr="002F02C9">
          <w:rPr>
            <w:rFonts w:hint="eastAsia"/>
            <w:rPrChange w:id="6898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圖</w:t>
        </w:r>
        <w:r w:rsidRPr="002F02C9">
          <w:rPr>
            <w:rPrChange w:id="6899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 xml:space="preserve"> </w:t>
        </w:r>
        <w:r w:rsidRPr="002F02C9">
          <w:rPr>
            <w:rPrChange w:id="690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6901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STYLEREF 2 \s </w:instrText>
        </w:r>
        <w:r w:rsidRPr="002F02C9">
          <w:rPr>
            <w:rPrChange w:id="690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6903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1.</w:t>
        </w:r>
        <w:r w:rsidRPr="002F02C9">
          <w:rPr>
            <w:rPrChange w:id="6904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  <w:ins w:id="6905" w:author="itc94010" w:date="2012-05-04T13:38:00Z">
        <w:r w:rsidRPr="002F02C9">
          <w:rPr>
            <w:rFonts w:eastAsiaTheme="minorEastAsia"/>
            <w:rPrChange w:id="6906" w:author="Chen, Ivy (陳素貞 IEC1)" w:date="2015-01-12T13:45:00Z">
              <w:rPr>
                <w:rFonts w:eastAsiaTheme="minorEastAsia" w:cs="Times New Roman"/>
                <w:color w:val="0000FF"/>
                <w:u w:val="single"/>
              </w:rPr>
            </w:rPrChange>
          </w:rPr>
          <w:t>5</w:t>
        </w:r>
      </w:ins>
      <w:ins w:id="6907" w:author="itc94010" w:date="2012-05-04T13:37:00Z">
        <w:r w:rsidRPr="002F02C9">
          <w:rPr>
            <w:rPrChange w:id="690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noBreakHyphen/>
        </w:r>
        <w:r w:rsidRPr="002F02C9">
          <w:rPr>
            <w:rPrChange w:id="6909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691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rPrChange w:id="6911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instrText>圖</w:instrText>
        </w:r>
        <w:r w:rsidRPr="002F02C9">
          <w:rPr>
            <w:rPrChange w:id="691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\* ARABIC \s 2 </w:instrText>
        </w:r>
        <w:r w:rsidRPr="002F02C9">
          <w:rPr>
            <w:rPrChange w:id="6913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6914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</w:t>
        </w:r>
        <w:r w:rsidRPr="002F02C9">
          <w:rPr>
            <w:rPrChange w:id="6915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</w:p>
    <w:p w:rsidR="007864C5" w:rsidRPr="002F02C9" w:rsidRDefault="007864C5" w:rsidP="007864C5">
      <w:pPr>
        <w:jc w:val="center"/>
        <w:rPr>
          <w:ins w:id="6916" w:author="itc94010" w:date="2012-05-04T13:37:00Z"/>
          <w:rPrChange w:id="6917" w:author="Chen, Ivy (陳素貞 IEC1)" w:date="2015-01-12T13:45:00Z">
            <w:rPr>
              <w:ins w:id="6918" w:author="itc94010" w:date="2012-05-04T13:37:00Z"/>
            </w:rPr>
          </w:rPrChange>
        </w:rPr>
      </w:pPr>
    </w:p>
    <w:p w:rsidR="007864C5" w:rsidRPr="002F02C9" w:rsidRDefault="00152C15" w:rsidP="007864C5">
      <w:pPr>
        <w:pStyle w:val="4"/>
        <w:rPr>
          <w:ins w:id="6919" w:author="itc94010" w:date="2012-05-04T13:37:00Z"/>
          <w:rPrChange w:id="6920" w:author="Chen, Ivy (陳素貞 IEC1)" w:date="2015-01-12T13:45:00Z">
            <w:rPr>
              <w:ins w:id="6921" w:author="itc94010" w:date="2012-05-04T13:37:00Z"/>
            </w:rPr>
          </w:rPrChange>
        </w:rPr>
      </w:pPr>
      <w:ins w:id="6922" w:author="itc94010" w:date="2012-05-04T13:37:00Z">
        <w:r w:rsidRPr="002F02C9">
          <w:rPr>
            <w:rFonts w:hint="eastAsia"/>
            <w:rPrChange w:id="692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lastRenderedPageBreak/>
          <w:t>界面說明</w:t>
        </w:r>
      </w:ins>
    </w:p>
    <w:p w:rsidR="007864C5" w:rsidRPr="002F02C9" w:rsidRDefault="00152C15" w:rsidP="007864C5">
      <w:pPr>
        <w:rPr>
          <w:ins w:id="6924" w:author="itc94010" w:date="2012-05-04T13:37:00Z"/>
          <w:rPrChange w:id="6925" w:author="Chen, Ivy (陳素貞 IEC1)" w:date="2015-01-12T13:45:00Z">
            <w:rPr>
              <w:ins w:id="6926" w:author="itc94010" w:date="2012-05-04T13:37:00Z"/>
            </w:rPr>
          </w:rPrChange>
        </w:rPr>
      </w:pPr>
      <w:ins w:id="6927" w:author="itc94010" w:date="2012-05-04T13:37:00Z">
        <w:r w:rsidRPr="002F02C9">
          <w:rPr>
            <w:rFonts w:hint="eastAsia"/>
            <w:rPrChange w:id="692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6929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693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界面名稱：</w:t>
        </w:r>
      </w:ins>
      <w:ins w:id="6931" w:author="itc94010" w:date="2012-05-04T13:38:00Z">
        <w:r w:rsidRPr="002F02C9">
          <w:rPr>
            <w:rPrChange w:id="6932" w:author="Chen, Ivy (陳素貞 IEC1)" w:date="2015-01-12T13:45:00Z">
              <w:rPr>
                <w:color w:val="0000FF"/>
                <w:u w:val="single"/>
              </w:rPr>
            </w:rPrChange>
          </w:rPr>
          <w:t>Lot</w:t>
        </w:r>
      </w:ins>
      <w:ins w:id="6933" w:author="itc94010" w:date="2012-05-04T13:37:00Z">
        <w:r w:rsidRPr="002F02C9">
          <w:rPr>
            <w:rPrChange w:id="6934" w:author="Chen, Ivy (陳素貞 IEC1)" w:date="2015-01-12T13:45:00Z">
              <w:rPr>
                <w:color w:val="0000FF"/>
                <w:u w:val="single"/>
              </w:rPr>
            </w:rPrChange>
          </w:rPr>
          <w:t xml:space="preserve"> Setting</w:t>
        </w:r>
        <w:r w:rsidRPr="002F02C9">
          <w:rPr>
            <w:rFonts w:hint="eastAsia"/>
            <w:rPrChange w:id="693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维护界面。</w:t>
        </w:r>
      </w:ins>
    </w:p>
    <w:p w:rsidR="007864C5" w:rsidRPr="002F02C9" w:rsidRDefault="00152C15" w:rsidP="007864C5">
      <w:pPr>
        <w:jc w:val="both"/>
        <w:rPr>
          <w:ins w:id="6936" w:author="itc94010" w:date="2012-05-04T13:37:00Z"/>
          <w:rPrChange w:id="6937" w:author="Chen, Ivy (陳素貞 IEC1)" w:date="2015-01-12T13:45:00Z">
            <w:rPr>
              <w:ins w:id="6938" w:author="itc94010" w:date="2012-05-04T13:37:00Z"/>
            </w:rPr>
          </w:rPrChange>
        </w:rPr>
      </w:pPr>
      <w:ins w:id="6939" w:author="itc94010" w:date="2012-05-04T13:37:00Z">
        <w:r w:rsidRPr="002F02C9">
          <w:rPr>
            <w:rFonts w:hint="eastAsia"/>
            <w:rPrChange w:id="694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6941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694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概述：</w:t>
        </w:r>
        <w:r w:rsidRPr="002F02C9">
          <w:rPr>
            <w:rFonts w:eastAsia="新細明體" w:hint="eastAsia"/>
            <w:rPrChange w:id="6943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使用此界面來</w:t>
        </w:r>
        <w:r w:rsidRPr="002F02C9">
          <w:rPr>
            <w:rFonts w:ascii="SimSun" w:hAnsi="SimSun" w:hint="eastAsia"/>
            <w:rPrChange w:id="6944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维护</w:t>
        </w:r>
      </w:ins>
      <w:ins w:id="6945" w:author="itc94010" w:date="2012-05-04T13:39:00Z">
        <w:r w:rsidRPr="002F02C9">
          <w:rPr>
            <w:rPrChange w:id="6946" w:author="Chen, Ivy (陳素貞 IEC1)" w:date="2015-01-12T13:45:00Z">
              <w:rPr>
                <w:color w:val="0000FF"/>
                <w:u w:val="single"/>
              </w:rPr>
            </w:rPrChange>
          </w:rPr>
          <w:t>Lot</w:t>
        </w:r>
      </w:ins>
      <w:ins w:id="6947" w:author="itc94010" w:date="2012-05-04T13:37:00Z">
        <w:r w:rsidRPr="002F02C9">
          <w:rPr>
            <w:rPrChange w:id="6948" w:author="Chen, Ivy (陳素貞 IEC1)" w:date="2015-01-12T13:45:00Z">
              <w:rPr>
                <w:color w:val="0000FF"/>
                <w:u w:val="single"/>
              </w:rPr>
            </w:rPrChange>
          </w:rPr>
          <w:t xml:space="preserve"> Setting</w:t>
        </w:r>
        <w:r w:rsidRPr="002F02C9">
          <w:rPr>
            <w:rFonts w:hint="eastAsia"/>
            <w:rPrChange w:id="6949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 w:hint="eastAsia"/>
            <w:rPrChange w:id="6950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资料</w:t>
        </w:r>
        <w:r w:rsidRPr="002F02C9">
          <w:rPr>
            <w:rFonts w:hint="eastAsia"/>
            <w:rPrChange w:id="695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7864C5" w:rsidRPr="002F02C9" w:rsidRDefault="00152C15" w:rsidP="007864C5">
      <w:pPr>
        <w:rPr>
          <w:ins w:id="6952" w:author="itc94010" w:date="2012-05-04T13:37:00Z"/>
          <w:lang w:eastAsia="zh-TW"/>
          <w:rPrChange w:id="6953" w:author="Chen, Ivy (陳素貞 IEC1)" w:date="2015-01-12T13:45:00Z">
            <w:rPr>
              <w:ins w:id="6954" w:author="itc94010" w:date="2012-05-04T13:37:00Z"/>
              <w:lang w:eastAsia="zh-TW"/>
            </w:rPr>
          </w:rPrChange>
        </w:rPr>
      </w:pPr>
      <w:ins w:id="6955" w:author="itc94010" w:date="2012-05-04T13:37:00Z">
        <w:r w:rsidRPr="002F02C9">
          <w:rPr>
            <w:rFonts w:hint="eastAsia"/>
            <w:lang w:eastAsia="zh-TW"/>
            <w:rPrChange w:id="6956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●</w:t>
        </w:r>
        <w:r w:rsidRPr="002F02C9">
          <w:rPr>
            <w:lang w:eastAsia="zh-TW"/>
            <w:rPrChange w:id="6957" w:author="Chen, Ivy (陳素貞 IEC1)" w:date="2015-01-12T13:45:00Z">
              <w:rPr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hint="eastAsia"/>
            <w:lang w:eastAsia="zh-TW"/>
            <w:rPrChange w:id="6958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lang w:eastAsia="zh-TW"/>
            <w:rPrChange w:id="6959" w:author="Chen, Ivy (陳素貞 IEC1)" w:date="2015-01-12T13:45:00Z">
              <w:rPr>
                <w:rFonts w:eastAsia="新細明體"/>
                <w:color w:val="0000FF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lang w:eastAsia="zh-TW"/>
            <w:rPrChange w:id="6960" w:author="Chen, Ivy (陳素貞 IEC1)" w:date="2015-01-12T13:45:00Z">
              <w:rPr>
                <w:rFonts w:eastAsia="新細明體" w:hint="eastAsia"/>
                <w:color w:val="0000FF"/>
                <w:u w:val="single"/>
                <w:lang w:eastAsia="zh-TW"/>
              </w:rPr>
            </w:rPrChange>
          </w:rPr>
          <w:t>界面</w:t>
        </w:r>
        <w:r w:rsidRPr="002F02C9">
          <w:rPr>
            <w:rFonts w:ascii="SimSun" w:hAnsi="SimSun" w:hint="eastAsia"/>
            <w:lang w:eastAsia="zh-TW"/>
            <w:rPrChange w:id="6961" w:author="Chen, Ivy (陳素貞 IEC1)" w:date="2015-01-12T13:45:00Z">
              <w:rPr>
                <w:rFonts w:ascii="SimSun" w:hAnsi="SimSun" w:hint="eastAsia"/>
                <w:color w:val="0000FF"/>
                <w:u w:val="single"/>
                <w:lang w:eastAsia="zh-TW"/>
              </w:rPr>
            </w:rPrChange>
          </w:rPr>
          <w:t>，不固定尺寸</w:t>
        </w:r>
        <w:r w:rsidRPr="002F02C9">
          <w:rPr>
            <w:rFonts w:hint="eastAsia"/>
            <w:lang w:eastAsia="zh-TW"/>
            <w:rPrChange w:id="6962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。</w:t>
        </w:r>
      </w:ins>
    </w:p>
    <w:p w:rsidR="007864C5" w:rsidRPr="002F02C9" w:rsidRDefault="00152C15" w:rsidP="007864C5">
      <w:pPr>
        <w:rPr>
          <w:ins w:id="6963" w:author="itc94010" w:date="2012-05-04T13:37:00Z"/>
          <w:rPrChange w:id="6964" w:author="Chen, Ivy (陳素貞 IEC1)" w:date="2015-01-12T13:45:00Z">
            <w:rPr>
              <w:ins w:id="6965" w:author="itc94010" w:date="2012-05-04T13:37:00Z"/>
            </w:rPr>
          </w:rPrChange>
        </w:rPr>
      </w:pPr>
      <w:ins w:id="6966" w:author="itc94010" w:date="2012-05-04T13:37:00Z">
        <w:r w:rsidRPr="002F02C9">
          <w:rPr>
            <w:rFonts w:hint="eastAsia"/>
            <w:rPrChange w:id="6967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6968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6969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進入途徑：</w:t>
        </w:r>
        <w:r w:rsidRPr="002F02C9">
          <w:rPr>
            <w:rFonts w:eastAsia="新細明體" w:hint="eastAsia"/>
            <w:rPrChange w:id="6970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在</w:t>
        </w:r>
        <w:r w:rsidRPr="002F02C9">
          <w:rPr>
            <w:rFonts w:ascii="SimSun" w:hAnsi="SimSun"/>
            <w:rPrChange w:id="6971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iMES</w:t>
        </w:r>
        <w:r w:rsidRPr="002F02C9">
          <w:rPr>
            <w:rFonts w:ascii="SimSun" w:hAnsi="SimSun" w:hint="eastAsia"/>
            <w:rPrChange w:id="6972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框架</w:t>
        </w:r>
        <w:r w:rsidRPr="002F02C9">
          <w:rPr>
            <w:rFonts w:ascii="SimSun" w:hAnsi="SimSun"/>
            <w:rPrChange w:id="6973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Function Tree</w:t>
        </w:r>
        <w:r w:rsidRPr="002F02C9">
          <w:rPr>
            <w:rFonts w:ascii="SimSun" w:hAnsi="SimSun" w:hint="eastAsia"/>
            <w:rPrChange w:id="6974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/>
            <w:rPrChange w:id="6975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Maintain</w:t>
        </w:r>
        <w:r w:rsidRPr="002F02C9">
          <w:rPr>
            <w:rFonts w:ascii="SimSun" w:hAnsi="SimSun" w:hint="eastAsia"/>
            <w:rPrChange w:id="6976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节点下点击“</w:t>
        </w:r>
      </w:ins>
      <w:ins w:id="6977" w:author="itc94010" w:date="2012-05-04T13:39:00Z">
        <w:r w:rsidRPr="002F02C9">
          <w:rPr>
            <w:rPrChange w:id="6978" w:author="Chen, Ivy (陳素貞 IEC1)" w:date="2015-01-12T13:45:00Z">
              <w:rPr>
                <w:color w:val="0000FF"/>
                <w:u w:val="single"/>
              </w:rPr>
            </w:rPrChange>
          </w:rPr>
          <w:t>Lot</w:t>
        </w:r>
      </w:ins>
      <w:ins w:id="6979" w:author="itc94010" w:date="2012-05-04T13:37:00Z">
        <w:r w:rsidRPr="002F02C9">
          <w:rPr>
            <w:rPrChange w:id="6980" w:author="Chen, Ivy (陳素貞 IEC1)" w:date="2015-01-12T13:45:00Z">
              <w:rPr>
                <w:color w:val="0000FF"/>
                <w:u w:val="single"/>
              </w:rPr>
            </w:rPrChange>
          </w:rPr>
          <w:t xml:space="preserve"> Setting Maintain</w:t>
        </w:r>
        <w:r w:rsidRPr="002F02C9">
          <w:rPr>
            <w:rFonts w:ascii="SimSun" w:hAnsi="SimSun" w:hint="eastAsia"/>
            <w:rPrChange w:id="6981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”节点后进入</w:t>
        </w:r>
        <w:r w:rsidRPr="002F02C9">
          <w:rPr>
            <w:rFonts w:hint="eastAsia"/>
            <w:rPrChange w:id="698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7864C5" w:rsidRPr="002F02C9" w:rsidRDefault="00152C15" w:rsidP="007864C5">
      <w:pPr>
        <w:rPr>
          <w:ins w:id="6983" w:author="itc94010" w:date="2012-05-04T13:37:00Z"/>
          <w:rPrChange w:id="6984" w:author="Chen, Ivy (陳素貞 IEC1)" w:date="2015-01-12T13:45:00Z">
            <w:rPr>
              <w:ins w:id="6985" w:author="itc94010" w:date="2012-05-04T13:37:00Z"/>
            </w:rPr>
          </w:rPrChange>
        </w:rPr>
      </w:pPr>
      <w:ins w:id="6986" w:author="itc94010" w:date="2012-05-04T13:37:00Z">
        <w:r w:rsidRPr="002F02C9">
          <w:rPr>
            <w:rFonts w:hint="eastAsia"/>
            <w:rPrChange w:id="6987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6988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6989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用例：</w:t>
        </w:r>
      </w:ins>
    </w:p>
    <w:p w:rsidR="007864C5" w:rsidRPr="002F02C9" w:rsidRDefault="00152C15" w:rsidP="007864C5">
      <w:pPr>
        <w:rPr>
          <w:ins w:id="6990" w:author="itc94010" w:date="2012-05-04T13:37:00Z"/>
          <w:rFonts w:eastAsiaTheme="minorEastAsia"/>
          <w:rPrChange w:id="6991" w:author="Chen, Ivy (陳素貞 IEC1)" w:date="2015-01-12T13:45:00Z">
            <w:rPr>
              <w:ins w:id="6992" w:author="itc94010" w:date="2012-05-04T13:37:00Z"/>
              <w:rFonts w:eastAsiaTheme="minorEastAsia"/>
            </w:rPr>
          </w:rPrChange>
        </w:rPr>
      </w:pPr>
      <w:ins w:id="6993" w:author="itc94010" w:date="2012-05-04T13:37:00Z">
        <w:r w:rsidRPr="002F02C9">
          <w:rPr>
            <w:rFonts w:hint="eastAsia"/>
            <w:rPrChange w:id="699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6995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eastAsia="新細明體" w:hint="eastAsia"/>
            <w:rPrChange w:id="6996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特殊考量：此界面</w:t>
        </w:r>
        <w:r w:rsidRPr="002F02C9">
          <w:rPr>
            <w:rFonts w:hint="eastAsia"/>
            <w:rPrChange w:id="6997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仅能够维护</w:t>
        </w:r>
      </w:ins>
      <w:ins w:id="6998" w:author="itc94010" w:date="2012-05-04T13:39:00Z">
        <w:r w:rsidRPr="002F02C9">
          <w:rPr>
            <w:rPrChange w:id="6999" w:author="Chen, Ivy (陳素貞 IEC1)" w:date="2015-01-12T13:45:00Z">
              <w:rPr>
                <w:color w:val="0000FF"/>
                <w:u w:val="single"/>
              </w:rPr>
            </w:rPrChange>
          </w:rPr>
          <w:t xml:space="preserve">Lot </w:t>
        </w:r>
      </w:ins>
      <w:ins w:id="7000" w:author="itc94010" w:date="2012-05-04T13:37:00Z">
        <w:r w:rsidRPr="002F02C9">
          <w:rPr>
            <w:rPrChange w:id="7001" w:author="Chen, Ivy (陳素貞 IEC1)" w:date="2015-01-12T13:45:00Z">
              <w:rPr>
                <w:color w:val="0000FF"/>
                <w:u w:val="single"/>
              </w:rPr>
            </w:rPrChange>
          </w:rPr>
          <w:t>Setting</w:t>
        </w:r>
        <w:r w:rsidRPr="002F02C9">
          <w:rPr>
            <w:rFonts w:hint="eastAsia"/>
            <w:rPrChange w:id="700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的人</w:t>
        </w:r>
        <w:r w:rsidRPr="002F02C9">
          <w:rPr>
            <w:rFonts w:eastAsia="新細明體" w:hint="eastAsia"/>
            <w:rPrChange w:id="7003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有權限進來</w:t>
        </w:r>
      </w:ins>
    </w:p>
    <w:p w:rsidR="007864C5" w:rsidRPr="002F02C9" w:rsidRDefault="00152C15" w:rsidP="007864C5">
      <w:pPr>
        <w:rPr>
          <w:ins w:id="7004" w:author="itc94010" w:date="2012-05-04T13:37:00Z"/>
          <w:rFonts w:eastAsiaTheme="minorEastAsia"/>
          <w:rPrChange w:id="7005" w:author="Chen, Ivy (陳素貞 IEC1)" w:date="2015-01-12T13:45:00Z">
            <w:rPr>
              <w:ins w:id="7006" w:author="itc94010" w:date="2012-05-04T13:37:00Z"/>
              <w:rFonts w:eastAsiaTheme="minorEastAsia"/>
            </w:rPr>
          </w:rPrChange>
        </w:rPr>
      </w:pPr>
      <w:ins w:id="7007" w:author="itc94010" w:date="2012-05-04T13:37:00Z">
        <w:r w:rsidRPr="002F02C9">
          <w:rPr>
            <w:rFonts w:hint="eastAsia"/>
            <w:rPrChange w:id="700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●对应数据表：</w:t>
        </w:r>
      </w:ins>
      <w:ins w:id="7009" w:author="itc94010" w:date="2012-05-04T13:39:00Z">
        <w:r w:rsidRPr="002F02C9">
          <w:rPr>
            <w:rFonts w:ascii="Courier New" w:hAnsi="Courier New" w:cs="Courier New"/>
            <w:noProof/>
            <w:szCs w:val="20"/>
            <w:rPrChange w:id="7010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LotSetting</w:t>
        </w:r>
      </w:ins>
    </w:p>
    <w:p w:rsidR="007864C5" w:rsidRPr="002F02C9" w:rsidRDefault="007864C5" w:rsidP="007864C5">
      <w:pPr>
        <w:rPr>
          <w:ins w:id="7011" w:author="itc94010" w:date="2012-05-04T13:37:00Z"/>
          <w:rPrChange w:id="7012" w:author="Chen, Ivy (陳素貞 IEC1)" w:date="2015-01-12T13:45:00Z">
            <w:rPr>
              <w:ins w:id="7013" w:author="itc94010" w:date="2012-05-04T13:37:00Z"/>
            </w:rPr>
          </w:rPrChange>
        </w:rPr>
      </w:pPr>
    </w:p>
    <w:p w:rsidR="007864C5" w:rsidRPr="002F02C9" w:rsidRDefault="007864C5" w:rsidP="007864C5">
      <w:pPr>
        <w:pStyle w:val="ae"/>
        <w:jc w:val="center"/>
        <w:rPr>
          <w:ins w:id="7014" w:author="itc94010" w:date="2012-05-04T13:37:00Z"/>
          <w:rPrChange w:id="7015" w:author="Chen, Ivy (陳素貞 IEC1)" w:date="2015-01-12T13:45:00Z">
            <w:rPr>
              <w:ins w:id="7016" w:author="itc94010" w:date="2012-05-04T13:37:00Z"/>
            </w:rPr>
          </w:rPrChange>
        </w:rPr>
      </w:pPr>
    </w:p>
    <w:p w:rsidR="007864C5" w:rsidRPr="002F02C9" w:rsidRDefault="00152C15" w:rsidP="007864C5">
      <w:pPr>
        <w:pStyle w:val="4"/>
        <w:rPr>
          <w:ins w:id="7017" w:author="itc94010" w:date="2012-05-04T13:37:00Z"/>
          <w:rPrChange w:id="7018" w:author="Chen, Ivy (陳素貞 IEC1)" w:date="2015-01-12T13:45:00Z">
            <w:rPr>
              <w:ins w:id="7019" w:author="itc94010" w:date="2012-05-04T13:37:00Z"/>
            </w:rPr>
          </w:rPrChange>
        </w:rPr>
      </w:pPr>
      <w:ins w:id="7020" w:author="itc94010" w:date="2012-05-04T13:37:00Z">
        <w:r w:rsidRPr="002F02C9">
          <w:rPr>
            <w:rFonts w:hint="eastAsia"/>
            <w:rPrChange w:id="702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控件說明</w:t>
        </w:r>
      </w:ins>
    </w:p>
    <w:p w:rsidR="007864C5" w:rsidRPr="002F02C9" w:rsidRDefault="00152C15" w:rsidP="007864C5">
      <w:pPr>
        <w:pStyle w:val="ae"/>
        <w:jc w:val="right"/>
        <w:rPr>
          <w:ins w:id="7022" w:author="itc94010" w:date="2012-05-04T13:37:00Z"/>
          <w:rPrChange w:id="7023" w:author="Chen, Ivy (陳素貞 IEC1)" w:date="2015-01-12T13:45:00Z">
            <w:rPr>
              <w:ins w:id="7024" w:author="itc94010" w:date="2012-05-04T13:37:00Z"/>
            </w:rPr>
          </w:rPrChange>
        </w:rPr>
      </w:pPr>
      <w:ins w:id="7025" w:author="itc94010" w:date="2012-05-04T13:37:00Z">
        <w:r w:rsidRPr="002F02C9">
          <w:rPr>
            <w:rFonts w:hint="eastAsia"/>
            <w:rPrChange w:id="7026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表</w:t>
        </w:r>
        <w:r w:rsidRPr="002F02C9">
          <w:rPr>
            <w:rPrChange w:id="7027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 xml:space="preserve">: </w:t>
        </w:r>
        <w:r w:rsidRPr="002F02C9">
          <w:rPr>
            <w:rPrChange w:id="702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7029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STYLEREF 2 \s </w:instrText>
        </w:r>
        <w:r w:rsidRPr="002F02C9">
          <w:rPr>
            <w:rPrChange w:id="703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7031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1.</w:t>
        </w:r>
      </w:ins>
      <w:ins w:id="7032" w:author="itc94010" w:date="2012-05-04T13:38:00Z">
        <w:r w:rsidRPr="002F02C9">
          <w:rPr>
            <w:rFonts w:eastAsiaTheme="minorEastAsia"/>
            <w:noProof/>
            <w:rPrChange w:id="7033" w:author="Chen, Ivy (陳素貞 IEC1)" w:date="2015-01-12T13:45:00Z">
              <w:rPr>
                <w:rFonts w:eastAsiaTheme="minorEastAsia" w:cs="Times New Roman"/>
                <w:noProof/>
                <w:color w:val="0000FF"/>
                <w:u w:val="single"/>
              </w:rPr>
            </w:rPrChange>
          </w:rPr>
          <w:t>5</w:t>
        </w:r>
      </w:ins>
      <w:ins w:id="7034" w:author="itc94010" w:date="2012-05-04T13:37:00Z">
        <w:r w:rsidRPr="002F02C9">
          <w:rPr>
            <w:rPrChange w:id="7035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  <w:r w:rsidRPr="002F02C9">
          <w:rPr>
            <w:rPrChange w:id="7036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noBreakHyphen/>
        </w:r>
        <w:r w:rsidRPr="002F02C9">
          <w:rPr>
            <w:rPrChange w:id="7037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703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rPrChange w:id="7039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instrText>表</w:instrText>
        </w:r>
        <w:r w:rsidRPr="002F02C9">
          <w:rPr>
            <w:rPrChange w:id="704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: \* ARABIC \s 2 </w:instrText>
        </w:r>
        <w:r w:rsidRPr="002F02C9">
          <w:rPr>
            <w:rPrChange w:id="7041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7042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</w:t>
        </w:r>
        <w:r w:rsidRPr="002F02C9">
          <w:rPr>
            <w:rPrChange w:id="7043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7864C5" w:rsidRPr="002F02C9" w:rsidTr="007864C5">
        <w:trPr>
          <w:tblHeader/>
          <w:ins w:id="7044" w:author="itc94010" w:date="2012-05-04T13:37:00Z"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ins w:id="7045" w:author="itc94010" w:date="2012-05-04T13:37:00Z"/>
                <w:rPrChange w:id="7046" w:author="Chen, Ivy (陳素貞 IEC1)" w:date="2015-01-12T13:45:00Z">
                  <w:rPr>
                    <w:ins w:id="7047" w:author="itc94010" w:date="2012-05-04T13:3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048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049" w:author="itc94010" w:date="2012-05-04T13:37:00Z">
              <w:r w:rsidRPr="002F02C9">
                <w:rPr>
                  <w:rPrChange w:id="7050" w:author="Chen, Ivy (陳素貞 IEC1)" w:date="2015-01-12T13:45:00Z">
                    <w:rPr>
                      <w:b/>
                      <w:color w:val="0000FF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10" w:type="dxa"/>
            <w:shd w:val="clear" w:color="auto" w:fill="CCCCCC"/>
          </w:tcPr>
          <w:p w:rsidR="003B389F" w:rsidRPr="002F02C9" w:rsidRDefault="00152C15">
            <w:pPr>
              <w:rPr>
                <w:ins w:id="7051" w:author="itc94010" w:date="2012-05-04T13:37:00Z"/>
                <w:rPrChange w:id="7052" w:author="Chen, Ivy (陳素貞 IEC1)" w:date="2015-01-12T13:45:00Z">
                  <w:rPr>
                    <w:ins w:id="7053" w:author="itc94010" w:date="2012-05-04T13:3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054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055" w:author="itc94010" w:date="2012-05-04T13:37:00Z">
              <w:r w:rsidRPr="002F02C9">
                <w:rPr>
                  <w:rFonts w:hint="eastAsia"/>
                  <w:rPrChange w:id="7056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916" w:type="dxa"/>
            <w:shd w:val="clear" w:color="auto" w:fill="CCCCCC"/>
          </w:tcPr>
          <w:p w:rsidR="003B389F" w:rsidRPr="002F02C9" w:rsidRDefault="00152C15">
            <w:pPr>
              <w:rPr>
                <w:ins w:id="7057" w:author="itc94010" w:date="2012-05-04T13:37:00Z"/>
                <w:rPrChange w:id="7058" w:author="Chen, Ivy (陳素貞 IEC1)" w:date="2015-01-12T13:45:00Z">
                  <w:rPr>
                    <w:ins w:id="7059" w:author="itc94010" w:date="2012-05-04T13:3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060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061" w:author="itc94010" w:date="2012-05-04T13:37:00Z">
              <w:r w:rsidRPr="002F02C9">
                <w:rPr>
                  <w:rFonts w:hint="eastAsia"/>
                  <w:rPrChange w:id="7062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677" w:type="dxa"/>
            <w:shd w:val="clear" w:color="auto" w:fill="CCCCCC"/>
            <w:tcFitText/>
          </w:tcPr>
          <w:p w:rsidR="003B389F" w:rsidRPr="002F02C9" w:rsidRDefault="00152C15">
            <w:pPr>
              <w:rPr>
                <w:ins w:id="7063" w:author="itc94010" w:date="2012-05-04T13:37:00Z"/>
                <w:rPrChange w:id="7064" w:author="Chen, Ivy (陳素貞 IEC1)" w:date="2015-01-12T13:45:00Z">
                  <w:rPr>
                    <w:ins w:id="7065" w:author="itc94010" w:date="2012-05-04T13:3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066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067" w:author="itc94010" w:date="2012-05-04T13:37:00Z">
              <w:r w:rsidRPr="002F02C9">
                <w:rPr>
                  <w:rFonts w:hint="eastAsia"/>
                  <w:spacing w:val="40"/>
                  <w:rPrChange w:id="7068" w:author="Chen, Ivy (陳素貞 IEC1)" w:date="2015-01-12T13:45:00Z">
                    <w:rPr>
                      <w:rFonts w:hint="eastAsia"/>
                      <w:b/>
                      <w:color w:val="0000FF"/>
                      <w:spacing w:val="39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hint="eastAsia"/>
                  <w:spacing w:val="1"/>
                  <w:rPrChange w:id="7069" w:author="Chen, Ivy (陳素貞 IEC1)" w:date="2015-01-12T13:45:00Z">
                    <w:rPr>
                      <w:rFonts w:hint="eastAsia"/>
                      <w:b/>
                      <w:color w:val="0000FF"/>
                      <w:spacing w:val="1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432" w:type="dxa"/>
            <w:shd w:val="clear" w:color="auto" w:fill="CCCCCC"/>
          </w:tcPr>
          <w:p w:rsidR="003B389F" w:rsidRPr="002F02C9" w:rsidRDefault="00152C15">
            <w:pPr>
              <w:rPr>
                <w:ins w:id="7070" w:author="itc94010" w:date="2012-05-04T13:37:00Z"/>
                <w:rPrChange w:id="7071" w:author="Chen, Ivy (陳素貞 IEC1)" w:date="2015-01-12T13:45:00Z">
                  <w:rPr>
                    <w:ins w:id="7072" w:author="itc94010" w:date="2012-05-04T13:3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073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074" w:author="itc94010" w:date="2012-05-04T13:37:00Z">
              <w:r w:rsidRPr="002F02C9">
                <w:rPr>
                  <w:rFonts w:hint="eastAsia"/>
                  <w:rPrChange w:id="7075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80" w:type="dxa"/>
            <w:shd w:val="clear" w:color="auto" w:fill="CCCCCC"/>
          </w:tcPr>
          <w:p w:rsidR="003B389F" w:rsidRPr="002F02C9" w:rsidRDefault="00152C15">
            <w:pPr>
              <w:rPr>
                <w:ins w:id="7076" w:author="itc94010" w:date="2012-05-04T13:37:00Z"/>
                <w:rPrChange w:id="7077" w:author="Chen, Ivy (陳素貞 IEC1)" w:date="2015-01-12T13:45:00Z">
                  <w:rPr>
                    <w:ins w:id="7078" w:author="itc94010" w:date="2012-05-04T13:3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079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080" w:author="itc94010" w:date="2012-05-04T13:37:00Z">
              <w:r w:rsidRPr="002F02C9">
                <w:rPr>
                  <w:rFonts w:hint="eastAsia"/>
                  <w:rPrChange w:id="7081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ins w:id="7082" w:author="itc94010" w:date="2012-05-04T13:37:00Z"/>
                <w:rPrChange w:id="7083" w:author="Chen, Ivy (陳素貞 IEC1)" w:date="2015-01-12T13:45:00Z">
                  <w:rPr>
                    <w:ins w:id="7084" w:author="itc94010" w:date="2012-05-04T13:3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085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086" w:author="itc94010" w:date="2012-05-04T13:37:00Z">
              <w:r w:rsidRPr="002F02C9">
                <w:rPr>
                  <w:rFonts w:hint="eastAsia"/>
                  <w:rPrChange w:id="7087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ins w:id="7088" w:author="itc94010" w:date="2012-05-04T13:37:00Z"/>
                <w:rPrChange w:id="7089" w:author="Chen, Ivy (陳素貞 IEC1)" w:date="2015-01-12T13:45:00Z">
                  <w:rPr>
                    <w:ins w:id="7090" w:author="itc94010" w:date="2012-05-04T13:3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091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092" w:author="itc94010" w:date="2012-05-04T13:37:00Z">
              <w:r w:rsidRPr="002F02C9">
                <w:rPr>
                  <w:rFonts w:hint="eastAsia"/>
                  <w:rPrChange w:id="7093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7864C5" w:rsidRPr="002F02C9" w:rsidTr="007864C5">
        <w:trPr>
          <w:ins w:id="7094" w:author="itc94010" w:date="2012-05-04T13:37:00Z"/>
        </w:trPr>
        <w:tc>
          <w:tcPr>
            <w:tcW w:w="445" w:type="dxa"/>
          </w:tcPr>
          <w:p w:rsidR="003B389F" w:rsidRPr="002F02C9" w:rsidRDefault="00152C15">
            <w:pPr>
              <w:rPr>
                <w:ins w:id="7095" w:author="itc94010" w:date="2012-05-04T13:37:00Z"/>
                <w:rPrChange w:id="7096" w:author="Chen, Ivy (陳素貞 IEC1)" w:date="2015-01-12T13:45:00Z">
                  <w:rPr>
                    <w:ins w:id="7097" w:author="itc94010" w:date="2012-05-04T13:3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098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099" w:author="itc94010" w:date="2012-05-04T13:37:00Z">
              <w:r w:rsidRPr="002F02C9">
                <w:rPr>
                  <w:rPrChange w:id="710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10" w:type="dxa"/>
          </w:tcPr>
          <w:p w:rsidR="003B389F" w:rsidRPr="002F02C9" w:rsidRDefault="00152C15">
            <w:pPr>
              <w:rPr>
                <w:ins w:id="7101" w:author="itc94010" w:date="2012-05-04T13:37:00Z"/>
                <w:rPrChange w:id="7102" w:author="Chen, Ivy (陳素貞 IEC1)" w:date="2015-01-12T13:45:00Z">
                  <w:rPr>
                    <w:ins w:id="7103" w:author="itc94010" w:date="2012-05-04T13:3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104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105" w:author="itc94010" w:date="2012-05-04T13:39:00Z">
              <w:r w:rsidRPr="002F02C9">
                <w:rPr>
                  <w:rPrChange w:id="710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Lot</w:t>
              </w:r>
            </w:ins>
            <w:ins w:id="7107" w:author="itc94010" w:date="2012-05-04T13:37:00Z">
              <w:r w:rsidRPr="002F02C9">
                <w:rPr>
                  <w:rPrChange w:id="710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Setting List</w:t>
              </w:r>
            </w:ins>
          </w:p>
        </w:tc>
        <w:tc>
          <w:tcPr>
            <w:tcW w:w="916" w:type="dxa"/>
          </w:tcPr>
          <w:p w:rsidR="003B389F" w:rsidRPr="002F02C9" w:rsidRDefault="00152C15">
            <w:pPr>
              <w:rPr>
                <w:ins w:id="7109" w:author="itc94010" w:date="2012-05-04T13:37:00Z"/>
                <w:rPrChange w:id="7110" w:author="Chen, Ivy (陳素貞 IEC1)" w:date="2015-01-12T13:45:00Z">
                  <w:rPr>
                    <w:ins w:id="7111" w:author="itc94010" w:date="2012-05-04T13:3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112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113" w:author="itc94010" w:date="2012-05-04T13:37:00Z">
              <w:r w:rsidRPr="002F02C9">
                <w:rPr>
                  <w:rPrChange w:id="711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677" w:type="dxa"/>
          </w:tcPr>
          <w:p w:rsidR="007864C5" w:rsidRPr="002F02C9" w:rsidRDefault="007864C5" w:rsidP="007864C5">
            <w:pPr>
              <w:rPr>
                <w:ins w:id="7115" w:author="itc94010" w:date="2012-05-04T13:37:00Z"/>
                <w:rPrChange w:id="7116" w:author="Chen, Ivy (陳素貞 IEC1)" w:date="2015-01-12T13:45:00Z">
                  <w:rPr>
                    <w:ins w:id="7117" w:author="itc94010" w:date="2012-05-04T13:37:00Z"/>
                  </w:rPr>
                </w:rPrChange>
              </w:rPr>
            </w:pPr>
          </w:p>
        </w:tc>
        <w:tc>
          <w:tcPr>
            <w:tcW w:w="1432" w:type="dxa"/>
          </w:tcPr>
          <w:p w:rsidR="003B389F" w:rsidRPr="002F02C9" w:rsidRDefault="00152C15">
            <w:pPr>
              <w:rPr>
                <w:ins w:id="7118" w:author="itc94010" w:date="2012-05-04T13:37:00Z"/>
                <w:rPrChange w:id="7119" w:author="Chen, Ivy (陳素貞 IEC1)" w:date="2015-01-12T13:45:00Z">
                  <w:rPr>
                    <w:ins w:id="7120" w:author="itc94010" w:date="2012-05-04T13:3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121" w:author="itc94010" w:date="2012-05-04T13:39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122" w:author="itc94010" w:date="2012-05-04T13:37:00Z">
              <w:r w:rsidRPr="002F02C9">
                <w:rPr>
                  <w:rFonts w:hint="eastAsia"/>
                  <w:rPrChange w:id="712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显示所有的</w:t>
              </w:r>
            </w:ins>
            <w:ins w:id="7124" w:author="itc94010" w:date="2012-05-04T13:39:00Z">
              <w:r w:rsidRPr="002F02C9">
                <w:rPr>
                  <w:rPrChange w:id="712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LotSetting</w:t>
              </w:r>
            </w:ins>
            <w:ins w:id="7126" w:author="itc94010" w:date="2012-05-04T13:37:00Z">
              <w:r w:rsidRPr="002F02C9">
                <w:rPr>
                  <w:rFonts w:hint="eastAsia"/>
                  <w:rPrChange w:id="712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记录</w:t>
              </w:r>
            </w:ins>
          </w:p>
        </w:tc>
        <w:tc>
          <w:tcPr>
            <w:tcW w:w="680" w:type="dxa"/>
          </w:tcPr>
          <w:p w:rsidR="007864C5" w:rsidRPr="002F02C9" w:rsidRDefault="007864C5" w:rsidP="007864C5">
            <w:pPr>
              <w:rPr>
                <w:ins w:id="7128" w:author="itc94010" w:date="2012-05-04T13:37:00Z"/>
                <w:rPrChange w:id="7129" w:author="Chen, Ivy (陳素貞 IEC1)" w:date="2015-01-12T13:45:00Z">
                  <w:rPr>
                    <w:ins w:id="7130" w:author="itc94010" w:date="2012-05-04T13:37:00Z"/>
                  </w:rPr>
                </w:rPrChange>
              </w:rPr>
            </w:pPr>
          </w:p>
        </w:tc>
        <w:tc>
          <w:tcPr>
            <w:tcW w:w="2728" w:type="dxa"/>
          </w:tcPr>
          <w:p w:rsidR="007864C5" w:rsidRPr="002F02C9" w:rsidRDefault="00152C15" w:rsidP="007864C5">
            <w:pPr>
              <w:rPr>
                <w:ins w:id="7131" w:author="itc94010" w:date="2012-05-04T13:37:00Z"/>
                <w:rPrChange w:id="7132" w:author="Chen, Ivy (陳素貞 IEC1)" w:date="2015-01-12T13:45:00Z">
                  <w:rPr>
                    <w:ins w:id="7133" w:author="itc94010" w:date="2012-05-04T13:37:00Z"/>
                  </w:rPr>
                </w:rPrChange>
              </w:rPr>
            </w:pPr>
            <w:ins w:id="7134" w:author="itc94010" w:date="2012-05-04T13:37:00Z">
              <w:r w:rsidRPr="002F02C9">
                <w:rPr>
                  <w:rPrChange w:id="713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hint="eastAsia"/>
                  <w:rPrChange w:id="713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：原高亮被选的数据行恢复正常显示，被点击的行被高亮选择，下部的</w:t>
              </w:r>
              <w:r w:rsidRPr="002F02C9">
                <w:rPr>
                  <w:rPrChange w:id="713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hint="eastAsia"/>
                  <w:rPrChange w:id="713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到</w:t>
              </w:r>
              <w:r w:rsidRPr="002F02C9">
                <w:rPr>
                  <w:rPrChange w:id="713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</w:t>
              </w:r>
              <w:r w:rsidRPr="002F02C9">
                <w:rPr>
                  <w:rFonts w:hint="eastAsia"/>
                  <w:rPrChange w:id="714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号控件</w:t>
              </w:r>
            </w:ins>
            <w:ins w:id="7141" w:author="Gao, Guan-Wei (高貫偉 ITC)" w:date="2012-07-03T12:16:00Z">
              <w:r w:rsidRPr="002F02C9">
                <w:rPr>
                  <w:rFonts w:hint="eastAsia"/>
                  <w:rPrChange w:id="714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714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8</w:t>
              </w:r>
              <w:r w:rsidRPr="002F02C9">
                <w:rPr>
                  <w:rFonts w:hint="eastAsia"/>
                  <w:rPrChange w:id="714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号控件</w:t>
              </w:r>
            </w:ins>
            <w:ins w:id="7145" w:author="itc94010" w:date="2012-05-04T13:37:00Z">
              <w:r w:rsidRPr="002F02C9">
                <w:rPr>
                  <w:rFonts w:hint="eastAsia"/>
                  <w:rPrChange w:id="714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中显示被点击数据行的详细资料，</w:t>
              </w:r>
              <w:r w:rsidRPr="002F02C9">
                <w:rPr>
                  <w:rPrChange w:id="714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Enable Save</w:t>
              </w:r>
              <w:r w:rsidRPr="002F02C9">
                <w:rPr>
                  <w:rFonts w:hint="eastAsia"/>
                  <w:rPrChange w:id="714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714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hint="eastAsia"/>
                  <w:rPrChange w:id="715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按钮。若被点击行为空行，则</w:t>
              </w:r>
              <w:r w:rsidRPr="002F02C9">
                <w:rPr>
                  <w:rPrChange w:id="715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Disable Save</w:t>
              </w:r>
              <w:r w:rsidRPr="002F02C9">
                <w:rPr>
                  <w:rFonts w:hint="eastAsia"/>
                  <w:rPrChange w:id="715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715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hint="eastAsia"/>
                  <w:rPrChange w:id="715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</w:t>
              </w:r>
            </w:ins>
          </w:p>
        </w:tc>
        <w:tc>
          <w:tcPr>
            <w:tcW w:w="2629" w:type="dxa"/>
          </w:tcPr>
          <w:p w:rsidR="00152C15" w:rsidRPr="002F02C9" w:rsidRDefault="00152C15" w:rsidP="00152C15">
            <w:pPr>
              <w:rPr>
                <w:ins w:id="7155" w:author="itc94010" w:date="2012-05-04T13:37:00Z"/>
                <w:rPrChange w:id="7156" w:author="Chen, Ivy (陳素貞 IEC1)" w:date="2015-01-12T13:45:00Z">
                  <w:rPr>
                    <w:ins w:id="7157" w:author="itc94010" w:date="2012-05-04T13:37:00Z"/>
                    <w:rFonts w:ascii="Tahoma" w:hAnsi="Tahoma" w:cs="Arial"/>
                    <w:b/>
                    <w:bCs/>
                    <w:kern w:val="32"/>
                    <w:sz w:val="18"/>
                    <w:szCs w:val="32"/>
                  </w:rPr>
                </w:rPrChange>
              </w:rPr>
              <w:pPrChange w:id="7158" w:author="Chen, Ivy (陳素貞 IEC1)" w:date="2014-02-07T15:58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159" w:author="itc94010" w:date="2012-05-04T13:37:00Z">
              <w:r w:rsidRPr="002F02C9">
                <w:rPr>
                  <w:rFonts w:hint="eastAsia"/>
                  <w:rPrChange w:id="7160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栏位包括：</w:t>
              </w:r>
              <w:r w:rsidRPr="002F02C9">
                <w:rPr>
                  <w:rPrChange w:id="7161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Line</w:t>
              </w:r>
              <w:r w:rsidRPr="002F02C9">
                <w:rPr>
                  <w:rFonts w:hint="eastAsia"/>
                  <w:rPrChange w:id="7162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、</w:t>
              </w:r>
            </w:ins>
            <w:ins w:id="7163" w:author="itc94010" w:date="2012-05-04T13:41:00Z">
              <w:del w:id="7164" w:author="Gao, Guan-Wei (高貫偉 ITC)" w:date="2012-07-03T11:15:00Z">
                <w:r w:rsidRPr="002F02C9">
                  <w:rPr>
                    <w:rPrChange w:id="7165" w:author="Chen, Ivy (陳素貞 IEC1)" w:date="2015-01-12T13:45:00Z">
                      <w:rPr>
                        <w:rFonts w:ascii="Tahoma" w:hAnsi="Tahoma"/>
                        <w:color w:val="0000FF"/>
                        <w:sz w:val="18"/>
                        <w:u w:val="single"/>
                      </w:rPr>
                    </w:rPrChange>
                  </w:rPr>
                  <w:delText>Pass</w:delText>
                </w:r>
              </w:del>
            </w:ins>
            <w:ins w:id="7166" w:author="Gao, Guan-Wei (高貫偉 ITC)" w:date="2012-07-03T11:15:00Z">
              <w:r w:rsidRPr="002F02C9">
                <w:rPr>
                  <w:rPrChange w:id="7167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 xml:space="preserve">Lot </w:t>
              </w:r>
            </w:ins>
            <w:ins w:id="7168" w:author="itc94010" w:date="2012-05-04T13:41:00Z">
              <w:r w:rsidRPr="002F02C9">
                <w:rPr>
                  <w:rPrChange w:id="7169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 xml:space="preserve"> Qty</w:t>
              </w:r>
            </w:ins>
            <w:ins w:id="7170" w:author="itc94010" w:date="2012-05-04T13:37:00Z">
              <w:r w:rsidRPr="002F02C9">
                <w:rPr>
                  <w:rFonts w:hint="eastAsia"/>
                  <w:rPrChange w:id="717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</w:ins>
            <w:ins w:id="7172" w:author="itc94010" w:date="2012-05-04T13:41:00Z">
              <w:r w:rsidRPr="002F02C9">
                <w:rPr>
                  <w:rPrChange w:id="717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Fail Qty</w:t>
              </w:r>
              <w:r w:rsidRPr="002F02C9">
                <w:rPr>
                  <w:rFonts w:hint="eastAsia"/>
                  <w:rPrChange w:id="717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</w:ins>
            <w:ins w:id="7175" w:author="Gao, Guan-Wei (高貫偉 ITC)" w:date="2012-07-03T11:16:00Z">
              <w:r w:rsidRPr="002F02C9">
                <w:rPr>
                  <w:rPrChange w:id="717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Check Qty</w:t>
              </w:r>
              <w:r w:rsidRPr="002F02C9">
                <w:rPr>
                  <w:rFonts w:hint="eastAsia"/>
                  <w:rPrChange w:id="717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</w:ins>
            <w:ins w:id="7178" w:author="itc94010" w:date="2012-05-04T13:37:00Z">
              <w:r w:rsidRPr="002F02C9">
                <w:rPr>
                  <w:rPrChange w:id="717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Editor</w:t>
              </w:r>
              <w:r w:rsidRPr="002F02C9">
                <w:rPr>
                  <w:rFonts w:hint="eastAsia"/>
                  <w:rPrChange w:id="718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718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Cdt</w:t>
              </w:r>
              <w:r w:rsidRPr="002F02C9">
                <w:rPr>
                  <w:rFonts w:hint="eastAsia"/>
                  <w:rPrChange w:id="718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718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Udt</w:t>
              </w:r>
            </w:ins>
          </w:p>
          <w:p w:rsidR="00152C15" w:rsidRPr="002F02C9" w:rsidRDefault="00152C15" w:rsidP="00152C15">
            <w:pPr>
              <w:rPr>
                <w:ins w:id="7184" w:author="itc94010" w:date="2012-05-04T13:37:00Z"/>
                <w:rPrChange w:id="7185" w:author="Chen, Ivy (陳素貞 IEC1)" w:date="2015-01-12T13:45:00Z">
                  <w:rPr>
                    <w:ins w:id="7186" w:author="itc94010" w:date="2012-05-04T13:3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187" w:author="Chen, Ivy (陳素貞 IEC1)" w:date="2014-02-07T15:58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188" w:author="itc94010" w:date="2012-05-04T13:37:00Z">
              <w:r w:rsidRPr="002F02C9">
                <w:rPr>
                  <w:rFonts w:hint="eastAsia"/>
                  <w:rPrChange w:id="718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</w:t>
              </w:r>
            </w:ins>
            <w:ins w:id="7190" w:author="itc94010" w:date="2012-05-04T13:41:00Z">
              <w:r w:rsidRPr="002F02C9">
                <w:rPr>
                  <w:rPrChange w:id="719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Line</w:t>
              </w:r>
            </w:ins>
            <w:ins w:id="7192" w:author="itc94010" w:date="2012-05-04T13:37:00Z">
              <w:r w:rsidRPr="002F02C9">
                <w:rPr>
                  <w:rFonts w:hint="eastAsia"/>
                  <w:rPrChange w:id="719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栏位排序</w:t>
              </w:r>
            </w:ins>
          </w:p>
          <w:p w:rsidR="007864C5" w:rsidRPr="002F02C9" w:rsidRDefault="007864C5" w:rsidP="007864C5">
            <w:pPr>
              <w:rPr>
                <w:ins w:id="7194" w:author="itc94010" w:date="2012-05-04T13:37:00Z"/>
                <w:rPrChange w:id="7195" w:author="Chen, Ivy (陳素貞 IEC1)" w:date="2015-01-12T13:45:00Z">
                  <w:rPr>
                    <w:ins w:id="7196" w:author="itc94010" w:date="2012-05-04T13:37:00Z"/>
                  </w:rPr>
                </w:rPrChange>
              </w:rPr>
            </w:pPr>
          </w:p>
        </w:tc>
      </w:tr>
      <w:tr w:rsidR="007864C5" w:rsidRPr="002F02C9" w:rsidTr="007864C5">
        <w:trPr>
          <w:ins w:id="7197" w:author="itc94010" w:date="2012-05-04T13:37:00Z"/>
        </w:trPr>
        <w:tc>
          <w:tcPr>
            <w:tcW w:w="445" w:type="dxa"/>
          </w:tcPr>
          <w:p w:rsidR="007864C5" w:rsidRPr="002F02C9" w:rsidRDefault="00152C15" w:rsidP="007864C5">
            <w:pPr>
              <w:rPr>
                <w:ins w:id="7198" w:author="itc94010" w:date="2012-05-04T13:37:00Z"/>
                <w:rPrChange w:id="7199" w:author="Chen, Ivy (陳素貞 IEC1)" w:date="2015-01-12T13:45:00Z">
                  <w:rPr>
                    <w:ins w:id="7200" w:author="itc94010" w:date="2012-05-04T13:37:00Z"/>
                  </w:rPr>
                </w:rPrChange>
              </w:rPr>
            </w:pPr>
            <w:ins w:id="7201" w:author="itc94010" w:date="2012-05-04T13:37:00Z">
              <w:r w:rsidRPr="002F02C9">
                <w:rPr>
                  <w:rPrChange w:id="720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2</w:t>
              </w:r>
            </w:ins>
          </w:p>
        </w:tc>
        <w:tc>
          <w:tcPr>
            <w:tcW w:w="1310" w:type="dxa"/>
          </w:tcPr>
          <w:p w:rsidR="007864C5" w:rsidRPr="002F02C9" w:rsidRDefault="00152C15" w:rsidP="007864C5">
            <w:pPr>
              <w:rPr>
                <w:ins w:id="7203" w:author="itc94010" w:date="2012-05-04T13:37:00Z"/>
                <w:rPrChange w:id="7204" w:author="Chen, Ivy (陳素貞 IEC1)" w:date="2015-01-12T13:45:00Z">
                  <w:rPr>
                    <w:ins w:id="7205" w:author="itc94010" w:date="2012-05-04T13:37:00Z"/>
                  </w:rPr>
                </w:rPrChange>
              </w:rPr>
            </w:pPr>
            <w:ins w:id="7206" w:author="itc94010" w:date="2012-05-04T13:37:00Z">
              <w:r w:rsidRPr="002F02C9">
                <w:rPr>
                  <w:rPrChange w:id="720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916" w:type="dxa"/>
          </w:tcPr>
          <w:p w:rsidR="007864C5" w:rsidRPr="002F02C9" w:rsidRDefault="00152C15" w:rsidP="007864C5">
            <w:pPr>
              <w:rPr>
                <w:ins w:id="7208" w:author="itc94010" w:date="2012-05-04T13:37:00Z"/>
                <w:rFonts w:ascii="SimSun" w:hAnsi="SimSun"/>
                <w:rPrChange w:id="7209" w:author="Chen, Ivy (陳素貞 IEC1)" w:date="2015-01-12T13:45:00Z">
                  <w:rPr>
                    <w:ins w:id="7210" w:author="itc94010" w:date="2012-05-04T13:37:00Z"/>
                    <w:rFonts w:ascii="SimSun" w:hAnsi="SimSun"/>
                  </w:rPr>
                </w:rPrChange>
              </w:rPr>
            </w:pPr>
            <w:ins w:id="7211" w:author="itc94010" w:date="2012-05-04T13:37:00Z">
              <w:r w:rsidRPr="002F02C9">
                <w:rPr>
                  <w:rFonts w:ascii="SimSun" w:hAnsi="SimSun"/>
                  <w:rPrChange w:id="721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7864C5" w:rsidRPr="002F02C9" w:rsidRDefault="007864C5" w:rsidP="007864C5">
            <w:pPr>
              <w:rPr>
                <w:ins w:id="7213" w:author="itc94010" w:date="2012-05-04T13:37:00Z"/>
                <w:rPrChange w:id="7214" w:author="Chen, Ivy (陳素貞 IEC1)" w:date="2015-01-12T13:45:00Z">
                  <w:rPr>
                    <w:ins w:id="7215" w:author="itc94010" w:date="2012-05-04T13:37:00Z"/>
                  </w:rPr>
                </w:rPrChange>
              </w:rPr>
            </w:pPr>
          </w:p>
        </w:tc>
        <w:tc>
          <w:tcPr>
            <w:tcW w:w="1432" w:type="dxa"/>
          </w:tcPr>
          <w:p w:rsidR="007864C5" w:rsidRPr="002F02C9" w:rsidRDefault="00152C15" w:rsidP="007864C5">
            <w:pPr>
              <w:rPr>
                <w:ins w:id="7216" w:author="itc94010" w:date="2012-05-04T13:37:00Z"/>
                <w:rFonts w:ascii="SimSun" w:hAnsi="SimSun"/>
                <w:rPrChange w:id="7217" w:author="Chen, Ivy (陳素貞 IEC1)" w:date="2015-01-12T13:45:00Z">
                  <w:rPr>
                    <w:ins w:id="7218" w:author="itc94010" w:date="2012-05-04T13:37:00Z"/>
                    <w:rFonts w:ascii="SimSun" w:hAnsi="SimSun"/>
                  </w:rPr>
                </w:rPrChange>
              </w:rPr>
            </w:pPr>
            <w:ins w:id="7219" w:author="itc94010" w:date="2012-05-04T13:37:00Z">
              <w:r w:rsidRPr="002F02C9">
                <w:rPr>
                  <w:rFonts w:ascii="SimSun" w:hAnsi="SimSun" w:hint="eastAsia"/>
                  <w:rPrChange w:id="722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722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ascii="SimSun" w:hAnsi="SimSun" w:hint="eastAsia"/>
                  <w:rPrChange w:id="722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  <w:p w:rsidR="007864C5" w:rsidRPr="002F02C9" w:rsidRDefault="00152C15" w:rsidP="007864C5">
            <w:pPr>
              <w:rPr>
                <w:ins w:id="7223" w:author="itc94010" w:date="2012-05-04T13:37:00Z"/>
                <w:rFonts w:eastAsia="新細明體"/>
                <w:lang w:eastAsia="zh-TW"/>
                <w:rPrChange w:id="7224" w:author="Chen, Ivy (陳素貞 IEC1)" w:date="2015-01-12T13:45:00Z">
                  <w:rPr>
                    <w:ins w:id="7225" w:author="itc94010" w:date="2012-05-04T13:37:00Z"/>
                    <w:rFonts w:eastAsia="新細明體"/>
                    <w:lang w:eastAsia="zh-TW"/>
                  </w:rPr>
                </w:rPrChange>
              </w:rPr>
            </w:pPr>
            <w:ins w:id="7226" w:author="itc94010" w:date="2012-05-04T13:37:00Z">
              <w:r w:rsidRPr="002F02C9">
                <w:rPr>
                  <w:rFonts w:ascii="SimSun" w:hAnsi="SimSun"/>
                  <w:rPrChange w:id="722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Disable</w:t>
              </w:r>
            </w:ins>
          </w:p>
        </w:tc>
        <w:tc>
          <w:tcPr>
            <w:tcW w:w="680" w:type="dxa"/>
          </w:tcPr>
          <w:p w:rsidR="007864C5" w:rsidRPr="002F02C9" w:rsidRDefault="007864C5" w:rsidP="007864C5">
            <w:pPr>
              <w:rPr>
                <w:ins w:id="7228" w:author="itc94010" w:date="2012-05-04T13:37:00Z"/>
                <w:rPrChange w:id="7229" w:author="Chen, Ivy (陳素貞 IEC1)" w:date="2015-01-12T13:45:00Z">
                  <w:rPr>
                    <w:ins w:id="7230" w:author="itc94010" w:date="2012-05-04T13:37:00Z"/>
                  </w:rPr>
                </w:rPrChange>
              </w:rPr>
            </w:pPr>
          </w:p>
        </w:tc>
        <w:tc>
          <w:tcPr>
            <w:tcW w:w="2728" w:type="dxa"/>
          </w:tcPr>
          <w:p w:rsidR="007864C5" w:rsidRPr="002F02C9" w:rsidRDefault="00152C15" w:rsidP="007864C5">
            <w:pPr>
              <w:rPr>
                <w:ins w:id="7231" w:author="itc94010" w:date="2012-05-04T13:37:00Z"/>
                <w:rFonts w:ascii="SimSun"/>
                <w:rPrChange w:id="7232" w:author="Chen, Ivy (陳素貞 IEC1)" w:date="2015-01-12T13:45:00Z">
                  <w:rPr>
                    <w:ins w:id="7233" w:author="itc94010" w:date="2012-05-04T13:37:00Z"/>
                    <w:rFonts w:ascii="SimSun"/>
                  </w:rPr>
                </w:rPrChange>
              </w:rPr>
            </w:pPr>
            <w:ins w:id="7234" w:author="itc94010" w:date="2012-05-04T13:37:00Z">
              <w:r w:rsidRPr="002F02C9">
                <w:rPr>
                  <w:rFonts w:eastAsia="新細明體"/>
                  <w:rPrChange w:id="7235" w:author="Chen, Ivy (陳素貞 IEC1)" w:date="2015-01-12T13:45:00Z">
                    <w:rPr>
                      <w:rFonts w:eastAsia="新細明體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eastAsia="新細明體" w:hint="eastAsia"/>
                  <w:rPrChange w:id="7236" w:author="Chen, Ivy (陳素貞 IEC1)" w:date="2015-01-12T13:45:00Z">
                    <w:rPr>
                      <w:rFonts w:eastAsia="新細明體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723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723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</w:ins>
            <w:ins w:id="7239" w:author="itc94010" w:date="2012-05-04T13:42:00Z">
              <w:r w:rsidRPr="002F02C9">
                <w:rPr>
                  <w:rPrChange w:id="724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Lot</w:t>
              </w:r>
            </w:ins>
            <w:ins w:id="7241" w:author="itc94010" w:date="2012-05-04T13:43:00Z">
              <w:r w:rsidRPr="002F02C9">
                <w:rPr>
                  <w:rPrChange w:id="724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</w:t>
              </w:r>
            </w:ins>
            <w:ins w:id="7243" w:author="itc94010" w:date="2012-05-04T13:37:00Z">
              <w:r w:rsidRPr="002F02C9">
                <w:rPr>
                  <w:rPrChange w:id="724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Setting</w:t>
              </w:r>
              <w:r w:rsidRPr="002F02C9">
                <w:rPr>
                  <w:rFonts w:ascii="SimSun" w:hAnsi="SimSun"/>
                  <w:rPrChange w:id="724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="SimSun" w:hAnsi="SimSun" w:hint="eastAsia"/>
                  <w:rPrChange w:id="724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中当前没有任何行被选，则提示用户，放弃后续操作。</w:t>
              </w:r>
            </w:ins>
          </w:p>
          <w:p w:rsidR="007864C5" w:rsidRPr="002F02C9" w:rsidRDefault="00152C15" w:rsidP="007864C5">
            <w:pPr>
              <w:rPr>
                <w:ins w:id="7247" w:author="itc94010" w:date="2012-05-04T13:37:00Z"/>
                <w:rFonts w:ascii="SimSun"/>
                <w:rPrChange w:id="7248" w:author="Chen, Ivy (陳素貞 IEC1)" w:date="2015-01-12T13:45:00Z">
                  <w:rPr>
                    <w:ins w:id="7249" w:author="itc94010" w:date="2012-05-04T13:37:00Z"/>
                    <w:rFonts w:ascii="SimSun"/>
                  </w:rPr>
                </w:rPrChange>
              </w:rPr>
            </w:pPr>
            <w:ins w:id="7250" w:author="itc94010" w:date="2012-05-04T13:37:00Z">
              <w:r w:rsidRPr="002F02C9">
                <w:rPr>
                  <w:rFonts w:ascii="SimSun" w:hAnsi="SimSun"/>
                  <w:rPrChange w:id="725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725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、要求用户再次确认要执行删除操作。</w:t>
              </w:r>
            </w:ins>
          </w:p>
          <w:p w:rsidR="007864C5" w:rsidRPr="002F02C9" w:rsidRDefault="00152C15" w:rsidP="007864C5">
            <w:pPr>
              <w:rPr>
                <w:ins w:id="7253" w:author="itc94010" w:date="2012-05-04T13:37:00Z"/>
                <w:rFonts w:ascii="SimSun"/>
                <w:rPrChange w:id="7254" w:author="Chen, Ivy (陳素貞 IEC1)" w:date="2015-01-12T13:45:00Z">
                  <w:rPr>
                    <w:ins w:id="7255" w:author="itc94010" w:date="2012-05-04T13:37:00Z"/>
                    <w:rFonts w:ascii="SimSun"/>
                  </w:rPr>
                </w:rPrChange>
              </w:rPr>
            </w:pPr>
            <w:ins w:id="7256" w:author="itc94010" w:date="2012-05-04T13:37:00Z">
              <w:r w:rsidRPr="002F02C9">
                <w:rPr>
                  <w:rFonts w:ascii="SimSun" w:hAnsi="SimSun"/>
                  <w:rPrChange w:id="725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ascii="SimSun" w:hAnsi="SimSun" w:hint="eastAsia"/>
                  <w:rPrChange w:id="725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、若用户选择放弃，则放弃后续操作。</w:t>
              </w:r>
            </w:ins>
          </w:p>
          <w:p w:rsidR="007864C5" w:rsidRPr="002F02C9" w:rsidRDefault="00152C15" w:rsidP="007864C5">
            <w:pPr>
              <w:rPr>
                <w:ins w:id="7259" w:author="itc94010" w:date="2012-05-04T13:37:00Z"/>
                <w:rFonts w:ascii="SimSun"/>
                <w:rPrChange w:id="7260" w:author="Chen, Ivy (陳素貞 IEC1)" w:date="2015-01-12T13:45:00Z">
                  <w:rPr>
                    <w:ins w:id="7261" w:author="itc94010" w:date="2012-05-04T13:37:00Z"/>
                    <w:rFonts w:ascii="SimSun"/>
                  </w:rPr>
                </w:rPrChange>
              </w:rPr>
            </w:pPr>
            <w:ins w:id="7262" w:author="itc94010" w:date="2012-05-04T13:37:00Z">
              <w:r w:rsidRPr="002F02C9">
                <w:rPr>
                  <w:rFonts w:ascii="SimSun" w:hAnsi="SimSun"/>
                  <w:rPrChange w:id="726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</w:t>
              </w:r>
              <w:r w:rsidRPr="002F02C9">
                <w:rPr>
                  <w:rFonts w:ascii="SimSun" w:hAnsi="SimSun" w:hint="eastAsia"/>
                  <w:rPrChange w:id="726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、删除该行数据。</w:t>
              </w:r>
            </w:ins>
          </w:p>
        </w:tc>
        <w:tc>
          <w:tcPr>
            <w:tcW w:w="2629" w:type="dxa"/>
          </w:tcPr>
          <w:p w:rsidR="007864C5" w:rsidRPr="002F02C9" w:rsidRDefault="007864C5" w:rsidP="007864C5">
            <w:pPr>
              <w:rPr>
                <w:ins w:id="7265" w:author="itc94010" w:date="2012-05-04T13:37:00Z"/>
                <w:rPrChange w:id="7266" w:author="Chen, Ivy (陳素貞 IEC1)" w:date="2015-01-12T13:45:00Z">
                  <w:rPr>
                    <w:ins w:id="7267" w:author="itc94010" w:date="2012-05-04T13:37:00Z"/>
                  </w:rPr>
                </w:rPrChange>
              </w:rPr>
            </w:pPr>
          </w:p>
        </w:tc>
      </w:tr>
      <w:tr w:rsidR="007864C5" w:rsidRPr="002F02C9" w:rsidTr="007864C5">
        <w:trPr>
          <w:ins w:id="7268" w:author="itc94010" w:date="2012-05-04T13:37:00Z"/>
        </w:trPr>
        <w:tc>
          <w:tcPr>
            <w:tcW w:w="445" w:type="dxa"/>
          </w:tcPr>
          <w:p w:rsidR="007864C5" w:rsidRPr="002F02C9" w:rsidRDefault="00152C15" w:rsidP="007864C5">
            <w:pPr>
              <w:rPr>
                <w:ins w:id="7269" w:author="itc94010" w:date="2012-05-04T13:37:00Z"/>
                <w:rPrChange w:id="7270" w:author="Chen, Ivy (陳素貞 IEC1)" w:date="2015-01-12T13:45:00Z">
                  <w:rPr>
                    <w:ins w:id="7271" w:author="itc94010" w:date="2012-05-04T13:37:00Z"/>
                  </w:rPr>
                </w:rPrChange>
              </w:rPr>
            </w:pPr>
            <w:ins w:id="7272" w:author="itc94010" w:date="2012-05-04T14:02:00Z">
              <w:r w:rsidRPr="002F02C9">
                <w:rPr>
                  <w:rPrChange w:id="727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3</w:t>
              </w:r>
            </w:ins>
          </w:p>
        </w:tc>
        <w:tc>
          <w:tcPr>
            <w:tcW w:w="1310" w:type="dxa"/>
          </w:tcPr>
          <w:p w:rsidR="007864C5" w:rsidRPr="002F02C9" w:rsidRDefault="00152C15" w:rsidP="007864C5">
            <w:pPr>
              <w:rPr>
                <w:ins w:id="7274" w:author="itc94010" w:date="2012-05-04T13:37:00Z"/>
                <w:rPrChange w:id="7275" w:author="Chen, Ivy (陳素貞 IEC1)" w:date="2015-01-12T13:45:00Z">
                  <w:rPr>
                    <w:ins w:id="7276" w:author="itc94010" w:date="2012-05-04T13:37:00Z"/>
                  </w:rPr>
                </w:rPrChange>
              </w:rPr>
            </w:pPr>
            <w:ins w:id="7277" w:author="itc94010" w:date="2012-05-04T13:37:00Z">
              <w:r w:rsidRPr="002F02C9">
                <w:rPr>
                  <w:rPrChange w:id="727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Line</w:t>
              </w:r>
            </w:ins>
          </w:p>
        </w:tc>
        <w:tc>
          <w:tcPr>
            <w:tcW w:w="916" w:type="dxa"/>
          </w:tcPr>
          <w:p w:rsidR="007864C5" w:rsidRPr="002F02C9" w:rsidRDefault="00152C15" w:rsidP="007864C5">
            <w:pPr>
              <w:rPr>
                <w:ins w:id="7279" w:author="itc94010" w:date="2012-05-04T13:37:00Z"/>
                <w:rFonts w:ascii="SimSun" w:hAnsi="SimSun"/>
                <w:rPrChange w:id="7280" w:author="Chen, Ivy (陳素貞 IEC1)" w:date="2015-01-12T13:45:00Z">
                  <w:rPr>
                    <w:ins w:id="7281" w:author="itc94010" w:date="2012-05-04T13:37:00Z"/>
                    <w:rFonts w:ascii="SimSun" w:hAnsi="SimSun"/>
                  </w:rPr>
                </w:rPrChange>
              </w:rPr>
            </w:pPr>
            <w:ins w:id="7282" w:author="itc94010" w:date="2012-05-04T13:37:00Z">
              <w:r w:rsidRPr="002F02C9">
                <w:rPr>
                  <w:rFonts w:ascii="SimSun" w:hAnsi="SimSun"/>
                  <w:rPrChange w:id="728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7864C5" w:rsidRPr="002F02C9" w:rsidRDefault="007864C5" w:rsidP="007864C5">
            <w:pPr>
              <w:rPr>
                <w:ins w:id="7284" w:author="itc94010" w:date="2012-05-04T13:37:00Z"/>
                <w:rPrChange w:id="7285" w:author="Chen, Ivy (陳素貞 IEC1)" w:date="2015-01-12T13:45:00Z">
                  <w:rPr>
                    <w:ins w:id="7286" w:author="itc94010" w:date="2012-05-04T13:37:00Z"/>
                  </w:rPr>
                </w:rPrChange>
              </w:rPr>
            </w:pPr>
          </w:p>
        </w:tc>
        <w:tc>
          <w:tcPr>
            <w:tcW w:w="1432" w:type="dxa"/>
          </w:tcPr>
          <w:p w:rsidR="007864C5" w:rsidRPr="002F02C9" w:rsidRDefault="00152C15" w:rsidP="007864C5">
            <w:pPr>
              <w:rPr>
                <w:ins w:id="7287" w:author="itc94010" w:date="2012-05-04T13:37:00Z"/>
                <w:rFonts w:ascii="SimSun" w:hAnsi="SimSun"/>
                <w:rPrChange w:id="7288" w:author="Chen, Ivy (陳素貞 IEC1)" w:date="2015-01-12T13:45:00Z">
                  <w:rPr>
                    <w:ins w:id="7289" w:author="itc94010" w:date="2012-05-04T13:37:00Z"/>
                    <w:rFonts w:ascii="SimSun" w:hAnsi="SimSun"/>
                  </w:rPr>
                </w:rPrChange>
              </w:rPr>
            </w:pPr>
            <w:ins w:id="7290" w:author="itc94010" w:date="2012-05-04T13:59:00Z">
              <w:r w:rsidRPr="002F02C9">
                <w:rPr>
                  <w:rFonts w:ascii="SimSun" w:hAnsi="SimSun" w:hint="eastAsia"/>
                  <w:rPrChange w:id="729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729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ALL”项被选</w:t>
              </w:r>
            </w:ins>
          </w:p>
        </w:tc>
        <w:tc>
          <w:tcPr>
            <w:tcW w:w="680" w:type="dxa"/>
          </w:tcPr>
          <w:p w:rsidR="007864C5" w:rsidRPr="002F02C9" w:rsidRDefault="00152C15" w:rsidP="007864C5">
            <w:pPr>
              <w:rPr>
                <w:ins w:id="7293" w:author="itc94010" w:date="2012-05-04T13:37:00Z"/>
                <w:rPrChange w:id="7294" w:author="Chen, Ivy (陳素貞 IEC1)" w:date="2015-01-12T13:45:00Z">
                  <w:rPr>
                    <w:ins w:id="7295" w:author="itc94010" w:date="2012-05-04T13:37:00Z"/>
                  </w:rPr>
                </w:rPrChange>
              </w:rPr>
            </w:pPr>
            <w:ins w:id="7296" w:author="itc94010" w:date="2012-05-04T14:00:00Z">
              <w:r w:rsidRPr="002F02C9">
                <w:rPr>
                  <w:rFonts w:hint="eastAsia"/>
                  <w:rPrChange w:id="729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7864C5" w:rsidRPr="002F02C9" w:rsidRDefault="007864C5" w:rsidP="007864C5">
            <w:pPr>
              <w:rPr>
                <w:ins w:id="7298" w:author="itc94010" w:date="2012-05-04T13:37:00Z"/>
                <w:rFonts w:eastAsia="新細明體"/>
                <w:rPrChange w:id="7299" w:author="Chen, Ivy (陳素貞 IEC1)" w:date="2015-01-12T13:45:00Z">
                  <w:rPr>
                    <w:ins w:id="7300" w:author="itc94010" w:date="2012-05-04T13:37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7864C5" w:rsidRPr="002F02C9" w:rsidRDefault="00152C15" w:rsidP="007864C5">
            <w:pPr>
              <w:rPr>
                <w:ins w:id="7301" w:author="itc94010" w:date="2012-05-04T13:37:00Z"/>
                <w:rPrChange w:id="7302" w:author="Chen, Ivy (陳素貞 IEC1)" w:date="2015-01-12T13:45:00Z">
                  <w:rPr>
                    <w:ins w:id="7303" w:author="itc94010" w:date="2012-05-04T13:37:00Z"/>
                  </w:rPr>
                </w:rPrChange>
              </w:rPr>
            </w:pPr>
            <w:ins w:id="7304" w:author="itc94010" w:date="2012-05-04T13:37:00Z">
              <w:r w:rsidRPr="002F02C9">
                <w:rPr>
                  <w:rFonts w:hint="eastAsia"/>
                  <w:rPrChange w:id="730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选项包括一个空项</w:t>
              </w:r>
            </w:ins>
            <w:ins w:id="7306" w:author="itc94010" w:date="2012-05-04T13:43:00Z">
              <w:r w:rsidRPr="002F02C9">
                <w:rPr>
                  <w:rFonts w:hint="eastAsia"/>
                  <w:rPrChange w:id="730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PrChange w:id="730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ALL</w:t>
              </w:r>
              <w:r w:rsidRPr="002F02C9">
                <w:rPr>
                  <w:rFonts w:hint="eastAsia"/>
                  <w:rPrChange w:id="730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  <w:ins w:id="7310" w:author="itc94010" w:date="2012-05-04T13:37:00Z">
              <w:r w:rsidRPr="002F02C9">
                <w:rPr>
                  <w:rFonts w:hint="eastAsia"/>
                  <w:rPrChange w:id="731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以及按字符序排列的</w:t>
              </w:r>
            </w:ins>
            <w:ins w:id="7312" w:author="itc94010" w:date="2012-05-04T13:43:00Z">
              <w:r w:rsidRPr="002F02C9">
                <w:rPr>
                  <w:rPrChange w:id="731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SA</w:t>
              </w:r>
            </w:ins>
            <w:ins w:id="7314" w:author="itc94010" w:date="2012-05-04T13:37:00Z">
              <w:r w:rsidRPr="002F02C9">
                <w:rPr>
                  <w:rFonts w:hint="eastAsia"/>
                  <w:rPrChange w:id="731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段所有的</w:t>
              </w:r>
              <w:r w:rsidRPr="002F02C9">
                <w:rPr>
                  <w:rPrChange w:id="731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PdLine</w:t>
              </w:r>
              <w:del w:id="7317" w:author="Gao, Guan-Wei (高貫偉 ITC)" w:date="2012-07-03T11:16:00Z">
                <w:r w:rsidRPr="002F02C9">
                  <w:rPr>
                    <w:rFonts w:hint="eastAsia"/>
                    <w:rPrChange w:id="7318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的首字母（</w:delText>
                </w:r>
                <w:r w:rsidRPr="002F02C9">
                  <w:rPr>
                    <w:rPrChange w:id="7319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distinct</w:delText>
                </w:r>
                <w:r w:rsidRPr="002F02C9">
                  <w:rPr>
                    <w:rFonts w:hint="eastAsia"/>
                    <w:rPrChange w:id="7320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）</w:delText>
                </w:r>
              </w:del>
              <w:r w:rsidRPr="002F02C9">
                <w:rPr>
                  <w:rFonts w:hint="eastAsia"/>
                  <w:rPrChange w:id="732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。</w:t>
              </w:r>
            </w:ins>
          </w:p>
          <w:p w:rsidR="007864C5" w:rsidRPr="002F02C9" w:rsidRDefault="007864C5" w:rsidP="007864C5">
            <w:pPr>
              <w:rPr>
                <w:ins w:id="7322" w:author="itc94010" w:date="2012-05-04T13:37:00Z"/>
                <w:rPrChange w:id="7323" w:author="Chen, Ivy (陳素貞 IEC1)" w:date="2015-01-12T13:45:00Z">
                  <w:rPr>
                    <w:ins w:id="7324" w:author="itc94010" w:date="2012-05-04T13:37:00Z"/>
                  </w:rPr>
                </w:rPrChange>
              </w:rPr>
            </w:pPr>
          </w:p>
          <w:p w:rsidR="007864C5" w:rsidRPr="002F02C9" w:rsidRDefault="00152C15" w:rsidP="007864C5">
            <w:pPr>
              <w:rPr>
                <w:ins w:id="7325" w:author="itc94010" w:date="2012-05-04T13:37:00Z"/>
                <w:rPrChange w:id="7326" w:author="Chen, Ivy (陳素貞 IEC1)" w:date="2015-01-12T13:45:00Z">
                  <w:rPr>
                    <w:ins w:id="7327" w:author="itc94010" w:date="2012-05-04T13:37:00Z"/>
                  </w:rPr>
                </w:rPrChange>
              </w:rPr>
            </w:pPr>
            <w:ins w:id="7328" w:author="itc94010" w:date="2012-05-04T13:37:00Z">
              <w:r w:rsidRPr="002F02C9">
                <w:rPr>
                  <w:rFonts w:hint="eastAsia"/>
                  <w:rPrChange w:id="732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取得</w:t>
              </w:r>
              <w:r w:rsidRPr="002F02C9">
                <w:rPr>
                  <w:rPrChange w:id="733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Line</w:t>
              </w:r>
              <w:r w:rsidRPr="002F02C9">
                <w:rPr>
                  <w:rFonts w:hint="eastAsia"/>
                  <w:rPrChange w:id="733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的方法：</w:t>
              </w:r>
            </w:ins>
          </w:p>
          <w:p w:rsidR="003B389F" w:rsidRPr="002F02C9" w:rsidRDefault="00152C15">
            <w:pPr>
              <w:ind w:left="100" w:hangingChars="50" w:hanging="100"/>
              <w:rPr>
                <w:ins w:id="7332" w:author="itc94010" w:date="2012-05-04T13:37:00Z"/>
                <w:rFonts w:ascii="Arial" w:hAnsi="Arial" w:cs="Arial"/>
                <w:b/>
                <w:bCs/>
                <w:kern w:val="32"/>
                <w:sz w:val="32"/>
                <w:szCs w:val="32"/>
                <w:rPrChange w:id="7333" w:author="Chen, Ivy (陳素貞 IEC1)" w:date="2015-01-12T13:45:00Z">
                  <w:rPr>
                    <w:ins w:id="7334" w:author="itc94010" w:date="2012-05-04T13:3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335" w:author="itc94010" w:date="2012-05-04T13:4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100" w:hangingChars="50" w:hanging="100"/>
                  <w:outlineLvl w:val="0"/>
                </w:pPr>
              </w:pPrChange>
            </w:pPr>
            <w:ins w:id="7336" w:author="itc94010" w:date="2012-05-04T13:37:00Z">
              <w:r w:rsidRPr="002F02C9">
                <w:rPr>
                  <w:rPrChange w:id="733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Select distinct </w:t>
              </w:r>
            </w:ins>
            <w:ins w:id="7338" w:author="Gao, Guan-Wei (高貫偉 ITC)" w:date="2012-07-03T11:16:00Z">
              <w:r w:rsidRPr="002F02C9">
                <w:rPr>
                  <w:rPrChange w:id="733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Line</w:t>
              </w:r>
            </w:ins>
            <w:ins w:id="7340" w:author="itc94010" w:date="2012-05-04T13:37:00Z">
              <w:del w:id="7341" w:author="Gao, Guan-Wei (高貫偉 ITC)" w:date="2012-07-03T11:16:00Z">
                <w:r w:rsidRPr="002F02C9">
                  <w:rPr>
                    <w:rPrChange w:id="7342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(left(Line</w:delText>
                </w:r>
              </w:del>
            </w:ins>
            <w:ins w:id="7343" w:author="itc94010" w:date="2012-05-23T15:55:00Z">
              <w:del w:id="7344" w:author="Gao, Guan-Wei (高貫偉 ITC)" w:date="2012-07-03T11:16:00Z">
                <w:r w:rsidRPr="002F02C9">
                  <w:rPr>
                    <w:rPrChange w:id="7345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, 1</w:delText>
                </w:r>
              </w:del>
            </w:ins>
            <w:ins w:id="7346" w:author="itc94010" w:date="2012-05-04T13:37:00Z">
              <w:del w:id="7347" w:author="Gao, Guan-Wei (高貫偉 ITC)" w:date="2012-07-03T11:16:00Z">
                <w:r w:rsidRPr="002F02C9">
                  <w:rPr>
                    <w:rPrChange w:id="7348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))</w:delText>
                </w:r>
              </w:del>
              <w:r w:rsidRPr="002F02C9">
                <w:rPr>
                  <w:rPrChange w:id="734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as Line from Line where Stage=’</w:t>
              </w:r>
            </w:ins>
            <w:ins w:id="7350" w:author="itc94010" w:date="2012-05-04T13:44:00Z">
              <w:r w:rsidRPr="002F02C9">
                <w:rPr>
                  <w:rPrChange w:id="735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SA</w:t>
              </w:r>
            </w:ins>
            <w:ins w:id="7352" w:author="itc94010" w:date="2012-05-04T13:37:00Z">
              <w:r w:rsidRPr="002F02C9">
                <w:rPr>
                  <w:rPrChange w:id="735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’ order by Line</w:t>
              </w:r>
            </w:ins>
          </w:p>
        </w:tc>
      </w:tr>
      <w:tr w:rsidR="007F25D2" w:rsidRPr="002F02C9" w:rsidTr="00DD3E0A">
        <w:trPr>
          <w:ins w:id="7354" w:author="itc94010" w:date="2012-05-04T14:02:00Z"/>
        </w:trPr>
        <w:tc>
          <w:tcPr>
            <w:tcW w:w="445" w:type="dxa"/>
          </w:tcPr>
          <w:p w:rsidR="007F25D2" w:rsidRPr="002F02C9" w:rsidRDefault="00152C15" w:rsidP="00DD3E0A">
            <w:pPr>
              <w:rPr>
                <w:ins w:id="7355" w:author="itc94010" w:date="2012-05-04T14:02:00Z"/>
                <w:rPrChange w:id="7356" w:author="Chen, Ivy (陳素貞 IEC1)" w:date="2015-01-12T13:45:00Z">
                  <w:rPr>
                    <w:ins w:id="7357" w:author="itc94010" w:date="2012-05-04T14:02:00Z"/>
                  </w:rPr>
                </w:rPrChange>
              </w:rPr>
            </w:pPr>
            <w:ins w:id="7358" w:author="itc94010" w:date="2012-05-04T14:02:00Z">
              <w:r w:rsidRPr="002F02C9">
                <w:rPr>
                  <w:rPrChange w:id="735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4</w:t>
              </w:r>
            </w:ins>
          </w:p>
        </w:tc>
        <w:tc>
          <w:tcPr>
            <w:tcW w:w="1310" w:type="dxa"/>
          </w:tcPr>
          <w:p w:rsidR="007F25D2" w:rsidRPr="002F02C9" w:rsidRDefault="00152C15" w:rsidP="00DD3E0A">
            <w:pPr>
              <w:rPr>
                <w:ins w:id="7360" w:author="itc94010" w:date="2012-05-04T14:02:00Z"/>
                <w:rPrChange w:id="7361" w:author="Chen, Ivy (陳素貞 IEC1)" w:date="2015-01-12T13:45:00Z">
                  <w:rPr>
                    <w:ins w:id="7362" w:author="itc94010" w:date="2012-05-04T14:02:00Z"/>
                  </w:rPr>
                </w:rPrChange>
              </w:rPr>
            </w:pPr>
            <w:ins w:id="7363" w:author="itc94010" w:date="2012-05-04T14:02:00Z">
              <w:r w:rsidRPr="002F02C9">
                <w:rPr>
                  <w:rPrChange w:id="736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Pass Qty</w:t>
              </w:r>
            </w:ins>
          </w:p>
        </w:tc>
        <w:tc>
          <w:tcPr>
            <w:tcW w:w="916" w:type="dxa"/>
          </w:tcPr>
          <w:p w:rsidR="007F25D2" w:rsidRPr="002F02C9" w:rsidRDefault="00152C15" w:rsidP="00DD3E0A">
            <w:pPr>
              <w:rPr>
                <w:ins w:id="7365" w:author="itc94010" w:date="2012-05-04T14:02:00Z"/>
                <w:rFonts w:ascii="SimSun" w:hAnsi="SimSun"/>
                <w:rPrChange w:id="7366" w:author="Chen, Ivy (陳素貞 IEC1)" w:date="2015-01-12T13:45:00Z">
                  <w:rPr>
                    <w:ins w:id="7367" w:author="itc94010" w:date="2012-05-04T14:02:00Z"/>
                    <w:rFonts w:ascii="SimSun" w:hAnsi="SimSun"/>
                  </w:rPr>
                </w:rPrChange>
              </w:rPr>
            </w:pPr>
            <w:ins w:id="7368" w:author="itc94010" w:date="2012-05-04T14:02:00Z">
              <w:r w:rsidRPr="002F02C9">
                <w:rPr>
                  <w:rFonts w:ascii="SimSun" w:hAnsi="SimSun"/>
                  <w:rPrChange w:id="736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7F25D2" w:rsidRPr="002F02C9" w:rsidRDefault="00152C15" w:rsidP="00DD3E0A">
            <w:pPr>
              <w:rPr>
                <w:ins w:id="7370" w:author="itc94010" w:date="2012-05-04T14:02:00Z"/>
                <w:rPrChange w:id="7371" w:author="Chen, Ivy (陳素貞 IEC1)" w:date="2015-01-12T13:45:00Z">
                  <w:rPr>
                    <w:ins w:id="7372" w:author="itc94010" w:date="2012-05-04T14:02:00Z"/>
                  </w:rPr>
                </w:rPrChange>
              </w:rPr>
            </w:pPr>
            <w:ins w:id="7373" w:author="itc94010" w:date="2012-05-04T14:02:00Z">
              <w:r w:rsidRPr="002F02C9">
                <w:rPr>
                  <w:rFonts w:hint="eastAsia"/>
                  <w:rPrChange w:id="737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大于</w:t>
              </w:r>
              <w:r w:rsidRPr="002F02C9">
                <w:rPr>
                  <w:rPrChange w:id="737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0</w:t>
              </w:r>
              <w:r w:rsidRPr="002F02C9">
                <w:rPr>
                  <w:rFonts w:hint="eastAsia"/>
                  <w:rPrChange w:id="737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的整数</w:t>
              </w:r>
            </w:ins>
          </w:p>
        </w:tc>
        <w:tc>
          <w:tcPr>
            <w:tcW w:w="1432" w:type="dxa"/>
          </w:tcPr>
          <w:p w:rsidR="007F25D2" w:rsidRPr="002F02C9" w:rsidRDefault="00152C15" w:rsidP="00DD3E0A">
            <w:pPr>
              <w:rPr>
                <w:ins w:id="7377" w:author="itc94010" w:date="2012-05-04T14:02:00Z"/>
                <w:rFonts w:ascii="SimSun" w:hAnsi="SimSun"/>
                <w:rPrChange w:id="7378" w:author="Chen, Ivy (陳素貞 IEC1)" w:date="2015-01-12T13:45:00Z">
                  <w:rPr>
                    <w:ins w:id="7379" w:author="itc94010" w:date="2012-05-04T14:02:00Z"/>
                    <w:rFonts w:ascii="SimSun" w:hAnsi="SimSun"/>
                  </w:rPr>
                </w:rPrChange>
              </w:rPr>
            </w:pPr>
            <w:ins w:id="7380" w:author="itc94010" w:date="2012-05-04T14:02:00Z">
              <w:r w:rsidRPr="002F02C9">
                <w:rPr>
                  <w:rFonts w:ascii="SimSun" w:hAnsi="SimSun" w:hint="eastAsia"/>
                  <w:rPrChange w:id="738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7F25D2" w:rsidRPr="002F02C9" w:rsidRDefault="00152C15" w:rsidP="00DD3E0A">
            <w:pPr>
              <w:rPr>
                <w:ins w:id="7382" w:author="itc94010" w:date="2012-05-04T14:02:00Z"/>
                <w:rPrChange w:id="7383" w:author="Chen, Ivy (陳素貞 IEC1)" w:date="2015-01-12T13:45:00Z">
                  <w:rPr>
                    <w:ins w:id="7384" w:author="itc94010" w:date="2012-05-04T14:02:00Z"/>
                  </w:rPr>
                </w:rPrChange>
              </w:rPr>
            </w:pPr>
            <w:ins w:id="7385" w:author="itc94010" w:date="2012-05-04T14:02:00Z">
              <w:r w:rsidRPr="002F02C9">
                <w:rPr>
                  <w:rFonts w:hint="eastAsia"/>
                  <w:rPrChange w:id="738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7F25D2" w:rsidRPr="002F02C9" w:rsidRDefault="007F25D2" w:rsidP="00DD3E0A">
            <w:pPr>
              <w:rPr>
                <w:ins w:id="7387" w:author="itc94010" w:date="2012-05-04T14:02:00Z"/>
                <w:rFonts w:eastAsia="新細明體"/>
                <w:rPrChange w:id="7388" w:author="Chen, Ivy (陳素貞 IEC1)" w:date="2015-01-12T13:45:00Z">
                  <w:rPr>
                    <w:ins w:id="7389" w:author="itc94010" w:date="2012-05-04T14:02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7F25D2" w:rsidRPr="002F02C9" w:rsidRDefault="007F25D2" w:rsidP="00DD3E0A">
            <w:pPr>
              <w:rPr>
                <w:ins w:id="7390" w:author="itc94010" w:date="2012-05-04T14:02:00Z"/>
                <w:rPrChange w:id="7391" w:author="Chen, Ivy (陳素貞 IEC1)" w:date="2015-01-12T13:45:00Z">
                  <w:rPr>
                    <w:ins w:id="7392" w:author="itc94010" w:date="2012-05-04T14:02:00Z"/>
                  </w:rPr>
                </w:rPrChange>
              </w:rPr>
            </w:pPr>
          </w:p>
        </w:tc>
      </w:tr>
      <w:tr w:rsidR="007864C5" w:rsidRPr="002F02C9" w:rsidTr="007864C5">
        <w:trPr>
          <w:ins w:id="7393" w:author="itc94010" w:date="2012-05-04T13:37:00Z"/>
        </w:trPr>
        <w:tc>
          <w:tcPr>
            <w:tcW w:w="445" w:type="dxa"/>
          </w:tcPr>
          <w:p w:rsidR="007864C5" w:rsidRPr="002F02C9" w:rsidRDefault="00152C15" w:rsidP="007864C5">
            <w:pPr>
              <w:rPr>
                <w:ins w:id="7394" w:author="itc94010" w:date="2012-05-04T13:37:00Z"/>
                <w:rPrChange w:id="7395" w:author="Chen, Ivy (陳素貞 IEC1)" w:date="2015-01-12T13:45:00Z">
                  <w:rPr>
                    <w:ins w:id="7396" w:author="itc94010" w:date="2012-05-04T13:37:00Z"/>
                  </w:rPr>
                </w:rPrChange>
              </w:rPr>
            </w:pPr>
            <w:ins w:id="7397" w:author="itc94010" w:date="2012-05-04T13:37:00Z">
              <w:r w:rsidRPr="002F02C9">
                <w:rPr>
                  <w:rPrChange w:id="739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</w:t>
              </w:r>
            </w:ins>
          </w:p>
        </w:tc>
        <w:tc>
          <w:tcPr>
            <w:tcW w:w="1310" w:type="dxa"/>
          </w:tcPr>
          <w:p w:rsidR="007864C5" w:rsidRPr="002F02C9" w:rsidRDefault="00152C15" w:rsidP="007864C5">
            <w:pPr>
              <w:rPr>
                <w:ins w:id="7399" w:author="itc94010" w:date="2012-05-04T13:37:00Z"/>
                <w:rPrChange w:id="7400" w:author="Chen, Ivy (陳素貞 IEC1)" w:date="2015-01-12T13:45:00Z">
                  <w:rPr>
                    <w:ins w:id="7401" w:author="itc94010" w:date="2012-05-04T13:37:00Z"/>
                  </w:rPr>
                </w:rPrChange>
              </w:rPr>
            </w:pPr>
            <w:ins w:id="7402" w:author="itc94010" w:date="2012-05-04T14:02:00Z">
              <w:r w:rsidRPr="002F02C9">
                <w:rPr>
                  <w:rPrChange w:id="740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Fail</w:t>
              </w:r>
            </w:ins>
            <w:ins w:id="7404" w:author="itc94010" w:date="2012-05-04T13:58:00Z">
              <w:r w:rsidRPr="002F02C9">
                <w:rPr>
                  <w:rPrChange w:id="740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Qty</w:t>
              </w:r>
            </w:ins>
          </w:p>
        </w:tc>
        <w:tc>
          <w:tcPr>
            <w:tcW w:w="916" w:type="dxa"/>
          </w:tcPr>
          <w:p w:rsidR="007864C5" w:rsidRPr="002F02C9" w:rsidRDefault="00152C15" w:rsidP="007864C5">
            <w:pPr>
              <w:rPr>
                <w:ins w:id="7406" w:author="itc94010" w:date="2012-05-04T13:37:00Z"/>
                <w:rFonts w:ascii="SimSun" w:hAnsi="SimSun"/>
                <w:rPrChange w:id="7407" w:author="Chen, Ivy (陳素貞 IEC1)" w:date="2015-01-12T13:45:00Z">
                  <w:rPr>
                    <w:ins w:id="7408" w:author="itc94010" w:date="2012-05-04T13:37:00Z"/>
                    <w:rFonts w:ascii="SimSun" w:hAnsi="SimSun"/>
                  </w:rPr>
                </w:rPrChange>
              </w:rPr>
            </w:pPr>
            <w:ins w:id="7409" w:author="itc94010" w:date="2012-05-04T13:58:00Z">
              <w:r w:rsidRPr="002F02C9">
                <w:rPr>
                  <w:rFonts w:ascii="SimSun" w:hAnsi="SimSun"/>
                  <w:rPrChange w:id="741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7864C5" w:rsidRPr="002F02C9" w:rsidRDefault="00152C15" w:rsidP="007864C5">
            <w:pPr>
              <w:rPr>
                <w:ins w:id="7411" w:author="itc94010" w:date="2012-05-04T13:37:00Z"/>
                <w:rPrChange w:id="7412" w:author="Chen, Ivy (陳素貞 IEC1)" w:date="2015-01-12T13:45:00Z">
                  <w:rPr>
                    <w:ins w:id="7413" w:author="itc94010" w:date="2012-05-04T13:37:00Z"/>
                  </w:rPr>
                </w:rPrChange>
              </w:rPr>
            </w:pPr>
            <w:ins w:id="7414" w:author="itc94010" w:date="2012-05-04T14:00:00Z">
              <w:r w:rsidRPr="002F02C9">
                <w:rPr>
                  <w:rFonts w:hint="eastAsia"/>
                  <w:rPrChange w:id="741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大于</w:t>
              </w:r>
            </w:ins>
            <w:ins w:id="7416" w:author="itc94010" w:date="2012-05-04T14:02:00Z">
              <w:r w:rsidRPr="002F02C9">
                <w:rPr>
                  <w:rFonts w:hint="eastAsia"/>
                  <w:rPrChange w:id="741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等于</w:t>
              </w:r>
            </w:ins>
            <w:ins w:id="7418" w:author="itc94010" w:date="2012-05-04T14:00:00Z">
              <w:r w:rsidRPr="002F02C9">
                <w:rPr>
                  <w:rPrChange w:id="741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0</w:t>
              </w:r>
              <w:r w:rsidRPr="002F02C9">
                <w:rPr>
                  <w:rFonts w:hint="eastAsia"/>
                  <w:rPrChange w:id="742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</w:t>
              </w:r>
            </w:ins>
            <w:ins w:id="7421" w:author="itc94010" w:date="2012-05-04T13:59:00Z">
              <w:r w:rsidRPr="002F02C9">
                <w:rPr>
                  <w:rFonts w:hint="eastAsia"/>
                  <w:rPrChange w:id="742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整数</w:t>
              </w:r>
            </w:ins>
          </w:p>
        </w:tc>
        <w:tc>
          <w:tcPr>
            <w:tcW w:w="1432" w:type="dxa"/>
          </w:tcPr>
          <w:p w:rsidR="007864C5" w:rsidRPr="002F02C9" w:rsidRDefault="00152C15" w:rsidP="007864C5">
            <w:pPr>
              <w:rPr>
                <w:ins w:id="7423" w:author="itc94010" w:date="2012-05-04T13:37:00Z"/>
                <w:rFonts w:ascii="SimSun" w:hAnsi="SimSun"/>
                <w:rPrChange w:id="7424" w:author="Chen, Ivy (陳素貞 IEC1)" w:date="2015-01-12T13:45:00Z">
                  <w:rPr>
                    <w:ins w:id="7425" w:author="itc94010" w:date="2012-05-04T13:37:00Z"/>
                    <w:rFonts w:ascii="SimSun" w:hAnsi="SimSun"/>
                  </w:rPr>
                </w:rPrChange>
              </w:rPr>
            </w:pPr>
            <w:ins w:id="7426" w:author="itc94010" w:date="2012-05-04T13:37:00Z">
              <w:r w:rsidRPr="002F02C9">
                <w:rPr>
                  <w:rFonts w:ascii="SimSun" w:hAnsi="SimSun" w:hint="eastAsia"/>
                  <w:rPrChange w:id="742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7864C5" w:rsidRPr="002F02C9" w:rsidRDefault="00152C15" w:rsidP="007864C5">
            <w:pPr>
              <w:rPr>
                <w:ins w:id="7428" w:author="itc94010" w:date="2012-05-04T13:37:00Z"/>
                <w:rPrChange w:id="7429" w:author="Chen, Ivy (陳素貞 IEC1)" w:date="2015-01-12T13:45:00Z">
                  <w:rPr>
                    <w:ins w:id="7430" w:author="itc94010" w:date="2012-05-04T13:37:00Z"/>
                  </w:rPr>
                </w:rPrChange>
              </w:rPr>
            </w:pPr>
            <w:ins w:id="7431" w:author="itc94010" w:date="2012-05-04T13:37:00Z">
              <w:r w:rsidRPr="002F02C9">
                <w:rPr>
                  <w:rFonts w:hint="eastAsia"/>
                  <w:rPrChange w:id="743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7864C5" w:rsidRPr="002F02C9" w:rsidRDefault="007864C5" w:rsidP="007864C5">
            <w:pPr>
              <w:rPr>
                <w:ins w:id="7433" w:author="itc94010" w:date="2012-05-04T13:37:00Z"/>
                <w:rFonts w:eastAsia="新細明體"/>
                <w:rPrChange w:id="7434" w:author="Chen, Ivy (陳素貞 IEC1)" w:date="2015-01-12T13:45:00Z">
                  <w:rPr>
                    <w:ins w:id="7435" w:author="itc94010" w:date="2012-05-04T13:37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7864C5" w:rsidRPr="002F02C9" w:rsidRDefault="007864C5" w:rsidP="007864C5">
            <w:pPr>
              <w:rPr>
                <w:ins w:id="7436" w:author="itc94010" w:date="2012-05-04T13:37:00Z"/>
                <w:rPrChange w:id="7437" w:author="Chen, Ivy (陳素貞 IEC1)" w:date="2015-01-12T13:45:00Z">
                  <w:rPr>
                    <w:ins w:id="7438" w:author="itc94010" w:date="2012-05-04T13:37:00Z"/>
                  </w:rPr>
                </w:rPrChange>
              </w:rPr>
            </w:pPr>
          </w:p>
        </w:tc>
      </w:tr>
      <w:tr w:rsidR="007864C5" w:rsidRPr="002F02C9" w:rsidTr="007864C5">
        <w:trPr>
          <w:ins w:id="7439" w:author="itc94010" w:date="2012-05-04T13:37:00Z"/>
        </w:trPr>
        <w:tc>
          <w:tcPr>
            <w:tcW w:w="445" w:type="dxa"/>
          </w:tcPr>
          <w:p w:rsidR="007864C5" w:rsidRPr="002F02C9" w:rsidRDefault="00152C15" w:rsidP="007864C5">
            <w:pPr>
              <w:rPr>
                <w:ins w:id="7440" w:author="itc94010" w:date="2012-05-04T13:37:00Z"/>
                <w:rPrChange w:id="7441" w:author="Chen, Ivy (陳素貞 IEC1)" w:date="2015-01-12T13:45:00Z">
                  <w:rPr>
                    <w:ins w:id="7442" w:author="itc94010" w:date="2012-05-04T13:37:00Z"/>
                  </w:rPr>
                </w:rPrChange>
              </w:rPr>
            </w:pPr>
            <w:ins w:id="7443" w:author="itc94010" w:date="2012-05-04T13:37:00Z">
              <w:r w:rsidRPr="002F02C9">
                <w:rPr>
                  <w:rPrChange w:id="744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6</w:t>
              </w:r>
            </w:ins>
          </w:p>
        </w:tc>
        <w:tc>
          <w:tcPr>
            <w:tcW w:w="1310" w:type="dxa"/>
          </w:tcPr>
          <w:p w:rsidR="007864C5" w:rsidRPr="002F02C9" w:rsidRDefault="00152C15" w:rsidP="007864C5">
            <w:pPr>
              <w:rPr>
                <w:ins w:id="7445" w:author="itc94010" w:date="2012-05-04T13:37:00Z"/>
                <w:rPrChange w:id="7446" w:author="Chen, Ivy (陳素貞 IEC1)" w:date="2015-01-12T13:45:00Z">
                  <w:rPr>
                    <w:ins w:id="7447" w:author="itc94010" w:date="2012-05-04T13:37:00Z"/>
                  </w:rPr>
                </w:rPrChange>
              </w:rPr>
            </w:pPr>
            <w:ins w:id="7448" w:author="itc94010" w:date="2012-05-04T13:37:00Z">
              <w:r w:rsidRPr="002F02C9">
                <w:rPr>
                  <w:rPrChange w:id="744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Add</w:t>
              </w:r>
            </w:ins>
          </w:p>
        </w:tc>
        <w:tc>
          <w:tcPr>
            <w:tcW w:w="916" w:type="dxa"/>
          </w:tcPr>
          <w:p w:rsidR="007864C5" w:rsidRPr="002F02C9" w:rsidRDefault="00152C15" w:rsidP="007864C5">
            <w:pPr>
              <w:rPr>
                <w:ins w:id="7450" w:author="itc94010" w:date="2012-05-04T13:37:00Z"/>
                <w:rFonts w:ascii="SimSun"/>
                <w:rPrChange w:id="7451" w:author="Chen, Ivy (陳素貞 IEC1)" w:date="2015-01-12T13:45:00Z">
                  <w:rPr>
                    <w:ins w:id="7452" w:author="itc94010" w:date="2012-05-04T13:37:00Z"/>
                    <w:rFonts w:ascii="SimSun"/>
                  </w:rPr>
                </w:rPrChange>
              </w:rPr>
            </w:pPr>
            <w:ins w:id="7453" w:author="itc94010" w:date="2012-05-04T13:37:00Z">
              <w:r w:rsidRPr="002F02C9">
                <w:rPr>
                  <w:rFonts w:ascii="SimSun" w:hAnsi="SimSun"/>
                  <w:rPrChange w:id="745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7864C5" w:rsidRPr="002F02C9" w:rsidRDefault="007864C5" w:rsidP="007864C5">
            <w:pPr>
              <w:rPr>
                <w:ins w:id="7455" w:author="itc94010" w:date="2012-05-04T13:37:00Z"/>
                <w:rPrChange w:id="7456" w:author="Chen, Ivy (陳素貞 IEC1)" w:date="2015-01-12T13:45:00Z">
                  <w:rPr>
                    <w:ins w:id="7457" w:author="itc94010" w:date="2012-05-04T13:37:00Z"/>
                  </w:rPr>
                </w:rPrChange>
              </w:rPr>
            </w:pPr>
          </w:p>
        </w:tc>
        <w:tc>
          <w:tcPr>
            <w:tcW w:w="1432" w:type="dxa"/>
          </w:tcPr>
          <w:p w:rsidR="007864C5" w:rsidRPr="002F02C9" w:rsidRDefault="00152C15" w:rsidP="007864C5">
            <w:pPr>
              <w:rPr>
                <w:ins w:id="7458" w:author="itc94010" w:date="2012-05-04T13:37:00Z"/>
                <w:lang w:eastAsia="zh-TW"/>
                <w:rPrChange w:id="7459" w:author="Chen, Ivy (陳素貞 IEC1)" w:date="2015-01-12T13:45:00Z">
                  <w:rPr>
                    <w:ins w:id="7460" w:author="itc94010" w:date="2012-05-04T13:37:00Z"/>
                    <w:lang w:eastAsia="zh-TW"/>
                  </w:rPr>
                </w:rPrChange>
              </w:rPr>
            </w:pPr>
            <w:ins w:id="7461" w:author="itc94010" w:date="2012-05-04T13:37:00Z">
              <w:r w:rsidRPr="002F02C9">
                <w:rPr>
                  <w:rFonts w:ascii="SimSun" w:hAnsi="SimSun" w:hint="eastAsia"/>
                  <w:rPrChange w:id="746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746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Add</w:t>
              </w:r>
              <w:r w:rsidRPr="002F02C9">
                <w:rPr>
                  <w:rFonts w:ascii="SimSun" w:hAnsi="SimSun" w:hint="eastAsia"/>
                  <w:rPrChange w:id="746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</w:tc>
        <w:tc>
          <w:tcPr>
            <w:tcW w:w="680" w:type="dxa"/>
          </w:tcPr>
          <w:p w:rsidR="007864C5" w:rsidRPr="002F02C9" w:rsidRDefault="007864C5" w:rsidP="007864C5">
            <w:pPr>
              <w:rPr>
                <w:ins w:id="7465" w:author="itc94010" w:date="2012-05-04T13:37:00Z"/>
                <w:lang w:eastAsia="zh-TW"/>
                <w:rPrChange w:id="7466" w:author="Chen, Ivy (陳素貞 IEC1)" w:date="2015-01-12T13:45:00Z">
                  <w:rPr>
                    <w:ins w:id="7467" w:author="itc94010" w:date="2012-05-04T13:37:00Z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7864C5" w:rsidRPr="002F02C9" w:rsidRDefault="00152C15" w:rsidP="007864C5">
            <w:pPr>
              <w:ind w:left="100" w:hangingChars="50" w:hanging="100"/>
              <w:rPr>
                <w:ins w:id="7468" w:author="itc94010" w:date="2012-05-04T13:37:00Z"/>
                <w:rFonts w:ascii="SimSun"/>
                <w:rPrChange w:id="7469" w:author="Chen, Ivy (陳素貞 IEC1)" w:date="2015-01-12T13:45:00Z">
                  <w:rPr>
                    <w:ins w:id="7470" w:author="itc94010" w:date="2012-05-04T13:37:00Z"/>
                    <w:rFonts w:ascii="SimSun"/>
                  </w:rPr>
                </w:rPrChange>
              </w:rPr>
            </w:pPr>
            <w:ins w:id="7471" w:author="itc94010" w:date="2012-05-04T13:37:00Z">
              <w:r w:rsidRPr="002F02C9">
                <w:rPr>
                  <w:rFonts w:ascii="SimSun" w:hAnsi="SimSun"/>
                  <w:rPrChange w:id="747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SimSun" w:hAnsi="SimSun" w:hint="eastAsia"/>
                  <w:rPrChange w:id="747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747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747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、若有任何必填项为空，则警示用户，放弃后续操作。</w:t>
              </w:r>
            </w:ins>
          </w:p>
          <w:p w:rsidR="007F25D2" w:rsidRPr="002F02C9" w:rsidRDefault="00152C15" w:rsidP="007864C5">
            <w:pPr>
              <w:rPr>
                <w:ins w:id="7476" w:author="itc94010" w:date="2012-05-04T14:05:00Z"/>
                <w:rFonts w:ascii="SimSun" w:hAnsi="SimSun"/>
                <w:rPrChange w:id="7477" w:author="Chen, Ivy (陳素貞 IEC1)" w:date="2015-01-12T13:45:00Z">
                  <w:rPr>
                    <w:ins w:id="7478" w:author="itc94010" w:date="2012-05-04T14:05:00Z"/>
                    <w:rFonts w:ascii="SimSun" w:hAnsi="SimSun"/>
                  </w:rPr>
                </w:rPrChange>
              </w:rPr>
            </w:pPr>
            <w:ins w:id="7479" w:author="itc94010" w:date="2012-05-04T13:37:00Z">
              <w:r w:rsidRPr="002F02C9">
                <w:rPr>
                  <w:rFonts w:ascii="SimSun" w:hAnsi="SimSun"/>
                  <w:rPrChange w:id="748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748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</w:t>
              </w:r>
            </w:ins>
            <w:ins w:id="7482" w:author="itc94010" w:date="2012-05-04T14:04:00Z">
              <w:r w:rsidRPr="002F02C9">
                <w:rPr>
                  <w:rFonts w:ascii="SimSun" w:hAnsi="SimSun" w:hint="eastAsia"/>
                  <w:rPrChange w:id="748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若</w:t>
              </w:r>
              <w:r w:rsidRPr="002F02C9">
                <w:rPr>
                  <w:rFonts w:ascii="SimSun" w:hAnsi="SimSun"/>
                  <w:rPrChange w:id="748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Pass Qty或Fail Qty框中数据不符合其对应的值域</w:t>
              </w:r>
            </w:ins>
            <w:ins w:id="7485" w:author="itc94010" w:date="2012-05-04T14:05:00Z">
              <w:r w:rsidRPr="002F02C9">
                <w:rPr>
                  <w:rFonts w:ascii="SimSun" w:hAnsi="SimSun" w:hint="eastAsia"/>
                  <w:rPrChange w:id="748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范围，则警示用户，放弃后续操作。</w:t>
              </w:r>
            </w:ins>
          </w:p>
          <w:p w:rsidR="007864C5" w:rsidRPr="002F02C9" w:rsidRDefault="00152C15" w:rsidP="007864C5">
            <w:pPr>
              <w:rPr>
                <w:ins w:id="7487" w:author="itc94010" w:date="2012-05-04T13:37:00Z"/>
                <w:rFonts w:ascii="SimSun"/>
                <w:rPrChange w:id="7488" w:author="Chen, Ivy (陳素貞 IEC1)" w:date="2015-01-12T13:45:00Z">
                  <w:rPr>
                    <w:ins w:id="7489" w:author="itc94010" w:date="2012-05-04T13:37:00Z"/>
                    <w:rFonts w:ascii="SimSun"/>
                  </w:rPr>
                </w:rPrChange>
              </w:rPr>
            </w:pPr>
            <w:ins w:id="7490" w:author="itc94010" w:date="2012-05-04T14:05:00Z">
              <w:r w:rsidRPr="002F02C9">
                <w:rPr>
                  <w:rFonts w:ascii="SimSun" w:hAnsi="SimSun"/>
                  <w:rPrChange w:id="749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lastRenderedPageBreak/>
                <w:t>3</w:t>
              </w:r>
              <w:r w:rsidRPr="002F02C9">
                <w:rPr>
                  <w:rFonts w:ascii="SimSun" w:hAnsi="SimSun" w:hint="eastAsia"/>
                  <w:rPrChange w:id="749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</w:t>
              </w:r>
            </w:ins>
            <w:ins w:id="7493" w:author="itc94010" w:date="2012-05-04T13:37:00Z">
              <w:r w:rsidRPr="002F02C9">
                <w:rPr>
                  <w:rFonts w:ascii="SimSun" w:hAnsi="SimSun" w:hint="eastAsia"/>
                  <w:rPrChange w:id="749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若</w:t>
              </w:r>
            </w:ins>
            <w:ins w:id="7495" w:author="itc94010" w:date="2012-05-04T14:03:00Z">
              <w:r w:rsidRPr="002F02C9">
                <w:rPr>
                  <w:rFonts w:ascii="SimSun" w:hAnsi="SimSun"/>
                  <w:rPrChange w:id="749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Line</w:t>
              </w:r>
            </w:ins>
            <w:ins w:id="7497" w:author="Gao, Guan-Wei (高貫偉 ITC)" w:date="2012-08-29T09:48:00Z">
              <w:r w:rsidRPr="002F02C9">
                <w:rPr>
                  <w:rFonts w:ascii="SimSun" w:hAnsi="SimSun"/>
                  <w:rPrChange w:id="749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+Type</w:t>
              </w:r>
            </w:ins>
            <w:ins w:id="7499" w:author="itc94010" w:date="2012-05-04T13:37:00Z">
              <w:r w:rsidRPr="002F02C9">
                <w:rPr>
                  <w:rFonts w:ascii="SimSun" w:hAnsi="SimSun" w:hint="eastAsia"/>
                  <w:rPrChange w:id="750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框中数据</w:t>
              </w:r>
            </w:ins>
            <w:ins w:id="7501" w:author="itc94010" w:date="2012-05-04T14:03:00Z">
              <w:r w:rsidRPr="002F02C9">
                <w:rPr>
                  <w:rFonts w:ascii="SimSun" w:hAnsi="SimSun" w:hint="eastAsia"/>
                  <w:rPrChange w:id="750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已</w:t>
              </w:r>
            </w:ins>
            <w:ins w:id="7503" w:author="itc94010" w:date="2012-05-04T13:37:00Z">
              <w:r w:rsidRPr="002F02C9">
                <w:rPr>
                  <w:rFonts w:ascii="SimSun" w:hAnsi="SimSun" w:hint="eastAsia"/>
                  <w:rPrChange w:id="750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出现在</w:t>
              </w:r>
            </w:ins>
            <w:ins w:id="7505" w:author="itc94010" w:date="2012-05-04T14:04:00Z">
              <w:r w:rsidRPr="002F02C9">
                <w:rPr>
                  <w:rFonts w:ascii="Courier New" w:hAnsi="Courier New" w:cs="Courier New"/>
                  <w:noProof/>
                  <w:szCs w:val="20"/>
                  <w:rPrChange w:id="750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LotSetting</w:t>
              </w:r>
            </w:ins>
            <w:ins w:id="7507" w:author="itc94010" w:date="2012-05-04T13:37:00Z">
              <w:r w:rsidRPr="002F02C9">
                <w:rPr>
                  <w:rFonts w:ascii="Courier New" w:hAnsi="Courier New" w:cs="Courier New" w:hint="eastAsia"/>
                  <w:noProof/>
                  <w:szCs w:val="20"/>
                  <w:rPrChange w:id="7508" w:author="Chen, Ivy (陳素貞 IEC1)" w:date="2015-01-12T13:45:00Z">
                    <w:rPr>
                      <w:rFonts w:ascii="Courier New" w:hAnsi="Courier New" w:cs="Courier New" w:hint="eastAsia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表的一个记录中</w:t>
              </w:r>
              <w:r w:rsidRPr="002F02C9">
                <w:rPr>
                  <w:rFonts w:ascii="SimSun" w:hAnsi="SimSun" w:hint="eastAsia"/>
                  <w:rPrChange w:id="750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，则警示用户，放弃后续操作。</w:t>
              </w:r>
            </w:ins>
          </w:p>
          <w:p w:rsidR="007864C5" w:rsidRPr="002F02C9" w:rsidRDefault="00152C15" w:rsidP="007864C5">
            <w:pPr>
              <w:rPr>
                <w:ins w:id="7510" w:author="itc94010" w:date="2012-05-04T13:37:00Z"/>
                <w:rFonts w:ascii="SimSun" w:hAnsi="SimSun"/>
                <w:rPrChange w:id="7511" w:author="Chen, Ivy (陳素貞 IEC1)" w:date="2015-01-12T13:45:00Z">
                  <w:rPr>
                    <w:ins w:id="7512" w:author="itc94010" w:date="2012-05-04T13:37:00Z"/>
                    <w:rFonts w:ascii="SimSun" w:hAnsi="SimSun"/>
                  </w:rPr>
                </w:rPrChange>
              </w:rPr>
            </w:pPr>
            <w:ins w:id="7513" w:author="itc94010" w:date="2012-05-04T14:05:00Z">
              <w:r w:rsidRPr="002F02C9">
                <w:rPr>
                  <w:rFonts w:ascii="SimSun" w:hAnsi="SimSun"/>
                  <w:rPrChange w:id="751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</w:t>
              </w:r>
            </w:ins>
            <w:ins w:id="7515" w:author="itc94010" w:date="2012-05-04T13:37:00Z">
              <w:r w:rsidRPr="002F02C9">
                <w:rPr>
                  <w:rFonts w:ascii="SimSun" w:hAnsi="SimSun" w:hint="eastAsia"/>
                  <w:rPrChange w:id="751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、用</w:t>
              </w:r>
              <w:r w:rsidRPr="002F02C9">
                <w:rPr>
                  <w:rFonts w:ascii="SimSun" w:hAnsi="SimSun"/>
                  <w:rPrChange w:id="751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3到5号框</w:t>
              </w:r>
            </w:ins>
            <w:ins w:id="7518" w:author="Gao, Guan-Wei (高貫偉 ITC)" w:date="2012-07-03T12:15:00Z">
              <w:r w:rsidRPr="002F02C9">
                <w:rPr>
                  <w:rFonts w:ascii="SimSun" w:hAnsi="SimSun" w:hint="eastAsia"/>
                  <w:rPrChange w:id="751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Fonts w:ascii="SimSun" w:hAnsi="SimSun"/>
                  <w:rPrChange w:id="752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8号框</w:t>
              </w:r>
            </w:ins>
            <w:ins w:id="7521" w:author="itc94010" w:date="2012-05-04T13:37:00Z">
              <w:r w:rsidRPr="002F02C9">
                <w:rPr>
                  <w:rFonts w:ascii="SimSun" w:hAnsi="SimSun" w:hint="eastAsia"/>
                  <w:rPrChange w:id="752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的当前数据创建此新</w:t>
              </w:r>
            </w:ins>
            <w:ins w:id="7523" w:author="itc94010" w:date="2012-05-04T14:05:00Z">
              <w:r w:rsidRPr="002F02C9">
                <w:rPr>
                  <w:rFonts w:ascii="SimSun" w:hAnsi="SimSun"/>
                  <w:rPrChange w:id="752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LotSetting</w:t>
              </w:r>
            </w:ins>
            <w:ins w:id="7525" w:author="itc94010" w:date="2012-05-04T13:37:00Z">
              <w:r w:rsidRPr="002F02C9">
                <w:rPr>
                  <w:rFonts w:ascii="SimSun" w:hAnsi="SimSun" w:hint="eastAsia"/>
                  <w:rPrChange w:id="752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记录，记录创建人和日期。</w:t>
              </w:r>
            </w:ins>
          </w:p>
          <w:p w:rsidR="003B389F" w:rsidRPr="002F02C9" w:rsidRDefault="00152C15">
            <w:pPr>
              <w:rPr>
                <w:ins w:id="7527" w:author="itc94010" w:date="2012-05-04T13:37:00Z"/>
                <w:rFonts w:ascii="Arial" w:eastAsia="新細明體" w:hAnsi="Arial" w:cs="Arial"/>
                <w:b/>
                <w:bCs/>
                <w:kern w:val="32"/>
                <w:sz w:val="32"/>
                <w:szCs w:val="32"/>
                <w:rPrChange w:id="7528" w:author="Chen, Ivy (陳素貞 IEC1)" w:date="2015-01-12T13:45:00Z">
                  <w:rPr>
                    <w:ins w:id="7529" w:author="itc94010" w:date="2012-05-04T13:37:00Z"/>
                    <w:rFonts w:ascii="Arial" w:eastAsia="新細明體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530" w:author="itc94010" w:date="2012-05-04T14:0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531" w:author="itc94010" w:date="2012-05-04T14:05:00Z">
              <w:r w:rsidRPr="002F02C9">
                <w:rPr>
                  <w:rFonts w:ascii="SimSun" w:hAnsi="SimSun"/>
                  <w:rPrChange w:id="753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5</w:t>
              </w:r>
            </w:ins>
            <w:ins w:id="7533" w:author="itc94010" w:date="2012-05-04T13:37:00Z">
              <w:r w:rsidRPr="002F02C9">
                <w:rPr>
                  <w:rFonts w:ascii="SimSun" w:hAnsi="SimSun" w:hint="eastAsia"/>
                  <w:rPrChange w:id="753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、刷新</w:t>
              </w:r>
            </w:ins>
            <w:ins w:id="7535" w:author="itc94010" w:date="2012-05-04T14:05:00Z">
              <w:r w:rsidRPr="002F02C9">
                <w:rPr>
                  <w:rPrChange w:id="753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Lot</w:t>
              </w:r>
            </w:ins>
            <w:ins w:id="7537" w:author="itc94010" w:date="2012-05-04T13:37:00Z">
              <w:r w:rsidRPr="002F02C9">
                <w:rPr>
                  <w:rPrChange w:id="753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Setting</w:t>
              </w:r>
              <w:r w:rsidRPr="002F02C9">
                <w:rPr>
                  <w:rFonts w:ascii="SimSun" w:hAnsi="SimSun"/>
                  <w:rPrChange w:id="753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="SimSun" w:hAnsi="SimSun" w:hint="eastAsia"/>
                  <w:rPrChange w:id="754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7864C5" w:rsidRPr="002F02C9" w:rsidRDefault="007864C5" w:rsidP="007864C5">
            <w:pPr>
              <w:rPr>
                <w:ins w:id="7541" w:author="itc94010" w:date="2012-05-04T13:37:00Z"/>
                <w:rPrChange w:id="7542" w:author="Chen, Ivy (陳素貞 IEC1)" w:date="2015-01-12T13:45:00Z">
                  <w:rPr>
                    <w:ins w:id="7543" w:author="itc94010" w:date="2012-05-04T13:37:00Z"/>
                  </w:rPr>
                </w:rPrChange>
              </w:rPr>
            </w:pPr>
          </w:p>
        </w:tc>
      </w:tr>
      <w:tr w:rsidR="007864C5" w:rsidRPr="002F02C9" w:rsidTr="007864C5">
        <w:trPr>
          <w:ins w:id="7544" w:author="itc94010" w:date="2012-05-04T13:37:00Z"/>
        </w:trPr>
        <w:tc>
          <w:tcPr>
            <w:tcW w:w="445" w:type="dxa"/>
          </w:tcPr>
          <w:p w:rsidR="007864C5" w:rsidRPr="002F02C9" w:rsidRDefault="00152C15" w:rsidP="007864C5">
            <w:pPr>
              <w:rPr>
                <w:ins w:id="7545" w:author="itc94010" w:date="2012-05-04T13:37:00Z"/>
                <w:rPrChange w:id="7546" w:author="Chen, Ivy (陳素貞 IEC1)" w:date="2015-01-12T13:45:00Z">
                  <w:rPr>
                    <w:ins w:id="7547" w:author="itc94010" w:date="2012-05-04T13:37:00Z"/>
                  </w:rPr>
                </w:rPrChange>
              </w:rPr>
            </w:pPr>
            <w:ins w:id="7548" w:author="itc94010" w:date="2012-05-04T14:06:00Z">
              <w:r w:rsidRPr="002F02C9">
                <w:rPr>
                  <w:rPrChange w:id="754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lastRenderedPageBreak/>
                <w:t>7</w:t>
              </w:r>
            </w:ins>
          </w:p>
        </w:tc>
        <w:tc>
          <w:tcPr>
            <w:tcW w:w="1310" w:type="dxa"/>
          </w:tcPr>
          <w:p w:rsidR="007864C5" w:rsidRPr="002F02C9" w:rsidRDefault="00152C15" w:rsidP="007864C5">
            <w:pPr>
              <w:rPr>
                <w:ins w:id="7550" w:author="itc94010" w:date="2012-05-04T13:37:00Z"/>
                <w:rPrChange w:id="7551" w:author="Chen, Ivy (陳素貞 IEC1)" w:date="2015-01-12T13:45:00Z">
                  <w:rPr>
                    <w:ins w:id="7552" w:author="itc94010" w:date="2012-05-04T13:37:00Z"/>
                  </w:rPr>
                </w:rPrChange>
              </w:rPr>
            </w:pPr>
            <w:ins w:id="7553" w:author="itc94010" w:date="2012-05-04T13:37:00Z">
              <w:r w:rsidRPr="002F02C9">
                <w:rPr>
                  <w:rPrChange w:id="755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Save</w:t>
              </w:r>
            </w:ins>
          </w:p>
        </w:tc>
        <w:tc>
          <w:tcPr>
            <w:tcW w:w="916" w:type="dxa"/>
          </w:tcPr>
          <w:p w:rsidR="007864C5" w:rsidRPr="002F02C9" w:rsidRDefault="00152C15" w:rsidP="007864C5">
            <w:pPr>
              <w:rPr>
                <w:ins w:id="7555" w:author="itc94010" w:date="2012-05-04T13:37:00Z"/>
                <w:rFonts w:ascii="SimSun" w:hAnsi="SimSun"/>
                <w:rPrChange w:id="7556" w:author="Chen, Ivy (陳素貞 IEC1)" w:date="2015-01-12T13:45:00Z">
                  <w:rPr>
                    <w:ins w:id="7557" w:author="itc94010" w:date="2012-05-04T13:37:00Z"/>
                    <w:rFonts w:ascii="SimSun" w:hAnsi="SimSun"/>
                  </w:rPr>
                </w:rPrChange>
              </w:rPr>
            </w:pPr>
            <w:ins w:id="7558" w:author="itc94010" w:date="2012-05-04T13:37:00Z">
              <w:r w:rsidRPr="002F02C9">
                <w:rPr>
                  <w:rFonts w:ascii="SimSun" w:hAnsi="SimSun"/>
                  <w:rPrChange w:id="755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7864C5" w:rsidRPr="002F02C9" w:rsidRDefault="007864C5" w:rsidP="007864C5">
            <w:pPr>
              <w:rPr>
                <w:ins w:id="7560" w:author="itc94010" w:date="2012-05-04T13:37:00Z"/>
                <w:rPrChange w:id="7561" w:author="Chen, Ivy (陳素貞 IEC1)" w:date="2015-01-12T13:45:00Z">
                  <w:rPr>
                    <w:ins w:id="7562" w:author="itc94010" w:date="2012-05-04T13:37:00Z"/>
                  </w:rPr>
                </w:rPrChange>
              </w:rPr>
            </w:pPr>
          </w:p>
        </w:tc>
        <w:tc>
          <w:tcPr>
            <w:tcW w:w="1432" w:type="dxa"/>
          </w:tcPr>
          <w:p w:rsidR="007864C5" w:rsidRPr="002F02C9" w:rsidRDefault="00152C15" w:rsidP="007864C5">
            <w:pPr>
              <w:rPr>
                <w:ins w:id="7563" w:author="itc94010" w:date="2012-05-04T13:37:00Z"/>
                <w:rFonts w:ascii="SimSun" w:hAnsi="SimSun"/>
                <w:rPrChange w:id="7564" w:author="Chen, Ivy (陳素貞 IEC1)" w:date="2015-01-12T13:45:00Z">
                  <w:rPr>
                    <w:ins w:id="7565" w:author="itc94010" w:date="2012-05-04T13:37:00Z"/>
                    <w:rFonts w:ascii="SimSun" w:hAnsi="SimSun"/>
                  </w:rPr>
                </w:rPrChange>
              </w:rPr>
            </w:pPr>
            <w:ins w:id="7566" w:author="itc94010" w:date="2012-05-04T13:37:00Z">
              <w:r w:rsidRPr="002F02C9">
                <w:rPr>
                  <w:rFonts w:ascii="SimSun" w:hAnsi="SimSun" w:hint="eastAsia"/>
                  <w:rPrChange w:id="756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756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Save</w:t>
              </w:r>
              <w:r w:rsidRPr="002F02C9">
                <w:rPr>
                  <w:rFonts w:ascii="SimSun" w:hAnsi="SimSun" w:hint="eastAsia"/>
                  <w:rPrChange w:id="756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  <w:p w:rsidR="007864C5" w:rsidRPr="002F02C9" w:rsidRDefault="00152C15" w:rsidP="007864C5">
            <w:pPr>
              <w:rPr>
                <w:ins w:id="7570" w:author="itc94010" w:date="2012-05-04T13:37:00Z"/>
                <w:rFonts w:ascii="SimSun"/>
                <w:rPrChange w:id="7571" w:author="Chen, Ivy (陳素貞 IEC1)" w:date="2015-01-12T13:45:00Z">
                  <w:rPr>
                    <w:ins w:id="7572" w:author="itc94010" w:date="2012-05-04T13:37:00Z"/>
                    <w:rFonts w:ascii="SimSun"/>
                  </w:rPr>
                </w:rPrChange>
              </w:rPr>
            </w:pPr>
            <w:ins w:id="7573" w:author="itc94010" w:date="2012-05-04T13:37:00Z">
              <w:r w:rsidRPr="002F02C9">
                <w:rPr>
                  <w:rFonts w:ascii="SimSun" w:hAnsi="SimSun"/>
                  <w:rPrChange w:id="757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Disable</w:t>
              </w:r>
            </w:ins>
          </w:p>
        </w:tc>
        <w:tc>
          <w:tcPr>
            <w:tcW w:w="680" w:type="dxa"/>
          </w:tcPr>
          <w:p w:rsidR="007864C5" w:rsidRPr="002F02C9" w:rsidRDefault="007864C5" w:rsidP="007864C5">
            <w:pPr>
              <w:rPr>
                <w:ins w:id="7575" w:author="itc94010" w:date="2012-05-04T13:37:00Z"/>
                <w:rPrChange w:id="7576" w:author="Chen, Ivy (陳素貞 IEC1)" w:date="2015-01-12T13:45:00Z">
                  <w:rPr>
                    <w:ins w:id="7577" w:author="itc94010" w:date="2012-05-04T13:37:00Z"/>
                  </w:rPr>
                </w:rPrChange>
              </w:rPr>
            </w:pPr>
          </w:p>
        </w:tc>
        <w:tc>
          <w:tcPr>
            <w:tcW w:w="2728" w:type="dxa"/>
          </w:tcPr>
          <w:p w:rsidR="007864C5" w:rsidRPr="002F02C9" w:rsidRDefault="00152C15" w:rsidP="007864C5">
            <w:pPr>
              <w:ind w:left="100" w:hangingChars="50" w:hanging="100"/>
              <w:rPr>
                <w:ins w:id="7578" w:author="itc94010" w:date="2012-05-04T13:37:00Z"/>
                <w:rFonts w:ascii="SimSun"/>
                <w:rPrChange w:id="7579" w:author="Chen, Ivy (陳素貞 IEC1)" w:date="2015-01-12T13:45:00Z">
                  <w:rPr>
                    <w:ins w:id="7580" w:author="itc94010" w:date="2012-05-04T13:37:00Z"/>
                    <w:rFonts w:ascii="SimSun"/>
                  </w:rPr>
                </w:rPrChange>
              </w:rPr>
            </w:pPr>
            <w:ins w:id="7581" w:author="itc94010" w:date="2012-05-04T13:37:00Z">
              <w:r w:rsidRPr="002F02C9">
                <w:rPr>
                  <w:rFonts w:ascii="SimSun" w:hAnsi="SimSun"/>
                  <w:rPrChange w:id="758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SimSun" w:hAnsi="SimSun" w:hint="eastAsia"/>
                  <w:rPrChange w:id="758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758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758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、若有任何必填项为空，则警示用户，放弃后续操作。</w:t>
              </w:r>
            </w:ins>
          </w:p>
          <w:p w:rsidR="007F25D2" w:rsidRPr="002F02C9" w:rsidRDefault="00152C15" w:rsidP="007F25D2">
            <w:pPr>
              <w:rPr>
                <w:ins w:id="7586" w:author="itc94010" w:date="2012-05-04T14:06:00Z"/>
                <w:rFonts w:ascii="SimSun" w:hAnsi="SimSun"/>
                <w:rPrChange w:id="7587" w:author="Chen, Ivy (陳素貞 IEC1)" w:date="2015-01-12T13:45:00Z">
                  <w:rPr>
                    <w:ins w:id="7588" w:author="itc94010" w:date="2012-05-04T14:06:00Z"/>
                    <w:rFonts w:ascii="SimSun" w:hAnsi="SimSun"/>
                  </w:rPr>
                </w:rPrChange>
              </w:rPr>
            </w:pPr>
            <w:ins w:id="7589" w:author="itc94010" w:date="2012-05-04T13:37:00Z">
              <w:r w:rsidRPr="002F02C9">
                <w:rPr>
                  <w:rFonts w:ascii="SimSun" w:hAnsi="SimSun"/>
                  <w:rPrChange w:id="759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759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</w:t>
              </w:r>
            </w:ins>
            <w:ins w:id="7592" w:author="itc94010" w:date="2012-05-04T14:06:00Z">
              <w:r w:rsidRPr="002F02C9">
                <w:rPr>
                  <w:rFonts w:ascii="SimSun" w:hAnsi="SimSun" w:hint="eastAsia"/>
                  <w:rPrChange w:id="759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若</w:t>
              </w:r>
              <w:r w:rsidRPr="002F02C9">
                <w:rPr>
                  <w:rFonts w:ascii="SimSun" w:hAnsi="SimSun"/>
                  <w:rPrChange w:id="759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Pass Qty或Fail Qty框中数据不符合其对应的值域范围，则则警示用户，放弃后续操作。</w:t>
              </w:r>
            </w:ins>
          </w:p>
          <w:p w:rsidR="007864C5" w:rsidRPr="002F02C9" w:rsidRDefault="00152C15" w:rsidP="007F25D2">
            <w:pPr>
              <w:rPr>
                <w:ins w:id="7595" w:author="itc94010" w:date="2012-05-04T13:37:00Z"/>
                <w:rFonts w:ascii="SimSun" w:hAnsi="SimSun"/>
                <w:rPrChange w:id="7596" w:author="Chen, Ivy (陳素貞 IEC1)" w:date="2015-01-12T13:45:00Z">
                  <w:rPr>
                    <w:ins w:id="7597" w:author="itc94010" w:date="2012-05-04T13:37:00Z"/>
                    <w:rFonts w:ascii="SimSun" w:hAnsi="SimSun"/>
                  </w:rPr>
                </w:rPrChange>
              </w:rPr>
            </w:pPr>
            <w:ins w:id="7598" w:author="itc94010" w:date="2012-05-04T14:06:00Z">
              <w:r w:rsidRPr="002F02C9">
                <w:rPr>
                  <w:rFonts w:ascii="SimSun" w:hAnsi="SimSun"/>
                  <w:rPrChange w:id="759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ascii="SimSun" w:hAnsi="SimSun" w:hint="eastAsia"/>
                  <w:rPrChange w:id="760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</w:t>
              </w:r>
            </w:ins>
            <w:ins w:id="7601" w:author="itc94010" w:date="2012-05-04T13:37:00Z">
              <w:r w:rsidRPr="002F02C9">
                <w:rPr>
                  <w:rFonts w:ascii="SimSun" w:hAnsi="SimSun" w:hint="eastAsia"/>
                  <w:rPrChange w:id="760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若</w:t>
              </w:r>
            </w:ins>
            <w:ins w:id="7603" w:author="itc94010" w:date="2012-05-04T14:06:00Z">
              <w:r w:rsidRPr="002F02C9">
                <w:rPr>
                  <w:rFonts w:ascii="SimSun" w:hAnsi="SimSun"/>
                  <w:rPrChange w:id="760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Line</w:t>
              </w:r>
            </w:ins>
            <w:ins w:id="7605" w:author="Gao, Guan-Wei (高貫偉 ITC)" w:date="2012-08-29T09:49:00Z">
              <w:r w:rsidRPr="002F02C9">
                <w:rPr>
                  <w:rFonts w:ascii="SimSun" w:hAnsi="SimSun"/>
                  <w:rPrChange w:id="760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+Type</w:t>
              </w:r>
            </w:ins>
            <w:ins w:id="7607" w:author="itc94010" w:date="2012-05-04T13:37:00Z">
              <w:r w:rsidRPr="002F02C9">
                <w:rPr>
                  <w:rFonts w:ascii="SimSun" w:hAnsi="SimSun" w:hint="eastAsia"/>
                  <w:rPrChange w:id="760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框中数据</w:t>
              </w:r>
            </w:ins>
            <w:ins w:id="7609" w:author="itc94010" w:date="2012-05-04T14:06:00Z">
              <w:r w:rsidRPr="002F02C9">
                <w:rPr>
                  <w:rFonts w:ascii="SimSun" w:hAnsi="SimSun" w:hint="eastAsia"/>
                  <w:rPrChange w:id="761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已</w:t>
              </w:r>
            </w:ins>
            <w:ins w:id="7611" w:author="itc94010" w:date="2012-05-04T13:37:00Z">
              <w:r w:rsidRPr="002F02C9">
                <w:rPr>
                  <w:rFonts w:ascii="SimSun" w:hAnsi="SimSun" w:hint="eastAsia"/>
                  <w:rPrChange w:id="761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出现在</w:t>
              </w:r>
            </w:ins>
            <w:ins w:id="7613" w:author="itc94010" w:date="2012-05-04T14:07:00Z">
              <w:r w:rsidRPr="002F02C9">
                <w:rPr>
                  <w:rFonts w:ascii="Courier New" w:hAnsi="Courier New" w:cs="Courier New"/>
                  <w:noProof/>
                  <w:szCs w:val="20"/>
                  <w:rPrChange w:id="761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LotSetting</w:t>
              </w:r>
            </w:ins>
            <w:ins w:id="7615" w:author="itc94010" w:date="2012-05-04T13:37:00Z">
              <w:r w:rsidRPr="002F02C9">
                <w:rPr>
                  <w:rFonts w:ascii="Courier New" w:hAnsi="Courier New" w:cs="Courier New" w:hint="eastAsia"/>
                  <w:noProof/>
                  <w:szCs w:val="20"/>
                  <w:rPrChange w:id="7616" w:author="Chen, Ivy (陳素貞 IEC1)" w:date="2015-01-12T13:45:00Z">
                    <w:rPr>
                      <w:rFonts w:ascii="Courier New" w:hAnsi="Courier New" w:cs="Courier New" w:hint="eastAsia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表的一个记录中且不是当前被编辑记录</w:t>
              </w:r>
              <w:r w:rsidRPr="002F02C9">
                <w:rPr>
                  <w:rFonts w:ascii="SimSun" w:hAnsi="SimSun" w:hint="eastAsia"/>
                  <w:rPrChange w:id="761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，，则警示用户，放弃后续操作。</w:t>
              </w:r>
            </w:ins>
          </w:p>
          <w:p w:rsidR="007864C5" w:rsidRPr="002F02C9" w:rsidRDefault="00152C15" w:rsidP="007864C5">
            <w:pPr>
              <w:rPr>
                <w:ins w:id="7618" w:author="itc94010" w:date="2012-05-04T13:37:00Z"/>
                <w:rFonts w:ascii="SimSun"/>
                <w:rPrChange w:id="7619" w:author="Chen, Ivy (陳素貞 IEC1)" w:date="2015-01-12T13:45:00Z">
                  <w:rPr>
                    <w:ins w:id="7620" w:author="itc94010" w:date="2012-05-04T13:37:00Z"/>
                    <w:rFonts w:ascii="SimSun"/>
                  </w:rPr>
                </w:rPrChange>
              </w:rPr>
            </w:pPr>
            <w:ins w:id="7621" w:author="itc94010" w:date="2012-05-04T14:07:00Z">
              <w:r w:rsidRPr="002F02C9">
                <w:rPr>
                  <w:rFonts w:ascii="SimSun" w:hAnsi="SimSun"/>
                  <w:rPrChange w:id="762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</w:t>
              </w:r>
            </w:ins>
            <w:ins w:id="7623" w:author="itc94010" w:date="2012-05-04T13:37:00Z">
              <w:r w:rsidRPr="002F02C9">
                <w:rPr>
                  <w:rFonts w:ascii="SimSun" w:hAnsi="SimSun" w:hint="eastAsia"/>
                  <w:rPrChange w:id="762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、保存新数据到</w:t>
              </w:r>
            </w:ins>
            <w:ins w:id="7625" w:author="itc94010" w:date="2012-05-04T14:07:00Z">
              <w:r w:rsidRPr="002F02C9">
                <w:rPr>
                  <w:rFonts w:ascii="SimSun" w:hAnsi="SimSun"/>
                  <w:rPrChange w:id="762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Lot </w:t>
              </w:r>
            </w:ins>
            <w:ins w:id="7627" w:author="itc94010" w:date="2012-05-04T13:37:00Z">
              <w:r w:rsidRPr="002F02C9">
                <w:rPr>
                  <w:rFonts w:ascii="SimSun" w:hAnsi="SimSun"/>
                  <w:rPrChange w:id="762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Setting List</w:t>
              </w:r>
              <w:r w:rsidRPr="002F02C9">
                <w:rPr>
                  <w:rFonts w:ascii="SimSun" w:hAnsi="SimSun" w:hint="eastAsia"/>
                  <w:rPrChange w:id="762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当前被选行对应记录中，记录修改人和日期。</w:t>
              </w:r>
            </w:ins>
          </w:p>
          <w:p w:rsidR="003B389F" w:rsidRPr="002F02C9" w:rsidRDefault="00152C15">
            <w:pPr>
              <w:rPr>
                <w:ins w:id="7630" w:author="itc94010" w:date="2012-05-04T13:37:00Z"/>
                <w:rFonts w:ascii="Arial" w:eastAsia="新細明體" w:hAnsi="Arial" w:cs="Arial"/>
                <w:b/>
                <w:bCs/>
                <w:kern w:val="32"/>
                <w:sz w:val="32"/>
                <w:szCs w:val="32"/>
                <w:rPrChange w:id="7631" w:author="Chen, Ivy (陳素貞 IEC1)" w:date="2015-01-12T13:45:00Z">
                  <w:rPr>
                    <w:ins w:id="7632" w:author="itc94010" w:date="2012-05-04T13:37:00Z"/>
                    <w:rFonts w:ascii="Arial" w:eastAsia="新細明體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633" w:author="itc94010" w:date="2012-05-04T14:0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634" w:author="itc94010" w:date="2012-05-04T14:07:00Z">
              <w:r w:rsidRPr="002F02C9">
                <w:rPr>
                  <w:rFonts w:ascii="SimSun" w:hAnsi="SimSun"/>
                  <w:rPrChange w:id="763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5</w:t>
              </w:r>
            </w:ins>
            <w:ins w:id="7636" w:author="itc94010" w:date="2012-05-04T13:37:00Z">
              <w:r w:rsidRPr="002F02C9">
                <w:rPr>
                  <w:rFonts w:ascii="SimSun" w:hAnsi="SimSun" w:hint="eastAsia"/>
                  <w:rPrChange w:id="763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、刷新</w:t>
              </w:r>
            </w:ins>
            <w:ins w:id="7638" w:author="itc94010" w:date="2012-05-04T14:07:00Z">
              <w:r w:rsidRPr="002F02C9">
                <w:rPr>
                  <w:rFonts w:ascii="SimSun" w:hAnsi="SimSun"/>
                  <w:rPrChange w:id="763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Lot</w:t>
              </w:r>
            </w:ins>
            <w:ins w:id="7640" w:author="itc94010" w:date="2012-05-04T13:37:00Z">
              <w:r w:rsidRPr="002F02C9">
                <w:rPr>
                  <w:rFonts w:ascii="SimSun" w:hAnsi="SimSun"/>
                  <w:rPrChange w:id="764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Setting List</w:t>
              </w:r>
              <w:r w:rsidRPr="002F02C9">
                <w:rPr>
                  <w:rFonts w:ascii="SimSun" w:hAnsi="SimSun" w:hint="eastAsia"/>
                  <w:rPrChange w:id="764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7864C5" w:rsidRPr="002F02C9" w:rsidRDefault="007864C5" w:rsidP="007864C5">
            <w:pPr>
              <w:rPr>
                <w:ins w:id="7643" w:author="itc94010" w:date="2012-05-04T13:37:00Z"/>
                <w:rPrChange w:id="7644" w:author="Chen, Ivy (陳素貞 IEC1)" w:date="2015-01-12T13:45:00Z">
                  <w:rPr>
                    <w:ins w:id="7645" w:author="itc94010" w:date="2012-05-04T13:37:00Z"/>
                  </w:rPr>
                </w:rPrChange>
              </w:rPr>
            </w:pPr>
          </w:p>
        </w:tc>
      </w:tr>
      <w:tr w:rsidR="008B0AF6" w:rsidRPr="002F02C9" w:rsidTr="007864C5">
        <w:trPr>
          <w:ins w:id="7646" w:author="Gao, Guan-Wei (高貫偉 ITC)" w:date="2012-07-03T11:38:00Z"/>
        </w:trPr>
        <w:tc>
          <w:tcPr>
            <w:tcW w:w="445" w:type="dxa"/>
          </w:tcPr>
          <w:p w:rsidR="008B0AF6" w:rsidRPr="002F02C9" w:rsidRDefault="00152C15" w:rsidP="007864C5">
            <w:pPr>
              <w:rPr>
                <w:ins w:id="7647" w:author="Gao, Guan-Wei (高貫偉 ITC)" w:date="2012-07-03T11:38:00Z"/>
                <w:rPrChange w:id="7648" w:author="Chen, Ivy (陳素貞 IEC1)" w:date="2015-01-12T13:45:00Z">
                  <w:rPr>
                    <w:ins w:id="7649" w:author="Gao, Guan-Wei (高貫偉 ITC)" w:date="2012-07-03T11:38:00Z"/>
                  </w:rPr>
                </w:rPrChange>
              </w:rPr>
            </w:pPr>
            <w:ins w:id="7650" w:author="Gao, Guan-Wei (高貫偉 ITC)" w:date="2012-07-03T11:38:00Z">
              <w:r w:rsidRPr="002F02C9">
                <w:rPr>
                  <w:rPrChange w:id="765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8</w:t>
              </w:r>
            </w:ins>
          </w:p>
        </w:tc>
        <w:tc>
          <w:tcPr>
            <w:tcW w:w="1310" w:type="dxa"/>
          </w:tcPr>
          <w:p w:rsidR="008B0AF6" w:rsidRPr="002F02C9" w:rsidRDefault="00152C15" w:rsidP="007864C5">
            <w:pPr>
              <w:rPr>
                <w:ins w:id="7652" w:author="Gao, Guan-Wei (高貫偉 ITC)" w:date="2012-07-03T11:38:00Z"/>
                <w:rPrChange w:id="7653" w:author="Chen, Ivy (陳素貞 IEC1)" w:date="2015-01-12T13:45:00Z">
                  <w:rPr>
                    <w:ins w:id="7654" w:author="Gao, Guan-Wei (高貫偉 ITC)" w:date="2012-07-03T11:38:00Z"/>
                  </w:rPr>
                </w:rPrChange>
              </w:rPr>
            </w:pPr>
            <w:ins w:id="7655" w:author="Gao, Guan-Wei (高貫偉 ITC)" w:date="2012-07-03T11:38:00Z">
              <w:r w:rsidRPr="002F02C9">
                <w:rPr>
                  <w:rPrChange w:id="765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CheckQty</w:t>
              </w:r>
            </w:ins>
          </w:p>
        </w:tc>
        <w:tc>
          <w:tcPr>
            <w:tcW w:w="916" w:type="dxa"/>
          </w:tcPr>
          <w:p w:rsidR="008B0AF6" w:rsidRPr="002F02C9" w:rsidRDefault="00152C15" w:rsidP="007864C5">
            <w:pPr>
              <w:rPr>
                <w:ins w:id="7657" w:author="Gao, Guan-Wei (高貫偉 ITC)" w:date="2012-07-03T11:38:00Z"/>
                <w:rFonts w:ascii="SimSun" w:hAnsi="SimSun"/>
                <w:rPrChange w:id="7658" w:author="Chen, Ivy (陳素貞 IEC1)" w:date="2015-01-12T13:45:00Z">
                  <w:rPr>
                    <w:ins w:id="7659" w:author="Gao, Guan-Wei (高貫偉 ITC)" w:date="2012-07-03T11:38:00Z"/>
                    <w:rFonts w:ascii="SimSun" w:hAnsi="SimSun"/>
                  </w:rPr>
                </w:rPrChange>
              </w:rPr>
            </w:pPr>
            <w:ins w:id="7660" w:author="Gao, Guan-Wei (高貫偉 ITC)" w:date="2012-07-03T11:38:00Z">
              <w:r w:rsidRPr="002F02C9">
                <w:rPr>
                  <w:rFonts w:ascii="SimSun" w:hAnsi="SimSun"/>
                  <w:rPrChange w:id="766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8B0AF6" w:rsidRPr="002F02C9" w:rsidRDefault="00152C15" w:rsidP="007864C5">
            <w:pPr>
              <w:rPr>
                <w:ins w:id="7662" w:author="Gao, Guan-Wei (高貫偉 ITC)" w:date="2012-07-03T11:38:00Z"/>
                <w:rPrChange w:id="7663" w:author="Chen, Ivy (陳素貞 IEC1)" w:date="2015-01-12T13:45:00Z">
                  <w:rPr>
                    <w:ins w:id="7664" w:author="Gao, Guan-Wei (高貫偉 ITC)" w:date="2012-07-03T11:38:00Z"/>
                  </w:rPr>
                </w:rPrChange>
              </w:rPr>
            </w:pPr>
            <w:ins w:id="7665" w:author="Gao, Guan-Wei (高貫偉 ITC)" w:date="2012-07-03T11:39:00Z">
              <w:r w:rsidRPr="002F02C9">
                <w:rPr>
                  <w:rFonts w:hint="eastAsia"/>
                  <w:rPrChange w:id="766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大于</w:t>
              </w:r>
            </w:ins>
            <w:ins w:id="7667" w:author="Gao, Guan-Wei (高貫偉 ITC)" w:date="2012-07-03T11:40:00Z">
              <w:r w:rsidRPr="002F02C9">
                <w:rPr>
                  <w:rFonts w:hint="eastAsia"/>
                  <w:rPrChange w:id="766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等于</w:t>
              </w:r>
            </w:ins>
            <w:ins w:id="7669" w:author="Gao, Guan-Wei (高貫偉 ITC)" w:date="2012-07-03T18:13:00Z">
              <w:r w:rsidRPr="002F02C9">
                <w:rPr>
                  <w:rPrChange w:id="767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</w:t>
              </w:r>
            </w:ins>
            <w:ins w:id="7671" w:author="Gao, Guan-Wei (高貫偉 ITC)" w:date="2012-07-03T11:39:00Z">
              <w:r w:rsidRPr="002F02C9">
                <w:rPr>
                  <w:rFonts w:hint="eastAsia"/>
                  <w:rPrChange w:id="767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小于</w:t>
              </w:r>
            </w:ins>
            <w:ins w:id="7673" w:author="Gao, Guan-Wei (高貫偉 ITC)" w:date="2012-07-03T11:40:00Z">
              <w:r w:rsidRPr="002F02C9">
                <w:rPr>
                  <w:rFonts w:hint="eastAsia"/>
                  <w:rPrChange w:id="767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等于</w:t>
              </w:r>
              <w:r w:rsidRPr="002F02C9">
                <w:rPr>
                  <w:rPrChange w:id="767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LotQty</w:t>
              </w:r>
            </w:ins>
          </w:p>
        </w:tc>
        <w:tc>
          <w:tcPr>
            <w:tcW w:w="1432" w:type="dxa"/>
          </w:tcPr>
          <w:p w:rsidR="008B0AF6" w:rsidRPr="002F02C9" w:rsidRDefault="00152C15" w:rsidP="007864C5">
            <w:pPr>
              <w:rPr>
                <w:ins w:id="7676" w:author="Gao, Guan-Wei (高貫偉 ITC)" w:date="2012-07-03T11:38:00Z"/>
                <w:rFonts w:ascii="SimSun" w:hAnsi="SimSun"/>
                <w:rPrChange w:id="7677" w:author="Chen, Ivy (陳素貞 IEC1)" w:date="2015-01-12T13:45:00Z">
                  <w:rPr>
                    <w:ins w:id="7678" w:author="Gao, Guan-Wei (高貫偉 ITC)" w:date="2012-07-03T11:38:00Z"/>
                    <w:rFonts w:ascii="SimSun" w:hAnsi="SimSun"/>
                  </w:rPr>
                </w:rPrChange>
              </w:rPr>
            </w:pPr>
            <w:ins w:id="7679" w:author="Gao, Guan-Wei (高貫偉 ITC)" w:date="2012-07-03T11:39:00Z">
              <w:r w:rsidRPr="002F02C9">
                <w:rPr>
                  <w:rFonts w:ascii="SimSun" w:hAnsi="SimSun" w:hint="eastAsia"/>
                  <w:rPrChange w:id="768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8B0AF6" w:rsidRPr="002F02C9" w:rsidRDefault="00152C15" w:rsidP="007864C5">
            <w:pPr>
              <w:rPr>
                <w:ins w:id="7681" w:author="Gao, Guan-Wei (高貫偉 ITC)" w:date="2012-07-03T11:38:00Z"/>
                <w:rPrChange w:id="7682" w:author="Chen, Ivy (陳素貞 IEC1)" w:date="2015-01-12T13:45:00Z">
                  <w:rPr>
                    <w:ins w:id="7683" w:author="Gao, Guan-Wei (高貫偉 ITC)" w:date="2012-07-03T11:38:00Z"/>
                  </w:rPr>
                </w:rPrChange>
              </w:rPr>
            </w:pPr>
            <w:ins w:id="7684" w:author="Gao, Guan-Wei (高貫偉 ITC)" w:date="2012-07-03T11:39:00Z">
              <w:r w:rsidRPr="002F02C9">
                <w:rPr>
                  <w:rFonts w:hint="eastAsia"/>
                  <w:rPrChange w:id="768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8B0AF6" w:rsidRPr="002F02C9" w:rsidRDefault="008B0AF6" w:rsidP="007864C5">
            <w:pPr>
              <w:ind w:left="100" w:hangingChars="50" w:hanging="100"/>
              <w:rPr>
                <w:ins w:id="7686" w:author="Gao, Guan-Wei (高貫偉 ITC)" w:date="2012-07-03T11:38:00Z"/>
                <w:rFonts w:ascii="SimSun" w:hAnsi="SimSun"/>
                <w:rPrChange w:id="7687" w:author="Chen, Ivy (陳素貞 IEC1)" w:date="2015-01-12T13:45:00Z">
                  <w:rPr>
                    <w:ins w:id="7688" w:author="Gao, Guan-Wei (高貫偉 ITC)" w:date="2012-07-03T11:38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</w:tcPr>
          <w:p w:rsidR="008B0AF6" w:rsidRPr="002F02C9" w:rsidRDefault="008B0AF6" w:rsidP="007864C5">
            <w:pPr>
              <w:rPr>
                <w:ins w:id="7689" w:author="Gao, Guan-Wei (高貫偉 ITC)" w:date="2012-07-03T11:38:00Z"/>
                <w:rPrChange w:id="7690" w:author="Chen, Ivy (陳素貞 IEC1)" w:date="2015-01-12T13:45:00Z">
                  <w:rPr>
                    <w:ins w:id="7691" w:author="Gao, Guan-Wei (高貫偉 ITC)" w:date="2012-07-03T11:38:00Z"/>
                  </w:rPr>
                </w:rPrChange>
              </w:rPr>
            </w:pPr>
          </w:p>
        </w:tc>
      </w:tr>
      <w:tr w:rsidR="000C236E" w:rsidRPr="002F02C9" w:rsidTr="007864C5">
        <w:trPr>
          <w:ins w:id="7692" w:author="Gao, Guan-Wei (高貫偉 ITC)" w:date="2012-08-29T09:10:00Z"/>
        </w:trPr>
        <w:tc>
          <w:tcPr>
            <w:tcW w:w="445" w:type="dxa"/>
          </w:tcPr>
          <w:p w:rsidR="003B389F" w:rsidRPr="002F02C9" w:rsidRDefault="00152C15">
            <w:pPr>
              <w:rPr>
                <w:ins w:id="7693" w:author="Gao, Guan-Wei (高貫偉 ITC)" w:date="2012-08-29T09:10:00Z"/>
                <w:rPrChange w:id="7694" w:author="Chen, Ivy (陳素貞 IEC1)" w:date="2015-01-12T13:45:00Z">
                  <w:rPr>
                    <w:ins w:id="7695" w:author="Gao, Guan-Wei (高貫偉 ITC)" w:date="2012-08-29T09:1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696" w:author="Gao, Guan-Wei (高貫偉 ITC)" w:date="2012-10-23T09:2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697" w:author="Gao, Guan-Wei (高貫偉 ITC)" w:date="2012-08-29T11:48:00Z">
              <w:r w:rsidRPr="002F02C9">
                <w:rPr>
                  <w:rPrChange w:id="7698" w:author="Chen, Ivy (陳素貞 IEC1)" w:date="2015-01-12T13:45:00Z">
                    <w:rPr>
                      <w:color w:val="0000FF"/>
                      <w:highlight w:val="red"/>
                      <w:u w:val="single"/>
                    </w:rPr>
                  </w:rPrChange>
                </w:rPr>
                <w:t>9</w:t>
              </w:r>
            </w:ins>
          </w:p>
        </w:tc>
        <w:tc>
          <w:tcPr>
            <w:tcW w:w="1310" w:type="dxa"/>
          </w:tcPr>
          <w:p w:rsidR="003B389F" w:rsidRPr="002F02C9" w:rsidRDefault="00152C15">
            <w:pPr>
              <w:rPr>
                <w:ins w:id="7699" w:author="Gao, Guan-Wei (高貫偉 ITC)" w:date="2012-08-29T09:10:00Z"/>
                <w:rPrChange w:id="7700" w:author="Chen, Ivy (陳素貞 IEC1)" w:date="2015-01-12T13:45:00Z">
                  <w:rPr>
                    <w:ins w:id="7701" w:author="Gao, Guan-Wei (高貫偉 ITC)" w:date="2012-08-29T09:1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702" w:author="Gao, Guan-Wei (高貫偉 ITC)" w:date="2012-10-23T09:2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703" w:author="Gao, Guan-Wei (高貫偉 ITC)" w:date="2012-08-29T09:10:00Z">
              <w:r w:rsidRPr="002F02C9">
                <w:rPr>
                  <w:rPrChange w:id="770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Type</w:t>
              </w:r>
            </w:ins>
          </w:p>
        </w:tc>
        <w:tc>
          <w:tcPr>
            <w:tcW w:w="916" w:type="dxa"/>
          </w:tcPr>
          <w:p w:rsidR="003B389F" w:rsidRPr="002F02C9" w:rsidRDefault="00152C15">
            <w:pPr>
              <w:rPr>
                <w:ins w:id="7705" w:author="Gao, Guan-Wei (高貫偉 ITC)" w:date="2012-08-29T09:10:00Z"/>
                <w:rPrChange w:id="7706" w:author="Chen, Ivy (陳素貞 IEC1)" w:date="2015-01-12T13:45:00Z">
                  <w:rPr>
                    <w:ins w:id="7707" w:author="Gao, Guan-Wei (高貫偉 ITC)" w:date="2012-08-29T09:10:00Z"/>
                    <w:rFonts w:ascii="SimSun" w:hAnsi="SimSun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708" w:author="Gao, Guan-Wei (高貫偉 ITC)" w:date="2012-10-23T09:2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709" w:author="Gao, Guan-Wei (高貫偉 ITC)" w:date="2012-08-29T09:10:00Z">
              <w:r w:rsidRPr="002F02C9">
                <w:rPr>
                  <w:rPrChange w:id="771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317D33" w:rsidRPr="002F02C9" w:rsidRDefault="00317D33">
            <w:pPr>
              <w:rPr>
                <w:ins w:id="7711" w:author="Gao, Guan-Wei (高貫偉 ITC)" w:date="2012-08-29T09:10:00Z"/>
                <w:rPrChange w:id="7712" w:author="Chen, Ivy (陳素貞 IEC1)" w:date="2015-01-12T13:45:00Z">
                  <w:rPr>
                    <w:ins w:id="7713" w:author="Gao, Guan-Wei (高貫偉 ITC)" w:date="2012-08-29T09:10:00Z"/>
                  </w:rPr>
                </w:rPrChange>
              </w:rPr>
            </w:pPr>
          </w:p>
        </w:tc>
        <w:tc>
          <w:tcPr>
            <w:tcW w:w="1432" w:type="dxa"/>
          </w:tcPr>
          <w:p w:rsidR="00152C15" w:rsidRPr="002F02C9" w:rsidRDefault="00152C15" w:rsidP="00152C15">
            <w:pPr>
              <w:rPr>
                <w:ins w:id="7714" w:author="Gao, Guan-Wei (高貫偉 ITC)" w:date="2012-08-29T09:10:00Z"/>
                <w:rPrChange w:id="7715" w:author="Chen, Ivy (陳素貞 IEC1)" w:date="2015-01-12T13:45:00Z">
                  <w:rPr>
                    <w:ins w:id="7716" w:author="Gao, Guan-Wei (高貫偉 ITC)" w:date="2012-08-29T09:10:00Z"/>
                    <w:rFonts w:ascii="SimSun" w:hAnsi="SimSun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717" w:author="Chen, Ivy (陳素貞 IEC1)" w:date="2014-02-07T15:58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718" w:author="Gao, Guan-Wei (高貫偉 ITC)" w:date="2012-08-29T11:48:00Z">
              <w:r w:rsidRPr="002F02C9">
                <w:rPr>
                  <w:rFonts w:hint="eastAsia"/>
                  <w:rPrChange w:id="7719" w:author="Chen, Ivy (陳素貞 IEC1)" w:date="2015-01-12T13:45:00Z">
                    <w:rPr>
                      <w:rFonts w:ascii="SimSun" w:hAnsi="SimSun" w:hint="eastAsia"/>
                      <w:color w:val="0000FF"/>
                      <w:highlight w:val="red"/>
                      <w:u w:val="single"/>
                    </w:rPr>
                  </w:rPrChange>
                </w:rPr>
                <w:t>‘</w:t>
              </w:r>
              <w:r w:rsidRPr="002F02C9">
                <w:rPr>
                  <w:rPrChange w:id="7720" w:author="Chen, Ivy (陳素貞 IEC1)" w:date="2015-01-12T13:45:00Z">
                    <w:rPr>
                      <w:rFonts w:ascii="SimSun" w:hAnsi="SimSun"/>
                      <w:color w:val="0000FF"/>
                      <w:highlight w:val="red"/>
                      <w:u w:val="single"/>
                    </w:rPr>
                  </w:rPrChange>
                </w:rPr>
                <w:t>PC</w:t>
              </w:r>
              <w:r w:rsidRPr="002F02C9">
                <w:rPr>
                  <w:rFonts w:hint="eastAsia"/>
                  <w:rPrChange w:id="7721" w:author="Chen, Ivy (陳素貞 IEC1)" w:date="2015-01-12T13:45:00Z">
                    <w:rPr>
                      <w:rFonts w:ascii="SimSun" w:hAnsi="SimSun" w:hint="eastAsia"/>
                      <w:color w:val="0000FF"/>
                      <w:highlight w:val="red"/>
                      <w:u w:val="single"/>
                    </w:rPr>
                  </w:rPrChange>
                </w:rPr>
                <w:t>’</w:t>
              </w:r>
            </w:ins>
          </w:p>
        </w:tc>
        <w:tc>
          <w:tcPr>
            <w:tcW w:w="680" w:type="dxa"/>
          </w:tcPr>
          <w:p w:rsidR="00317D33" w:rsidRPr="002F02C9" w:rsidRDefault="00152C15">
            <w:pPr>
              <w:rPr>
                <w:ins w:id="7722" w:author="Gao, Guan-Wei (高貫偉 ITC)" w:date="2012-08-29T09:10:00Z"/>
                <w:rPrChange w:id="7723" w:author="Chen, Ivy (陳素貞 IEC1)" w:date="2015-01-12T13:45:00Z">
                  <w:rPr>
                    <w:ins w:id="7724" w:author="Gao, Guan-Wei (高貫偉 ITC)" w:date="2012-08-29T09:10:00Z"/>
                  </w:rPr>
                </w:rPrChange>
              </w:rPr>
            </w:pPr>
            <w:ins w:id="7725" w:author="Gao, Guan-Wei (高貫偉 ITC)" w:date="2012-08-29T11:48:00Z">
              <w:r w:rsidRPr="002F02C9">
                <w:rPr>
                  <w:rFonts w:hint="eastAsia"/>
                  <w:rPrChange w:id="7726" w:author="Chen, Ivy (陳素貞 IEC1)" w:date="2015-01-12T13:45:00Z">
                    <w:rPr>
                      <w:rFonts w:hint="eastAsia"/>
                      <w:color w:val="0000FF"/>
                      <w:highlight w:val="red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3B389F" w:rsidRPr="002F02C9" w:rsidRDefault="003B389F">
            <w:pPr>
              <w:rPr>
                <w:ins w:id="7727" w:author="Gao, Guan-Wei (高貫偉 ITC)" w:date="2012-08-29T09:10:00Z"/>
                <w:rPrChange w:id="7728" w:author="Chen, Ivy (陳素貞 IEC1)" w:date="2015-01-12T13:45:00Z">
                  <w:rPr>
                    <w:ins w:id="7729" w:author="Gao, Guan-Wei (高貫偉 ITC)" w:date="2012-08-29T09:10:00Z"/>
                    <w:rFonts w:ascii="SimSun" w:hAnsi="SimSun"/>
                  </w:rPr>
                </w:rPrChange>
              </w:rPr>
              <w:pPrChange w:id="7730" w:author="Gao, Guan-Wei (高貫偉 ITC)" w:date="2012-10-23T09:24:00Z">
                <w:pPr>
                  <w:ind w:left="100" w:hangingChars="50" w:hanging="100"/>
                </w:pPr>
              </w:pPrChange>
            </w:pPr>
          </w:p>
        </w:tc>
        <w:tc>
          <w:tcPr>
            <w:tcW w:w="2629" w:type="dxa"/>
          </w:tcPr>
          <w:p w:rsidR="00317D33" w:rsidRPr="002F02C9" w:rsidRDefault="00152C15">
            <w:pPr>
              <w:rPr>
                <w:ins w:id="7731" w:author="Gao, Guan-Wei (高貫偉 ITC)" w:date="2012-08-29T09:11:00Z"/>
                <w:rPrChange w:id="7732" w:author="Chen, Ivy (陳素貞 IEC1)" w:date="2015-01-12T13:45:00Z">
                  <w:rPr>
                    <w:ins w:id="7733" w:author="Gao, Guan-Wei (高貫偉 ITC)" w:date="2012-08-29T09:11:00Z"/>
                  </w:rPr>
                </w:rPrChange>
              </w:rPr>
            </w:pPr>
            <w:ins w:id="7734" w:author="Gao, Guan-Wei (高貫偉 ITC)" w:date="2012-08-29T09:11:00Z">
              <w:r w:rsidRPr="002F02C9">
                <w:rPr>
                  <w:rPrChange w:id="773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Items</w:t>
              </w:r>
              <w:r w:rsidRPr="002F02C9">
                <w:rPr>
                  <w:rFonts w:hint="eastAsia"/>
                  <w:rPrChange w:id="773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：</w:t>
              </w:r>
            </w:ins>
          </w:p>
          <w:p w:rsidR="00317D33" w:rsidRPr="002F02C9" w:rsidRDefault="00152C15">
            <w:pPr>
              <w:rPr>
                <w:ins w:id="7737" w:author="Gao, Guan-Wei (高貫偉 ITC)" w:date="2012-08-29T09:12:00Z"/>
                <w:rPrChange w:id="7738" w:author="Chen, Ivy (陳素貞 IEC1)" w:date="2015-01-12T13:45:00Z">
                  <w:rPr>
                    <w:ins w:id="7739" w:author="Gao, Guan-Wei (高貫偉 ITC)" w:date="2012-08-29T09:12:00Z"/>
                  </w:rPr>
                </w:rPrChange>
              </w:rPr>
            </w:pPr>
            <w:ins w:id="7740" w:author="Gao, Guan-Wei (高貫偉 ITC)" w:date="2012-08-29T09:11:00Z">
              <w:r w:rsidRPr="002F02C9">
                <w:rPr>
                  <w:rPrChange w:id="774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(PC, PC)</w:t>
              </w:r>
            </w:ins>
          </w:p>
          <w:p w:rsidR="00317D33" w:rsidRPr="002F02C9" w:rsidRDefault="00152C15">
            <w:pPr>
              <w:rPr>
                <w:ins w:id="7742" w:author="Gao, Guan-Wei (高貫偉 ITC)" w:date="2012-08-29T09:12:00Z"/>
                <w:rPrChange w:id="7743" w:author="Chen, Ivy (陳素貞 IEC1)" w:date="2015-01-12T13:45:00Z">
                  <w:rPr>
                    <w:ins w:id="7744" w:author="Gao, Guan-Wei (高貫偉 ITC)" w:date="2012-08-29T09:12:00Z"/>
                  </w:rPr>
                </w:rPrChange>
              </w:rPr>
            </w:pPr>
            <w:ins w:id="7745" w:author="Gao, Guan-Wei (高貫偉 ITC)" w:date="2012-08-29T09:12:00Z">
              <w:r w:rsidRPr="002F02C9">
                <w:rPr>
                  <w:rPrChange w:id="774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(RCTO, RCTO)</w:t>
              </w:r>
            </w:ins>
          </w:p>
          <w:p w:rsidR="00317D33" w:rsidRPr="002F02C9" w:rsidRDefault="00152C15">
            <w:pPr>
              <w:rPr>
                <w:ins w:id="7747" w:author="Gao, Guan-Wei (高貫偉 ITC)" w:date="2012-08-29T09:10:00Z"/>
                <w:rPrChange w:id="7748" w:author="Chen, Ivy (陳素貞 IEC1)" w:date="2015-01-12T13:45:00Z">
                  <w:rPr>
                    <w:ins w:id="7749" w:author="Gao, Guan-Wei (高貫偉 ITC)" w:date="2012-08-29T09:10:00Z"/>
                  </w:rPr>
                </w:rPrChange>
              </w:rPr>
            </w:pPr>
            <w:ins w:id="7750" w:author="Gao, Guan-Wei (高貫偉 ITC)" w:date="2012-08-29T09:12:00Z">
              <w:r w:rsidRPr="002F02C9">
                <w:rPr>
                  <w:rPrChange w:id="775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(FRU, FRU)</w:t>
              </w:r>
            </w:ins>
          </w:p>
        </w:tc>
      </w:tr>
    </w:tbl>
    <w:p w:rsidR="007864C5" w:rsidRPr="002F02C9" w:rsidRDefault="007864C5" w:rsidP="007864C5">
      <w:pPr>
        <w:rPr>
          <w:ins w:id="7752" w:author="Gao, Guan-Wei (高貫偉 ITC)" w:date="2012-06-28T14:05:00Z"/>
          <w:rPrChange w:id="7753" w:author="Chen, Ivy (陳素貞 IEC1)" w:date="2015-01-12T13:45:00Z">
            <w:rPr>
              <w:ins w:id="7754" w:author="Gao, Guan-Wei (高貫偉 ITC)" w:date="2012-06-28T14:05:00Z"/>
            </w:rPr>
          </w:rPrChange>
        </w:rPr>
      </w:pPr>
    </w:p>
    <w:p w:rsidR="003B389F" w:rsidRPr="002F02C9" w:rsidRDefault="00152C15">
      <w:pPr>
        <w:pStyle w:val="3"/>
        <w:rPr>
          <w:ins w:id="7755" w:author="Gao, Guan-Wei (高貫偉 ITC)" w:date="2012-06-28T14:05:00Z"/>
          <w:rPrChange w:id="7756" w:author="Chen, Ivy (陳素貞 IEC1)" w:date="2015-01-12T13:45:00Z">
            <w:rPr>
              <w:ins w:id="7757" w:author="Gao, Guan-Wei (高貫偉 ITC)" w:date="2012-06-28T14:05:00Z"/>
            </w:rPr>
          </w:rPrChange>
        </w:rPr>
        <w:pPrChange w:id="7758" w:author="IES11FQ32" w:date="2013-01-29T15:22:00Z">
          <w:pPr/>
        </w:pPrChange>
      </w:pPr>
      <w:bookmarkStart w:id="7759" w:name="_Toc408834683"/>
      <w:ins w:id="7760" w:author="Gao, Guan-Wei (高貫偉 ITC)" w:date="2012-06-28T14:05:00Z">
        <w:r w:rsidRPr="002F02C9">
          <w:rPr>
            <w:rPrChange w:id="7761" w:author="Chen, Ivy (陳素貞 IEC1)" w:date="2015-01-12T13:45:00Z">
              <w:rPr>
                <w:color w:val="0000FF"/>
                <w:u w:val="single"/>
              </w:rPr>
            </w:rPrChange>
          </w:rPr>
          <w:lastRenderedPageBreak/>
          <w:t>ITCND Check Setting</w:t>
        </w:r>
        <w:r w:rsidRPr="002F02C9">
          <w:rPr>
            <w:rFonts w:hint="eastAsia"/>
            <w:rPrChange w:id="776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维护界面</w:t>
        </w:r>
        <w:bookmarkEnd w:id="7759"/>
      </w:ins>
    </w:p>
    <w:p w:rsidR="00533672" w:rsidRPr="002F02C9" w:rsidRDefault="00152C15" w:rsidP="00533672">
      <w:pPr>
        <w:pStyle w:val="4"/>
        <w:rPr>
          <w:ins w:id="7763" w:author="Gao, Guan-Wei (高貫偉 ITC)" w:date="2012-06-28T14:05:00Z"/>
          <w:rPrChange w:id="7764" w:author="Chen, Ivy (陳素貞 IEC1)" w:date="2015-01-12T13:45:00Z">
            <w:rPr>
              <w:ins w:id="7765" w:author="Gao, Guan-Wei (高貫偉 ITC)" w:date="2012-06-28T14:05:00Z"/>
            </w:rPr>
          </w:rPrChange>
        </w:rPr>
      </w:pPr>
      <w:ins w:id="7766" w:author="Gao, Guan-Wei (高貫偉 ITC)" w:date="2012-06-28T14:05:00Z">
        <w:r w:rsidRPr="002F02C9">
          <w:rPr>
            <w:rFonts w:hint="eastAsia"/>
            <w:rPrChange w:id="7767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示意圖</w:t>
        </w:r>
      </w:ins>
    </w:p>
    <w:p w:rsidR="00533672" w:rsidRPr="002F02C9" w:rsidRDefault="00152C15" w:rsidP="00533672">
      <w:pPr>
        <w:jc w:val="center"/>
        <w:rPr>
          <w:ins w:id="7768" w:author="Gao, Guan-Wei (高貫偉 ITC)" w:date="2012-06-28T14:05:00Z"/>
          <w:rPrChange w:id="7769" w:author="Chen, Ivy (陳素貞 IEC1)" w:date="2015-01-12T13:45:00Z">
            <w:rPr>
              <w:ins w:id="7770" w:author="Gao, Guan-Wei (高貫偉 ITC)" w:date="2012-06-28T14:05:00Z"/>
            </w:rPr>
          </w:rPrChange>
        </w:rPr>
      </w:pPr>
      <w:ins w:id="7771" w:author="Gao, Guan-Wei (高貫偉 ITC)" w:date="2012-06-28T14:05:00Z">
        <w:r w:rsidRPr="002F02C9">
          <w:rPr>
            <w:noProof/>
            <w:rPrChange w:id="7772" w:author="Chen, Ivy (陳素貞 IEC1)" w:date="2015-01-12T13:45:00Z">
              <w:rPr>
                <w:noProof/>
              </w:rPr>
            </w:rPrChange>
          </w:rPr>
          <w:pict>
            <v:oval id="_x0000_s3842" style="position:absolute;left:0;text-align:left;margin-left:330.05pt;margin-top:275.2pt;width:19.45pt;height:17.25pt;z-index:251518464" fillcolor="yellow" strokecolor="red" strokeweight="1pt">
              <v:textbox style="mso-next-textbox:#_x0000_s3842;mso-fit-shape-to-text:t" inset="0,0,0,0">
                <w:txbxContent>
                  <w:p w:rsidR="003B389F" w:rsidRPr="008721B4" w:rsidRDefault="003B389F" w:rsidP="0053367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7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7773" w:author="Chen, Ivy (陳素貞 IEC1)" w:date="2015-01-12T13:45:00Z">
              <w:rPr>
                <w:noProof/>
              </w:rPr>
            </w:rPrChange>
          </w:rPr>
          <w:pict>
            <v:oval id="_x0000_s3840" style="position:absolute;left:0;text-align:left;margin-left:418.55pt;margin-top:256.45pt;width:19.45pt;height:17.25pt;z-index:251519488" fillcolor="yellow" strokecolor="red" strokeweight="1pt">
              <v:textbox style="mso-next-textbox:#_x0000_s3840;mso-fit-shape-to-text:t" inset="0,0,0,0">
                <w:txbxContent>
                  <w:p w:rsidR="003B389F" w:rsidRPr="008721B4" w:rsidRDefault="003B389F" w:rsidP="0053367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5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7774" w:author="Chen, Ivy (陳素貞 IEC1)" w:date="2015-01-12T13:45:00Z">
              <w:rPr>
                <w:noProof/>
              </w:rPr>
            </w:rPrChange>
          </w:rPr>
          <w:pict>
            <v:oval id="_x0000_s3834" style="position:absolute;left:0;text-align:left;margin-left:293.3pt;margin-top:256.45pt;width:19.45pt;height:17.25pt;z-index:251520512" fillcolor="yellow" strokecolor="red" strokeweight="1pt">
              <v:textbox style="mso-next-textbox:#_x0000_s3834;mso-fit-shape-to-text:t" inset="0,0,0,0">
                <w:txbxContent>
                  <w:p w:rsidR="003B389F" w:rsidRPr="008721B4" w:rsidRDefault="003B389F" w:rsidP="0053367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4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7775" w:author="Chen, Ivy (陳素貞 IEC1)" w:date="2015-01-12T13:45:00Z">
              <w:rPr>
                <w:noProof/>
              </w:rPr>
            </w:rPrChange>
          </w:rPr>
          <w:pict>
            <v:oval id="_x0000_s3841" style="position:absolute;left:0;text-align:left;margin-left:122.3pt;margin-top:273.7pt;width:19.45pt;height:17.25pt;z-index:251521536" fillcolor="yellow" strokecolor="red" strokeweight="1pt">
              <v:textbox style="mso-next-textbox:#_x0000_s3841;mso-fit-shape-to-text:t" inset="0,0,0,0">
                <w:txbxContent>
                  <w:p w:rsidR="003B389F" w:rsidRPr="008721B4" w:rsidRDefault="003B389F" w:rsidP="0053367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6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7776" w:author="Chen, Ivy (陳素貞 IEC1)" w:date="2015-01-12T13:45:00Z">
              <w:rPr>
                <w:noProof/>
              </w:rPr>
            </w:rPrChange>
          </w:rPr>
          <w:pict>
            <v:oval id="_x0000_s3836" style="position:absolute;left:0;text-align:left;margin-left:115.55pt;margin-top:257.5pt;width:19.45pt;height:17.25pt;z-index:251522560" fillcolor="yellow" strokecolor="red" strokeweight="1pt">
              <v:textbox style="mso-next-textbox:#_x0000_s3836;mso-fit-shape-to-text:t" inset="0,0,0,0">
                <w:txbxContent>
                  <w:p w:rsidR="003B389F" w:rsidRPr="008721B4" w:rsidRDefault="003B389F" w:rsidP="0053367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3</w:t>
                    </w:r>
                  </w:p>
                </w:txbxContent>
              </v:textbox>
            </v:oval>
          </w:pict>
        </w:r>
        <w:r w:rsidR="003B389F" w:rsidRPr="002F02C9">
          <w:rPr>
            <w:noProof/>
            <w:lang w:eastAsia="zh-TW"/>
            <w:rPrChange w:id="7777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3842385"/>
              <wp:effectExtent l="19050" t="0" r="635" b="0"/>
              <wp:docPr id="4" name="图片 7" descr="ItcndCheckSetting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tcndCheckSetting.jpg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38423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2F02C9">
          <w:rPr>
            <w:noProof/>
            <w:rPrChange w:id="7778" w:author="Chen, Ivy (陳素貞 IEC1)" w:date="2015-01-12T13:45:00Z">
              <w:rPr>
                <w:noProof/>
              </w:rPr>
            </w:rPrChange>
          </w:rPr>
          <w:pict>
            <v:oval id="_x0000_s3839" style="position:absolute;left:0;text-align:left;margin-left:489.8pt;margin-top:274.75pt;width:19.45pt;height:17.25pt;z-index:251523584;mso-position-horizontal-relative:text;mso-position-vertical-relative:text" fillcolor="yellow" strokecolor="red" strokeweight="1pt">
              <v:textbox style="mso-next-textbox:#_x0000_s3839;mso-fit-shape-to-text:t" inset="0,0,0,0">
                <w:txbxContent>
                  <w:p w:rsidR="003B389F" w:rsidRPr="008721B4" w:rsidRDefault="003B389F" w:rsidP="0053367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9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7779" w:author="Chen, Ivy (陳素貞 IEC1)" w:date="2015-01-12T13:45:00Z">
              <w:rPr>
                <w:noProof/>
              </w:rPr>
            </w:rPrChange>
          </w:rPr>
          <w:pict>
            <v:oval id="_x0000_s3838" style="position:absolute;left:0;text-align:left;margin-left:489.8pt;margin-top:257.5pt;width:19.45pt;height:17.25pt;z-index:251524608;mso-position-horizontal-relative:text;mso-position-vertical-relative:text" fillcolor="yellow" strokecolor="red" strokeweight="1pt">
              <v:textbox style="mso-next-textbox:#_x0000_s3838;mso-fit-shape-to-text:t" inset="0,0,0,0">
                <w:txbxContent>
                  <w:p w:rsidR="003B389F" w:rsidRPr="008721B4" w:rsidRDefault="003B389F" w:rsidP="0053367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8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7780" w:author="Chen, Ivy (陳素貞 IEC1)" w:date="2015-01-12T13:45:00Z">
              <w:rPr>
                <w:noProof/>
              </w:rPr>
            </w:rPrChange>
          </w:rPr>
          <w:pict>
            <v:oval id="_x0000_s3837" style="position:absolute;left:0;text-align:left;margin-left:455.3pt;margin-top:2.95pt;width:19.45pt;height:17.25pt;z-index:251525632;mso-position-horizontal-relative:text;mso-position-vertical-relative:text" fillcolor="yellow" strokecolor="red" strokeweight="1pt">
              <v:textbox style="mso-next-textbox:#_x0000_s3837;mso-fit-shape-to-text:t" inset="0,0,0,0">
                <w:txbxContent>
                  <w:p w:rsidR="003B389F" w:rsidRPr="008721B4" w:rsidRDefault="003B389F" w:rsidP="0053367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2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7781" w:author="Chen, Ivy (陳素貞 IEC1)" w:date="2015-01-12T13:45:00Z">
              <w:rPr>
                <w:noProof/>
              </w:rPr>
            </w:rPrChange>
          </w:rPr>
          <w:pict>
            <v:oval id="_x0000_s3835" style="position:absolute;left:0;text-align:left;margin-left:135pt;margin-top:137.75pt;width:19.45pt;height:17.25pt;z-index:251526656;mso-position-horizontal-relative:text;mso-position-vertical-relative:text" fillcolor="yellow" strokecolor="red" strokeweight="1pt">
              <v:textbox style="mso-next-textbox:#_x0000_s3835;mso-fit-shape-to-text:t" inset="0,0,0,0">
                <w:txbxContent>
                  <w:p w:rsidR="003B389F" w:rsidRPr="008721B4" w:rsidRDefault="003B389F" w:rsidP="0053367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1</w:t>
                    </w:r>
                  </w:p>
                </w:txbxContent>
              </v:textbox>
            </v:oval>
          </w:pict>
        </w:r>
        <w:r w:rsidRPr="002F02C9">
          <w:rPr>
            <w:rPrChange w:id="7782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778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圖</w:t>
        </w:r>
        <w:r w:rsidRPr="002F02C9">
          <w:rPr>
            <w:rPrChange w:id="7784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PrChange w:id="7785" w:author="Chen, Ivy (陳素貞 IEC1)" w:date="2015-01-12T13:45:00Z">
              <w:rPr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7786" w:author="Chen, Ivy (陳素貞 IEC1)" w:date="2015-01-12T13:45:00Z">
              <w:rPr>
                <w:color w:val="0000FF"/>
                <w:u w:val="single"/>
              </w:rPr>
            </w:rPrChange>
          </w:rPr>
          <w:instrText xml:space="preserve"> STYLEREF 2 \s </w:instrText>
        </w:r>
        <w:r w:rsidRPr="002F02C9">
          <w:rPr>
            <w:rPrChange w:id="7787" w:author="Chen, Ivy (陳素貞 IEC1)" w:date="2015-01-12T13:45:00Z">
              <w:rPr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7788" w:author="Chen, Ivy (陳素貞 IEC1)" w:date="2015-01-12T13:45:00Z">
              <w:rPr>
                <w:noProof/>
                <w:color w:val="0000FF"/>
                <w:u w:val="single"/>
              </w:rPr>
            </w:rPrChange>
          </w:rPr>
          <w:t>1.</w:t>
        </w:r>
        <w:r w:rsidRPr="002F02C9">
          <w:rPr>
            <w:rPrChange w:id="7789" w:author="Chen, Ivy (陳素貞 IEC1)" w:date="2015-01-12T13:45:00Z">
              <w:rPr>
                <w:color w:val="0000FF"/>
                <w:u w:val="single"/>
              </w:rPr>
            </w:rPrChange>
          </w:rPr>
          <w:fldChar w:fldCharType="end"/>
        </w:r>
        <w:r w:rsidRPr="002F02C9">
          <w:rPr>
            <w:rFonts w:eastAsiaTheme="minorEastAsia"/>
            <w:rPrChange w:id="7790" w:author="Chen, Ivy (陳素貞 IEC1)" w:date="2015-01-12T13:45:00Z">
              <w:rPr>
                <w:rFonts w:eastAsiaTheme="minorEastAsia"/>
                <w:color w:val="0000FF"/>
                <w:u w:val="single"/>
              </w:rPr>
            </w:rPrChange>
          </w:rPr>
          <w:t>8</w:t>
        </w:r>
        <w:r w:rsidRPr="002F02C9">
          <w:rPr>
            <w:rPrChange w:id="7791" w:author="Chen, Ivy (陳素貞 IEC1)" w:date="2015-01-12T13:45:00Z">
              <w:rPr>
                <w:color w:val="0000FF"/>
                <w:u w:val="single"/>
              </w:rPr>
            </w:rPrChange>
          </w:rPr>
          <w:noBreakHyphen/>
        </w:r>
        <w:r w:rsidRPr="002F02C9">
          <w:rPr>
            <w:rPrChange w:id="7792" w:author="Chen, Ivy (陳素貞 IEC1)" w:date="2015-01-12T13:45:00Z">
              <w:rPr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7793" w:author="Chen, Ivy (陳素貞 IEC1)" w:date="2015-01-12T13:45:00Z">
              <w:rPr>
                <w:color w:val="0000FF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rPrChange w:id="779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instrText>圖</w:instrText>
        </w:r>
        <w:r w:rsidRPr="002F02C9">
          <w:rPr>
            <w:rPrChange w:id="7795" w:author="Chen, Ivy (陳素貞 IEC1)" w:date="2015-01-12T13:45:00Z">
              <w:rPr>
                <w:color w:val="0000FF"/>
                <w:u w:val="single"/>
              </w:rPr>
            </w:rPrChange>
          </w:rPr>
          <w:instrText xml:space="preserve"> \* ARABIC \s 2 </w:instrText>
        </w:r>
        <w:r w:rsidRPr="002F02C9">
          <w:rPr>
            <w:rPrChange w:id="7796" w:author="Chen, Ivy (陳素貞 IEC1)" w:date="2015-01-12T13:45:00Z">
              <w:rPr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7797" w:author="Chen, Ivy (陳素貞 IEC1)" w:date="2015-01-12T13:45:00Z">
              <w:rPr>
                <w:noProof/>
                <w:color w:val="0000FF"/>
                <w:u w:val="single"/>
              </w:rPr>
            </w:rPrChange>
          </w:rPr>
          <w:t>1</w:t>
        </w:r>
        <w:r w:rsidRPr="002F02C9">
          <w:rPr>
            <w:rPrChange w:id="7798" w:author="Chen, Ivy (陳素貞 IEC1)" w:date="2015-01-12T13:45:00Z">
              <w:rPr>
                <w:color w:val="0000FF"/>
                <w:u w:val="single"/>
              </w:rPr>
            </w:rPrChange>
          </w:rPr>
          <w:fldChar w:fldCharType="end"/>
        </w:r>
      </w:ins>
    </w:p>
    <w:p w:rsidR="00533672" w:rsidRPr="002F02C9" w:rsidRDefault="00533672" w:rsidP="00533672">
      <w:pPr>
        <w:jc w:val="center"/>
        <w:rPr>
          <w:ins w:id="7799" w:author="Gao, Guan-Wei (高貫偉 ITC)" w:date="2012-06-28T14:05:00Z"/>
          <w:rPrChange w:id="7800" w:author="Chen, Ivy (陳素貞 IEC1)" w:date="2015-01-12T13:45:00Z">
            <w:rPr>
              <w:ins w:id="7801" w:author="Gao, Guan-Wei (高貫偉 ITC)" w:date="2012-06-28T14:05:00Z"/>
            </w:rPr>
          </w:rPrChange>
        </w:rPr>
      </w:pPr>
    </w:p>
    <w:p w:rsidR="00533672" w:rsidRPr="002F02C9" w:rsidRDefault="00152C15" w:rsidP="00533672">
      <w:pPr>
        <w:pStyle w:val="4"/>
        <w:rPr>
          <w:ins w:id="7802" w:author="Gao, Guan-Wei (高貫偉 ITC)" w:date="2012-06-28T14:05:00Z"/>
          <w:rPrChange w:id="7803" w:author="Chen, Ivy (陳素貞 IEC1)" w:date="2015-01-12T13:45:00Z">
            <w:rPr>
              <w:ins w:id="7804" w:author="Gao, Guan-Wei (高貫偉 ITC)" w:date="2012-06-28T14:05:00Z"/>
            </w:rPr>
          </w:rPrChange>
        </w:rPr>
      </w:pPr>
      <w:ins w:id="7805" w:author="Gao, Guan-Wei (高貫偉 ITC)" w:date="2012-06-28T14:05:00Z">
        <w:r w:rsidRPr="002F02C9">
          <w:rPr>
            <w:rFonts w:hint="eastAsia"/>
            <w:rPrChange w:id="780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界面說明</w:t>
        </w:r>
      </w:ins>
    </w:p>
    <w:p w:rsidR="00533672" w:rsidRPr="002F02C9" w:rsidRDefault="00152C15" w:rsidP="00533672">
      <w:pPr>
        <w:rPr>
          <w:ins w:id="7807" w:author="Gao, Guan-Wei (高貫偉 ITC)" w:date="2012-06-28T14:05:00Z"/>
          <w:rPrChange w:id="7808" w:author="Chen, Ivy (陳素貞 IEC1)" w:date="2015-01-12T13:45:00Z">
            <w:rPr>
              <w:ins w:id="7809" w:author="Gao, Guan-Wei (高貫偉 ITC)" w:date="2012-06-28T14:05:00Z"/>
            </w:rPr>
          </w:rPrChange>
        </w:rPr>
      </w:pPr>
      <w:ins w:id="7810" w:author="Gao, Guan-Wei (高貫偉 ITC)" w:date="2012-06-28T14:05:00Z">
        <w:r w:rsidRPr="002F02C9">
          <w:rPr>
            <w:rFonts w:hint="eastAsia"/>
            <w:rPrChange w:id="781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7812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781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界面名稱：</w:t>
        </w:r>
        <w:r w:rsidRPr="002F02C9">
          <w:rPr>
            <w:rPrChange w:id="7814" w:author="Chen, Ivy (陳素貞 IEC1)" w:date="2015-01-12T13:45:00Z">
              <w:rPr>
                <w:color w:val="0000FF"/>
                <w:u w:val="single"/>
              </w:rPr>
            </w:rPrChange>
          </w:rPr>
          <w:t>ITCND Check Setting</w:t>
        </w:r>
        <w:r w:rsidRPr="002F02C9">
          <w:rPr>
            <w:rFonts w:hint="eastAsia"/>
            <w:rPrChange w:id="781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维护界面。</w:t>
        </w:r>
      </w:ins>
    </w:p>
    <w:p w:rsidR="00533672" w:rsidRPr="002F02C9" w:rsidRDefault="00152C15" w:rsidP="00533672">
      <w:pPr>
        <w:jc w:val="both"/>
        <w:rPr>
          <w:ins w:id="7816" w:author="Gao, Guan-Wei (高貫偉 ITC)" w:date="2012-06-28T14:05:00Z"/>
          <w:rPrChange w:id="7817" w:author="Chen, Ivy (陳素貞 IEC1)" w:date="2015-01-12T13:45:00Z">
            <w:rPr>
              <w:ins w:id="7818" w:author="Gao, Guan-Wei (高貫偉 ITC)" w:date="2012-06-28T14:05:00Z"/>
            </w:rPr>
          </w:rPrChange>
        </w:rPr>
      </w:pPr>
      <w:ins w:id="7819" w:author="Gao, Guan-Wei (高貫偉 ITC)" w:date="2012-06-28T14:05:00Z">
        <w:r w:rsidRPr="002F02C9">
          <w:rPr>
            <w:rFonts w:hint="eastAsia"/>
            <w:rPrChange w:id="782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7821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782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概述：</w:t>
        </w:r>
        <w:r w:rsidRPr="002F02C9">
          <w:rPr>
            <w:rFonts w:eastAsia="新細明體" w:hint="eastAsia"/>
            <w:rPrChange w:id="7823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使用此界面來</w:t>
        </w:r>
        <w:r w:rsidRPr="002F02C9">
          <w:rPr>
            <w:rFonts w:ascii="SimSun" w:hAnsi="SimSun" w:hint="eastAsia"/>
            <w:rPrChange w:id="7824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维护</w:t>
        </w:r>
        <w:r w:rsidRPr="002F02C9">
          <w:rPr>
            <w:rPrChange w:id="7825" w:author="Chen, Ivy (陳素貞 IEC1)" w:date="2015-01-12T13:45:00Z">
              <w:rPr>
                <w:color w:val="0000FF"/>
                <w:u w:val="single"/>
              </w:rPr>
            </w:rPrChange>
          </w:rPr>
          <w:t>ITCND Check Setting</w:t>
        </w:r>
        <w:r w:rsidRPr="002F02C9">
          <w:rPr>
            <w:rFonts w:hint="eastAsia"/>
            <w:rPrChange w:id="782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 w:hint="eastAsia"/>
            <w:rPrChange w:id="7827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资料</w:t>
        </w:r>
        <w:r w:rsidRPr="002F02C9">
          <w:rPr>
            <w:rFonts w:hint="eastAsia"/>
            <w:rPrChange w:id="782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533672" w:rsidRPr="002F02C9" w:rsidRDefault="00152C15" w:rsidP="00533672">
      <w:pPr>
        <w:rPr>
          <w:ins w:id="7829" w:author="Gao, Guan-Wei (高貫偉 ITC)" w:date="2012-06-28T14:05:00Z"/>
          <w:lang w:eastAsia="zh-TW"/>
          <w:rPrChange w:id="7830" w:author="Chen, Ivy (陳素貞 IEC1)" w:date="2015-01-12T13:45:00Z">
            <w:rPr>
              <w:ins w:id="7831" w:author="Gao, Guan-Wei (高貫偉 ITC)" w:date="2012-06-28T14:05:00Z"/>
              <w:lang w:eastAsia="zh-TW"/>
            </w:rPr>
          </w:rPrChange>
        </w:rPr>
      </w:pPr>
      <w:ins w:id="7832" w:author="Gao, Guan-Wei (高貫偉 ITC)" w:date="2012-06-28T14:05:00Z">
        <w:r w:rsidRPr="002F02C9">
          <w:rPr>
            <w:rFonts w:hint="eastAsia"/>
            <w:lang w:eastAsia="zh-TW"/>
            <w:rPrChange w:id="7833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●</w:t>
        </w:r>
        <w:r w:rsidRPr="002F02C9">
          <w:rPr>
            <w:lang w:eastAsia="zh-TW"/>
            <w:rPrChange w:id="7834" w:author="Chen, Ivy (陳素貞 IEC1)" w:date="2015-01-12T13:45:00Z">
              <w:rPr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hint="eastAsia"/>
            <w:lang w:eastAsia="zh-TW"/>
            <w:rPrChange w:id="7835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lang w:eastAsia="zh-TW"/>
            <w:rPrChange w:id="7836" w:author="Chen, Ivy (陳素貞 IEC1)" w:date="2015-01-12T13:45:00Z">
              <w:rPr>
                <w:rFonts w:eastAsia="新細明體"/>
                <w:color w:val="0000FF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lang w:eastAsia="zh-TW"/>
            <w:rPrChange w:id="7837" w:author="Chen, Ivy (陳素貞 IEC1)" w:date="2015-01-12T13:45:00Z">
              <w:rPr>
                <w:rFonts w:eastAsia="新細明體" w:hint="eastAsia"/>
                <w:color w:val="0000FF"/>
                <w:u w:val="single"/>
                <w:lang w:eastAsia="zh-TW"/>
              </w:rPr>
            </w:rPrChange>
          </w:rPr>
          <w:t>界面</w:t>
        </w:r>
        <w:r w:rsidRPr="002F02C9">
          <w:rPr>
            <w:rFonts w:ascii="SimSun" w:hAnsi="SimSun" w:hint="eastAsia"/>
            <w:lang w:eastAsia="zh-TW"/>
            <w:rPrChange w:id="7838" w:author="Chen, Ivy (陳素貞 IEC1)" w:date="2015-01-12T13:45:00Z">
              <w:rPr>
                <w:rFonts w:ascii="SimSun" w:hAnsi="SimSun" w:hint="eastAsia"/>
                <w:color w:val="0000FF"/>
                <w:u w:val="single"/>
                <w:lang w:eastAsia="zh-TW"/>
              </w:rPr>
            </w:rPrChange>
          </w:rPr>
          <w:t>，不固定尺寸</w:t>
        </w:r>
        <w:r w:rsidRPr="002F02C9">
          <w:rPr>
            <w:rFonts w:hint="eastAsia"/>
            <w:lang w:eastAsia="zh-TW"/>
            <w:rPrChange w:id="7839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。</w:t>
        </w:r>
      </w:ins>
    </w:p>
    <w:p w:rsidR="00533672" w:rsidRPr="002F02C9" w:rsidRDefault="00152C15" w:rsidP="00533672">
      <w:pPr>
        <w:rPr>
          <w:ins w:id="7840" w:author="Gao, Guan-Wei (高貫偉 ITC)" w:date="2012-06-28T14:05:00Z"/>
          <w:rPrChange w:id="7841" w:author="Chen, Ivy (陳素貞 IEC1)" w:date="2015-01-12T13:45:00Z">
            <w:rPr>
              <w:ins w:id="7842" w:author="Gao, Guan-Wei (高貫偉 ITC)" w:date="2012-06-28T14:05:00Z"/>
            </w:rPr>
          </w:rPrChange>
        </w:rPr>
      </w:pPr>
      <w:ins w:id="7843" w:author="Gao, Guan-Wei (高貫偉 ITC)" w:date="2012-06-28T14:05:00Z">
        <w:r w:rsidRPr="002F02C9">
          <w:rPr>
            <w:rFonts w:hint="eastAsia"/>
            <w:rPrChange w:id="784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7845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784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進入途徑：</w:t>
        </w:r>
        <w:r w:rsidRPr="002F02C9">
          <w:rPr>
            <w:rFonts w:eastAsia="新細明體" w:hint="eastAsia"/>
            <w:rPrChange w:id="7847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在</w:t>
        </w:r>
        <w:r w:rsidRPr="002F02C9">
          <w:rPr>
            <w:rFonts w:ascii="SimSun" w:hAnsi="SimSun"/>
            <w:rPrChange w:id="7848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iMES</w:t>
        </w:r>
        <w:r w:rsidRPr="002F02C9">
          <w:rPr>
            <w:rFonts w:ascii="SimSun" w:hAnsi="SimSun" w:hint="eastAsia"/>
            <w:rPrChange w:id="7849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框架</w:t>
        </w:r>
        <w:r w:rsidRPr="002F02C9">
          <w:rPr>
            <w:rFonts w:ascii="SimSun" w:hAnsi="SimSun"/>
            <w:rPrChange w:id="7850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Function Tree</w:t>
        </w:r>
        <w:r w:rsidRPr="002F02C9">
          <w:rPr>
            <w:rFonts w:ascii="SimSun" w:hAnsi="SimSun" w:hint="eastAsia"/>
            <w:rPrChange w:id="7851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/>
            <w:rPrChange w:id="7852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Maintain</w:t>
        </w:r>
        <w:r w:rsidRPr="002F02C9">
          <w:rPr>
            <w:rFonts w:ascii="SimSun" w:hAnsi="SimSun" w:hint="eastAsia"/>
            <w:rPrChange w:id="7853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节点下点击“</w:t>
        </w:r>
        <w:r w:rsidRPr="002F02C9">
          <w:rPr>
            <w:rPrChange w:id="7854" w:author="Chen, Ivy (陳素貞 IEC1)" w:date="2015-01-12T13:45:00Z">
              <w:rPr>
                <w:color w:val="0000FF"/>
                <w:u w:val="single"/>
              </w:rPr>
            </w:rPrChange>
          </w:rPr>
          <w:t>ITCND Check Setting Maintain</w:t>
        </w:r>
        <w:r w:rsidRPr="002F02C9">
          <w:rPr>
            <w:rFonts w:ascii="SimSun" w:hAnsi="SimSun" w:hint="eastAsia"/>
            <w:rPrChange w:id="7855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”节点后进入</w:t>
        </w:r>
        <w:r w:rsidRPr="002F02C9">
          <w:rPr>
            <w:rFonts w:hint="eastAsia"/>
            <w:rPrChange w:id="785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533672" w:rsidRPr="002F02C9" w:rsidRDefault="00152C15" w:rsidP="00533672">
      <w:pPr>
        <w:rPr>
          <w:ins w:id="7857" w:author="Gao, Guan-Wei (高貫偉 ITC)" w:date="2012-06-28T14:05:00Z"/>
          <w:rPrChange w:id="7858" w:author="Chen, Ivy (陳素貞 IEC1)" w:date="2015-01-12T13:45:00Z">
            <w:rPr>
              <w:ins w:id="7859" w:author="Gao, Guan-Wei (高貫偉 ITC)" w:date="2012-06-28T14:05:00Z"/>
            </w:rPr>
          </w:rPrChange>
        </w:rPr>
      </w:pPr>
      <w:ins w:id="7860" w:author="Gao, Guan-Wei (高貫偉 ITC)" w:date="2012-06-28T14:05:00Z">
        <w:r w:rsidRPr="002F02C9">
          <w:rPr>
            <w:rFonts w:hint="eastAsia"/>
            <w:rPrChange w:id="786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7862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786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用例：</w:t>
        </w:r>
      </w:ins>
    </w:p>
    <w:p w:rsidR="00533672" w:rsidRPr="002F02C9" w:rsidRDefault="00152C15" w:rsidP="00533672">
      <w:pPr>
        <w:rPr>
          <w:ins w:id="7864" w:author="Gao, Guan-Wei (高貫偉 ITC)" w:date="2012-06-28T14:05:00Z"/>
          <w:rFonts w:eastAsiaTheme="minorEastAsia"/>
          <w:rPrChange w:id="7865" w:author="Chen, Ivy (陳素貞 IEC1)" w:date="2015-01-12T13:45:00Z">
            <w:rPr>
              <w:ins w:id="7866" w:author="Gao, Guan-Wei (高貫偉 ITC)" w:date="2012-06-28T14:05:00Z"/>
              <w:rFonts w:eastAsiaTheme="minorEastAsia"/>
            </w:rPr>
          </w:rPrChange>
        </w:rPr>
      </w:pPr>
      <w:ins w:id="7867" w:author="Gao, Guan-Wei (高貫偉 ITC)" w:date="2012-06-28T14:05:00Z">
        <w:r w:rsidRPr="002F02C9">
          <w:rPr>
            <w:rFonts w:hint="eastAsia"/>
            <w:rPrChange w:id="786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7869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eastAsia="新細明體" w:hint="eastAsia"/>
            <w:rPrChange w:id="7870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特殊考量：此界面</w:t>
        </w:r>
        <w:r w:rsidRPr="002F02C9">
          <w:rPr>
            <w:rFonts w:hint="eastAsia"/>
            <w:rPrChange w:id="787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仅能够维护</w:t>
        </w:r>
        <w:r w:rsidRPr="002F02C9">
          <w:rPr>
            <w:rPrChange w:id="7872" w:author="Chen, Ivy (陳素貞 IEC1)" w:date="2015-01-12T13:45:00Z">
              <w:rPr>
                <w:color w:val="0000FF"/>
                <w:u w:val="single"/>
              </w:rPr>
            </w:rPrChange>
          </w:rPr>
          <w:t>ITCND Check Setting</w:t>
        </w:r>
        <w:r w:rsidRPr="002F02C9">
          <w:rPr>
            <w:rFonts w:hint="eastAsia"/>
            <w:rPrChange w:id="787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的人</w:t>
        </w:r>
        <w:r w:rsidRPr="002F02C9">
          <w:rPr>
            <w:rFonts w:eastAsia="新細明體" w:hint="eastAsia"/>
            <w:rPrChange w:id="7874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有權限進來</w:t>
        </w:r>
      </w:ins>
    </w:p>
    <w:p w:rsidR="00533672" w:rsidRPr="002F02C9" w:rsidRDefault="00152C15" w:rsidP="00533672">
      <w:pPr>
        <w:rPr>
          <w:ins w:id="7875" w:author="Gao, Guan-Wei (高貫偉 ITC)" w:date="2012-06-28T14:05:00Z"/>
          <w:rFonts w:eastAsiaTheme="minorEastAsia"/>
          <w:rPrChange w:id="7876" w:author="Chen, Ivy (陳素貞 IEC1)" w:date="2015-01-12T13:45:00Z">
            <w:rPr>
              <w:ins w:id="7877" w:author="Gao, Guan-Wei (高貫偉 ITC)" w:date="2012-06-28T14:05:00Z"/>
              <w:rFonts w:eastAsiaTheme="minorEastAsia"/>
            </w:rPr>
          </w:rPrChange>
        </w:rPr>
      </w:pPr>
      <w:ins w:id="7878" w:author="Gao, Guan-Wei (高貫偉 ITC)" w:date="2012-06-28T14:05:00Z">
        <w:r w:rsidRPr="002F02C9">
          <w:rPr>
            <w:rFonts w:hint="eastAsia"/>
            <w:rPrChange w:id="7879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●对应数据表：</w:t>
        </w:r>
        <w:r w:rsidRPr="002F02C9">
          <w:rPr>
            <w:rFonts w:ascii="Courier New" w:hAnsi="Courier New" w:cs="Courier New"/>
            <w:noProof/>
            <w:szCs w:val="20"/>
            <w:rPrChange w:id="7880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ITCNDCheckSetting</w:t>
        </w:r>
      </w:ins>
    </w:p>
    <w:p w:rsidR="00533672" w:rsidRPr="002F02C9" w:rsidRDefault="00533672" w:rsidP="00533672">
      <w:pPr>
        <w:rPr>
          <w:ins w:id="7881" w:author="Gao, Guan-Wei (高貫偉 ITC)" w:date="2012-06-28T14:05:00Z"/>
          <w:rPrChange w:id="7882" w:author="Chen, Ivy (陳素貞 IEC1)" w:date="2015-01-12T13:45:00Z">
            <w:rPr>
              <w:ins w:id="7883" w:author="Gao, Guan-Wei (高貫偉 ITC)" w:date="2012-06-28T14:05:00Z"/>
            </w:rPr>
          </w:rPrChange>
        </w:rPr>
      </w:pPr>
    </w:p>
    <w:p w:rsidR="00533672" w:rsidRPr="002F02C9" w:rsidRDefault="00533672" w:rsidP="00533672">
      <w:pPr>
        <w:pStyle w:val="ae"/>
        <w:jc w:val="center"/>
        <w:rPr>
          <w:ins w:id="7884" w:author="Gao, Guan-Wei (高貫偉 ITC)" w:date="2012-06-28T14:05:00Z"/>
          <w:rPrChange w:id="7885" w:author="Chen, Ivy (陳素貞 IEC1)" w:date="2015-01-12T13:45:00Z">
            <w:rPr>
              <w:ins w:id="7886" w:author="Gao, Guan-Wei (高貫偉 ITC)" w:date="2012-06-28T14:05:00Z"/>
            </w:rPr>
          </w:rPrChange>
        </w:rPr>
      </w:pPr>
    </w:p>
    <w:p w:rsidR="00533672" w:rsidRPr="002F02C9" w:rsidRDefault="00152C15" w:rsidP="00533672">
      <w:pPr>
        <w:pStyle w:val="4"/>
        <w:rPr>
          <w:ins w:id="7887" w:author="Gao, Guan-Wei (高貫偉 ITC)" w:date="2012-06-28T14:05:00Z"/>
          <w:rPrChange w:id="7888" w:author="Chen, Ivy (陳素貞 IEC1)" w:date="2015-01-12T13:45:00Z">
            <w:rPr>
              <w:ins w:id="7889" w:author="Gao, Guan-Wei (高貫偉 ITC)" w:date="2012-06-28T14:05:00Z"/>
            </w:rPr>
          </w:rPrChange>
        </w:rPr>
      </w:pPr>
      <w:ins w:id="7890" w:author="Gao, Guan-Wei (高貫偉 ITC)" w:date="2012-06-28T14:05:00Z">
        <w:r w:rsidRPr="002F02C9">
          <w:rPr>
            <w:rFonts w:hint="eastAsia"/>
            <w:rPrChange w:id="789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控件說明</w:t>
        </w:r>
      </w:ins>
    </w:p>
    <w:p w:rsidR="00533672" w:rsidRPr="002F02C9" w:rsidRDefault="00152C15" w:rsidP="00533672">
      <w:pPr>
        <w:pStyle w:val="ae"/>
        <w:jc w:val="right"/>
        <w:rPr>
          <w:ins w:id="7892" w:author="Gao, Guan-Wei (高貫偉 ITC)" w:date="2012-06-28T14:05:00Z"/>
          <w:rPrChange w:id="7893" w:author="Chen, Ivy (陳素貞 IEC1)" w:date="2015-01-12T13:45:00Z">
            <w:rPr>
              <w:ins w:id="7894" w:author="Gao, Guan-Wei (高貫偉 ITC)" w:date="2012-06-28T14:05:00Z"/>
            </w:rPr>
          </w:rPrChange>
        </w:rPr>
      </w:pPr>
      <w:ins w:id="7895" w:author="Gao, Guan-Wei (高貫偉 ITC)" w:date="2012-06-28T14:05:00Z">
        <w:r w:rsidRPr="002F02C9">
          <w:rPr>
            <w:rFonts w:hint="eastAsia"/>
            <w:rPrChange w:id="7896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表</w:t>
        </w:r>
        <w:r w:rsidRPr="002F02C9">
          <w:rPr>
            <w:rPrChange w:id="7897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 xml:space="preserve">: </w:t>
        </w:r>
        <w:r w:rsidRPr="002F02C9">
          <w:rPr>
            <w:rPrChange w:id="789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7899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STYLEREF 2 \s </w:instrText>
        </w:r>
        <w:r w:rsidRPr="002F02C9">
          <w:rPr>
            <w:rPrChange w:id="790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7901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1.</w:t>
        </w:r>
        <w:r w:rsidRPr="002F02C9">
          <w:rPr>
            <w:rFonts w:eastAsiaTheme="minorEastAsia"/>
            <w:noProof/>
            <w:rPrChange w:id="7902" w:author="Chen, Ivy (陳素貞 IEC1)" w:date="2015-01-12T13:45:00Z">
              <w:rPr>
                <w:rFonts w:eastAsiaTheme="minorEastAsia" w:cs="Times New Roman"/>
                <w:noProof/>
                <w:color w:val="0000FF"/>
                <w:u w:val="single"/>
              </w:rPr>
            </w:rPrChange>
          </w:rPr>
          <w:t>8</w:t>
        </w:r>
        <w:r w:rsidRPr="002F02C9">
          <w:rPr>
            <w:rPrChange w:id="7903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  <w:r w:rsidRPr="002F02C9">
          <w:rPr>
            <w:rPrChange w:id="7904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noBreakHyphen/>
        </w:r>
        <w:r w:rsidRPr="002F02C9">
          <w:rPr>
            <w:rPrChange w:id="7905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7906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rPrChange w:id="7907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instrText>表</w:instrText>
        </w:r>
        <w:r w:rsidRPr="002F02C9">
          <w:rPr>
            <w:rPrChange w:id="790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: \* ARABIC \s 2 </w:instrText>
        </w:r>
        <w:r w:rsidRPr="002F02C9">
          <w:rPr>
            <w:rPrChange w:id="7909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7910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</w:t>
        </w:r>
        <w:r w:rsidRPr="002F02C9">
          <w:rPr>
            <w:rPrChange w:id="7911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533672" w:rsidRPr="002F02C9" w:rsidTr="004B1858">
        <w:trPr>
          <w:tblHeader/>
          <w:ins w:id="7912" w:author="Gao, Guan-Wei (高貫偉 ITC)" w:date="2012-06-28T14:05:00Z"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ins w:id="7913" w:author="Gao, Guan-Wei (高貫偉 ITC)" w:date="2012-06-28T14:05:00Z"/>
                <w:rPrChange w:id="7914" w:author="Chen, Ivy (陳素貞 IEC1)" w:date="2015-01-12T13:45:00Z">
                  <w:rPr>
                    <w:ins w:id="7915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916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917" w:author="Gao, Guan-Wei (高貫偉 ITC)" w:date="2012-06-28T14:05:00Z">
              <w:r w:rsidRPr="002F02C9">
                <w:rPr>
                  <w:rPrChange w:id="7918" w:author="Chen, Ivy (陳素貞 IEC1)" w:date="2015-01-12T13:45:00Z">
                    <w:rPr>
                      <w:b/>
                      <w:color w:val="0000FF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10" w:type="dxa"/>
            <w:shd w:val="clear" w:color="auto" w:fill="CCCCCC"/>
          </w:tcPr>
          <w:p w:rsidR="003B389F" w:rsidRPr="002F02C9" w:rsidRDefault="00152C15">
            <w:pPr>
              <w:rPr>
                <w:ins w:id="7919" w:author="Gao, Guan-Wei (高貫偉 ITC)" w:date="2012-06-28T14:05:00Z"/>
                <w:rPrChange w:id="7920" w:author="Chen, Ivy (陳素貞 IEC1)" w:date="2015-01-12T13:45:00Z">
                  <w:rPr>
                    <w:ins w:id="7921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922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923" w:author="Gao, Guan-Wei (高貫偉 ITC)" w:date="2012-06-28T14:05:00Z">
              <w:r w:rsidRPr="002F02C9">
                <w:rPr>
                  <w:rFonts w:hint="eastAsia"/>
                  <w:rPrChange w:id="7924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916" w:type="dxa"/>
            <w:shd w:val="clear" w:color="auto" w:fill="CCCCCC"/>
          </w:tcPr>
          <w:p w:rsidR="003B389F" w:rsidRPr="002F02C9" w:rsidRDefault="00152C15">
            <w:pPr>
              <w:rPr>
                <w:ins w:id="7925" w:author="Gao, Guan-Wei (高貫偉 ITC)" w:date="2012-06-28T14:05:00Z"/>
                <w:rPrChange w:id="7926" w:author="Chen, Ivy (陳素貞 IEC1)" w:date="2015-01-12T13:45:00Z">
                  <w:rPr>
                    <w:ins w:id="7927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928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929" w:author="Gao, Guan-Wei (高貫偉 ITC)" w:date="2012-06-28T14:05:00Z">
              <w:r w:rsidRPr="002F02C9">
                <w:rPr>
                  <w:rFonts w:hint="eastAsia"/>
                  <w:rPrChange w:id="7930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677" w:type="dxa"/>
            <w:shd w:val="clear" w:color="auto" w:fill="CCCCCC"/>
            <w:tcFitText/>
          </w:tcPr>
          <w:p w:rsidR="003B389F" w:rsidRPr="002F02C9" w:rsidRDefault="00152C15">
            <w:pPr>
              <w:rPr>
                <w:ins w:id="7931" w:author="Gao, Guan-Wei (高貫偉 ITC)" w:date="2012-06-28T14:05:00Z"/>
                <w:rPrChange w:id="7932" w:author="Chen, Ivy (陳素貞 IEC1)" w:date="2015-01-12T13:45:00Z">
                  <w:rPr>
                    <w:ins w:id="7933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934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935" w:author="Gao, Guan-Wei (高貫偉 ITC)" w:date="2012-06-28T14:05:00Z">
              <w:r w:rsidRPr="002F02C9">
                <w:rPr>
                  <w:rFonts w:hint="eastAsia"/>
                  <w:spacing w:val="40"/>
                  <w:rPrChange w:id="7936" w:author="Chen, Ivy (陳素貞 IEC1)" w:date="2015-01-12T13:45:00Z">
                    <w:rPr>
                      <w:rFonts w:hint="eastAsia"/>
                      <w:b/>
                      <w:color w:val="0000FF"/>
                      <w:spacing w:val="39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hint="eastAsia"/>
                  <w:spacing w:val="1"/>
                  <w:rPrChange w:id="7937" w:author="Chen, Ivy (陳素貞 IEC1)" w:date="2015-01-12T13:45:00Z">
                    <w:rPr>
                      <w:rFonts w:hint="eastAsia"/>
                      <w:b/>
                      <w:color w:val="0000FF"/>
                      <w:spacing w:val="1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432" w:type="dxa"/>
            <w:shd w:val="clear" w:color="auto" w:fill="CCCCCC"/>
          </w:tcPr>
          <w:p w:rsidR="003B389F" w:rsidRPr="002F02C9" w:rsidRDefault="00152C15">
            <w:pPr>
              <w:rPr>
                <w:ins w:id="7938" w:author="Gao, Guan-Wei (高貫偉 ITC)" w:date="2012-06-28T14:05:00Z"/>
                <w:rPrChange w:id="7939" w:author="Chen, Ivy (陳素貞 IEC1)" w:date="2015-01-12T13:45:00Z">
                  <w:rPr>
                    <w:ins w:id="7940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941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942" w:author="Gao, Guan-Wei (高貫偉 ITC)" w:date="2012-06-28T14:05:00Z">
              <w:r w:rsidRPr="002F02C9">
                <w:rPr>
                  <w:rFonts w:hint="eastAsia"/>
                  <w:rPrChange w:id="7943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80" w:type="dxa"/>
            <w:shd w:val="clear" w:color="auto" w:fill="CCCCCC"/>
          </w:tcPr>
          <w:p w:rsidR="003B389F" w:rsidRPr="002F02C9" w:rsidRDefault="00152C15">
            <w:pPr>
              <w:rPr>
                <w:ins w:id="7944" w:author="Gao, Guan-Wei (高貫偉 ITC)" w:date="2012-06-28T14:05:00Z"/>
                <w:rPrChange w:id="7945" w:author="Chen, Ivy (陳素貞 IEC1)" w:date="2015-01-12T13:45:00Z">
                  <w:rPr>
                    <w:ins w:id="7946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947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948" w:author="Gao, Guan-Wei (高貫偉 ITC)" w:date="2012-06-28T14:05:00Z">
              <w:r w:rsidRPr="002F02C9">
                <w:rPr>
                  <w:rFonts w:hint="eastAsia"/>
                  <w:rPrChange w:id="7949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ins w:id="7950" w:author="Gao, Guan-Wei (高貫偉 ITC)" w:date="2012-06-28T14:05:00Z"/>
                <w:rPrChange w:id="7951" w:author="Chen, Ivy (陳素貞 IEC1)" w:date="2015-01-12T13:45:00Z">
                  <w:rPr>
                    <w:ins w:id="7952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953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954" w:author="Gao, Guan-Wei (高貫偉 ITC)" w:date="2012-06-28T14:05:00Z">
              <w:r w:rsidRPr="002F02C9">
                <w:rPr>
                  <w:rFonts w:hint="eastAsia"/>
                  <w:rPrChange w:id="7955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ins w:id="7956" w:author="Gao, Guan-Wei (高貫偉 ITC)" w:date="2012-06-28T14:05:00Z"/>
                <w:rPrChange w:id="7957" w:author="Chen, Ivy (陳素貞 IEC1)" w:date="2015-01-12T13:45:00Z">
                  <w:rPr>
                    <w:ins w:id="7958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959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7960" w:author="Gao, Guan-Wei (高貫偉 ITC)" w:date="2012-06-28T14:05:00Z">
              <w:r w:rsidRPr="002F02C9">
                <w:rPr>
                  <w:rFonts w:hint="eastAsia"/>
                  <w:rPrChange w:id="7961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533672" w:rsidRPr="002F02C9" w:rsidTr="004B1858">
        <w:trPr>
          <w:ins w:id="7962" w:author="Gao, Guan-Wei (高貫偉 ITC)" w:date="2012-06-28T14:05:00Z"/>
        </w:trPr>
        <w:tc>
          <w:tcPr>
            <w:tcW w:w="445" w:type="dxa"/>
          </w:tcPr>
          <w:p w:rsidR="003B389F" w:rsidRPr="002F02C9" w:rsidRDefault="00152C15">
            <w:pPr>
              <w:rPr>
                <w:ins w:id="7963" w:author="Gao, Guan-Wei (高貫偉 ITC)" w:date="2012-06-28T14:05:00Z"/>
                <w:rPrChange w:id="7964" w:author="Chen, Ivy (陳素貞 IEC1)" w:date="2015-01-12T13:45:00Z">
                  <w:rPr>
                    <w:ins w:id="7965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966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967" w:author="Gao, Guan-Wei (高貫偉 ITC)" w:date="2012-06-28T14:05:00Z">
              <w:r w:rsidRPr="002F02C9">
                <w:rPr>
                  <w:rPrChange w:id="796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10" w:type="dxa"/>
          </w:tcPr>
          <w:p w:rsidR="003B389F" w:rsidRPr="002F02C9" w:rsidRDefault="00152C15">
            <w:pPr>
              <w:rPr>
                <w:ins w:id="7969" w:author="Gao, Guan-Wei (高貫偉 ITC)" w:date="2012-06-28T14:05:00Z"/>
                <w:rPrChange w:id="7970" w:author="Chen, Ivy (陳素貞 IEC1)" w:date="2015-01-12T13:45:00Z">
                  <w:rPr>
                    <w:ins w:id="7971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972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973" w:author="Gao, Guan-Wei (高貫偉 ITC)" w:date="2012-06-28T14:05:00Z">
              <w:r w:rsidRPr="002F02C9">
                <w:rPr>
                  <w:rPrChange w:id="797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ITCND Check Setting List</w:t>
              </w:r>
            </w:ins>
          </w:p>
        </w:tc>
        <w:tc>
          <w:tcPr>
            <w:tcW w:w="916" w:type="dxa"/>
          </w:tcPr>
          <w:p w:rsidR="003B389F" w:rsidRPr="002F02C9" w:rsidRDefault="00152C15">
            <w:pPr>
              <w:rPr>
                <w:ins w:id="7975" w:author="Gao, Guan-Wei (高貫偉 ITC)" w:date="2012-06-28T14:05:00Z"/>
                <w:rPrChange w:id="7976" w:author="Chen, Ivy (陳素貞 IEC1)" w:date="2015-01-12T13:45:00Z">
                  <w:rPr>
                    <w:ins w:id="7977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978" w:author="Chen, Ivy (陳素貞 IEC1)" w:date="2014-02-07T15:5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979" w:author="Gao, Guan-Wei (高貫偉 ITC)" w:date="2012-06-28T14:05:00Z">
              <w:r w:rsidRPr="002F02C9">
                <w:rPr>
                  <w:rPrChange w:id="798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677" w:type="dxa"/>
          </w:tcPr>
          <w:p w:rsidR="00533672" w:rsidRPr="002F02C9" w:rsidRDefault="00533672" w:rsidP="004B1858">
            <w:pPr>
              <w:rPr>
                <w:ins w:id="7981" w:author="Gao, Guan-Wei (高貫偉 ITC)" w:date="2012-06-28T14:05:00Z"/>
                <w:rPrChange w:id="7982" w:author="Chen, Ivy (陳素貞 IEC1)" w:date="2015-01-12T13:45:00Z">
                  <w:rPr>
                    <w:ins w:id="7983" w:author="Gao, Guan-Wei (高貫偉 ITC)" w:date="2012-06-28T14:05:00Z"/>
                  </w:rPr>
                </w:rPrChange>
              </w:rPr>
            </w:pPr>
          </w:p>
        </w:tc>
        <w:tc>
          <w:tcPr>
            <w:tcW w:w="1432" w:type="dxa"/>
          </w:tcPr>
          <w:p w:rsidR="00152C15" w:rsidRPr="002F02C9" w:rsidRDefault="00152C15" w:rsidP="00152C15">
            <w:pPr>
              <w:rPr>
                <w:ins w:id="7984" w:author="Gao, Guan-Wei (高貫偉 ITC)" w:date="2012-06-28T14:05:00Z"/>
                <w:rPrChange w:id="7985" w:author="Chen, Ivy (陳素貞 IEC1)" w:date="2015-01-12T13:45:00Z">
                  <w:rPr>
                    <w:ins w:id="7986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987" w:author="Chen, Ivy (陳素貞 IEC1)" w:date="2014-02-07T15:58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988" w:author="Gao, Guan-Wei (高貫偉 ITC)" w:date="2012-06-28T14:05:00Z">
              <w:r w:rsidRPr="002F02C9">
                <w:rPr>
                  <w:rFonts w:hint="eastAsia"/>
                  <w:rPrChange w:id="798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显示所有的</w:t>
              </w:r>
              <w:r w:rsidRPr="002F02C9">
                <w:rPr>
                  <w:rPrChange w:id="799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ITCNDCheckSetting</w:t>
              </w:r>
              <w:r w:rsidRPr="002F02C9">
                <w:rPr>
                  <w:rFonts w:hint="eastAsia"/>
                  <w:rPrChange w:id="799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记录</w:t>
              </w:r>
            </w:ins>
          </w:p>
        </w:tc>
        <w:tc>
          <w:tcPr>
            <w:tcW w:w="680" w:type="dxa"/>
          </w:tcPr>
          <w:p w:rsidR="00533672" w:rsidRPr="002F02C9" w:rsidRDefault="00533672" w:rsidP="004B1858">
            <w:pPr>
              <w:rPr>
                <w:ins w:id="7992" w:author="Gao, Guan-Wei (高貫偉 ITC)" w:date="2012-06-28T14:05:00Z"/>
                <w:rPrChange w:id="7993" w:author="Chen, Ivy (陳素貞 IEC1)" w:date="2015-01-12T13:45:00Z">
                  <w:rPr>
                    <w:ins w:id="7994" w:author="Gao, Guan-Wei (高貫偉 ITC)" w:date="2012-06-28T14:05:00Z"/>
                  </w:rPr>
                </w:rPrChange>
              </w:rPr>
            </w:pPr>
          </w:p>
        </w:tc>
        <w:tc>
          <w:tcPr>
            <w:tcW w:w="2728" w:type="dxa"/>
          </w:tcPr>
          <w:p w:rsidR="00152C15" w:rsidRPr="002F02C9" w:rsidRDefault="00152C15" w:rsidP="00152C15">
            <w:pPr>
              <w:rPr>
                <w:ins w:id="7995" w:author="Gao, Guan-Wei (高貫偉 ITC)" w:date="2012-06-28T14:05:00Z"/>
                <w:rPrChange w:id="7996" w:author="Chen, Ivy (陳素貞 IEC1)" w:date="2015-01-12T13:45:00Z">
                  <w:rPr>
                    <w:ins w:id="7997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7998" w:author="Chen, Ivy (陳素貞 IEC1)" w:date="2014-02-07T15:58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7999" w:author="Gao, Guan-Wei (高貫偉 ITC)" w:date="2012-06-28T14:05:00Z">
              <w:r w:rsidRPr="002F02C9">
                <w:rPr>
                  <w:rPrChange w:id="800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hint="eastAsia"/>
                  <w:rPrChange w:id="800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：原高亮被选的数据行恢复正常显示，被点击的行被高亮选择，下部的</w:t>
              </w:r>
              <w:r w:rsidRPr="002F02C9">
                <w:rPr>
                  <w:rPrChange w:id="800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hint="eastAsia"/>
                  <w:rPrChange w:id="800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到</w:t>
              </w:r>
              <w:r w:rsidRPr="002F02C9">
                <w:rPr>
                  <w:rPrChange w:id="800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7</w:t>
              </w:r>
              <w:r w:rsidRPr="002F02C9">
                <w:rPr>
                  <w:rFonts w:hint="eastAsia"/>
                  <w:rPrChange w:id="800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号控件中显示被点击数据行的详细资料，</w:t>
              </w:r>
              <w:r w:rsidRPr="002F02C9">
                <w:rPr>
                  <w:rPrChange w:id="800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Enable Save</w:t>
              </w:r>
              <w:r w:rsidRPr="002F02C9">
                <w:rPr>
                  <w:rFonts w:hint="eastAsia"/>
                  <w:rPrChange w:id="800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800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hint="eastAsia"/>
                  <w:rPrChange w:id="800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按钮。若被点击行为空行，则</w:t>
              </w:r>
              <w:r w:rsidRPr="002F02C9">
                <w:rPr>
                  <w:rPrChange w:id="801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Disable Save</w:t>
              </w:r>
              <w:r w:rsidRPr="002F02C9">
                <w:rPr>
                  <w:rFonts w:hint="eastAsia"/>
                  <w:rPrChange w:id="801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801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hint="eastAsia"/>
                  <w:rPrChange w:id="801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</w:t>
              </w:r>
            </w:ins>
          </w:p>
        </w:tc>
        <w:tc>
          <w:tcPr>
            <w:tcW w:w="2629" w:type="dxa"/>
          </w:tcPr>
          <w:p w:rsidR="00152C15" w:rsidRPr="002F02C9" w:rsidRDefault="00152C15" w:rsidP="00152C15">
            <w:pPr>
              <w:rPr>
                <w:ins w:id="8014" w:author="Gao, Guan-Wei (高貫偉 ITC)" w:date="2012-06-28T14:05:00Z"/>
                <w:rPrChange w:id="8015" w:author="Chen, Ivy (陳素貞 IEC1)" w:date="2015-01-12T13:45:00Z">
                  <w:rPr>
                    <w:ins w:id="8016" w:author="Gao, Guan-Wei (高貫偉 ITC)" w:date="2012-06-28T14:05:00Z"/>
                    <w:rFonts w:ascii="Tahoma" w:hAnsi="Tahoma" w:cs="Arial"/>
                    <w:b/>
                    <w:bCs/>
                    <w:kern w:val="32"/>
                    <w:sz w:val="18"/>
                    <w:szCs w:val="32"/>
                  </w:rPr>
                </w:rPrChange>
              </w:rPr>
              <w:pPrChange w:id="8017" w:author="Chen, Ivy (陳素貞 IEC1)" w:date="2014-02-07T15:58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8018" w:author="Gao, Guan-Wei (高貫偉 ITC)" w:date="2012-06-28T14:05:00Z">
              <w:r w:rsidRPr="002F02C9">
                <w:rPr>
                  <w:rFonts w:hint="eastAsia"/>
                  <w:rPrChange w:id="8019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栏位包括：</w:t>
              </w:r>
              <w:r w:rsidRPr="002F02C9">
                <w:rPr>
                  <w:rPrChange w:id="8020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Line</w:t>
              </w:r>
              <w:r w:rsidRPr="002F02C9">
                <w:rPr>
                  <w:rFonts w:hint="eastAsia"/>
                  <w:rPrChange w:id="8021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8022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Station</w:t>
              </w:r>
              <w:r w:rsidRPr="002F02C9">
                <w:rPr>
                  <w:rFonts w:hint="eastAsia"/>
                  <w:rPrChange w:id="8023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8024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CheckItem</w:t>
              </w:r>
              <w:r w:rsidRPr="002F02C9">
                <w:rPr>
                  <w:rFonts w:hint="eastAsia"/>
                  <w:rPrChange w:id="8025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8026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CheckType</w:t>
              </w:r>
              <w:r w:rsidRPr="002F02C9">
                <w:rPr>
                  <w:rFonts w:hint="eastAsia"/>
                  <w:rPrChange w:id="8027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8028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CheckCondition</w:t>
              </w:r>
              <w:r w:rsidRPr="002F02C9">
                <w:rPr>
                  <w:rFonts w:hint="eastAsia"/>
                  <w:rPrChange w:id="802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803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Editor</w:t>
              </w:r>
              <w:r w:rsidRPr="002F02C9">
                <w:rPr>
                  <w:rFonts w:hint="eastAsia"/>
                  <w:rPrChange w:id="803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803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Cdt</w:t>
              </w:r>
              <w:r w:rsidRPr="002F02C9">
                <w:rPr>
                  <w:rFonts w:hint="eastAsia"/>
                  <w:rPrChange w:id="803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803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Udt</w:t>
              </w:r>
            </w:ins>
          </w:p>
          <w:p w:rsidR="00152C15" w:rsidRPr="002F02C9" w:rsidRDefault="00152C15" w:rsidP="00152C15">
            <w:pPr>
              <w:rPr>
                <w:ins w:id="8035" w:author="Gao, Guan-Wei (高貫偉 ITC)" w:date="2012-06-28T14:05:00Z"/>
                <w:rPrChange w:id="8036" w:author="Chen, Ivy (陳素貞 IEC1)" w:date="2015-01-12T13:45:00Z">
                  <w:rPr>
                    <w:ins w:id="8037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8038" w:author="Chen, Ivy (陳素貞 IEC1)" w:date="2014-02-07T15:58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8039" w:author="Gao, Guan-Wei (高貫偉 ITC)" w:date="2012-06-28T14:05:00Z">
              <w:r w:rsidRPr="002F02C9">
                <w:rPr>
                  <w:rFonts w:hint="eastAsia"/>
                  <w:rPrChange w:id="804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</w:t>
              </w:r>
              <w:r w:rsidRPr="002F02C9">
                <w:rPr>
                  <w:rPrChange w:id="804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Line</w:t>
              </w:r>
              <w:r w:rsidRPr="002F02C9">
                <w:rPr>
                  <w:rFonts w:hint="eastAsia"/>
                  <w:rPrChange w:id="804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804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CheckItem</w:t>
              </w:r>
              <w:r w:rsidRPr="002F02C9">
                <w:rPr>
                  <w:rFonts w:hint="eastAsia"/>
                  <w:rPrChange w:id="804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栏位排序</w:t>
              </w:r>
            </w:ins>
          </w:p>
          <w:p w:rsidR="00533672" w:rsidRPr="002F02C9" w:rsidRDefault="00533672" w:rsidP="004B1858">
            <w:pPr>
              <w:rPr>
                <w:ins w:id="8045" w:author="Gao, Guan-Wei (高貫偉 ITC)" w:date="2012-06-28T14:05:00Z"/>
                <w:rPrChange w:id="8046" w:author="Chen, Ivy (陳素貞 IEC1)" w:date="2015-01-12T13:45:00Z">
                  <w:rPr>
                    <w:ins w:id="8047" w:author="Gao, Guan-Wei (高貫偉 ITC)" w:date="2012-06-28T14:05:00Z"/>
                  </w:rPr>
                </w:rPrChange>
              </w:rPr>
            </w:pPr>
          </w:p>
        </w:tc>
      </w:tr>
      <w:tr w:rsidR="00533672" w:rsidRPr="002F02C9" w:rsidTr="004B1858">
        <w:trPr>
          <w:ins w:id="8048" w:author="Gao, Guan-Wei (高貫偉 ITC)" w:date="2012-06-28T14:05:00Z"/>
        </w:trPr>
        <w:tc>
          <w:tcPr>
            <w:tcW w:w="445" w:type="dxa"/>
          </w:tcPr>
          <w:p w:rsidR="00533672" w:rsidRPr="002F02C9" w:rsidRDefault="00152C15" w:rsidP="004B1858">
            <w:pPr>
              <w:rPr>
                <w:ins w:id="8049" w:author="Gao, Guan-Wei (高貫偉 ITC)" w:date="2012-06-28T14:05:00Z"/>
                <w:rPrChange w:id="8050" w:author="Chen, Ivy (陳素貞 IEC1)" w:date="2015-01-12T13:45:00Z">
                  <w:rPr>
                    <w:ins w:id="8051" w:author="Gao, Guan-Wei (高貫偉 ITC)" w:date="2012-06-28T14:05:00Z"/>
                  </w:rPr>
                </w:rPrChange>
              </w:rPr>
            </w:pPr>
            <w:ins w:id="8052" w:author="Gao, Guan-Wei (高貫偉 ITC)" w:date="2012-06-28T14:05:00Z">
              <w:r w:rsidRPr="002F02C9">
                <w:rPr>
                  <w:rPrChange w:id="805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2</w:t>
              </w:r>
            </w:ins>
          </w:p>
        </w:tc>
        <w:tc>
          <w:tcPr>
            <w:tcW w:w="1310" w:type="dxa"/>
          </w:tcPr>
          <w:p w:rsidR="00533672" w:rsidRPr="002F02C9" w:rsidRDefault="00152C15" w:rsidP="004B1858">
            <w:pPr>
              <w:rPr>
                <w:ins w:id="8054" w:author="Gao, Guan-Wei (高貫偉 ITC)" w:date="2012-06-28T14:05:00Z"/>
                <w:rPrChange w:id="8055" w:author="Chen, Ivy (陳素貞 IEC1)" w:date="2015-01-12T13:45:00Z">
                  <w:rPr>
                    <w:ins w:id="8056" w:author="Gao, Guan-Wei (高貫偉 ITC)" w:date="2012-06-28T14:05:00Z"/>
                  </w:rPr>
                </w:rPrChange>
              </w:rPr>
            </w:pPr>
            <w:ins w:id="8057" w:author="Gao, Guan-Wei (高貫偉 ITC)" w:date="2012-06-28T14:05:00Z">
              <w:r w:rsidRPr="002F02C9">
                <w:rPr>
                  <w:rPrChange w:id="805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916" w:type="dxa"/>
          </w:tcPr>
          <w:p w:rsidR="00533672" w:rsidRPr="002F02C9" w:rsidRDefault="00152C15" w:rsidP="004B1858">
            <w:pPr>
              <w:rPr>
                <w:ins w:id="8059" w:author="Gao, Guan-Wei (高貫偉 ITC)" w:date="2012-06-28T14:05:00Z"/>
                <w:rFonts w:ascii="SimSun" w:hAnsi="SimSun"/>
                <w:rPrChange w:id="8060" w:author="Chen, Ivy (陳素貞 IEC1)" w:date="2015-01-12T13:45:00Z">
                  <w:rPr>
                    <w:ins w:id="8061" w:author="Gao, Guan-Wei (高貫偉 ITC)" w:date="2012-06-28T14:05:00Z"/>
                    <w:rFonts w:ascii="SimSun" w:hAnsi="SimSun"/>
                  </w:rPr>
                </w:rPrChange>
              </w:rPr>
            </w:pPr>
            <w:ins w:id="8062" w:author="Gao, Guan-Wei (高貫偉 ITC)" w:date="2012-06-28T14:05:00Z">
              <w:r w:rsidRPr="002F02C9">
                <w:rPr>
                  <w:rFonts w:ascii="SimSun" w:hAnsi="SimSun"/>
                  <w:rPrChange w:id="806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533672" w:rsidRPr="002F02C9" w:rsidRDefault="00533672" w:rsidP="004B1858">
            <w:pPr>
              <w:rPr>
                <w:ins w:id="8064" w:author="Gao, Guan-Wei (高貫偉 ITC)" w:date="2012-06-28T14:05:00Z"/>
                <w:rPrChange w:id="8065" w:author="Chen, Ivy (陳素貞 IEC1)" w:date="2015-01-12T13:45:00Z">
                  <w:rPr>
                    <w:ins w:id="8066" w:author="Gao, Guan-Wei (高貫偉 ITC)" w:date="2012-06-28T14:05:00Z"/>
                  </w:rPr>
                </w:rPrChange>
              </w:rPr>
            </w:pPr>
          </w:p>
        </w:tc>
        <w:tc>
          <w:tcPr>
            <w:tcW w:w="1432" w:type="dxa"/>
          </w:tcPr>
          <w:p w:rsidR="00533672" w:rsidRPr="002F02C9" w:rsidRDefault="00152C15" w:rsidP="004B1858">
            <w:pPr>
              <w:rPr>
                <w:ins w:id="8067" w:author="Gao, Guan-Wei (高貫偉 ITC)" w:date="2012-06-28T14:05:00Z"/>
                <w:rFonts w:ascii="SimSun" w:hAnsi="SimSun"/>
                <w:rPrChange w:id="8068" w:author="Chen, Ivy (陳素貞 IEC1)" w:date="2015-01-12T13:45:00Z">
                  <w:rPr>
                    <w:ins w:id="8069" w:author="Gao, Guan-Wei (高貫偉 ITC)" w:date="2012-06-28T14:05:00Z"/>
                    <w:rFonts w:ascii="SimSun" w:hAnsi="SimSun"/>
                  </w:rPr>
                </w:rPrChange>
              </w:rPr>
            </w:pPr>
            <w:ins w:id="8070" w:author="Gao, Guan-Wei (高貫偉 ITC)" w:date="2012-06-28T14:05:00Z">
              <w:r w:rsidRPr="002F02C9">
                <w:rPr>
                  <w:rFonts w:ascii="SimSun" w:hAnsi="SimSun" w:hint="eastAsia"/>
                  <w:rPrChange w:id="807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807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ascii="SimSun" w:hAnsi="SimSun" w:hint="eastAsia"/>
                  <w:rPrChange w:id="807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  <w:p w:rsidR="00533672" w:rsidRPr="002F02C9" w:rsidRDefault="00152C15" w:rsidP="004B1858">
            <w:pPr>
              <w:rPr>
                <w:ins w:id="8074" w:author="Gao, Guan-Wei (高貫偉 ITC)" w:date="2012-06-28T14:05:00Z"/>
                <w:rFonts w:eastAsia="新細明體"/>
                <w:lang w:eastAsia="zh-TW"/>
                <w:rPrChange w:id="8075" w:author="Chen, Ivy (陳素貞 IEC1)" w:date="2015-01-12T13:45:00Z">
                  <w:rPr>
                    <w:ins w:id="8076" w:author="Gao, Guan-Wei (高貫偉 ITC)" w:date="2012-06-28T14:05:00Z"/>
                    <w:rFonts w:eastAsia="新細明體"/>
                    <w:lang w:eastAsia="zh-TW"/>
                  </w:rPr>
                </w:rPrChange>
              </w:rPr>
            </w:pPr>
            <w:ins w:id="8077" w:author="Gao, Guan-Wei (高貫偉 ITC)" w:date="2012-06-28T14:05:00Z">
              <w:r w:rsidRPr="002F02C9">
                <w:rPr>
                  <w:rFonts w:ascii="SimSun" w:hAnsi="SimSun"/>
                  <w:rPrChange w:id="807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lastRenderedPageBreak/>
                <w:t>Disable</w:t>
              </w:r>
            </w:ins>
          </w:p>
        </w:tc>
        <w:tc>
          <w:tcPr>
            <w:tcW w:w="680" w:type="dxa"/>
          </w:tcPr>
          <w:p w:rsidR="00533672" w:rsidRPr="002F02C9" w:rsidRDefault="00533672" w:rsidP="004B1858">
            <w:pPr>
              <w:rPr>
                <w:ins w:id="8079" w:author="Gao, Guan-Wei (高貫偉 ITC)" w:date="2012-06-28T14:05:00Z"/>
                <w:rPrChange w:id="8080" w:author="Chen, Ivy (陳素貞 IEC1)" w:date="2015-01-12T13:45:00Z">
                  <w:rPr>
                    <w:ins w:id="8081" w:author="Gao, Guan-Wei (高貫偉 ITC)" w:date="2012-06-28T14:05:00Z"/>
                  </w:rPr>
                </w:rPrChange>
              </w:rPr>
            </w:pPr>
          </w:p>
        </w:tc>
        <w:tc>
          <w:tcPr>
            <w:tcW w:w="2728" w:type="dxa"/>
          </w:tcPr>
          <w:p w:rsidR="00533672" w:rsidRPr="002F02C9" w:rsidRDefault="00152C15" w:rsidP="004B1858">
            <w:pPr>
              <w:rPr>
                <w:ins w:id="8082" w:author="Gao, Guan-Wei (高貫偉 ITC)" w:date="2012-06-28T14:05:00Z"/>
                <w:rFonts w:ascii="SimSun"/>
                <w:rPrChange w:id="8083" w:author="Chen, Ivy (陳素貞 IEC1)" w:date="2015-01-12T13:45:00Z">
                  <w:rPr>
                    <w:ins w:id="8084" w:author="Gao, Guan-Wei (高貫偉 ITC)" w:date="2012-06-28T14:05:00Z"/>
                    <w:rFonts w:ascii="SimSun"/>
                  </w:rPr>
                </w:rPrChange>
              </w:rPr>
            </w:pPr>
            <w:ins w:id="8085" w:author="Gao, Guan-Wei (高貫偉 ITC)" w:date="2012-06-28T14:05:00Z">
              <w:r w:rsidRPr="002F02C9">
                <w:rPr>
                  <w:rFonts w:eastAsia="新細明體"/>
                  <w:rPrChange w:id="8086" w:author="Chen, Ivy (陳素貞 IEC1)" w:date="2015-01-12T13:45:00Z">
                    <w:rPr>
                      <w:rFonts w:eastAsia="新細明體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eastAsia="新細明體" w:hint="eastAsia"/>
                  <w:rPrChange w:id="8087" w:author="Chen, Ivy (陳素貞 IEC1)" w:date="2015-01-12T13:45:00Z">
                    <w:rPr>
                      <w:rFonts w:eastAsia="新細明體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808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808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  <w:r w:rsidRPr="002F02C9">
                <w:rPr>
                  <w:rPrChange w:id="809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ITCND Check </w:t>
              </w:r>
              <w:r w:rsidRPr="002F02C9">
                <w:rPr>
                  <w:rPrChange w:id="809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lastRenderedPageBreak/>
                <w:t>Setting</w:t>
              </w:r>
              <w:r w:rsidRPr="002F02C9">
                <w:rPr>
                  <w:rFonts w:ascii="SimSun" w:hAnsi="SimSun"/>
                  <w:rPrChange w:id="809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="SimSun" w:hAnsi="SimSun" w:hint="eastAsia"/>
                  <w:rPrChange w:id="809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中当前没有任何行被选，则提示用户，放弃后续操作。</w:t>
              </w:r>
            </w:ins>
          </w:p>
          <w:p w:rsidR="00533672" w:rsidRPr="002F02C9" w:rsidRDefault="00152C15" w:rsidP="004B1858">
            <w:pPr>
              <w:rPr>
                <w:ins w:id="8094" w:author="Gao, Guan-Wei (高貫偉 ITC)" w:date="2012-06-28T14:05:00Z"/>
                <w:rFonts w:ascii="SimSun"/>
                <w:rPrChange w:id="8095" w:author="Chen, Ivy (陳素貞 IEC1)" w:date="2015-01-12T13:45:00Z">
                  <w:rPr>
                    <w:ins w:id="8096" w:author="Gao, Guan-Wei (高貫偉 ITC)" w:date="2012-06-28T14:05:00Z"/>
                    <w:rFonts w:ascii="SimSun"/>
                  </w:rPr>
                </w:rPrChange>
              </w:rPr>
            </w:pPr>
            <w:ins w:id="8097" w:author="Gao, Guan-Wei (高貫偉 ITC)" w:date="2012-06-28T14:05:00Z">
              <w:r w:rsidRPr="002F02C9">
                <w:rPr>
                  <w:rFonts w:ascii="SimSun" w:hAnsi="SimSun"/>
                  <w:rPrChange w:id="809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809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、要求用户再次确认要执行删除操作。</w:t>
              </w:r>
            </w:ins>
          </w:p>
          <w:p w:rsidR="00533672" w:rsidRPr="002F02C9" w:rsidRDefault="00152C15" w:rsidP="004B1858">
            <w:pPr>
              <w:rPr>
                <w:ins w:id="8100" w:author="Gao, Guan-Wei (高貫偉 ITC)" w:date="2012-06-28T14:05:00Z"/>
                <w:rFonts w:ascii="SimSun"/>
                <w:rPrChange w:id="8101" w:author="Chen, Ivy (陳素貞 IEC1)" w:date="2015-01-12T13:45:00Z">
                  <w:rPr>
                    <w:ins w:id="8102" w:author="Gao, Guan-Wei (高貫偉 ITC)" w:date="2012-06-28T14:05:00Z"/>
                    <w:rFonts w:ascii="SimSun"/>
                  </w:rPr>
                </w:rPrChange>
              </w:rPr>
            </w:pPr>
            <w:ins w:id="8103" w:author="Gao, Guan-Wei (高貫偉 ITC)" w:date="2012-06-28T14:05:00Z">
              <w:r w:rsidRPr="002F02C9">
                <w:rPr>
                  <w:rFonts w:ascii="SimSun" w:hAnsi="SimSun"/>
                  <w:rPrChange w:id="810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ascii="SimSun" w:hAnsi="SimSun" w:hint="eastAsia"/>
                  <w:rPrChange w:id="810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、若用户选择放弃，则放弃后续操作。</w:t>
              </w:r>
            </w:ins>
          </w:p>
          <w:p w:rsidR="00533672" w:rsidRPr="002F02C9" w:rsidRDefault="00152C15" w:rsidP="004B1858">
            <w:pPr>
              <w:rPr>
                <w:ins w:id="8106" w:author="Gao, Guan-Wei (高貫偉 ITC)" w:date="2012-06-28T14:05:00Z"/>
                <w:rFonts w:ascii="SimSun"/>
                <w:rPrChange w:id="8107" w:author="Chen, Ivy (陳素貞 IEC1)" w:date="2015-01-12T13:45:00Z">
                  <w:rPr>
                    <w:ins w:id="8108" w:author="Gao, Guan-Wei (高貫偉 ITC)" w:date="2012-06-28T14:05:00Z"/>
                    <w:rFonts w:ascii="SimSun"/>
                  </w:rPr>
                </w:rPrChange>
              </w:rPr>
            </w:pPr>
            <w:ins w:id="8109" w:author="Gao, Guan-Wei (高貫偉 ITC)" w:date="2012-06-28T14:05:00Z">
              <w:r w:rsidRPr="002F02C9">
                <w:rPr>
                  <w:rFonts w:ascii="SimSun" w:hAnsi="SimSun"/>
                  <w:rPrChange w:id="811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</w:t>
              </w:r>
              <w:r w:rsidRPr="002F02C9">
                <w:rPr>
                  <w:rFonts w:ascii="SimSun" w:hAnsi="SimSun" w:hint="eastAsia"/>
                  <w:rPrChange w:id="811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、删除该行数据。</w:t>
              </w:r>
            </w:ins>
          </w:p>
        </w:tc>
        <w:tc>
          <w:tcPr>
            <w:tcW w:w="2629" w:type="dxa"/>
          </w:tcPr>
          <w:p w:rsidR="00533672" w:rsidRPr="002F02C9" w:rsidRDefault="00533672" w:rsidP="004B1858">
            <w:pPr>
              <w:rPr>
                <w:ins w:id="8112" w:author="Gao, Guan-Wei (高貫偉 ITC)" w:date="2012-06-28T14:05:00Z"/>
                <w:rPrChange w:id="8113" w:author="Chen, Ivy (陳素貞 IEC1)" w:date="2015-01-12T13:45:00Z">
                  <w:rPr>
                    <w:ins w:id="8114" w:author="Gao, Guan-Wei (高貫偉 ITC)" w:date="2012-06-28T14:05:00Z"/>
                  </w:rPr>
                </w:rPrChange>
              </w:rPr>
            </w:pPr>
          </w:p>
        </w:tc>
      </w:tr>
      <w:tr w:rsidR="00533672" w:rsidRPr="002F02C9" w:rsidTr="004B1858">
        <w:trPr>
          <w:ins w:id="8115" w:author="Gao, Guan-Wei (高貫偉 ITC)" w:date="2012-06-28T14:05:00Z"/>
        </w:trPr>
        <w:tc>
          <w:tcPr>
            <w:tcW w:w="445" w:type="dxa"/>
          </w:tcPr>
          <w:p w:rsidR="00533672" w:rsidRPr="002F02C9" w:rsidRDefault="00152C15" w:rsidP="004B1858">
            <w:pPr>
              <w:rPr>
                <w:ins w:id="8116" w:author="Gao, Guan-Wei (高貫偉 ITC)" w:date="2012-06-28T14:05:00Z"/>
                <w:rPrChange w:id="8117" w:author="Chen, Ivy (陳素貞 IEC1)" w:date="2015-01-12T13:45:00Z">
                  <w:rPr>
                    <w:ins w:id="8118" w:author="Gao, Guan-Wei (高貫偉 ITC)" w:date="2012-06-28T14:05:00Z"/>
                  </w:rPr>
                </w:rPrChange>
              </w:rPr>
            </w:pPr>
            <w:ins w:id="8119" w:author="Gao, Guan-Wei (高貫偉 ITC)" w:date="2012-06-28T14:05:00Z">
              <w:r w:rsidRPr="002F02C9">
                <w:rPr>
                  <w:rPrChange w:id="812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lastRenderedPageBreak/>
                <w:t>3</w:t>
              </w:r>
            </w:ins>
          </w:p>
        </w:tc>
        <w:tc>
          <w:tcPr>
            <w:tcW w:w="1310" w:type="dxa"/>
          </w:tcPr>
          <w:p w:rsidR="00533672" w:rsidRPr="002F02C9" w:rsidRDefault="00152C15" w:rsidP="004B1858">
            <w:pPr>
              <w:rPr>
                <w:ins w:id="8121" w:author="Gao, Guan-Wei (高貫偉 ITC)" w:date="2012-06-28T14:05:00Z"/>
                <w:rPrChange w:id="8122" w:author="Chen, Ivy (陳素貞 IEC1)" w:date="2015-01-12T13:45:00Z">
                  <w:rPr>
                    <w:ins w:id="8123" w:author="Gao, Guan-Wei (高貫偉 ITC)" w:date="2012-06-28T14:05:00Z"/>
                  </w:rPr>
                </w:rPrChange>
              </w:rPr>
            </w:pPr>
            <w:ins w:id="8124" w:author="Gao, Guan-Wei (高貫偉 ITC)" w:date="2012-06-28T14:05:00Z">
              <w:r w:rsidRPr="002F02C9">
                <w:rPr>
                  <w:rPrChange w:id="812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Line</w:t>
              </w:r>
            </w:ins>
          </w:p>
        </w:tc>
        <w:tc>
          <w:tcPr>
            <w:tcW w:w="916" w:type="dxa"/>
          </w:tcPr>
          <w:p w:rsidR="00533672" w:rsidRPr="002F02C9" w:rsidRDefault="00152C15" w:rsidP="004B1858">
            <w:pPr>
              <w:rPr>
                <w:ins w:id="8126" w:author="Gao, Guan-Wei (高貫偉 ITC)" w:date="2012-06-28T14:05:00Z"/>
                <w:rFonts w:ascii="SimSun" w:hAnsi="SimSun"/>
                <w:rPrChange w:id="8127" w:author="Chen, Ivy (陳素貞 IEC1)" w:date="2015-01-12T13:45:00Z">
                  <w:rPr>
                    <w:ins w:id="8128" w:author="Gao, Guan-Wei (高貫偉 ITC)" w:date="2012-06-28T14:05:00Z"/>
                    <w:rFonts w:ascii="SimSun" w:hAnsi="SimSun"/>
                  </w:rPr>
                </w:rPrChange>
              </w:rPr>
            </w:pPr>
            <w:ins w:id="8129" w:author="Gao, Guan-Wei (高貫偉 ITC)" w:date="2012-06-28T14:05:00Z">
              <w:r w:rsidRPr="002F02C9">
                <w:rPr>
                  <w:rFonts w:ascii="SimSun" w:hAnsi="SimSun"/>
                  <w:rPrChange w:id="813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533672" w:rsidRPr="002F02C9" w:rsidRDefault="00152C15" w:rsidP="004B1858">
            <w:pPr>
              <w:rPr>
                <w:ins w:id="8131" w:author="Gao, Guan-Wei (高貫偉 ITC)" w:date="2012-06-28T14:05:00Z"/>
                <w:rFonts w:ascii="Arial" w:hAnsi="Arial" w:cs="Arial"/>
                <w:b/>
                <w:bCs/>
                <w:kern w:val="32"/>
                <w:sz w:val="32"/>
                <w:szCs w:val="32"/>
                <w:rPrChange w:id="8132" w:author="Chen, Ivy (陳素貞 IEC1)" w:date="2015-01-12T13:45:00Z">
                  <w:rPr>
                    <w:ins w:id="8133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</w:pPr>
            <w:ins w:id="8134" w:author="Gao, Guan-Wei (高貫偉 ITC)" w:date="2012-06-28T14:05:00Z">
              <w:r w:rsidRPr="002F02C9">
                <w:rPr>
                  <w:rFonts w:hint="eastAsia"/>
                  <w:rPrChange w:id="813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  <w:r w:rsidRPr="002F02C9">
                <w:rPr>
                  <w:rPrChange w:id="813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50</w:t>
              </w:r>
              <w:r w:rsidRPr="002F02C9">
                <w:rPr>
                  <w:rFonts w:hint="eastAsia"/>
                  <w:rPrChange w:id="813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533672" w:rsidRPr="002F02C9" w:rsidRDefault="00152C15" w:rsidP="004B1858">
            <w:pPr>
              <w:rPr>
                <w:ins w:id="8138" w:author="Gao, Guan-Wei (高貫偉 ITC)" w:date="2012-06-28T14:05:00Z"/>
                <w:rFonts w:ascii="SimSun" w:hAnsi="SimSun"/>
                <w:rPrChange w:id="8139" w:author="Chen, Ivy (陳素貞 IEC1)" w:date="2015-01-12T13:45:00Z">
                  <w:rPr>
                    <w:ins w:id="8140" w:author="Gao, Guan-Wei (高貫偉 ITC)" w:date="2012-06-28T14:05:00Z"/>
                    <w:rFonts w:ascii="SimSun" w:hAnsi="SimSun"/>
                  </w:rPr>
                </w:rPrChange>
              </w:rPr>
            </w:pPr>
            <w:ins w:id="8141" w:author="Gao, Guan-Wei (高貫偉 ITC)" w:date="2012-06-28T14:05:00Z">
              <w:r w:rsidRPr="002F02C9">
                <w:rPr>
                  <w:rFonts w:ascii="SimSun" w:hAnsi="SimSun" w:hint="eastAsia"/>
                  <w:rPrChange w:id="814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533672" w:rsidRPr="002F02C9" w:rsidRDefault="00152C15" w:rsidP="004B1858">
            <w:pPr>
              <w:rPr>
                <w:ins w:id="8143" w:author="Gao, Guan-Wei (高貫偉 ITC)" w:date="2012-06-28T14:05:00Z"/>
                <w:rPrChange w:id="8144" w:author="Chen, Ivy (陳素貞 IEC1)" w:date="2015-01-12T13:45:00Z">
                  <w:rPr>
                    <w:ins w:id="8145" w:author="Gao, Guan-Wei (高貫偉 ITC)" w:date="2012-06-28T14:05:00Z"/>
                  </w:rPr>
                </w:rPrChange>
              </w:rPr>
            </w:pPr>
            <w:ins w:id="8146" w:author="Gao, Guan-Wei (高貫偉 ITC)" w:date="2012-06-28T14:05:00Z">
              <w:r w:rsidRPr="002F02C9">
                <w:rPr>
                  <w:rFonts w:hint="eastAsia"/>
                  <w:rPrChange w:id="814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533672" w:rsidRPr="002F02C9" w:rsidRDefault="00533672" w:rsidP="004B1858">
            <w:pPr>
              <w:rPr>
                <w:ins w:id="8148" w:author="Gao, Guan-Wei (高貫偉 ITC)" w:date="2012-06-28T14:05:00Z"/>
                <w:rFonts w:eastAsia="新細明體"/>
                <w:rPrChange w:id="8149" w:author="Chen, Ivy (陳素貞 IEC1)" w:date="2015-01-12T13:45:00Z">
                  <w:rPr>
                    <w:ins w:id="8150" w:author="Gao, Guan-Wei (高貫偉 ITC)" w:date="2012-06-28T14:05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533672" w:rsidRPr="002F02C9" w:rsidRDefault="00533672" w:rsidP="004B1858">
            <w:pPr>
              <w:ind w:left="100" w:hangingChars="50" w:hanging="100"/>
              <w:rPr>
                <w:ins w:id="8151" w:author="Gao, Guan-Wei (高貫偉 ITC)" w:date="2012-06-28T14:05:00Z"/>
                <w:rPrChange w:id="8152" w:author="Chen, Ivy (陳素貞 IEC1)" w:date="2015-01-12T13:45:00Z">
                  <w:rPr>
                    <w:ins w:id="8153" w:author="Gao, Guan-Wei (高貫偉 ITC)" w:date="2012-06-28T14:05:00Z"/>
                  </w:rPr>
                </w:rPrChange>
              </w:rPr>
            </w:pPr>
          </w:p>
        </w:tc>
      </w:tr>
      <w:tr w:rsidR="00533672" w:rsidRPr="002F02C9" w:rsidTr="004B1858">
        <w:trPr>
          <w:ins w:id="8154" w:author="Gao, Guan-Wei (高貫偉 ITC)" w:date="2012-06-28T14:05:00Z"/>
        </w:trPr>
        <w:tc>
          <w:tcPr>
            <w:tcW w:w="445" w:type="dxa"/>
          </w:tcPr>
          <w:p w:rsidR="00533672" w:rsidRPr="002F02C9" w:rsidRDefault="00152C15" w:rsidP="004B1858">
            <w:pPr>
              <w:rPr>
                <w:ins w:id="8155" w:author="Gao, Guan-Wei (高貫偉 ITC)" w:date="2012-06-28T14:05:00Z"/>
                <w:rPrChange w:id="8156" w:author="Chen, Ivy (陳素貞 IEC1)" w:date="2015-01-12T13:45:00Z">
                  <w:rPr>
                    <w:ins w:id="8157" w:author="Gao, Guan-Wei (高貫偉 ITC)" w:date="2012-06-28T14:05:00Z"/>
                  </w:rPr>
                </w:rPrChange>
              </w:rPr>
            </w:pPr>
            <w:ins w:id="8158" w:author="Gao, Guan-Wei (高貫偉 ITC)" w:date="2012-06-28T14:05:00Z">
              <w:r w:rsidRPr="002F02C9">
                <w:rPr>
                  <w:rPrChange w:id="815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4</w:t>
              </w:r>
            </w:ins>
          </w:p>
        </w:tc>
        <w:tc>
          <w:tcPr>
            <w:tcW w:w="1310" w:type="dxa"/>
          </w:tcPr>
          <w:p w:rsidR="00533672" w:rsidRPr="002F02C9" w:rsidRDefault="00152C15" w:rsidP="004B1858">
            <w:pPr>
              <w:rPr>
                <w:ins w:id="8160" w:author="Gao, Guan-Wei (高貫偉 ITC)" w:date="2012-06-28T14:05:00Z"/>
                <w:rPrChange w:id="8161" w:author="Chen, Ivy (陳素貞 IEC1)" w:date="2015-01-12T13:45:00Z">
                  <w:rPr>
                    <w:ins w:id="8162" w:author="Gao, Guan-Wei (高貫偉 ITC)" w:date="2012-06-28T14:05:00Z"/>
                  </w:rPr>
                </w:rPrChange>
              </w:rPr>
            </w:pPr>
            <w:ins w:id="8163" w:author="Gao, Guan-Wei (高貫偉 ITC)" w:date="2012-06-28T14:05:00Z">
              <w:r w:rsidRPr="002F02C9">
                <w:rPr>
                  <w:rPrChange w:id="816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CheckItem</w:t>
              </w:r>
            </w:ins>
          </w:p>
        </w:tc>
        <w:tc>
          <w:tcPr>
            <w:tcW w:w="916" w:type="dxa"/>
          </w:tcPr>
          <w:p w:rsidR="00533672" w:rsidRPr="002F02C9" w:rsidRDefault="00152C15" w:rsidP="004B1858">
            <w:pPr>
              <w:rPr>
                <w:ins w:id="8165" w:author="Gao, Guan-Wei (高貫偉 ITC)" w:date="2012-06-28T14:05:00Z"/>
                <w:rFonts w:ascii="SimSun" w:hAnsi="SimSun"/>
                <w:rPrChange w:id="8166" w:author="Chen, Ivy (陳素貞 IEC1)" w:date="2015-01-12T13:45:00Z">
                  <w:rPr>
                    <w:ins w:id="8167" w:author="Gao, Guan-Wei (高貫偉 ITC)" w:date="2012-06-28T14:05:00Z"/>
                    <w:rFonts w:ascii="SimSun" w:hAnsi="SimSun"/>
                  </w:rPr>
                </w:rPrChange>
              </w:rPr>
            </w:pPr>
            <w:ins w:id="8168" w:author="Gao, Guan-Wei (高貫偉 ITC)" w:date="2012-06-28T14:05:00Z">
              <w:r w:rsidRPr="002F02C9">
                <w:rPr>
                  <w:rFonts w:ascii="SimSun" w:hAnsi="SimSun"/>
                  <w:rPrChange w:id="816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533672" w:rsidRPr="002F02C9" w:rsidRDefault="00152C15" w:rsidP="004B1858">
            <w:pPr>
              <w:rPr>
                <w:ins w:id="8170" w:author="Gao, Guan-Wei (高貫偉 ITC)" w:date="2012-06-28T14:05:00Z"/>
                <w:rPrChange w:id="8171" w:author="Chen, Ivy (陳素貞 IEC1)" w:date="2015-01-12T13:45:00Z">
                  <w:rPr>
                    <w:ins w:id="8172" w:author="Gao, Guan-Wei (高貫偉 ITC)" w:date="2012-06-28T14:05:00Z"/>
                  </w:rPr>
                </w:rPrChange>
              </w:rPr>
            </w:pPr>
            <w:ins w:id="8173" w:author="Gao, Guan-Wei (高貫偉 ITC)" w:date="2012-06-28T14:05:00Z">
              <w:r w:rsidRPr="002F02C9">
                <w:rPr>
                  <w:rFonts w:hint="eastAsia"/>
                  <w:rPrChange w:id="817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  <w:r w:rsidRPr="002F02C9">
                <w:rPr>
                  <w:rPrChange w:id="817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50</w:t>
              </w:r>
              <w:r w:rsidRPr="002F02C9">
                <w:rPr>
                  <w:rFonts w:hint="eastAsia"/>
                  <w:rPrChange w:id="817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533672" w:rsidRPr="002F02C9" w:rsidRDefault="00152C15" w:rsidP="004B1858">
            <w:pPr>
              <w:rPr>
                <w:ins w:id="8177" w:author="Gao, Guan-Wei (高貫偉 ITC)" w:date="2012-06-28T14:05:00Z"/>
                <w:rFonts w:ascii="SimSun" w:hAnsi="SimSun"/>
                <w:rPrChange w:id="8178" w:author="Chen, Ivy (陳素貞 IEC1)" w:date="2015-01-12T13:45:00Z">
                  <w:rPr>
                    <w:ins w:id="8179" w:author="Gao, Guan-Wei (高貫偉 ITC)" w:date="2012-06-28T14:05:00Z"/>
                    <w:rFonts w:ascii="SimSun" w:hAnsi="SimSun"/>
                  </w:rPr>
                </w:rPrChange>
              </w:rPr>
            </w:pPr>
            <w:ins w:id="8180" w:author="Gao, Guan-Wei (高貫偉 ITC)" w:date="2012-06-28T14:05:00Z">
              <w:r w:rsidRPr="002F02C9">
                <w:rPr>
                  <w:rFonts w:ascii="SimSun" w:hAnsi="SimSun" w:hint="eastAsia"/>
                  <w:rPrChange w:id="818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533672" w:rsidRPr="002F02C9" w:rsidRDefault="00152C15" w:rsidP="004B1858">
            <w:pPr>
              <w:rPr>
                <w:ins w:id="8182" w:author="Gao, Guan-Wei (高貫偉 ITC)" w:date="2012-06-28T14:05:00Z"/>
                <w:rPrChange w:id="8183" w:author="Chen, Ivy (陳素貞 IEC1)" w:date="2015-01-12T13:45:00Z">
                  <w:rPr>
                    <w:ins w:id="8184" w:author="Gao, Guan-Wei (高貫偉 ITC)" w:date="2012-06-28T14:05:00Z"/>
                  </w:rPr>
                </w:rPrChange>
              </w:rPr>
            </w:pPr>
            <w:ins w:id="8185" w:author="Gao, Guan-Wei (高貫偉 ITC)" w:date="2012-06-28T14:05:00Z">
              <w:r w:rsidRPr="002F02C9">
                <w:rPr>
                  <w:rFonts w:hint="eastAsia"/>
                  <w:rPrChange w:id="818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533672" w:rsidRPr="002F02C9" w:rsidRDefault="00533672" w:rsidP="004B1858">
            <w:pPr>
              <w:rPr>
                <w:ins w:id="8187" w:author="Gao, Guan-Wei (高貫偉 ITC)" w:date="2012-06-28T14:05:00Z"/>
                <w:rFonts w:eastAsia="新細明體"/>
                <w:rPrChange w:id="8188" w:author="Chen, Ivy (陳素貞 IEC1)" w:date="2015-01-12T13:45:00Z">
                  <w:rPr>
                    <w:ins w:id="8189" w:author="Gao, Guan-Wei (高貫偉 ITC)" w:date="2012-06-28T14:05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533672" w:rsidRPr="002F02C9" w:rsidRDefault="00533672" w:rsidP="004B1858">
            <w:pPr>
              <w:ind w:left="100" w:hangingChars="50" w:hanging="100"/>
              <w:rPr>
                <w:ins w:id="8190" w:author="Gao, Guan-Wei (高貫偉 ITC)" w:date="2012-06-28T14:05:00Z"/>
                <w:rPrChange w:id="8191" w:author="Chen, Ivy (陳素貞 IEC1)" w:date="2015-01-12T13:45:00Z">
                  <w:rPr>
                    <w:ins w:id="8192" w:author="Gao, Guan-Wei (高貫偉 ITC)" w:date="2012-06-28T14:05:00Z"/>
                  </w:rPr>
                </w:rPrChange>
              </w:rPr>
            </w:pPr>
          </w:p>
        </w:tc>
      </w:tr>
      <w:tr w:rsidR="00533672" w:rsidRPr="002F02C9" w:rsidTr="004B1858">
        <w:trPr>
          <w:ins w:id="8193" w:author="Gao, Guan-Wei (高貫偉 ITC)" w:date="2012-06-28T14:05:00Z"/>
        </w:trPr>
        <w:tc>
          <w:tcPr>
            <w:tcW w:w="445" w:type="dxa"/>
          </w:tcPr>
          <w:p w:rsidR="00533672" w:rsidRPr="002F02C9" w:rsidRDefault="00152C15" w:rsidP="004B1858">
            <w:pPr>
              <w:rPr>
                <w:ins w:id="8194" w:author="Gao, Guan-Wei (高貫偉 ITC)" w:date="2012-06-28T14:05:00Z"/>
                <w:rPrChange w:id="8195" w:author="Chen, Ivy (陳素貞 IEC1)" w:date="2015-01-12T13:45:00Z">
                  <w:rPr>
                    <w:ins w:id="8196" w:author="Gao, Guan-Wei (高貫偉 ITC)" w:date="2012-06-28T14:05:00Z"/>
                  </w:rPr>
                </w:rPrChange>
              </w:rPr>
            </w:pPr>
            <w:ins w:id="8197" w:author="Gao, Guan-Wei (高貫偉 ITC)" w:date="2012-06-28T14:05:00Z">
              <w:r w:rsidRPr="002F02C9">
                <w:rPr>
                  <w:rPrChange w:id="819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</w:t>
              </w:r>
            </w:ins>
          </w:p>
        </w:tc>
        <w:tc>
          <w:tcPr>
            <w:tcW w:w="1310" w:type="dxa"/>
          </w:tcPr>
          <w:p w:rsidR="00533672" w:rsidRPr="002F02C9" w:rsidRDefault="00152C15" w:rsidP="004B1858">
            <w:pPr>
              <w:rPr>
                <w:ins w:id="8199" w:author="Gao, Guan-Wei (高貫偉 ITC)" w:date="2012-06-28T14:05:00Z"/>
                <w:rPrChange w:id="8200" w:author="Chen, Ivy (陳素貞 IEC1)" w:date="2015-01-12T13:45:00Z">
                  <w:rPr>
                    <w:ins w:id="8201" w:author="Gao, Guan-Wei (高貫偉 ITC)" w:date="2012-06-28T14:05:00Z"/>
                  </w:rPr>
                </w:rPrChange>
              </w:rPr>
            </w:pPr>
            <w:ins w:id="8202" w:author="Gao, Guan-Wei (高貫偉 ITC)" w:date="2012-06-28T14:05:00Z">
              <w:r w:rsidRPr="002F02C9">
                <w:rPr>
                  <w:rPrChange w:id="820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Station</w:t>
              </w:r>
            </w:ins>
          </w:p>
        </w:tc>
        <w:tc>
          <w:tcPr>
            <w:tcW w:w="916" w:type="dxa"/>
          </w:tcPr>
          <w:p w:rsidR="00533672" w:rsidRPr="002F02C9" w:rsidRDefault="00152C15" w:rsidP="004B1858">
            <w:pPr>
              <w:rPr>
                <w:ins w:id="8204" w:author="Gao, Guan-Wei (高貫偉 ITC)" w:date="2012-06-28T14:05:00Z"/>
                <w:rFonts w:ascii="SimSun" w:hAnsi="SimSun"/>
                <w:rPrChange w:id="8205" w:author="Chen, Ivy (陳素貞 IEC1)" w:date="2015-01-12T13:45:00Z">
                  <w:rPr>
                    <w:ins w:id="8206" w:author="Gao, Guan-Wei (高貫偉 ITC)" w:date="2012-06-28T14:05:00Z"/>
                    <w:rFonts w:ascii="SimSun" w:hAnsi="SimSun"/>
                  </w:rPr>
                </w:rPrChange>
              </w:rPr>
            </w:pPr>
            <w:ins w:id="8207" w:author="Gao, Guan-Wei (高貫偉 ITC)" w:date="2012-06-28T14:05:00Z">
              <w:r w:rsidRPr="002F02C9">
                <w:rPr>
                  <w:rFonts w:ascii="SimSun" w:hAnsi="SimSun"/>
                  <w:rPrChange w:id="820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533672" w:rsidRPr="002F02C9" w:rsidRDefault="00152C15" w:rsidP="004B1858">
            <w:pPr>
              <w:rPr>
                <w:ins w:id="8209" w:author="Gao, Guan-Wei (高貫偉 ITC)" w:date="2012-06-28T14:05:00Z"/>
                <w:rFonts w:ascii="Arial" w:hAnsi="Arial" w:cs="Arial"/>
                <w:b/>
                <w:bCs/>
                <w:kern w:val="32"/>
                <w:sz w:val="32"/>
                <w:szCs w:val="32"/>
                <w:rPrChange w:id="8210" w:author="Chen, Ivy (陳素貞 IEC1)" w:date="2015-01-12T13:45:00Z">
                  <w:rPr>
                    <w:ins w:id="8211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</w:pPr>
            <w:ins w:id="8212" w:author="Gao, Guan-Wei (高貫偉 ITC)" w:date="2012-06-28T14:05:00Z">
              <w:r w:rsidRPr="002F02C9">
                <w:rPr>
                  <w:rFonts w:hint="eastAsia"/>
                  <w:rPrChange w:id="821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  <w:r w:rsidRPr="002F02C9">
                <w:rPr>
                  <w:rPrChange w:id="821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50</w:t>
              </w:r>
              <w:r w:rsidRPr="002F02C9">
                <w:rPr>
                  <w:rFonts w:hint="eastAsia"/>
                  <w:rPrChange w:id="821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533672" w:rsidRPr="002F02C9" w:rsidRDefault="00152C15" w:rsidP="004B1858">
            <w:pPr>
              <w:rPr>
                <w:ins w:id="8216" w:author="Gao, Guan-Wei (高貫偉 ITC)" w:date="2012-06-28T14:05:00Z"/>
                <w:rFonts w:ascii="SimSun" w:hAnsi="SimSun"/>
                <w:rPrChange w:id="8217" w:author="Chen, Ivy (陳素貞 IEC1)" w:date="2015-01-12T13:45:00Z">
                  <w:rPr>
                    <w:ins w:id="8218" w:author="Gao, Guan-Wei (高貫偉 ITC)" w:date="2012-06-28T14:05:00Z"/>
                    <w:rFonts w:ascii="SimSun" w:hAnsi="SimSun"/>
                  </w:rPr>
                </w:rPrChange>
              </w:rPr>
            </w:pPr>
            <w:ins w:id="8219" w:author="Gao, Guan-Wei (高貫偉 ITC)" w:date="2012-06-28T14:05:00Z">
              <w:r w:rsidRPr="002F02C9">
                <w:rPr>
                  <w:rFonts w:ascii="SimSun" w:hAnsi="SimSun"/>
                  <w:rPrChange w:id="822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67</w:t>
              </w:r>
            </w:ins>
          </w:p>
        </w:tc>
        <w:tc>
          <w:tcPr>
            <w:tcW w:w="680" w:type="dxa"/>
          </w:tcPr>
          <w:p w:rsidR="00533672" w:rsidRPr="002F02C9" w:rsidRDefault="00152C15" w:rsidP="004B1858">
            <w:pPr>
              <w:rPr>
                <w:ins w:id="8221" w:author="Gao, Guan-Wei (高貫偉 ITC)" w:date="2012-06-28T14:05:00Z"/>
                <w:rPrChange w:id="8222" w:author="Chen, Ivy (陳素貞 IEC1)" w:date="2015-01-12T13:45:00Z">
                  <w:rPr>
                    <w:ins w:id="8223" w:author="Gao, Guan-Wei (高貫偉 ITC)" w:date="2012-06-28T14:05:00Z"/>
                  </w:rPr>
                </w:rPrChange>
              </w:rPr>
            </w:pPr>
            <w:ins w:id="8224" w:author="Gao, Guan-Wei (高貫偉 ITC)" w:date="2012-06-28T14:05:00Z">
              <w:r w:rsidRPr="002F02C9">
                <w:rPr>
                  <w:rFonts w:hint="eastAsia"/>
                  <w:rPrChange w:id="822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533672" w:rsidRPr="002F02C9" w:rsidRDefault="00533672" w:rsidP="004B1858">
            <w:pPr>
              <w:rPr>
                <w:ins w:id="8226" w:author="Gao, Guan-Wei (高貫偉 ITC)" w:date="2012-06-28T14:05:00Z"/>
                <w:rFonts w:eastAsia="新細明體"/>
                <w:rPrChange w:id="8227" w:author="Chen, Ivy (陳素貞 IEC1)" w:date="2015-01-12T13:45:00Z">
                  <w:rPr>
                    <w:ins w:id="8228" w:author="Gao, Guan-Wei (高貫偉 ITC)" w:date="2012-06-28T14:05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533672" w:rsidRPr="002F02C9" w:rsidRDefault="00533672" w:rsidP="004B1858">
            <w:pPr>
              <w:ind w:left="100" w:hangingChars="50" w:hanging="100"/>
              <w:rPr>
                <w:ins w:id="8229" w:author="Gao, Guan-Wei (高貫偉 ITC)" w:date="2012-06-28T14:05:00Z"/>
                <w:rPrChange w:id="8230" w:author="Chen, Ivy (陳素貞 IEC1)" w:date="2015-01-12T13:45:00Z">
                  <w:rPr>
                    <w:ins w:id="8231" w:author="Gao, Guan-Wei (高貫偉 ITC)" w:date="2012-06-28T14:05:00Z"/>
                  </w:rPr>
                </w:rPrChange>
              </w:rPr>
            </w:pPr>
          </w:p>
        </w:tc>
      </w:tr>
      <w:tr w:rsidR="00533672" w:rsidRPr="002F02C9" w:rsidTr="004B1858">
        <w:trPr>
          <w:ins w:id="8232" w:author="Gao, Guan-Wei (高貫偉 ITC)" w:date="2012-06-28T14:05:00Z"/>
        </w:trPr>
        <w:tc>
          <w:tcPr>
            <w:tcW w:w="445" w:type="dxa"/>
          </w:tcPr>
          <w:p w:rsidR="00533672" w:rsidRPr="002F02C9" w:rsidRDefault="00152C15" w:rsidP="004B1858">
            <w:pPr>
              <w:rPr>
                <w:ins w:id="8233" w:author="Gao, Guan-Wei (高貫偉 ITC)" w:date="2012-06-28T14:05:00Z"/>
                <w:rPrChange w:id="8234" w:author="Chen, Ivy (陳素貞 IEC1)" w:date="2015-01-12T13:45:00Z">
                  <w:rPr>
                    <w:ins w:id="8235" w:author="Gao, Guan-Wei (高貫偉 ITC)" w:date="2012-06-28T14:05:00Z"/>
                  </w:rPr>
                </w:rPrChange>
              </w:rPr>
            </w:pPr>
            <w:ins w:id="8236" w:author="Gao, Guan-Wei (高貫偉 ITC)" w:date="2012-06-28T14:05:00Z">
              <w:r w:rsidRPr="002F02C9">
                <w:rPr>
                  <w:rPrChange w:id="823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6</w:t>
              </w:r>
            </w:ins>
          </w:p>
        </w:tc>
        <w:tc>
          <w:tcPr>
            <w:tcW w:w="1310" w:type="dxa"/>
          </w:tcPr>
          <w:p w:rsidR="00533672" w:rsidRPr="002F02C9" w:rsidRDefault="00152C15" w:rsidP="004B1858">
            <w:pPr>
              <w:rPr>
                <w:ins w:id="8238" w:author="Gao, Guan-Wei (高貫偉 ITC)" w:date="2012-06-28T14:05:00Z"/>
                <w:rPrChange w:id="8239" w:author="Chen, Ivy (陳素貞 IEC1)" w:date="2015-01-12T13:45:00Z">
                  <w:rPr>
                    <w:ins w:id="8240" w:author="Gao, Guan-Wei (高貫偉 ITC)" w:date="2012-06-28T14:05:00Z"/>
                  </w:rPr>
                </w:rPrChange>
              </w:rPr>
            </w:pPr>
            <w:ins w:id="8241" w:author="Gao, Guan-Wei (高貫偉 ITC)" w:date="2012-06-28T14:05:00Z">
              <w:r w:rsidRPr="002F02C9">
                <w:rPr>
                  <w:rPrChange w:id="824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CheckType</w:t>
              </w:r>
            </w:ins>
          </w:p>
        </w:tc>
        <w:tc>
          <w:tcPr>
            <w:tcW w:w="916" w:type="dxa"/>
          </w:tcPr>
          <w:p w:rsidR="00533672" w:rsidRPr="002F02C9" w:rsidRDefault="00152C15" w:rsidP="004B1858">
            <w:pPr>
              <w:rPr>
                <w:ins w:id="8243" w:author="Gao, Guan-Wei (高貫偉 ITC)" w:date="2012-06-28T14:05:00Z"/>
                <w:rFonts w:ascii="SimSun" w:hAnsi="SimSun"/>
                <w:rPrChange w:id="8244" w:author="Chen, Ivy (陳素貞 IEC1)" w:date="2015-01-12T13:45:00Z">
                  <w:rPr>
                    <w:ins w:id="8245" w:author="Gao, Guan-Wei (高貫偉 ITC)" w:date="2012-06-28T14:05:00Z"/>
                    <w:rFonts w:ascii="SimSun" w:hAnsi="SimSun"/>
                  </w:rPr>
                </w:rPrChange>
              </w:rPr>
            </w:pPr>
            <w:ins w:id="8246" w:author="Gao, Guan-Wei (高貫偉 ITC)" w:date="2012-06-28T14:05:00Z">
              <w:r w:rsidRPr="002F02C9">
                <w:rPr>
                  <w:rFonts w:ascii="SimSun" w:hAnsi="SimSun"/>
                  <w:rPrChange w:id="824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533672" w:rsidRPr="002F02C9" w:rsidRDefault="00533672" w:rsidP="004B1858">
            <w:pPr>
              <w:rPr>
                <w:ins w:id="8248" w:author="Gao, Guan-Wei (高貫偉 ITC)" w:date="2012-06-28T14:05:00Z"/>
                <w:rPrChange w:id="8249" w:author="Chen, Ivy (陳素貞 IEC1)" w:date="2015-01-12T13:45:00Z">
                  <w:rPr>
                    <w:ins w:id="8250" w:author="Gao, Guan-Wei (高貫偉 ITC)" w:date="2012-06-28T14:05:00Z"/>
                  </w:rPr>
                </w:rPrChange>
              </w:rPr>
            </w:pPr>
          </w:p>
        </w:tc>
        <w:tc>
          <w:tcPr>
            <w:tcW w:w="1432" w:type="dxa"/>
          </w:tcPr>
          <w:p w:rsidR="00533672" w:rsidRPr="002F02C9" w:rsidRDefault="00152C15" w:rsidP="004B1858">
            <w:pPr>
              <w:rPr>
                <w:ins w:id="8251" w:author="Gao, Guan-Wei (高貫偉 ITC)" w:date="2012-06-28T14:05:00Z"/>
                <w:rFonts w:ascii="SimSun" w:hAnsi="SimSun"/>
                <w:rPrChange w:id="8252" w:author="Chen, Ivy (陳素貞 IEC1)" w:date="2015-01-12T13:45:00Z">
                  <w:rPr>
                    <w:ins w:id="8253" w:author="Gao, Guan-Wei (高貫偉 ITC)" w:date="2012-06-28T14:05:00Z"/>
                    <w:rFonts w:ascii="SimSun" w:hAnsi="SimSun"/>
                  </w:rPr>
                </w:rPrChange>
              </w:rPr>
            </w:pPr>
            <w:ins w:id="8254" w:author="Gao, Guan-Wei (高貫偉 ITC)" w:date="2012-06-28T14:05:00Z">
              <w:r w:rsidRPr="002F02C9">
                <w:rPr>
                  <w:rFonts w:ascii="SimSun" w:hAnsi="SimSun" w:hint="eastAsia"/>
                  <w:rPrChange w:id="825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第一个选项被选</w:t>
              </w:r>
            </w:ins>
          </w:p>
        </w:tc>
        <w:tc>
          <w:tcPr>
            <w:tcW w:w="680" w:type="dxa"/>
          </w:tcPr>
          <w:p w:rsidR="00533672" w:rsidRPr="002F02C9" w:rsidRDefault="00152C15" w:rsidP="004B1858">
            <w:pPr>
              <w:rPr>
                <w:ins w:id="8256" w:author="Gao, Guan-Wei (高貫偉 ITC)" w:date="2012-06-28T14:05:00Z"/>
                <w:rPrChange w:id="8257" w:author="Chen, Ivy (陳素貞 IEC1)" w:date="2015-01-12T13:45:00Z">
                  <w:rPr>
                    <w:ins w:id="8258" w:author="Gao, Guan-Wei (高貫偉 ITC)" w:date="2012-06-28T14:05:00Z"/>
                  </w:rPr>
                </w:rPrChange>
              </w:rPr>
            </w:pPr>
            <w:ins w:id="8259" w:author="Gao, Guan-Wei (高貫偉 ITC)" w:date="2012-06-28T14:05:00Z">
              <w:r w:rsidRPr="002F02C9">
                <w:rPr>
                  <w:rFonts w:hint="eastAsia"/>
                  <w:rPrChange w:id="826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533672" w:rsidRPr="002F02C9" w:rsidRDefault="00533672" w:rsidP="004B1858">
            <w:pPr>
              <w:rPr>
                <w:ins w:id="8261" w:author="Gao, Guan-Wei (高貫偉 ITC)" w:date="2012-06-28T14:05:00Z"/>
                <w:rFonts w:eastAsia="新細明體"/>
                <w:rPrChange w:id="8262" w:author="Chen, Ivy (陳素貞 IEC1)" w:date="2015-01-12T13:45:00Z">
                  <w:rPr>
                    <w:ins w:id="8263" w:author="Gao, Guan-Wei (高貫偉 ITC)" w:date="2012-06-28T14:05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533672" w:rsidRPr="002F02C9" w:rsidRDefault="00152C15" w:rsidP="004B1858">
            <w:pPr>
              <w:ind w:left="100" w:hangingChars="50" w:hanging="100"/>
              <w:rPr>
                <w:ins w:id="8264" w:author="Gao, Guan-Wei (高貫偉 ITC)" w:date="2012-06-28T14:05:00Z"/>
                <w:rPrChange w:id="8265" w:author="Chen, Ivy (陳素貞 IEC1)" w:date="2015-01-12T13:45:00Z">
                  <w:rPr>
                    <w:ins w:id="8266" w:author="Gao, Guan-Wei (高貫偉 ITC)" w:date="2012-06-28T14:05:00Z"/>
                  </w:rPr>
                </w:rPrChange>
              </w:rPr>
            </w:pPr>
            <w:ins w:id="8267" w:author="Gao, Guan-Wei (高貫偉 ITC)" w:date="2012-06-28T14:05:00Z">
              <w:r w:rsidRPr="002F02C9">
                <w:rPr>
                  <w:rFonts w:hint="eastAsia"/>
                  <w:rPrChange w:id="826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选项包括：</w:t>
              </w:r>
              <w:r w:rsidRPr="002F02C9">
                <w:rPr>
                  <w:rPrChange w:id="826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Exist</w:t>
              </w:r>
              <w:r w:rsidRPr="002F02C9">
                <w:rPr>
                  <w:rFonts w:hint="eastAsia"/>
                  <w:rPrChange w:id="827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827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Unique</w:t>
              </w:r>
            </w:ins>
          </w:p>
        </w:tc>
      </w:tr>
      <w:tr w:rsidR="00533672" w:rsidRPr="002F02C9" w:rsidTr="004B1858">
        <w:trPr>
          <w:ins w:id="8272" w:author="Gao, Guan-Wei (高貫偉 ITC)" w:date="2012-06-28T14:05:00Z"/>
        </w:trPr>
        <w:tc>
          <w:tcPr>
            <w:tcW w:w="445" w:type="dxa"/>
          </w:tcPr>
          <w:p w:rsidR="00533672" w:rsidRPr="002F02C9" w:rsidRDefault="00152C15" w:rsidP="004B1858">
            <w:pPr>
              <w:rPr>
                <w:ins w:id="8273" w:author="Gao, Guan-Wei (高貫偉 ITC)" w:date="2012-06-28T14:05:00Z"/>
                <w:rPrChange w:id="8274" w:author="Chen, Ivy (陳素貞 IEC1)" w:date="2015-01-12T13:45:00Z">
                  <w:rPr>
                    <w:ins w:id="8275" w:author="Gao, Guan-Wei (高貫偉 ITC)" w:date="2012-06-28T14:05:00Z"/>
                  </w:rPr>
                </w:rPrChange>
              </w:rPr>
            </w:pPr>
            <w:ins w:id="8276" w:author="Gao, Guan-Wei (高貫偉 ITC)" w:date="2012-06-28T14:05:00Z">
              <w:r w:rsidRPr="002F02C9">
                <w:rPr>
                  <w:rPrChange w:id="827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7</w:t>
              </w:r>
            </w:ins>
          </w:p>
        </w:tc>
        <w:tc>
          <w:tcPr>
            <w:tcW w:w="1310" w:type="dxa"/>
          </w:tcPr>
          <w:p w:rsidR="00533672" w:rsidRPr="002F02C9" w:rsidRDefault="00152C15" w:rsidP="004B1858">
            <w:pPr>
              <w:rPr>
                <w:ins w:id="8278" w:author="Gao, Guan-Wei (高貫偉 ITC)" w:date="2012-06-28T14:05:00Z"/>
                <w:rPrChange w:id="8279" w:author="Chen, Ivy (陳素貞 IEC1)" w:date="2015-01-12T13:45:00Z">
                  <w:rPr>
                    <w:ins w:id="8280" w:author="Gao, Guan-Wei (高貫偉 ITC)" w:date="2012-06-28T14:05:00Z"/>
                  </w:rPr>
                </w:rPrChange>
              </w:rPr>
            </w:pPr>
            <w:ins w:id="8281" w:author="Gao, Guan-Wei (高貫偉 ITC)" w:date="2012-06-28T14:05:00Z">
              <w:r w:rsidRPr="002F02C9">
                <w:rPr>
                  <w:rPrChange w:id="828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CheckCondition</w:t>
              </w:r>
            </w:ins>
          </w:p>
        </w:tc>
        <w:tc>
          <w:tcPr>
            <w:tcW w:w="916" w:type="dxa"/>
          </w:tcPr>
          <w:p w:rsidR="00533672" w:rsidRPr="002F02C9" w:rsidRDefault="00152C15" w:rsidP="004B1858">
            <w:pPr>
              <w:rPr>
                <w:ins w:id="8283" w:author="Gao, Guan-Wei (高貫偉 ITC)" w:date="2012-06-28T14:05:00Z"/>
                <w:rFonts w:ascii="SimSun" w:hAnsi="SimSun"/>
                <w:rPrChange w:id="8284" w:author="Chen, Ivy (陳素貞 IEC1)" w:date="2015-01-12T13:45:00Z">
                  <w:rPr>
                    <w:ins w:id="8285" w:author="Gao, Guan-Wei (高貫偉 ITC)" w:date="2012-06-28T14:05:00Z"/>
                    <w:rFonts w:ascii="SimSun" w:hAnsi="SimSun"/>
                  </w:rPr>
                </w:rPrChange>
              </w:rPr>
            </w:pPr>
            <w:ins w:id="8286" w:author="Gao, Guan-Wei (高貫偉 ITC)" w:date="2012-06-28T14:05:00Z">
              <w:r w:rsidRPr="002F02C9">
                <w:rPr>
                  <w:rFonts w:ascii="SimSun" w:hAnsi="SimSun"/>
                  <w:rPrChange w:id="828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533672" w:rsidRPr="002F02C9" w:rsidRDefault="00152C15" w:rsidP="004B1858">
            <w:pPr>
              <w:rPr>
                <w:ins w:id="8288" w:author="Gao, Guan-Wei (高貫偉 ITC)" w:date="2012-06-28T14:05:00Z"/>
                <w:rFonts w:ascii="Arial" w:hAnsi="Arial" w:cs="Arial"/>
                <w:b/>
                <w:bCs/>
                <w:kern w:val="32"/>
                <w:sz w:val="32"/>
                <w:rPrChange w:id="8289" w:author="Chen, Ivy (陳素貞 IEC1)" w:date="2015-01-12T13:45:00Z">
                  <w:rPr>
                    <w:ins w:id="8290" w:author="Gao, Guan-Wei (高貫偉 ITC)" w:date="2012-06-28T14:05:00Z"/>
                    <w:rFonts w:ascii="Arial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ins w:id="8291" w:author="Gao, Guan-Wei (高貫偉 ITC)" w:date="2012-06-28T14:05:00Z">
              <w:r w:rsidRPr="002F02C9">
                <w:rPr>
                  <w:rFonts w:hint="eastAsia"/>
                  <w:rPrChange w:id="829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  <w:r w:rsidRPr="002F02C9">
                <w:rPr>
                  <w:rPrChange w:id="829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50</w:t>
              </w:r>
              <w:r w:rsidRPr="002F02C9">
                <w:rPr>
                  <w:rFonts w:hint="eastAsia"/>
                  <w:rPrChange w:id="829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533672" w:rsidRPr="002F02C9" w:rsidRDefault="00152C15" w:rsidP="004B1858">
            <w:pPr>
              <w:rPr>
                <w:ins w:id="8295" w:author="Gao, Guan-Wei (高貫偉 ITC)" w:date="2012-06-28T14:05:00Z"/>
                <w:rFonts w:ascii="SimSun" w:hAnsi="SimSun"/>
                <w:rPrChange w:id="8296" w:author="Chen, Ivy (陳素貞 IEC1)" w:date="2015-01-12T13:45:00Z">
                  <w:rPr>
                    <w:ins w:id="8297" w:author="Gao, Guan-Wei (高貫偉 ITC)" w:date="2012-06-28T14:05:00Z"/>
                    <w:rFonts w:ascii="SimSun" w:hAnsi="SimSun"/>
                  </w:rPr>
                </w:rPrChange>
              </w:rPr>
            </w:pPr>
            <w:ins w:id="8298" w:author="Gao, Guan-Wei (高貫偉 ITC)" w:date="2012-06-28T14:05:00Z">
              <w:r w:rsidRPr="002F02C9">
                <w:rPr>
                  <w:rFonts w:ascii="SimSun" w:hAnsi="SimSun" w:hint="eastAsia"/>
                  <w:rPrChange w:id="829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533672" w:rsidRPr="002F02C9" w:rsidRDefault="00533672" w:rsidP="004B1858">
            <w:pPr>
              <w:rPr>
                <w:ins w:id="8300" w:author="Gao, Guan-Wei (高貫偉 ITC)" w:date="2012-06-28T14:05:00Z"/>
                <w:rPrChange w:id="8301" w:author="Chen, Ivy (陳素貞 IEC1)" w:date="2015-01-12T13:45:00Z">
                  <w:rPr>
                    <w:ins w:id="8302" w:author="Gao, Guan-Wei (高貫偉 ITC)" w:date="2012-06-28T14:05:00Z"/>
                  </w:rPr>
                </w:rPrChange>
              </w:rPr>
            </w:pPr>
          </w:p>
        </w:tc>
        <w:tc>
          <w:tcPr>
            <w:tcW w:w="2728" w:type="dxa"/>
          </w:tcPr>
          <w:p w:rsidR="00533672" w:rsidRPr="002F02C9" w:rsidRDefault="00533672" w:rsidP="004B1858">
            <w:pPr>
              <w:rPr>
                <w:ins w:id="8303" w:author="Gao, Guan-Wei (高貫偉 ITC)" w:date="2012-06-28T14:05:00Z"/>
                <w:rFonts w:eastAsia="新細明體"/>
                <w:rPrChange w:id="8304" w:author="Chen, Ivy (陳素貞 IEC1)" w:date="2015-01-12T13:45:00Z">
                  <w:rPr>
                    <w:ins w:id="8305" w:author="Gao, Guan-Wei (高貫偉 ITC)" w:date="2012-06-28T14:05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533672" w:rsidRPr="002F02C9" w:rsidRDefault="00533672" w:rsidP="004B1858">
            <w:pPr>
              <w:ind w:left="100" w:hangingChars="50" w:hanging="100"/>
              <w:rPr>
                <w:ins w:id="8306" w:author="Gao, Guan-Wei (高貫偉 ITC)" w:date="2012-06-28T14:05:00Z"/>
                <w:rPrChange w:id="8307" w:author="Chen, Ivy (陳素貞 IEC1)" w:date="2015-01-12T13:45:00Z">
                  <w:rPr>
                    <w:ins w:id="8308" w:author="Gao, Guan-Wei (高貫偉 ITC)" w:date="2012-06-28T14:05:00Z"/>
                  </w:rPr>
                </w:rPrChange>
              </w:rPr>
            </w:pPr>
          </w:p>
        </w:tc>
      </w:tr>
      <w:tr w:rsidR="00533672" w:rsidRPr="002F02C9" w:rsidTr="004B1858">
        <w:trPr>
          <w:ins w:id="8309" w:author="Gao, Guan-Wei (高貫偉 ITC)" w:date="2012-06-28T14:05:00Z"/>
        </w:trPr>
        <w:tc>
          <w:tcPr>
            <w:tcW w:w="445" w:type="dxa"/>
          </w:tcPr>
          <w:p w:rsidR="00533672" w:rsidRPr="002F02C9" w:rsidRDefault="00152C15" w:rsidP="004B1858">
            <w:pPr>
              <w:rPr>
                <w:ins w:id="8310" w:author="Gao, Guan-Wei (高貫偉 ITC)" w:date="2012-06-28T14:05:00Z"/>
                <w:rPrChange w:id="8311" w:author="Chen, Ivy (陳素貞 IEC1)" w:date="2015-01-12T13:45:00Z">
                  <w:rPr>
                    <w:ins w:id="8312" w:author="Gao, Guan-Wei (高貫偉 ITC)" w:date="2012-06-28T14:05:00Z"/>
                  </w:rPr>
                </w:rPrChange>
              </w:rPr>
            </w:pPr>
            <w:ins w:id="8313" w:author="Gao, Guan-Wei (高貫偉 ITC)" w:date="2012-06-28T14:05:00Z">
              <w:r w:rsidRPr="002F02C9">
                <w:rPr>
                  <w:rPrChange w:id="831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8</w:t>
              </w:r>
            </w:ins>
          </w:p>
        </w:tc>
        <w:tc>
          <w:tcPr>
            <w:tcW w:w="1310" w:type="dxa"/>
          </w:tcPr>
          <w:p w:rsidR="00533672" w:rsidRPr="002F02C9" w:rsidRDefault="00152C15" w:rsidP="004B1858">
            <w:pPr>
              <w:rPr>
                <w:ins w:id="8315" w:author="Gao, Guan-Wei (高貫偉 ITC)" w:date="2012-06-28T14:05:00Z"/>
                <w:rPrChange w:id="8316" w:author="Chen, Ivy (陳素貞 IEC1)" w:date="2015-01-12T13:45:00Z">
                  <w:rPr>
                    <w:ins w:id="8317" w:author="Gao, Guan-Wei (高貫偉 ITC)" w:date="2012-06-28T14:05:00Z"/>
                  </w:rPr>
                </w:rPrChange>
              </w:rPr>
            </w:pPr>
            <w:ins w:id="8318" w:author="Gao, Guan-Wei (高貫偉 ITC)" w:date="2012-06-28T14:05:00Z">
              <w:r w:rsidRPr="002F02C9">
                <w:rPr>
                  <w:rPrChange w:id="831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Add</w:t>
              </w:r>
            </w:ins>
          </w:p>
        </w:tc>
        <w:tc>
          <w:tcPr>
            <w:tcW w:w="916" w:type="dxa"/>
          </w:tcPr>
          <w:p w:rsidR="00533672" w:rsidRPr="002F02C9" w:rsidRDefault="00152C15" w:rsidP="004B1858">
            <w:pPr>
              <w:rPr>
                <w:ins w:id="8320" w:author="Gao, Guan-Wei (高貫偉 ITC)" w:date="2012-06-28T14:05:00Z"/>
                <w:rFonts w:ascii="SimSun"/>
                <w:rPrChange w:id="8321" w:author="Chen, Ivy (陳素貞 IEC1)" w:date="2015-01-12T13:45:00Z">
                  <w:rPr>
                    <w:ins w:id="8322" w:author="Gao, Guan-Wei (高貫偉 ITC)" w:date="2012-06-28T14:05:00Z"/>
                    <w:rFonts w:ascii="SimSun"/>
                  </w:rPr>
                </w:rPrChange>
              </w:rPr>
            </w:pPr>
            <w:ins w:id="8323" w:author="Gao, Guan-Wei (高貫偉 ITC)" w:date="2012-06-28T14:05:00Z">
              <w:r w:rsidRPr="002F02C9">
                <w:rPr>
                  <w:rFonts w:ascii="SimSun" w:hAnsi="SimSun"/>
                  <w:rPrChange w:id="832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533672" w:rsidRPr="002F02C9" w:rsidRDefault="00533672" w:rsidP="004B1858">
            <w:pPr>
              <w:rPr>
                <w:ins w:id="8325" w:author="Gao, Guan-Wei (高貫偉 ITC)" w:date="2012-06-28T14:05:00Z"/>
                <w:rPrChange w:id="8326" w:author="Chen, Ivy (陳素貞 IEC1)" w:date="2015-01-12T13:45:00Z">
                  <w:rPr>
                    <w:ins w:id="8327" w:author="Gao, Guan-Wei (高貫偉 ITC)" w:date="2012-06-28T14:05:00Z"/>
                  </w:rPr>
                </w:rPrChange>
              </w:rPr>
            </w:pPr>
          </w:p>
        </w:tc>
        <w:tc>
          <w:tcPr>
            <w:tcW w:w="1432" w:type="dxa"/>
          </w:tcPr>
          <w:p w:rsidR="00533672" w:rsidRPr="002F02C9" w:rsidRDefault="00152C15" w:rsidP="004B1858">
            <w:pPr>
              <w:rPr>
                <w:ins w:id="8328" w:author="Gao, Guan-Wei (高貫偉 ITC)" w:date="2012-06-28T14:05:00Z"/>
                <w:lang w:eastAsia="zh-TW"/>
                <w:rPrChange w:id="8329" w:author="Chen, Ivy (陳素貞 IEC1)" w:date="2015-01-12T13:45:00Z">
                  <w:rPr>
                    <w:ins w:id="8330" w:author="Gao, Guan-Wei (高貫偉 ITC)" w:date="2012-06-28T14:05:00Z"/>
                    <w:lang w:eastAsia="zh-TW"/>
                  </w:rPr>
                </w:rPrChange>
              </w:rPr>
            </w:pPr>
            <w:ins w:id="8331" w:author="Gao, Guan-Wei (高貫偉 ITC)" w:date="2012-06-28T14:05:00Z">
              <w:r w:rsidRPr="002F02C9">
                <w:rPr>
                  <w:rFonts w:ascii="SimSun" w:hAnsi="SimSun" w:hint="eastAsia"/>
                  <w:rPrChange w:id="833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833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Add</w:t>
              </w:r>
              <w:r w:rsidRPr="002F02C9">
                <w:rPr>
                  <w:rFonts w:ascii="SimSun" w:hAnsi="SimSun" w:hint="eastAsia"/>
                  <w:rPrChange w:id="833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</w:tc>
        <w:tc>
          <w:tcPr>
            <w:tcW w:w="680" w:type="dxa"/>
          </w:tcPr>
          <w:p w:rsidR="00533672" w:rsidRPr="002F02C9" w:rsidRDefault="00533672" w:rsidP="004B1858">
            <w:pPr>
              <w:rPr>
                <w:ins w:id="8335" w:author="Gao, Guan-Wei (高貫偉 ITC)" w:date="2012-06-28T14:05:00Z"/>
                <w:lang w:eastAsia="zh-TW"/>
                <w:rPrChange w:id="8336" w:author="Chen, Ivy (陳素貞 IEC1)" w:date="2015-01-12T13:45:00Z">
                  <w:rPr>
                    <w:ins w:id="8337" w:author="Gao, Guan-Wei (高貫偉 ITC)" w:date="2012-06-28T14:05:00Z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533672" w:rsidRPr="002F02C9" w:rsidRDefault="00152C15" w:rsidP="004B1858">
            <w:pPr>
              <w:ind w:left="100" w:hangingChars="50" w:hanging="100"/>
              <w:rPr>
                <w:ins w:id="8338" w:author="Gao, Guan-Wei (高貫偉 ITC)" w:date="2012-06-28T14:05:00Z"/>
                <w:rFonts w:ascii="SimSun"/>
                <w:rPrChange w:id="8339" w:author="Chen, Ivy (陳素貞 IEC1)" w:date="2015-01-12T13:45:00Z">
                  <w:rPr>
                    <w:ins w:id="8340" w:author="Gao, Guan-Wei (高貫偉 ITC)" w:date="2012-06-28T14:05:00Z"/>
                    <w:rFonts w:ascii="SimSun"/>
                  </w:rPr>
                </w:rPrChange>
              </w:rPr>
            </w:pPr>
            <w:ins w:id="8341" w:author="Gao, Guan-Wei (高貫偉 ITC)" w:date="2012-06-28T14:05:00Z">
              <w:r w:rsidRPr="002F02C9">
                <w:rPr>
                  <w:rFonts w:ascii="SimSun" w:hAnsi="SimSun"/>
                  <w:rPrChange w:id="834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SimSun" w:hAnsi="SimSun" w:hint="eastAsia"/>
                  <w:rPrChange w:id="834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834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834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、若有任何必填项为空，则警示用户，放弃后续操作。</w:t>
              </w:r>
            </w:ins>
          </w:p>
          <w:p w:rsidR="00533672" w:rsidRPr="002F02C9" w:rsidRDefault="00152C15" w:rsidP="004B1858">
            <w:pPr>
              <w:rPr>
                <w:ins w:id="8346" w:author="Gao, Guan-Wei (高貫偉 ITC)" w:date="2012-06-28T14:05:00Z"/>
                <w:rFonts w:ascii="SimSun" w:hAnsi="SimSun"/>
                <w:rPrChange w:id="8347" w:author="Chen, Ivy (陳素貞 IEC1)" w:date="2015-01-12T13:45:00Z">
                  <w:rPr>
                    <w:ins w:id="8348" w:author="Gao, Guan-Wei (高貫偉 ITC)" w:date="2012-06-28T14:05:00Z"/>
                    <w:rFonts w:ascii="SimSun" w:hAnsi="SimSun"/>
                  </w:rPr>
                </w:rPrChange>
              </w:rPr>
            </w:pPr>
            <w:ins w:id="8349" w:author="Gao, Guan-Wei (高貫偉 ITC)" w:date="2012-06-28T14:05:00Z">
              <w:r w:rsidRPr="002F02C9">
                <w:rPr>
                  <w:rFonts w:ascii="SimSun" w:hAnsi="SimSun"/>
                  <w:rPrChange w:id="835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835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、若有任何框中数据不符合其对应的值域范围，则警示用户，放弃后续操作。</w:t>
              </w:r>
            </w:ins>
          </w:p>
          <w:p w:rsidR="00533672" w:rsidRPr="002F02C9" w:rsidRDefault="00152C15" w:rsidP="004B1858">
            <w:pPr>
              <w:rPr>
                <w:ins w:id="8352" w:author="Gao, Guan-Wei (高貫偉 ITC)" w:date="2012-06-28T14:05:00Z"/>
                <w:rFonts w:ascii="SimSun" w:hAnsi="SimSun"/>
                <w:rPrChange w:id="8353" w:author="Chen, Ivy (陳素貞 IEC1)" w:date="2015-01-12T13:45:00Z">
                  <w:rPr>
                    <w:ins w:id="8354" w:author="Gao, Guan-Wei (高貫偉 ITC)" w:date="2012-06-28T14:05:00Z"/>
                    <w:rFonts w:ascii="SimSun" w:hAnsi="SimSun"/>
                  </w:rPr>
                </w:rPrChange>
              </w:rPr>
            </w:pPr>
            <w:ins w:id="8355" w:author="Gao, Guan-Wei (高貫偉 ITC)" w:date="2012-06-28T14:05:00Z">
              <w:r w:rsidRPr="002F02C9">
                <w:rPr>
                  <w:rFonts w:ascii="SimSun" w:hAnsi="SimSun"/>
                  <w:rPrChange w:id="835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3、用3到7号框的当前数据创建此新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835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ITCNDCheckSetting</w:t>
              </w:r>
              <w:r w:rsidRPr="002F02C9">
                <w:rPr>
                  <w:rFonts w:ascii="SimSun" w:hAnsi="SimSun" w:hint="eastAsia"/>
                  <w:rPrChange w:id="835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记录，记录创建人和日期。</w:t>
              </w:r>
            </w:ins>
          </w:p>
          <w:p w:rsidR="00533672" w:rsidRPr="002F02C9" w:rsidRDefault="00152C15" w:rsidP="004B1858">
            <w:pPr>
              <w:rPr>
                <w:ins w:id="8359" w:author="Gao, Guan-Wei (高貫偉 ITC)" w:date="2012-06-28T14:05:00Z"/>
                <w:rFonts w:ascii="Arial" w:eastAsia="新細明體" w:hAnsi="Arial" w:cs="Arial"/>
                <w:b/>
                <w:bCs/>
                <w:kern w:val="32"/>
                <w:sz w:val="32"/>
                <w:rPrChange w:id="8360" w:author="Chen, Ivy (陳素貞 IEC1)" w:date="2015-01-12T13:45:00Z">
                  <w:rPr>
                    <w:ins w:id="8361" w:author="Gao, Guan-Wei (高貫偉 ITC)" w:date="2012-06-28T14:05:00Z"/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ins w:id="8362" w:author="Gao, Guan-Wei (高貫偉 ITC)" w:date="2012-06-28T14:05:00Z">
              <w:r w:rsidRPr="002F02C9">
                <w:rPr>
                  <w:rFonts w:ascii="SimSun" w:hAnsi="SimSun"/>
                  <w:rPrChange w:id="836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4、刷新</w:t>
              </w:r>
              <w:r w:rsidRPr="002F02C9">
                <w:rPr>
                  <w:rPrChange w:id="836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ITCND Check Setting</w:t>
              </w:r>
              <w:r w:rsidRPr="002F02C9">
                <w:rPr>
                  <w:rFonts w:ascii="SimSun" w:hAnsi="SimSun"/>
                  <w:rPrChange w:id="836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="SimSun" w:hAnsi="SimSun" w:hint="eastAsia"/>
                  <w:rPrChange w:id="836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533672" w:rsidRPr="002F02C9" w:rsidRDefault="00533672" w:rsidP="004B1858">
            <w:pPr>
              <w:rPr>
                <w:ins w:id="8367" w:author="Gao, Guan-Wei (高貫偉 ITC)" w:date="2012-06-28T14:05:00Z"/>
                <w:rPrChange w:id="8368" w:author="Chen, Ivy (陳素貞 IEC1)" w:date="2015-01-12T13:45:00Z">
                  <w:rPr>
                    <w:ins w:id="8369" w:author="Gao, Guan-Wei (高貫偉 ITC)" w:date="2012-06-28T14:05:00Z"/>
                  </w:rPr>
                </w:rPrChange>
              </w:rPr>
            </w:pPr>
          </w:p>
        </w:tc>
      </w:tr>
      <w:tr w:rsidR="00533672" w:rsidRPr="002F02C9" w:rsidTr="004B1858">
        <w:trPr>
          <w:ins w:id="8370" w:author="Gao, Guan-Wei (高貫偉 ITC)" w:date="2012-06-28T14:05:00Z"/>
        </w:trPr>
        <w:tc>
          <w:tcPr>
            <w:tcW w:w="445" w:type="dxa"/>
          </w:tcPr>
          <w:p w:rsidR="00533672" w:rsidRPr="002F02C9" w:rsidRDefault="00152C15" w:rsidP="004B1858">
            <w:pPr>
              <w:rPr>
                <w:ins w:id="8371" w:author="Gao, Guan-Wei (高貫偉 ITC)" w:date="2012-06-28T14:05:00Z"/>
                <w:rPrChange w:id="8372" w:author="Chen, Ivy (陳素貞 IEC1)" w:date="2015-01-12T13:45:00Z">
                  <w:rPr>
                    <w:ins w:id="8373" w:author="Gao, Guan-Wei (高貫偉 ITC)" w:date="2012-06-28T14:05:00Z"/>
                  </w:rPr>
                </w:rPrChange>
              </w:rPr>
            </w:pPr>
            <w:ins w:id="8374" w:author="Gao, Guan-Wei (高貫偉 ITC)" w:date="2012-06-28T14:05:00Z">
              <w:r w:rsidRPr="002F02C9">
                <w:rPr>
                  <w:rPrChange w:id="837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9</w:t>
              </w:r>
            </w:ins>
          </w:p>
        </w:tc>
        <w:tc>
          <w:tcPr>
            <w:tcW w:w="1310" w:type="dxa"/>
          </w:tcPr>
          <w:p w:rsidR="00533672" w:rsidRPr="002F02C9" w:rsidRDefault="00152C15" w:rsidP="004B1858">
            <w:pPr>
              <w:rPr>
                <w:ins w:id="8376" w:author="Gao, Guan-Wei (高貫偉 ITC)" w:date="2012-06-28T14:05:00Z"/>
                <w:rPrChange w:id="8377" w:author="Chen, Ivy (陳素貞 IEC1)" w:date="2015-01-12T13:45:00Z">
                  <w:rPr>
                    <w:ins w:id="8378" w:author="Gao, Guan-Wei (高貫偉 ITC)" w:date="2012-06-28T14:05:00Z"/>
                  </w:rPr>
                </w:rPrChange>
              </w:rPr>
            </w:pPr>
            <w:ins w:id="8379" w:author="Gao, Guan-Wei (高貫偉 ITC)" w:date="2012-06-28T14:05:00Z">
              <w:r w:rsidRPr="002F02C9">
                <w:rPr>
                  <w:rPrChange w:id="838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Save</w:t>
              </w:r>
            </w:ins>
          </w:p>
        </w:tc>
        <w:tc>
          <w:tcPr>
            <w:tcW w:w="916" w:type="dxa"/>
          </w:tcPr>
          <w:p w:rsidR="00533672" w:rsidRPr="002F02C9" w:rsidRDefault="00152C15" w:rsidP="004B1858">
            <w:pPr>
              <w:rPr>
                <w:ins w:id="8381" w:author="Gao, Guan-Wei (高貫偉 ITC)" w:date="2012-06-28T14:05:00Z"/>
                <w:rFonts w:ascii="SimSun" w:hAnsi="SimSun"/>
                <w:rPrChange w:id="8382" w:author="Chen, Ivy (陳素貞 IEC1)" w:date="2015-01-12T13:45:00Z">
                  <w:rPr>
                    <w:ins w:id="8383" w:author="Gao, Guan-Wei (高貫偉 ITC)" w:date="2012-06-28T14:05:00Z"/>
                    <w:rFonts w:ascii="SimSun" w:hAnsi="SimSun"/>
                  </w:rPr>
                </w:rPrChange>
              </w:rPr>
            </w:pPr>
            <w:ins w:id="8384" w:author="Gao, Guan-Wei (高貫偉 ITC)" w:date="2012-06-28T14:05:00Z">
              <w:r w:rsidRPr="002F02C9">
                <w:rPr>
                  <w:rFonts w:ascii="SimSun" w:hAnsi="SimSun"/>
                  <w:rPrChange w:id="838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533672" w:rsidRPr="002F02C9" w:rsidRDefault="00533672" w:rsidP="004B1858">
            <w:pPr>
              <w:rPr>
                <w:ins w:id="8386" w:author="Gao, Guan-Wei (高貫偉 ITC)" w:date="2012-06-28T14:05:00Z"/>
                <w:rPrChange w:id="8387" w:author="Chen, Ivy (陳素貞 IEC1)" w:date="2015-01-12T13:45:00Z">
                  <w:rPr>
                    <w:ins w:id="8388" w:author="Gao, Guan-Wei (高貫偉 ITC)" w:date="2012-06-28T14:05:00Z"/>
                  </w:rPr>
                </w:rPrChange>
              </w:rPr>
            </w:pPr>
          </w:p>
        </w:tc>
        <w:tc>
          <w:tcPr>
            <w:tcW w:w="1432" w:type="dxa"/>
          </w:tcPr>
          <w:p w:rsidR="00533672" w:rsidRPr="002F02C9" w:rsidRDefault="00152C15" w:rsidP="004B1858">
            <w:pPr>
              <w:rPr>
                <w:ins w:id="8389" w:author="Gao, Guan-Wei (高貫偉 ITC)" w:date="2012-06-28T14:05:00Z"/>
                <w:rFonts w:ascii="SimSun" w:hAnsi="SimSun"/>
                <w:rPrChange w:id="8390" w:author="Chen, Ivy (陳素貞 IEC1)" w:date="2015-01-12T13:45:00Z">
                  <w:rPr>
                    <w:ins w:id="8391" w:author="Gao, Guan-Wei (高貫偉 ITC)" w:date="2012-06-28T14:05:00Z"/>
                    <w:rFonts w:ascii="SimSun" w:hAnsi="SimSun"/>
                  </w:rPr>
                </w:rPrChange>
              </w:rPr>
            </w:pPr>
            <w:ins w:id="8392" w:author="Gao, Guan-Wei (高貫偉 ITC)" w:date="2012-06-28T14:05:00Z">
              <w:r w:rsidRPr="002F02C9">
                <w:rPr>
                  <w:rFonts w:ascii="SimSun" w:hAnsi="SimSun" w:hint="eastAsia"/>
                  <w:rPrChange w:id="839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839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Save</w:t>
              </w:r>
              <w:r w:rsidRPr="002F02C9">
                <w:rPr>
                  <w:rFonts w:ascii="SimSun" w:hAnsi="SimSun" w:hint="eastAsia"/>
                  <w:rPrChange w:id="839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  <w:p w:rsidR="00533672" w:rsidRPr="002F02C9" w:rsidRDefault="00152C15" w:rsidP="004B1858">
            <w:pPr>
              <w:rPr>
                <w:ins w:id="8396" w:author="Gao, Guan-Wei (高貫偉 ITC)" w:date="2012-06-28T14:05:00Z"/>
                <w:rFonts w:ascii="SimSun"/>
                <w:rPrChange w:id="8397" w:author="Chen, Ivy (陳素貞 IEC1)" w:date="2015-01-12T13:45:00Z">
                  <w:rPr>
                    <w:ins w:id="8398" w:author="Gao, Guan-Wei (高貫偉 ITC)" w:date="2012-06-28T14:05:00Z"/>
                    <w:rFonts w:ascii="SimSun"/>
                  </w:rPr>
                </w:rPrChange>
              </w:rPr>
            </w:pPr>
            <w:ins w:id="8399" w:author="Gao, Guan-Wei (高貫偉 ITC)" w:date="2012-06-28T14:05:00Z">
              <w:r w:rsidRPr="002F02C9">
                <w:rPr>
                  <w:rFonts w:ascii="SimSun" w:hAnsi="SimSun"/>
                  <w:rPrChange w:id="840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Disable</w:t>
              </w:r>
            </w:ins>
          </w:p>
        </w:tc>
        <w:tc>
          <w:tcPr>
            <w:tcW w:w="680" w:type="dxa"/>
          </w:tcPr>
          <w:p w:rsidR="00533672" w:rsidRPr="002F02C9" w:rsidRDefault="00533672" w:rsidP="004B1858">
            <w:pPr>
              <w:rPr>
                <w:ins w:id="8401" w:author="Gao, Guan-Wei (高貫偉 ITC)" w:date="2012-06-28T14:05:00Z"/>
                <w:rPrChange w:id="8402" w:author="Chen, Ivy (陳素貞 IEC1)" w:date="2015-01-12T13:45:00Z">
                  <w:rPr>
                    <w:ins w:id="8403" w:author="Gao, Guan-Wei (高貫偉 ITC)" w:date="2012-06-28T14:05:00Z"/>
                  </w:rPr>
                </w:rPrChange>
              </w:rPr>
            </w:pPr>
          </w:p>
        </w:tc>
        <w:tc>
          <w:tcPr>
            <w:tcW w:w="2728" w:type="dxa"/>
          </w:tcPr>
          <w:p w:rsidR="00533672" w:rsidRPr="002F02C9" w:rsidRDefault="00152C15" w:rsidP="004B1858">
            <w:pPr>
              <w:ind w:left="100" w:hangingChars="50" w:hanging="100"/>
              <w:rPr>
                <w:ins w:id="8404" w:author="Gao, Guan-Wei (高貫偉 ITC)" w:date="2012-06-28T14:05:00Z"/>
                <w:rFonts w:ascii="SimSun"/>
                <w:rPrChange w:id="8405" w:author="Chen, Ivy (陳素貞 IEC1)" w:date="2015-01-12T13:45:00Z">
                  <w:rPr>
                    <w:ins w:id="8406" w:author="Gao, Guan-Wei (高貫偉 ITC)" w:date="2012-06-28T14:05:00Z"/>
                    <w:rFonts w:ascii="SimSun"/>
                  </w:rPr>
                </w:rPrChange>
              </w:rPr>
            </w:pPr>
            <w:ins w:id="8407" w:author="Gao, Guan-Wei (高貫偉 ITC)" w:date="2012-06-28T14:05:00Z">
              <w:r w:rsidRPr="002F02C9">
                <w:rPr>
                  <w:rFonts w:ascii="SimSun" w:hAnsi="SimSun"/>
                  <w:rPrChange w:id="840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SimSun" w:hAnsi="SimSun" w:hint="eastAsia"/>
                  <w:rPrChange w:id="840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841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841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、若有任何必填项为空，则警示用户，放弃后续操作。</w:t>
              </w:r>
            </w:ins>
          </w:p>
          <w:p w:rsidR="00533672" w:rsidRPr="002F02C9" w:rsidRDefault="00152C15" w:rsidP="004B1858">
            <w:pPr>
              <w:rPr>
                <w:ins w:id="8412" w:author="Gao, Guan-Wei (高貫偉 ITC)" w:date="2012-06-28T14:05:00Z"/>
                <w:rFonts w:ascii="SimSun" w:hAnsi="SimSun"/>
                <w:rPrChange w:id="8413" w:author="Chen, Ivy (陳素貞 IEC1)" w:date="2015-01-12T13:45:00Z">
                  <w:rPr>
                    <w:ins w:id="8414" w:author="Gao, Guan-Wei (高貫偉 ITC)" w:date="2012-06-28T14:05:00Z"/>
                    <w:rFonts w:ascii="SimSun" w:hAnsi="SimSun"/>
                  </w:rPr>
                </w:rPrChange>
              </w:rPr>
            </w:pPr>
            <w:ins w:id="8415" w:author="Gao, Guan-Wei (高貫偉 ITC)" w:date="2012-06-28T14:05:00Z">
              <w:r w:rsidRPr="002F02C9">
                <w:rPr>
                  <w:rFonts w:ascii="SimSun" w:hAnsi="SimSun"/>
                  <w:rPrChange w:id="841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841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、若有任何框中数据不符合其对应的值域范围，则警示用户，放弃后续操作。</w:t>
              </w:r>
            </w:ins>
          </w:p>
          <w:p w:rsidR="00533672" w:rsidRPr="002F02C9" w:rsidRDefault="00152C15" w:rsidP="004B1858">
            <w:pPr>
              <w:rPr>
                <w:ins w:id="8418" w:author="Gao, Guan-Wei (高貫偉 ITC)" w:date="2012-06-28T14:05:00Z"/>
                <w:rFonts w:ascii="SimSun"/>
                <w:rPrChange w:id="8419" w:author="Chen, Ivy (陳素貞 IEC1)" w:date="2015-01-12T13:45:00Z">
                  <w:rPr>
                    <w:ins w:id="8420" w:author="Gao, Guan-Wei (高貫偉 ITC)" w:date="2012-06-28T14:05:00Z"/>
                    <w:rFonts w:ascii="SimSun"/>
                  </w:rPr>
                </w:rPrChange>
              </w:rPr>
            </w:pPr>
            <w:ins w:id="8421" w:author="Gao, Guan-Wei (高貫偉 ITC)" w:date="2012-06-28T14:05:00Z">
              <w:r w:rsidRPr="002F02C9">
                <w:rPr>
                  <w:rFonts w:ascii="SimSun" w:hAnsi="SimSun"/>
                  <w:rPrChange w:id="842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3、保存新数据到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842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ITCNDCheckSetting</w:t>
              </w:r>
              <w:r w:rsidRPr="002F02C9">
                <w:rPr>
                  <w:rFonts w:ascii="SimSun" w:hAnsi="SimSun" w:hint="eastAsia"/>
                  <w:rPrChange w:id="842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当前被选行对应记录中，记录修改人和日期。</w:t>
              </w:r>
            </w:ins>
          </w:p>
          <w:p w:rsidR="00533672" w:rsidRPr="002F02C9" w:rsidRDefault="00152C15" w:rsidP="004B1858">
            <w:pPr>
              <w:rPr>
                <w:ins w:id="8425" w:author="Gao, Guan-Wei (高貫偉 ITC)" w:date="2012-06-28T14:05:00Z"/>
                <w:rFonts w:ascii="Arial" w:eastAsia="新細明體" w:hAnsi="Arial" w:cs="Arial"/>
                <w:b/>
                <w:bCs/>
                <w:kern w:val="32"/>
                <w:sz w:val="32"/>
                <w:rPrChange w:id="8426" w:author="Chen, Ivy (陳素貞 IEC1)" w:date="2015-01-12T13:45:00Z">
                  <w:rPr>
                    <w:ins w:id="8427" w:author="Gao, Guan-Wei (高貫偉 ITC)" w:date="2012-06-28T14:05:00Z"/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ins w:id="8428" w:author="Gao, Guan-Wei (高貫偉 ITC)" w:date="2012-06-28T14:05:00Z">
              <w:r w:rsidRPr="002F02C9">
                <w:rPr>
                  <w:rFonts w:ascii="SimSun" w:hAnsi="SimSun"/>
                  <w:rPrChange w:id="842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lastRenderedPageBreak/>
                <w:t>4、刷新</w:t>
              </w:r>
              <w:r w:rsidRPr="002F02C9">
                <w:rPr>
                  <w:rPrChange w:id="843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ITCND Check Setting</w:t>
              </w:r>
              <w:r w:rsidRPr="002F02C9">
                <w:rPr>
                  <w:rFonts w:ascii="SimSun" w:hAnsi="SimSun"/>
                  <w:rPrChange w:id="843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="SimSun" w:hAnsi="SimSun" w:hint="eastAsia"/>
                  <w:rPrChange w:id="843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533672" w:rsidRPr="002F02C9" w:rsidRDefault="00533672" w:rsidP="004B1858">
            <w:pPr>
              <w:rPr>
                <w:ins w:id="8433" w:author="Gao, Guan-Wei (高貫偉 ITC)" w:date="2012-06-28T14:05:00Z"/>
                <w:rPrChange w:id="8434" w:author="Chen, Ivy (陳素貞 IEC1)" w:date="2015-01-12T13:45:00Z">
                  <w:rPr>
                    <w:ins w:id="8435" w:author="Gao, Guan-Wei (高貫偉 ITC)" w:date="2012-06-28T14:05:00Z"/>
                  </w:rPr>
                </w:rPrChange>
              </w:rPr>
            </w:pPr>
          </w:p>
        </w:tc>
      </w:tr>
    </w:tbl>
    <w:p w:rsidR="00533672" w:rsidRPr="002F02C9" w:rsidRDefault="00533672" w:rsidP="00533672">
      <w:pPr>
        <w:rPr>
          <w:ins w:id="8436" w:author="Gao, Guan-Wei (高貫偉 ITC)" w:date="2012-06-28T14:05:00Z"/>
          <w:rPrChange w:id="8437" w:author="Chen, Ivy (陳素貞 IEC1)" w:date="2015-01-12T13:45:00Z">
            <w:rPr>
              <w:ins w:id="8438" w:author="Gao, Guan-Wei (高貫偉 ITC)" w:date="2012-06-28T14:05:00Z"/>
            </w:rPr>
          </w:rPrChange>
        </w:rPr>
      </w:pPr>
    </w:p>
    <w:p w:rsidR="00533672" w:rsidRPr="002F02C9" w:rsidRDefault="00533672" w:rsidP="00533672">
      <w:pPr>
        <w:rPr>
          <w:ins w:id="8439" w:author="Gao, Guan-Wei (高貫偉 ITC)" w:date="2012-06-28T14:05:00Z"/>
          <w:rPrChange w:id="8440" w:author="Chen, Ivy (陳素貞 IEC1)" w:date="2015-01-12T13:45:00Z">
            <w:rPr>
              <w:ins w:id="8441" w:author="Gao, Guan-Wei (高貫偉 ITC)" w:date="2012-06-28T14:05:00Z"/>
            </w:rPr>
          </w:rPrChange>
        </w:rPr>
      </w:pPr>
    </w:p>
    <w:p w:rsidR="00533672" w:rsidRPr="002F02C9" w:rsidRDefault="00533672" w:rsidP="00533672">
      <w:pPr>
        <w:rPr>
          <w:ins w:id="8442" w:author="Gao, Guan-Wei (高貫偉 ITC)" w:date="2012-06-28T14:05:00Z"/>
          <w:rPrChange w:id="8443" w:author="Chen, Ivy (陳素貞 IEC1)" w:date="2015-01-12T13:45:00Z">
            <w:rPr>
              <w:ins w:id="8444" w:author="Gao, Guan-Wei (高貫偉 ITC)" w:date="2012-06-28T14:05:00Z"/>
            </w:rPr>
          </w:rPrChange>
        </w:rPr>
      </w:pPr>
    </w:p>
    <w:p w:rsidR="00533672" w:rsidRPr="002F02C9" w:rsidRDefault="00533672" w:rsidP="00533672">
      <w:pPr>
        <w:rPr>
          <w:ins w:id="8445" w:author="Gao, Guan-Wei (高貫偉 ITC)" w:date="2012-06-28T14:05:00Z"/>
          <w:rPrChange w:id="8446" w:author="Chen, Ivy (陳素貞 IEC1)" w:date="2015-01-12T13:45:00Z">
            <w:rPr>
              <w:ins w:id="8447" w:author="Gao, Guan-Wei (高貫偉 ITC)" w:date="2012-06-28T14:05:00Z"/>
            </w:rPr>
          </w:rPrChange>
        </w:rPr>
      </w:pPr>
    </w:p>
    <w:p w:rsidR="00533672" w:rsidRPr="002F02C9" w:rsidRDefault="00533672" w:rsidP="00533672">
      <w:pPr>
        <w:rPr>
          <w:ins w:id="8448" w:author="Gao, Guan-Wei (高貫偉 ITC)" w:date="2012-06-28T14:05:00Z"/>
          <w:rPrChange w:id="8449" w:author="Chen, Ivy (陳素貞 IEC1)" w:date="2015-01-12T13:45:00Z">
            <w:rPr>
              <w:ins w:id="8450" w:author="Gao, Guan-Wei (高貫偉 ITC)" w:date="2012-06-28T14:05:00Z"/>
            </w:rPr>
          </w:rPrChange>
        </w:rPr>
      </w:pPr>
    </w:p>
    <w:p w:rsidR="00533672" w:rsidRPr="002F02C9" w:rsidRDefault="00533672" w:rsidP="007864C5">
      <w:pPr>
        <w:rPr>
          <w:ins w:id="8451" w:author="itc94010" w:date="2012-05-04T13:37:00Z"/>
          <w:rPrChange w:id="8452" w:author="Chen, Ivy (陳素貞 IEC1)" w:date="2015-01-12T13:45:00Z">
            <w:rPr>
              <w:ins w:id="8453" w:author="itc94010" w:date="2012-05-04T13:37:00Z"/>
            </w:rPr>
          </w:rPrChange>
        </w:rPr>
      </w:pPr>
    </w:p>
    <w:p w:rsidR="003B389F" w:rsidRPr="002F02C9" w:rsidRDefault="00152C15">
      <w:pPr>
        <w:pStyle w:val="3"/>
        <w:rPr>
          <w:ins w:id="8454" w:author="itc94010" w:date="2012-05-04T14:40:00Z"/>
          <w:rPrChange w:id="8455" w:author="Chen, Ivy (陳素貞 IEC1)" w:date="2015-01-12T13:45:00Z">
            <w:rPr>
              <w:ins w:id="8456" w:author="itc94010" w:date="2012-05-04T14:40:00Z"/>
            </w:rPr>
          </w:rPrChange>
        </w:rPr>
        <w:pPrChange w:id="8457" w:author="IES11FQ32" w:date="2013-01-29T15:22:00Z">
          <w:pPr/>
        </w:pPrChange>
      </w:pPr>
      <w:bookmarkStart w:id="8458" w:name="_Toc408834684"/>
      <w:ins w:id="8459" w:author="itc94010" w:date="2012-05-04T14:40:00Z">
        <w:r w:rsidRPr="002F02C9">
          <w:rPr>
            <w:rPrChange w:id="8460" w:author="Chen, Ivy (陳素貞 IEC1)" w:date="2015-01-12T13:45:00Z">
              <w:rPr>
                <w:color w:val="0000FF"/>
                <w:u w:val="single"/>
              </w:rPr>
            </w:rPrChange>
          </w:rPr>
          <w:t>ITCND Check QC Hold Setting</w:t>
        </w:r>
        <w:r w:rsidRPr="002F02C9">
          <w:rPr>
            <w:rFonts w:hint="eastAsia"/>
            <w:rPrChange w:id="846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维护界面</w:t>
        </w:r>
        <w:bookmarkEnd w:id="8458"/>
      </w:ins>
    </w:p>
    <w:p w:rsidR="004C2EE6" w:rsidRPr="002F02C9" w:rsidRDefault="00152C15" w:rsidP="004C2EE6">
      <w:pPr>
        <w:pStyle w:val="4"/>
        <w:rPr>
          <w:ins w:id="8462" w:author="itc94010" w:date="2012-05-04T14:40:00Z"/>
          <w:rPrChange w:id="8463" w:author="Chen, Ivy (陳素貞 IEC1)" w:date="2015-01-12T13:45:00Z">
            <w:rPr>
              <w:ins w:id="8464" w:author="itc94010" w:date="2012-05-04T14:40:00Z"/>
            </w:rPr>
          </w:rPrChange>
        </w:rPr>
      </w:pPr>
      <w:ins w:id="8465" w:author="itc94010" w:date="2012-05-04T14:40:00Z">
        <w:r w:rsidRPr="002F02C9">
          <w:rPr>
            <w:rFonts w:hint="eastAsia"/>
            <w:rPrChange w:id="846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示意圖</w:t>
        </w:r>
      </w:ins>
    </w:p>
    <w:p w:rsidR="004C2EE6" w:rsidRPr="002F02C9" w:rsidRDefault="00152C15" w:rsidP="004C2EE6">
      <w:pPr>
        <w:jc w:val="center"/>
        <w:rPr>
          <w:ins w:id="8467" w:author="itc94010" w:date="2012-05-04T14:40:00Z"/>
          <w:rPrChange w:id="8468" w:author="Chen, Ivy (陳素貞 IEC1)" w:date="2015-01-12T13:45:00Z">
            <w:rPr>
              <w:ins w:id="8469" w:author="itc94010" w:date="2012-05-04T14:40:00Z"/>
            </w:rPr>
          </w:rPrChange>
        </w:rPr>
      </w:pPr>
      <w:ins w:id="8470" w:author="Gao, Guan-Wei (高貫偉 ITC)" w:date="2012-10-23T09:13:00Z">
        <w:r w:rsidRPr="002F02C9">
          <w:rPr>
            <w:noProof/>
            <w:rPrChange w:id="8471" w:author="Chen, Ivy (陳素貞 IEC1)" w:date="2015-01-12T13:45:00Z">
              <w:rPr>
                <w:noProof/>
              </w:rPr>
            </w:rPrChange>
          </w:rPr>
          <w:pict>
            <v:oval id="_x0000_s3935" style="position:absolute;left:0;text-align:left;margin-left:385.5pt;margin-top:15.95pt;width:19.45pt;height:17.25pt;z-index:251648512" fillcolor="yellow" strokecolor="red" strokeweight="1pt">
              <v:textbox style="mso-next-textbox:#_x0000_s3935;mso-fit-shape-to-text:t" inset="0,0,0,0">
                <w:txbxContent>
                  <w:p w:rsidR="003B389F" w:rsidRPr="008721B4" w:rsidRDefault="003B389F" w:rsidP="00941A89">
                    <w:pPr>
                      <w:jc w:val="center"/>
                      <w:rPr>
                        <w:b/>
                        <w:szCs w:val="20"/>
                      </w:rPr>
                    </w:pPr>
                    <w:del w:id="8472" w:author="Gao, Guan-Wei (高貫偉 ITC)" w:date="2012-10-23T09:13:00Z">
                      <w:r w:rsidDel="00941A89">
                        <w:rPr>
                          <w:b/>
                          <w:szCs w:val="20"/>
                        </w:rPr>
                        <w:delText>2</w:delText>
                      </w:r>
                    </w:del>
                    <w:ins w:id="8473" w:author="Gao, Guan-Wei (高貫偉 ITC)" w:date="2012-10-23T09:13:00Z">
                      <w:r>
                        <w:rPr>
                          <w:rFonts w:hint="eastAsia"/>
                          <w:b/>
                          <w:szCs w:val="20"/>
                        </w:rPr>
                        <w:t>8</w:t>
                      </w:r>
                    </w:ins>
                  </w:p>
                </w:txbxContent>
              </v:textbox>
            </v:oval>
          </w:pict>
        </w:r>
      </w:ins>
      <w:ins w:id="8474" w:author="itc94010" w:date="2012-05-04T14:40:00Z">
        <w:r w:rsidRPr="002F02C9">
          <w:rPr>
            <w:noProof/>
            <w:rPrChange w:id="8475" w:author="Chen, Ivy (陳素貞 IEC1)" w:date="2015-01-12T13:45:00Z">
              <w:rPr>
                <w:noProof/>
              </w:rPr>
            </w:rPrChange>
          </w:rPr>
          <w:pict>
            <v:oval id="_x0000_s3800" style="position:absolute;left:0;text-align:left;margin-left:489.8pt;margin-top:268pt;width:19.45pt;height:17.25pt;z-index:251585024" fillcolor="yellow" strokecolor="red" strokeweight="1pt">
              <v:textbox style="mso-next-textbox:#_x0000_s3800;mso-fit-shape-to-text:t" inset="0,0,0,0">
                <w:txbxContent>
                  <w:p w:rsidR="003B389F" w:rsidRPr="008721B4" w:rsidRDefault="003B389F" w:rsidP="004C2EE6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6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8476" w:author="Chen, Ivy (陳素貞 IEC1)" w:date="2015-01-12T13:45:00Z">
              <w:rPr>
                <w:noProof/>
              </w:rPr>
            </w:rPrChange>
          </w:rPr>
          <w:pict>
            <v:oval id="_x0000_s3795" style="position:absolute;left:0;text-align:left;margin-left:239.3pt;margin-top:285.25pt;width:19.45pt;height:17.25pt;z-index:251579904" fillcolor="yellow" strokecolor="red" strokeweight="1pt">
              <v:textbox style="mso-next-textbox:#_x0000_s3795;mso-fit-shape-to-text:t" inset="0,0,0,0">
                <w:txbxContent>
                  <w:p w:rsidR="003B389F" w:rsidRPr="008721B4" w:rsidRDefault="003B389F" w:rsidP="004C2EE6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5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8477" w:author="Chen, Ivy (陳素貞 IEC1)" w:date="2015-01-12T13:45:00Z">
              <w:rPr>
                <w:noProof/>
              </w:rPr>
            </w:rPrChange>
          </w:rPr>
          <w:pict>
            <v:oval id="_x0000_s3798" style="position:absolute;left:0;text-align:left;margin-left:376.55pt;margin-top:268pt;width:19.45pt;height:17.25pt;z-index:251582976" fillcolor="yellow" strokecolor="red" strokeweight="1pt">
              <v:textbox style="mso-next-textbox:#_x0000_s3798;mso-fit-shape-to-text:t" inset="0,0,0,0">
                <w:txbxContent>
                  <w:p w:rsidR="003B389F" w:rsidRPr="008721B4" w:rsidRDefault="003B389F" w:rsidP="004C2EE6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4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8478" w:author="Chen, Ivy (陳素貞 IEC1)" w:date="2015-01-12T13:45:00Z">
              <w:rPr>
                <w:noProof/>
              </w:rPr>
            </w:rPrChange>
          </w:rPr>
          <w:pict>
            <v:oval id="_x0000_s3796" style="position:absolute;left:0;text-align:left;margin-left:135pt;margin-top:268pt;width:19.45pt;height:17.25pt;z-index:251580928" fillcolor="yellow" strokecolor="red" strokeweight="1pt">
              <v:textbox style="mso-next-textbox:#_x0000_s3796;mso-fit-shape-to-text:t" inset="0,0,0,0">
                <w:txbxContent>
                  <w:p w:rsidR="003B389F" w:rsidRPr="008721B4" w:rsidRDefault="003B389F" w:rsidP="004C2EE6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3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8479" w:author="Chen, Ivy (陳素貞 IEC1)" w:date="2015-01-12T13:45:00Z">
              <w:rPr>
                <w:noProof/>
              </w:rPr>
            </w:rPrChange>
          </w:rPr>
          <w:pict>
            <v:oval id="_x0000_s3799" style="position:absolute;left:0;text-align:left;margin-left:455.3pt;margin-top:15.95pt;width:19.45pt;height:17.25pt;z-index:251584000" fillcolor="yellow" strokecolor="red" strokeweight="1pt">
              <v:textbox style="mso-next-textbox:#_x0000_s3799;mso-fit-shape-to-text:t" inset="0,0,0,0">
                <w:txbxContent>
                  <w:p w:rsidR="003B389F" w:rsidRPr="008721B4" w:rsidRDefault="003B389F" w:rsidP="004C2EE6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2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8480" w:author="Chen, Ivy (陳素貞 IEC1)" w:date="2015-01-12T13:45:00Z">
              <w:rPr>
                <w:noProof/>
              </w:rPr>
            </w:rPrChange>
          </w:rPr>
          <w:pict>
            <v:oval id="_x0000_s3801" style="position:absolute;left:0;text-align:left;margin-left:489.8pt;margin-top:285.25pt;width:19.45pt;height:17.25pt;z-index:251586048" fillcolor="yellow" strokecolor="red" strokeweight="1pt">
              <v:textbox style="mso-next-textbox:#_x0000_s3801;mso-fit-shape-to-text:t" inset="0,0,0,0">
                <w:txbxContent>
                  <w:p w:rsidR="003B389F" w:rsidRPr="008721B4" w:rsidRDefault="003B389F" w:rsidP="004C2EE6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7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8481" w:author="Chen, Ivy (陳素貞 IEC1)" w:date="2015-01-12T13:45:00Z">
              <w:rPr>
                <w:noProof/>
              </w:rPr>
            </w:rPrChange>
          </w:rPr>
          <w:pict>
            <v:oval id="_x0000_s3797" style="position:absolute;left:0;text-align:left;margin-left:135pt;margin-top:137.75pt;width:19.45pt;height:17.25pt;z-index:251581952" fillcolor="yellow" strokecolor="red" strokeweight="1pt">
              <v:textbox style="mso-next-textbox:#_x0000_s3797;mso-fit-shape-to-text:t" inset="0,0,0,0">
                <w:txbxContent>
                  <w:p w:rsidR="003B389F" w:rsidRPr="008721B4" w:rsidRDefault="003B389F" w:rsidP="004C2EE6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1</w:t>
                    </w:r>
                  </w:p>
                </w:txbxContent>
              </v:textbox>
            </v:oval>
          </w:pict>
        </w:r>
        <w:r w:rsidRPr="002F02C9">
          <w:rPr>
            <w:rPrChange w:id="8482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</w:ins>
      <w:ins w:id="8483" w:author="Gao, Guan-Wei (高貫偉 ITC)" w:date="2012-10-23T09:13:00Z">
        <w:r w:rsidR="003B389F" w:rsidRPr="002F02C9">
          <w:rPr>
            <w:noProof/>
            <w:lang w:eastAsia="zh-TW"/>
            <w:rPrChange w:id="8484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3842385"/>
              <wp:effectExtent l="19050" t="0" r="635" b="0"/>
              <wp:docPr id="11" name="图片 10" descr="ItcndQCHold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tcndQCHold.jpg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38423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8485" w:author="itc94010" w:date="2012-05-04T14:40:00Z">
        <w:del w:id="8486" w:author="Gao, Guan-Wei (高貫偉 ITC)" w:date="2012-10-23T09:11:00Z">
          <w:r w:rsidR="003B389F" w:rsidRPr="002F02C9">
            <w:rPr>
              <w:noProof/>
              <w:lang w:eastAsia="zh-TW"/>
              <w:rPrChange w:id="8487" w:author="Chen, Ivy (陳素貞 IEC1)" w:date="2015-01-12T13:45:00Z">
                <w:rPr>
                  <w:noProof/>
                  <w:color w:val="0000FF"/>
                  <w:u w:val="single"/>
                  <w:lang w:eastAsia="zh-TW"/>
                </w:rPr>
              </w:rPrChange>
            </w:rPr>
            <w:drawing>
              <wp:inline distT="0" distB="0" distL="0" distR="0">
                <wp:extent cx="6647815" cy="3842385"/>
                <wp:effectExtent l="19050" t="0" r="635" b="0"/>
                <wp:docPr id="5" name="图片 4" descr="ItcndQCHol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tcndQCHold.jpg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7815" cy="3842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:rsidR="004C2EE6" w:rsidRPr="002F02C9" w:rsidRDefault="00152C15" w:rsidP="004C2EE6">
      <w:pPr>
        <w:pStyle w:val="ae"/>
        <w:jc w:val="center"/>
        <w:rPr>
          <w:ins w:id="8488" w:author="Gao, Guan-Wei (高貫偉 ITC)" w:date="2012-10-23T09:11:00Z"/>
          <w:rPrChange w:id="8489" w:author="Chen, Ivy (陳素貞 IEC1)" w:date="2015-01-12T13:45:00Z">
            <w:rPr>
              <w:ins w:id="8490" w:author="Gao, Guan-Wei (高貫偉 ITC)" w:date="2012-10-23T09:11:00Z"/>
            </w:rPr>
          </w:rPrChange>
        </w:rPr>
      </w:pPr>
      <w:ins w:id="8491" w:author="itc94010" w:date="2012-05-04T14:40:00Z">
        <w:r w:rsidRPr="002F02C9">
          <w:rPr>
            <w:rFonts w:hint="eastAsia"/>
            <w:rPrChange w:id="8492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圖</w:t>
        </w:r>
        <w:r w:rsidRPr="002F02C9">
          <w:rPr>
            <w:rPrChange w:id="8493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 xml:space="preserve"> </w:t>
        </w:r>
        <w:r w:rsidRPr="002F02C9">
          <w:rPr>
            <w:rPrChange w:id="8494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8495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STYLEREF 2 \s </w:instrText>
        </w:r>
        <w:r w:rsidRPr="002F02C9">
          <w:rPr>
            <w:rPrChange w:id="8496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8497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1.</w:t>
        </w:r>
        <w:r w:rsidRPr="002F02C9">
          <w:rPr>
            <w:rPrChange w:id="849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  <w:ins w:id="8499" w:author="itc94010" w:date="2012-05-04T14:44:00Z">
        <w:del w:id="8500" w:author="Gao, Guan-Wei (高貫偉 ITC)" w:date="2012-10-23T09:16:00Z">
          <w:r w:rsidRPr="002F02C9">
            <w:rPr>
              <w:rFonts w:eastAsiaTheme="minorEastAsia"/>
              <w:rPrChange w:id="8501" w:author="Chen, Ivy (陳素貞 IEC1)" w:date="2015-01-12T13:45:00Z">
                <w:rPr>
                  <w:rFonts w:eastAsiaTheme="minorEastAsia" w:cs="Times New Roman"/>
                  <w:color w:val="0000FF"/>
                  <w:u w:val="single"/>
                </w:rPr>
              </w:rPrChange>
            </w:rPr>
            <w:delText>6</w:delText>
          </w:r>
        </w:del>
      </w:ins>
      <w:ins w:id="8502" w:author="Gao, Guan-Wei (高貫偉 ITC)" w:date="2012-10-23T09:16:00Z">
        <w:r w:rsidRPr="002F02C9">
          <w:rPr>
            <w:rFonts w:eastAsiaTheme="minorEastAsia"/>
            <w:rPrChange w:id="8503" w:author="Chen, Ivy (陳素貞 IEC1)" w:date="2015-01-12T13:45:00Z">
              <w:rPr>
                <w:rFonts w:eastAsiaTheme="minorEastAsia" w:cs="Times New Roman"/>
                <w:color w:val="0000FF"/>
                <w:u w:val="single"/>
              </w:rPr>
            </w:rPrChange>
          </w:rPr>
          <w:t>7</w:t>
        </w:r>
      </w:ins>
      <w:ins w:id="8504" w:author="itc94010" w:date="2012-05-04T14:40:00Z">
        <w:r w:rsidRPr="002F02C9">
          <w:rPr>
            <w:rPrChange w:id="8505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noBreakHyphen/>
        </w:r>
        <w:r w:rsidRPr="002F02C9">
          <w:rPr>
            <w:rPrChange w:id="8506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8507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rPrChange w:id="8508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instrText>圖</w:instrText>
        </w:r>
        <w:r w:rsidRPr="002F02C9">
          <w:rPr>
            <w:rPrChange w:id="8509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\* ARABIC \s 2 </w:instrText>
        </w:r>
        <w:r w:rsidRPr="002F02C9">
          <w:rPr>
            <w:rPrChange w:id="851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8511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</w:t>
        </w:r>
        <w:r w:rsidRPr="002F02C9">
          <w:rPr>
            <w:rPrChange w:id="851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</w:p>
    <w:p w:rsidR="003B389F" w:rsidRPr="002F02C9" w:rsidRDefault="003B389F">
      <w:pPr>
        <w:rPr>
          <w:ins w:id="8513" w:author="itc94010" w:date="2012-05-04T14:40:00Z"/>
          <w:rPrChange w:id="8514" w:author="Chen, Ivy (陳素貞 IEC1)" w:date="2015-01-12T13:45:00Z">
            <w:rPr>
              <w:ins w:id="8515" w:author="itc94010" w:date="2012-05-04T14:40:00Z"/>
            </w:rPr>
          </w:rPrChange>
        </w:rPr>
        <w:pPrChange w:id="8516" w:author="Gao, Guan-Wei (高貫偉 ITC)" w:date="2012-10-23T09:11:00Z">
          <w:pPr>
            <w:pStyle w:val="ae"/>
            <w:jc w:val="center"/>
          </w:pPr>
        </w:pPrChange>
      </w:pPr>
    </w:p>
    <w:p w:rsidR="004C2EE6" w:rsidRPr="002F02C9" w:rsidRDefault="00152C15" w:rsidP="004C2EE6">
      <w:pPr>
        <w:jc w:val="center"/>
        <w:rPr>
          <w:ins w:id="8517" w:author="Gao, Guan-Wei (高貫偉 ITC)" w:date="2012-10-23T09:16:00Z"/>
          <w:rPrChange w:id="8518" w:author="Chen, Ivy (陳素貞 IEC1)" w:date="2015-01-12T13:45:00Z">
            <w:rPr>
              <w:ins w:id="8519" w:author="Gao, Guan-Wei (高貫偉 ITC)" w:date="2012-10-23T09:16:00Z"/>
            </w:rPr>
          </w:rPrChange>
        </w:rPr>
      </w:pPr>
      <w:ins w:id="8520" w:author="Gao, Guan-Wei (高貫偉 ITC)" w:date="2012-10-23T09:14:00Z">
        <w:r w:rsidRPr="002F02C9">
          <w:rPr>
            <w:noProof/>
            <w:rPrChange w:id="8521" w:author="Chen, Ivy (陳素貞 IEC1)" w:date="2015-01-12T13:45:00Z">
              <w:rPr>
                <w:noProof/>
              </w:rPr>
            </w:rPrChange>
          </w:rPr>
          <w:pict>
            <v:oval id="_x0000_s3940" style="position:absolute;left:0;text-align:left;margin-left:487.55pt;margin-top:50.95pt;width:19.45pt;height:17.25pt;z-index:251652608" fillcolor="yellow" strokecolor="red" strokeweight="1pt">
              <v:textbox style="mso-next-textbox:#_x0000_s3940;mso-fit-shape-to-text:t" inset="0,0,0,0">
                <w:txbxContent>
                  <w:p w:rsidR="003B389F" w:rsidRPr="008721B4" w:rsidRDefault="003B389F" w:rsidP="00941A89">
                    <w:pPr>
                      <w:jc w:val="center"/>
                      <w:rPr>
                        <w:b/>
                        <w:szCs w:val="20"/>
                      </w:rPr>
                    </w:pPr>
                    <w:del w:id="8522" w:author="Gao, Guan-Wei (高貫偉 ITC)" w:date="2012-10-23T09:15:00Z">
                      <w:r w:rsidDel="00941A89">
                        <w:rPr>
                          <w:b/>
                          <w:szCs w:val="20"/>
                        </w:rPr>
                        <w:delText>2</w:delText>
                      </w:r>
                    </w:del>
                    <w:ins w:id="8523" w:author="Gao, Guan-Wei (高貫偉 ITC)" w:date="2012-10-23T09:15:00Z">
                      <w:r>
                        <w:rPr>
                          <w:rFonts w:hint="eastAsia"/>
                          <w:b/>
                          <w:szCs w:val="20"/>
                        </w:rPr>
                        <w:t>12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8524" w:author="Chen, Ivy (陳素貞 IEC1)" w:date="2015-01-12T13:45:00Z">
              <w:rPr>
                <w:noProof/>
              </w:rPr>
            </w:rPrChange>
          </w:rPr>
          <w:pict>
            <v:oval id="_x0000_s3939" style="position:absolute;left:0;text-align:left;margin-left:424.55pt;margin-top:50.95pt;width:19.45pt;height:17.25pt;z-index:251651584" fillcolor="yellow" strokecolor="red" strokeweight="1pt">
              <v:textbox style="mso-next-textbox:#_x0000_s3939;mso-fit-shape-to-text:t" inset="0,0,0,0">
                <w:txbxContent>
                  <w:p w:rsidR="003B389F" w:rsidRPr="008721B4" w:rsidRDefault="003B389F" w:rsidP="00941A89">
                    <w:pPr>
                      <w:jc w:val="center"/>
                      <w:rPr>
                        <w:b/>
                        <w:szCs w:val="20"/>
                      </w:rPr>
                    </w:pPr>
                    <w:del w:id="8525" w:author="Gao, Guan-Wei (高貫偉 ITC)" w:date="2012-10-23T09:15:00Z">
                      <w:r w:rsidDel="00941A89">
                        <w:rPr>
                          <w:b/>
                          <w:szCs w:val="20"/>
                        </w:rPr>
                        <w:delText>2</w:delText>
                      </w:r>
                    </w:del>
                    <w:ins w:id="8526" w:author="Gao, Guan-Wei (高貫偉 ITC)" w:date="2012-10-23T09:15:00Z">
                      <w:r>
                        <w:rPr>
                          <w:rFonts w:hint="eastAsia"/>
                          <w:b/>
                          <w:szCs w:val="20"/>
                        </w:rPr>
                        <w:t>11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8527" w:author="Chen, Ivy (陳素貞 IEC1)" w:date="2015-01-12T13:45:00Z">
              <w:rPr>
                <w:noProof/>
              </w:rPr>
            </w:rPrChange>
          </w:rPr>
          <w:pict>
            <v:oval id="_x0000_s3938" style="position:absolute;left:0;text-align:left;margin-left:131.3pt;margin-top:33.7pt;width:19.45pt;height:17.25pt;z-index:251650560" fillcolor="yellow" strokecolor="red" strokeweight="1pt">
              <v:textbox style="mso-next-textbox:#_x0000_s3938;mso-fit-shape-to-text:t" inset="0,0,0,0">
                <w:txbxContent>
                  <w:p w:rsidR="003B389F" w:rsidRPr="008721B4" w:rsidRDefault="003B389F" w:rsidP="00941A89">
                    <w:pPr>
                      <w:jc w:val="center"/>
                      <w:rPr>
                        <w:b/>
                        <w:szCs w:val="20"/>
                      </w:rPr>
                    </w:pPr>
                    <w:del w:id="8528" w:author="Gao, Guan-Wei (高貫偉 ITC)" w:date="2012-10-23T09:15:00Z">
                      <w:r w:rsidDel="00941A89">
                        <w:rPr>
                          <w:b/>
                          <w:szCs w:val="20"/>
                        </w:rPr>
                        <w:delText>2</w:delText>
                      </w:r>
                    </w:del>
                    <w:ins w:id="8529" w:author="Gao, Guan-Wei (高貫偉 ITC)" w:date="2012-10-23T09:15:00Z">
                      <w:r>
                        <w:rPr>
                          <w:rFonts w:hint="eastAsia"/>
                          <w:b/>
                          <w:szCs w:val="20"/>
                        </w:rPr>
                        <w:t>10</w:t>
                      </w:r>
                    </w:ins>
                  </w:p>
                </w:txbxContent>
              </v:textbox>
            </v:oval>
          </w:pict>
        </w:r>
      </w:ins>
      <w:ins w:id="8530" w:author="Gao, Guan-Wei (高貫偉 ITC)" w:date="2012-10-23T09:13:00Z">
        <w:r w:rsidRPr="002F02C9">
          <w:rPr>
            <w:noProof/>
            <w:rPrChange w:id="8531" w:author="Chen, Ivy (陳素貞 IEC1)" w:date="2015-01-12T13:45:00Z">
              <w:rPr>
                <w:noProof/>
              </w:rPr>
            </w:rPrChange>
          </w:rPr>
          <w:pict>
            <v:oval id="_x0000_s3936" style="position:absolute;left:0;text-align:left;margin-left:129.05pt;margin-top:6.7pt;width:19.45pt;height:17.25pt;z-index:251649536" fillcolor="yellow" strokecolor="red" strokeweight="1pt">
              <v:textbox style="mso-next-textbox:#_x0000_s3936;mso-fit-shape-to-text:t" inset="0,0,0,0">
                <w:txbxContent>
                  <w:p w:rsidR="003B389F" w:rsidRPr="008721B4" w:rsidRDefault="003B389F" w:rsidP="00941A89">
                    <w:pPr>
                      <w:jc w:val="center"/>
                      <w:rPr>
                        <w:b/>
                        <w:szCs w:val="20"/>
                      </w:rPr>
                    </w:pPr>
                    <w:del w:id="8532" w:author="Gao, Guan-Wei (高貫偉 ITC)" w:date="2012-10-23T09:15:00Z">
                      <w:r w:rsidDel="00941A89">
                        <w:rPr>
                          <w:b/>
                          <w:szCs w:val="20"/>
                        </w:rPr>
                        <w:delText>2</w:delText>
                      </w:r>
                    </w:del>
                    <w:ins w:id="8533" w:author="Gao, Guan-Wei (高貫偉 ITC)" w:date="2012-10-23T09:15:00Z">
                      <w:r>
                        <w:rPr>
                          <w:rFonts w:hint="eastAsia"/>
                          <w:b/>
                          <w:szCs w:val="20"/>
                        </w:rPr>
                        <w:t>9</w:t>
                      </w:r>
                    </w:ins>
                  </w:p>
                </w:txbxContent>
              </v:textbox>
            </v:oval>
          </w:pict>
        </w:r>
      </w:ins>
      <w:ins w:id="8534" w:author="Gao, Guan-Wei (高貫偉 ITC)" w:date="2012-10-23T09:12:00Z">
        <w:r w:rsidR="003B389F" w:rsidRPr="002F02C9">
          <w:rPr>
            <w:noProof/>
            <w:lang w:eastAsia="zh-TW"/>
            <w:rPrChange w:id="8535" w:author="Chen, Ivy (陳素貞 IEC1)" w:date="2015-01-12T13:45:00Z">
              <w:rPr>
                <w:rFonts w:ascii="Arial" w:eastAsia="SimHei" w:hAnsi="Arial" w:cs="Arial"/>
                <w:noProof/>
                <w:color w:val="0000FF"/>
                <w:szCs w:val="20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846455"/>
              <wp:effectExtent l="19050" t="0" r="635" b="0"/>
              <wp:docPr id="7" name="图片 6" descr="ItcndQCHold_Upload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tcndQCHold_Upload.jpg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8464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B389F" w:rsidRPr="002F02C9" w:rsidRDefault="00152C15">
      <w:pPr>
        <w:pStyle w:val="ae"/>
        <w:jc w:val="center"/>
        <w:rPr>
          <w:ins w:id="8536" w:author="itc94010" w:date="2012-05-04T14:40:00Z"/>
          <w:rPrChange w:id="8537" w:author="Chen, Ivy (陳素貞 IEC1)" w:date="2015-01-12T13:45:00Z">
            <w:rPr>
              <w:ins w:id="8538" w:author="itc94010" w:date="2012-05-04T14:40:00Z"/>
            </w:rPr>
          </w:rPrChange>
        </w:rPr>
        <w:pPrChange w:id="8539" w:author="Gao, Guan-Wei (高貫偉 ITC)" w:date="2012-10-23T09:16:00Z">
          <w:pPr>
            <w:jc w:val="center"/>
          </w:pPr>
        </w:pPrChange>
      </w:pPr>
      <w:ins w:id="8540" w:author="Gao, Guan-Wei (高貫偉 ITC)" w:date="2012-10-23T09:16:00Z">
        <w:r w:rsidRPr="002F02C9">
          <w:rPr>
            <w:rFonts w:hint="eastAsia"/>
            <w:rPrChange w:id="854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圖</w:t>
        </w:r>
        <w:r w:rsidRPr="002F02C9">
          <w:rPr>
            <w:rPrChange w:id="8542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PrChange w:id="8543" w:author="Chen, Ivy (陳素貞 IEC1)" w:date="2015-01-12T13:45:00Z">
              <w:rPr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8544" w:author="Chen, Ivy (陳素貞 IEC1)" w:date="2015-01-12T13:45:00Z">
              <w:rPr>
                <w:color w:val="0000FF"/>
                <w:u w:val="single"/>
              </w:rPr>
            </w:rPrChange>
          </w:rPr>
          <w:instrText xml:space="preserve"> STYLEREF 2 \s </w:instrText>
        </w:r>
        <w:r w:rsidRPr="002F02C9">
          <w:rPr>
            <w:rPrChange w:id="8545" w:author="Chen, Ivy (陳素貞 IEC1)" w:date="2015-01-12T13:45:00Z">
              <w:rPr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8546" w:author="Chen, Ivy (陳素貞 IEC1)" w:date="2015-01-12T13:45:00Z">
              <w:rPr>
                <w:noProof/>
                <w:color w:val="0000FF"/>
                <w:u w:val="single"/>
              </w:rPr>
            </w:rPrChange>
          </w:rPr>
          <w:t>1.</w:t>
        </w:r>
        <w:r w:rsidRPr="002F02C9">
          <w:rPr>
            <w:rPrChange w:id="8547" w:author="Chen, Ivy (陳素貞 IEC1)" w:date="2015-01-12T13:45:00Z">
              <w:rPr>
                <w:color w:val="0000FF"/>
                <w:u w:val="single"/>
              </w:rPr>
            </w:rPrChange>
          </w:rPr>
          <w:fldChar w:fldCharType="end"/>
        </w:r>
        <w:r w:rsidRPr="002F02C9">
          <w:rPr>
            <w:rFonts w:eastAsiaTheme="minorEastAsia"/>
            <w:rPrChange w:id="8548" w:author="Chen, Ivy (陳素貞 IEC1)" w:date="2015-01-12T13:45:00Z">
              <w:rPr>
                <w:rFonts w:eastAsiaTheme="minorEastAsia"/>
                <w:color w:val="0000FF"/>
                <w:u w:val="single"/>
              </w:rPr>
            </w:rPrChange>
          </w:rPr>
          <w:t>7</w:t>
        </w:r>
        <w:r w:rsidRPr="002F02C9">
          <w:rPr>
            <w:rPrChange w:id="8549" w:author="Chen, Ivy (陳素貞 IEC1)" w:date="2015-01-12T13:45:00Z">
              <w:rPr>
                <w:color w:val="0000FF"/>
                <w:u w:val="single"/>
              </w:rPr>
            </w:rPrChange>
          </w:rPr>
          <w:noBreakHyphen/>
          <w:t>2</w:t>
        </w:r>
      </w:ins>
    </w:p>
    <w:p w:rsidR="004C2EE6" w:rsidRPr="002F02C9" w:rsidRDefault="00152C15" w:rsidP="004C2EE6">
      <w:pPr>
        <w:pStyle w:val="4"/>
        <w:rPr>
          <w:ins w:id="8550" w:author="itc94010" w:date="2012-05-04T14:40:00Z"/>
          <w:rPrChange w:id="8551" w:author="Chen, Ivy (陳素貞 IEC1)" w:date="2015-01-12T13:45:00Z">
            <w:rPr>
              <w:ins w:id="8552" w:author="itc94010" w:date="2012-05-04T14:40:00Z"/>
            </w:rPr>
          </w:rPrChange>
        </w:rPr>
      </w:pPr>
      <w:ins w:id="8553" w:author="itc94010" w:date="2012-05-04T14:40:00Z">
        <w:r w:rsidRPr="002F02C9">
          <w:rPr>
            <w:rFonts w:hint="eastAsia"/>
            <w:rPrChange w:id="855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界面說明</w:t>
        </w:r>
      </w:ins>
    </w:p>
    <w:p w:rsidR="004C2EE6" w:rsidRPr="002F02C9" w:rsidRDefault="00152C15" w:rsidP="004C2EE6">
      <w:pPr>
        <w:rPr>
          <w:ins w:id="8555" w:author="itc94010" w:date="2012-05-04T14:40:00Z"/>
          <w:rPrChange w:id="8556" w:author="Chen, Ivy (陳素貞 IEC1)" w:date="2015-01-12T13:45:00Z">
            <w:rPr>
              <w:ins w:id="8557" w:author="itc94010" w:date="2012-05-04T14:40:00Z"/>
            </w:rPr>
          </w:rPrChange>
        </w:rPr>
      </w:pPr>
      <w:ins w:id="8558" w:author="itc94010" w:date="2012-05-04T14:40:00Z">
        <w:r w:rsidRPr="002F02C9">
          <w:rPr>
            <w:rFonts w:hint="eastAsia"/>
            <w:rPrChange w:id="8559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8560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856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界面名稱：</w:t>
        </w:r>
      </w:ins>
      <w:ins w:id="8562" w:author="itc94010" w:date="2012-05-04T14:44:00Z">
        <w:r w:rsidRPr="002F02C9">
          <w:rPr>
            <w:rPrChange w:id="8563" w:author="Chen, Ivy (陳素貞 IEC1)" w:date="2015-01-12T13:45:00Z">
              <w:rPr>
                <w:color w:val="0000FF"/>
                <w:u w:val="single"/>
              </w:rPr>
            </w:rPrChange>
          </w:rPr>
          <w:t>Itcnd Check QC Hold</w:t>
        </w:r>
      </w:ins>
      <w:ins w:id="8564" w:author="itc94010" w:date="2012-05-04T14:40:00Z">
        <w:r w:rsidRPr="002F02C9">
          <w:rPr>
            <w:rPrChange w:id="8565" w:author="Chen, Ivy (陳素貞 IEC1)" w:date="2015-01-12T13:45:00Z">
              <w:rPr>
                <w:color w:val="0000FF"/>
                <w:u w:val="single"/>
              </w:rPr>
            </w:rPrChange>
          </w:rPr>
          <w:t xml:space="preserve"> Setting</w:t>
        </w:r>
        <w:r w:rsidRPr="002F02C9">
          <w:rPr>
            <w:rFonts w:hint="eastAsia"/>
            <w:rPrChange w:id="856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维护界面。</w:t>
        </w:r>
      </w:ins>
    </w:p>
    <w:p w:rsidR="004C2EE6" w:rsidRPr="002F02C9" w:rsidRDefault="00152C15" w:rsidP="004C2EE6">
      <w:pPr>
        <w:jc w:val="both"/>
        <w:rPr>
          <w:ins w:id="8567" w:author="itc94010" w:date="2012-05-04T14:40:00Z"/>
          <w:rPrChange w:id="8568" w:author="Chen, Ivy (陳素貞 IEC1)" w:date="2015-01-12T13:45:00Z">
            <w:rPr>
              <w:ins w:id="8569" w:author="itc94010" w:date="2012-05-04T14:40:00Z"/>
            </w:rPr>
          </w:rPrChange>
        </w:rPr>
      </w:pPr>
      <w:ins w:id="8570" w:author="itc94010" w:date="2012-05-04T14:40:00Z">
        <w:r w:rsidRPr="002F02C9">
          <w:rPr>
            <w:rFonts w:hint="eastAsia"/>
            <w:rPrChange w:id="857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8572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857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概述：</w:t>
        </w:r>
        <w:r w:rsidRPr="002F02C9">
          <w:rPr>
            <w:rFonts w:eastAsia="新細明體" w:hint="eastAsia"/>
            <w:rPrChange w:id="8574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使用此界面來</w:t>
        </w:r>
        <w:r w:rsidRPr="002F02C9">
          <w:rPr>
            <w:rFonts w:ascii="SimSun" w:hAnsi="SimSun" w:hint="eastAsia"/>
            <w:rPrChange w:id="8575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维护</w:t>
        </w:r>
      </w:ins>
      <w:ins w:id="8576" w:author="itc94010" w:date="2012-05-04T14:45:00Z">
        <w:r w:rsidRPr="002F02C9">
          <w:rPr>
            <w:rPrChange w:id="8577" w:author="Chen, Ivy (陳素貞 IEC1)" w:date="2015-01-12T13:45:00Z">
              <w:rPr>
                <w:color w:val="0000FF"/>
                <w:u w:val="single"/>
              </w:rPr>
            </w:rPrChange>
          </w:rPr>
          <w:t>Itcnd Check QC Hold</w:t>
        </w:r>
      </w:ins>
      <w:ins w:id="8578" w:author="itc94010" w:date="2012-05-04T14:40:00Z">
        <w:r w:rsidRPr="002F02C9">
          <w:rPr>
            <w:rPrChange w:id="8579" w:author="Chen, Ivy (陳素貞 IEC1)" w:date="2015-01-12T13:45:00Z">
              <w:rPr>
                <w:color w:val="0000FF"/>
                <w:u w:val="single"/>
              </w:rPr>
            </w:rPrChange>
          </w:rPr>
          <w:t xml:space="preserve"> Setting</w:t>
        </w:r>
        <w:r w:rsidRPr="002F02C9">
          <w:rPr>
            <w:rFonts w:hint="eastAsia"/>
            <w:rPrChange w:id="858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 w:hint="eastAsia"/>
            <w:rPrChange w:id="8581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资料</w:t>
        </w:r>
        <w:r w:rsidRPr="002F02C9">
          <w:rPr>
            <w:rFonts w:hint="eastAsia"/>
            <w:rPrChange w:id="858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4C2EE6" w:rsidRPr="002F02C9" w:rsidRDefault="00152C15" w:rsidP="004C2EE6">
      <w:pPr>
        <w:rPr>
          <w:ins w:id="8583" w:author="itc94010" w:date="2012-05-04T14:40:00Z"/>
          <w:lang w:eastAsia="zh-TW"/>
          <w:rPrChange w:id="8584" w:author="Chen, Ivy (陳素貞 IEC1)" w:date="2015-01-12T13:45:00Z">
            <w:rPr>
              <w:ins w:id="8585" w:author="itc94010" w:date="2012-05-04T14:40:00Z"/>
              <w:lang w:eastAsia="zh-TW"/>
            </w:rPr>
          </w:rPrChange>
        </w:rPr>
      </w:pPr>
      <w:ins w:id="8586" w:author="itc94010" w:date="2012-05-04T14:40:00Z">
        <w:r w:rsidRPr="002F02C9">
          <w:rPr>
            <w:rFonts w:hint="eastAsia"/>
            <w:lang w:eastAsia="zh-TW"/>
            <w:rPrChange w:id="8587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●</w:t>
        </w:r>
        <w:r w:rsidRPr="002F02C9">
          <w:rPr>
            <w:lang w:eastAsia="zh-TW"/>
            <w:rPrChange w:id="8588" w:author="Chen, Ivy (陳素貞 IEC1)" w:date="2015-01-12T13:45:00Z">
              <w:rPr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hint="eastAsia"/>
            <w:lang w:eastAsia="zh-TW"/>
            <w:rPrChange w:id="8589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lang w:eastAsia="zh-TW"/>
            <w:rPrChange w:id="8590" w:author="Chen, Ivy (陳素貞 IEC1)" w:date="2015-01-12T13:45:00Z">
              <w:rPr>
                <w:rFonts w:eastAsia="新細明體"/>
                <w:color w:val="0000FF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lang w:eastAsia="zh-TW"/>
            <w:rPrChange w:id="8591" w:author="Chen, Ivy (陳素貞 IEC1)" w:date="2015-01-12T13:45:00Z">
              <w:rPr>
                <w:rFonts w:eastAsia="新細明體" w:hint="eastAsia"/>
                <w:color w:val="0000FF"/>
                <w:u w:val="single"/>
                <w:lang w:eastAsia="zh-TW"/>
              </w:rPr>
            </w:rPrChange>
          </w:rPr>
          <w:t>界面</w:t>
        </w:r>
        <w:r w:rsidRPr="002F02C9">
          <w:rPr>
            <w:rFonts w:ascii="SimSun" w:hAnsi="SimSun" w:hint="eastAsia"/>
            <w:lang w:eastAsia="zh-TW"/>
            <w:rPrChange w:id="8592" w:author="Chen, Ivy (陳素貞 IEC1)" w:date="2015-01-12T13:45:00Z">
              <w:rPr>
                <w:rFonts w:ascii="SimSun" w:hAnsi="SimSun" w:hint="eastAsia"/>
                <w:color w:val="0000FF"/>
                <w:u w:val="single"/>
                <w:lang w:eastAsia="zh-TW"/>
              </w:rPr>
            </w:rPrChange>
          </w:rPr>
          <w:t>，不固定尺寸</w:t>
        </w:r>
        <w:r w:rsidRPr="002F02C9">
          <w:rPr>
            <w:rFonts w:hint="eastAsia"/>
            <w:lang w:eastAsia="zh-TW"/>
            <w:rPrChange w:id="8593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。</w:t>
        </w:r>
      </w:ins>
    </w:p>
    <w:p w:rsidR="004C2EE6" w:rsidRPr="002F02C9" w:rsidRDefault="00152C15" w:rsidP="004C2EE6">
      <w:pPr>
        <w:rPr>
          <w:ins w:id="8594" w:author="itc94010" w:date="2012-05-04T14:40:00Z"/>
          <w:rPrChange w:id="8595" w:author="Chen, Ivy (陳素貞 IEC1)" w:date="2015-01-12T13:45:00Z">
            <w:rPr>
              <w:ins w:id="8596" w:author="itc94010" w:date="2012-05-04T14:40:00Z"/>
            </w:rPr>
          </w:rPrChange>
        </w:rPr>
      </w:pPr>
      <w:ins w:id="8597" w:author="itc94010" w:date="2012-05-04T14:40:00Z">
        <w:r w:rsidRPr="002F02C9">
          <w:rPr>
            <w:rFonts w:hint="eastAsia"/>
            <w:rPrChange w:id="859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8599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860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進入途徑：</w:t>
        </w:r>
        <w:r w:rsidRPr="002F02C9">
          <w:rPr>
            <w:rFonts w:eastAsia="新細明體" w:hint="eastAsia"/>
            <w:rPrChange w:id="8601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在</w:t>
        </w:r>
        <w:r w:rsidRPr="002F02C9">
          <w:rPr>
            <w:rFonts w:ascii="SimSun" w:hAnsi="SimSun"/>
            <w:rPrChange w:id="8602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iMES</w:t>
        </w:r>
        <w:r w:rsidRPr="002F02C9">
          <w:rPr>
            <w:rFonts w:ascii="SimSun" w:hAnsi="SimSun" w:hint="eastAsia"/>
            <w:rPrChange w:id="8603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框架</w:t>
        </w:r>
        <w:r w:rsidRPr="002F02C9">
          <w:rPr>
            <w:rFonts w:ascii="SimSun" w:hAnsi="SimSun"/>
            <w:rPrChange w:id="8604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Function Tree</w:t>
        </w:r>
        <w:r w:rsidRPr="002F02C9">
          <w:rPr>
            <w:rFonts w:ascii="SimSun" w:hAnsi="SimSun" w:hint="eastAsia"/>
            <w:rPrChange w:id="8605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/>
            <w:rPrChange w:id="8606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Maintain</w:t>
        </w:r>
        <w:r w:rsidRPr="002F02C9">
          <w:rPr>
            <w:rFonts w:ascii="SimSun" w:hAnsi="SimSun" w:hint="eastAsia"/>
            <w:rPrChange w:id="8607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节点下点击“</w:t>
        </w:r>
      </w:ins>
      <w:ins w:id="8608" w:author="itc94010" w:date="2012-05-04T14:45:00Z">
        <w:r w:rsidRPr="002F02C9">
          <w:rPr>
            <w:rPrChange w:id="8609" w:author="Chen, Ivy (陳素貞 IEC1)" w:date="2015-01-12T13:45:00Z">
              <w:rPr>
                <w:color w:val="0000FF"/>
                <w:u w:val="single"/>
              </w:rPr>
            </w:rPrChange>
          </w:rPr>
          <w:t>Itcnd Check QC Hold</w:t>
        </w:r>
      </w:ins>
      <w:ins w:id="8610" w:author="itc94010" w:date="2012-05-04T14:40:00Z">
        <w:r w:rsidRPr="002F02C9">
          <w:rPr>
            <w:rPrChange w:id="8611" w:author="Chen, Ivy (陳素貞 IEC1)" w:date="2015-01-12T13:45:00Z">
              <w:rPr>
                <w:color w:val="0000FF"/>
                <w:u w:val="single"/>
              </w:rPr>
            </w:rPrChange>
          </w:rPr>
          <w:t xml:space="preserve"> Setting Maintain</w:t>
        </w:r>
        <w:r w:rsidRPr="002F02C9">
          <w:rPr>
            <w:rFonts w:ascii="SimSun" w:hAnsi="SimSun" w:hint="eastAsia"/>
            <w:rPrChange w:id="8612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”节点后进入</w:t>
        </w:r>
        <w:r w:rsidRPr="002F02C9">
          <w:rPr>
            <w:rFonts w:hint="eastAsia"/>
            <w:rPrChange w:id="861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4C2EE6" w:rsidRPr="002F02C9" w:rsidRDefault="00152C15" w:rsidP="004C2EE6">
      <w:pPr>
        <w:rPr>
          <w:ins w:id="8614" w:author="itc94010" w:date="2012-05-04T14:40:00Z"/>
          <w:rPrChange w:id="8615" w:author="Chen, Ivy (陳素貞 IEC1)" w:date="2015-01-12T13:45:00Z">
            <w:rPr>
              <w:ins w:id="8616" w:author="itc94010" w:date="2012-05-04T14:40:00Z"/>
            </w:rPr>
          </w:rPrChange>
        </w:rPr>
      </w:pPr>
      <w:ins w:id="8617" w:author="itc94010" w:date="2012-05-04T14:40:00Z">
        <w:r w:rsidRPr="002F02C9">
          <w:rPr>
            <w:rFonts w:hint="eastAsia"/>
            <w:rPrChange w:id="861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8619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862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用例：</w:t>
        </w:r>
      </w:ins>
    </w:p>
    <w:p w:rsidR="004C2EE6" w:rsidRPr="002F02C9" w:rsidRDefault="00152C15" w:rsidP="004C2EE6">
      <w:pPr>
        <w:rPr>
          <w:ins w:id="8621" w:author="itc94010" w:date="2012-05-04T14:40:00Z"/>
          <w:rFonts w:eastAsiaTheme="minorEastAsia"/>
          <w:rPrChange w:id="8622" w:author="Chen, Ivy (陳素貞 IEC1)" w:date="2015-01-12T13:45:00Z">
            <w:rPr>
              <w:ins w:id="8623" w:author="itc94010" w:date="2012-05-04T14:40:00Z"/>
              <w:rFonts w:eastAsiaTheme="minorEastAsia"/>
            </w:rPr>
          </w:rPrChange>
        </w:rPr>
      </w:pPr>
      <w:ins w:id="8624" w:author="itc94010" w:date="2012-05-04T14:40:00Z">
        <w:r w:rsidRPr="002F02C9">
          <w:rPr>
            <w:rFonts w:hint="eastAsia"/>
            <w:rPrChange w:id="862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8626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eastAsia="新細明體" w:hint="eastAsia"/>
            <w:rPrChange w:id="8627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特殊考量：此界面</w:t>
        </w:r>
        <w:r w:rsidRPr="002F02C9">
          <w:rPr>
            <w:rFonts w:hint="eastAsia"/>
            <w:rPrChange w:id="862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仅能够维护</w:t>
        </w:r>
      </w:ins>
      <w:ins w:id="8629" w:author="itc94010" w:date="2012-05-04T14:46:00Z">
        <w:r w:rsidRPr="002F02C9">
          <w:rPr>
            <w:rPrChange w:id="8630" w:author="Chen, Ivy (陳素貞 IEC1)" w:date="2015-01-12T13:45:00Z">
              <w:rPr>
                <w:color w:val="0000FF"/>
                <w:u w:val="single"/>
              </w:rPr>
            </w:rPrChange>
          </w:rPr>
          <w:t>Itcnd Check QC Hold</w:t>
        </w:r>
      </w:ins>
      <w:ins w:id="8631" w:author="itc94010" w:date="2012-05-04T14:40:00Z">
        <w:r w:rsidRPr="002F02C9">
          <w:rPr>
            <w:rPrChange w:id="8632" w:author="Chen, Ivy (陳素貞 IEC1)" w:date="2015-01-12T13:45:00Z">
              <w:rPr>
                <w:color w:val="0000FF"/>
                <w:u w:val="single"/>
              </w:rPr>
            </w:rPrChange>
          </w:rPr>
          <w:t xml:space="preserve"> Setting</w:t>
        </w:r>
        <w:r w:rsidRPr="002F02C9">
          <w:rPr>
            <w:rFonts w:hint="eastAsia"/>
            <w:rPrChange w:id="863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的人</w:t>
        </w:r>
        <w:r w:rsidRPr="002F02C9">
          <w:rPr>
            <w:rFonts w:eastAsia="新細明體" w:hint="eastAsia"/>
            <w:rPrChange w:id="8634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有權限進來</w:t>
        </w:r>
      </w:ins>
    </w:p>
    <w:p w:rsidR="004C2EE6" w:rsidRPr="002F02C9" w:rsidRDefault="00152C15" w:rsidP="004C2EE6">
      <w:pPr>
        <w:rPr>
          <w:ins w:id="8635" w:author="itc94010" w:date="2012-05-04T14:40:00Z"/>
          <w:rFonts w:eastAsiaTheme="minorEastAsia"/>
          <w:rPrChange w:id="8636" w:author="Chen, Ivy (陳素貞 IEC1)" w:date="2015-01-12T13:45:00Z">
            <w:rPr>
              <w:ins w:id="8637" w:author="itc94010" w:date="2012-05-04T14:40:00Z"/>
              <w:rFonts w:eastAsiaTheme="minorEastAsia"/>
            </w:rPr>
          </w:rPrChange>
        </w:rPr>
      </w:pPr>
      <w:ins w:id="8638" w:author="itc94010" w:date="2012-05-04T14:40:00Z">
        <w:r w:rsidRPr="002F02C9">
          <w:rPr>
            <w:rFonts w:hint="eastAsia"/>
            <w:rPrChange w:id="8639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lastRenderedPageBreak/>
          <w:t>●对应数据表：</w:t>
        </w:r>
      </w:ins>
      <w:ins w:id="8640" w:author="itc94010" w:date="2012-05-04T14:46:00Z">
        <w:r w:rsidRPr="002F02C9">
          <w:rPr>
            <w:rFonts w:ascii="Courier New" w:hAnsi="Courier New" w:cs="Courier New"/>
            <w:noProof/>
            <w:szCs w:val="20"/>
            <w:rPrChange w:id="864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ITCNDCheckQCHold</w:t>
        </w:r>
      </w:ins>
    </w:p>
    <w:p w:rsidR="004C2EE6" w:rsidRPr="002F02C9" w:rsidRDefault="004C2EE6" w:rsidP="004C2EE6">
      <w:pPr>
        <w:rPr>
          <w:ins w:id="8642" w:author="itc94010" w:date="2012-05-04T14:40:00Z"/>
          <w:rPrChange w:id="8643" w:author="Chen, Ivy (陳素貞 IEC1)" w:date="2015-01-12T13:45:00Z">
            <w:rPr>
              <w:ins w:id="8644" w:author="itc94010" w:date="2012-05-04T14:40:00Z"/>
            </w:rPr>
          </w:rPrChange>
        </w:rPr>
      </w:pPr>
    </w:p>
    <w:p w:rsidR="004C2EE6" w:rsidRPr="002F02C9" w:rsidRDefault="004C2EE6" w:rsidP="004C2EE6">
      <w:pPr>
        <w:pStyle w:val="ae"/>
        <w:jc w:val="center"/>
        <w:rPr>
          <w:ins w:id="8645" w:author="itc94010" w:date="2012-05-04T14:40:00Z"/>
          <w:rPrChange w:id="8646" w:author="Chen, Ivy (陳素貞 IEC1)" w:date="2015-01-12T13:45:00Z">
            <w:rPr>
              <w:ins w:id="8647" w:author="itc94010" w:date="2012-05-04T14:40:00Z"/>
            </w:rPr>
          </w:rPrChange>
        </w:rPr>
      </w:pPr>
    </w:p>
    <w:p w:rsidR="004C2EE6" w:rsidRPr="002F02C9" w:rsidRDefault="00152C15" w:rsidP="004C2EE6">
      <w:pPr>
        <w:pStyle w:val="4"/>
        <w:rPr>
          <w:ins w:id="8648" w:author="itc94010" w:date="2012-05-04T14:40:00Z"/>
          <w:rPrChange w:id="8649" w:author="Chen, Ivy (陳素貞 IEC1)" w:date="2015-01-12T13:45:00Z">
            <w:rPr>
              <w:ins w:id="8650" w:author="itc94010" w:date="2012-05-04T14:40:00Z"/>
            </w:rPr>
          </w:rPrChange>
        </w:rPr>
      </w:pPr>
      <w:ins w:id="8651" w:author="itc94010" w:date="2012-05-04T14:40:00Z">
        <w:r w:rsidRPr="002F02C9">
          <w:rPr>
            <w:rFonts w:hint="eastAsia"/>
            <w:rPrChange w:id="865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控件說明</w:t>
        </w:r>
      </w:ins>
    </w:p>
    <w:p w:rsidR="004C2EE6" w:rsidRPr="002F02C9" w:rsidRDefault="00152C15" w:rsidP="004C2EE6">
      <w:pPr>
        <w:pStyle w:val="ae"/>
        <w:jc w:val="right"/>
        <w:rPr>
          <w:ins w:id="8653" w:author="itc94010" w:date="2012-05-04T14:40:00Z"/>
          <w:rPrChange w:id="8654" w:author="Chen, Ivy (陳素貞 IEC1)" w:date="2015-01-12T13:45:00Z">
            <w:rPr>
              <w:ins w:id="8655" w:author="itc94010" w:date="2012-05-04T14:40:00Z"/>
            </w:rPr>
          </w:rPrChange>
        </w:rPr>
      </w:pPr>
      <w:ins w:id="8656" w:author="itc94010" w:date="2012-05-04T14:40:00Z">
        <w:r w:rsidRPr="002F02C9">
          <w:rPr>
            <w:rFonts w:hint="eastAsia"/>
            <w:rPrChange w:id="8657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表</w:t>
        </w:r>
        <w:r w:rsidRPr="002F02C9">
          <w:rPr>
            <w:rPrChange w:id="865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 xml:space="preserve">: </w:t>
        </w:r>
        <w:r w:rsidRPr="002F02C9">
          <w:rPr>
            <w:rPrChange w:id="8659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866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STYLEREF 2 \s </w:instrText>
        </w:r>
        <w:r w:rsidRPr="002F02C9">
          <w:rPr>
            <w:rPrChange w:id="8661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8662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1.</w:t>
        </w:r>
      </w:ins>
      <w:ins w:id="8663" w:author="itc94010" w:date="2012-05-04T14:44:00Z">
        <w:r w:rsidRPr="002F02C9">
          <w:rPr>
            <w:rFonts w:eastAsiaTheme="minorEastAsia"/>
            <w:noProof/>
            <w:rPrChange w:id="8664" w:author="Chen, Ivy (陳素貞 IEC1)" w:date="2015-01-12T13:45:00Z">
              <w:rPr>
                <w:rFonts w:eastAsiaTheme="minorEastAsia" w:cs="Times New Roman"/>
                <w:noProof/>
                <w:color w:val="0000FF"/>
                <w:u w:val="single"/>
              </w:rPr>
            </w:rPrChange>
          </w:rPr>
          <w:t>6</w:t>
        </w:r>
      </w:ins>
      <w:ins w:id="8665" w:author="itc94010" w:date="2012-05-04T14:40:00Z">
        <w:r w:rsidRPr="002F02C9">
          <w:rPr>
            <w:rPrChange w:id="8666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  <w:r w:rsidRPr="002F02C9">
          <w:rPr>
            <w:rPrChange w:id="8667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noBreakHyphen/>
        </w:r>
        <w:r w:rsidRPr="002F02C9">
          <w:rPr>
            <w:rPrChange w:id="866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8669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rPrChange w:id="8670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instrText>表</w:instrText>
        </w:r>
        <w:r w:rsidRPr="002F02C9">
          <w:rPr>
            <w:rPrChange w:id="8671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: \* ARABIC \s 2 </w:instrText>
        </w:r>
        <w:r w:rsidRPr="002F02C9">
          <w:rPr>
            <w:rPrChange w:id="867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8673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</w:t>
        </w:r>
        <w:r w:rsidRPr="002F02C9">
          <w:rPr>
            <w:rPrChange w:id="8674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4C2EE6" w:rsidRPr="002F02C9" w:rsidTr="00DD3E0A">
        <w:trPr>
          <w:tblHeader/>
          <w:ins w:id="8675" w:author="itc94010" w:date="2012-05-04T14:40:00Z"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ins w:id="8676" w:author="itc94010" w:date="2012-05-04T14:40:00Z"/>
                <w:rPrChange w:id="8677" w:author="Chen, Ivy (陳素貞 IEC1)" w:date="2015-01-12T13:45:00Z">
                  <w:rPr>
                    <w:ins w:id="8678" w:author="itc94010" w:date="2012-05-04T14:4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8679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8680" w:author="itc94010" w:date="2012-05-04T14:40:00Z">
              <w:r w:rsidRPr="002F02C9">
                <w:rPr>
                  <w:rPrChange w:id="8681" w:author="Chen, Ivy (陳素貞 IEC1)" w:date="2015-01-12T13:45:00Z">
                    <w:rPr>
                      <w:b/>
                      <w:color w:val="0000FF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10" w:type="dxa"/>
            <w:shd w:val="clear" w:color="auto" w:fill="CCCCCC"/>
          </w:tcPr>
          <w:p w:rsidR="003B389F" w:rsidRPr="002F02C9" w:rsidRDefault="00152C15">
            <w:pPr>
              <w:rPr>
                <w:ins w:id="8682" w:author="itc94010" w:date="2012-05-04T14:40:00Z"/>
                <w:rPrChange w:id="8683" w:author="Chen, Ivy (陳素貞 IEC1)" w:date="2015-01-12T13:45:00Z">
                  <w:rPr>
                    <w:ins w:id="8684" w:author="itc94010" w:date="2012-05-04T14:4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8685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8686" w:author="itc94010" w:date="2012-05-04T14:40:00Z">
              <w:r w:rsidRPr="002F02C9">
                <w:rPr>
                  <w:rFonts w:hint="eastAsia"/>
                  <w:rPrChange w:id="8687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916" w:type="dxa"/>
            <w:shd w:val="clear" w:color="auto" w:fill="CCCCCC"/>
          </w:tcPr>
          <w:p w:rsidR="003B389F" w:rsidRPr="002F02C9" w:rsidRDefault="00152C15">
            <w:pPr>
              <w:rPr>
                <w:ins w:id="8688" w:author="itc94010" w:date="2012-05-04T14:40:00Z"/>
                <w:rPrChange w:id="8689" w:author="Chen, Ivy (陳素貞 IEC1)" w:date="2015-01-12T13:45:00Z">
                  <w:rPr>
                    <w:ins w:id="8690" w:author="itc94010" w:date="2012-05-04T14:4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8691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8692" w:author="itc94010" w:date="2012-05-04T14:40:00Z">
              <w:r w:rsidRPr="002F02C9">
                <w:rPr>
                  <w:rFonts w:hint="eastAsia"/>
                  <w:rPrChange w:id="8693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677" w:type="dxa"/>
            <w:shd w:val="clear" w:color="auto" w:fill="CCCCCC"/>
            <w:tcFitText/>
          </w:tcPr>
          <w:p w:rsidR="003B389F" w:rsidRPr="002F02C9" w:rsidRDefault="00152C15">
            <w:pPr>
              <w:rPr>
                <w:ins w:id="8694" w:author="itc94010" w:date="2012-05-04T14:40:00Z"/>
                <w:rPrChange w:id="8695" w:author="Chen, Ivy (陳素貞 IEC1)" w:date="2015-01-12T13:45:00Z">
                  <w:rPr>
                    <w:ins w:id="8696" w:author="itc94010" w:date="2012-05-04T14:4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8697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8698" w:author="itc94010" w:date="2012-05-04T14:40:00Z">
              <w:r w:rsidRPr="002F02C9">
                <w:rPr>
                  <w:rFonts w:hint="eastAsia"/>
                  <w:spacing w:val="40"/>
                  <w:rPrChange w:id="8699" w:author="Chen, Ivy (陳素貞 IEC1)" w:date="2015-01-12T13:45:00Z">
                    <w:rPr>
                      <w:rFonts w:hint="eastAsia"/>
                      <w:b/>
                      <w:color w:val="0000FF"/>
                      <w:spacing w:val="39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hint="eastAsia"/>
                  <w:spacing w:val="1"/>
                  <w:rPrChange w:id="8700" w:author="Chen, Ivy (陳素貞 IEC1)" w:date="2015-01-12T13:45:00Z">
                    <w:rPr>
                      <w:rFonts w:hint="eastAsia"/>
                      <w:b/>
                      <w:color w:val="0000FF"/>
                      <w:spacing w:val="1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432" w:type="dxa"/>
            <w:shd w:val="clear" w:color="auto" w:fill="CCCCCC"/>
          </w:tcPr>
          <w:p w:rsidR="003B389F" w:rsidRPr="002F02C9" w:rsidRDefault="00152C15">
            <w:pPr>
              <w:rPr>
                <w:ins w:id="8701" w:author="itc94010" w:date="2012-05-04T14:40:00Z"/>
                <w:rPrChange w:id="8702" w:author="Chen, Ivy (陳素貞 IEC1)" w:date="2015-01-12T13:45:00Z">
                  <w:rPr>
                    <w:ins w:id="8703" w:author="itc94010" w:date="2012-05-04T14:4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8704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8705" w:author="itc94010" w:date="2012-05-04T14:40:00Z">
              <w:r w:rsidRPr="002F02C9">
                <w:rPr>
                  <w:rFonts w:hint="eastAsia"/>
                  <w:rPrChange w:id="8706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80" w:type="dxa"/>
            <w:shd w:val="clear" w:color="auto" w:fill="CCCCCC"/>
          </w:tcPr>
          <w:p w:rsidR="003B389F" w:rsidRPr="002F02C9" w:rsidRDefault="00152C15">
            <w:pPr>
              <w:rPr>
                <w:ins w:id="8707" w:author="itc94010" w:date="2012-05-04T14:40:00Z"/>
                <w:rPrChange w:id="8708" w:author="Chen, Ivy (陳素貞 IEC1)" w:date="2015-01-12T13:45:00Z">
                  <w:rPr>
                    <w:ins w:id="8709" w:author="itc94010" w:date="2012-05-04T14:4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8710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8711" w:author="itc94010" w:date="2012-05-04T14:40:00Z">
              <w:r w:rsidRPr="002F02C9">
                <w:rPr>
                  <w:rFonts w:hint="eastAsia"/>
                  <w:rPrChange w:id="8712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ins w:id="8713" w:author="itc94010" w:date="2012-05-04T14:40:00Z"/>
                <w:rPrChange w:id="8714" w:author="Chen, Ivy (陳素貞 IEC1)" w:date="2015-01-12T13:45:00Z">
                  <w:rPr>
                    <w:ins w:id="8715" w:author="itc94010" w:date="2012-05-04T14:4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8716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8717" w:author="itc94010" w:date="2012-05-04T14:40:00Z">
              <w:r w:rsidRPr="002F02C9">
                <w:rPr>
                  <w:rFonts w:hint="eastAsia"/>
                  <w:rPrChange w:id="8718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ins w:id="8719" w:author="itc94010" w:date="2012-05-04T14:40:00Z"/>
                <w:rPrChange w:id="8720" w:author="Chen, Ivy (陳素貞 IEC1)" w:date="2015-01-12T13:45:00Z">
                  <w:rPr>
                    <w:ins w:id="8721" w:author="itc94010" w:date="2012-05-04T14:4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8722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8723" w:author="itc94010" w:date="2012-05-04T14:40:00Z">
              <w:r w:rsidRPr="002F02C9">
                <w:rPr>
                  <w:rFonts w:hint="eastAsia"/>
                  <w:rPrChange w:id="8724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4C2EE6" w:rsidRPr="002F02C9" w:rsidTr="00DD3E0A">
        <w:trPr>
          <w:ins w:id="8725" w:author="itc94010" w:date="2012-05-04T14:40:00Z"/>
        </w:trPr>
        <w:tc>
          <w:tcPr>
            <w:tcW w:w="445" w:type="dxa"/>
          </w:tcPr>
          <w:p w:rsidR="003B389F" w:rsidRPr="002F02C9" w:rsidRDefault="00152C15">
            <w:pPr>
              <w:rPr>
                <w:ins w:id="8726" w:author="itc94010" w:date="2012-05-04T14:40:00Z"/>
                <w:rPrChange w:id="8727" w:author="Chen, Ivy (陳素貞 IEC1)" w:date="2015-01-12T13:45:00Z">
                  <w:rPr>
                    <w:ins w:id="8728" w:author="itc94010" w:date="2012-05-04T14:4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8729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8730" w:author="itc94010" w:date="2012-05-04T14:40:00Z">
              <w:r w:rsidRPr="002F02C9">
                <w:rPr>
                  <w:rPrChange w:id="873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10" w:type="dxa"/>
          </w:tcPr>
          <w:p w:rsidR="003B389F" w:rsidRPr="002F02C9" w:rsidRDefault="00152C15">
            <w:pPr>
              <w:rPr>
                <w:ins w:id="8732" w:author="itc94010" w:date="2012-05-04T14:40:00Z"/>
                <w:rPrChange w:id="8733" w:author="Chen, Ivy (陳素貞 IEC1)" w:date="2015-01-12T13:45:00Z">
                  <w:rPr>
                    <w:ins w:id="8734" w:author="itc94010" w:date="2012-05-04T14:4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8735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8736" w:author="itc94010" w:date="2012-05-04T14:47:00Z">
              <w:r w:rsidRPr="002F02C9">
                <w:rPr>
                  <w:rPrChange w:id="873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Itcnd Check QC Hold</w:t>
              </w:r>
            </w:ins>
            <w:ins w:id="8738" w:author="itc94010" w:date="2012-05-04T14:40:00Z">
              <w:r w:rsidRPr="002F02C9">
                <w:rPr>
                  <w:rPrChange w:id="873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Setting List</w:t>
              </w:r>
            </w:ins>
          </w:p>
        </w:tc>
        <w:tc>
          <w:tcPr>
            <w:tcW w:w="916" w:type="dxa"/>
          </w:tcPr>
          <w:p w:rsidR="003B389F" w:rsidRPr="002F02C9" w:rsidRDefault="00152C15">
            <w:pPr>
              <w:rPr>
                <w:ins w:id="8740" w:author="itc94010" w:date="2012-05-04T14:40:00Z"/>
                <w:rPrChange w:id="8741" w:author="Chen, Ivy (陳素貞 IEC1)" w:date="2015-01-12T13:45:00Z">
                  <w:rPr>
                    <w:ins w:id="8742" w:author="itc94010" w:date="2012-05-04T14:4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8743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8744" w:author="itc94010" w:date="2012-05-04T14:40:00Z">
              <w:r w:rsidRPr="002F02C9">
                <w:rPr>
                  <w:rPrChange w:id="874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677" w:type="dxa"/>
          </w:tcPr>
          <w:p w:rsidR="004C2EE6" w:rsidRPr="002F02C9" w:rsidRDefault="004C2EE6" w:rsidP="00DD3E0A">
            <w:pPr>
              <w:rPr>
                <w:ins w:id="8746" w:author="itc94010" w:date="2012-05-04T14:40:00Z"/>
                <w:rPrChange w:id="8747" w:author="Chen, Ivy (陳素貞 IEC1)" w:date="2015-01-12T13:45:00Z">
                  <w:rPr>
                    <w:ins w:id="8748" w:author="itc94010" w:date="2012-05-04T14:40:00Z"/>
                  </w:rPr>
                </w:rPrChange>
              </w:rPr>
            </w:pPr>
          </w:p>
        </w:tc>
        <w:tc>
          <w:tcPr>
            <w:tcW w:w="1432" w:type="dxa"/>
          </w:tcPr>
          <w:p w:rsidR="00152C15" w:rsidRPr="002F02C9" w:rsidRDefault="00152C15" w:rsidP="00152C15">
            <w:pPr>
              <w:rPr>
                <w:ins w:id="8749" w:author="itc94010" w:date="2012-05-04T14:40:00Z"/>
                <w:rPrChange w:id="8750" w:author="Chen, Ivy (陳素貞 IEC1)" w:date="2015-01-12T13:45:00Z">
                  <w:rPr>
                    <w:ins w:id="8751" w:author="itc94010" w:date="2012-05-04T14:4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8752" w:author="Chen, Ivy (陳素貞 IEC1)" w:date="2014-02-07T15:58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8753" w:author="itc94010" w:date="2012-05-04T14:40:00Z">
              <w:r w:rsidRPr="002F02C9">
                <w:rPr>
                  <w:rFonts w:hint="eastAsia"/>
                  <w:rPrChange w:id="875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显示所有的</w:t>
              </w:r>
            </w:ins>
            <w:ins w:id="8755" w:author="itc94010" w:date="2012-05-04T14:47:00Z">
              <w:r w:rsidRPr="002F02C9">
                <w:rPr>
                  <w:rPrChange w:id="875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ITCNDCheckQCHold</w:t>
              </w:r>
            </w:ins>
            <w:ins w:id="8757" w:author="itc94010" w:date="2012-05-04T14:40:00Z">
              <w:r w:rsidRPr="002F02C9">
                <w:rPr>
                  <w:rFonts w:hint="eastAsia"/>
                  <w:rPrChange w:id="875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记录</w:t>
              </w:r>
            </w:ins>
          </w:p>
        </w:tc>
        <w:tc>
          <w:tcPr>
            <w:tcW w:w="680" w:type="dxa"/>
          </w:tcPr>
          <w:p w:rsidR="004C2EE6" w:rsidRPr="002F02C9" w:rsidRDefault="004C2EE6" w:rsidP="00DD3E0A">
            <w:pPr>
              <w:rPr>
                <w:ins w:id="8759" w:author="itc94010" w:date="2012-05-04T14:40:00Z"/>
                <w:rPrChange w:id="8760" w:author="Chen, Ivy (陳素貞 IEC1)" w:date="2015-01-12T13:45:00Z">
                  <w:rPr>
                    <w:ins w:id="8761" w:author="itc94010" w:date="2012-05-04T14:40:00Z"/>
                  </w:rPr>
                </w:rPrChange>
              </w:rPr>
            </w:pPr>
          </w:p>
        </w:tc>
        <w:tc>
          <w:tcPr>
            <w:tcW w:w="2728" w:type="dxa"/>
          </w:tcPr>
          <w:p w:rsidR="004C2EE6" w:rsidRPr="002F02C9" w:rsidRDefault="00152C15" w:rsidP="00DD3E0A">
            <w:pPr>
              <w:rPr>
                <w:ins w:id="8762" w:author="itc94010" w:date="2012-05-04T14:40:00Z"/>
                <w:rPrChange w:id="8763" w:author="Chen, Ivy (陳素貞 IEC1)" w:date="2015-01-12T13:45:00Z">
                  <w:rPr>
                    <w:ins w:id="8764" w:author="itc94010" w:date="2012-05-04T14:40:00Z"/>
                  </w:rPr>
                </w:rPrChange>
              </w:rPr>
            </w:pPr>
            <w:ins w:id="8765" w:author="itc94010" w:date="2012-05-04T14:40:00Z">
              <w:r w:rsidRPr="002F02C9">
                <w:rPr>
                  <w:rPrChange w:id="876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hint="eastAsia"/>
                  <w:rPrChange w:id="876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：原高亮被选的数据行恢复正常显示，被点击的行被高亮选择，下部的</w:t>
              </w:r>
              <w:r w:rsidRPr="002F02C9">
                <w:rPr>
                  <w:rPrChange w:id="876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hint="eastAsia"/>
                  <w:rPrChange w:id="876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到</w:t>
              </w:r>
              <w:r w:rsidRPr="002F02C9">
                <w:rPr>
                  <w:rPrChange w:id="877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</w:t>
              </w:r>
              <w:r w:rsidRPr="002F02C9">
                <w:rPr>
                  <w:rFonts w:hint="eastAsia"/>
                  <w:rPrChange w:id="877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号控件中显示被点击数据行的详细资料，</w:t>
              </w:r>
              <w:r w:rsidRPr="002F02C9">
                <w:rPr>
                  <w:rPrChange w:id="877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Enable Save</w:t>
              </w:r>
              <w:r w:rsidRPr="002F02C9">
                <w:rPr>
                  <w:rFonts w:hint="eastAsia"/>
                  <w:rPrChange w:id="877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877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hint="eastAsia"/>
                  <w:rPrChange w:id="877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按钮。若被点击行为空行，则</w:t>
              </w:r>
              <w:r w:rsidRPr="002F02C9">
                <w:rPr>
                  <w:rPrChange w:id="877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Disable Save</w:t>
              </w:r>
              <w:r w:rsidRPr="002F02C9">
                <w:rPr>
                  <w:rFonts w:hint="eastAsia"/>
                  <w:rPrChange w:id="877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877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hint="eastAsia"/>
                  <w:rPrChange w:id="877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</w:t>
              </w:r>
            </w:ins>
          </w:p>
        </w:tc>
        <w:tc>
          <w:tcPr>
            <w:tcW w:w="2629" w:type="dxa"/>
          </w:tcPr>
          <w:p w:rsidR="00152C15" w:rsidRPr="002F02C9" w:rsidRDefault="00152C15" w:rsidP="00152C15">
            <w:pPr>
              <w:rPr>
                <w:ins w:id="8780" w:author="itc94010" w:date="2012-05-04T14:40:00Z"/>
                <w:rPrChange w:id="8781" w:author="Chen, Ivy (陳素貞 IEC1)" w:date="2015-01-12T13:45:00Z">
                  <w:rPr>
                    <w:ins w:id="8782" w:author="itc94010" w:date="2012-05-04T14:40:00Z"/>
                    <w:rFonts w:ascii="Tahoma" w:hAnsi="Tahoma" w:cs="Arial"/>
                    <w:b/>
                    <w:bCs/>
                    <w:kern w:val="32"/>
                    <w:sz w:val="18"/>
                    <w:szCs w:val="32"/>
                  </w:rPr>
                </w:rPrChange>
              </w:rPr>
              <w:pPrChange w:id="8783" w:author="Chen, Ivy (陳素貞 IEC1)" w:date="2014-02-07T15:58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8784" w:author="itc94010" w:date="2012-05-04T14:40:00Z">
              <w:r w:rsidRPr="002F02C9">
                <w:rPr>
                  <w:rFonts w:hint="eastAsia"/>
                  <w:rPrChange w:id="8785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栏位包括：</w:t>
              </w:r>
            </w:ins>
            <w:ins w:id="8786" w:author="itc94010" w:date="2012-05-04T14:47:00Z">
              <w:r w:rsidRPr="002F02C9">
                <w:rPr>
                  <w:rPrChange w:id="8787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Code</w:t>
              </w:r>
            </w:ins>
            <w:ins w:id="8788" w:author="itc94010" w:date="2012-05-04T14:40:00Z">
              <w:r w:rsidRPr="002F02C9">
                <w:rPr>
                  <w:rFonts w:hint="eastAsia"/>
                  <w:rPrChange w:id="8789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、</w:t>
              </w:r>
            </w:ins>
            <w:ins w:id="8790" w:author="itc94010" w:date="2012-05-04T14:47:00Z">
              <w:r w:rsidRPr="002F02C9">
                <w:rPr>
                  <w:rPrChange w:id="8791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Is Hold</w:t>
              </w:r>
            </w:ins>
            <w:ins w:id="8792" w:author="itc94010" w:date="2012-05-04T14:40:00Z">
              <w:r w:rsidRPr="002F02C9">
                <w:rPr>
                  <w:rFonts w:hint="eastAsia"/>
                  <w:rPrChange w:id="879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</w:ins>
            <w:ins w:id="8794" w:author="itc94010" w:date="2012-05-04T14:47:00Z">
              <w:r w:rsidRPr="002F02C9">
                <w:rPr>
                  <w:rPrChange w:id="879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Description</w:t>
              </w:r>
            </w:ins>
            <w:ins w:id="8796" w:author="itc94010" w:date="2012-05-04T14:40:00Z">
              <w:r w:rsidRPr="002F02C9">
                <w:rPr>
                  <w:rFonts w:hint="eastAsia"/>
                  <w:rPrChange w:id="879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879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Editor</w:t>
              </w:r>
              <w:r w:rsidRPr="002F02C9">
                <w:rPr>
                  <w:rFonts w:hint="eastAsia"/>
                  <w:rPrChange w:id="879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880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Cdt</w:t>
              </w:r>
              <w:r w:rsidRPr="002F02C9">
                <w:rPr>
                  <w:rFonts w:hint="eastAsia"/>
                  <w:rPrChange w:id="880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880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Udt</w:t>
              </w:r>
            </w:ins>
          </w:p>
          <w:p w:rsidR="00152C15" w:rsidRPr="002F02C9" w:rsidRDefault="00152C15" w:rsidP="00152C15">
            <w:pPr>
              <w:rPr>
                <w:ins w:id="8803" w:author="itc94010" w:date="2012-05-04T14:40:00Z"/>
                <w:rPrChange w:id="8804" w:author="Chen, Ivy (陳素貞 IEC1)" w:date="2015-01-12T13:45:00Z">
                  <w:rPr>
                    <w:ins w:id="8805" w:author="itc94010" w:date="2012-05-04T14:4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8806" w:author="Chen, Ivy (陳素貞 IEC1)" w:date="2014-02-07T15:58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8807" w:author="itc94010" w:date="2012-05-04T14:40:00Z">
              <w:r w:rsidRPr="002F02C9">
                <w:rPr>
                  <w:rFonts w:hint="eastAsia"/>
                  <w:rPrChange w:id="880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</w:t>
              </w:r>
            </w:ins>
            <w:ins w:id="8809" w:author="itc94010" w:date="2012-05-04T14:48:00Z">
              <w:r w:rsidRPr="002F02C9">
                <w:rPr>
                  <w:rPrChange w:id="881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Code</w:t>
              </w:r>
            </w:ins>
            <w:ins w:id="8811" w:author="itc94010" w:date="2012-05-04T14:40:00Z">
              <w:r w:rsidRPr="002F02C9">
                <w:rPr>
                  <w:rFonts w:hint="eastAsia"/>
                  <w:rPrChange w:id="881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栏位排序</w:t>
              </w:r>
            </w:ins>
          </w:p>
          <w:p w:rsidR="004C2EE6" w:rsidRPr="002F02C9" w:rsidRDefault="004C2EE6" w:rsidP="00DD3E0A">
            <w:pPr>
              <w:rPr>
                <w:ins w:id="8813" w:author="itc94010" w:date="2012-05-04T14:40:00Z"/>
                <w:rPrChange w:id="8814" w:author="Chen, Ivy (陳素貞 IEC1)" w:date="2015-01-12T13:45:00Z">
                  <w:rPr>
                    <w:ins w:id="8815" w:author="itc94010" w:date="2012-05-04T14:40:00Z"/>
                  </w:rPr>
                </w:rPrChange>
              </w:rPr>
            </w:pPr>
          </w:p>
        </w:tc>
      </w:tr>
      <w:tr w:rsidR="004C2EE6" w:rsidRPr="002F02C9" w:rsidTr="00DD3E0A">
        <w:trPr>
          <w:ins w:id="8816" w:author="itc94010" w:date="2012-05-04T14:40:00Z"/>
        </w:trPr>
        <w:tc>
          <w:tcPr>
            <w:tcW w:w="445" w:type="dxa"/>
          </w:tcPr>
          <w:p w:rsidR="004C2EE6" w:rsidRPr="002F02C9" w:rsidRDefault="00152C15" w:rsidP="00DD3E0A">
            <w:pPr>
              <w:rPr>
                <w:ins w:id="8817" w:author="itc94010" w:date="2012-05-04T14:40:00Z"/>
                <w:rPrChange w:id="8818" w:author="Chen, Ivy (陳素貞 IEC1)" w:date="2015-01-12T13:45:00Z">
                  <w:rPr>
                    <w:ins w:id="8819" w:author="itc94010" w:date="2012-05-04T14:40:00Z"/>
                  </w:rPr>
                </w:rPrChange>
              </w:rPr>
            </w:pPr>
            <w:ins w:id="8820" w:author="itc94010" w:date="2012-05-04T14:40:00Z">
              <w:r w:rsidRPr="002F02C9">
                <w:rPr>
                  <w:rPrChange w:id="882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2</w:t>
              </w:r>
            </w:ins>
          </w:p>
        </w:tc>
        <w:tc>
          <w:tcPr>
            <w:tcW w:w="1310" w:type="dxa"/>
          </w:tcPr>
          <w:p w:rsidR="004C2EE6" w:rsidRPr="002F02C9" w:rsidRDefault="00152C15" w:rsidP="00DD3E0A">
            <w:pPr>
              <w:rPr>
                <w:ins w:id="8822" w:author="itc94010" w:date="2012-05-04T14:40:00Z"/>
                <w:rPrChange w:id="8823" w:author="Chen, Ivy (陳素貞 IEC1)" w:date="2015-01-12T13:45:00Z">
                  <w:rPr>
                    <w:ins w:id="8824" w:author="itc94010" w:date="2012-05-04T14:40:00Z"/>
                  </w:rPr>
                </w:rPrChange>
              </w:rPr>
            </w:pPr>
            <w:ins w:id="8825" w:author="itc94010" w:date="2012-05-04T14:40:00Z">
              <w:r w:rsidRPr="002F02C9">
                <w:rPr>
                  <w:rPrChange w:id="882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916" w:type="dxa"/>
          </w:tcPr>
          <w:p w:rsidR="004C2EE6" w:rsidRPr="002F02C9" w:rsidRDefault="00152C15" w:rsidP="00DD3E0A">
            <w:pPr>
              <w:rPr>
                <w:ins w:id="8827" w:author="itc94010" w:date="2012-05-04T14:40:00Z"/>
                <w:rFonts w:ascii="SimSun" w:hAnsi="SimSun"/>
                <w:rPrChange w:id="8828" w:author="Chen, Ivy (陳素貞 IEC1)" w:date="2015-01-12T13:45:00Z">
                  <w:rPr>
                    <w:ins w:id="8829" w:author="itc94010" w:date="2012-05-04T14:40:00Z"/>
                    <w:rFonts w:ascii="SimSun" w:hAnsi="SimSun"/>
                  </w:rPr>
                </w:rPrChange>
              </w:rPr>
            </w:pPr>
            <w:ins w:id="8830" w:author="itc94010" w:date="2012-05-04T14:40:00Z">
              <w:r w:rsidRPr="002F02C9">
                <w:rPr>
                  <w:rFonts w:ascii="SimSun" w:hAnsi="SimSun"/>
                  <w:rPrChange w:id="883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4C2EE6" w:rsidRPr="002F02C9" w:rsidRDefault="004C2EE6" w:rsidP="00DD3E0A">
            <w:pPr>
              <w:rPr>
                <w:ins w:id="8832" w:author="itc94010" w:date="2012-05-04T14:40:00Z"/>
                <w:rPrChange w:id="8833" w:author="Chen, Ivy (陳素貞 IEC1)" w:date="2015-01-12T13:45:00Z">
                  <w:rPr>
                    <w:ins w:id="8834" w:author="itc94010" w:date="2012-05-04T14:40:00Z"/>
                  </w:rPr>
                </w:rPrChange>
              </w:rPr>
            </w:pPr>
          </w:p>
        </w:tc>
        <w:tc>
          <w:tcPr>
            <w:tcW w:w="1432" w:type="dxa"/>
          </w:tcPr>
          <w:p w:rsidR="004C2EE6" w:rsidRPr="002F02C9" w:rsidRDefault="00152C15" w:rsidP="00DD3E0A">
            <w:pPr>
              <w:rPr>
                <w:ins w:id="8835" w:author="itc94010" w:date="2012-05-04T14:40:00Z"/>
                <w:rFonts w:ascii="SimSun" w:hAnsi="SimSun"/>
                <w:rPrChange w:id="8836" w:author="Chen, Ivy (陳素貞 IEC1)" w:date="2015-01-12T13:45:00Z">
                  <w:rPr>
                    <w:ins w:id="8837" w:author="itc94010" w:date="2012-05-04T14:40:00Z"/>
                    <w:rFonts w:ascii="SimSun" w:hAnsi="SimSun"/>
                  </w:rPr>
                </w:rPrChange>
              </w:rPr>
            </w:pPr>
            <w:ins w:id="8838" w:author="itc94010" w:date="2012-05-04T14:40:00Z">
              <w:r w:rsidRPr="002F02C9">
                <w:rPr>
                  <w:rFonts w:ascii="SimSun" w:hAnsi="SimSun" w:hint="eastAsia"/>
                  <w:rPrChange w:id="883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884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ascii="SimSun" w:hAnsi="SimSun" w:hint="eastAsia"/>
                  <w:rPrChange w:id="884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  <w:p w:rsidR="004C2EE6" w:rsidRPr="002F02C9" w:rsidRDefault="00152C15" w:rsidP="00DD3E0A">
            <w:pPr>
              <w:rPr>
                <w:ins w:id="8842" w:author="itc94010" w:date="2012-05-04T14:40:00Z"/>
                <w:rFonts w:eastAsia="新細明體"/>
                <w:lang w:eastAsia="zh-TW"/>
                <w:rPrChange w:id="8843" w:author="Chen, Ivy (陳素貞 IEC1)" w:date="2015-01-12T13:45:00Z">
                  <w:rPr>
                    <w:ins w:id="8844" w:author="itc94010" w:date="2012-05-04T14:40:00Z"/>
                    <w:rFonts w:eastAsia="新細明體"/>
                    <w:lang w:eastAsia="zh-TW"/>
                  </w:rPr>
                </w:rPrChange>
              </w:rPr>
            </w:pPr>
            <w:ins w:id="8845" w:author="itc94010" w:date="2012-05-04T14:40:00Z">
              <w:r w:rsidRPr="002F02C9">
                <w:rPr>
                  <w:rFonts w:ascii="SimSun" w:hAnsi="SimSun"/>
                  <w:rPrChange w:id="884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Disable</w:t>
              </w:r>
            </w:ins>
          </w:p>
        </w:tc>
        <w:tc>
          <w:tcPr>
            <w:tcW w:w="680" w:type="dxa"/>
          </w:tcPr>
          <w:p w:rsidR="004C2EE6" w:rsidRPr="002F02C9" w:rsidRDefault="004C2EE6" w:rsidP="00DD3E0A">
            <w:pPr>
              <w:rPr>
                <w:ins w:id="8847" w:author="itc94010" w:date="2012-05-04T14:40:00Z"/>
                <w:rPrChange w:id="8848" w:author="Chen, Ivy (陳素貞 IEC1)" w:date="2015-01-12T13:45:00Z">
                  <w:rPr>
                    <w:ins w:id="8849" w:author="itc94010" w:date="2012-05-04T14:40:00Z"/>
                  </w:rPr>
                </w:rPrChange>
              </w:rPr>
            </w:pPr>
          </w:p>
        </w:tc>
        <w:tc>
          <w:tcPr>
            <w:tcW w:w="2728" w:type="dxa"/>
          </w:tcPr>
          <w:p w:rsidR="004C2EE6" w:rsidRPr="002F02C9" w:rsidRDefault="00152C15" w:rsidP="00DD3E0A">
            <w:pPr>
              <w:rPr>
                <w:ins w:id="8850" w:author="itc94010" w:date="2012-05-04T14:40:00Z"/>
                <w:rFonts w:ascii="SimSun"/>
                <w:rPrChange w:id="8851" w:author="Chen, Ivy (陳素貞 IEC1)" w:date="2015-01-12T13:45:00Z">
                  <w:rPr>
                    <w:ins w:id="8852" w:author="itc94010" w:date="2012-05-04T14:40:00Z"/>
                    <w:rFonts w:ascii="SimSun"/>
                  </w:rPr>
                </w:rPrChange>
              </w:rPr>
            </w:pPr>
            <w:ins w:id="8853" w:author="itc94010" w:date="2012-05-04T14:40:00Z">
              <w:r w:rsidRPr="002F02C9">
                <w:rPr>
                  <w:rFonts w:eastAsia="新細明體"/>
                  <w:rPrChange w:id="8854" w:author="Chen, Ivy (陳素貞 IEC1)" w:date="2015-01-12T13:45:00Z">
                    <w:rPr>
                      <w:rFonts w:eastAsia="新細明體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eastAsia="新細明體" w:hint="eastAsia"/>
                  <w:rPrChange w:id="8855" w:author="Chen, Ivy (陳素貞 IEC1)" w:date="2015-01-12T13:45:00Z">
                    <w:rPr>
                      <w:rFonts w:eastAsia="新細明體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885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885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</w:ins>
            <w:ins w:id="8858" w:author="itc94010" w:date="2012-05-04T14:48:00Z">
              <w:r w:rsidRPr="002F02C9">
                <w:rPr>
                  <w:rPrChange w:id="885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Itcnd Check QC Hold</w:t>
              </w:r>
            </w:ins>
            <w:ins w:id="8860" w:author="itc94010" w:date="2012-05-04T14:40:00Z">
              <w:r w:rsidRPr="002F02C9">
                <w:rPr>
                  <w:rPrChange w:id="886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Setting</w:t>
              </w:r>
              <w:r w:rsidRPr="002F02C9">
                <w:rPr>
                  <w:rFonts w:ascii="SimSun" w:hAnsi="SimSun"/>
                  <w:rPrChange w:id="886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="SimSun" w:hAnsi="SimSun" w:hint="eastAsia"/>
                  <w:rPrChange w:id="886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中当前没有任何行被选，则提示用户，放弃后续操作。</w:t>
              </w:r>
            </w:ins>
          </w:p>
          <w:p w:rsidR="004C2EE6" w:rsidRPr="002F02C9" w:rsidRDefault="00152C15" w:rsidP="00DD3E0A">
            <w:pPr>
              <w:rPr>
                <w:ins w:id="8864" w:author="itc94010" w:date="2012-05-04T14:40:00Z"/>
                <w:rFonts w:ascii="SimSun"/>
                <w:rPrChange w:id="8865" w:author="Chen, Ivy (陳素貞 IEC1)" w:date="2015-01-12T13:45:00Z">
                  <w:rPr>
                    <w:ins w:id="8866" w:author="itc94010" w:date="2012-05-04T14:40:00Z"/>
                    <w:rFonts w:ascii="SimSun"/>
                  </w:rPr>
                </w:rPrChange>
              </w:rPr>
            </w:pPr>
            <w:ins w:id="8867" w:author="itc94010" w:date="2012-05-04T14:40:00Z">
              <w:r w:rsidRPr="002F02C9">
                <w:rPr>
                  <w:rFonts w:ascii="SimSun" w:hAnsi="SimSun"/>
                  <w:rPrChange w:id="886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886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、要求用户再次确认要执行删除操作。</w:t>
              </w:r>
            </w:ins>
          </w:p>
          <w:p w:rsidR="004C2EE6" w:rsidRPr="002F02C9" w:rsidRDefault="00152C15" w:rsidP="00DD3E0A">
            <w:pPr>
              <w:rPr>
                <w:ins w:id="8870" w:author="itc94010" w:date="2012-05-04T14:40:00Z"/>
                <w:rFonts w:ascii="SimSun"/>
                <w:rPrChange w:id="8871" w:author="Chen, Ivy (陳素貞 IEC1)" w:date="2015-01-12T13:45:00Z">
                  <w:rPr>
                    <w:ins w:id="8872" w:author="itc94010" w:date="2012-05-04T14:40:00Z"/>
                    <w:rFonts w:ascii="SimSun"/>
                  </w:rPr>
                </w:rPrChange>
              </w:rPr>
            </w:pPr>
            <w:ins w:id="8873" w:author="itc94010" w:date="2012-05-04T14:40:00Z">
              <w:r w:rsidRPr="002F02C9">
                <w:rPr>
                  <w:rFonts w:ascii="SimSun" w:hAnsi="SimSun"/>
                  <w:rPrChange w:id="887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ascii="SimSun" w:hAnsi="SimSun" w:hint="eastAsia"/>
                  <w:rPrChange w:id="887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、若用户选择放弃，则放弃后续操作。</w:t>
              </w:r>
            </w:ins>
          </w:p>
          <w:p w:rsidR="004C2EE6" w:rsidRPr="002F02C9" w:rsidRDefault="00152C15" w:rsidP="00DD3E0A">
            <w:pPr>
              <w:rPr>
                <w:ins w:id="8876" w:author="itc94010" w:date="2012-05-04T14:40:00Z"/>
                <w:rFonts w:ascii="SimSun"/>
                <w:rPrChange w:id="8877" w:author="Chen, Ivy (陳素貞 IEC1)" w:date="2015-01-12T13:45:00Z">
                  <w:rPr>
                    <w:ins w:id="8878" w:author="itc94010" w:date="2012-05-04T14:40:00Z"/>
                    <w:rFonts w:ascii="SimSun"/>
                  </w:rPr>
                </w:rPrChange>
              </w:rPr>
            </w:pPr>
            <w:ins w:id="8879" w:author="itc94010" w:date="2012-05-04T14:40:00Z">
              <w:r w:rsidRPr="002F02C9">
                <w:rPr>
                  <w:rFonts w:ascii="SimSun" w:hAnsi="SimSun"/>
                  <w:rPrChange w:id="888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</w:t>
              </w:r>
              <w:r w:rsidRPr="002F02C9">
                <w:rPr>
                  <w:rFonts w:ascii="SimSun" w:hAnsi="SimSun" w:hint="eastAsia"/>
                  <w:rPrChange w:id="888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、删除该行数据。</w:t>
              </w:r>
            </w:ins>
          </w:p>
        </w:tc>
        <w:tc>
          <w:tcPr>
            <w:tcW w:w="2629" w:type="dxa"/>
          </w:tcPr>
          <w:p w:rsidR="004C2EE6" w:rsidRPr="002F02C9" w:rsidRDefault="004C2EE6" w:rsidP="00DD3E0A">
            <w:pPr>
              <w:rPr>
                <w:ins w:id="8882" w:author="itc94010" w:date="2012-05-04T14:40:00Z"/>
                <w:rPrChange w:id="8883" w:author="Chen, Ivy (陳素貞 IEC1)" w:date="2015-01-12T13:45:00Z">
                  <w:rPr>
                    <w:ins w:id="8884" w:author="itc94010" w:date="2012-05-04T14:40:00Z"/>
                  </w:rPr>
                </w:rPrChange>
              </w:rPr>
            </w:pPr>
          </w:p>
        </w:tc>
      </w:tr>
      <w:tr w:rsidR="004C2EE6" w:rsidRPr="002F02C9" w:rsidTr="00DD3E0A">
        <w:trPr>
          <w:ins w:id="8885" w:author="itc94010" w:date="2012-05-04T14:40:00Z"/>
        </w:trPr>
        <w:tc>
          <w:tcPr>
            <w:tcW w:w="445" w:type="dxa"/>
          </w:tcPr>
          <w:p w:rsidR="004C2EE6" w:rsidRPr="002F02C9" w:rsidRDefault="00152C15" w:rsidP="00DD3E0A">
            <w:pPr>
              <w:rPr>
                <w:ins w:id="8886" w:author="itc94010" w:date="2012-05-04T14:40:00Z"/>
                <w:rPrChange w:id="8887" w:author="Chen, Ivy (陳素貞 IEC1)" w:date="2015-01-12T13:45:00Z">
                  <w:rPr>
                    <w:ins w:id="8888" w:author="itc94010" w:date="2012-05-04T14:40:00Z"/>
                  </w:rPr>
                </w:rPrChange>
              </w:rPr>
            </w:pPr>
            <w:ins w:id="8889" w:author="itc94010" w:date="2012-05-04T14:40:00Z">
              <w:r w:rsidRPr="002F02C9">
                <w:rPr>
                  <w:rPrChange w:id="889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3</w:t>
              </w:r>
            </w:ins>
          </w:p>
        </w:tc>
        <w:tc>
          <w:tcPr>
            <w:tcW w:w="1310" w:type="dxa"/>
          </w:tcPr>
          <w:p w:rsidR="004C2EE6" w:rsidRPr="002F02C9" w:rsidRDefault="00152C15" w:rsidP="00DD3E0A">
            <w:pPr>
              <w:rPr>
                <w:ins w:id="8891" w:author="itc94010" w:date="2012-05-04T14:40:00Z"/>
                <w:rPrChange w:id="8892" w:author="Chen, Ivy (陳素貞 IEC1)" w:date="2015-01-12T13:45:00Z">
                  <w:rPr>
                    <w:ins w:id="8893" w:author="itc94010" w:date="2012-05-04T14:40:00Z"/>
                  </w:rPr>
                </w:rPrChange>
              </w:rPr>
            </w:pPr>
            <w:ins w:id="8894" w:author="itc94010" w:date="2012-05-04T14:49:00Z">
              <w:r w:rsidRPr="002F02C9">
                <w:rPr>
                  <w:rPrChange w:id="889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Code</w:t>
              </w:r>
            </w:ins>
          </w:p>
        </w:tc>
        <w:tc>
          <w:tcPr>
            <w:tcW w:w="916" w:type="dxa"/>
          </w:tcPr>
          <w:p w:rsidR="004C2EE6" w:rsidRPr="002F02C9" w:rsidRDefault="00152C15" w:rsidP="00DD3E0A">
            <w:pPr>
              <w:rPr>
                <w:ins w:id="8896" w:author="itc94010" w:date="2012-05-04T14:40:00Z"/>
                <w:rFonts w:ascii="SimSun" w:hAnsi="SimSun"/>
                <w:rPrChange w:id="8897" w:author="Chen, Ivy (陳素貞 IEC1)" w:date="2015-01-12T13:45:00Z">
                  <w:rPr>
                    <w:ins w:id="8898" w:author="itc94010" w:date="2012-05-04T14:40:00Z"/>
                    <w:rFonts w:ascii="SimSun" w:hAnsi="SimSun"/>
                  </w:rPr>
                </w:rPrChange>
              </w:rPr>
            </w:pPr>
            <w:ins w:id="8899" w:author="itc94010" w:date="2012-05-04T14:49:00Z">
              <w:r w:rsidRPr="002F02C9">
                <w:rPr>
                  <w:rFonts w:ascii="SimSun" w:hAnsi="SimSun"/>
                  <w:rPrChange w:id="890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4C2EE6" w:rsidRPr="002F02C9" w:rsidRDefault="00152C15" w:rsidP="00DD3E0A">
            <w:pPr>
              <w:rPr>
                <w:ins w:id="8901" w:author="itc94010" w:date="2012-05-04T14:40:00Z"/>
                <w:rPrChange w:id="8902" w:author="Chen, Ivy (陳素貞 IEC1)" w:date="2015-01-12T13:45:00Z">
                  <w:rPr>
                    <w:ins w:id="8903" w:author="itc94010" w:date="2012-05-04T14:40:00Z"/>
                  </w:rPr>
                </w:rPrChange>
              </w:rPr>
            </w:pPr>
            <w:ins w:id="8904" w:author="itc94010" w:date="2012-05-04T14:55:00Z">
              <w:r w:rsidRPr="002F02C9">
                <w:rPr>
                  <w:rFonts w:hint="eastAsia"/>
                  <w:rPrChange w:id="890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  <w:r w:rsidRPr="002F02C9">
                <w:rPr>
                  <w:rPrChange w:id="890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20</w:t>
              </w:r>
              <w:r w:rsidRPr="002F02C9">
                <w:rPr>
                  <w:rFonts w:hint="eastAsia"/>
                  <w:rPrChange w:id="890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4C2EE6" w:rsidRPr="002F02C9" w:rsidRDefault="00152C15" w:rsidP="00DD3E0A">
            <w:pPr>
              <w:rPr>
                <w:ins w:id="8908" w:author="itc94010" w:date="2012-05-04T14:40:00Z"/>
                <w:rFonts w:ascii="SimSun" w:hAnsi="SimSun"/>
                <w:rPrChange w:id="8909" w:author="Chen, Ivy (陳素貞 IEC1)" w:date="2015-01-12T13:45:00Z">
                  <w:rPr>
                    <w:ins w:id="8910" w:author="itc94010" w:date="2012-05-04T14:40:00Z"/>
                    <w:rFonts w:ascii="SimSun" w:hAnsi="SimSun"/>
                  </w:rPr>
                </w:rPrChange>
              </w:rPr>
            </w:pPr>
            <w:ins w:id="8911" w:author="itc94010" w:date="2012-05-04T14:58:00Z">
              <w:r w:rsidRPr="002F02C9">
                <w:rPr>
                  <w:rFonts w:ascii="SimSun" w:hAnsi="SimSun" w:hint="eastAsia"/>
                  <w:rPrChange w:id="891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4C2EE6" w:rsidRPr="002F02C9" w:rsidRDefault="00152C15" w:rsidP="00DD3E0A">
            <w:pPr>
              <w:rPr>
                <w:ins w:id="8913" w:author="itc94010" w:date="2012-05-04T14:40:00Z"/>
                <w:rPrChange w:id="8914" w:author="Chen, Ivy (陳素貞 IEC1)" w:date="2015-01-12T13:45:00Z">
                  <w:rPr>
                    <w:ins w:id="8915" w:author="itc94010" w:date="2012-05-04T14:40:00Z"/>
                  </w:rPr>
                </w:rPrChange>
              </w:rPr>
            </w:pPr>
            <w:ins w:id="8916" w:author="itc94010" w:date="2012-05-04T14:40:00Z">
              <w:r w:rsidRPr="002F02C9">
                <w:rPr>
                  <w:rFonts w:hint="eastAsia"/>
                  <w:rPrChange w:id="891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4C2EE6" w:rsidRPr="002F02C9" w:rsidRDefault="004C2EE6" w:rsidP="00DD3E0A">
            <w:pPr>
              <w:rPr>
                <w:ins w:id="8918" w:author="itc94010" w:date="2012-05-04T14:40:00Z"/>
                <w:rFonts w:eastAsia="新細明體"/>
                <w:rPrChange w:id="8919" w:author="Chen, Ivy (陳素貞 IEC1)" w:date="2015-01-12T13:45:00Z">
                  <w:rPr>
                    <w:ins w:id="8920" w:author="itc94010" w:date="2012-05-04T14:40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4C2EE6" w:rsidRPr="002F02C9" w:rsidRDefault="00152C15" w:rsidP="00DD3E0A">
            <w:pPr>
              <w:ind w:left="100" w:hangingChars="50" w:hanging="100"/>
              <w:rPr>
                <w:ins w:id="8921" w:author="itc94010" w:date="2012-05-04T14:40:00Z"/>
                <w:rPrChange w:id="8922" w:author="Chen, Ivy (陳素貞 IEC1)" w:date="2015-01-12T13:45:00Z">
                  <w:rPr>
                    <w:ins w:id="8923" w:author="itc94010" w:date="2012-05-04T14:40:00Z"/>
                  </w:rPr>
                </w:rPrChange>
              </w:rPr>
            </w:pPr>
            <w:ins w:id="8924" w:author="itc94010" w:date="2012-05-04T15:03:00Z">
              <w:r w:rsidRPr="002F02C9">
                <w:rPr>
                  <w:rFonts w:hint="eastAsia"/>
                  <w:rPrChange w:id="892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小写字母</w:t>
              </w:r>
            </w:ins>
            <w:ins w:id="8926" w:author="itc94010" w:date="2012-05-04T15:04:00Z">
              <w:r w:rsidRPr="002F02C9">
                <w:rPr>
                  <w:rFonts w:hint="eastAsia"/>
                  <w:rPrChange w:id="892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转为大写</w:t>
              </w:r>
            </w:ins>
          </w:p>
        </w:tc>
      </w:tr>
      <w:tr w:rsidR="004C2EE6" w:rsidRPr="002F02C9" w:rsidTr="00DD3E0A">
        <w:trPr>
          <w:ins w:id="8928" w:author="itc94010" w:date="2012-05-04T14:40:00Z"/>
        </w:trPr>
        <w:tc>
          <w:tcPr>
            <w:tcW w:w="445" w:type="dxa"/>
          </w:tcPr>
          <w:p w:rsidR="004C2EE6" w:rsidRPr="002F02C9" w:rsidRDefault="00152C15" w:rsidP="00DD3E0A">
            <w:pPr>
              <w:rPr>
                <w:ins w:id="8929" w:author="itc94010" w:date="2012-05-04T14:40:00Z"/>
                <w:rPrChange w:id="8930" w:author="Chen, Ivy (陳素貞 IEC1)" w:date="2015-01-12T13:45:00Z">
                  <w:rPr>
                    <w:ins w:id="8931" w:author="itc94010" w:date="2012-05-04T14:40:00Z"/>
                  </w:rPr>
                </w:rPrChange>
              </w:rPr>
            </w:pPr>
            <w:ins w:id="8932" w:author="itc94010" w:date="2012-05-04T14:40:00Z">
              <w:r w:rsidRPr="002F02C9">
                <w:rPr>
                  <w:rPrChange w:id="893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4</w:t>
              </w:r>
            </w:ins>
          </w:p>
        </w:tc>
        <w:tc>
          <w:tcPr>
            <w:tcW w:w="1310" w:type="dxa"/>
          </w:tcPr>
          <w:p w:rsidR="004C2EE6" w:rsidRPr="002F02C9" w:rsidRDefault="00152C15" w:rsidP="00DD3E0A">
            <w:pPr>
              <w:rPr>
                <w:ins w:id="8934" w:author="itc94010" w:date="2012-05-04T14:40:00Z"/>
                <w:rPrChange w:id="8935" w:author="Chen, Ivy (陳素貞 IEC1)" w:date="2015-01-12T13:45:00Z">
                  <w:rPr>
                    <w:ins w:id="8936" w:author="itc94010" w:date="2012-05-04T14:40:00Z"/>
                  </w:rPr>
                </w:rPrChange>
              </w:rPr>
            </w:pPr>
            <w:ins w:id="8937" w:author="itc94010" w:date="2012-05-04T14:57:00Z">
              <w:r w:rsidRPr="002F02C9">
                <w:rPr>
                  <w:rPrChange w:id="893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IsHold</w:t>
              </w:r>
            </w:ins>
          </w:p>
        </w:tc>
        <w:tc>
          <w:tcPr>
            <w:tcW w:w="916" w:type="dxa"/>
          </w:tcPr>
          <w:p w:rsidR="004C2EE6" w:rsidRPr="002F02C9" w:rsidRDefault="00152C15" w:rsidP="00DD3E0A">
            <w:pPr>
              <w:rPr>
                <w:ins w:id="8939" w:author="itc94010" w:date="2012-05-04T14:40:00Z"/>
                <w:rFonts w:ascii="SimSun" w:hAnsi="SimSun"/>
                <w:rPrChange w:id="8940" w:author="Chen, Ivy (陳素貞 IEC1)" w:date="2015-01-12T13:45:00Z">
                  <w:rPr>
                    <w:ins w:id="8941" w:author="itc94010" w:date="2012-05-04T14:40:00Z"/>
                    <w:rFonts w:ascii="SimSun" w:hAnsi="SimSun"/>
                  </w:rPr>
                </w:rPrChange>
              </w:rPr>
            </w:pPr>
            <w:ins w:id="8942" w:author="itc94010" w:date="2012-05-04T14:58:00Z">
              <w:r w:rsidRPr="002F02C9">
                <w:rPr>
                  <w:rFonts w:ascii="SimSun" w:hAnsi="SimSun"/>
                  <w:rPrChange w:id="894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4C2EE6" w:rsidRPr="002F02C9" w:rsidRDefault="004C2EE6" w:rsidP="00DD3E0A">
            <w:pPr>
              <w:rPr>
                <w:ins w:id="8944" w:author="itc94010" w:date="2012-05-04T14:40:00Z"/>
                <w:rPrChange w:id="8945" w:author="Chen, Ivy (陳素貞 IEC1)" w:date="2015-01-12T13:45:00Z">
                  <w:rPr>
                    <w:ins w:id="8946" w:author="itc94010" w:date="2012-05-04T14:40:00Z"/>
                  </w:rPr>
                </w:rPrChange>
              </w:rPr>
            </w:pPr>
          </w:p>
        </w:tc>
        <w:tc>
          <w:tcPr>
            <w:tcW w:w="1432" w:type="dxa"/>
          </w:tcPr>
          <w:p w:rsidR="004C2EE6" w:rsidRPr="002F02C9" w:rsidRDefault="00152C15" w:rsidP="00DD3E0A">
            <w:pPr>
              <w:rPr>
                <w:ins w:id="8947" w:author="itc94010" w:date="2012-05-04T14:40:00Z"/>
                <w:rFonts w:ascii="SimSun" w:hAnsi="SimSun"/>
                <w:rPrChange w:id="8948" w:author="Chen, Ivy (陳素貞 IEC1)" w:date="2015-01-12T13:45:00Z">
                  <w:rPr>
                    <w:ins w:id="8949" w:author="itc94010" w:date="2012-05-04T14:40:00Z"/>
                    <w:rFonts w:ascii="SimSun" w:hAnsi="SimSun"/>
                  </w:rPr>
                </w:rPrChange>
              </w:rPr>
            </w:pPr>
            <w:ins w:id="8950" w:author="itc94010" w:date="2012-05-04T14:40:00Z">
              <w:r w:rsidRPr="002F02C9">
                <w:rPr>
                  <w:rFonts w:ascii="SimSun" w:hAnsi="SimSun" w:hint="eastAsia"/>
                  <w:rPrChange w:id="895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4C2EE6" w:rsidRPr="002F02C9" w:rsidRDefault="00152C15" w:rsidP="00DD3E0A">
            <w:pPr>
              <w:rPr>
                <w:ins w:id="8952" w:author="itc94010" w:date="2012-05-04T14:40:00Z"/>
                <w:rPrChange w:id="8953" w:author="Chen, Ivy (陳素貞 IEC1)" w:date="2015-01-12T13:45:00Z">
                  <w:rPr>
                    <w:ins w:id="8954" w:author="itc94010" w:date="2012-05-04T14:40:00Z"/>
                  </w:rPr>
                </w:rPrChange>
              </w:rPr>
            </w:pPr>
            <w:ins w:id="8955" w:author="itc94010" w:date="2012-05-04T14:40:00Z">
              <w:r w:rsidRPr="002F02C9">
                <w:rPr>
                  <w:rFonts w:hint="eastAsia"/>
                  <w:rPrChange w:id="895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4C2EE6" w:rsidRPr="002F02C9" w:rsidRDefault="004C2EE6" w:rsidP="00DD3E0A">
            <w:pPr>
              <w:rPr>
                <w:ins w:id="8957" w:author="itc94010" w:date="2012-05-04T14:40:00Z"/>
                <w:rFonts w:eastAsia="新細明體"/>
                <w:rPrChange w:id="8958" w:author="Chen, Ivy (陳素貞 IEC1)" w:date="2015-01-12T13:45:00Z">
                  <w:rPr>
                    <w:ins w:id="8959" w:author="itc94010" w:date="2012-05-04T14:40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3B389F" w:rsidRPr="002F02C9" w:rsidRDefault="00152C15">
            <w:pPr>
              <w:rPr>
                <w:ins w:id="8960" w:author="itc94010" w:date="2012-05-04T14:40:00Z"/>
                <w:rFonts w:ascii="Arial" w:hAnsi="Arial" w:cs="Arial"/>
                <w:b/>
                <w:bCs/>
                <w:kern w:val="32"/>
                <w:sz w:val="32"/>
                <w:szCs w:val="32"/>
                <w:rPrChange w:id="8961" w:author="Chen, Ivy (陳素貞 IEC1)" w:date="2015-01-12T13:45:00Z">
                  <w:rPr>
                    <w:ins w:id="8962" w:author="itc94010" w:date="2012-05-04T14:4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8963" w:author="itc94010" w:date="2012-05-04T15:00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8964" w:author="itc94010" w:date="2012-05-04T14:57:00Z">
              <w:r w:rsidRPr="002F02C9">
                <w:rPr>
                  <w:rFonts w:hint="eastAsia"/>
                  <w:rPrChange w:id="896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选项包括</w:t>
              </w:r>
            </w:ins>
            <w:ins w:id="8966" w:author="itc94010" w:date="2012-05-04T14:59:00Z">
              <w:r w:rsidRPr="002F02C9">
                <w:rPr>
                  <w:rFonts w:hint="eastAsia"/>
                  <w:rPrChange w:id="896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PrChange w:id="896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Yes</w:t>
              </w:r>
              <w:r w:rsidRPr="002F02C9">
                <w:rPr>
                  <w:rFonts w:hint="eastAsia"/>
                  <w:rPrChange w:id="896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</w:ins>
            <w:ins w:id="8970" w:author="itc94010" w:date="2012-05-04T15:00:00Z">
              <w:r w:rsidRPr="002F02C9">
                <w:rPr>
                  <w:rPrChange w:id="897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No</w:t>
              </w:r>
              <w:r w:rsidRPr="002F02C9">
                <w:rPr>
                  <w:rFonts w:hint="eastAsia"/>
                  <w:rPrChange w:id="897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，对应到</w:t>
              </w:r>
            </w:ins>
            <w:ins w:id="8973" w:author="itc94010" w:date="2012-05-04T15:01:00Z">
              <w:r w:rsidRPr="002F02C9">
                <w:rPr>
                  <w:rPrChange w:id="897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897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中的值为</w:t>
              </w:r>
              <w:r w:rsidRPr="002F02C9">
                <w:rPr>
                  <w:rPrChange w:id="897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hint="eastAsia"/>
                  <w:rPrChange w:id="897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897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0</w:t>
              </w:r>
            </w:ins>
          </w:p>
        </w:tc>
      </w:tr>
      <w:tr w:rsidR="004C2EE6" w:rsidRPr="002F02C9" w:rsidTr="00DD3E0A">
        <w:trPr>
          <w:ins w:id="8979" w:author="itc94010" w:date="2012-05-04T14:40:00Z"/>
        </w:trPr>
        <w:tc>
          <w:tcPr>
            <w:tcW w:w="445" w:type="dxa"/>
          </w:tcPr>
          <w:p w:rsidR="004C2EE6" w:rsidRPr="002F02C9" w:rsidRDefault="00152C15" w:rsidP="00DD3E0A">
            <w:pPr>
              <w:rPr>
                <w:ins w:id="8980" w:author="itc94010" w:date="2012-05-04T14:40:00Z"/>
                <w:rPrChange w:id="8981" w:author="Chen, Ivy (陳素貞 IEC1)" w:date="2015-01-12T13:45:00Z">
                  <w:rPr>
                    <w:ins w:id="8982" w:author="itc94010" w:date="2012-05-04T14:40:00Z"/>
                  </w:rPr>
                </w:rPrChange>
              </w:rPr>
            </w:pPr>
            <w:ins w:id="8983" w:author="itc94010" w:date="2012-05-04T14:40:00Z">
              <w:r w:rsidRPr="002F02C9">
                <w:rPr>
                  <w:rPrChange w:id="898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</w:t>
              </w:r>
            </w:ins>
          </w:p>
        </w:tc>
        <w:tc>
          <w:tcPr>
            <w:tcW w:w="1310" w:type="dxa"/>
          </w:tcPr>
          <w:p w:rsidR="004C2EE6" w:rsidRPr="002F02C9" w:rsidRDefault="00152C15" w:rsidP="00DD3E0A">
            <w:pPr>
              <w:rPr>
                <w:ins w:id="8985" w:author="itc94010" w:date="2012-05-04T14:40:00Z"/>
                <w:rPrChange w:id="8986" w:author="Chen, Ivy (陳素貞 IEC1)" w:date="2015-01-12T13:45:00Z">
                  <w:rPr>
                    <w:ins w:id="8987" w:author="itc94010" w:date="2012-05-04T14:40:00Z"/>
                  </w:rPr>
                </w:rPrChange>
              </w:rPr>
            </w:pPr>
            <w:ins w:id="8988" w:author="itc94010" w:date="2012-05-04T14:58:00Z">
              <w:r w:rsidRPr="002F02C9">
                <w:rPr>
                  <w:rPrChange w:id="898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Descr</w:t>
              </w:r>
            </w:ins>
          </w:p>
        </w:tc>
        <w:tc>
          <w:tcPr>
            <w:tcW w:w="916" w:type="dxa"/>
          </w:tcPr>
          <w:p w:rsidR="004C2EE6" w:rsidRPr="002F02C9" w:rsidRDefault="00152C15" w:rsidP="00DD3E0A">
            <w:pPr>
              <w:rPr>
                <w:ins w:id="8990" w:author="itc94010" w:date="2012-05-04T14:40:00Z"/>
                <w:rFonts w:ascii="SimSun" w:hAnsi="SimSun"/>
                <w:rPrChange w:id="8991" w:author="Chen, Ivy (陳素貞 IEC1)" w:date="2015-01-12T13:45:00Z">
                  <w:rPr>
                    <w:ins w:id="8992" w:author="itc94010" w:date="2012-05-04T14:40:00Z"/>
                    <w:rFonts w:ascii="SimSun" w:hAnsi="SimSun"/>
                  </w:rPr>
                </w:rPrChange>
              </w:rPr>
            </w:pPr>
            <w:ins w:id="8993" w:author="itc94010" w:date="2012-05-04T14:40:00Z">
              <w:r w:rsidRPr="002F02C9">
                <w:rPr>
                  <w:rFonts w:ascii="SimSun" w:hAnsi="SimSun"/>
                  <w:rPrChange w:id="899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4C2EE6" w:rsidRPr="002F02C9" w:rsidRDefault="00152C15" w:rsidP="00DD3E0A">
            <w:pPr>
              <w:rPr>
                <w:ins w:id="8995" w:author="itc94010" w:date="2012-05-04T14:40:00Z"/>
                <w:rPrChange w:id="8996" w:author="Chen, Ivy (陳素貞 IEC1)" w:date="2015-01-12T13:45:00Z">
                  <w:rPr>
                    <w:ins w:id="8997" w:author="itc94010" w:date="2012-05-04T14:40:00Z"/>
                  </w:rPr>
                </w:rPrChange>
              </w:rPr>
            </w:pPr>
            <w:ins w:id="8998" w:author="itc94010" w:date="2012-05-04T14:59:00Z">
              <w:r w:rsidRPr="002F02C9">
                <w:rPr>
                  <w:rFonts w:hint="eastAsia"/>
                  <w:rPrChange w:id="899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  <w:r w:rsidRPr="002F02C9">
                <w:rPr>
                  <w:rPrChange w:id="900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200</w:t>
              </w:r>
              <w:r w:rsidRPr="002F02C9">
                <w:rPr>
                  <w:rFonts w:hint="eastAsia"/>
                  <w:rPrChange w:id="900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4C2EE6" w:rsidRPr="002F02C9" w:rsidRDefault="00152C15" w:rsidP="00DD3E0A">
            <w:pPr>
              <w:rPr>
                <w:ins w:id="9002" w:author="itc94010" w:date="2012-05-04T14:40:00Z"/>
                <w:rFonts w:ascii="SimSun" w:hAnsi="SimSun"/>
                <w:rPrChange w:id="9003" w:author="Chen, Ivy (陳素貞 IEC1)" w:date="2015-01-12T13:45:00Z">
                  <w:rPr>
                    <w:ins w:id="9004" w:author="itc94010" w:date="2012-05-04T14:40:00Z"/>
                    <w:rFonts w:ascii="SimSun" w:hAnsi="SimSun"/>
                  </w:rPr>
                </w:rPrChange>
              </w:rPr>
            </w:pPr>
            <w:ins w:id="9005" w:author="itc94010" w:date="2012-05-04T14:40:00Z">
              <w:r w:rsidRPr="002F02C9">
                <w:rPr>
                  <w:rFonts w:ascii="SimSun" w:hAnsi="SimSun" w:hint="eastAsia"/>
                  <w:rPrChange w:id="900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4C2EE6" w:rsidRPr="002F02C9" w:rsidRDefault="004C2EE6" w:rsidP="00DD3E0A">
            <w:pPr>
              <w:rPr>
                <w:ins w:id="9007" w:author="itc94010" w:date="2012-05-04T14:40:00Z"/>
                <w:rPrChange w:id="9008" w:author="Chen, Ivy (陳素貞 IEC1)" w:date="2015-01-12T13:45:00Z">
                  <w:rPr>
                    <w:ins w:id="9009" w:author="itc94010" w:date="2012-05-04T14:40:00Z"/>
                  </w:rPr>
                </w:rPrChange>
              </w:rPr>
            </w:pPr>
          </w:p>
        </w:tc>
        <w:tc>
          <w:tcPr>
            <w:tcW w:w="2728" w:type="dxa"/>
          </w:tcPr>
          <w:p w:rsidR="004C2EE6" w:rsidRPr="002F02C9" w:rsidRDefault="004C2EE6" w:rsidP="00DD3E0A">
            <w:pPr>
              <w:rPr>
                <w:ins w:id="9010" w:author="itc94010" w:date="2012-05-04T14:40:00Z"/>
                <w:rFonts w:eastAsia="新細明體"/>
                <w:rPrChange w:id="9011" w:author="Chen, Ivy (陳素貞 IEC1)" w:date="2015-01-12T13:45:00Z">
                  <w:rPr>
                    <w:ins w:id="9012" w:author="itc94010" w:date="2012-05-04T14:40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4C2EE6" w:rsidRPr="002F02C9" w:rsidRDefault="004C2EE6" w:rsidP="00DD3E0A">
            <w:pPr>
              <w:rPr>
                <w:ins w:id="9013" w:author="itc94010" w:date="2012-05-04T14:40:00Z"/>
                <w:rPrChange w:id="9014" w:author="Chen, Ivy (陳素貞 IEC1)" w:date="2015-01-12T13:45:00Z">
                  <w:rPr>
                    <w:ins w:id="9015" w:author="itc94010" w:date="2012-05-04T14:40:00Z"/>
                  </w:rPr>
                </w:rPrChange>
              </w:rPr>
            </w:pPr>
          </w:p>
        </w:tc>
      </w:tr>
      <w:tr w:rsidR="004C2EE6" w:rsidRPr="002F02C9" w:rsidTr="00DD3E0A">
        <w:trPr>
          <w:ins w:id="9016" w:author="itc94010" w:date="2012-05-04T14:40:00Z"/>
        </w:trPr>
        <w:tc>
          <w:tcPr>
            <w:tcW w:w="445" w:type="dxa"/>
          </w:tcPr>
          <w:p w:rsidR="004C2EE6" w:rsidRPr="002F02C9" w:rsidRDefault="00152C15" w:rsidP="00DD3E0A">
            <w:pPr>
              <w:rPr>
                <w:ins w:id="9017" w:author="itc94010" w:date="2012-05-04T14:40:00Z"/>
                <w:rPrChange w:id="9018" w:author="Chen, Ivy (陳素貞 IEC1)" w:date="2015-01-12T13:45:00Z">
                  <w:rPr>
                    <w:ins w:id="9019" w:author="itc94010" w:date="2012-05-04T14:40:00Z"/>
                  </w:rPr>
                </w:rPrChange>
              </w:rPr>
            </w:pPr>
            <w:ins w:id="9020" w:author="itc94010" w:date="2012-05-04T14:40:00Z">
              <w:r w:rsidRPr="002F02C9">
                <w:rPr>
                  <w:rPrChange w:id="902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6</w:t>
              </w:r>
            </w:ins>
          </w:p>
        </w:tc>
        <w:tc>
          <w:tcPr>
            <w:tcW w:w="1310" w:type="dxa"/>
          </w:tcPr>
          <w:p w:rsidR="004C2EE6" w:rsidRPr="002F02C9" w:rsidRDefault="00152C15" w:rsidP="00DD3E0A">
            <w:pPr>
              <w:rPr>
                <w:ins w:id="9022" w:author="itc94010" w:date="2012-05-04T14:40:00Z"/>
                <w:rPrChange w:id="9023" w:author="Chen, Ivy (陳素貞 IEC1)" w:date="2015-01-12T13:45:00Z">
                  <w:rPr>
                    <w:ins w:id="9024" w:author="itc94010" w:date="2012-05-04T14:40:00Z"/>
                  </w:rPr>
                </w:rPrChange>
              </w:rPr>
            </w:pPr>
            <w:ins w:id="9025" w:author="itc94010" w:date="2012-05-04T14:40:00Z">
              <w:r w:rsidRPr="002F02C9">
                <w:rPr>
                  <w:rPrChange w:id="902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Add</w:t>
              </w:r>
            </w:ins>
          </w:p>
        </w:tc>
        <w:tc>
          <w:tcPr>
            <w:tcW w:w="916" w:type="dxa"/>
          </w:tcPr>
          <w:p w:rsidR="004C2EE6" w:rsidRPr="002F02C9" w:rsidRDefault="00152C15" w:rsidP="00DD3E0A">
            <w:pPr>
              <w:rPr>
                <w:ins w:id="9027" w:author="itc94010" w:date="2012-05-04T14:40:00Z"/>
                <w:rFonts w:ascii="SimSun"/>
                <w:rPrChange w:id="9028" w:author="Chen, Ivy (陳素貞 IEC1)" w:date="2015-01-12T13:45:00Z">
                  <w:rPr>
                    <w:ins w:id="9029" w:author="itc94010" w:date="2012-05-04T14:40:00Z"/>
                    <w:rFonts w:ascii="SimSun"/>
                  </w:rPr>
                </w:rPrChange>
              </w:rPr>
            </w:pPr>
            <w:ins w:id="9030" w:author="itc94010" w:date="2012-05-04T14:40:00Z">
              <w:r w:rsidRPr="002F02C9">
                <w:rPr>
                  <w:rFonts w:ascii="SimSun" w:hAnsi="SimSun"/>
                  <w:rPrChange w:id="903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4C2EE6" w:rsidRPr="002F02C9" w:rsidRDefault="004C2EE6" w:rsidP="00DD3E0A">
            <w:pPr>
              <w:rPr>
                <w:ins w:id="9032" w:author="itc94010" w:date="2012-05-04T14:40:00Z"/>
                <w:rPrChange w:id="9033" w:author="Chen, Ivy (陳素貞 IEC1)" w:date="2015-01-12T13:45:00Z">
                  <w:rPr>
                    <w:ins w:id="9034" w:author="itc94010" w:date="2012-05-04T14:40:00Z"/>
                  </w:rPr>
                </w:rPrChange>
              </w:rPr>
            </w:pPr>
          </w:p>
        </w:tc>
        <w:tc>
          <w:tcPr>
            <w:tcW w:w="1432" w:type="dxa"/>
          </w:tcPr>
          <w:p w:rsidR="004C2EE6" w:rsidRPr="002F02C9" w:rsidRDefault="00152C15" w:rsidP="00DD3E0A">
            <w:pPr>
              <w:rPr>
                <w:ins w:id="9035" w:author="itc94010" w:date="2012-05-04T14:40:00Z"/>
                <w:lang w:eastAsia="zh-TW"/>
                <w:rPrChange w:id="9036" w:author="Chen, Ivy (陳素貞 IEC1)" w:date="2015-01-12T13:45:00Z">
                  <w:rPr>
                    <w:ins w:id="9037" w:author="itc94010" w:date="2012-05-04T14:40:00Z"/>
                    <w:lang w:eastAsia="zh-TW"/>
                  </w:rPr>
                </w:rPrChange>
              </w:rPr>
            </w:pPr>
            <w:ins w:id="9038" w:author="itc94010" w:date="2012-05-04T14:40:00Z">
              <w:r w:rsidRPr="002F02C9">
                <w:rPr>
                  <w:rFonts w:ascii="SimSun" w:hAnsi="SimSun" w:hint="eastAsia"/>
                  <w:rPrChange w:id="903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904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Add</w:t>
              </w:r>
              <w:r w:rsidRPr="002F02C9">
                <w:rPr>
                  <w:rFonts w:ascii="SimSun" w:hAnsi="SimSun" w:hint="eastAsia"/>
                  <w:rPrChange w:id="904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</w:tc>
        <w:tc>
          <w:tcPr>
            <w:tcW w:w="680" w:type="dxa"/>
          </w:tcPr>
          <w:p w:rsidR="004C2EE6" w:rsidRPr="002F02C9" w:rsidRDefault="004C2EE6" w:rsidP="00DD3E0A">
            <w:pPr>
              <w:rPr>
                <w:ins w:id="9042" w:author="itc94010" w:date="2012-05-04T14:40:00Z"/>
                <w:lang w:eastAsia="zh-TW"/>
                <w:rPrChange w:id="9043" w:author="Chen, Ivy (陳素貞 IEC1)" w:date="2015-01-12T13:45:00Z">
                  <w:rPr>
                    <w:ins w:id="9044" w:author="itc94010" w:date="2012-05-04T14:40:00Z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4C2EE6" w:rsidRPr="002F02C9" w:rsidRDefault="00152C15" w:rsidP="00DD3E0A">
            <w:pPr>
              <w:ind w:left="100" w:hangingChars="50" w:hanging="100"/>
              <w:rPr>
                <w:ins w:id="9045" w:author="itc94010" w:date="2012-05-04T14:40:00Z"/>
                <w:rFonts w:ascii="SimSun"/>
                <w:rPrChange w:id="9046" w:author="Chen, Ivy (陳素貞 IEC1)" w:date="2015-01-12T13:45:00Z">
                  <w:rPr>
                    <w:ins w:id="9047" w:author="itc94010" w:date="2012-05-04T14:40:00Z"/>
                    <w:rFonts w:ascii="SimSun"/>
                  </w:rPr>
                </w:rPrChange>
              </w:rPr>
            </w:pPr>
            <w:ins w:id="9048" w:author="itc94010" w:date="2012-05-04T14:40:00Z">
              <w:r w:rsidRPr="002F02C9">
                <w:rPr>
                  <w:rFonts w:ascii="SimSun" w:hAnsi="SimSun"/>
                  <w:rPrChange w:id="904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SimSun" w:hAnsi="SimSun" w:hint="eastAsia"/>
                  <w:rPrChange w:id="905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905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905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、若有任何必填项为空，则警示用户，放弃后续操作。</w:t>
              </w:r>
            </w:ins>
          </w:p>
          <w:p w:rsidR="004C2EE6" w:rsidRPr="002F02C9" w:rsidRDefault="00152C15" w:rsidP="00DD3E0A">
            <w:pPr>
              <w:rPr>
                <w:ins w:id="9053" w:author="itc94010" w:date="2012-05-04T14:40:00Z"/>
                <w:rFonts w:ascii="SimSun" w:hAnsi="SimSun"/>
                <w:rPrChange w:id="9054" w:author="Chen, Ivy (陳素貞 IEC1)" w:date="2015-01-12T13:45:00Z">
                  <w:rPr>
                    <w:ins w:id="9055" w:author="itc94010" w:date="2012-05-04T14:40:00Z"/>
                    <w:rFonts w:ascii="SimSun" w:hAnsi="SimSun"/>
                  </w:rPr>
                </w:rPrChange>
              </w:rPr>
            </w:pPr>
            <w:ins w:id="9056" w:author="itc94010" w:date="2012-05-04T14:40:00Z">
              <w:r w:rsidRPr="002F02C9">
                <w:rPr>
                  <w:rFonts w:ascii="SimSun" w:hAnsi="SimSun"/>
                  <w:rPrChange w:id="905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905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</w:ins>
            <w:ins w:id="9059" w:author="itc94010" w:date="2012-05-04T15:08:00Z">
              <w:r w:rsidRPr="002F02C9">
                <w:rPr>
                  <w:rFonts w:ascii="SimSun" w:hAnsi="SimSun"/>
                  <w:rPrChange w:id="906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Code</w:t>
              </w:r>
            </w:ins>
            <w:ins w:id="9061" w:author="itc94010" w:date="2012-05-04T14:40:00Z">
              <w:r w:rsidRPr="002F02C9">
                <w:rPr>
                  <w:rFonts w:ascii="SimSun" w:hAnsi="SimSun" w:hint="eastAsia"/>
                  <w:rPrChange w:id="906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或</w:t>
              </w:r>
            </w:ins>
            <w:ins w:id="9063" w:author="itc94010" w:date="2012-05-04T15:08:00Z">
              <w:r w:rsidRPr="002F02C9">
                <w:rPr>
                  <w:rFonts w:ascii="SimSun" w:hAnsi="SimSun"/>
                  <w:rPrChange w:id="906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Descr</w:t>
              </w:r>
            </w:ins>
            <w:ins w:id="9065" w:author="itc94010" w:date="2012-05-04T14:40:00Z">
              <w:r w:rsidRPr="002F02C9">
                <w:rPr>
                  <w:rFonts w:ascii="SimSun" w:hAnsi="SimSun" w:hint="eastAsia"/>
                  <w:rPrChange w:id="906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框中数据不符合其对应的值域范围，则警示用户，放弃后续操作。</w:t>
              </w:r>
            </w:ins>
          </w:p>
          <w:p w:rsidR="004C2EE6" w:rsidRPr="002F02C9" w:rsidRDefault="00152C15" w:rsidP="00DD3E0A">
            <w:pPr>
              <w:rPr>
                <w:ins w:id="9067" w:author="itc94010" w:date="2012-05-04T14:40:00Z"/>
                <w:rFonts w:ascii="SimSun"/>
                <w:rPrChange w:id="9068" w:author="Chen, Ivy (陳素貞 IEC1)" w:date="2015-01-12T13:45:00Z">
                  <w:rPr>
                    <w:ins w:id="9069" w:author="itc94010" w:date="2012-05-04T14:40:00Z"/>
                    <w:rFonts w:ascii="SimSun"/>
                  </w:rPr>
                </w:rPrChange>
              </w:rPr>
            </w:pPr>
            <w:ins w:id="9070" w:author="itc94010" w:date="2012-05-04T14:40:00Z">
              <w:r w:rsidRPr="002F02C9">
                <w:rPr>
                  <w:rFonts w:ascii="SimSun" w:hAnsi="SimSun"/>
                  <w:rPrChange w:id="907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3、若</w:t>
              </w:r>
            </w:ins>
            <w:ins w:id="9072" w:author="itc94010" w:date="2012-05-04T15:14:00Z">
              <w:r w:rsidRPr="002F02C9">
                <w:rPr>
                  <w:rFonts w:ascii="SimSun" w:hAnsi="SimSun"/>
                  <w:rPrChange w:id="907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Code</w:t>
              </w:r>
            </w:ins>
            <w:ins w:id="9074" w:author="itc94010" w:date="2012-05-04T14:40:00Z">
              <w:r w:rsidRPr="002F02C9">
                <w:rPr>
                  <w:rFonts w:ascii="SimSun" w:hAnsi="SimSun" w:hint="eastAsia"/>
                  <w:rPrChange w:id="907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框中数据已出现在</w:t>
              </w:r>
            </w:ins>
            <w:ins w:id="9076" w:author="itc94010" w:date="2012-05-04T15:15:00Z">
              <w:r w:rsidRPr="002F02C9">
                <w:rPr>
                  <w:rFonts w:ascii="Courier New" w:hAnsi="Courier New" w:cs="Courier New"/>
                  <w:noProof/>
                  <w:szCs w:val="20"/>
                  <w:rPrChange w:id="907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ITCNDCheckQCHold</w:t>
              </w:r>
            </w:ins>
            <w:ins w:id="9078" w:author="itc94010" w:date="2012-05-04T14:40:00Z">
              <w:r w:rsidRPr="002F02C9">
                <w:rPr>
                  <w:rFonts w:ascii="Courier New" w:hAnsi="Courier New" w:cs="Courier New" w:hint="eastAsia"/>
                  <w:noProof/>
                  <w:szCs w:val="20"/>
                  <w:rPrChange w:id="9079" w:author="Chen, Ivy (陳素貞 IEC1)" w:date="2015-01-12T13:45:00Z">
                    <w:rPr>
                      <w:rFonts w:ascii="Courier New" w:hAnsi="Courier New" w:cs="Courier New" w:hint="eastAsia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表的一个记录中</w:t>
              </w:r>
              <w:r w:rsidRPr="002F02C9">
                <w:rPr>
                  <w:rFonts w:ascii="SimSun" w:hAnsi="SimSun" w:hint="eastAsia"/>
                  <w:rPrChange w:id="908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，则警示用户，放弃后续操作。</w:t>
              </w:r>
            </w:ins>
          </w:p>
          <w:p w:rsidR="004C2EE6" w:rsidRPr="002F02C9" w:rsidRDefault="00152C15" w:rsidP="00DD3E0A">
            <w:pPr>
              <w:rPr>
                <w:ins w:id="9081" w:author="itc94010" w:date="2012-05-04T14:40:00Z"/>
                <w:rFonts w:ascii="SimSun" w:hAnsi="SimSun"/>
                <w:rPrChange w:id="9082" w:author="Chen, Ivy (陳素貞 IEC1)" w:date="2015-01-12T13:45:00Z">
                  <w:rPr>
                    <w:ins w:id="9083" w:author="itc94010" w:date="2012-05-04T14:40:00Z"/>
                    <w:rFonts w:ascii="SimSun" w:hAnsi="SimSun"/>
                  </w:rPr>
                </w:rPrChange>
              </w:rPr>
            </w:pPr>
            <w:ins w:id="9084" w:author="itc94010" w:date="2012-05-04T14:40:00Z">
              <w:r w:rsidRPr="002F02C9">
                <w:rPr>
                  <w:rFonts w:ascii="SimSun" w:hAnsi="SimSun"/>
                  <w:rPrChange w:id="908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4、用3到5号框的当前数据创建此新</w:t>
              </w:r>
            </w:ins>
            <w:ins w:id="9086" w:author="itc94010" w:date="2012-05-04T15:17:00Z">
              <w:r w:rsidRPr="002F02C9">
                <w:rPr>
                  <w:rFonts w:ascii="Courier New" w:hAnsi="Courier New" w:cs="Courier New"/>
                  <w:noProof/>
                  <w:szCs w:val="20"/>
                  <w:rPrChange w:id="908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ITCNDCheckQCHold</w:t>
              </w:r>
            </w:ins>
            <w:ins w:id="9088" w:author="itc94010" w:date="2012-05-04T14:40:00Z">
              <w:r w:rsidRPr="002F02C9">
                <w:rPr>
                  <w:rFonts w:ascii="SimSun" w:hAnsi="SimSun" w:hint="eastAsia"/>
                  <w:rPrChange w:id="908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记录，记录创建人和日期。</w:t>
              </w:r>
            </w:ins>
          </w:p>
          <w:p w:rsidR="004C2EE6" w:rsidRPr="002F02C9" w:rsidRDefault="00152C15" w:rsidP="00DD3E0A">
            <w:pPr>
              <w:rPr>
                <w:ins w:id="9090" w:author="itc94010" w:date="2012-05-04T14:40:00Z"/>
                <w:rFonts w:ascii="Arial" w:eastAsia="新細明體" w:hAnsi="Arial" w:cs="Arial"/>
                <w:b/>
                <w:bCs/>
                <w:kern w:val="32"/>
                <w:sz w:val="32"/>
                <w:rPrChange w:id="9091" w:author="Chen, Ivy (陳素貞 IEC1)" w:date="2015-01-12T13:45:00Z">
                  <w:rPr>
                    <w:ins w:id="9092" w:author="itc94010" w:date="2012-05-04T14:40:00Z"/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ins w:id="9093" w:author="itc94010" w:date="2012-05-04T14:40:00Z">
              <w:r w:rsidRPr="002F02C9">
                <w:rPr>
                  <w:rFonts w:ascii="SimSun" w:hAnsi="SimSun"/>
                  <w:rPrChange w:id="909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5、刷新</w:t>
              </w:r>
            </w:ins>
            <w:ins w:id="9095" w:author="itc94010" w:date="2012-05-04T15:18:00Z">
              <w:r w:rsidRPr="002F02C9">
                <w:rPr>
                  <w:rFonts w:ascii="SimSun" w:hAnsi="SimSun"/>
                  <w:rPrChange w:id="909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I</w:t>
              </w:r>
            </w:ins>
            <w:ins w:id="9097" w:author="itc94010" w:date="2012-05-04T15:17:00Z">
              <w:r w:rsidRPr="002F02C9">
                <w:rPr>
                  <w:rPrChange w:id="909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tcnd Check QC </w:t>
              </w:r>
              <w:r w:rsidRPr="002F02C9">
                <w:rPr>
                  <w:rPrChange w:id="909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lastRenderedPageBreak/>
                <w:t>Hold</w:t>
              </w:r>
            </w:ins>
            <w:ins w:id="9100" w:author="itc94010" w:date="2012-05-04T14:40:00Z">
              <w:r w:rsidRPr="002F02C9">
                <w:rPr>
                  <w:rPrChange w:id="910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Setting</w:t>
              </w:r>
              <w:r w:rsidRPr="002F02C9">
                <w:rPr>
                  <w:rFonts w:ascii="SimSun" w:hAnsi="SimSun"/>
                  <w:rPrChange w:id="910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="SimSun" w:hAnsi="SimSun" w:hint="eastAsia"/>
                  <w:rPrChange w:id="910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4C2EE6" w:rsidRPr="002F02C9" w:rsidRDefault="004C2EE6" w:rsidP="00DD3E0A">
            <w:pPr>
              <w:rPr>
                <w:ins w:id="9104" w:author="itc94010" w:date="2012-05-04T14:40:00Z"/>
                <w:rPrChange w:id="9105" w:author="Chen, Ivy (陳素貞 IEC1)" w:date="2015-01-12T13:45:00Z">
                  <w:rPr>
                    <w:ins w:id="9106" w:author="itc94010" w:date="2012-05-04T14:40:00Z"/>
                  </w:rPr>
                </w:rPrChange>
              </w:rPr>
            </w:pPr>
          </w:p>
        </w:tc>
      </w:tr>
      <w:tr w:rsidR="004C2EE6" w:rsidRPr="002F02C9" w:rsidTr="00DD3E0A">
        <w:trPr>
          <w:ins w:id="9107" w:author="itc94010" w:date="2012-05-04T14:40:00Z"/>
        </w:trPr>
        <w:tc>
          <w:tcPr>
            <w:tcW w:w="445" w:type="dxa"/>
          </w:tcPr>
          <w:p w:rsidR="004C2EE6" w:rsidRPr="002F02C9" w:rsidRDefault="00152C15" w:rsidP="00DD3E0A">
            <w:pPr>
              <w:rPr>
                <w:ins w:id="9108" w:author="itc94010" w:date="2012-05-04T14:40:00Z"/>
                <w:rPrChange w:id="9109" w:author="Chen, Ivy (陳素貞 IEC1)" w:date="2015-01-12T13:45:00Z">
                  <w:rPr>
                    <w:ins w:id="9110" w:author="itc94010" w:date="2012-05-04T14:40:00Z"/>
                  </w:rPr>
                </w:rPrChange>
              </w:rPr>
            </w:pPr>
            <w:ins w:id="9111" w:author="itc94010" w:date="2012-05-04T14:40:00Z">
              <w:r w:rsidRPr="002F02C9">
                <w:rPr>
                  <w:rPrChange w:id="911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lastRenderedPageBreak/>
                <w:t>7</w:t>
              </w:r>
            </w:ins>
          </w:p>
        </w:tc>
        <w:tc>
          <w:tcPr>
            <w:tcW w:w="1310" w:type="dxa"/>
          </w:tcPr>
          <w:p w:rsidR="004C2EE6" w:rsidRPr="002F02C9" w:rsidRDefault="00152C15" w:rsidP="00DD3E0A">
            <w:pPr>
              <w:rPr>
                <w:ins w:id="9113" w:author="itc94010" w:date="2012-05-04T14:40:00Z"/>
                <w:rPrChange w:id="9114" w:author="Chen, Ivy (陳素貞 IEC1)" w:date="2015-01-12T13:45:00Z">
                  <w:rPr>
                    <w:ins w:id="9115" w:author="itc94010" w:date="2012-05-04T14:40:00Z"/>
                  </w:rPr>
                </w:rPrChange>
              </w:rPr>
            </w:pPr>
            <w:ins w:id="9116" w:author="itc94010" w:date="2012-05-04T14:40:00Z">
              <w:r w:rsidRPr="002F02C9">
                <w:rPr>
                  <w:rPrChange w:id="911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Save</w:t>
              </w:r>
            </w:ins>
          </w:p>
        </w:tc>
        <w:tc>
          <w:tcPr>
            <w:tcW w:w="916" w:type="dxa"/>
          </w:tcPr>
          <w:p w:rsidR="004C2EE6" w:rsidRPr="002F02C9" w:rsidRDefault="00152C15" w:rsidP="00DD3E0A">
            <w:pPr>
              <w:rPr>
                <w:ins w:id="9118" w:author="itc94010" w:date="2012-05-04T14:40:00Z"/>
                <w:rFonts w:ascii="SimSun" w:hAnsi="SimSun"/>
                <w:rPrChange w:id="9119" w:author="Chen, Ivy (陳素貞 IEC1)" w:date="2015-01-12T13:45:00Z">
                  <w:rPr>
                    <w:ins w:id="9120" w:author="itc94010" w:date="2012-05-04T14:40:00Z"/>
                    <w:rFonts w:ascii="SimSun" w:hAnsi="SimSun"/>
                  </w:rPr>
                </w:rPrChange>
              </w:rPr>
            </w:pPr>
            <w:ins w:id="9121" w:author="itc94010" w:date="2012-05-04T14:40:00Z">
              <w:r w:rsidRPr="002F02C9">
                <w:rPr>
                  <w:rFonts w:ascii="SimSun" w:hAnsi="SimSun"/>
                  <w:rPrChange w:id="912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4C2EE6" w:rsidRPr="002F02C9" w:rsidRDefault="004C2EE6" w:rsidP="00DD3E0A">
            <w:pPr>
              <w:rPr>
                <w:ins w:id="9123" w:author="itc94010" w:date="2012-05-04T14:40:00Z"/>
                <w:rPrChange w:id="9124" w:author="Chen, Ivy (陳素貞 IEC1)" w:date="2015-01-12T13:45:00Z">
                  <w:rPr>
                    <w:ins w:id="9125" w:author="itc94010" w:date="2012-05-04T14:40:00Z"/>
                  </w:rPr>
                </w:rPrChange>
              </w:rPr>
            </w:pPr>
          </w:p>
        </w:tc>
        <w:tc>
          <w:tcPr>
            <w:tcW w:w="1432" w:type="dxa"/>
          </w:tcPr>
          <w:p w:rsidR="004C2EE6" w:rsidRPr="002F02C9" w:rsidRDefault="00152C15" w:rsidP="00DD3E0A">
            <w:pPr>
              <w:rPr>
                <w:ins w:id="9126" w:author="itc94010" w:date="2012-05-04T14:40:00Z"/>
                <w:rFonts w:ascii="SimSun" w:hAnsi="SimSun"/>
                <w:rPrChange w:id="9127" w:author="Chen, Ivy (陳素貞 IEC1)" w:date="2015-01-12T13:45:00Z">
                  <w:rPr>
                    <w:ins w:id="9128" w:author="itc94010" w:date="2012-05-04T14:40:00Z"/>
                    <w:rFonts w:ascii="SimSun" w:hAnsi="SimSun"/>
                  </w:rPr>
                </w:rPrChange>
              </w:rPr>
            </w:pPr>
            <w:ins w:id="9129" w:author="itc94010" w:date="2012-05-04T14:40:00Z">
              <w:r w:rsidRPr="002F02C9">
                <w:rPr>
                  <w:rFonts w:ascii="SimSun" w:hAnsi="SimSun" w:hint="eastAsia"/>
                  <w:rPrChange w:id="913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913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Save</w:t>
              </w:r>
              <w:r w:rsidRPr="002F02C9">
                <w:rPr>
                  <w:rFonts w:ascii="SimSun" w:hAnsi="SimSun" w:hint="eastAsia"/>
                  <w:rPrChange w:id="913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  <w:p w:rsidR="004C2EE6" w:rsidRPr="002F02C9" w:rsidRDefault="00152C15" w:rsidP="00DD3E0A">
            <w:pPr>
              <w:rPr>
                <w:ins w:id="9133" w:author="itc94010" w:date="2012-05-04T14:40:00Z"/>
                <w:rFonts w:ascii="SimSun"/>
                <w:rPrChange w:id="9134" w:author="Chen, Ivy (陳素貞 IEC1)" w:date="2015-01-12T13:45:00Z">
                  <w:rPr>
                    <w:ins w:id="9135" w:author="itc94010" w:date="2012-05-04T14:40:00Z"/>
                    <w:rFonts w:ascii="SimSun"/>
                  </w:rPr>
                </w:rPrChange>
              </w:rPr>
            </w:pPr>
            <w:ins w:id="9136" w:author="itc94010" w:date="2012-05-04T14:40:00Z">
              <w:r w:rsidRPr="002F02C9">
                <w:rPr>
                  <w:rFonts w:ascii="SimSun" w:hAnsi="SimSun"/>
                  <w:rPrChange w:id="913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Disable</w:t>
              </w:r>
            </w:ins>
          </w:p>
        </w:tc>
        <w:tc>
          <w:tcPr>
            <w:tcW w:w="680" w:type="dxa"/>
          </w:tcPr>
          <w:p w:rsidR="004C2EE6" w:rsidRPr="002F02C9" w:rsidRDefault="004C2EE6" w:rsidP="00DD3E0A">
            <w:pPr>
              <w:rPr>
                <w:ins w:id="9138" w:author="itc94010" w:date="2012-05-04T14:40:00Z"/>
                <w:rPrChange w:id="9139" w:author="Chen, Ivy (陳素貞 IEC1)" w:date="2015-01-12T13:45:00Z">
                  <w:rPr>
                    <w:ins w:id="9140" w:author="itc94010" w:date="2012-05-04T14:40:00Z"/>
                  </w:rPr>
                </w:rPrChange>
              </w:rPr>
            </w:pPr>
          </w:p>
        </w:tc>
        <w:tc>
          <w:tcPr>
            <w:tcW w:w="2728" w:type="dxa"/>
          </w:tcPr>
          <w:p w:rsidR="004C2EE6" w:rsidRPr="002F02C9" w:rsidRDefault="00152C15" w:rsidP="00DD3E0A">
            <w:pPr>
              <w:ind w:left="100" w:hangingChars="50" w:hanging="100"/>
              <w:rPr>
                <w:ins w:id="9141" w:author="itc94010" w:date="2012-05-04T14:40:00Z"/>
                <w:rFonts w:ascii="SimSun"/>
                <w:rPrChange w:id="9142" w:author="Chen, Ivy (陳素貞 IEC1)" w:date="2015-01-12T13:45:00Z">
                  <w:rPr>
                    <w:ins w:id="9143" w:author="itc94010" w:date="2012-05-04T14:40:00Z"/>
                    <w:rFonts w:ascii="SimSun"/>
                  </w:rPr>
                </w:rPrChange>
              </w:rPr>
            </w:pPr>
            <w:ins w:id="9144" w:author="itc94010" w:date="2012-05-04T14:40:00Z">
              <w:r w:rsidRPr="002F02C9">
                <w:rPr>
                  <w:rFonts w:ascii="SimSun" w:hAnsi="SimSun"/>
                  <w:rPrChange w:id="914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SimSun" w:hAnsi="SimSun" w:hint="eastAsia"/>
                  <w:rPrChange w:id="914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914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914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、若有任何必填项为空，则警示用户，放弃后续操作。</w:t>
              </w:r>
            </w:ins>
          </w:p>
          <w:p w:rsidR="004C2EE6" w:rsidRPr="002F02C9" w:rsidRDefault="00152C15" w:rsidP="00DD3E0A">
            <w:pPr>
              <w:rPr>
                <w:ins w:id="9149" w:author="itc94010" w:date="2012-05-04T14:40:00Z"/>
                <w:rFonts w:ascii="SimSun" w:hAnsi="SimSun"/>
                <w:rPrChange w:id="9150" w:author="Chen, Ivy (陳素貞 IEC1)" w:date="2015-01-12T13:45:00Z">
                  <w:rPr>
                    <w:ins w:id="9151" w:author="itc94010" w:date="2012-05-04T14:40:00Z"/>
                    <w:rFonts w:ascii="SimSun" w:hAnsi="SimSun"/>
                  </w:rPr>
                </w:rPrChange>
              </w:rPr>
            </w:pPr>
            <w:ins w:id="9152" w:author="itc94010" w:date="2012-05-04T14:40:00Z">
              <w:r w:rsidRPr="002F02C9">
                <w:rPr>
                  <w:rFonts w:ascii="SimSun" w:hAnsi="SimSun"/>
                  <w:rPrChange w:id="915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915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</w:ins>
            <w:ins w:id="9155" w:author="itc94010" w:date="2012-05-04T15:18:00Z">
              <w:r w:rsidRPr="002F02C9">
                <w:rPr>
                  <w:rFonts w:ascii="SimSun" w:hAnsi="SimSun"/>
                  <w:rPrChange w:id="915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Code或Descr</w:t>
              </w:r>
            </w:ins>
            <w:ins w:id="9157" w:author="itc94010" w:date="2012-05-04T14:40:00Z">
              <w:r w:rsidRPr="002F02C9">
                <w:rPr>
                  <w:rFonts w:ascii="SimSun" w:hAnsi="SimSun" w:hint="eastAsia"/>
                  <w:rPrChange w:id="915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框中数据不符合其对应的值域范围，则警示用户，放弃后续操作。</w:t>
              </w:r>
            </w:ins>
          </w:p>
          <w:p w:rsidR="004C2EE6" w:rsidRPr="002F02C9" w:rsidRDefault="00152C15" w:rsidP="00DD3E0A">
            <w:pPr>
              <w:rPr>
                <w:ins w:id="9159" w:author="itc94010" w:date="2012-05-04T14:40:00Z"/>
                <w:rFonts w:ascii="SimSun" w:hAnsi="SimSun"/>
                <w:rPrChange w:id="9160" w:author="Chen, Ivy (陳素貞 IEC1)" w:date="2015-01-12T13:45:00Z">
                  <w:rPr>
                    <w:ins w:id="9161" w:author="itc94010" w:date="2012-05-04T14:40:00Z"/>
                    <w:rFonts w:ascii="SimSun" w:hAnsi="SimSun"/>
                  </w:rPr>
                </w:rPrChange>
              </w:rPr>
            </w:pPr>
            <w:ins w:id="9162" w:author="itc94010" w:date="2012-05-04T14:40:00Z">
              <w:r w:rsidRPr="002F02C9">
                <w:rPr>
                  <w:rFonts w:ascii="SimSun" w:hAnsi="SimSun"/>
                  <w:rPrChange w:id="916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3、若</w:t>
              </w:r>
            </w:ins>
            <w:ins w:id="9164" w:author="itc94010" w:date="2012-05-04T15:18:00Z">
              <w:r w:rsidRPr="002F02C9">
                <w:rPr>
                  <w:rFonts w:ascii="SimSun" w:hAnsi="SimSun"/>
                  <w:rPrChange w:id="916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Code</w:t>
              </w:r>
            </w:ins>
            <w:ins w:id="9166" w:author="itc94010" w:date="2012-05-04T14:40:00Z">
              <w:r w:rsidRPr="002F02C9">
                <w:rPr>
                  <w:rFonts w:ascii="SimSun" w:hAnsi="SimSun" w:hint="eastAsia"/>
                  <w:rPrChange w:id="916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框中数据已出现在</w:t>
              </w:r>
            </w:ins>
            <w:ins w:id="9168" w:author="itc94010" w:date="2012-05-04T15:19:00Z">
              <w:r w:rsidRPr="002F02C9">
                <w:rPr>
                  <w:rFonts w:ascii="Courier New" w:hAnsi="Courier New" w:cs="Courier New"/>
                  <w:noProof/>
                  <w:szCs w:val="20"/>
                  <w:rPrChange w:id="916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ITCNDCheckQCHold</w:t>
              </w:r>
            </w:ins>
            <w:ins w:id="9170" w:author="itc94010" w:date="2012-05-04T14:40:00Z">
              <w:r w:rsidRPr="002F02C9">
                <w:rPr>
                  <w:rFonts w:ascii="Courier New" w:hAnsi="Courier New" w:cs="Courier New" w:hint="eastAsia"/>
                  <w:noProof/>
                  <w:szCs w:val="20"/>
                  <w:rPrChange w:id="9171" w:author="Chen, Ivy (陳素貞 IEC1)" w:date="2015-01-12T13:45:00Z">
                    <w:rPr>
                      <w:rFonts w:ascii="Courier New" w:hAnsi="Courier New" w:cs="Courier New" w:hint="eastAsia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表的一个记录中且不是当前被编辑记录</w:t>
              </w:r>
              <w:r w:rsidRPr="002F02C9">
                <w:rPr>
                  <w:rFonts w:ascii="SimSun" w:hAnsi="SimSun" w:hint="eastAsia"/>
                  <w:rPrChange w:id="917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，，则警示用户，放弃后续操作。</w:t>
              </w:r>
            </w:ins>
          </w:p>
          <w:p w:rsidR="004C2EE6" w:rsidRPr="002F02C9" w:rsidRDefault="00152C15" w:rsidP="00DD3E0A">
            <w:pPr>
              <w:rPr>
                <w:ins w:id="9173" w:author="itc94010" w:date="2012-05-04T14:40:00Z"/>
                <w:rFonts w:ascii="SimSun"/>
                <w:rPrChange w:id="9174" w:author="Chen, Ivy (陳素貞 IEC1)" w:date="2015-01-12T13:45:00Z">
                  <w:rPr>
                    <w:ins w:id="9175" w:author="itc94010" w:date="2012-05-04T14:40:00Z"/>
                    <w:rFonts w:ascii="SimSun"/>
                  </w:rPr>
                </w:rPrChange>
              </w:rPr>
            </w:pPr>
            <w:ins w:id="9176" w:author="itc94010" w:date="2012-05-04T14:40:00Z">
              <w:r w:rsidRPr="002F02C9">
                <w:rPr>
                  <w:rFonts w:ascii="SimSun" w:hAnsi="SimSun"/>
                  <w:rPrChange w:id="917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4、保存新数据到</w:t>
              </w:r>
            </w:ins>
            <w:ins w:id="9178" w:author="itc94010" w:date="2012-05-04T15:19:00Z">
              <w:r w:rsidRPr="002F02C9">
                <w:rPr>
                  <w:rFonts w:ascii="Courier New" w:hAnsi="Courier New" w:cs="Courier New"/>
                  <w:noProof/>
                  <w:szCs w:val="20"/>
                  <w:rPrChange w:id="917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ITCNDCheckQCHold</w:t>
              </w:r>
            </w:ins>
            <w:ins w:id="9180" w:author="itc94010" w:date="2012-05-04T14:40:00Z">
              <w:r w:rsidRPr="002F02C9">
                <w:rPr>
                  <w:rFonts w:ascii="SimSun" w:hAnsi="SimSun" w:hint="eastAsia"/>
                  <w:rPrChange w:id="918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当前被选行对应记录中，记录修改人和日期。</w:t>
              </w:r>
            </w:ins>
          </w:p>
          <w:p w:rsidR="004C2EE6" w:rsidRPr="002F02C9" w:rsidRDefault="00152C15" w:rsidP="00DD3E0A">
            <w:pPr>
              <w:rPr>
                <w:ins w:id="9182" w:author="itc94010" w:date="2012-05-04T14:40:00Z"/>
                <w:rFonts w:ascii="Arial" w:eastAsia="新細明體" w:hAnsi="Arial" w:cs="Arial"/>
                <w:b/>
                <w:bCs/>
                <w:kern w:val="32"/>
                <w:sz w:val="32"/>
                <w:rPrChange w:id="9183" w:author="Chen, Ivy (陳素貞 IEC1)" w:date="2015-01-12T13:45:00Z">
                  <w:rPr>
                    <w:ins w:id="9184" w:author="itc94010" w:date="2012-05-04T14:40:00Z"/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ins w:id="9185" w:author="itc94010" w:date="2012-05-04T14:40:00Z">
              <w:r w:rsidRPr="002F02C9">
                <w:rPr>
                  <w:rFonts w:ascii="SimSun" w:hAnsi="SimSun"/>
                  <w:rPrChange w:id="918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5、刷新</w:t>
              </w:r>
            </w:ins>
            <w:ins w:id="9187" w:author="itc94010" w:date="2012-05-04T15:20:00Z">
              <w:r w:rsidRPr="002F02C9">
                <w:rPr>
                  <w:rFonts w:ascii="SimSun" w:hAnsi="SimSun"/>
                  <w:rPrChange w:id="918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I</w:t>
              </w:r>
              <w:r w:rsidRPr="002F02C9">
                <w:rPr>
                  <w:rPrChange w:id="918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tcnd Check QC Hold Setting</w:t>
              </w:r>
              <w:r w:rsidRPr="002F02C9">
                <w:rPr>
                  <w:rFonts w:ascii="SimSun" w:hAnsi="SimSun"/>
                  <w:rPrChange w:id="919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List</w:t>
              </w:r>
            </w:ins>
            <w:ins w:id="9191" w:author="itc94010" w:date="2012-05-04T14:40:00Z">
              <w:r w:rsidRPr="002F02C9">
                <w:rPr>
                  <w:rFonts w:ascii="SimSun" w:hAnsi="SimSun" w:hint="eastAsia"/>
                  <w:rPrChange w:id="919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4C2EE6" w:rsidRPr="002F02C9" w:rsidRDefault="004C2EE6" w:rsidP="00DD3E0A">
            <w:pPr>
              <w:rPr>
                <w:ins w:id="9193" w:author="itc94010" w:date="2012-05-04T14:40:00Z"/>
                <w:rPrChange w:id="9194" w:author="Chen, Ivy (陳素貞 IEC1)" w:date="2015-01-12T13:45:00Z">
                  <w:rPr>
                    <w:ins w:id="9195" w:author="itc94010" w:date="2012-05-04T14:40:00Z"/>
                  </w:rPr>
                </w:rPrChange>
              </w:rPr>
            </w:pPr>
          </w:p>
        </w:tc>
      </w:tr>
      <w:tr w:rsidR="00941A89" w:rsidRPr="002F02C9" w:rsidTr="00DD3E0A">
        <w:trPr>
          <w:ins w:id="9196" w:author="Gao, Guan-Wei (高貫偉 ITC)" w:date="2012-10-23T09:15:00Z"/>
        </w:trPr>
        <w:tc>
          <w:tcPr>
            <w:tcW w:w="445" w:type="dxa"/>
          </w:tcPr>
          <w:p w:rsidR="003B389F" w:rsidRPr="002F02C9" w:rsidRDefault="00152C15">
            <w:pPr>
              <w:rPr>
                <w:ins w:id="9197" w:author="Gao, Guan-Wei (高貫偉 ITC)" w:date="2012-10-23T09:15:00Z"/>
                <w:rPrChange w:id="9198" w:author="Chen, Ivy (陳素貞 IEC1)" w:date="2015-01-12T13:45:00Z">
                  <w:rPr>
                    <w:ins w:id="9199" w:author="Gao, Guan-Wei (高貫偉 ITC)" w:date="2012-10-23T09:1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200" w:author="Gao, Guan-Wei (高貫偉 ITC)" w:date="2012-11-05T10:31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9201" w:author="Gao, Guan-Wei (高貫偉 ITC)" w:date="2012-10-23T09:15:00Z">
              <w:r w:rsidRPr="002F02C9">
                <w:rPr>
                  <w:rPrChange w:id="920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8</w:t>
              </w:r>
            </w:ins>
          </w:p>
        </w:tc>
        <w:tc>
          <w:tcPr>
            <w:tcW w:w="1310" w:type="dxa"/>
          </w:tcPr>
          <w:p w:rsidR="003B389F" w:rsidRPr="002F02C9" w:rsidRDefault="00152C15">
            <w:pPr>
              <w:rPr>
                <w:ins w:id="9203" w:author="Gao, Guan-Wei (高貫偉 ITC)" w:date="2012-10-23T09:15:00Z"/>
                <w:rPrChange w:id="9204" w:author="Chen, Ivy (陳素貞 IEC1)" w:date="2015-01-12T13:45:00Z">
                  <w:rPr>
                    <w:ins w:id="9205" w:author="Gao, Guan-Wei (高貫偉 ITC)" w:date="2012-10-23T09:1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206" w:author="Gao, Guan-Wei (高貫偉 ITC)" w:date="2012-11-05T10:31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9207" w:author="Gao, Guan-Wei (高貫偉 ITC)" w:date="2012-10-23T09:15:00Z">
              <w:r w:rsidRPr="002F02C9">
                <w:rPr>
                  <w:rPrChange w:id="920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Upload</w:t>
              </w:r>
            </w:ins>
          </w:p>
        </w:tc>
        <w:tc>
          <w:tcPr>
            <w:tcW w:w="916" w:type="dxa"/>
          </w:tcPr>
          <w:p w:rsidR="003B389F" w:rsidRPr="002F02C9" w:rsidRDefault="00152C15">
            <w:pPr>
              <w:rPr>
                <w:ins w:id="9209" w:author="Gao, Guan-Wei (高貫偉 ITC)" w:date="2012-10-23T09:15:00Z"/>
                <w:rPrChange w:id="9210" w:author="Chen, Ivy (陳素貞 IEC1)" w:date="2015-01-12T13:45:00Z">
                  <w:rPr>
                    <w:ins w:id="9211" w:author="Gao, Guan-Wei (高貫偉 ITC)" w:date="2012-10-23T09:15:00Z"/>
                    <w:rFonts w:ascii="SimSun" w:hAnsi="SimSun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212" w:author="Gao, Guan-Wei (高貫偉 ITC)" w:date="2012-11-05T10:31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9213" w:author="Gao, Guan-Wei (高貫偉 ITC)" w:date="2012-10-23T09:15:00Z">
              <w:r w:rsidRPr="002F02C9">
                <w:rPr>
                  <w:rPrChange w:id="921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941A89" w:rsidRPr="002F02C9" w:rsidRDefault="00941A89" w:rsidP="00DD3E0A">
            <w:pPr>
              <w:rPr>
                <w:ins w:id="9215" w:author="Gao, Guan-Wei (高貫偉 ITC)" w:date="2012-10-23T09:15:00Z"/>
                <w:rPrChange w:id="9216" w:author="Chen, Ivy (陳素貞 IEC1)" w:date="2015-01-12T13:45:00Z">
                  <w:rPr>
                    <w:ins w:id="9217" w:author="Gao, Guan-Wei (高貫偉 ITC)" w:date="2012-10-23T09:15:00Z"/>
                  </w:rPr>
                </w:rPrChange>
              </w:rPr>
            </w:pPr>
          </w:p>
        </w:tc>
        <w:tc>
          <w:tcPr>
            <w:tcW w:w="1432" w:type="dxa"/>
          </w:tcPr>
          <w:p w:rsidR="00941A89" w:rsidRPr="002F02C9" w:rsidRDefault="00152C15" w:rsidP="00DD3E0A">
            <w:pPr>
              <w:rPr>
                <w:ins w:id="9218" w:author="Gao, Guan-Wei (高貫偉 ITC)" w:date="2012-10-23T09:15:00Z"/>
                <w:rFonts w:ascii="SimSun" w:hAnsi="SimSun"/>
                <w:rPrChange w:id="9219" w:author="Chen, Ivy (陳素貞 IEC1)" w:date="2015-01-12T13:45:00Z">
                  <w:rPr>
                    <w:ins w:id="9220" w:author="Gao, Guan-Wei (高貫偉 ITC)" w:date="2012-10-23T09:15:00Z"/>
                    <w:rFonts w:ascii="SimSun" w:hAnsi="SimSun"/>
                  </w:rPr>
                </w:rPrChange>
              </w:rPr>
            </w:pPr>
            <w:ins w:id="9221" w:author="Gao, Guan-Wei (高貫偉 ITC)" w:date="2012-10-23T09:16:00Z">
              <w:r w:rsidRPr="002F02C9">
                <w:rPr>
                  <w:rFonts w:ascii="SimSun" w:hAnsi="SimSun" w:hint="eastAsia"/>
                  <w:rPrChange w:id="922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922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Upload</w:t>
              </w:r>
              <w:r w:rsidRPr="002F02C9">
                <w:rPr>
                  <w:rFonts w:ascii="SimSun" w:hAnsi="SimSun" w:hint="eastAsia"/>
                  <w:rPrChange w:id="922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</w:tc>
        <w:tc>
          <w:tcPr>
            <w:tcW w:w="680" w:type="dxa"/>
          </w:tcPr>
          <w:p w:rsidR="00941A89" w:rsidRPr="002F02C9" w:rsidRDefault="00941A89" w:rsidP="00DD3E0A">
            <w:pPr>
              <w:rPr>
                <w:ins w:id="9225" w:author="Gao, Guan-Wei (高貫偉 ITC)" w:date="2012-10-23T09:15:00Z"/>
                <w:rPrChange w:id="9226" w:author="Chen, Ivy (陳素貞 IEC1)" w:date="2015-01-12T13:45:00Z">
                  <w:rPr>
                    <w:ins w:id="9227" w:author="Gao, Guan-Wei (高貫偉 ITC)" w:date="2012-10-23T09:15:00Z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RDefault="00152C15">
            <w:pPr>
              <w:pStyle w:val="ae"/>
              <w:rPr>
                <w:ins w:id="9228" w:author="Gao, Guan-Wei (高貫偉 ITC)" w:date="2012-10-23T09:15:00Z"/>
                <w:rPrChange w:id="9229" w:author="Chen, Ivy (陳素貞 IEC1)" w:date="2015-01-12T13:45:00Z">
                  <w:rPr>
                    <w:ins w:id="9230" w:author="Gao, Guan-Wei (高貫偉 ITC)" w:date="2012-10-23T09:15:00Z"/>
                    <w:rFonts w:ascii="SimSun" w:hAnsi="SimSun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231" w:author="Gao, Guan-Wei (高貫偉 ITC)" w:date="2012-10-23T09:1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100" w:hangingChars="50" w:hanging="100"/>
                  <w:outlineLvl w:val="0"/>
                </w:pPr>
              </w:pPrChange>
            </w:pPr>
            <w:ins w:id="9232" w:author="Gao, Guan-Wei (高貫偉 ITC)" w:date="2012-10-23T09:16:00Z">
              <w:r w:rsidRPr="002F02C9">
                <w:rPr>
                  <w:rFonts w:ascii="SimSun" w:hAnsi="SimSun" w:hint="eastAsia"/>
                  <w:rPrChange w:id="923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打开模态窗体</w:t>
              </w:r>
              <w:r w:rsidRPr="002F02C9">
                <w:rPr>
                  <w:rFonts w:hint="eastAsia"/>
                  <w:rPrChange w:id="923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圖</w:t>
              </w:r>
              <w:r w:rsidRPr="002F02C9">
                <w:rPr>
                  <w:rPrChange w:id="923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PrChange w:id="923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fldChar w:fldCharType="begin"/>
              </w:r>
              <w:r w:rsidRPr="002F02C9">
                <w:rPr>
                  <w:rPrChange w:id="923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instrText xml:space="preserve"> STYLEREF 2 \s </w:instrText>
              </w:r>
              <w:r w:rsidRPr="002F02C9">
                <w:rPr>
                  <w:rPrChange w:id="923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fldChar w:fldCharType="separate"/>
              </w:r>
              <w:r w:rsidRPr="002F02C9">
                <w:rPr>
                  <w:noProof/>
                  <w:rPrChange w:id="9239" w:author="Chen, Ivy (陳素貞 IEC1)" w:date="2015-01-12T13:45:00Z">
                    <w:rPr>
                      <w:noProof/>
                      <w:color w:val="0000FF"/>
                      <w:u w:val="single"/>
                    </w:rPr>
                  </w:rPrChange>
                </w:rPr>
                <w:t>1.</w:t>
              </w:r>
              <w:r w:rsidRPr="002F02C9">
                <w:rPr>
                  <w:rPrChange w:id="924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fldChar w:fldCharType="end"/>
              </w:r>
              <w:r w:rsidRPr="002F02C9">
                <w:rPr>
                  <w:rFonts w:eastAsiaTheme="minorEastAsia"/>
                  <w:rPrChange w:id="9241" w:author="Chen, Ivy (陳素貞 IEC1)" w:date="2015-01-12T13:45:00Z">
                    <w:rPr>
                      <w:rFonts w:eastAsiaTheme="minorEastAsia"/>
                      <w:color w:val="0000FF"/>
                      <w:u w:val="single"/>
                    </w:rPr>
                  </w:rPrChange>
                </w:rPr>
                <w:t>7</w:t>
              </w:r>
              <w:r w:rsidRPr="002F02C9">
                <w:rPr>
                  <w:rPrChange w:id="924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noBreakHyphen/>
                <w:t>2</w:t>
              </w:r>
            </w:ins>
          </w:p>
        </w:tc>
        <w:tc>
          <w:tcPr>
            <w:tcW w:w="2629" w:type="dxa"/>
          </w:tcPr>
          <w:p w:rsidR="00941A89" w:rsidRPr="002F02C9" w:rsidRDefault="00941A89" w:rsidP="00DD3E0A">
            <w:pPr>
              <w:rPr>
                <w:ins w:id="9243" w:author="Gao, Guan-Wei (高貫偉 ITC)" w:date="2012-10-23T09:15:00Z"/>
                <w:rPrChange w:id="9244" w:author="Chen, Ivy (陳素貞 IEC1)" w:date="2015-01-12T13:45:00Z">
                  <w:rPr>
                    <w:ins w:id="9245" w:author="Gao, Guan-Wei (高貫偉 ITC)" w:date="2012-10-23T09:15:00Z"/>
                  </w:rPr>
                </w:rPrChange>
              </w:rPr>
            </w:pPr>
          </w:p>
        </w:tc>
      </w:tr>
      <w:tr w:rsidR="00941A89" w:rsidRPr="002F02C9" w:rsidTr="00DD3E0A">
        <w:trPr>
          <w:ins w:id="9246" w:author="Gao, Guan-Wei (高貫偉 ITC)" w:date="2012-10-23T09:16:00Z"/>
        </w:trPr>
        <w:tc>
          <w:tcPr>
            <w:tcW w:w="445" w:type="dxa"/>
          </w:tcPr>
          <w:p w:rsidR="00941A89" w:rsidRPr="002F02C9" w:rsidRDefault="00152C15" w:rsidP="0078640F">
            <w:pPr>
              <w:rPr>
                <w:ins w:id="9247" w:author="Gao, Guan-Wei (高貫偉 ITC)" w:date="2012-10-23T09:16:00Z"/>
                <w:rPrChange w:id="9248" w:author="Chen, Ivy (陳素貞 IEC1)" w:date="2015-01-12T13:45:00Z">
                  <w:rPr>
                    <w:ins w:id="9249" w:author="Gao, Guan-Wei (高貫偉 ITC)" w:date="2012-10-23T09:16:00Z"/>
                  </w:rPr>
                </w:rPrChange>
              </w:rPr>
            </w:pPr>
            <w:ins w:id="9250" w:author="Gao, Guan-Wei (高貫偉 ITC)" w:date="2012-10-23T09:17:00Z">
              <w:r w:rsidRPr="002F02C9">
                <w:rPr>
                  <w:rPrChange w:id="925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9</w:t>
              </w:r>
            </w:ins>
          </w:p>
        </w:tc>
        <w:tc>
          <w:tcPr>
            <w:tcW w:w="1310" w:type="dxa"/>
          </w:tcPr>
          <w:p w:rsidR="00941A89" w:rsidRPr="002F02C9" w:rsidRDefault="00152C15" w:rsidP="0078640F">
            <w:pPr>
              <w:rPr>
                <w:ins w:id="9252" w:author="Gao, Guan-Wei (高貫偉 ITC)" w:date="2012-10-23T09:16:00Z"/>
                <w:rPrChange w:id="9253" w:author="Chen, Ivy (陳素貞 IEC1)" w:date="2015-01-12T13:45:00Z">
                  <w:rPr>
                    <w:ins w:id="9254" w:author="Gao, Guan-Wei (高貫偉 ITC)" w:date="2012-10-23T09:16:00Z"/>
                  </w:rPr>
                </w:rPrChange>
              </w:rPr>
            </w:pPr>
            <w:ins w:id="9255" w:author="Gao, Guan-Wei (高貫偉 ITC)" w:date="2012-10-23T09:17:00Z">
              <w:r w:rsidRPr="002F02C9">
                <w:rPr>
                  <w:rPrChange w:id="925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File</w:t>
              </w:r>
            </w:ins>
          </w:p>
        </w:tc>
        <w:tc>
          <w:tcPr>
            <w:tcW w:w="916" w:type="dxa"/>
          </w:tcPr>
          <w:p w:rsidR="00941A89" w:rsidRPr="002F02C9" w:rsidRDefault="00152C15" w:rsidP="00DD3E0A">
            <w:pPr>
              <w:rPr>
                <w:ins w:id="9257" w:author="Gao, Guan-Wei (高貫偉 ITC)" w:date="2012-10-23T09:16:00Z"/>
                <w:rFonts w:ascii="SimSun" w:hAnsi="SimSun"/>
                <w:rPrChange w:id="9258" w:author="Chen, Ivy (陳素貞 IEC1)" w:date="2015-01-12T13:45:00Z">
                  <w:rPr>
                    <w:ins w:id="9259" w:author="Gao, Guan-Wei (高貫偉 ITC)" w:date="2012-10-23T09:16:00Z"/>
                    <w:rFonts w:ascii="SimSun" w:hAnsi="SimSun"/>
                  </w:rPr>
                </w:rPrChange>
              </w:rPr>
            </w:pPr>
            <w:ins w:id="9260" w:author="Gao, Guan-Wei (高貫偉 ITC)" w:date="2012-10-23T09:17:00Z">
              <w:r w:rsidRPr="002F02C9">
                <w:rPr>
                  <w:rFonts w:ascii="SimSun" w:hAnsi="SimSun"/>
                  <w:rPrChange w:id="926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File</w:t>
              </w:r>
            </w:ins>
          </w:p>
        </w:tc>
        <w:tc>
          <w:tcPr>
            <w:tcW w:w="677" w:type="dxa"/>
          </w:tcPr>
          <w:p w:rsidR="00941A89" w:rsidRPr="002F02C9" w:rsidRDefault="00941A89" w:rsidP="00DD3E0A">
            <w:pPr>
              <w:rPr>
                <w:ins w:id="9262" w:author="Gao, Guan-Wei (高貫偉 ITC)" w:date="2012-10-23T09:16:00Z"/>
                <w:rPrChange w:id="9263" w:author="Chen, Ivy (陳素貞 IEC1)" w:date="2015-01-12T13:45:00Z">
                  <w:rPr>
                    <w:ins w:id="9264" w:author="Gao, Guan-Wei (高貫偉 ITC)" w:date="2012-10-23T09:16:00Z"/>
                  </w:rPr>
                </w:rPrChange>
              </w:rPr>
            </w:pPr>
          </w:p>
        </w:tc>
        <w:tc>
          <w:tcPr>
            <w:tcW w:w="1432" w:type="dxa"/>
          </w:tcPr>
          <w:p w:rsidR="00941A89" w:rsidRPr="002F02C9" w:rsidRDefault="00941A89" w:rsidP="00DD3E0A">
            <w:pPr>
              <w:rPr>
                <w:ins w:id="9265" w:author="Gao, Guan-Wei (高貫偉 ITC)" w:date="2012-10-23T09:16:00Z"/>
                <w:rFonts w:ascii="SimSun" w:hAnsi="SimSun"/>
                <w:rPrChange w:id="9266" w:author="Chen, Ivy (陳素貞 IEC1)" w:date="2015-01-12T13:45:00Z">
                  <w:rPr>
                    <w:ins w:id="9267" w:author="Gao, Guan-Wei (高貫偉 ITC)" w:date="2012-10-23T09:16:00Z"/>
                    <w:rFonts w:ascii="SimSun" w:hAnsi="SimSun"/>
                  </w:rPr>
                </w:rPrChange>
              </w:rPr>
            </w:pPr>
          </w:p>
        </w:tc>
        <w:tc>
          <w:tcPr>
            <w:tcW w:w="680" w:type="dxa"/>
          </w:tcPr>
          <w:p w:rsidR="00941A89" w:rsidRPr="002F02C9" w:rsidRDefault="00941A89" w:rsidP="00DD3E0A">
            <w:pPr>
              <w:rPr>
                <w:ins w:id="9268" w:author="Gao, Guan-Wei (高貫偉 ITC)" w:date="2012-10-23T09:16:00Z"/>
                <w:rPrChange w:id="9269" w:author="Chen, Ivy (陳素貞 IEC1)" w:date="2015-01-12T13:45:00Z">
                  <w:rPr>
                    <w:ins w:id="9270" w:author="Gao, Guan-Wei (高貫偉 ITC)" w:date="2012-10-23T09:16:00Z"/>
                  </w:rPr>
                </w:rPrChange>
              </w:rPr>
            </w:pPr>
          </w:p>
        </w:tc>
        <w:tc>
          <w:tcPr>
            <w:tcW w:w="2728" w:type="dxa"/>
          </w:tcPr>
          <w:p w:rsidR="00941A89" w:rsidRPr="002F02C9" w:rsidRDefault="00941A89" w:rsidP="00941A89">
            <w:pPr>
              <w:pStyle w:val="ae"/>
              <w:rPr>
                <w:ins w:id="9271" w:author="Gao, Guan-Wei (高貫偉 ITC)" w:date="2012-10-23T09:16:00Z"/>
                <w:rFonts w:ascii="SimSun" w:hAnsi="SimSun"/>
                <w:rPrChange w:id="9272" w:author="Chen, Ivy (陳素貞 IEC1)" w:date="2015-01-12T13:45:00Z">
                  <w:rPr>
                    <w:ins w:id="9273" w:author="Gao, Guan-Wei (高貫偉 ITC)" w:date="2012-10-23T09:16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</w:tcPr>
          <w:p w:rsidR="00941A89" w:rsidRPr="002F02C9" w:rsidRDefault="00941A89" w:rsidP="00DD3E0A">
            <w:pPr>
              <w:rPr>
                <w:ins w:id="9274" w:author="Gao, Guan-Wei (高貫偉 ITC)" w:date="2012-10-23T09:16:00Z"/>
                <w:rPrChange w:id="9275" w:author="Chen, Ivy (陳素貞 IEC1)" w:date="2015-01-12T13:45:00Z">
                  <w:rPr>
                    <w:ins w:id="9276" w:author="Gao, Guan-Wei (高貫偉 ITC)" w:date="2012-10-23T09:16:00Z"/>
                  </w:rPr>
                </w:rPrChange>
              </w:rPr>
            </w:pPr>
          </w:p>
        </w:tc>
      </w:tr>
      <w:tr w:rsidR="00941A89" w:rsidRPr="002F02C9" w:rsidTr="00DD3E0A">
        <w:trPr>
          <w:ins w:id="9277" w:author="Gao, Guan-Wei (高貫偉 ITC)" w:date="2012-10-23T09:17:00Z"/>
        </w:trPr>
        <w:tc>
          <w:tcPr>
            <w:tcW w:w="445" w:type="dxa"/>
          </w:tcPr>
          <w:p w:rsidR="00941A89" w:rsidRPr="002F02C9" w:rsidRDefault="00152C15" w:rsidP="0078640F">
            <w:pPr>
              <w:rPr>
                <w:ins w:id="9278" w:author="Gao, Guan-Wei (高貫偉 ITC)" w:date="2012-10-23T09:17:00Z"/>
                <w:rPrChange w:id="9279" w:author="Chen, Ivy (陳素貞 IEC1)" w:date="2015-01-12T13:45:00Z">
                  <w:rPr>
                    <w:ins w:id="9280" w:author="Gao, Guan-Wei (高貫偉 ITC)" w:date="2012-10-23T09:17:00Z"/>
                  </w:rPr>
                </w:rPrChange>
              </w:rPr>
            </w:pPr>
            <w:ins w:id="9281" w:author="Gao, Guan-Wei (高貫偉 ITC)" w:date="2012-10-23T09:17:00Z">
              <w:r w:rsidRPr="002F02C9">
                <w:rPr>
                  <w:rPrChange w:id="928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10</w:t>
              </w:r>
            </w:ins>
          </w:p>
        </w:tc>
        <w:tc>
          <w:tcPr>
            <w:tcW w:w="1310" w:type="dxa"/>
          </w:tcPr>
          <w:p w:rsidR="00941A89" w:rsidRPr="002F02C9" w:rsidRDefault="00152C15" w:rsidP="0078640F">
            <w:pPr>
              <w:rPr>
                <w:ins w:id="9283" w:author="Gao, Guan-Wei (高貫偉 ITC)" w:date="2012-10-23T09:17:00Z"/>
                <w:rPrChange w:id="9284" w:author="Chen, Ivy (陳素貞 IEC1)" w:date="2015-01-12T13:45:00Z">
                  <w:rPr>
                    <w:ins w:id="9285" w:author="Gao, Guan-Wei (高貫偉 ITC)" w:date="2012-10-23T09:17:00Z"/>
                  </w:rPr>
                </w:rPrChange>
              </w:rPr>
            </w:pPr>
            <w:ins w:id="9286" w:author="Gao, Guan-Wei (高貫偉 ITC)" w:date="2012-10-23T09:17:00Z">
              <w:r w:rsidRPr="002F02C9">
                <w:rPr>
                  <w:rPrChange w:id="928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IsHold1</w:t>
              </w:r>
            </w:ins>
          </w:p>
        </w:tc>
        <w:tc>
          <w:tcPr>
            <w:tcW w:w="916" w:type="dxa"/>
          </w:tcPr>
          <w:p w:rsidR="00941A89" w:rsidRPr="002F02C9" w:rsidRDefault="00152C15" w:rsidP="00DD3E0A">
            <w:pPr>
              <w:rPr>
                <w:ins w:id="9288" w:author="Gao, Guan-Wei (高貫偉 ITC)" w:date="2012-10-23T09:17:00Z"/>
                <w:rFonts w:ascii="SimSun" w:hAnsi="SimSun"/>
                <w:rPrChange w:id="9289" w:author="Chen, Ivy (陳素貞 IEC1)" w:date="2015-01-12T13:45:00Z">
                  <w:rPr>
                    <w:ins w:id="9290" w:author="Gao, Guan-Wei (高貫偉 ITC)" w:date="2012-10-23T09:17:00Z"/>
                    <w:rFonts w:ascii="SimSun" w:hAnsi="SimSun"/>
                  </w:rPr>
                </w:rPrChange>
              </w:rPr>
            </w:pPr>
            <w:ins w:id="9291" w:author="Gao, Guan-Wei (高貫偉 ITC)" w:date="2012-10-23T09:17:00Z">
              <w:r w:rsidRPr="002F02C9">
                <w:rPr>
                  <w:rFonts w:ascii="SimSun" w:hAnsi="SimSun"/>
                  <w:rPrChange w:id="929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941A89" w:rsidRPr="002F02C9" w:rsidRDefault="00152C15" w:rsidP="00DD3E0A">
            <w:pPr>
              <w:rPr>
                <w:ins w:id="9293" w:author="Gao, Guan-Wei (高貫偉 ITC)" w:date="2012-10-23T09:17:00Z"/>
                <w:rPrChange w:id="9294" w:author="Chen, Ivy (陳素貞 IEC1)" w:date="2015-01-12T13:45:00Z">
                  <w:rPr>
                    <w:ins w:id="9295" w:author="Gao, Guan-Wei (高貫偉 ITC)" w:date="2012-10-23T09:17:00Z"/>
                  </w:rPr>
                </w:rPrChange>
              </w:rPr>
            </w:pPr>
            <w:ins w:id="9296" w:author="Gao, Guan-Wei (高貫偉 ITC)" w:date="2012-10-23T09:17:00Z">
              <w:r w:rsidRPr="002F02C9">
                <w:rPr>
                  <w:rFonts w:ascii="SimSun" w:hAnsi="SimSun" w:hint="eastAsia"/>
                  <w:rPrChange w:id="929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1432" w:type="dxa"/>
          </w:tcPr>
          <w:p w:rsidR="00941A89" w:rsidRPr="002F02C9" w:rsidRDefault="00152C15" w:rsidP="00DD3E0A">
            <w:pPr>
              <w:rPr>
                <w:ins w:id="9298" w:author="Gao, Guan-Wei (高貫偉 ITC)" w:date="2012-10-23T09:17:00Z"/>
                <w:rFonts w:ascii="SimSun" w:hAnsi="SimSun"/>
                <w:rPrChange w:id="9299" w:author="Chen, Ivy (陳素貞 IEC1)" w:date="2015-01-12T13:45:00Z">
                  <w:rPr>
                    <w:ins w:id="9300" w:author="Gao, Guan-Wei (高貫偉 ITC)" w:date="2012-10-23T09:17:00Z"/>
                    <w:rFonts w:ascii="SimSun" w:hAnsi="SimSun"/>
                  </w:rPr>
                </w:rPrChange>
              </w:rPr>
            </w:pPr>
            <w:ins w:id="9301" w:author="Gao, Guan-Wei (高貫偉 ITC)" w:date="2012-10-23T09:17:00Z">
              <w:r w:rsidRPr="002F02C9">
                <w:rPr>
                  <w:rFonts w:hint="eastAsia"/>
                  <w:rPrChange w:id="930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680" w:type="dxa"/>
          </w:tcPr>
          <w:p w:rsidR="00941A89" w:rsidRPr="002F02C9" w:rsidRDefault="00941A89" w:rsidP="00DD3E0A">
            <w:pPr>
              <w:rPr>
                <w:ins w:id="9303" w:author="Gao, Guan-Wei (高貫偉 ITC)" w:date="2012-10-23T09:17:00Z"/>
                <w:rPrChange w:id="9304" w:author="Chen, Ivy (陳素貞 IEC1)" w:date="2015-01-12T13:45:00Z">
                  <w:rPr>
                    <w:ins w:id="9305" w:author="Gao, Guan-Wei (高貫偉 ITC)" w:date="2012-10-23T09:17:00Z"/>
                  </w:rPr>
                </w:rPrChange>
              </w:rPr>
            </w:pPr>
          </w:p>
        </w:tc>
        <w:tc>
          <w:tcPr>
            <w:tcW w:w="2728" w:type="dxa"/>
          </w:tcPr>
          <w:p w:rsidR="00941A89" w:rsidRPr="002F02C9" w:rsidRDefault="00152C15" w:rsidP="00941A89">
            <w:pPr>
              <w:pStyle w:val="ae"/>
              <w:rPr>
                <w:ins w:id="9306" w:author="Gao, Guan-Wei (高貫偉 ITC)" w:date="2012-10-23T09:17:00Z"/>
                <w:rFonts w:ascii="SimSun" w:hAnsi="SimSun"/>
                <w:rPrChange w:id="9307" w:author="Chen, Ivy (陳素貞 IEC1)" w:date="2015-01-12T13:45:00Z">
                  <w:rPr>
                    <w:ins w:id="9308" w:author="Gao, Guan-Wei (高貫偉 ITC)" w:date="2012-10-23T09:17:00Z"/>
                    <w:rFonts w:ascii="SimSun" w:hAnsi="SimSun"/>
                  </w:rPr>
                </w:rPrChange>
              </w:rPr>
            </w:pPr>
            <w:ins w:id="9309" w:author="Gao, Guan-Wei (高貫偉 ITC)" w:date="2012-10-23T09:17:00Z">
              <w:r w:rsidRPr="002F02C9">
                <w:rPr>
                  <w:rFonts w:hint="eastAsia"/>
                  <w:rPrChange w:id="9310" w:author="Chen, Ivy (陳素貞 IEC1)" w:date="2015-01-12T13:45:00Z">
                    <w:rPr>
                      <w:rFonts w:ascii="Times New Roman" w:eastAsia="SimSun" w:hAnsi="Times New Roman" w:cs="Times New Roman" w:hint="eastAsia"/>
                      <w:color w:val="0000FF"/>
                      <w:szCs w:val="24"/>
                      <w:u w:val="single"/>
                    </w:rPr>
                  </w:rPrChange>
                </w:rPr>
                <w:t>选项包括：</w:t>
              </w:r>
              <w:r w:rsidRPr="002F02C9">
                <w:rPr>
                  <w:rPrChange w:id="9311" w:author="Chen, Ivy (陳素貞 IEC1)" w:date="2015-01-12T13:45:00Z">
                    <w:rPr>
                      <w:rFonts w:ascii="Times New Roman" w:eastAsia="SimSun" w:hAnsi="Times New Roman" w:cs="Times New Roman"/>
                      <w:color w:val="0000FF"/>
                      <w:szCs w:val="24"/>
                      <w:u w:val="single"/>
                    </w:rPr>
                  </w:rPrChange>
                </w:rPr>
                <w:t>Yes</w:t>
              </w:r>
              <w:r w:rsidRPr="002F02C9">
                <w:rPr>
                  <w:rFonts w:hint="eastAsia"/>
                  <w:rPrChange w:id="9312" w:author="Chen, Ivy (陳素貞 IEC1)" w:date="2015-01-12T13:45:00Z">
                    <w:rPr>
                      <w:rFonts w:ascii="Times New Roman" w:eastAsia="SimSun" w:hAnsi="Times New Roman" w:cs="Times New Roman" w:hint="eastAsia"/>
                      <w:color w:val="0000FF"/>
                      <w:szCs w:val="24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9313" w:author="Chen, Ivy (陳素貞 IEC1)" w:date="2015-01-12T13:45:00Z">
                    <w:rPr>
                      <w:rFonts w:ascii="Times New Roman" w:eastAsia="SimSun" w:hAnsi="Times New Roman" w:cs="Times New Roman"/>
                      <w:color w:val="0000FF"/>
                      <w:szCs w:val="24"/>
                      <w:u w:val="single"/>
                    </w:rPr>
                  </w:rPrChange>
                </w:rPr>
                <w:t>No</w:t>
              </w:r>
              <w:r w:rsidRPr="002F02C9">
                <w:rPr>
                  <w:rFonts w:hint="eastAsia"/>
                  <w:rPrChange w:id="9314" w:author="Chen, Ivy (陳素貞 IEC1)" w:date="2015-01-12T13:45:00Z">
                    <w:rPr>
                      <w:rFonts w:ascii="Times New Roman" w:eastAsia="SimSun" w:hAnsi="Times New Roman" w:cs="Times New Roman" w:hint="eastAsia"/>
                      <w:color w:val="0000FF"/>
                      <w:szCs w:val="24"/>
                      <w:u w:val="single"/>
                    </w:rPr>
                  </w:rPrChange>
                </w:rPr>
                <w:t>，对应到</w:t>
              </w:r>
              <w:r w:rsidRPr="002F02C9">
                <w:rPr>
                  <w:rPrChange w:id="9315" w:author="Chen, Ivy (陳素貞 IEC1)" w:date="2015-01-12T13:45:00Z">
                    <w:rPr>
                      <w:rFonts w:ascii="Times New Roman" w:eastAsia="SimSun" w:hAnsi="Times New Roman" w:cs="Times New Roman"/>
                      <w:color w:val="0000FF"/>
                      <w:szCs w:val="24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9316" w:author="Chen, Ivy (陳素貞 IEC1)" w:date="2015-01-12T13:45:00Z">
                    <w:rPr>
                      <w:rFonts w:ascii="Times New Roman" w:eastAsia="SimSun" w:hAnsi="Times New Roman" w:cs="Times New Roman" w:hint="eastAsia"/>
                      <w:color w:val="0000FF"/>
                      <w:szCs w:val="24"/>
                      <w:u w:val="single"/>
                    </w:rPr>
                  </w:rPrChange>
                </w:rPr>
                <w:t>中的值为</w:t>
              </w:r>
              <w:r w:rsidRPr="002F02C9">
                <w:rPr>
                  <w:rPrChange w:id="9317" w:author="Chen, Ivy (陳素貞 IEC1)" w:date="2015-01-12T13:45:00Z">
                    <w:rPr>
                      <w:rFonts w:ascii="Times New Roman" w:eastAsia="SimSun" w:hAnsi="Times New Roman" w:cs="Times New Roman"/>
                      <w:color w:val="0000FF"/>
                      <w:szCs w:val="24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hint="eastAsia"/>
                  <w:rPrChange w:id="9318" w:author="Chen, Ivy (陳素貞 IEC1)" w:date="2015-01-12T13:45:00Z">
                    <w:rPr>
                      <w:rFonts w:ascii="Times New Roman" w:eastAsia="SimSun" w:hAnsi="Times New Roman" w:cs="Times New Roman" w:hint="eastAsia"/>
                      <w:color w:val="0000FF"/>
                      <w:szCs w:val="24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9319" w:author="Chen, Ivy (陳素貞 IEC1)" w:date="2015-01-12T13:45:00Z">
                    <w:rPr>
                      <w:rFonts w:ascii="Times New Roman" w:eastAsia="SimSun" w:hAnsi="Times New Roman" w:cs="Times New Roman"/>
                      <w:color w:val="0000FF"/>
                      <w:szCs w:val="24"/>
                      <w:u w:val="single"/>
                    </w:rPr>
                  </w:rPrChange>
                </w:rPr>
                <w:t>0</w:t>
              </w:r>
            </w:ins>
          </w:p>
        </w:tc>
        <w:tc>
          <w:tcPr>
            <w:tcW w:w="2629" w:type="dxa"/>
          </w:tcPr>
          <w:p w:rsidR="00941A89" w:rsidRPr="002F02C9" w:rsidRDefault="00941A89" w:rsidP="00DD3E0A">
            <w:pPr>
              <w:rPr>
                <w:ins w:id="9320" w:author="Gao, Guan-Wei (高貫偉 ITC)" w:date="2012-10-23T09:17:00Z"/>
                <w:rPrChange w:id="9321" w:author="Chen, Ivy (陳素貞 IEC1)" w:date="2015-01-12T13:45:00Z">
                  <w:rPr>
                    <w:ins w:id="9322" w:author="Gao, Guan-Wei (高貫偉 ITC)" w:date="2012-10-23T09:17:00Z"/>
                  </w:rPr>
                </w:rPrChange>
              </w:rPr>
            </w:pPr>
          </w:p>
        </w:tc>
      </w:tr>
      <w:tr w:rsidR="00941A89" w:rsidRPr="002F02C9" w:rsidTr="00DD3E0A">
        <w:trPr>
          <w:ins w:id="9323" w:author="Gao, Guan-Wei (高貫偉 ITC)" w:date="2012-10-23T09:17:00Z"/>
        </w:trPr>
        <w:tc>
          <w:tcPr>
            <w:tcW w:w="445" w:type="dxa"/>
          </w:tcPr>
          <w:p w:rsidR="00941A89" w:rsidRPr="002F02C9" w:rsidRDefault="00152C15" w:rsidP="0078640F">
            <w:pPr>
              <w:rPr>
                <w:ins w:id="9324" w:author="Gao, Guan-Wei (高貫偉 ITC)" w:date="2012-10-23T09:17:00Z"/>
                <w:rPrChange w:id="9325" w:author="Chen, Ivy (陳素貞 IEC1)" w:date="2015-01-12T13:45:00Z">
                  <w:rPr>
                    <w:ins w:id="9326" w:author="Gao, Guan-Wei (高貫偉 ITC)" w:date="2012-10-23T09:17:00Z"/>
                  </w:rPr>
                </w:rPrChange>
              </w:rPr>
            </w:pPr>
            <w:ins w:id="9327" w:author="Gao, Guan-Wei (高貫偉 ITC)" w:date="2012-10-23T09:17:00Z">
              <w:r w:rsidRPr="002F02C9">
                <w:rPr>
                  <w:rPrChange w:id="932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11</w:t>
              </w:r>
            </w:ins>
          </w:p>
        </w:tc>
        <w:tc>
          <w:tcPr>
            <w:tcW w:w="1310" w:type="dxa"/>
          </w:tcPr>
          <w:p w:rsidR="00941A89" w:rsidRPr="002F02C9" w:rsidRDefault="00152C15" w:rsidP="0078640F">
            <w:pPr>
              <w:rPr>
                <w:ins w:id="9329" w:author="Gao, Guan-Wei (高貫偉 ITC)" w:date="2012-10-23T09:17:00Z"/>
                <w:rPrChange w:id="9330" w:author="Chen, Ivy (陳素貞 IEC1)" w:date="2015-01-12T13:45:00Z">
                  <w:rPr>
                    <w:ins w:id="9331" w:author="Gao, Guan-Wei (高貫偉 ITC)" w:date="2012-10-23T09:17:00Z"/>
                  </w:rPr>
                </w:rPrChange>
              </w:rPr>
            </w:pPr>
            <w:ins w:id="9332" w:author="Gao, Guan-Wei (高貫偉 ITC)" w:date="2012-10-23T09:17:00Z">
              <w:r w:rsidRPr="002F02C9">
                <w:rPr>
                  <w:rPrChange w:id="933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Save1</w:t>
              </w:r>
            </w:ins>
          </w:p>
        </w:tc>
        <w:tc>
          <w:tcPr>
            <w:tcW w:w="916" w:type="dxa"/>
          </w:tcPr>
          <w:p w:rsidR="00941A89" w:rsidRPr="002F02C9" w:rsidRDefault="00152C15" w:rsidP="00DD3E0A">
            <w:pPr>
              <w:rPr>
                <w:ins w:id="9334" w:author="Gao, Guan-Wei (高貫偉 ITC)" w:date="2012-10-23T09:17:00Z"/>
                <w:rFonts w:ascii="SimSun" w:hAnsi="SimSun"/>
                <w:rPrChange w:id="9335" w:author="Chen, Ivy (陳素貞 IEC1)" w:date="2015-01-12T13:45:00Z">
                  <w:rPr>
                    <w:ins w:id="9336" w:author="Gao, Guan-Wei (高貫偉 ITC)" w:date="2012-10-23T09:17:00Z"/>
                    <w:rFonts w:ascii="SimSun" w:hAnsi="SimSun"/>
                  </w:rPr>
                </w:rPrChange>
              </w:rPr>
            </w:pPr>
            <w:ins w:id="9337" w:author="Gao, Guan-Wei (高貫偉 ITC)" w:date="2012-10-23T09:18:00Z">
              <w:r w:rsidRPr="002F02C9">
                <w:rPr>
                  <w:rFonts w:ascii="SimSun" w:hAnsi="SimSun"/>
                  <w:rPrChange w:id="933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941A89" w:rsidRPr="002F02C9" w:rsidRDefault="00941A89" w:rsidP="00DD3E0A">
            <w:pPr>
              <w:rPr>
                <w:ins w:id="9339" w:author="Gao, Guan-Wei (高貫偉 ITC)" w:date="2012-10-23T09:17:00Z"/>
                <w:rPrChange w:id="9340" w:author="Chen, Ivy (陳素貞 IEC1)" w:date="2015-01-12T13:45:00Z">
                  <w:rPr>
                    <w:ins w:id="9341" w:author="Gao, Guan-Wei (高貫偉 ITC)" w:date="2012-10-23T09:17:00Z"/>
                  </w:rPr>
                </w:rPrChange>
              </w:rPr>
            </w:pPr>
          </w:p>
        </w:tc>
        <w:tc>
          <w:tcPr>
            <w:tcW w:w="1432" w:type="dxa"/>
          </w:tcPr>
          <w:p w:rsidR="00941A89" w:rsidRPr="002F02C9" w:rsidRDefault="00152C15" w:rsidP="00DD3E0A">
            <w:pPr>
              <w:rPr>
                <w:ins w:id="9342" w:author="Gao, Guan-Wei (高貫偉 ITC)" w:date="2012-10-23T09:17:00Z"/>
                <w:rFonts w:ascii="SimSun" w:hAnsi="SimSun"/>
                <w:rPrChange w:id="9343" w:author="Chen, Ivy (陳素貞 IEC1)" w:date="2015-01-12T13:45:00Z">
                  <w:rPr>
                    <w:ins w:id="9344" w:author="Gao, Guan-Wei (高貫偉 ITC)" w:date="2012-10-23T09:17:00Z"/>
                    <w:rFonts w:ascii="SimSun" w:hAnsi="SimSun"/>
                  </w:rPr>
                </w:rPrChange>
              </w:rPr>
            </w:pPr>
            <w:ins w:id="9345" w:author="Gao, Guan-Wei (高貫偉 ITC)" w:date="2012-10-23T09:18:00Z">
              <w:r w:rsidRPr="002F02C9">
                <w:rPr>
                  <w:rFonts w:ascii="SimSun" w:hAnsi="SimSun" w:hint="eastAsia"/>
                  <w:rPrChange w:id="934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934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Save</w:t>
              </w:r>
              <w:r w:rsidRPr="002F02C9">
                <w:rPr>
                  <w:rFonts w:ascii="SimSun" w:hAnsi="SimSun" w:hint="eastAsia"/>
                  <w:rPrChange w:id="934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</w:tc>
        <w:tc>
          <w:tcPr>
            <w:tcW w:w="680" w:type="dxa"/>
          </w:tcPr>
          <w:p w:rsidR="00941A89" w:rsidRPr="002F02C9" w:rsidRDefault="00941A89" w:rsidP="00DD3E0A">
            <w:pPr>
              <w:rPr>
                <w:ins w:id="9349" w:author="Gao, Guan-Wei (高貫偉 ITC)" w:date="2012-10-23T09:17:00Z"/>
                <w:rPrChange w:id="9350" w:author="Chen, Ivy (陳素貞 IEC1)" w:date="2015-01-12T13:45:00Z">
                  <w:rPr>
                    <w:ins w:id="9351" w:author="Gao, Guan-Wei (高貫偉 ITC)" w:date="2012-10-23T09:17:00Z"/>
                  </w:rPr>
                </w:rPrChange>
              </w:rPr>
            </w:pPr>
          </w:p>
        </w:tc>
        <w:tc>
          <w:tcPr>
            <w:tcW w:w="2728" w:type="dxa"/>
          </w:tcPr>
          <w:p w:rsidR="00941A89" w:rsidRPr="002F02C9" w:rsidRDefault="00152C15" w:rsidP="00941A89">
            <w:pPr>
              <w:rPr>
                <w:ins w:id="9352" w:author="Gao, Guan-Wei (高貫偉 ITC)" w:date="2012-10-23T09:20:00Z"/>
                <w:rFonts w:asciiTheme="minorEastAsia" w:eastAsiaTheme="minorEastAsia" w:hAnsiTheme="minorEastAsia"/>
                <w:rPrChange w:id="9353" w:author="Chen, Ivy (陳素貞 IEC1)" w:date="2015-01-12T13:45:00Z">
                  <w:rPr>
                    <w:ins w:id="9354" w:author="Gao, Guan-Wei (高貫偉 ITC)" w:date="2012-10-23T09:20:00Z"/>
                    <w:rFonts w:asciiTheme="minorEastAsia" w:eastAsiaTheme="minorEastAsia" w:hAnsiTheme="minorEastAsia"/>
                  </w:rPr>
                </w:rPrChange>
              </w:rPr>
            </w:pPr>
            <w:ins w:id="9355" w:author="Gao, Guan-Wei (高貫偉 ITC)" w:date="2012-10-23T09:20:00Z">
              <w:r w:rsidRPr="002F02C9">
                <w:rPr>
                  <w:rFonts w:asciiTheme="minorEastAsia" w:eastAsiaTheme="minorEastAsia" w:hAnsiTheme="minorEastAsia"/>
                  <w:rPrChange w:id="9356" w:author="Chen, Ivy (陳素貞 IEC1)" w:date="2015-01-12T13:45:00Z">
                    <w:rPr>
                      <w:rFonts w:asciiTheme="minorEastAsia" w:eastAsiaTheme="minorEastAsia" w:hAnsiTheme="minorEastAsia"/>
                      <w:color w:val="0000FF"/>
                      <w:u w:val="single"/>
                    </w:rPr>
                  </w:rPrChange>
                </w:rPr>
                <w:t>Click：1、若File框</w:t>
              </w:r>
              <w:r w:rsidRPr="002F02C9">
                <w:rPr>
                  <w:rFonts w:asciiTheme="minorEastAsia" w:eastAsiaTheme="minorEastAsia" w:hAnsiTheme="minorEastAsia" w:hint="eastAsia"/>
                  <w:rPrChange w:id="9357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u w:val="single"/>
                    </w:rPr>
                  </w:rPrChange>
                </w:rPr>
                <w:t>为空，则提示用户，放弃后续操作。</w:t>
              </w:r>
            </w:ins>
          </w:p>
          <w:p w:rsidR="00941A89" w:rsidRPr="002F02C9" w:rsidRDefault="00152C15" w:rsidP="00941A89">
            <w:pPr>
              <w:rPr>
                <w:ins w:id="9358" w:author="Gao, Guan-Wei (高貫偉 ITC)" w:date="2012-10-23T09:20:00Z"/>
                <w:rFonts w:asciiTheme="minorEastAsia" w:eastAsiaTheme="minorEastAsia" w:hAnsiTheme="minorEastAsia"/>
                <w:rPrChange w:id="9359" w:author="Chen, Ivy (陳素貞 IEC1)" w:date="2015-01-12T13:45:00Z">
                  <w:rPr>
                    <w:ins w:id="9360" w:author="Gao, Guan-Wei (高貫偉 ITC)" w:date="2012-10-23T09:20:00Z"/>
                    <w:rFonts w:asciiTheme="minorEastAsia" w:eastAsiaTheme="minorEastAsia" w:hAnsiTheme="minorEastAsia"/>
                  </w:rPr>
                </w:rPrChange>
              </w:rPr>
            </w:pPr>
            <w:ins w:id="9361" w:author="Gao, Guan-Wei (高貫偉 ITC)" w:date="2012-10-23T09:20:00Z">
              <w:r w:rsidRPr="002F02C9">
                <w:rPr>
                  <w:rFonts w:asciiTheme="minorEastAsia" w:eastAsiaTheme="minorEastAsia" w:hAnsiTheme="minorEastAsia"/>
                  <w:rPrChange w:id="9362" w:author="Chen, Ivy (陳素貞 IEC1)" w:date="2015-01-12T13:45:00Z">
                    <w:rPr>
                      <w:rFonts w:asciiTheme="minorEastAsia" w:eastAsiaTheme="minorEastAsia" w:hAnsiTheme="minorEastAsia"/>
                      <w:color w:val="0000FF"/>
                      <w:u w:val="single"/>
                    </w:rPr>
                  </w:rPrChange>
                </w:rPr>
                <w:t>2、若File框</w:t>
              </w:r>
              <w:r w:rsidRPr="002F02C9">
                <w:rPr>
                  <w:rFonts w:asciiTheme="minorEastAsia" w:eastAsiaTheme="minorEastAsia" w:hAnsiTheme="minorEastAsia" w:hint="eastAsia"/>
                  <w:rPrChange w:id="9363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u w:val="single"/>
                    </w:rPr>
                  </w:rPrChange>
                </w:rPr>
                <w:t>内容不是以”</w:t>
              </w:r>
              <w:r w:rsidRPr="002F02C9">
                <w:rPr>
                  <w:rFonts w:asciiTheme="minorEastAsia" w:eastAsiaTheme="minorEastAsia" w:hAnsiTheme="minorEastAsia"/>
                  <w:rPrChange w:id="9364" w:author="Chen, Ivy (陳素貞 IEC1)" w:date="2015-01-12T13:45:00Z">
                    <w:rPr>
                      <w:rFonts w:asciiTheme="minorEastAsia" w:eastAsiaTheme="minorEastAsia" w:hAnsiTheme="minorEastAsia"/>
                      <w:color w:val="0000FF"/>
                      <w:u w:val="single"/>
                    </w:rPr>
                  </w:rPrChange>
                </w:rPr>
                <w:t>.xls”</w:t>
              </w:r>
              <w:r w:rsidRPr="002F02C9">
                <w:rPr>
                  <w:rFonts w:asciiTheme="minorEastAsia" w:eastAsiaTheme="minorEastAsia" w:hAnsiTheme="minorEastAsia" w:hint="eastAsia"/>
                  <w:color w:val="00B050"/>
                  <w:rPrChange w:id="9365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B050"/>
                      <w:u w:val="single"/>
                    </w:rPr>
                  </w:rPrChange>
                </w:rPr>
                <w:t>、</w:t>
              </w:r>
              <w:r w:rsidRPr="002F02C9">
                <w:rPr>
                  <w:rFonts w:ascii="NSimSun" w:eastAsia="NSimSun" w:cs="NSimSun"/>
                  <w:color w:val="00B050"/>
                  <w:sz w:val="18"/>
                  <w:szCs w:val="18"/>
                  <w:rPrChange w:id="9366" w:author="Chen, Ivy (陳素貞 IEC1)" w:date="2015-01-12T13:45:00Z">
                    <w:rPr>
                      <w:rFonts w:ascii="NSimSun" w:eastAsia="NSimSun" w:cs="NSimSun"/>
                      <w:color w:val="00B050"/>
                      <w:sz w:val="18"/>
                      <w:szCs w:val="18"/>
                      <w:u w:val="single"/>
                    </w:rPr>
                  </w:rPrChange>
                </w:rPr>
                <w:t xml:space="preserve"> ".xlsx"</w:t>
              </w:r>
              <w:r w:rsidRPr="002F02C9">
                <w:rPr>
                  <w:rFonts w:ascii="NSimSun" w:eastAsia="NSimSun" w:cs="NSimSun" w:hint="eastAsia"/>
                  <w:color w:val="00B050"/>
                  <w:sz w:val="18"/>
                  <w:szCs w:val="18"/>
                  <w:lang w:val="zh-CN"/>
                  <w:rPrChange w:id="9367" w:author="Chen, Ivy (陳素貞 IEC1)" w:date="2015-01-12T13:45:00Z">
                    <w:rPr>
                      <w:rFonts w:ascii="NSimSun" w:eastAsia="NSimSun" w:cs="NSimSun" w:hint="eastAsia"/>
                      <w:color w:val="00B050"/>
                      <w:sz w:val="18"/>
                      <w:szCs w:val="18"/>
                      <w:u w:val="single"/>
                      <w:lang w:val="zh-CN"/>
                    </w:rPr>
                  </w:rPrChange>
                </w:rPr>
                <w:t>或</w:t>
              </w:r>
              <w:r w:rsidRPr="002F02C9">
                <w:rPr>
                  <w:rFonts w:ascii="NSimSun" w:eastAsia="NSimSun" w:cs="NSimSun"/>
                  <w:color w:val="00B050"/>
                  <w:sz w:val="18"/>
                  <w:szCs w:val="18"/>
                  <w:rPrChange w:id="9368" w:author="Chen, Ivy (陳素貞 IEC1)" w:date="2015-01-12T13:45:00Z">
                    <w:rPr>
                      <w:rFonts w:ascii="NSimSun" w:eastAsia="NSimSun" w:cs="NSimSun"/>
                      <w:color w:val="00B050"/>
                      <w:sz w:val="18"/>
                      <w:szCs w:val="18"/>
                      <w:u w:val="single"/>
                    </w:rPr>
                  </w:rPrChange>
                </w:rPr>
                <w:t>".xlsm"</w:t>
              </w:r>
              <w:r w:rsidRPr="002F02C9">
                <w:rPr>
                  <w:rFonts w:asciiTheme="minorEastAsia" w:eastAsiaTheme="minorEastAsia" w:hAnsiTheme="minorEastAsia" w:hint="eastAsia"/>
                  <w:rPrChange w:id="9369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u w:val="single"/>
                    </w:rPr>
                  </w:rPrChange>
                </w:rPr>
                <w:t>结尾，则提示用户，放弃后续操作。</w:t>
              </w:r>
            </w:ins>
          </w:p>
          <w:p w:rsidR="00941A89" w:rsidRPr="002F02C9" w:rsidRDefault="00152C15" w:rsidP="00941A89">
            <w:pPr>
              <w:rPr>
                <w:ins w:id="9370" w:author="Gao, Guan-Wei (高貫偉 ITC)" w:date="2012-10-23T09:20:00Z"/>
                <w:rFonts w:asciiTheme="minorEastAsia" w:eastAsiaTheme="minorEastAsia" w:hAnsiTheme="minorEastAsia"/>
                <w:rPrChange w:id="9371" w:author="Chen, Ivy (陳素貞 IEC1)" w:date="2015-01-12T13:45:00Z">
                  <w:rPr>
                    <w:ins w:id="9372" w:author="Gao, Guan-Wei (高貫偉 ITC)" w:date="2012-10-23T09:20:00Z"/>
                    <w:rFonts w:asciiTheme="minorEastAsia" w:eastAsiaTheme="minorEastAsia" w:hAnsiTheme="minorEastAsia"/>
                  </w:rPr>
                </w:rPrChange>
              </w:rPr>
            </w:pPr>
            <w:ins w:id="9373" w:author="Gao, Guan-Wei (高貫偉 ITC)" w:date="2012-10-23T09:20:00Z">
              <w:r w:rsidRPr="002F02C9">
                <w:rPr>
                  <w:rFonts w:asciiTheme="minorEastAsia" w:hAnsiTheme="minorEastAsia"/>
                  <w:rPrChange w:id="9374" w:author="Chen, Ivy (陳素貞 IEC1)" w:date="2015-01-12T13:45:00Z">
                    <w:rPr>
                      <w:rFonts w:asciiTheme="minorEastAsia" w:hAnsiTheme="minorEastAsia"/>
                      <w:color w:val="0000FF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asciiTheme="minorEastAsia" w:eastAsiaTheme="minorEastAsia" w:hAnsiTheme="minorEastAsia" w:hint="eastAsia"/>
                  <w:rPrChange w:id="9375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u w:val="single"/>
                    </w:rPr>
                  </w:rPrChange>
                </w:rPr>
                <w:t>、若</w:t>
              </w:r>
              <w:r w:rsidRPr="002F02C9">
                <w:rPr>
                  <w:rFonts w:asciiTheme="minorEastAsia" w:eastAsiaTheme="minorEastAsia" w:hAnsiTheme="minorEastAsia"/>
                  <w:rPrChange w:id="9376" w:author="Chen, Ivy (陳素貞 IEC1)" w:date="2015-01-12T13:45:00Z">
                    <w:rPr>
                      <w:rFonts w:asciiTheme="minorEastAsia" w:eastAsiaTheme="minorEastAsia" w:hAnsiTheme="minorEastAsia"/>
                      <w:color w:val="0000FF"/>
                      <w:u w:val="single"/>
                    </w:rPr>
                  </w:rPrChange>
                </w:rPr>
                <w:t>IsHold1</w:t>
              </w:r>
              <w:r w:rsidRPr="002F02C9">
                <w:rPr>
                  <w:rFonts w:asciiTheme="minorEastAsia" w:eastAsiaTheme="minorEastAsia" w:hAnsiTheme="minorEastAsia" w:hint="eastAsia"/>
                  <w:rPrChange w:id="9377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u w:val="single"/>
                    </w:rPr>
                  </w:rPrChange>
                </w:rPr>
                <w:t>选项为空，则提示用户“请选择</w:t>
              </w:r>
              <w:r w:rsidRPr="002F02C9">
                <w:rPr>
                  <w:rFonts w:asciiTheme="minorEastAsia" w:eastAsiaTheme="minorEastAsia" w:hAnsiTheme="minorEastAsia"/>
                  <w:rPrChange w:id="9378" w:author="Chen, Ivy (陳素貞 IEC1)" w:date="2015-01-12T13:45:00Z">
                    <w:rPr>
                      <w:rFonts w:asciiTheme="minorEastAsia" w:eastAsiaTheme="minorEastAsia" w:hAnsiTheme="minorEastAsia"/>
                      <w:color w:val="0000FF"/>
                      <w:u w:val="single"/>
                    </w:rPr>
                  </w:rPrChange>
                </w:rPr>
                <w:t xml:space="preserve">Is </w:t>
              </w:r>
            </w:ins>
            <w:ins w:id="9379" w:author="Gao, Guan-Wei (高貫偉 ITC)" w:date="2012-10-23T09:21:00Z">
              <w:r w:rsidRPr="002F02C9">
                <w:rPr>
                  <w:rFonts w:asciiTheme="minorEastAsia" w:eastAsiaTheme="minorEastAsia" w:hAnsiTheme="minorEastAsia"/>
                  <w:rPrChange w:id="9380" w:author="Chen, Ivy (陳素貞 IEC1)" w:date="2015-01-12T13:45:00Z">
                    <w:rPr>
                      <w:rFonts w:asciiTheme="minorEastAsia" w:eastAsiaTheme="minorEastAsia" w:hAnsiTheme="minorEastAsia"/>
                      <w:color w:val="0000FF"/>
                      <w:u w:val="single"/>
                    </w:rPr>
                  </w:rPrChange>
                </w:rPr>
                <w:t>Hold</w:t>
              </w:r>
            </w:ins>
            <w:ins w:id="9381" w:author="Gao, Guan-Wei (高貫偉 ITC)" w:date="2012-10-23T09:20:00Z">
              <w:r w:rsidRPr="002F02C9">
                <w:rPr>
                  <w:rFonts w:asciiTheme="minorEastAsia" w:eastAsiaTheme="minorEastAsia" w:hAnsiTheme="minorEastAsia" w:hint="eastAsia"/>
                  <w:rPrChange w:id="9382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u w:val="single"/>
                    </w:rPr>
                  </w:rPrChange>
                </w:rPr>
                <w:t>！”，放弃后续操作。</w:t>
              </w:r>
            </w:ins>
          </w:p>
          <w:p w:rsidR="003B389F" w:rsidRPr="002F02C9" w:rsidRDefault="00152C15">
            <w:pPr>
              <w:rPr>
                <w:ins w:id="9383" w:author="Gao, Guan-Wei (高貫偉 ITC)" w:date="2012-10-23T09:22:00Z"/>
                <w:rFonts w:asciiTheme="minorEastAsia" w:eastAsiaTheme="minorEastAsia" w:hAnsiTheme="minorEastAsia"/>
                <w:rPrChange w:id="9384" w:author="Chen, Ivy (陳素貞 IEC1)" w:date="2015-01-12T13:45:00Z">
                  <w:rPr>
                    <w:ins w:id="9385" w:author="Gao, Guan-Wei (高貫偉 ITC)" w:date="2012-10-23T09:22:00Z"/>
                    <w:rFonts w:asciiTheme="minorEastAsia" w:eastAsiaTheme="minorEastAsia" w:hAnsiTheme="minorEastAsia"/>
                  </w:rPr>
                </w:rPrChange>
              </w:rPr>
              <w:pPrChange w:id="9386" w:author="Gao, Guan-Wei (高貫偉 ITC)" w:date="2012-10-23T09:22:00Z">
                <w:pPr>
                  <w:pStyle w:val="ae"/>
                </w:pPr>
              </w:pPrChange>
            </w:pPr>
            <w:ins w:id="9387" w:author="Gao, Guan-Wei (高貫偉 ITC)" w:date="2012-10-23T09:21:00Z">
              <w:r w:rsidRPr="002F02C9">
                <w:rPr>
                  <w:rFonts w:asciiTheme="minorEastAsia" w:hAnsiTheme="minorEastAsia"/>
                  <w:rPrChange w:id="9388" w:author="Chen, Ivy (陳素貞 IEC1)" w:date="2015-01-12T13:45:00Z">
                    <w:rPr>
                      <w:rFonts w:asciiTheme="minorEastAsia" w:hAnsiTheme="minorEastAsia"/>
                      <w:color w:val="0000FF"/>
                      <w:u w:val="single"/>
                    </w:rPr>
                  </w:rPrChange>
                </w:rPr>
                <w:t>4</w:t>
              </w:r>
            </w:ins>
            <w:ins w:id="9389" w:author="Gao, Guan-Wei (高貫偉 ITC)" w:date="2012-10-23T09:20:00Z">
              <w:r w:rsidRPr="002F02C9">
                <w:rPr>
                  <w:rFonts w:asciiTheme="minorEastAsia" w:eastAsiaTheme="minorEastAsia" w:hAnsiTheme="minorEastAsia" w:hint="eastAsia"/>
                  <w:rPrChange w:id="9390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u w:val="single"/>
                    </w:rPr>
                  </w:rPrChange>
                </w:rPr>
                <w:t>、上传并解析所上传的</w:t>
              </w:r>
              <w:r w:rsidRPr="002F02C9">
                <w:rPr>
                  <w:rFonts w:asciiTheme="minorEastAsia" w:eastAsiaTheme="minorEastAsia" w:hAnsiTheme="minorEastAsia"/>
                  <w:rPrChange w:id="9391" w:author="Chen, Ivy (陳素貞 IEC1)" w:date="2015-01-12T13:45:00Z">
                    <w:rPr>
                      <w:rFonts w:asciiTheme="minorEastAsia" w:eastAsiaTheme="minorEastAsia" w:hAnsiTheme="minorEastAsia"/>
                      <w:color w:val="0000FF"/>
                      <w:u w:val="single"/>
                    </w:rPr>
                  </w:rPrChange>
                </w:rPr>
                <w:t>excel文件</w:t>
              </w:r>
              <w:r w:rsidRPr="002F02C9">
                <w:rPr>
                  <w:rFonts w:asciiTheme="minorEastAsia" w:eastAsiaTheme="minorEastAsia" w:hAnsiTheme="minorEastAsia" w:hint="eastAsia"/>
                  <w:color w:val="FF0000"/>
                  <w:rPrChange w:id="9392" w:author="Chen, Ivy (陳素貞 IEC1)" w:date="2015-01-12T13:45:00Z">
                    <w:rPr>
                      <w:rFonts w:asciiTheme="minorEastAsia" w:eastAsiaTheme="minorEastAsia" w:hAnsiTheme="minorEastAsia" w:hint="eastAsia"/>
                      <w:color w:val="FF0000"/>
                      <w:u w:val="single"/>
                    </w:rPr>
                  </w:rPrChange>
                </w:rPr>
                <w:t>（仅一列“</w:t>
              </w:r>
            </w:ins>
            <w:ins w:id="9393" w:author="Gao, Guan-Wei (高貫偉 ITC)" w:date="2012-10-23T09:21:00Z">
              <w:r w:rsidRPr="002F02C9">
                <w:rPr>
                  <w:rFonts w:asciiTheme="minorEastAsia" w:eastAsiaTheme="minorEastAsia" w:hAnsiTheme="minorEastAsia"/>
                  <w:color w:val="FF0000"/>
                  <w:rPrChange w:id="9394" w:author="Chen, Ivy (陳素貞 IEC1)" w:date="2015-01-12T13:45:00Z">
                    <w:rPr>
                      <w:rFonts w:asciiTheme="minorEastAsia" w:eastAsiaTheme="minorEastAsia" w:hAnsiTheme="minorEastAsia"/>
                      <w:color w:val="FF0000"/>
                      <w:u w:val="single"/>
                    </w:rPr>
                  </w:rPrChange>
                </w:rPr>
                <w:t>CustSN</w:t>
              </w:r>
            </w:ins>
            <w:ins w:id="9395" w:author="Gao, Guan-Wei (高貫偉 ITC)" w:date="2012-10-23T09:20:00Z">
              <w:r w:rsidRPr="002F02C9">
                <w:rPr>
                  <w:rFonts w:asciiTheme="minorEastAsia" w:eastAsiaTheme="minorEastAsia" w:hAnsiTheme="minorEastAsia"/>
                  <w:color w:val="FF0000"/>
                  <w:rPrChange w:id="9396" w:author="Chen, Ivy (陳素貞 IEC1)" w:date="2015-01-12T13:45:00Z">
                    <w:rPr>
                      <w:rFonts w:asciiTheme="minorEastAsia" w:eastAsiaTheme="minorEastAsia" w:hAnsiTheme="minorEastAsia"/>
                      <w:color w:val="FF0000"/>
                      <w:u w:val="single"/>
                    </w:rPr>
                  </w:rPrChange>
                </w:rPr>
                <w:t>”</w:t>
              </w:r>
            </w:ins>
            <w:ins w:id="9397" w:author="Gao, Guan-Wei (高貫偉 ITC)" w:date="2012-10-23T09:21:00Z">
              <w:r w:rsidRPr="002F02C9">
                <w:rPr>
                  <w:rFonts w:asciiTheme="minorEastAsia" w:eastAsiaTheme="minorEastAsia" w:hAnsiTheme="minorEastAsia" w:hint="eastAsia"/>
                  <w:color w:val="FF0000"/>
                  <w:rPrChange w:id="9398" w:author="Chen, Ivy (陳素貞 IEC1)" w:date="2015-01-12T13:45:00Z">
                    <w:rPr>
                      <w:rFonts w:asciiTheme="minorEastAsia" w:eastAsiaTheme="minorEastAsia" w:hAnsiTheme="minorEastAsia" w:hint="eastAsia"/>
                      <w:color w:val="FF0000"/>
                      <w:u w:val="single"/>
                    </w:rPr>
                  </w:rPrChange>
                </w:rPr>
                <w:t>或“</w:t>
              </w:r>
              <w:r w:rsidRPr="002F02C9">
                <w:rPr>
                  <w:rFonts w:asciiTheme="minorEastAsia" w:eastAsiaTheme="minorEastAsia" w:hAnsiTheme="minorEastAsia"/>
                  <w:color w:val="FF0000"/>
                  <w:rPrChange w:id="9399" w:author="Chen, Ivy (陳素貞 IEC1)" w:date="2015-01-12T13:45:00Z">
                    <w:rPr>
                      <w:rFonts w:asciiTheme="minorEastAsia" w:eastAsiaTheme="minorEastAsia" w:hAnsiTheme="minorEastAsia"/>
                      <w:color w:val="FF0000"/>
                      <w:u w:val="single"/>
                    </w:rPr>
                  </w:rPrChange>
                </w:rPr>
                <w:t>Model”</w:t>
              </w:r>
            </w:ins>
            <w:ins w:id="9400" w:author="Gao, Guan-Wei (高貫偉 ITC)" w:date="2012-10-23T09:20:00Z">
              <w:r w:rsidRPr="002F02C9">
                <w:rPr>
                  <w:rFonts w:asciiTheme="minorEastAsia" w:eastAsiaTheme="minorEastAsia" w:hAnsiTheme="minorEastAsia"/>
                  <w:color w:val="FF0000"/>
                  <w:rPrChange w:id="9401" w:author="Chen, Ivy (陳素貞 IEC1)" w:date="2015-01-12T13:45:00Z">
                    <w:rPr>
                      <w:rFonts w:asciiTheme="minorEastAsia" w:eastAsiaTheme="minorEastAsia" w:hAnsiTheme="minorEastAsia"/>
                      <w:color w:val="FF0000"/>
                      <w:u w:val="single"/>
                    </w:rPr>
                  </w:rPrChange>
                </w:rPr>
                <w:t>，第</w:t>
              </w:r>
            </w:ins>
            <w:ins w:id="9402" w:author="Gao, Guan-Wei (高貫偉 ITC)" w:date="2012-10-23T09:22:00Z">
              <w:r w:rsidRPr="002F02C9">
                <w:rPr>
                  <w:rFonts w:asciiTheme="minorEastAsia" w:eastAsiaTheme="minorEastAsia" w:hAnsiTheme="minorEastAsia"/>
                  <w:color w:val="FF0000"/>
                  <w:rPrChange w:id="9403" w:author="Chen, Ivy (陳素貞 IEC1)" w:date="2015-01-12T13:45:00Z">
                    <w:rPr>
                      <w:rFonts w:asciiTheme="minorEastAsia" w:eastAsiaTheme="minorEastAsia" w:hAnsiTheme="minorEastAsia"/>
                      <w:color w:val="FF0000"/>
                      <w:u w:val="single"/>
                    </w:rPr>
                  </w:rPrChange>
                </w:rPr>
                <w:t>1</w:t>
              </w:r>
            </w:ins>
            <w:ins w:id="9404" w:author="Gao, Guan-Wei (高貫偉 ITC)" w:date="2012-10-23T09:20:00Z">
              <w:r w:rsidRPr="002F02C9">
                <w:rPr>
                  <w:rFonts w:asciiTheme="minorEastAsia" w:eastAsiaTheme="minorEastAsia" w:hAnsiTheme="minorEastAsia"/>
                  <w:color w:val="FF0000"/>
                  <w:rPrChange w:id="9405" w:author="Chen, Ivy (陳素貞 IEC1)" w:date="2015-01-12T13:45:00Z">
                    <w:rPr>
                      <w:rFonts w:asciiTheme="minorEastAsia" w:eastAsiaTheme="minorEastAsia" w:hAnsiTheme="minorEastAsia"/>
                      <w:color w:val="FF0000"/>
                      <w:u w:val="single"/>
                    </w:rPr>
                  </w:rPrChange>
                </w:rPr>
                <w:t>行</w:t>
              </w:r>
              <w:r w:rsidRPr="002F02C9">
                <w:rPr>
                  <w:rFonts w:asciiTheme="minorEastAsia" w:eastAsiaTheme="minorEastAsia" w:hAnsiTheme="minorEastAsia" w:hint="eastAsia"/>
                  <w:color w:val="FF0000"/>
                  <w:rPrChange w:id="9406" w:author="Chen, Ivy (陳素貞 IEC1)" w:date="2015-01-12T13:45:00Z">
                    <w:rPr>
                      <w:rFonts w:asciiTheme="minorEastAsia" w:eastAsiaTheme="minorEastAsia" w:hAnsiTheme="minorEastAsia" w:hint="eastAsia"/>
                      <w:color w:val="FF0000"/>
                      <w:u w:val="single"/>
                    </w:rPr>
                  </w:rPrChange>
                </w:rPr>
                <w:t>开始</w:t>
              </w:r>
            </w:ins>
            <w:ins w:id="9407" w:author="Gao, Guan-Wei (高貫偉 ITC)" w:date="2012-10-23T09:22:00Z">
              <w:r w:rsidRPr="002F02C9">
                <w:rPr>
                  <w:rFonts w:asciiTheme="minorEastAsia" w:eastAsiaTheme="minorEastAsia" w:hAnsiTheme="minorEastAsia" w:hint="eastAsia"/>
                  <w:color w:val="FF0000"/>
                  <w:rPrChange w:id="9408" w:author="Chen, Ivy (陳素貞 IEC1)" w:date="2015-01-12T13:45:00Z">
                    <w:rPr>
                      <w:rFonts w:asciiTheme="minorEastAsia" w:eastAsiaTheme="minorEastAsia" w:hAnsiTheme="minorEastAsia" w:hint="eastAsia"/>
                      <w:color w:val="FF0000"/>
                      <w:u w:val="single"/>
                    </w:rPr>
                  </w:rPrChange>
                </w:rPr>
                <w:t>就</w:t>
              </w:r>
            </w:ins>
            <w:ins w:id="9409" w:author="Gao, Guan-Wei (高貫偉 ITC)" w:date="2012-10-23T09:20:00Z">
              <w:r w:rsidRPr="002F02C9">
                <w:rPr>
                  <w:rFonts w:asciiTheme="minorEastAsia" w:eastAsiaTheme="minorEastAsia" w:hAnsiTheme="minorEastAsia"/>
                  <w:color w:val="FF0000"/>
                  <w:rPrChange w:id="9410" w:author="Chen, Ivy (陳素貞 IEC1)" w:date="2015-01-12T13:45:00Z">
                    <w:rPr>
                      <w:rFonts w:asciiTheme="minorEastAsia" w:eastAsiaTheme="minorEastAsia" w:hAnsiTheme="minorEastAsia"/>
                      <w:color w:val="FF0000"/>
                      <w:u w:val="single"/>
                    </w:rPr>
                  </w:rPrChange>
                </w:rPr>
                <w:t>是</w:t>
              </w:r>
              <w:r w:rsidRPr="002F02C9">
                <w:rPr>
                  <w:rFonts w:asciiTheme="minorEastAsia" w:eastAsiaTheme="minorEastAsia" w:hAnsiTheme="minorEastAsia" w:hint="eastAsia"/>
                  <w:color w:val="FF0000"/>
                  <w:rPrChange w:id="9411" w:author="Chen, Ivy (陳素貞 IEC1)" w:date="2015-01-12T13:45:00Z">
                    <w:rPr>
                      <w:rFonts w:asciiTheme="minorEastAsia" w:eastAsiaTheme="minorEastAsia" w:hAnsiTheme="minorEastAsia" w:hint="eastAsia"/>
                      <w:color w:val="FF0000"/>
                      <w:u w:val="single"/>
                    </w:rPr>
                  </w:rPrChange>
                </w:rPr>
                <w:t>数据）</w:t>
              </w:r>
              <w:r w:rsidRPr="002F02C9">
                <w:rPr>
                  <w:rFonts w:asciiTheme="minorEastAsia" w:eastAsiaTheme="minorEastAsia" w:hAnsiTheme="minorEastAsia" w:hint="eastAsia"/>
                  <w:rPrChange w:id="9412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u w:val="single"/>
                    </w:rPr>
                  </w:rPrChange>
                </w:rPr>
                <w:t>，从中获取</w:t>
              </w:r>
            </w:ins>
            <w:ins w:id="9413" w:author="Gao, Guan-Wei (高貫偉 ITC)" w:date="2012-10-23T09:22:00Z">
              <w:r w:rsidRPr="002F02C9">
                <w:rPr>
                  <w:rFonts w:asciiTheme="minorEastAsia" w:eastAsiaTheme="minorEastAsia" w:hAnsiTheme="minorEastAsia" w:hint="eastAsia"/>
                  <w:rPrChange w:id="9414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u w:val="single"/>
                    </w:rPr>
                  </w:rPrChange>
                </w:rPr>
                <w:t>所有数据</w:t>
              </w:r>
            </w:ins>
            <w:ins w:id="9415" w:author="Gao, Guan-Wei (高貫偉 ITC)" w:date="2012-10-23T09:20:00Z">
              <w:r w:rsidRPr="002F02C9">
                <w:rPr>
                  <w:rFonts w:asciiTheme="minorEastAsia" w:eastAsiaTheme="minorEastAsia" w:hAnsiTheme="minorEastAsia" w:hint="eastAsia"/>
                  <w:rPrChange w:id="9416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u w:val="single"/>
                    </w:rPr>
                  </w:rPrChange>
                </w:rPr>
                <w:t>（剔除重复的</w:t>
              </w:r>
            </w:ins>
            <w:ins w:id="9417" w:author="Gao, Guan-Wei (高貫偉 ITC)" w:date="2012-10-23T09:22:00Z">
              <w:r w:rsidRPr="002F02C9">
                <w:rPr>
                  <w:rFonts w:asciiTheme="minorEastAsia" w:eastAsiaTheme="minorEastAsia" w:hAnsiTheme="minorEastAsia" w:hint="eastAsia"/>
                  <w:rPrChange w:id="9418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u w:val="single"/>
                    </w:rPr>
                  </w:rPrChange>
                </w:rPr>
                <w:t>数据</w:t>
              </w:r>
            </w:ins>
            <w:ins w:id="9419" w:author="Gao, Guan-Wei (高貫偉 ITC)" w:date="2012-10-23T09:20:00Z">
              <w:r w:rsidRPr="002F02C9">
                <w:rPr>
                  <w:rFonts w:asciiTheme="minorEastAsia" w:eastAsiaTheme="minorEastAsia" w:hAnsiTheme="minorEastAsia"/>
                  <w:rPrChange w:id="9420" w:author="Chen, Ivy (陳素貞 IEC1)" w:date="2015-01-12T13:45:00Z">
                    <w:rPr>
                      <w:rFonts w:asciiTheme="minorEastAsia" w:eastAsiaTheme="minorEastAsia" w:hAnsiTheme="minorEastAsia"/>
                      <w:color w:val="0000FF"/>
                      <w:u w:val="single"/>
                    </w:rPr>
                  </w:rPrChange>
                </w:rPr>
                <w:t>）</w:t>
              </w:r>
              <w:r w:rsidRPr="002F02C9">
                <w:rPr>
                  <w:rFonts w:asciiTheme="minorEastAsia" w:eastAsiaTheme="minorEastAsia" w:hAnsiTheme="minorEastAsia" w:hint="eastAsia"/>
                  <w:rPrChange w:id="9421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u w:val="single"/>
                    </w:rPr>
                  </w:rPrChange>
                </w:rPr>
                <w:t>。</w:t>
              </w:r>
            </w:ins>
          </w:p>
          <w:p w:rsidR="003B389F" w:rsidRPr="002F02C9" w:rsidRDefault="00152C15">
            <w:pPr>
              <w:rPr>
                <w:ins w:id="9422" w:author="Gao, Guan-Wei (高貫偉 ITC)" w:date="2012-10-23T09:17:00Z"/>
                <w:rFonts w:ascii="SimSun" w:hAnsi="SimSun"/>
                <w:rPrChange w:id="9423" w:author="Chen, Ivy (陳素貞 IEC1)" w:date="2015-01-12T13:45:00Z">
                  <w:rPr>
                    <w:ins w:id="9424" w:author="Gao, Guan-Wei (高貫偉 ITC)" w:date="2012-10-23T09:17:00Z"/>
                    <w:rFonts w:ascii="SimSun" w:hAnsi="SimSun"/>
                  </w:rPr>
                </w:rPrChange>
              </w:rPr>
              <w:pPrChange w:id="9425" w:author="Gao, Guan-Wei (高貫偉 ITC)" w:date="2012-10-23T09:22:00Z">
                <w:pPr>
                  <w:pStyle w:val="ae"/>
                </w:pPr>
              </w:pPrChange>
            </w:pPr>
            <w:ins w:id="9426" w:author="Gao, Guan-Wei (高貫偉 ITC)" w:date="2012-10-23T09:23:00Z">
              <w:r w:rsidRPr="002F02C9">
                <w:rPr>
                  <w:rFonts w:ascii="Courier New" w:hAnsi="Courier New" w:cs="Courier New"/>
                  <w:noProof/>
                  <w:szCs w:val="20"/>
                  <w:rPrChange w:id="942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u w:val="single"/>
                    </w:rPr>
                  </w:rPrChange>
                </w:rPr>
                <w:t>5</w:t>
              </w:r>
              <w:r w:rsidRPr="002F02C9">
                <w:rPr>
                  <w:rFonts w:ascii="Courier New" w:hAnsi="Courier New" w:cs="Courier New" w:hint="eastAsia"/>
                  <w:noProof/>
                  <w:szCs w:val="20"/>
                  <w:rPrChange w:id="9428" w:author="Chen, Ivy (陳素貞 IEC1)" w:date="2015-01-12T13:45:00Z">
                    <w:rPr>
                      <w:rFonts w:ascii="Courier New" w:hAnsi="Courier New" w:cs="Courier New" w:hint="eastAsia"/>
                      <w:noProof/>
                      <w:color w:val="0000FF"/>
                      <w:u w:val="single"/>
                    </w:rPr>
                  </w:rPrChange>
                </w:rPr>
                <w:t>、检查数据是否在</w:t>
              </w:r>
            </w:ins>
            <w:ins w:id="9429" w:author="Gao, Guan-Wei (高貫偉 ITC)" w:date="2012-10-23T09:22:00Z">
              <w:r w:rsidRPr="002F02C9">
                <w:rPr>
                  <w:rFonts w:ascii="Courier New" w:hAnsi="Courier New" w:cs="Courier New"/>
                  <w:noProof/>
                  <w:szCs w:val="20"/>
                  <w:rPrChange w:id="943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u w:val="single"/>
                    </w:rPr>
                  </w:rPrChange>
                </w:rPr>
                <w:t>ITCNDCheckQCHold</w:t>
              </w:r>
            </w:ins>
            <w:ins w:id="9431" w:author="Gao, Guan-Wei (高貫偉 ITC)" w:date="2012-10-23T09:23:00Z">
              <w:r w:rsidRPr="002F02C9">
                <w:rPr>
                  <w:rFonts w:ascii="Courier New" w:hAnsi="Courier New" w:cs="Courier New"/>
                  <w:noProof/>
                  <w:szCs w:val="20"/>
                  <w:rPrChange w:id="943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u w:val="single"/>
                    </w:rPr>
                  </w:rPrChange>
                </w:rPr>
                <w:t>.Code</w:t>
              </w:r>
              <w:r w:rsidRPr="002F02C9">
                <w:rPr>
                  <w:rFonts w:ascii="Courier New" w:hAnsi="Courier New" w:cs="Courier New" w:hint="eastAsia"/>
                  <w:noProof/>
                  <w:szCs w:val="20"/>
                  <w:rPrChange w:id="9433" w:author="Chen, Ivy (陳素貞 IEC1)" w:date="2015-01-12T13:45:00Z">
                    <w:rPr>
                      <w:rFonts w:ascii="Courier New" w:hAnsi="Courier New" w:cs="Courier New" w:hint="eastAsia"/>
                      <w:noProof/>
                      <w:color w:val="0000FF"/>
                      <w:u w:val="single"/>
                    </w:rPr>
                  </w:rPrChange>
                </w:rPr>
                <w:t>中出现，若存在，则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943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u w:val="single"/>
                    </w:rPr>
                  </w:rPrChange>
                </w:rPr>
                <w:t>Update</w:t>
              </w:r>
              <w:r w:rsidRPr="002F02C9">
                <w:rPr>
                  <w:rFonts w:ascii="Courier New" w:hAnsi="Courier New" w:cs="Courier New" w:hint="eastAsia"/>
                  <w:noProof/>
                  <w:szCs w:val="20"/>
                  <w:rPrChange w:id="9435" w:author="Chen, Ivy (陳素貞 IEC1)" w:date="2015-01-12T13:45:00Z">
                    <w:rPr>
                      <w:rFonts w:ascii="Courier New" w:hAnsi="Courier New" w:cs="Courier New" w:hint="eastAsia"/>
                      <w:noProof/>
                      <w:color w:val="0000FF"/>
                      <w:u w:val="single"/>
                    </w:rPr>
                  </w:rPrChange>
                </w:rPr>
                <w:t>，否则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943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u w:val="single"/>
                    </w:rPr>
                  </w:rPrChange>
                </w:rPr>
                <w:t>Insert</w:t>
              </w:r>
            </w:ins>
          </w:p>
        </w:tc>
        <w:tc>
          <w:tcPr>
            <w:tcW w:w="2629" w:type="dxa"/>
          </w:tcPr>
          <w:p w:rsidR="00941A89" w:rsidRPr="002F02C9" w:rsidRDefault="00941A89" w:rsidP="00DD3E0A">
            <w:pPr>
              <w:rPr>
                <w:ins w:id="9437" w:author="Gao, Guan-Wei (高貫偉 ITC)" w:date="2012-10-23T09:17:00Z"/>
                <w:rPrChange w:id="9438" w:author="Chen, Ivy (陳素貞 IEC1)" w:date="2015-01-12T13:45:00Z">
                  <w:rPr>
                    <w:ins w:id="9439" w:author="Gao, Guan-Wei (高貫偉 ITC)" w:date="2012-10-23T09:17:00Z"/>
                  </w:rPr>
                </w:rPrChange>
              </w:rPr>
            </w:pPr>
          </w:p>
        </w:tc>
      </w:tr>
      <w:tr w:rsidR="00941A89" w:rsidRPr="002F02C9" w:rsidTr="00DD3E0A">
        <w:trPr>
          <w:ins w:id="9440" w:author="Gao, Guan-Wei (高貫偉 ITC)" w:date="2012-10-23T09:17:00Z"/>
        </w:trPr>
        <w:tc>
          <w:tcPr>
            <w:tcW w:w="445" w:type="dxa"/>
          </w:tcPr>
          <w:p w:rsidR="00941A89" w:rsidRPr="002F02C9" w:rsidRDefault="00152C15" w:rsidP="00DD3E0A">
            <w:pPr>
              <w:rPr>
                <w:ins w:id="9441" w:author="Gao, Guan-Wei (高貫偉 ITC)" w:date="2012-10-23T09:17:00Z"/>
                <w:rPrChange w:id="9442" w:author="Chen, Ivy (陳素貞 IEC1)" w:date="2015-01-12T13:45:00Z">
                  <w:rPr>
                    <w:ins w:id="9443" w:author="Gao, Guan-Wei (高貫偉 ITC)" w:date="2012-10-23T09:17:00Z"/>
                  </w:rPr>
                </w:rPrChange>
              </w:rPr>
            </w:pPr>
            <w:ins w:id="9444" w:author="Gao, Guan-Wei (高貫偉 ITC)" w:date="2012-10-23T09:17:00Z">
              <w:r w:rsidRPr="002F02C9">
                <w:rPr>
                  <w:rPrChange w:id="9445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12</w:t>
              </w:r>
            </w:ins>
          </w:p>
        </w:tc>
        <w:tc>
          <w:tcPr>
            <w:tcW w:w="1310" w:type="dxa"/>
          </w:tcPr>
          <w:p w:rsidR="00941A89" w:rsidRPr="002F02C9" w:rsidRDefault="00152C15" w:rsidP="00DD3E0A">
            <w:pPr>
              <w:rPr>
                <w:ins w:id="9446" w:author="Gao, Guan-Wei (高貫偉 ITC)" w:date="2012-10-23T09:17:00Z"/>
                <w:rPrChange w:id="9447" w:author="Chen, Ivy (陳素貞 IEC1)" w:date="2015-01-12T13:45:00Z">
                  <w:rPr>
                    <w:ins w:id="9448" w:author="Gao, Guan-Wei (高貫偉 ITC)" w:date="2012-10-23T09:17:00Z"/>
                  </w:rPr>
                </w:rPrChange>
              </w:rPr>
            </w:pPr>
            <w:ins w:id="9449" w:author="Gao, Guan-Wei (高貫偉 ITC)" w:date="2012-10-23T09:18:00Z">
              <w:r w:rsidRPr="002F02C9">
                <w:rPr>
                  <w:rPrChange w:id="9450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Cancel</w:t>
              </w:r>
            </w:ins>
          </w:p>
        </w:tc>
        <w:tc>
          <w:tcPr>
            <w:tcW w:w="916" w:type="dxa"/>
          </w:tcPr>
          <w:p w:rsidR="00941A89" w:rsidRPr="002F02C9" w:rsidRDefault="00152C15" w:rsidP="00DD3E0A">
            <w:pPr>
              <w:rPr>
                <w:ins w:id="9451" w:author="Gao, Guan-Wei (高貫偉 ITC)" w:date="2012-10-23T09:17:00Z"/>
                <w:rFonts w:ascii="SimSun" w:hAnsi="SimSun"/>
                <w:rPrChange w:id="9452" w:author="Chen, Ivy (陳素貞 IEC1)" w:date="2015-01-12T13:45:00Z">
                  <w:rPr>
                    <w:ins w:id="9453" w:author="Gao, Guan-Wei (高貫偉 ITC)" w:date="2012-10-23T09:17:00Z"/>
                    <w:rFonts w:ascii="SimSun" w:hAnsi="SimSun"/>
                  </w:rPr>
                </w:rPrChange>
              </w:rPr>
            </w:pPr>
            <w:ins w:id="9454" w:author="Gao, Guan-Wei (高貫偉 ITC)" w:date="2012-10-23T09:18:00Z">
              <w:r w:rsidRPr="002F02C9">
                <w:rPr>
                  <w:rFonts w:ascii="SimSun" w:hAnsi="SimSun"/>
                  <w:rPrChange w:id="9455" w:author="Chen, Ivy (陳素貞 IEC1)" w:date="2015-01-12T13:45:00Z">
                    <w:rPr>
                      <w:rFonts w:ascii="SimSun" w:eastAsia="SimHei" w:hAnsi="SimSun" w:cs="Arial"/>
                      <w:color w:val="0000FF"/>
                      <w:szCs w:val="20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941A89" w:rsidRPr="002F02C9" w:rsidRDefault="00941A89" w:rsidP="00DD3E0A">
            <w:pPr>
              <w:rPr>
                <w:ins w:id="9456" w:author="Gao, Guan-Wei (高貫偉 ITC)" w:date="2012-10-23T09:17:00Z"/>
                <w:rPrChange w:id="9457" w:author="Chen, Ivy (陳素貞 IEC1)" w:date="2015-01-12T13:45:00Z">
                  <w:rPr>
                    <w:ins w:id="9458" w:author="Gao, Guan-Wei (高貫偉 ITC)" w:date="2012-10-23T09:17:00Z"/>
                  </w:rPr>
                </w:rPrChange>
              </w:rPr>
            </w:pPr>
          </w:p>
        </w:tc>
        <w:tc>
          <w:tcPr>
            <w:tcW w:w="1432" w:type="dxa"/>
          </w:tcPr>
          <w:p w:rsidR="00941A89" w:rsidRPr="002F02C9" w:rsidRDefault="00152C15" w:rsidP="00DD3E0A">
            <w:pPr>
              <w:rPr>
                <w:ins w:id="9459" w:author="Gao, Guan-Wei (高貫偉 ITC)" w:date="2012-10-23T09:17:00Z"/>
                <w:rFonts w:ascii="SimSun" w:hAnsi="SimSun"/>
                <w:rPrChange w:id="9460" w:author="Chen, Ivy (陳素貞 IEC1)" w:date="2015-01-12T13:45:00Z">
                  <w:rPr>
                    <w:ins w:id="9461" w:author="Gao, Guan-Wei (高貫偉 ITC)" w:date="2012-10-23T09:17:00Z"/>
                    <w:rFonts w:ascii="SimSun" w:hAnsi="SimSun"/>
                  </w:rPr>
                </w:rPrChange>
              </w:rPr>
            </w:pPr>
            <w:ins w:id="9462" w:author="Gao, Guan-Wei (高貫偉 ITC)" w:date="2012-10-23T09:18:00Z">
              <w:r w:rsidRPr="002F02C9">
                <w:rPr>
                  <w:rFonts w:ascii="SimSun" w:hAnsi="SimSun" w:hint="eastAsia"/>
                  <w:rPrChange w:id="9463" w:author="Chen, Ivy (陳素貞 IEC1)" w:date="2015-01-12T13:45:00Z">
                    <w:rPr>
                      <w:rFonts w:ascii="SimSun" w:eastAsia="SimHei" w:hAnsi="SimSun" w:cs="Arial" w:hint="eastAsia"/>
                      <w:color w:val="0000FF"/>
                      <w:szCs w:val="20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9464" w:author="Chen, Ivy (陳素貞 IEC1)" w:date="2015-01-12T13:45:00Z">
                    <w:rPr>
                      <w:rFonts w:ascii="SimSun" w:eastAsia="SimHei" w:hAnsi="SimSun" w:cs="Arial"/>
                      <w:color w:val="0000FF"/>
                      <w:szCs w:val="20"/>
                      <w:u w:val="single"/>
                    </w:rPr>
                  </w:rPrChange>
                </w:rPr>
                <w:t>Cancel</w:t>
              </w:r>
              <w:r w:rsidRPr="002F02C9">
                <w:rPr>
                  <w:rFonts w:ascii="SimSun" w:hAnsi="SimSun" w:hint="eastAsia"/>
                  <w:rPrChange w:id="9465" w:author="Chen, Ivy (陳素貞 IEC1)" w:date="2015-01-12T13:45:00Z">
                    <w:rPr>
                      <w:rFonts w:ascii="SimSun" w:eastAsia="SimHei" w:hAnsi="SimSun" w:cs="Arial" w:hint="eastAsia"/>
                      <w:color w:val="0000FF"/>
                      <w:szCs w:val="20"/>
                      <w:u w:val="single"/>
                    </w:rPr>
                  </w:rPrChange>
                </w:rPr>
                <w:t>”</w:t>
              </w:r>
            </w:ins>
          </w:p>
        </w:tc>
        <w:tc>
          <w:tcPr>
            <w:tcW w:w="680" w:type="dxa"/>
          </w:tcPr>
          <w:p w:rsidR="00941A89" w:rsidRPr="002F02C9" w:rsidRDefault="00941A89" w:rsidP="00DD3E0A">
            <w:pPr>
              <w:rPr>
                <w:ins w:id="9466" w:author="Gao, Guan-Wei (高貫偉 ITC)" w:date="2012-10-23T09:17:00Z"/>
                <w:rPrChange w:id="9467" w:author="Chen, Ivy (陳素貞 IEC1)" w:date="2015-01-12T13:45:00Z">
                  <w:rPr>
                    <w:ins w:id="9468" w:author="Gao, Guan-Wei (高貫偉 ITC)" w:date="2012-10-23T09:17:00Z"/>
                  </w:rPr>
                </w:rPrChange>
              </w:rPr>
            </w:pPr>
          </w:p>
        </w:tc>
        <w:tc>
          <w:tcPr>
            <w:tcW w:w="2728" w:type="dxa"/>
          </w:tcPr>
          <w:p w:rsidR="00941A89" w:rsidRPr="002F02C9" w:rsidRDefault="00152C15" w:rsidP="00941A89">
            <w:pPr>
              <w:pStyle w:val="ae"/>
              <w:rPr>
                <w:ins w:id="9469" w:author="Gao, Guan-Wei (高貫偉 ITC)" w:date="2012-10-23T09:17:00Z"/>
                <w:rFonts w:ascii="SimSun" w:hAnsi="SimSun"/>
                <w:rPrChange w:id="9470" w:author="Chen, Ivy (陳素貞 IEC1)" w:date="2015-01-12T13:45:00Z">
                  <w:rPr>
                    <w:ins w:id="9471" w:author="Gao, Guan-Wei (高貫偉 ITC)" w:date="2012-10-23T09:17:00Z"/>
                    <w:rFonts w:ascii="SimSun" w:hAnsi="SimSun"/>
                  </w:rPr>
                </w:rPrChange>
              </w:rPr>
            </w:pPr>
            <w:ins w:id="9472" w:author="Gao, Guan-Wei (高貫偉 ITC)" w:date="2012-10-23T09:18:00Z">
              <w:r w:rsidRPr="002F02C9">
                <w:rPr>
                  <w:rFonts w:ascii="SimSun" w:hAnsi="SimSun" w:hint="eastAsia"/>
                  <w:rPrChange w:id="9473" w:author="Chen, Ivy (陳素貞 IEC1)" w:date="2015-01-12T13:45:00Z">
                    <w:rPr>
                      <w:rFonts w:ascii="SimSun" w:hAnsi="SimSun" w:cs="Times New Roman" w:hint="eastAsia"/>
                      <w:color w:val="0000FF"/>
                      <w:u w:val="single"/>
                    </w:rPr>
                  </w:rPrChange>
                </w:rPr>
                <w:t>关闭模态窗体</w:t>
              </w:r>
            </w:ins>
          </w:p>
        </w:tc>
        <w:tc>
          <w:tcPr>
            <w:tcW w:w="2629" w:type="dxa"/>
          </w:tcPr>
          <w:p w:rsidR="00941A89" w:rsidRPr="002F02C9" w:rsidRDefault="00941A89" w:rsidP="00DD3E0A">
            <w:pPr>
              <w:rPr>
                <w:ins w:id="9474" w:author="Gao, Guan-Wei (高貫偉 ITC)" w:date="2012-10-23T09:17:00Z"/>
                <w:rPrChange w:id="9475" w:author="Chen, Ivy (陳素貞 IEC1)" w:date="2015-01-12T13:45:00Z">
                  <w:rPr>
                    <w:ins w:id="9476" w:author="Gao, Guan-Wei (高貫偉 ITC)" w:date="2012-10-23T09:17:00Z"/>
                  </w:rPr>
                </w:rPrChange>
              </w:rPr>
            </w:pPr>
          </w:p>
        </w:tc>
      </w:tr>
    </w:tbl>
    <w:p w:rsidR="004C2EE6" w:rsidRPr="002F02C9" w:rsidRDefault="004C2EE6" w:rsidP="004C2EE6">
      <w:pPr>
        <w:rPr>
          <w:ins w:id="9477" w:author="itc94010" w:date="2012-05-04T14:40:00Z"/>
          <w:rPrChange w:id="9478" w:author="Chen, Ivy (陳素貞 IEC1)" w:date="2015-01-12T13:45:00Z">
            <w:rPr>
              <w:ins w:id="9479" w:author="itc94010" w:date="2012-05-04T14:40:00Z"/>
            </w:rPr>
          </w:rPrChange>
        </w:rPr>
      </w:pPr>
    </w:p>
    <w:p w:rsidR="003B389F" w:rsidRPr="002F02C9" w:rsidRDefault="00152C15">
      <w:pPr>
        <w:pStyle w:val="3"/>
        <w:rPr>
          <w:ins w:id="9480" w:author="itc94010" w:date="2012-05-07T13:17:00Z"/>
          <w:rPrChange w:id="9481" w:author="Chen, Ivy (陳素貞 IEC1)" w:date="2015-01-12T13:45:00Z">
            <w:rPr>
              <w:ins w:id="9482" w:author="itc94010" w:date="2012-05-07T13:17:00Z"/>
            </w:rPr>
          </w:rPrChange>
        </w:rPr>
        <w:pPrChange w:id="9483" w:author="IES11FQ32" w:date="2013-01-29T15:22:00Z">
          <w:pPr/>
        </w:pPrChange>
      </w:pPr>
      <w:bookmarkStart w:id="9484" w:name="_Toc408834685"/>
      <w:ins w:id="9485" w:author="itc94010" w:date="2012-05-07T13:20:00Z">
        <w:r w:rsidRPr="002F02C9">
          <w:rPr>
            <w:rPrChange w:id="9486" w:author="Chen, Ivy (陳素貞 IEC1)" w:date="2015-01-12T13:45:00Z">
              <w:rPr>
                <w:color w:val="0000FF"/>
                <w:u w:val="single"/>
              </w:rPr>
            </w:rPrChange>
          </w:rPr>
          <w:lastRenderedPageBreak/>
          <w:t>CDSI PO</w:t>
        </w:r>
      </w:ins>
      <w:ins w:id="9487" w:author="itc94010" w:date="2012-05-07T13:17:00Z">
        <w:r w:rsidRPr="002F02C9">
          <w:rPr>
            <w:rFonts w:hint="eastAsia"/>
            <w:rPrChange w:id="948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维护界面</w:t>
        </w:r>
        <w:bookmarkEnd w:id="9484"/>
      </w:ins>
    </w:p>
    <w:p w:rsidR="00DD3E0A" w:rsidRPr="002F02C9" w:rsidRDefault="00152C15" w:rsidP="00DD3E0A">
      <w:pPr>
        <w:pStyle w:val="4"/>
        <w:rPr>
          <w:ins w:id="9489" w:author="itc94010" w:date="2012-05-07T13:17:00Z"/>
          <w:rPrChange w:id="9490" w:author="Chen, Ivy (陳素貞 IEC1)" w:date="2015-01-12T13:45:00Z">
            <w:rPr>
              <w:ins w:id="9491" w:author="itc94010" w:date="2012-05-07T13:17:00Z"/>
            </w:rPr>
          </w:rPrChange>
        </w:rPr>
      </w:pPr>
      <w:ins w:id="9492" w:author="itc94010" w:date="2012-05-07T13:17:00Z">
        <w:r w:rsidRPr="002F02C9">
          <w:rPr>
            <w:rFonts w:hint="eastAsia"/>
            <w:rPrChange w:id="949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示意圖</w:t>
        </w:r>
      </w:ins>
    </w:p>
    <w:p w:rsidR="003B389F" w:rsidRPr="002F02C9" w:rsidRDefault="00152C15">
      <w:pPr>
        <w:jc w:val="center"/>
        <w:rPr>
          <w:ins w:id="9494" w:author="itc94010" w:date="2012-05-07T13:17:00Z"/>
          <w:rPrChange w:id="9495" w:author="Chen, Ivy (陳素貞 IEC1)" w:date="2015-01-12T13:45:00Z">
            <w:rPr>
              <w:ins w:id="9496" w:author="itc94010" w:date="2012-05-07T13:17:00Z"/>
            </w:rPr>
          </w:rPrChange>
        </w:rPr>
        <w:pPrChange w:id="9497" w:author="itc94010" w:date="2012-05-07T13:22:00Z">
          <w:pPr>
            <w:pStyle w:val="ae"/>
            <w:jc w:val="center"/>
          </w:pPr>
        </w:pPrChange>
      </w:pPr>
      <w:ins w:id="9498" w:author="itc94010" w:date="2012-05-07T13:17:00Z">
        <w:r w:rsidRPr="002F02C9">
          <w:rPr>
            <w:noProof/>
            <w:rPrChange w:id="9499" w:author="Chen, Ivy (陳素貞 IEC1)" w:date="2015-01-12T13:45:00Z">
              <w:rPr>
                <w:noProof/>
              </w:rPr>
            </w:rPrChange>
          </w:rPr>
          <w:pict>
            <v:oval id="_x0000_s3809" style="position:absolute;left:0;text-align:left;margin-left:489.8pt;margin-top:274.75pt;width:19.45pt;height:17.25pt;z-index:251593216" fillcolor="yellow" strokecolor="red" strokeweight="1pt">
              <v:textbox style="mso-next-textbox:#_x0000_s3809;mso-fit-shape-to-text:t" inset="0,0,0,0">
                <w:txbxContent>
                  <w:p w:rsidR="003B389F" w:rsidRPr="008721B4" w:rsidRDefault="003B389F" w:rsidP="00DD3E0A">
                    <w:pPr>
                      <w:jc w:val="center"/>
                      <w:rPr>
                        <w:b/>
                        <w:szCs w:val="20"/>
                      </w:rPr>
                    </w:pPr>
                    <w:del w:id="9500" w:author="itc94010" w:date="2012-05-07T13:22:00Z">
                      <w:r w:rsidDel="00DD3E0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9501" w:author="itc94010" w:date="2012-05-07T13:22:00Z">
                      <w:r>
                        <w:rPr>
                          <w:rFonts w:hint="eastAsia"/>
                          <w:b/>
                          <w:szCs w:val="20"/>
                        </w:rPr>
                        <w:t>11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9502" w:author="Chen, Ivy (陳素貞 IEC1)" w:date="2015-01-12T13:45:00Z">
              <w:rPr>
                <w:noProof/>
              </w:rPr>
            </w:rPrChange>
          </w:rPr>
          <w:pict>
            <v:oval id="_x0000_s3808" style="position:absolute;left:0;text-align:left;margin-left:489.8pt;margin-top:257.5pt;width:19.45pt;height:17.25pt;z-index:251592192" fillcolor="yellow" strokecolor="red" strokeweight="1pt">
              <v:textbox style="mso-next-textbox:#_x0000_s3808;mso-fit-shape-to-text:t" inset="0,0,0,0">
                <w:txbxContent>
                  <w:p w:rsidR="003B389F" w:rsidRPr="008721B4" w:rsidRDefault="003B389F" w:rsidP="00DD3E0A">
                    <w:pPr>
                      <w:jc w:val="center"/>
                      <w:rPr>
                        <w:b/>
                        <w:szCs w:val="20"/>
                      </w:rPr>
                    </w:pPr>
                    <w:del w:id="9503" w:author="itc94010" w:date="2012-05-07T13:22:00Z">
                      <w:r w:rsidDel="00DD3E0A">
                        <w:rPr>
                          <w:rFonts w:hint="eastAsia"/>
                          <w:b/>
                          <w:szCs w:val="20"/>
                        </w:rPr>
                        <w:delText>6</w:delText>
                      </w:r>
                    </w:del>
                    <w:ins w:id="9504" w:author="itc94010" w:date="2012-05-07T13:22:00Z">
                      <w:r>
                        <w:rPr>
                          <w:rFonts w:hint="eastAsia"/>
                          <w:b/>
                          <w:szCs w:val="20"/>
                        </w:rPr>
                        <w:t>10</w:t>
                      </w:r>
                    </w:ins>
                  </w:p>
                </w:txbxContent>
              </v:textbox>
            </v:oval>
          </w:pict>
        </w:r>
      </w:ins>
      <w:ins w:id="9505" w:author="itc94010" w:date="2012-05-07T13:21:00Z">
        <w:r w:rsidRPr="002F02C9">
          <w:rPr>
            <w:noProof/>
            <w:rPrChange w:id="9506" w:author="Chen, Ivy (陳素貞 IEC1)" w:date="2015-01-12T13:45:00Z">
              <w:rPr>
                <w:noProof/>
              </w:rPr>
            </w:rPrChange>
          </w:rPr>
          <w:pict>
            <v:oval id="_x0000_s3813" style="position:absolute;left:0;text-align:left;margin-left:399.8pt;margin-top:275.2pt;width:19.45pt;height:17.25pt;z-index:251597312" fillcolor="yellow" strokecolor="red" strokeweight="1pt">
              <v:textbox style="mso-next-textbox:#_x0000_s3813;mso-fit-shape-to-text:t" inset="0,0,0,0">
                <w:txbxContent>
                  <w:p w:rsidR="003B389F" w:rsidRPr="008721B4" w:rsidRDefault="003B389F" w:rsidP="00DD3E0A">
                    <w:pPr>
                      <w:jc w:val="center"/>
                      <w:rPr>
                        <w:b/>
                        <w:szCs w:val="20"/>
                      </w:rPr>
                    </w:pPr>
                    <w:del w:id="9507" w:author="itc94010" w:date="2012-05-07T13:22:00Z">
                      <w:r w:rsidDel="00DD3E0A">
                        <w:rPr>
                          <w:rFonts w:hint="eastAsia"/>
                          <w:b/>
                          <w:szCs w:val="20"/>
                        </w:rPr>
                        <w:delText>5</w:delText>
                      </w:r>
                    </w:del>
                    <w:ins w:id="9508" w:author="itc94010" w:date="2012-05-07T13:22:00Z">
                      <w:r>
                        <w:rPr>
                          <w:rFonts w:hint="eastAsia"/>
                          <w:b/>
                          <w:szCs w:val="20"/>
                        </w:rPr>
                        <w:t>9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9509" w:author="Chen, Ivy (陳素貞 IEC1)" w:date="2015-01-12T13:45:00Z">
              <w:rPr>
                <w:noProof/>
              </w:rPr>
            </w:rPrChange>
          </w:rPr>
          <w:pict>
            <v:oval id="_x0000_s3812" style="position:absolute;left:0;text-align:left;margin-left:258.75pt;margin-top:275.2pt;width:19.45pt;height:17.25pt;z-index:251596288" fillcolor="yellow" strokecolor="red" strokeweight="1pt">
              <v:textbox style="mso-next-textbox:#_x0000_s3812;mso-fit-shape-to-text:t" inset="0,0,0,0">
                <w:txbxContent>
                  <w:p w:rsidR="003B389F" w:rsidRPr="008721B4" w:rsidRDefault="003B389F" w:rsidP="00DD3E0A">
                    <w:pPr>
                      <w:jc w:val="center"/>
                      <w:rPr>
                        <w:b/>
                        <w:szCs w:val="20"/>
                      </w:rPr>
                    </w:pPr>
                    <w:del w:id="9510" w:author="itc94010" w:date="2012-05-07T13:22:00Z">
                      <w:r w:rsidDel="00DD3E0A">
                        <w:rPr>
                          <w:rFonts w:hint="eastAsia"/>
                          <w:b/>
                          <w:szCs w:val="20"/>
                        </w:rPr>
                        <w:delText>5</w:delText>
                      </w:r>
                    </w:del>
                    <w:ins w:id="9511" w:author="itc94010" w:date="2012-05-07T13:22:00Z">
                      <w:r>
                        <w:rPr>
                          <w:rFonts w:hint="eastAsia"/>
                          <w:b/>
                          <w:szCs w:val="20"/>
                        </w:rPr>
                        <w:t>8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9512" w:author="Chen, Ivy (陳素貞 IEC1)" w:date="2015-01-12T13:45:00Z">
              <w:rPr>
                <w:noProof/>
              </w:rPr>
            </w:rPrChange>
          </w:rPr>
          <w:pict>
            <v:oval id="_x0000_s3811" style="position:absolute;left:0;text-align:left;margin-left:108.8pt;margin-top:273.7pt;width:19.45pt;height:17.25pt;z-index:251595264" fillcolor="yellow" strokecolor="red" strokeweight="1pt">
              <v:textbox style="mso-next-textbox:#_x0000_s3811;mso-fit-shape-to-text:t" inset="0,0,0,0">
                <w:txbxContent>
                  <w:p w:rsidR="003B389F" w:rsidRPr="008721B4" w:rsidRDefault="003B389F" w:rsidP="00DD3E0A">
                    <w:pPr>
                      <w:jc w:val="center"/>
                      <w:rPr>
                        <w:b/>
                        <w:szCs w:val="20"/>
                      </w:rPr>
                    </w:pPr>
                    <w:del w:id="9513" w:author="itc94010" w:date="2012-05-07T13:22:00Z">
                      <w:r w:rsidDel="00DD3E0A">
                        <w:rPr>
                          <w:rFonts w:hint="eastAsia"/>
                          <w:b/>
                          <w:szCs w:val="20"/>
                        </w:rPr>
                        <w:delText>5</w:delText>
                      </w:r>
                    </w:del>
                    <w:ins w:id="9514" w:author="itc94010" w:date="2012-05-07T13:22:00Z">
                      <w:r>
                        <w:rPr>
                          <w:rFonts w:hint="eastAsia"/>
                          <w:b/>
                          <w:szCs w:val="20"/>
                        </w:rPr>
                        <w:t>7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9515" w:author="Chen, Ivy (陳素貞 IEC1)" w:date="2015-01-12T13:45:00Z">
              <w:rPr>
                <w:noProof/>
              </w:rPr>
            </w:rPrChange>
          </w:rPr>
          <w:pict>
            <v:oval id="_x0000_s3810" style="position:absolute;left:0;text-align:left;margin-left:372.8pt;margin-top:256.45pt;width:19.45pt;height:17.25pt;z-index:251594240" fillcolor="yellow" strokecolor="red" strokeweight="1pt">
              <v:textbox style="mso-next-textbox:#_x0000_s3810;mso-fit-shape-to-text:t" inset="0,0,0,0">
                <w:txbxContent>
                  <w:p w:rsidR="003B389F" w:rsidRPr="008721B4" w:rsidRDefault="003B389F" w:rsidP="00DD3E0A">
                    <w:pPr>
                      <w:jc w:val="center"/>
                      <w:rPr>
                        <w:b/>
                        <w:szCs w:val="20"/>
                      </w:rPr>
                    </w:pPr>
                    <w:del w:id="9516" w:author="itc94010" w:date="2012-05-07T13:22:00Z">
                      <w:r w:rsidDel="00DD3E0A">
                        <w:rPr>
                          <w:rFonts w:hint="eastAsia"/>
                          <w:b/>
                          <w:szCs w:val="20"/>
                        </w:rPr>
                        <w:delText>5</w:delText>
                      </w:r>
                    </w:del>
                    <w:ins w:id="9517" w:author="itc94010" w:date="2012-05-07T13:22:00Z">
                      <w:r>
                        <w:rPr>
                          <w:rFonts w:hint="eastAsia"/>
                          <w:b/>
                          <w:szCs w:val="20"/>
                        </w:rPr>
                        <w:t>6</w:t>
                      </w:r>
                    </w:ins>
                  </w:p>
                </w:txbxContent>
              </v:textbox>
            </v:oval>
          </w:pict>
        </w:r>
      </w:ins>
      <w:ins w:id="9518" w:author="itc94010" w:date="2012-05-07T13:17:00Z">
        <w:r w:rsidRPr="002F02C9">
          <w:rPr>
            <w:noProof/>
            <w:rPrChange w:id="9519" w:author="Chen, Ivy (陳素貞 IEC1)" w:date="2015-01-12T13:45:00Z">
              <w:rPr>
                <w:noProof/>
              </w:rPr>
            </w:rPrChange>
          </w:rPr>
          <w:pict>
            <v:oval id="_x0000_s3803" style="position:absolute;left:0;text-align:left;margin-left:239.3pt;margin-top:256.45pt;width:19.45pt;height:17.25pt;z-index:251587072" fillcolor="yellow" strokecolor="red" strokeweight="1pt">
              <v:textbox style="mso-next-textbox:#_x0000_s3803;mso-fit-shape-to-text:t" inset="0,0,0,0">
                <w:txbxContent>
                  <w:p w:rsidR="003B389F" w:rsidRPr="008721B4" w:rsidRDefault="003B389F" w:rsidP="00DD3E0A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5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9520" w:author="Chen, Ivy (陳素貞 IEC1)" w:date="2015-01-12T13:45:00Z">
              <w:rPr>
                <w:noProof/>
              </w:rPr>
            </w:rPrChange>
          </w:rPr>
          <w:pict>
            <v:oval id="_x0000_s3806" style="position:absolute;left:0;text-align:left;margin-left:89.35pt;margin-top:256.45pt;width:19.45pt;height:17.25pt;z-index:251590144" fillcolor="yellow" strokecolor="red" strokeweight="1pt">
              <v:textbox style="mso-next-textbox:#_x0000_s3806;mso-fit-shape-to-text:t" inset="0,0,0,0">
                <w:txbxContent>
                  <w:p w:rsidR="003B389F" w:rsidRPr="008721B4" w:rsidRDefault="003B389F" w:rsidP="00DD3E0A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4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9521" w:author="Chen, Ivy (陳素貞 IEC1)" w:date="2015-01-12T13:45:00Z">
              <w:rPr>
                <w:noProof/>
              </w:rPr>
            </w:rPrChange>
          </w:rPr>
          <w:pict>
            <v:oval id="_x0000_s3804" style="position:absolute;left:0;text-align:left;margin-left:108.8pt;margin-top:239.2pt;width:19.45pt;height:17.25pt;z-index:251588096" fillcolor="yellow" strokecolor="red" strokeweight="1pt">
              <v:textbox style="mso-next-textbox:#_x0000_s3804;mso-fit-shape-to-text:t" inset="0,0,0,0">
                <w:txbxContent>
                  <w:p w:rsidR="003B389F" w:rsidRPr="008721B4" w:rsidRDefault="003B389F" w:rsidP="00DD3E0A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3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9522" w:author="Chen, Ivy (陳素貞 IEC1)" w:date="2015-01-12T13:45:00Z">
              <w:rPr>
                <w:noProof/>
              </w:rPr>
            </w:rPrChange>
          </w:rPr>
          <w:pict>
            <v:oval id="_x0000_s3807" style="position:absolute;left:0;text-align:left;margin-left:455.3pt;margin-top:2.95pt;width:19.45pt;height:17.25pt;z-index:251591168" fillcolor="yellow" strokecolor="red" strokeweight="1pt">
              <v:textbox style="mso-next-textbox:#_x0000_s3807;mso-fit-shape-to-text:t" inset="0,0,0,0">
                <w:txbxContent>
                  <w:p w:rsidR="003B389F" w:rsidRPr="008721B4" w:rsidRDefault="003B389F" w:rsidP="00DD3E0A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2</w:t>
                    </w:r>
                  </w:p>
                </w:txbxContent>
              </v:textbox>
            </v:oval>
          </w:pict>
        </w:r>
      </w:ins>
      <w:ins w:id="9523" w:author="itc94010" w:date="2012-05-07T13:20:00Z">
        <w:r w:rsidR="003B389F" w:rsidRPr="002F02C9">
          <w:rPr>
            <w:noProof/>
            <w:lang w:eastAsia="zh-TW"/>
            <w:rPrChange w:id="9524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3842385"/>
              <wp:effectExtent l="19050" t="0" r="635" b="0"/>
              <wp:docPr id="6" name="图片 5" descr="CDSIP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DSIPO.jpg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38423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9525" w:author="itc94010" w:date="2012-05-07T13:17:00Z">
        <w:r w:rsidRPr="002F02C9">
          <w:rPr>
            <w:noProof/>
            <w:rPrChange w:id="9526" w:author="Chen, Ivy (陳素貞 IEC1)" w:date="2015-01-12T13:45:00Z">
              <w:rPr>
                <w:noProof/>
              </w:rPr>
            </w:rPrChange>
          </w:rPr>
          <w:pict>
            <v:oval id="_x0000_s3805" style="position:absolute;left:0;text-align:left;margin-left:135pt;margin-top:137.75pt;width:19.45pt;height:17.25pt;z-index:251589120;mso-position-horizontal-relative:text;mso-position-vertical-relative:text" fillcolor="yellow" strokecolor="red" strokeweight="1pt">
              <v:textbox style="mso-next-textbox:#_x0000_s3805;mso-fit-shape-to-text:t" inset="0,0,0,0">
                <w:txbxContent>
                  <w:p w:rsidR="003B389F" w:rsidRPr="008721B4" w:rsidRDefault="003B389F" w:rsidP="00DD3E0A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1</w:t>
                    </w:r>
                  </w:p>
                </w:txbxContent>
              </v:textbox>
            </v:oval>
          </w:pict>
        </w:r>
        <w:r w:rsidRPr="002F02C9">
          <w:rPr>
            <w:rPrChange w:id="9527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952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圖</w:t>
        </w:r>
        <w:r w:rsidRPr="002F02C9">
          <w:rPr>
            <w:rPrChange w:id="9529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PrChange w:id="9530" w:author="Chen, Ivy (陳素貞 IEC1)" w:date="2015-01-12T13:45:00Z">
              <w:rPr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9531" w:author="Chen, Ivy (陳素貞 IEC1)" w:date="2015-01-12T13:45:00Z">
              <w:rPr>
                <w:color w:val="0000FF"/>
                <w:u w:val="single"/>
              </w:rPr>
            </w:rPrChange>
          </w:rPr>
          <w:instrText xml:space="preserve"> STYLEREF 2 \s </w:instrText>
        </w:r>
        <w:r w:rsidRPr="002F02C9">
          <w:rPr>
            <w:rPrChange w:id="9532" w:author="Chen, Ivy (陳素貞 IEC1)" w:date="2015-01-12T13:45:00Z">
              <w:rPr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9533" w:author="Chen, Ivy (陳素貞 IEC1)" w:date="2015-01-12T13:45:00Z">
              <w:rPr>
                <w:noProof/>
                <w:color w:val="0000FF"/>
                <w:u w:val="single"/>
              </w:rPr>
            </w:rPrChange>
          </w:rPr>
          <w:t>1.</w:t>
        </w:r>
        <w:r w:rsidRPr="002F02C9">
          <w:rPr>
            <w:rPrChange w:id="9534" w:author="Chen, Ivy (陳素貞 IEC1)" w:date="2015-01-12T13:45:00Z">
              <w:rPr>
                <w:color w:val="0000FF"/>
                <w:u w:val="single"/>
              </w:rPr>
            </w:rPrChange>
          </w:rPr>
          <w:fldChar w:fldCharType="end"/>
        </w:r>
      </w:ins>
      <w:ins w:id="9535" w:author="itc94010" w:date="2012-05-07T13:22:00Z">
        <w:r w:rsidRPr="002F02C9">
          <w:rPr>
            <w:rFonts w:eastAsiaTheme="minorEastAsia"/>
            <w:rPrChange w:id="9536" w:author="Chen, Ivy (陳素貞 IEC1)" w:date="2015-01-12T13:45:00Z">
              <w:rPr>
                <w:rFonts w:eastAsiaTheme="minorEastAsia"/>
                <w:color w:val="0000FF"/>
                <w:u w:val="single"/>
              </w:rPr>
            </w:rPrChange>
          </w:rPr>
          <w:t>7</w:t>
        </w:r>
      </w:ins>
      <w:ins w:id="9537" w:author="itc94010" w:date="2012-05-07T13:17:00Z">
        <w:r w:rsidRPr="002F02C9">
          <w:rPr>
            <w:rPrChange w:id="9538" w:author="Chen, Ivy (陳素貞 IEC1)" w:date="2015-01-12T13:45:00Z">
              <w:rPr>
                <w:color w:val="0000FF"/>
                <w:u w:val="single"/>
              </w:rPr>
            </w:rPrChange>
          </w:rPr>
          <w:noBreakHyphen/>
        </w:r>
        <w:r w:rsidRPr="002F02C9">
          <w:rPr>
            <w:rPrChange w:id="9539" w:author="Chen, Ivy (陳素貞 IEC1)" w:date="2015-01-12T13:45:00Z">
              <w:rPr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9540" w:author="Chen, Ivy (陳素貞 IEC1)" w:date="2015-01-12T13:45:00Z">
              <w:rPr>
                <w:color w:val="0000FF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rPrChange w:id="954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instrText>圖</w:instrText>
        </w:r>
        <w:r w:rsidRPr="002F02C9">
          <w:rPr>
            <w:rPrChange w:id="9542" w:author="Chen, Ivy (陳素貞 IEC1)" w:date="2015-01-12T13:45:00Z">
              <w:rPr>
                <w:color w:val="0000FF"/>
                <w:u w:val="single"/>
              </w:rPr>
            </w:rPrChange>
          </w:rPr>
          <w:instrText xml:space="preserve"> \* ARABIC \s 2 </w:instrText>
        </w:r>
        <w:r w:rsidRPr="002F02C9">
          <w:rPr>
            <w:rPrChange w:id="9543" w:author="Chen, Ivy (陳素貞 IEC1)" w:date="2015-01-12T13:45:00Z">
              <w:rPr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9544" w:author="Chen, Ivy (陳素貞 IEC1)" w:date="2015-01-12T13:45:00Z">
              <w:rPr>
                <w:noProof/>
                <w:color w:val="0000FF"/>
                <w:u w:val="single"/>
              </w:rPr>
            </w:rPrChange>
          </w:rPr>
          <w:t>1</w:t>
        </w:r>
        <w:r w:rsidRPr="002F02C9">
          <w:rPr>
            <w:rPrChange w:id="9545" w:author="Chen, Ivy (陳素貞 IEC1)" w:date="2015-01-12T13:45:00Z">
              <w:rPr>
                <w:color w:val="0000FF"/>
                <w:u w:val="single"/>
              </w:rPr>
            </w:rPrChange>
          </w:rPr>
          <w:fldChar w:fldCharType="end"/>
        </w:r>
      </w:ins>
    </w:p>
    <w:p w:rsidR="00DD3E0A" w:rsidRPr="002F02C9" w:rsidRDefault="00DD3E0A" w:rsidP="00DD3E0A">
      <w:pPr>
        <w:jc w:val="center"/>
        <w:rPr>
          <w:ins w:id="9546" w:author="itc94010" w:date="2012-05-07T13:17:00Z"/>
          <w:rPrChange w:id="9547" w:author="Chen, Ivy (陳素貞 IEC1)" w:date="2015-01-12T13:45:00Z">
            <w:rPr>
              <w:ins w:id="9548" w:author="itc94010" w:date="2012-05-07T13:17:00Z"/>
            </w:rPr>
          </w:rPrChange>
        </w:rPr>
      </w:pPr>
    </w:p>
    <w:p w:rsidR="00DD3E0A" w:rsidRPr="002F02C9" w:rsidRDefault="00152C15" w:rsidP="00DD3E0A">
      <w:pPr>
        <w:pStyle w:val="4"/>
        <w:rPr>
          <w:ins w:id="9549" w:author="itc94010" w:date="2012-05-07T13:17:00Z"/>
          <w:rPrChange w:id="9550" w:author="Chen, Ivy (陳素貞 IEC1)" w:date="2015-01-12T13:45:00Z">
            <w:rPr>
              <w:ins w:id="9551" w:author="itc94010" w:date="2012-05-07T13:17:00Z"/>
            </w:rPr>
          </w:rPrChange>
        </w:rPr>
      </w:pPr>
      <w:ins w:id="9552" w:author="itc94010" w:date="2012-05-07T13:17:00Z">
        <w:r w:rsidRPr="002F02C9">
          <w:rPr>
            <w:rFonts w:hint="eastAsia"/>
            <w:rPrChange w:id="955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界面說明</w:t>
        </w:r>
      </w:ins>
    </w:p>
    <w:p w:rsidR="00DD3E0A" w:rsidRPr="002F02C9" w:rsidRDefault="00152C15" w:rsidP="00DD3E0A">
      <w:pPr>
        <w:rPr>
          <w:ins w:id="9554" w:author="itc94010" w:date="2012-05-07T13:17:00Z"/>
          <w:rPrChange w:id="9555" w:author="Chen, Ivy (陳素貞 IEC1)" w:date="2015-01-12T13:45:00Z">
            <w:rPr>
              <w:ins w:id="9556" w:author="itc94010" w:date="2012-05-07T13:17:00Z"/>
            </w:rPr>
          </w:rPrChange>
        </w:rPr>
      </w:pPr>
      <w:ins w:id="9557" w:author="itc94010" w:date="2012-05-07T13:17:00Z">
        <w:r w:rsidRPr="002F02C9">
          <w:rPr>
            <w:rFonts w:hint="eastAsia"/>
            <w:rPrChange w:id="955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9559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956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界面名稱：</w:t>
        </w:r>
      </w:ins>
      <w:ins w:id="9561" w:author="itc94010" w:date="2012-05-07T13:23:00Z">
        <w:r w:rsidRPr="002F02C9">
          <w:rPr>
            <w:rPrChange w:id="9562" w:author="Chen, Ivy (陳素貞 IEC1)" w:date="2015-01-12T13:45:00Z">
              <w:rPr>
                <w:color w:val="0000FF"/>
                <w:u w:val="single"/>
              </w:rPr>
            </w:rPrChange>
          </w:rPr>
          <w:t>CDSI PO</w:t>
        </w:r>
      </w:ins>
      <w:ins w:id="9563" w:author="itc94010" w:date="2012-05-07T13:17:00Z">
        <w:r w:rsidRPr="002F02C9">
          <w:rPr>
            <w:rFonts w:hint="eastAsia"/>
            <w:rPrChange w:id="956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维护界面。</w:t>
        </w:r>
      </w:ins>
    </w:p>
    <w:p w:rsidR="00DD3E0A" w:rsidRPr="002F02C9" w:rsidRDefault="00152C15" w:rsidP="00DD3E0A">
      <w:pPr>
        <w:jc w:val="both"/>
        <w:rPr>
          <w:ins w:id="9565" w:author="itc94010" w:date="2012-05-07T13:17:00Z"/>
          <w:rPrChange w:id="9566" w:author="Chen, Ivy (陳素貞 IEC1)" w:date="2015-01-12T13:45:00Z">
            <w:rPr>
              <w:ins w:id="9567" w:author="itc94010" w:date="2012-05-07T13:17:00Z"/>
            </w:rPr>
          </w:rPrChange>
        </w:rPr>
      </w:pPr>
      <w:ins w:id="9568" w:author="itc94010" w:date="2012-05-07T13:17:00Z">
        <w:r w:rsidRPr="002F02C9">
          <w:rPr>
            <w:rFonts w:hint="eastAsia"/>
            <w:rPrChange w:id="9569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9570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957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概述：</w:t>
        </w:r>
        <w:r w:rsidRPr="002F02C9">
          <w:rPr>
            <w:rFonts w:eastAsia="新細明體" w:hint="eastAsia"/>
            <w:rPrChange w:id="9572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使用此界面來</w:t>
        </w:r>
        <w:r w:rsidRPr="002F02C9">
          <w:rPr>
            <w:rFonts w:ascii="SimSun" w:hAnsi="SimSun" w:hint="eastAsia"/>
            <w:rPrChange w:id="9573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维护</w:t>
        </w:r>
      </w:ins>
      <w:ins w:id="9574" w:author="itc94010" w:date="2012-05-07T13:23:00Z">
        <w:r w:rsidRPr="002F02C9">
          <w:rPr>
            <w:rPrChange w:id="9575" w:author="Chen, Ivy (陳素貞 IEC1)" w:date="2015-01-12T13:45:00Z">
              <w:rPr>
                <w:color w:val="0000FF"/>
                <w:u w:val="single"/>
              </w:rPr>
            </w:rPrChange>
          </w:rPr>
          <w:t>CDSI PO</w:t>
        </w:r>
      </w:ins>
      <w:ins w:id="9576" w:author="itc94010" w:date="2012-05-07T13:17:00Z">
        <w:r w:rsidRPr="002F02C9">
          <w:rPr>
            <w:rFonts w:hint="eastAsia"/>
            <w:rPrChange w:id="9577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 w:hint="eastAsia"/>
            <w:rPrChange w:id="9578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资料</w:t>
        </w:r>
        <w:r w:rsidRPr="002F02C9">
          <w:rPr>
            <w:rFonts w:hint="eastAsia"/>
            <w:rPrChange w:id="9579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DD3E0A" w:rsidRPr="002F02C9" w:rsidRDefault="00152C15" w:rsidP="00DD3E0A">
      <w:pPr>
        <w:rPr>
          <w:ins w:id="9580" w:author="itc94010" w:date="2012-05-07T13:17:00Z"/>
          <w:lang w:eastAsia="zh-TW"/>
          <w:rPrChange w:id="9581" w:author="Chen, Ivy (陳素貞 IEC1)" w:date="2015-01-12T13:45:00Z">
            <w:rPr>
              <w:ins w:id="9582" w:author="itc94010" w:date="2012-05-07T13:17:00Z"/>
              <w:lang w:eastAsia="zh-TW"/>
            </w:rPr>
          </w:rPrChange>
        </w:rPr>
      </w:pPr>
      <w:ins w:id="9583" w:author="itc94010" w:date="2012-05-07T13:17:00Z">
        <w:r w:rsidRPr="002F02C9">
          <w:rPr>
            <w:rFonts w:hint="eastAsia"/>
            <w:lang w:eastAsia="zh-TW"/>
            <w:rPrChange w:id="9584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●</w:t>
        </w:r>
        <w:r w:rsidRPr="002F02C9">
          <w:rPr>
            <w:lang w:eastAsia="zh-TW"/>
            <w:rPrChange w:id="9585" w:author="Chen, Ivy (陳素貞 IEC1)" w:date="2015-01-12T13:45:00Z">
              <w:rPr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hint="eastAsia"/>
            <w:lang w:eastAsia="zh-TW"/>
            <w:rPrChange w:id="9586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lang w:eastAsia="zh-TW"/>
            <w:rPrChange w:id="9587" w:author="Chen, Ivy (陳素貞 IEC1)" w:date="2015-01-12T13:45:00Z">
              <w:rPr>
                <w:rFonts w:eastAsia="新細明體"/>
                <w:color w:val="0000FF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lang w:eastAsia="zh-TW"/>
            <w:rPrChange w:id="9588" w:author="Chen, Ivy (陳素貞 IEC1)" w:date="2015-01-12T13:45:00Z">
              <w:rPr>
                <w:rFonts w:eastAsia="新細明體" w:hint="eastAsia"/>
                <w:color w:val="0000FF"/>
                <w:u w:val="single"/>
                <w:lang w:eastAsia="zh-TW"/>
              </w:rPr>
            </w:rPrChange>
          </w:rPr>
          <w:t>界面</w:t>
        </w:r>
        <w:r w:rsidRPr="002F02C9">
          <w:rPr>
            <w:rFonts w:ascii="SimSun" w:hAnsi="SimSun" w:hint="eastAsia"/>
            <w:lang w:eastAsia="zh-TW"/>
            <w:rPrChange w:id="9589" w:author="Chen, Ivy (陳素貞 IEC1)" w:date="2015-01-12T13:45:00Z">
              <w:rPr>
                <w:rFonts w:ascii="SimSun" w:hAnsi="SimSun" w:hint="eastAsia"/>
                <w:color w:val="0000FF"/>
                <w:u w:val="single"/>
                <w:lang w:eastAsia="zh-TW"/>
              </w:rPr>
            </w:rPrChange>
          </w:rPr>
          <w:t>，不固定尺寸</w:t>
        </w:r>
        <w:r w:rsidRPr="002F02C9">
          <w:rPr>
            <w:rFonts w:hint="eastAsia"/>
            <w:lang w:eastAsia="zh-TW"/>
            <w:rPrChange w:id="9590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。</w:t>
        </w:r>
      </w:ins>
    </w:p>
    <w:p w:rsidR="00DD3E0A" w:rsidRPr="002F02C9" w:rsidRDefault="00152C15" w:rsidP="00DD3E0A">
      <w:pPr>
        <w:rPr>
          <w:ins w:id="9591" w:author="itc94010" w:date="2012-05-07T13:17:00Z"/>
          <w:rPrChange w:id="9592" w:author="Chen, Ivy (陳素貞 IEC1)" w:date="2015-01-12T13:45:00Z">
            <w:rPr>
              <w:ins w:id="9593" w:author="itc94010" w:date="2012-05-07T13:17:00Z"/>
            </w:rPr>
          </w:rPrChange>
        </w:rPr>
      </w:pPr>
      <w:ins w:id="9594" w:author="itc94010" w:date="2012-05-07T13:17:00Z">
        <w:r w:rsidRPr="002F02C9">
          <w:rPr>
            <w:rFonts w:hint="eastAsia"/>
            <w:rPrChange w:id="959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9596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9597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進入途徑：</w:t>
        </w:r>
        <w:r w:rsidRPr="002F02C9">
          <w:rPr>
            <w:rFonts w:eastAsia="新細明體" w:hint="eastAsia"/>
            <w:rPrChange w:id="9598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在</w:t>
        </w:r>
        <w:r w:rsidRPr="002F02C9">
          <w:rPr>
            <w:rFonts w:ascii="SimSun" w:hAnsi="SimSun"/>
            <w:rPrChange w:id="9599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iMES</w:t>
        </w:r>
        <w:r w:rsidRPr="002F02C9">
          <w:rPr>
            <w:rFonts w:ascii="SimSun" w:hAnsi="SimSun" w:hint="eastAsia"/>
            <w:rPrChange w:id="9600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框架</w:t>
        </w:r>
        <w:r w:rsidRPr="002F02C9">
          <w:rPr>
            <w:rFonts w:ascii="SimSun" w:hAnsi="SimSun"/>
            <w:rPrChange w:id="9601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Function Tree</w:t>
        </w:r>
        <w:r w:rsidRPr="002F02C9">
          <w:rPr>
            <w:rFonts w:ascii="SimSun" w:hAnsi="SimSun" w:hint="eastAsia"/>
            <w:rPrChange w:id="9602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/>
            <w:rPrChange w:id="9603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Maintain</w:t>
        </w:r>
        <w:r w:rsidRPr="002F02C9">
          <w:rPr>
            <w:rFonts w:ascii="SimSun" w:hAnsi="SimSun" w:hint="eastAsia"/>
            <w:rPrChange w:id="9604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节点下点击“</w:t>
        </w:r>
      </w:ins>
      <w:ins w:id="9605" w:author="itc94010" w:date="2012-05-07T13:23:00Z">
        <w:r w:rsidRPr="002F02C9">
          <w:rPr>
            <w:rPrChange w:id="9606" w:author="Chen, Ivy (陳素貞 IEC1)" w:date="2015-01-12T13:45:00Z">
              <w:rPr>
                <w:color w:val="0000FF"/>
                <w:u w:val="single"/>
              </w:rPr>
            </w:rPrChange>
          </w:rPr>
          <w:t>CDSI PO</w:t>
        </w:r>
      </w:ins>
      <w:ins w:id="9607" w:author="itc94010" w:date="2012-05-07T13:17:00Z">
        <w:r w:rsidRPr="002F02C9">
          <w:rPr>
            <w:rPrChange w:id="9608" w:author="Chen, Ivy (陳素貞 IEC1)" w:date="2015-01-12T13:45:00Z">
              <w:rPr>
                <w:color w:val="0000FF"/>
                <w:u w:val="single"/>
              </w:rPr>
            </w:rPrChange>
          </w:rPr>
          <w:t xml:space="preserve"> Maintain</w:t>
        </w:r>
        <w:r w:rsidRPr="002F02C9">
          <w:rPr>
            <w:rFonts w:ascii="SimSun" w:hAnsi="SimSun" w:hint="eastAsia"/>
            <w:rPrChange w:id="9609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”节点后进入</w:t>
        </w:r>
        <w:r w:rsidRPr="002F02C9">
          <w:rPr>
            <w:rFonts w:hint="eastAsia"/>
            <w:rPrChange w:id="961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DD3E0A" w:rsidRPr="002F02C9" w:rsidRDefault="00152C15" w:rsidP="00DD3E0A">
      <w:pPr>
        <w:rPr>
          <w:ins w:id="9611" w:author="itc94010" w:date="2012-05-07T13:17:00Z"/>
          <w:rPrChange w:id="9612" w:author="Chen, Ivy (陳素貞 IEC1)" w:date="2015-01-12T13:45:00Z">
            <w:rPr>
              <w:ins w:id="9613" w:author="itc94010" w:date="2012-05-07T13:17:00Z"/>
            </w:rPr>
          </w:rPrChange>
        </w:rPr>
      </w:pPr>
      <w:ins w:id="9614" w:author="itc94010" w:date="2012-05-07T13:17:00Z">
        <w:r w:rsidRPr="002F02C9">
          <w:rPr>
            <w:rFonts w:hint="eastAsia"/>
            <w:rPrChange w:id="961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9616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9617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用例：</w:t>
        </w:r>
      </w:ins>
    </w:p>
    <w:p w:rsidR="00DD3E0A" w:rsidRPr="002F02C9" w:rsidRDefault="00152C15" w:rsidP="00DD3E0A">
      <w:pPr>
        <w:rPr>
          <w:ins w:id="9618" w:author="itc94010" w:date="2012-05-07T13:17:00Z"/>
          <w:rFonts w:eastAsiaTheme="minorEastAsia"/>
          <w:rPrChange w:id="9619" w:author="Chen, Ivy (陳素貞 IEC1)" w:date="2015-01-12T13:45:00Z">
            <w:rPr>
              <w:ins w:id="9620" w:author="itc94010" w:date="2012-05-07T13:17:00Z"/>
              <w:rFonts w:eastAsiaTheme="minorEastAsia"/>
            </w:rPr>
          </w:rPrChange>
        </w:rPr>
      </w:pPr>
      <w:ins w:id="9621" w:author="itc94010" w:date="2012-05-07T13:17:00Z">
        <w:r w:rsidRPr="002F02C9">
          <w:rPr>
            <w:rFonts w:hint="eastAsia"/>
            <w:rPrChange w:id="962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9623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eastAsia="新細明體" w:hint="eastAsia"/>
            <w:rPrChange w:id="9624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特殊考量：此界面</w:t>
        </w:r>
        <w:r w:rsidRPr="002F02C9">
          <w:rPr>
            <w:rFonts w:hint="eastAsia"/>
            <w:rPrChange w:id="962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仅能够维护</w:t>
        </w:r>
      </w:ins>
      <w:ins w:id="9626" w:author="itc94010" w:date="2012-05-07T13:23:00Z">
        <w:r w:rsidRPr="002F02C9">
          <w:rPr>
            <w:rPrChange w:id="9627" w:author="Chen, Ivy (陳素貞 IEC1)" w:date="2015-01-12T13:45:00Z">
              <w:rPr>
                <w:color w:val="0000FF"/>
                <w:u w:val="single"/>
              </w:rPr>
            </w:rPrChange>
          </w:rPr>
          <w:t>CDSI PO</w:t>
        </w:r>
      </w:ins>
      <w:ins w:id="9628" w:author="itc94010" w:date="2012-05-07T13:17:00Z">
        <w:r w:rsidRPr="002F02C9">
          <w:rPr>
            <w:rFonts w:hint="eastAsia"/>
            <w:rPrChange w:id="9629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的人</w:t>
        </w:r>
        <w:r w:rsidRPr="002F02C9">
          <w:rPr>
            <w:rFonts w:eastAsia="新細明體" w:hint="eastAsia"/>
            <w:rPrChange w:id="9630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有權限進來</w:t>
        </w:r>
      </w:ins>
    </w:p>
    <w:p w:rsidR="00DD3E0A" w:rsidRPr="002F02C9" w:rsidRDefault="00152C15" w:rsidP="00DD3E0A">
      <w:pPr>
        <w:rPr>
          <w:ins w:id="9631" w:author="itc94010" w:date="2012-05-07T13:17:00Z"/>
          <w:rFonts w:eastAsiaTheme="minorEastAsia"/>
          <w:rPrChange w:id="9632" w:author="Chen, Ivy (陳素貞 IEC1)" w:date="2015-01-12T13:45:00Z">
            <w:rPr>
              <w:ins w:id="9633" w:author="itc94010" w:date="2012-05-07T13:17:00Z"/>
              <w:rFonts w:eastAsiaTheme="minorEastAsia"/>
            </w:rPr>
          </w:rPrChange>
        </w:rPr>
      </w:pPr>
      <w:ins w:id="9634" w:author="itc94010" w:date="2012-05-07T13:17:00Z">
        <w:r w:rsidRPr="002F02C9">
          <w:rPr>
            <w:rFonts w:hint="eastAsia"/>
            <w:rPrChange w:id="963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●对应数据表：</w:t>
        </w:r>
      </w:ins>
      <w:ins w:id="9636" w:author="itc94010" w:date="2012-05-07T13:23:00Z">
        <w:r w:rsidRPr="002F02C9">
          <w:rPr>
            <w:rFonts w:ascii="Courier New" w:hAnsi="Courier New" w:cs="Courier New"/>
            <w:noProof/>
            <w:szCs w:val="20"/>
            <w:rPrChange w:id="9637" w:author="Chen, Ivy (陳素貞 IEC1)" w:date="2015-01-12T13:45:00Z">
              <w:rPr>
                <w:rFonts w:ascii="Courier New" w:eastAsia="SimHei" w:hAnsi="Courier New" w:cs="Courier New"/>
                <w:noProof/>
                <w:color w:val="008080"/>
                <w:szCs w:val="20"/>
                <w:u w:val="single"/>
              </w:rPr>
            </w:rPrChange>
          </w:rPr>
          <w:t>SnoDet_PoMo</w:t>
        </w:r>
      </w:ins>
    </w:p>
    <w:p w:rsidR="00DD3E0A" w:rsidRPr="002F02C9" w:rsidRDefault="00DD3E0A" w:rsidP="00DD3E0A">
      <w:pPr>
        <w:rPr>
          <w:ins w:id="9638" w:author="itc94010" w:date="2012-05-07T13:17:00Z"/>
          <w:rPrChange w:id="9639" w:author="Chen, Ivy (陳素貞 IEC1)" w:date="2015-01-12T13:45:00Z">
            <w:rPr>
              <w:ins w:id="9640" w:author="itc94010" w:date="2012-05-07T13:17:00Z"/>
            </w:rPr>
          </w:rPrChange>
        </w:rPr>
      </w:pPr>
    </w:p>
    <w:p w:rsidR="00DD3E0A" w:rsidRPr="002F02C9" w:rsidRDefault="00DD3E0A" w:rsidP="00DD3E0A">
      <w:pPr>
        <w:pStyle w:val="ae"/>
        <w:jc w:val="center"/>
        <w:rPr>
          <w:ins w:id="9641" w:author="itc94010" w:date="2012-05-07T13:17:00Z"/>
          <w:rPrChange w:id="9642" w:author="Chen, Ivy (陳素貞 IEC1)" w:date="2015-01-12T13:45:00Z">
            <w:rPr>
              <w:ins w:id="9643" w:author="itc94010" w:date="2012-05-07T13:17:00Z"/>
            </w:rPr>
          </w:rPrChange>
        </w:rPr>
      </w:pPr>
    </w:p>
    <w:p w:rsidR="00DD3E0A" w:rsidRPr="002F02C9" w:rsidRDefault="00152C15" w:rsidP="00DD3E0A">
      <w:pPr>
        <w:pStyle w:val="4"/>
        <w:rPr>
          <w:ins w:id="9644" w:author="itc94010" w:date="2012-05-07T13:17:00Z"/>
          <w:rPrChange w:id="9645" w:author="Chen, Ivy (陳素貞 IEC1)" w:date="2015-01-12T13:45:00Z">
            <w:rPr>
              <w:ins w:id="9646" w:author="itc94010" w:date="2012-05-07T13:17:00Z"/>
            </w:rPr>
          </w:rPrChange>
        </w:rPr>
      </w:pPr>
      <w:ins w:id="9647" w:author="itc94010" w:date="2012-05-07T13:17:00Z">
        <w:r w:rsidRPr="002F02C9">
          <w:rPr>
            <w:rFonts w:hint="eastAsia"/>
            <w:rPrChange w:id="964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控件說明</w:t>
        </w:r>
      </w:ins>
    </w:p>
    <w:p w:rsidR="00DD3E0A" w:rsidRPr="002F02C9" w:rsidRDefault="00152C15" w:rsidP="00DD3E0A">
      <w:pPr>
        <w:pStyle w:val="ae"/>
        <w:jc w:val="right"/>
        <w:rPr>
          <w:ins w:id="9649" w:author="itc94010" w:date="2012-05-07T13:17:00Z"/>
          <w:rPrChange w:id="9650" w:author="Chen, Ivy (陳素貞 IEC1)" w:date="2015-01-12T13:45:00Z">
            <w:rPr>
              <w:ins w:id="9651" w:author="itc94010" w:date="2012-05-07T13:17:00Z"/>
            </w:rPr>
          </w:rPrChange>
        </w:rPr>
      </w:pPr>
      <w:ins w:id="9652" w:author="itc94010" w:date="2012-05-07T13:17:00Z">
        <w:r w:rsidRPr="002F02C9">
          <w:rPr>
            <w:rFonts w:hint="eastAsia"/>
            <w:rPrChange w:id="9653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表</w:t>
        </w:r>
        <w:r w:rsidRPr="002F02C9">
          <w:rPr>
            <w:rPrChange w:id="9654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 xml:space="preserve">: </w:t>
        </w:r>
        <w:r w:rsidRPr="002F02C9">
          <w:rPr>
            <w:rPrChange w:id="9655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9656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STYLEREF 2 \s </w:instrText>
        </w:r>
        <w:r w:rsidRPr="002F02C9">
          <w:rPr>
            <w:rPrChange w:id="9657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9658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1.</w:t>
        </w:r>
      </w:ins>
      <w:ins w:id="9659" w:author="itc94010" w:date="2012-05-07T13:22:00Z">
        <w:r w:rsidRPr="002F02C9">
          <w:rPr>
            <w:rFonts w:eastAsiaTheme="minorEastAsia"/>
            <w:noProof/>
            <w:rPrChange w:id="9660" w:author="Chen, Ivy (陳素貞 IEC1)" w:date="2015-01-12T13:45:00Z">
              <w:rPr>
                <w:rFonts w:eastAsiaTheme="minorEastAsia" w:cs="Times New Roman"/>
                <w:noProof/>
                <w:color w:val="0000FF"/>
                <w:u w:val="single"/>
              </w:rPr>
            </w:rPrChange>
          </w:rPr>
          <w:t>7</w:t>
        </w:r>
      </w:ins>
      <w:ins w:id="9661" w:author="itc94010" w:date="2012-05-07T13:17:00Z">
        <w:r w:rsidRPr="002F02C9">
          <w:rPr>
            <w:rPrChange w:id="966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  <w:r w:rsidRPr="002F02C9">
          <w:rPr>
            <w:rPrChange w:id="9663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noBreakHyphen/>
        </w:r>
        <w:r w:rsidRPr="002F02C9">
          <w:rPr>
            <w:rPrChange w:id="9664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9665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rPrChange w:id="9666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instrText>表</w:instrText>
        </w:r>
        <w:r w:rsidRPr="002F02C9">
          <w:rPr>
            <w:rPrChange w:id="9667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: \* ARABIC \s 2 </w:instrText>
        </w:r>
        <w:r w:rsidRPr="002F02C9">
          <w:rPr>
            <w:rPrChange w:id="966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9669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</w:t>
        </w:r>
        <w:r w:rsidRPr="002F02C9">
          <w:rPr>
            <w:rPrChange w:id="967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DD3E0A" w:rsidRPr="002F02C9" w:rsidTr="00DD3E0A">
        <w:trPr>
          <w:tblHeader/>
          <w:ins w:id="9671" w:author="itc94010" w:date="2012-05-07T13:17:00Z"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ins w:id="9672" w:author="itc94010" w:date="2012-05-07T13:17:00Z"/>
                <w:rPrChange w:id="9673" w:author="Chen, Ivy (陳素貞 IEC1)" w:date="2015-01-12T13:45:00Z">
                  <w:rPr>
                    <w:ins w:id="9674" w:author="itc94010" w:date="2012-05-07T13:1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675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9676" w:author="itc94010" w:date="2012-05-07T13:17:00Z">
              <w:r w:rsidRPr="002F02C9">
                <w:rPr>
                  <w:rPrChange w:id="9677" w:author="Chen, Ivy (陳素貞 IEC1)" w:date="2015-01-12T13:45:00Z">
                    <w:rPr>
                      <w:b/>
                      <w:color w:val="0000FF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10" w:type="dxa"/>
            <w:shd w:val="clear" w:color="auto" w:fill="CCCCCC"/>
          </w:tcPr>
          <w:p w:rsidR="003B389F" w:rsidRPr="002F02C9" w:rsidRDefault="00152C15">
            <w:pPr>
              <w:rPr>
                <w:ins w:id="9678" w:author="itc94010" w:date="2012-05-07T13:17:00Z"/>
                <w:rPrChange w:id="9679" w:author="Chen, Ivy (陳素貞 IEC1)" w:date="2015-01-12T13:45:00Z">
                  <w:rPr>
                    <w:ins w:id="9680" w:author="itc94010" w:date="2012-05-07T13:1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681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9682" w:author="itc94010" w:date="2012-05-07T13:17:00Z">
              <w:r w:rsidRPr="002F02C9">
                <w:rPr>
                  <w:rFonts w:hint="eastAsia"/>
                  <w:rPrChange w:id="9683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916" w:type="dxa"/>
            <w:shd w:val="clear" w:color="auto" w:fill="CCCCCC"/>
          </w:tcPr>
          <w:p w:rsidR="003B389F" w:rsidRPr="002F02C9" w:rsidRDefault="00152C15">
            <w:pPr>
              <w:rPr>
                <w:ins w:id="9684" w:author="itc94010" w:date="2012-05-07T13:17:00Z"/>
                <w:rPrChange w:id="9685" w:author="Chen, Ivy (陳素貞 IEC1)" w:date="2015-01-12T13:45:00Z">
                  <w:rPr>
                    <w:ins w:id="9686" w:author="itc94010" w:date="2012-05-07T13:1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687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9688" w:author="itc94010" w:date="2012-05-07T13:17:00Z">
              <w:r w:rsidRPr="002F02C9">
                <w:rPr>
                  <w:rFonts w:hint="eastAsia"/>
                  <w:rPrChange w:id="9689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677" w:type="dxa"/>
            <w:shd w:val="clear" w:color="auto" w:fill="CCCCCC"/>
            <w:tcFitText/>
          </w:tcPr>
          <w:p w:rsidR="003B389F" w:rsidRPr="002F02C9" w:rsidRDefault="00152C15">
            <w:pPr>
              <w:rPr>
                <w:ins w:id="9690" w:author="itc94010" w:date="2012-05-07T13:17:00Z"/>
                <w:rPrChange w:id="9691" w:author="Chen, Ivy (陳素貞 IEC1)" w:date="2015-01-12T13:45:00Z">
                  <w:rPr>
                    <w:ins w:id="9692" w:author="itc94010" w:date="2012-05-07T13:1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693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9694" w:author="itc94010" w:date="2012-05-07T13:17:00Z">
              <w:r w:rsidRPr="002F02C9">
                <w:rPr>
                  <w:rFonts w:hint="eastAsia"/>
                  <w:spacing w:val="40"/>
                  <w:rPrChange w:id="9695" w:author="Chen, Ivy (陳素貞 IEC1)" w:date="2015-01-12T13:45:00Z">
                    <w:rPr>
                      <w:rFonts w:hint="eastAsia"/>
                      <w:b/>
                      <w:color w:val="0000FF"/>
                      <w:spacing w:val="39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hint="eastAsia"/>
                  <w:spacing w:val="1"/>
                  <w:rPrChange w:id="9696" w:author="Chen, Ivy (陳素貞 IEC1)" w:date="2015-01-12T13:45:00Z">
                    <w:rPr>
                      <w:rFonts w:hint="eastAsia"/>
                      <w:b/>
                      <w:color w:val="0000FF"/>
                      <w:spacing w:val="1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432" w:type="dxa"/>
            <w:shd w:val="clear" w:color="auto" w:fill="CCCCCC"/>
          </w:tcPr>
          <w:p w:rsidR="003B389F" w:rsidRPr="002F02C9" w:rsidRDefault="00152C15">
            <w:pPr>
              <w:rPr>
                <w:ins w:id="9697" w:author="itc94010" w:date="2012-05-07T13:17:00Z"/>
                <w:rPrChange w:id="9698" w:author="Chen, Ivy (陳素貞 IEC1)" w:date="2015-01-12T13:45:00Z">
                  <w:rPr>
                    <w:ins w:id="9699" w:author="itc94010" w:date="2012-05-07T13:1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700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9701" w:author="itc94010" w:date="2012-05-07T13:17:00Z">
              <w:r w:rsidRPr="002F02C9">
                <w:rPr>
                  <w:rFonts w:hint="eastAsia"/>
                  <w:rPrChange w:id="9702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80" w:type="dxa"/>
            <w:shd w:val="clear" w:color="auto" w:fill="CCCCCC"/>
          </w:tcPr>
          <w:p w:rsidR="003B389F" w:rsidRPr="002F02C9" w:rsidRDefault="00152C15">
            <w:pPr>
              <w:rPr>
                <w:ins w:id="9703" w:author="itc94010" w:date="2012-05-07T13:17:00Z"/>
                <w:rPrChange w:id="9704" w:author="Chen, Ivy (陳素貞 IEC1)" w:date="2015-01-12T13:45:00Z">
                  <w:rPr>
                    <w:ins w:id="9705" w:author="itc94010" w:date="2012-05-07T13:1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706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9707" w:author="itc94010" w:date="2012-05-07T13:17:00Z">
              <w:r w:rsidRPr="002F02C9">
                <w:rPr>
                  <w:rFonts w:hint="eastAsia"/>
                  <w:rPrChange w:id="9708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ins w:id="9709" w:author="itc94010" w:date="2012-05-07T13:17:00Z"/>
                <w:rPrChange w:id="9710" w:author="Chen, Ivy (陳素貞 IEC1)" w:date="2015-01-12T13:45:00Z">
                  <w:rPr>
                    <w:ins w:id="9711" w:author="itc94010" w:date="2012-05-07T13:1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712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9713" w:author="itc94010" w:date="2012-05-07T13:17:00Z">
              <w:r w:rsidRPr="002F02C9">
                <w:rPr>
                  <w:rFonts w:hint="eastAsia"/>
                  <w:rPrChange w:id="9714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ins w:id="9715" w:author="itc94010" w:date="2012-05-07T13:17:00Z"/>
                <w:rPrChange w:id="9716" w:author="Chen, Ivy (陳素貞 IEC1)" w:date="2015-01-12T13:45:00Z">
                  <w:rPr>
                    <w:ins w:id="9717" w:author="itc94010" w:date="2012-05-07T13:1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718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9719" w:author="itc94010" w:date="2012-05-07T13:17:00Z">
              <w:r w:rsidRPr="002F02C9">
                <w:rPr>
                  <w:rFonts w:hint="eastAsia"/>
                  <w:rPrChange w:id="9720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DD3E0A" w:rsidRPr="002F02C9" w:rsidTr="00DD3E0A">
        <w:trPr>
          <w:ins w:id="9721" w:author="itc94010" w:date="2012-05-07T13:17:00Z"/>
        </w:trPr>
        <w:tc>
          <w:tcPr>
            <w:tcW w:w="445" w:type="dxa"/>
          </w:tcPr>
          <w:p w:rsidR="003B389F" w:rsidRPr="002F02C9" w:rsidRDefault="00152C15">
            <w:pPr>
              <w:rPr>
                <w:ins w:id="9722" w:author="itc94010" w:date="2012-05-07T13:17:00Z"/>
                <w:rPrChange w:id="9723" w:author="Chen, Ivy (陳素貞 IEC1)" w:date="2015-01-12T13:45:00Z">
                  <w:rPr>
                    <w:ins w:id="9724" w:author="itc94010" w:date="2012-05-07T13:1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725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9726" w:author="itc94010" w:date="2012-05-07T13:17:00Z">
              <w:r w:rsidRPr="002F02C9">
                <w:rPr>
                  <w:rPrChange w:id="972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10" w:type="dxa"/>
          </w:tcPr>
          <w:p w:rsidR="003B389F" w:rsidRPr="002F02C9" w:rsidRDefault="00152C15">
            <w:pPr>
              <w:rPr>
                <w:ins w:id="9728" w:author="itc94010" w:date="2012-05-07T13:17:00Z"/>
                <w:rPrChange w:id="9729" w:author="Chen, Ivy (陳素貞 IEC1)" w:date="2015-01-12T13:45:00Z">
                  <w:rPr>
                    <w:ins w:id="9730" w:author="itc94010" w:date="2012-05-07T13:1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731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9732" w:author="itc94010" w:date="2012-05-07T13:24:00Z">
              <w:r w:rsidRPr="002F02C9">
                <w:rPr>
                  <w:rPrChange w:id="973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CDSI PO</w:t>
              </w:r>
            </w:ins>
            <w:ins w:id="9734" w:author="itc94010" w:date="2012-05-07T13:17:00Z">
              <w:r w:rsidRPr="002F02C9">
                <w:rPr>
                  <w:rPrChange w:id="973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List</w:t>
              </w:r>
            </w:ins>
          </w:p>
        </w:tc>
        <w:tc>
          <w:tcPr>
            <w:tcW w:w="916" w:type="dxa"/>
          </w:tcPr>
          <w:p w:rsidR="003B389F" w:rsidRPr="002F02C9" w:rsidRDefault="00152C15">
            <w:pPr>
              <w:rPr>
                <w:ins w:id="9736" w:author="itc94010" w:date="2012-05-07T13:17:00Z"/>
                <w:rPrChange w:id="9737" w:author="Chen, Ivy (陳素貞 IEC1)" w:date="2015-01-12T13:45:00Z">
                  <w:rPr>
                    <w:ins w:id="9738" w:author="itc94010" w:date="2012-05-07T13:1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739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9740" w:author="itc94010" w:date="2012-05-07T13:17:00Z">
              <w:r w:rsidRPr="002F02C9">
                <w:rPr>
                  <w:rPrChange w:id="974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677" w:type="dxa"/>
          </w:tcPr>
          <w:p w:rsidR="00DD3E0A" w:rsidRPr="002F02C9" w:rsidRDefault="00DD3E0A" w:rsidP="00DD3E0A">
            <w:pPr>
              <w:rPr>
                <w:ins w:id="9742" w:author="itc94010" w:date="2012-05-07T13:17:00Z"/>
                <w:rPrChange w:id="9743" w:author="Chen, Ivy (陳素貞 IEC1)" w:date="2015-01-12T13:45:00Z">
                  <w:rPr>
                    <w:ins w:id="9744" w:author="itc94010" w:date="2012-05-07T13:17:00Z"/>
                  </w:rPr>
                </w:rPrChange>
              </w:rPr>
            </w:pPr>
          </w:p>
        </w:tc>
        <w:tc>
          <w:tcPr>
            <w:tcW w:w="1432" w:type="dxa"/>
          </w:tcPr>
          <w:p w:rsidR="00DD3E0A" w:rsidRPr="002F02C9" w:rsidRDefault="00152C15" w:rsidP="00DD3E0A">
            <w:pPr>
              <w:rPr>
                <w:ins w:id="9745" w:author="Gao, Guan-Wei (高貫偉 ITC)" w:date="2012-10-18T15:39:00Z"/>
                <w:rPrChange w:id="9746" w:author="Chen, Ivy (陳素貞 IEC1)" w:date="2015-01-12T13:45:00Z">
                  <w:rPr>
                    <w:ins w:id="9747" w:author="Gao, Guan-Wei (高貫偉 ITC)" w:date="2012-10-18T15:39:00Z"/>
                  </w:rPr>
                </w:rPrChange>
              </w:rPr>
            </w:pPr>
            <w:ins w:id="9748" w:author="itc94010" w:date="2012-05-07T13:17:00Z">
              <w:r w:rsidRPr="002F02C9">
                <w:rPr>
                  <w:rFonts w:hint="eastAsia"/>
                  <w:rPrChange w:id="974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显示所有的</w:t>
              </w:r>
            </w:ins>
            <w:ins w:id="9750" w:author="itc94010" w:date="2012-05-07T13:24:00Z">
              <w:r w:rsidRPr="002F02C9">
                <w:rPr>
                  <w:rPrChange w:id="975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SnoDet_PoMo</w:t>
              </w:r>
            </w:ins>
            <w:ins w:id="9752" w:author="itc94010" w:date="2012-05-07T13:17:00Z">
              <w:r w:rsidRPr="002F02C9">
                <w:rPr>
                  <w:rFonts w:hint="eastAsia"/>
                  <w:rPrChange w:id="975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记录</w:t>
              </w:r>
            </w:ins>
          </w:p>
          <w:p w:rsidR="00BD3D8C" w:rsidRPr="002F02C9" w:rsidRDefault="00BD3D8C" w:rsidP="00DD3E0A">
            <w:pPr>
              <w:rPr>
                <w:ins w:id="9754" w:author="itc94010" w:date="2012-05-07T13:17:00Z"/>
                <w:rPrChange w:id="9755" w:author="Chen, Ivy (陳素貞 IEC1)" w:date="2015-01-12T13:45:00Z">
                  <w:rPr>
                    <w:ins w:id="9756" w:author="itc94010" w:date="2012-05-07T13:17:00Z"/>
                    <w:rFonts w:ascii="Arial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</w:p>
        </w:tc>
        <w:tc>
          <w:tcPr>
            <w:tcW w:w="680" w:type="dxa"/>
          </w:tcPr>
          <w:p w:rsidR="00DD3E0A" w:rsidRPr="002F02C9" w:rsidRDefault="00DD3E0A" w:rsidP="00DD3E0A">
            <w:pPr>
              <w:rPr>
                <w:ins w:id="9757" w:author="itc94010" w:date="2012-05-07T13:17:00Z"/>
                <w:rPrChange w:id="9758" w:author="Chen, Ivy (陳素貞 IEC1)" w:date="2015-01-12T13:45:00Z">
                  <w:rPr>
                    <w:ins w:id="9759" w:author="itc94010" w:date="2012-05-07T13:17:00Z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RDefault="00152C15">
            <w:pPr>
              <w:rPr>
                <w:ins w:id="9760" w:author="itc94010" w:date="2012-05-07T13:17:00Z"/>
                <w:rPrChange w:id="9761" w:author="Chen, Ivy (陳素貞 IEC1)" w:date="2015-01-12T13:45:00Z">
                  <w:rPr>
                    <w:ins w:id="9762" w:author="itc94010" w:date="2012-05-07T13:1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763" w:author="itc94010" w:date="2012-05-07T13:2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9764" w:author="itc94010" w:date="2012-05-07T13:17:00Z">
              <w:r w:rsidRPr="002F02C9">
                <w:rPr>
                  <w:rPrChange w:id="976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hint="eastAsia"/>
                  <w:rPrChange w:id="976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：原高亮被选的数据行恢复正常显示，被点击的行被高亮选择，下部的</w:t>
              </w:r>
              <w:r w:rsidRPr="002F02C9">
                <w:rPr>
                  <w:rPrChange w:id="976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hint="eastAsia"/>
                  <w:rPrChange w:id="976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到</w:t>
              </w:r>
            </w:ins>
            <w:ins w:id="9769" w:author="itc94010" w:date="2012-05-07T13:25:00Z">
              <w:r w:rsidRPr="002F02C9">
                <w:rPr>
                  <w:rPrChange w:id="977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9</w:t>
              </w:r>
            </w:ins>
            <w:ins w:id="9771" w:author="itc94010" w:date="2012-05-07T13:17:00Z">
              <w:r w:rsidRPr="002F02C9">
                <w:rPr>
                  <w:rFonts w:hint="eastAsia"/>
                  <w:rPrChange w:id="977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号控件中显示被点击数据行的详细资料，</w:t>
              </w:r>
              <w:r w:rsidRPr="002F02C9">
                <w:rPr>
                  <w:rPrChange w:id="977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Enable Save</w:t>
              </w:r>
              <w:r w:rsidRPr="002F02C9">
                <w:rPr>
                  <w:rFonts w:hint="eastAsia"/>
                  <w:rPrChange w:id="977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977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hint="eastAsia"/>
                  <w:rPrChange w:id="977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按钮。若被点击行为空行，则</w:t>
              </w:r>
              <w:r w:rsidRPr="002F02C9">
                <w:rPr>
                  <w:rPrChange w:id="977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Disable Save</w:t>
              </w:r>
              <w:r w:rsidRPr="002F02C9">
                <w:rPr>
                  <w:rFonts w:hint="eastAsia"/>
                  <w:rPrChange w:id="977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977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hint="eastAsia"/>
                  <w:rPrChange w:id="978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</w:t>
              </w:r>
            </w:ins>
          </w:p>
        </w:tc>
        <w:tc>
          <w:tcPr>
            <w:tcW w:w="2629" w:type="dxa"/>
          </w:tcPr>
          <w:p w:rsidR="00DD3E0A" w:rsidRPr="002F02C9" w:rsidRDefault="00152C15" w:rsidP="00DD3E0A">
            <w:pPr>
              <w:rPr>
                <w:ins w:id="9781" w:author="itc94010" w:date="2012-05-07T13:17:00Z"/>
                <w:rPrChange w:id="9782" w:author="Chen, Ivy (陳素貞 IEC1)" w:date="2015-01-12T13:45:00Z">
                  <w:rPr>
                    <w:ins w:id="9783" w:author="itc94010" w:date="2012-05-07T13:17:00Z"/>
                    <w:rFonts w:ascii="Tahoma" w:hAnsi="Tahoma"/>
                    <w:sz w:val="18"/>
                  </w:rPr>
                </w:rPrChange>
              </w:rPr>
            </w:pPr>
            <w:ins w:id="9784" w:author="itc94010" w:date="2012-05-07T13:17:00Z">
              <w:r w:rsidRPr="002F02C9">
                <w:rPr>
                  <w:rFonts w:hint="eastAsia"/>
                  <w:rPrChange w:id="9785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栏位包括：</w:t>
              </w:r>
            </w:ins>
            <w:ins w:id="9786" w:author="itc94010" w:date="2012-05-07T13:25:00Z">
              <w:r w:rsidRPr="002F02C9">
                <w:rPr>
                  <w:rPrChange w:id="9787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ProductID</w:t>
              </w:r>
              <w:r w:rsidRPr="002F02C9">
                <w:rPr>
                  <w:rFonts w:hint="eastAsia"/>
                  <w:rPrChange w:id="9788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9789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MO</w:t>
              </w:r>
              <w:r w:rsidRPr="002F02C9">
                <w:rPr>
                  <w:rFonts w:hint="eastAsia"/>
                  <w:rPrChange w:id="9790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9791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PO</w:t>
              </w:r>
              <w:r w:rsidRPr="002F02C9">
                <w:rPr>
                  <w:rFonts w:hint="eastAsia"/>
                  <w:rPrChange w:id="9792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9793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PO Item</w:t>
              </w:r>
              <w:r w:rsidRPr="002F02C9">
                <w:rPr>
                  <w:rFonts w:hint="eastAsia"/>
                  <w:rPrChange w:id="9794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9795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Delivery</w:t>
              </w:r>
              <w:r w:rsidRPr="002F02C9">
                <w:rPr>
                  <w:rFonts w:hint="eastAsia"/>
                  <w:rPrChange w:id="9796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9797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Pallet</w:t>
              </w:r>
              <w:r w:rsidRPr="002F02C9">
                <w:rPr>
                  <w:rFonts w:hint="eastAsia"/>
                  <w:rPrChange w:id="9798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9799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BoxID</w:t>
              </w:r>
              <w:r w:rsidRPr="002F02C9">
                <w:rPr>
                  <w:rFonts w:hint="eastAsia"/>
                  <w:rPrChange w:id="9800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9801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Remark</w:t>
              </w:r>
            </w:ins>
            <w:ins w:id="9802" w:author="itc94010" w:date="2012-05-07T13:17:00Z">
              <w:r w:rsidRPr="002F02C9">
                <w:rPr>
                  <w:rFonts w:hint="eastAsia"/>
                  <w:rPrChange w:id="980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980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Editor</w:t>
              </w:r>
              <w:r w:rsidRPr="002F02C9">
                <w:rPr>
                  <w:rFonts w:hint="eastAsia"/>
                  <w:rPrChange w:id="980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980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Cdt</w:t>
              </w:r>
              <w:r w:rsidRPr="002F02C9">
                <w:rPr>
                  <w:rFonts w:hint="eastAsia"/>
                  <w:rPrChange w:id="980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</w:t>
              </w:r>
              <w:r w:rsidRPr="002F02C9">
                <w:rPr>
                  <w:rPrChange w:id="980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Udt</w:t>
              </w:r>
            </w:ins>
          </w:p>
          <w:p w:rsidR="00DD3E0A" w:rsidRPr="002F02C9" w:rsidRDefault="00152C15" w:rsidP="00DD3E0A">
            <w:pPr>
              <w:rPr>
                <w:ins w:id="9809" w:author="Gao, Guan-Wei (高貫偉 ITC)" w:date="2012-10-18T15:41:00Z"/>
                <w:rPrChange w:id="9810" w:author="Chen, Ivy (陳素貞 IEC1)" w:date="2015-01-12T13:45:00Z">
                  <w:rPr>
                    <w:ins w:id="9811" w:author="Gao, Guan-Wei (高貫偉 ITC)" w:date="2012-10-18T15:41:00Z"/>
                  </w:rPr>
                </w:rPrChange>
              </w:rPr>
            </w:pPr>
            <w:ins w:id="9812" w:author="itc94010" w:date="2012-05-07T13:17:00Z">
              <w:r w:rsidRPr="002F02C9">
                <w:rPr>
                  <w:rFonts w:hint="eastAsia"/>
                  <w:rPrChange w:id="981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</w:t>
              </w:r>
            </w:ins>
            <w:ins w:id="9814" w:author="itc94010" w:date="2012-05-07T13:25:00Z">
              <w:r w:rsidRPr="002F02C9">
                <w:rPr>
                  <w:rPrChange w:id="981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Product</w:t>
              </w:r>
            </w:ins>
            <w:ins w:id="9816" w:author="itc94010" w:date="2012-05-07T13:26:00Z">
              <w:r w:rsidRPr="002F02C9">
                <w:rPr>
                  <w:rPrChange w:id="981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ID</w:t>
              </w:r>
            </w:ins>
            <w:ins w:id="9818" w:author="itc94010" w:date="2012-05-07T13:17:00Z">
              <w:r w:rsidRPr="002F02C9">
                <w:rPr>
                  <w:rFonts w:hint="eastAsia"/>
                  <w:rPrChange w:id="981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栏位排序</w:t>
              </w:r>
            </w:ins>
          </w:p>
          <w:p w:rsidR="00BD3D8C" w:rsidRPr="002F02C9" w:rsidRDefault="00BD3D8C" w:rsidP="00DD3E0A">
            <w:pPr>
              <w:rPr>
                <w:ins w:id="9820" w:author="Gao, Guan-Wei (高貫偉 ITC)" w:date="2012-10-18T15:41:00Z"/>
                <w:rPrChange w:id="9821" w:author="Chen, Ivy (陳素貞 IEC1)" w:date="2015-01-12T13:45:00Z">
                  <w:rPr>
                    <w:ins w:id="9822" w:author="Gao, Guan-Wei (高貫偉 ITC)" w:date="2012-10-18T15:41:00Z"/>
                  </w:rPr>
                </w:rPrChange>
              </w:rPr>
            </w:pPr>
          </w:p>
          <w:p w:rsidR="003B389F" w:rsidRPr="002F02C9" w:rsidRDefault="00152C15">
            <w:pPr>
              <w:rPr>
                <w:ins w:id="9823" w:author="Gao, Guan-Wei (高貫偉 ITC)" w:date="2012-10-18T15:41:00Z"/>
                <w:rPrChange w:id="9824" w:author="Chen, Ivy (陳素貞 IEC1)" w:date="2015-01-12T13:45:00Z">
                  <w:rPr>
                    <w:ins w:id="9825" w:author="Gao, Guan-Wei (高貫偉 ITC)" w:date="2012-10-18T15:41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826" w:author="Gao, Guan-Wei (高貫偉 ITC)" w:date="2012-10-23T09:2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9827" w:author="Gao, Guan-Wei (高貫偉 ITC)" w:date="2012-10-18T15:41:00Z">
              <w:r w:rsidRPr="002F02C9">
                <w:rPr>
                  <w:rFonts w:hint="eastAsia"/>
                  <w:rPrChange w:id="982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参考方法：</w:t>
              </w:r>
            </w:ins>
          </w:p>
          <w:p w:rsidR="003B389F" w:rsidRPr="002F02C9" w:rsidRDefault="00152C15">
            <w:pPr>
              <w:rPr>
                <w:ins w:id="9829" w:author="Gao, Guan-Wei (高貫偉 ITC)" w:date="2012-10-18T15:46:00Z"/>
                <w:rPrChange w:id="9830" w:author="Chen, Ivy (陳素貞 IEC1)" w:date="2015-01-12T13:45:00Z">
                  <w:rPr>
                    <w:ins w:id="9831" w:author="Gao, Guan-Wei (高貫偉 ITC)" w:date="2012-10-18T15:46:00Z"/>
                    <w:rFonts w:ascii="Courier New" w:hAnsi="Courier New" w:cs="Courier New"/>
                    <w:b/>
                    <w:bCs/>
                    <w:noProof/>
                    <w:kern w:val="32"/>
                    <w:sz w:val="32"/>
                    <w:szCs w:val="20"/>
                  </w:rPr>
                </w:rPrChange>
              </w:rPr>
              <w:pPrChange w:id="9832" w:author="Gao, Guan-Wei (高貫偉 ITC)" w:date="2012-10-23T09:2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autoSpaceDE w:val="0"/>
                  <w:autoSpaceDN w:val="0"/>
                  <w:adjustRightInd w:val="0"/>
                  <w:spacing w:before="240" w:after="60"/>
                  <w:ind w:left="425" w:hanging="425"/>
                  <w:outlineLvl w:val="0"/>
                </w:pPr>
              </w:pPrChange>
            </w:pPr>
            <w:ins w:id="9833" w:author="Gao, Guan-Wei (高貫偉 ITC)" w:date="2012-10-18T15:46:00Z">
              <w:r w:rsidRPr="002F02C9">
                <w:rPr>
                  <w:rPrChange w:id="983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select a.* from [192.168.147.6,998].HPIMES.dbo.SnoDet_PoMo a </w:t>
              </w:r>
            </w:ins>
          </w:p>
          <w:p w:rsidR="003B389F" w:rsidRPr="002F02C9" w:rsidRDefault="00152C15">
            <w:pPr>
              <w:rPr>
                <w:ins w:id="9835" w:author="Gao, Guan-Wei (高貫偉 ITC)" w:date="2012-10-18T15:46:00Z"/>
                <w:rPrChange w:id="9836" w:author="Chen, Ivy (陳素貞 IEC1)" w:date="2015-01-12T13:45:00Z">
                  <w:rPr>
                    <w:ins w:id="9837" w:author="Gao, Guan-Wei (高貫偉 ITC)" w:date="2012-10-18T15:46:00Z"/>
                    <w:rFonts w:ascii="Courier New" w:hAnsi="Courier New" w:cs="Courier New"/>
                    <w:b/>
                    <w:bCs/>
                    <w:noProof/>
                    <w:kern w:val="32"/>
                    <w:sz w:val="32"/>
                    <w:szCs w:val="20"/>
                  </w:rPr>
                </w:rPrChange>
              </w:rPr>
              <w:pPrChange w:id="9838" w:author="Gao, Guan-Wei (高貫偉 ITC)" w:date="2012-10-23T09:2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autoSpaceDE w:val="0"/>
                  <w:autoSpaceDN w:val="0"/>
                  <w:adjustRightInd w:val="0"/>
                  <w:spacing w:before="240" w:after="60"/>
                  <w:ind w:left="425" w:hanging="425"/>
                  <w:outlineLvl w:val="0"/>
                </w:pPr>
              </w:pPrChange>
            </w:pPr>
            <w:ins w:id="9839" w:author="Gao, Guan-Wei (高貫偉 ITC)" w:date="2012-10-18T15:46:00Z">
              <w:r w:rsidRPr="002F02C9">
                <w:rPr>
                  <w:rPrChange w:id="9840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lastRenderedPageBreak/>
                <w:t>left join [192.168.147.6,998].HPIMES.dbo.Delivery b</w:t>
              </w:r>
            </w:ins>
          </w:p>
          <w:p w:rsidR="003B389F" w:rsidRPr="002F02C9" w:rsidRDefault="00152C15">
            <w:pPr>
              <w:rPr>
                <w:ins w:id="9841" w:author="Gao, Guan-Wei (高貫偉 ITC)" w:date="2012-10-18T15:46:00Z"/>
                <w:rPrChange w:id="9842" w:author="Chen, Ivy (陳素貞 IEC1)" w:date="2015-01-12T13:45:00Z">
                  <w:rPr>
                    <w:ins w:id="9843" w:author="Gao, Guan-Wei (高貫偉 ITC)" w:date="2012-10-18T15:46:00Z"/>
                    <w:rFonts w:ascii="Courier New" w:hAnsi="Courier New" w:cs="Courier New"/>
                    <w:b/>
                    <w:bCs/>
                    <w:noProof/>
                    <w:kern w:val="32"/>
                    <w:sz w:val="32"/>
                    <w:szCs w:val="20"/>
                  </w:rPr>
                </w:rPrChange>
              </w:rPr>
              <w:pPrChange w:id="9844" w:author="Gao, Guan-Wei (高貫偉 ITC)" w:date="2012-10-23T09:2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autoSpaceDE w:val="0"/>
                  <w:autoSpaceDN w:val="0"/>
                  <w:adjustRightInd w:val="0"/>
                  <w:spacing w:before="240" w:after="60"/>
                  <w:ind w:left="425" w:hanging="425"/>
                  <w:outlineLvl w:val="0"/>
                </w:pPr>
              </w:pPrChange>
            </w:pPr>
            <w:ins w:id="9845" w:author="Gao, Guan-Wei (高貫偉 ITC)" w:date="2012-10-18T15:46:00Z">
              <w:r w:rsidRPr="002F02C9">
                <w:rPr>
                  <w:rPrChange w:id="984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on a.Delivery = b.DeliveryNo</w:t>
              </w:r>
            </w:ins>
          </w:p>
          <w:p w:rsidR="003B389F" w:rsidRPr="002F02C9" w:rsidRDefault="00152C15">
            <w:pPr>
              <w:rPr>
                <w:ins w:id="9847" w:author="Gao, Guan-Wei (高貫偉 ITC)" w:date="2012-10-18T15:46:00Z"/>
                <w:rPrChange w:id="9848" w:author="Chen, Ivy (陳素貞 IEC1)" w:date="2015-01-12T13:45:00Z">
                  <w:rPr>
                    <w:ins w:id="9849" w:author="Gao, Guan-Wei (高貫偉 ITC)" w:date="2012-10-18T15:46:00Z"/>
                    <w:rFonts w:ascii="Courier New" w:hAnsi="Courier New" w:cs="Courier New"/>
                    <w:b/>
                    <w:bCs/>
                    <w:noProof/>
                    <w:color w:val="FF0000"/>
                    <w:kern w:val="32"/>
                    <w:sz w:val="32"/>
                    <w:szCs w:val="20"/>
                  </w:rPr>
                </w:rPrChange>
              </w:rPr>
              <w:pPrChange w:id="9850" w:author="Gao, Guan-Wei (高貫偉 ITC)" w:date="2012-10-23T09:2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autoSpaceDE w:val="0"/>
                  <w:autoSpaceDN w:val="0"/>
                  <w:adjustRightInd w:val="0"/>
                  <w:spacing w:before="240" w:after="60"/>
                  <w:ind w:left="425" w:hanging="425"/>
                  <w:outlineLvl w:val="0"/>
                </w:pPr>
              </w:pPrChange>
            </w:pPr>
            <w:ins w:id="9851" w:author="Gao, Guan-Wei (高貫偉 ITC)" w:date="2012-10-18T15:46:00Z">
              <w:r w:rsidRPr="002F02C9">
                <w:rPr>
                  <w:rPrChange w:id="985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where isnull(b.Status,'') &lt;&gt; '98'</w:t>
              </w:r>
            </w:ins>
          </w:p>
          <w:p w:rsidR="003B389F" w:rsidRPr="002F02C9" w:rsidRDefault="00152C15">
            <w:pPr>
              <w:rPr>
                <w:ins w:id="9853" w:author="itc94010" w:date="2012-05-07T13:17:00Z"/>
                <w:del w:id="9854" w:author="Gao, Guan-Wei (高貫偉 ITC)" w:date="2012-10-18T15:46:00Z"/>
                <w:rPrChange w:id="9855" w:author="Chen, Ivy (陳素貞 IEC1)" w:date="2015-01-12T13:45:00Z">
                  <w:rPr>
                    <w:ins w:id="9856" w:author="itc94010" w:date="2012-05-07T13:17:00Z"/>
                    <w:del w:id="9857" w:author="Gao, Guan-Wei (高貫偉 ITC)" w:date="2012-10-18T15:46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858" w:author="Gao, Guan-Wei (高貫偉 ITC)" w:date="2012-10-23T09:2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9859" w:author="Gao, Guan-Wei (高貫偉 ITC)" w:date="2012-10-18T15:46:00Z">
              <w:r w:rsidRPr="002F02C9">
                <w:rPr>
                  <w:rPrChange w:id="986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order by a.SnoId </w:t>
              </w:r>
            </w:ins>
          </w:p>
          <w:p w:rsidR="00317D33" w:rsidRPr="002F02C9" w:rsidRDefault="00317D33">
            <w:pPr>
              <w:rPr>
                <w:ins w:id="9861" w:author="itc94010" w:date="2012-05-07T13:17:00Z"/>
                <w:rPrChange w:id="9862" w:author="Chen, Ivy (陳素貞 IEC1)" w:date="2015-01-12T13:45:00Z">
                  <w:rPr>
                    <w:ins w:id="9863" w:author="itc94010" w:date="2012-05-07T13:17:00Z"/>
                  </w:rPr>
                </w:rPrChange>
              </w:rPr>
            </w:pPr>
          </w:p>
        </w:tc>
      </w:tr>
      <w:tr w:rsidR="00DD3E0A" w:rsidRPr="002F02C9" w:rsidTr="00DD3E0A">
        <w:trPr>
          <w:ins w:id="9864" w:author="itc94010" w:date="2012-05-07T13:17:00Z"/>
        </w:trPr>
        <w:tc>
          <w:tcPr>
            <w:tcW w:w="445" w:type="dxa"/>
          </w:tcPr>
          <w:p w:rsidR="00DD3E0A" w:rsidRPr="002F02C9" w:rsidRDefault="00152C15" w:rsidP="00DD3E0A">
            <w:pPr>
              <w:rPr>
                <w:ins w:id="9865" w:author="itc94010" w:date="2012-05-07T13:17:00Z"/>
                <w:rPrChange w:id="9866" w:author="Chen, Ivy (陳素貞 IEC1)" w:date="2015-01-12T13:45:00Z">
                  <w:rPr>
                    <w:ins w:id="9867" w:author="itc94010" w:date="2012-05-07T13:17:00Z"/>
                  </w:rPr>
                </w:rPrChange>
              </w:rPr>
            </w:pPr>
            <w:ins w:id="9868" w:author="itc94010" w:date="2012-05-07T13:17:00Z">
              <w:r w:rsidRPr="002F02C9">
                <w:rPr>
                  <w:rPrChange w:id="986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lastRenderedPageBreak/>
                <w:t>2</w:t>
              </w:r>
            </w:ins>
          </w:p>
        </w:tc>
        <w:tc>
          <w:tcPr>
            <w:tcW w:w="1310" w:type="dxa"/>
          </w:tcPr>
          <w:p w:rsidR="00DD3E0A" w:rsidRPr="002F02C9" w:rsidRDefault="00152C15" w:rsidP="00DD3E0A">
            <w:pPr>
              <w:rPr>
                <w:ins w:id="9870" w:author="itc94010" w:date="2012-05-07T13:17:00Z"/>
                <w:rPrChange w:id="9871" w:author="Chen, Ivy (陳素貞 IEC1)" w:date="2015-01-12T13:45:00Z">
                  <w:rPr>
                    <w:ins w:id="9872" w:author="itc94010" w:date="2012-05-07T13:17:00Z"/>
                  </w:rPr>
                </w:rPrChange>
              </w:rPr>
            </w:pPr>
            <w:ins w:id="9873" w:author="itc94010" w:date="2012-05-07T13:17:00Z">
              <w:r w:rsidRPr="002F02C9">
                <w:rPr>
                  <w:rPrChange w:id="987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916" w:type="dxa"/>
          </w:tcPr>
          <w:p w:rsidR="00DD3E0A" w:rsidRPr="002F02C9" w:rsidRDefault="00152C15" w:rsidP="00DD3E0A">
            <w:pPr>
              <w:rPr>
                <w:ins w:id="9875" w:author="itc94010" w:date="2012-05-07T13:17:00Z"/>
                <w:rFonts w:ascii="SimSun" w:hAnsi="SimSun"/>
                <w:rPrChange w:id="9876" w:author="Chen, Ivy (陳素貞 IEC1)" w:date="2015-01-12T13:45:00Z">
                  <w:rPr>
                    <w:ins w:id="9877" w:author="itc94010" w:date="2012-05-07T13:17:00Z"/>
                    <w:rFonts w:ascii="SimSun" w:hAnsi="SimSun"/>
                  </w:rPr>
                </w:rPrChange>
              </w:rPr>
            </w:pPr>
            <w:ins w:id="9878" w:author="itc94010" w:date="2012-05-07T13:17:00Z">
              <w:r w:rsidRPr="002F02C9">
                <w:rPr>
                  <w:rFonts w:ascii="SimSun" w:hAnsi="SimSun"/>
                  <w:rPrChange w:id="987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DD3E0A" w:rsidRPr="002F02C9" w:rsidRDefault="00DD3E0A" w:rsidP="00DD3E0A">
            <w:pPr>
              <w:rPr>
                <w:ins w:id="9880" w:author="itc94010" w:date="2012-05-07T13:17:00Z"/>
                <w:rPrChange w:id="9881" w:author="Chen, Ivy (陳素貞 IEC1)" w:date="2015-01-12T13:45:00Z">
                  <w:rPr>
                    <w:ins w:id="9882" w:author="itc94010" w:date="2012-05-07T13:17:00Z"/>
                  </w:rPr>
                </w:rPrChange>
              </w:rPr>
            </w:pPr>
          </w:p>
        </w:tc>
        <w:tc>
          <w:tcPr>
            <w:tcW w:w="1432" w:type="dxa"/>
          </w:tcPr>
          <w:p w:rsidR="00DD3E0A" w:rsidRPr="002F02C9" w:rsidRDefault="00152C15" w:rsidP="00DD3E0A">
            <w:pPr>
              <w:rPr>
                <w:ins w:id="9883" w:author="itc94010" w:date="2012-05-07T13:17:00Z"/>
                <w:rFonts w:ascii="SimSun" w:hAnsi="SimSun"/>
                <w:rPrChange w:id="9884" w:author="Chen, Ivy (陳素貞 IEC1)" w:date="2015-01-12T13:45:00Z">
                  <w:rPr>
                    <w:ins w:id="9885" w:author="itc94010" w:date="2012-05-07T13:17:00Z"/>
                    <w:rFonts w:ascii="SimSun" w:hAnsi="SimSun"/>
                  </w:rPr>
                </w:rPrChange>
              </w:rPr>
            </w:pPr>
            <w:ins w:id="9886" w:author="itc94010" w:date="2012-05-07T13:17:00Z">
              <w:r w:rsidRPr="002F02C9">
                <w:rPr>
                  <w:rFonts w:ascii="SimSun" w:hAnsi="SimSun" w:hint="eastAsia"/>
                  <w:rPrChange w:id="988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988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ascii="SimSun" w:hAnsi="SimSun" w:hint="eastAsia"/>
                  <w:rPrChange w:id="988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  <w:p w:rsidR="00DD3E0A" w:rsidRPr="002F02C9" w:rsidRDefault="00152C15" w:rsidP="00DD3E0A">
            <w:pPr>
              <w:rPr>
                <w:ins w:id="9890" w:author="itc94010" w:date="2012-05-07T13:17:00Z"/>
                <w:rFonts w:eastAsia="新細明體"/>
                <w:lang w:eastAsia="zh-TW"/>
                <w:rPrChange w:id="9891" w:author="Chen, Ivy (陳素貞 IEC1)" w:date="2015-01-12T13:45:00Z">
                  <w:rPr>
                    <w:ins w:id="9892" w:author="itc94010" w:date="2012-05-07T13:17:00Z"/>
                    <w:rFonts w:eastAsia="新細明體"/>
                    <w:lang w:eastAsia="zh-TW"/>
                  </w:rPr>
                </w:rPrChange>
              </w:rPr>
            </w:pPr>
            <w:ins w:id="9893" w:author="itc94010" w:date="2012-05-07T13:17:00Z">
              <w:r w:rsidRPr="002F02C9">
                <w:rPr>
                  <w:rFonts w:ascii="SimSun" w:hAnsi="SimSun"/>
                  <w:rPrChange w:id="989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Disable</w:t>
              </w:r>
            </w:ins>
          </w:p>
        </w:tc>
        <w:tc>
          <w:tcPr>
            <w:tcW w:w="680" w:type="dxa"/>
          </w:tcPr>
          <w:p w:rsidR="00DD3E0A" w:rsidRPr="002F02C9" w:rsidRDefault="00DD3E0A" w:rsidP="00DD3E0A">
            <w:pPr>
              <w:rPr>
                <w:ins w:id="9895" w:author="itc94010" w:date="2012-05-07T13:17:00Z"/>
                <w:rPrChange w:id="9896" w:author="Chen, Ivy (陳素貞 IEC1)" w:date="2015-01-12T13:45:00Z">
                  <w:rPr>
                    <w:ins w:id="9897" w:author="itc94010" w:date="2012-05-07T13:17:00Z"/>
                  </w:rPr>
                </w:rPrChange>
              </w:rPr>
            </w:pPr>
          </w:p>
        </w:tc>
        <w:tc>
          <w:tcPr>
            <w:tcW w:w="2728" w:type="dxa"/>
          </w:tcPr>
          <w:p w:rsidR="00DD3E0A" w:rsidRPr="002F02C9" w:rsidRDefault="00152C15" w:rsidP="00DD3E0A">
            <w:pPr>
              <w:rPr>
                <w:ins w:id="9898" w:author="itc94010" w:date="2012-05-07T13:17:00Z"/>
                <w:rFonts w:ascii="SimSun"/>
                <w:rPrChange w:id="9899" w:author="Chen, Ivy (陳素貞 IEC1)" w:date="2015-01-12T13:45:00Z">
                  <w:rPr>
                    <w:ins w:id="9900" w:author="itc94010" w:date="2012-05-07T13:17:00Z"/>
                    <w:rFonts w:ascii="SimSun"/>
                  </w:rPr>
                </w:rPrChange>
              </w:rPr>
            </w:pPr>
            <w:ins w:id="9901" w:author="itc94010" w:date="2012-05-07T13:17:00Z">
              <w:r w:rsidRPr="002F02C9">
                <w:rPr>
                  <w:rFonts w:eastAsia="新細明體"/>
                  <w:rPrChange w:id="9902" w:author="Chen, Ivy (陳素貞 IEC1)" w:date="2015-01-12T13:45:00Z">
                    <w:rPr>
                      <w:rFonts w:eastAsia="新細明體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eastAsia="新細明體" w:hint="eastAsia"/>
                  <w:rPrChange w:id="9903" w:author="Chen, Ivy (陳素貞 IEC1)" w:date="2015-01-12T13:45:00Z">
                    <w:rPr>
                      <w:rFonts w:eastAsia="新細明體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990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990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</w:ins>
            <w:ins w:id="9906" w:author="itc94010" w:date="2012-05-07T13:26:00Z">
              <w:r w:rsidRPr="002F02C9">
                <w:rPr>
                  <w:rPrChange w:id="990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CDSI PO</w:t>
              </w:r>
            </w:ins>
            <w:ins w:id="9908" w:author="itc94010" w:date="2012-05-07T13:17:00Z">
              <w:r w:rsidRPr="002F02C9">
                <w:rPr>
                  <w:rFonts w:ascii="SimSun" w:hAnsi="SimSun"/>
                  <w:rPrChange w:id="990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="SimSun" w:hAnsi="SimSun" w:hint="eastAsia"/>
                  <w:rPrChange w:id="991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中当前没有任何行被选，则提示用户，放弃后续操作。</w:t>
              </w:r>
            </w:ins>
          </w:p>
          <w:p w:rsidR="00DD3E0A" w:rsidRPr="002F02C9" w:rsidRDefault="00152C15" w:rsidP="00DD3E0A">
            <w:pPr>
              <w:rPr>
                <w:ins w:id="9911" w:author="itc94010" w:date="2012-05-07T13:17:00Z"/>
                <w:rFonts w:ascii="SimSun"/>
                <w:rPrChange w:id="9912" w:author="Chen, Ivy (陳素貞 IEC1)" w:date="2015-01-12T13:45:00Z">
                  <w:rPr>
                    <w:ins w:id="9913" w:author="itc94010" w:date="2012-05-07T13:17:00Z"/>
                    <w:rFonts w:ascii="SimSun"/>
                  </w:rPr>
                </w:rPrChange>
              </w:rPr>
            </w:pPr>
            <w:ins w:id="9914" w:author="itc94010" w:date="2012-05-07T13:17:00Z">
              <w:r w:rsidRPr="002F02C9">
                <w:rPr>
                  <w:rFonts w:ascii="SimSun" w:hAnsi="SimSun"/>
                  <w:rPrChange w:id="991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991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、要求用户再次确认要执行删除操作。</w:t>
              </w:r>
            </w:ins>
          </w:p>
          <w:p w:rsidR="00DD3E0A" w:rsidRPr="002F02C9" w:rsidRDefault="00152C15" w:rsidP="00DD3E0A">
            <w:pPr>
              <w:rPr>
                <w:ins w:id="9917" w:author="itc94010" w:date="2012-05-07T13:17:00Z"/>
                <w:rFonts w:ascii="SimSun"/>
                <w:rPrChange w:id="9918" w:author="Chen, Ivy (陳素貞 IEC1)" w:date="2015-01-12T13:45:00Z">
                  <w:rPr>
                    <w:ins w:id="9919" w:author="itc94010" w:date="2012-05-07T13:17:00Z"/>
                    <w:rFonts w:ascii="SimSun"/>
                  </w:rPr>
                </w:rPrChange>
              </w:rPr>
            </w:pPr>
            <w:ins w:id="9920" w:author="itc94010" w:date="2012-05-07T13:17:00Z">
              <w:r w:rsidRPr="002F02C9">
                <w:rPr>
                  <w:rFonts w:ascii="SimSun" w:hAnsi="SimSun"/>
                  <w:rPrChange w:id="992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ascii="SimSun" w:hAnsi="SimSun" w:hint="eastAsia"/>
                  <w:rPrChange w:id="992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、若用户选择放弃，则放弃后续操作。</w:t>
              </w:r>
            </w:ins>
          </w:p>
          <w:p w:rsidR="00DD3E0A" w:rsidRPr="002F02C9" w:rsidRDefault="00152C15" w:rsidP="00DD3E0A">
            <w:pPr>
              <w:rPr>
                <w:ins w:id="9923" w:author="itc94010" w:date="2012-05-07T13:17:00Z"/>
                <w:rFonts w:ascii="SimSun"/>
                <w:rPrChange w:id="9924" w:author="Chen, Ivy (陳素貞 IEC1)" w:date="2015-01-12T13:45:00Z">
                  <w:rPr>
                    <w:ins w:id="9925" w:author="itc94010" w:date="2012-05-07T13:17:00Z"/>
                    <w:rFonts w:ascii="SimSun"/>
                  </w:rPr>
                </w:rPrChange>
              </w:rPr>
            </w:pPr>
            <w:ins w:id="9926" w:author="itc94010" w:date="2012-05-07T13:17:00Z">
              <w:r w:rsidRPr="002F02C9">
                <w:rPr>
                  <w:rFonts w:ascii="SimSun" w:hAnsi="SimSun"/>
                  <w:rPrChange w:id="992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</w:t>
              </w:r>
              <w:r w:rsidRPr="002F02C9">
                <w:rPr>
                  <w:rFonts w:ascii="SimSun" w:hAnsi="SimSun" w:hint="eastAsia"/>
                  <w:rPrChange w:id="992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、删除该行数据。</w:t>
              </w:r>
            </w:ins>
          </w:p>
        </w:tc>
        <w:tc>
          <w:tcPr>
            <w:tcW w:w="2629" w:type="dxa"/>
          </w:tcPr>
          <w:p w:rsidR="00DD3E0A" w:rsidRPr="002F02C9" w:rsidRDefault="00DD3E0A" w:rsidP="00DD3E0A">
            <w:pPr>
              <w:rPr>
                <w:ins w:id="9929" w:author="itc94010" w:date="2012-05-07T13:17:00Z"/>
                <w:rPrChange w:id="9930" w:author="Chen, Ivy (陳素貞 IEC1)" w:date="2015-01-12T13:45:00Z">
                  <w:rPr>
                    <w:ins w:id="9931" w:author="itc94010" w:date="2012-05-07T13:17:00Z"/>
                  </w:rPr>
                </w:rPrChange>
              </w:rPr>
            </w:pPr>
          </w:p>
        </w:tc>
      </w:tr>
      <w:tr w:rsidR="00C93286" w:rsidRPr="002F02C9" w:rsidTr="004B1858">
        <w:trPr>
          <w:ins w:id="9932" w:author="itc94010" w:date="2012-05-07T13:27:00Z"/>
        </w:trPr>
        <w:tc>
          <w:tcPr>
            <w:tcW w:w="445" w:type="dxa"/>
          </w:tcPr>
          <w:p w:rsidR="00C93286" w:rsidRPr="002F02C9" w:rsidRDefault="00152C15" w:rsidP="004B1858">
            <w:pPr>
              <w:rPr>
                <w:ins w:id="9933" w:author="itc94010" w:date="2012-05-07T13:27:00Z"/>
                <w:rPrChange w:id="9934" w:author="Chen, Ivy (陳素貞 IEC1)" w:date="2015-01-12T13:45:00Z">
                  <w:rPr>
                    <w:ins w:id="9935" w:author="itc94010" w:date="2012-05-07T13:27:00Z"/>
                  </w:rPr>
                </w:rPrChange>
              </w:rPr>
            </w:pPr>
            <w:ins w:id="9936" w:author="itc94010" w:date="2012-05-07T13:27:00Z">
              <w:r w:rsidRPr="002F02C9">
                <w:rPr>
                  <w:rPrChange w:id="993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3</w:t>
              </w:r>
            </w:ins>
          </w:p>
        </w:tc>
        <w:tc>
          <w:tcPr>
            <w:tcW w:w="1310" w:type="dxa"/>
          </w:tcPr>
          <w:p w:rsidR="00C93286" w:rsidRPr="002F02C9" w:rsidRDefault="00152C15" w:rsidP="004B1858">
            <w:pPr>
              <w:rPr>
                <w:ins w:id="9938" w:author="itc94010" w:date="2012-05-07T13:27:00Z"/>
                <w:rPrChange w:id="9939" w:author="Chen, Ivy (陳素貞 IEC1)" w:date="2015-01-12T13:45:00Z">
                  <w:rPr>
                    <w:ins w:id="9940" w:author="itc94010" w:date="2012-05-07T13:27:00Z"/>
                  </w:rPr>
                </w:rPrChange>
              </w:rPr>
            </w:pPr>
            <w:ins w:id="9941" w:author="itc94010" w:date="2012-05-07T13:27:00Z">
              <w:r w:rsidRPr="002F02C9">
                <w:rPr>
                  <w:rPrChange w:id="994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ProductID</w:t>
              </w:r>
            </w:ins>
          </w:p>
        </w:tc>
        <w:tc>
          <w:tcPr>
            <w:tcW w:w="916" w:type="dxa"/>
          </w:tcPr>
          <w:p w:rsidR="00C93286" w:rsidRPr="002F02C9" w:rsidRDefault="00152C15" w:rsidP="004B1858">
            <w:pPr>
              <w:rPr>
                <w:ins w:id="9943" w:author="itc94010" w:date="2012-05-07T13:27:00Z"/>
                <w:rFonts w:ascii="SimSun" w:hAnsi="SimSun"/>
                <w:rPrChange w:id="9944" w:author="Chen, Ivy (陳素貞 IEC1)" w:date="2015-01-12T13:45:00Z">
                  <w:rPr>
                    <w:ins w:id="9945" w:author="itc94010" w:date="2012-05-07T13:27:00Z"/>
                    <w:rFonts w:ascii="SimSun" w:hAnsi="SimSun"/>
                  </w:rPr>
                </w:rPrChange>
              </w:rPr>
            </w:pPr>
            <w:ins w:id="9946" w:author="itc94010" w:date="2012-05-07T13:27:00Z">
              <w:r w:rsidRPr="002F02C9">
                <w:rPr>
                  <w:rFonts w:ascii="SimSun" w:hAnsi="SimSun"/>
                  <w:rPrChange w:id="994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C93286" w:rsidRPr="002F02C9" w:rsidRDefault="00152C15" w:rsidP="004B1858">
            <w:pPr>
              <w:rPr>
                <w:ins w:id="9948" w:author="itc94010" w:date="2012-05-07T13:27:00Z"/>
                <w:rPrChange w:id="9949" w:author="Chen, Ivy (陳素貞 IEC1)" w:date="2015-01-12T13:45:00Z">
                  <w:rPr>
                    <w:ins w:id="9950" w:author="itc94010" w:date="2012-05-07T13:27:00Z"/>
                  </w:rPr>
                </w:rPrChange>
              </w:rPr>
            </w:pPr>
            <w:ins w:id="9951" w:author="itc94010" w:date="2012-05-07T13:27:00Z">
              <w:r w:rsidRPr="002F02C9">
                <w:rPr>
                  <w:rFonts w:hint="eastAsia"/>
                  <w:rPrChange w:id="995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  <w:r w:rsidRPr="002F02C9">
                <w:rPr>
                  <w:rPrChange w:id="995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14</w:t>
              </w:r>
              <w:r w:rsidRPr="002F02C9">
                <w:rPr>
                  <w:rFonts w:hint="eastAsia"/>
                  <w:rPrChange w:id="995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C93286" w:rsidRPr="002F02C9" w:rsidRDefault="00152C15" w:rsidP="004B1858">
            <w:pPr>
              <w:rPr>
                <w:ins w:id="9955" w:author="itc94010" w:date="2012-05-07T13:27:00Z"/>
                <w:rFonts w:ascii="SimSun" w:hAnsi="SimSun"/>
                <w:rPrChange w:id="9956" w:author="Chen, Ivy (陳素貞 IEC1)" w:date="2015-01-12T13:45:00Z">
                  <w:rPr>
                    <w:ins w:id="9957" w:author="itc94010" w:date="2012-05-07T13:27:00Z"/>
                    <w:rFonts w:ascii="SimSun" w:hAnsi="SimSun"/>
                  </w:rPr>
                </w:rPrChange>
              </w:rPr>
            </w:pPr>
            <w:ins w:id="9958" w:author="itc94010" w:date="2012-05-07T13:27:00Z">
              <w:r w:rsidRPr="002F02C9">
                <w:rPr>
                  <w:rFonts w:ascii="SimSun" w:hAnsi="SimSun" w:hint="eastAsia"/>
                  <w:rPrChange w:id="995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C93286" w:rsidRPr="002F02C9" w:rsidRDefault="00152C15" w:rsidP="004B1858">
            <w:pPr>
              <w:rPr>
                <w:ins w:id="9960" w:author="itc94010" w:date="2012-05-07T13:27:00Z"/>
                <w:rPrChange w:id="9961" w:author="Chen, Ivy (陳素貞 IEC1)" w:date="2015-01-12T13:45:00Z">
                  <w:rPr>
                    <w:ins w:id="9962" w:author="itc94010" w:date="2012-05-07T13:27:00Z"/>
                  </w:rPr>
                </w:rPrChange>
              </w:rPr>
            </w:pPr>
            <w:ins w:id="9963" w:author="itc94010" w:date="2012-05-07T13:27:00Z">
              <w:r w:rsidRPr="002F02C9">
                <w:rPr>
                  <w:rFonts w:hint="eastAsia"/>
                  <w:rPrChange w:id="996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C93286" w:rsidRPr="002F02C9" w:rsidRDefault="00C93286" w:rsidP="004B1858">
            <w:pPr>
              <w:rPr>
                <w:ins w:id="9965" w:author="itc94010" w:date="2012-05-07T13:27:00Z"/>
                <w:rFonts w:eastAsia="新細明體"/>
                <w:rPrChange w:id="9966" w:author="Chen, Ivy (陳素貞 IEC1)" w:date="2015-01-12T13:45:00Z">
                  <w:rPr>
                    <w:ins w:id="9967" w:author="itc94010" w:date="2012-05-07T13:27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C93286" w:rsidRPr="002F02C9" w:rsidRDefault="00152C15" w:rsidP="004B1858">
            <w:pPr>
              <w:ind w:left="100" w:hangingChars="50" w:hanging="100"/>
              <w:rPr>
                <w:ins w:id="9968" w:author="itc94010" w:date="2012-05-07T13:27:00Z"/>
                <w:rPrChange w:id="9969" w:author="Chen, Ivy (陳素貞 IEC1)" w:date="2015-01-12T13:45:00Z">
                  <w:rPr>
                    <w:ins w:id="9970" w:author="itc94010" w:date="2012-05-07T13:27:00Z"/>
                  </w:rPr>
                </w:rPrChange>
              </w:rPr>
            </w:pPr>
            <w:ins w:id="9971" w:author="itc94010" w:date="2012-05-07T13:27:00Z">
              <w:r w:rsidRPr="002F02C9">
                <w:rPr>
                  <w:rFonts w:hint="eastAsia"/>
                  <w:rPrChange w:id="997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小写字母转为大写</w:t>
              </w:r>
            </w:ins>
          </w:p>
        </w:tc>
      </w:tr>
      <w:tr w:rsidR="00C93286" w:rsidRPr="002F02C9" w:rsidTr="004B1858">
        <w:trPr>
          <w:ins w:id="9973" w:author="itc94010" w:date="2012-05-07T13:27:00Z"/>
        </w:trPr>
        <w:tc>
          <w:tcPr>
            <w:tcW w:w="445" w:type="dxa"/>
          </w:tcPr>
          <w:p w:rsidR="00C93286" w:rsidRPr="002F02C9" w:rsidRDefault="00152C15" w:rsidP="004B1858">
            <w:pPr>
              <w:rPr>
                <w:ins w:id="9974" w:author="itc94010" w:date="2012-05-07T13:27:00Z"/>
                <w:rPrChange w:id="9975" w:author="Chen, Ivy (陳素貞 IEC1)" w:date="2015-01-12T13:45:00Z">
                  <w:rPr>
                    <w:ins w:id="9976" w:author="itc94010" w:date="2012-05-07T13:27:00Z"/>
                  </w:rPr>
                </w:rPrChange>
              </w:rPr>
            </w:pPr>
            <w:ins w:id="9977" w:author="itc94010" w:date="2012-05-07T13:27:00Z">
              <w:r w:rsidRPr="002F02C9">
                <w:rPr>
                  <w:rPrChange w:id="997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4</w:t>
              </w:r>
            </w:ins>
          </w:p>
        </w:tc>
        <w:tc>
          <w:tcPr>
            <w:tcW w:w="1310" w:type="dxa"/>
          </w:tcPr>
          <w:p w:rsidR="00C93286" w:rsidRPr="002F02C9" w:rsidRDefault="00152C15" w:rsidP="004B1858">
            <w:pPr>
              <w:rPr>
                <w:ins w:id="9979" w:author="itc94010" w:date="2012-05-07T13:27:00Z"/>
                <w:rPrChange w:id="9980" w:author="Chen, Ivy (陳素貞 IEC1)" w:date="2015-01-12T13:45:00Z">
                  <w:rPr>
                    <w:ins w:id="9981" w:author="itc94010" w:date="2012-05-07T13:27:00Z"/>
                  </w:rPr>
                </w:rPrChange>
              </w:rPr>
            </w:pPr>
            <w:ins w:id="9982" w:author="itc94010" w:date="2012-05-07T13:27:00Z">
              <w:r w:rsidRPr="002F02C9">
                <w:rPr>
                  <w:rPrChange w:id="998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PO</w:t>
              </w:r>
            </w:ins>
          </w:p>
        </w:tc>
        <w:tc>
          <w:tcPr>
            <w:tcW w:w="916" w:type="dxa"/>
          </w:tcPr>
          <w:p w:rsidR="00C93286" w:rsidRPr="002F02C9" w:rsidRDefault="00152C15" w:rsidP="004B1858">
            <w:pPr>
              <w:rPr>
                <w:ins w:id="9984" w:author="itc94010" w:date="2012-05-07T13:27:00Z"/>
                <w:rFonts w:ascii="SimSun" w:hAnsi="SimSun"/>
                <w:rPrChange w:id="9985" w:author="Chen, Ivy (陳素貞 IEC1)" w:date="2015-01-12T13:45:00Z">
                  <w:rPr>
                    <w:ins w:id="9986" w:author="itc94010" w:date="2012-05-07T13:27:00Z"/>
                    <w:rFonts w:ascii="SimSun" w:hAnsi="SimSun"/>
                  </w:rPr>
                </w:rPrChange>
              </w:rPr>
            </w:pPr>
            <w:ins w:id="9987" w:author="itc94010" w:date="2012-05-07T13:27:00Z">
              <w:r w:rsidRPr="002F02C9">
                <w:rPr>
                  <w:rFonts w:ascii="SimSun" w:hAnsi="SimSun"/>
                  <w:rPrChange w:id="998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3B389F" w:rsidRPr="002F02C9" w:rsidRDefault="00152C15">
            <w:pPr>
              <w:rPr>
                <w:ins w:id="9989" w:author="itc94010" w:date="2012-05-07T13:27:00Z"/>
                <w:rFonts w:ascii="Arial" w:hAnsi="Arial" w:cs="Arial"/>
                <w:b/>
                <w:bCs/>
                <w:kern w:val="32"/>
                <w:sz w:val="32"/>
                <w:szCs w:val="32"/>
                <w:rPrChange w:id="9990" w:author="Chen, Ivy (陳素貞 IEC1)" w:date="2015-01-12T13:45:00Z">
                  <w:rPr>
                    <w:ins w:id="9991" w:author="itc94010" w:date="2012-05-07T13:2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9992" w:author="itc94010" w:date="2012-05-07T13:2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9993" w:author="itc94010" w:date="2012-05-07T13:27:00Z">
              <w:r w:rsidRPr="002F02C9">
                <w:rPr>
                  <w:rFonts w:hint="eastAsia"/>
                  <w:rPrChange w:id="999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  <w:r w:rsidRPr="002F02C9">
                <w:rPr>
                  <w:rPrChange w:id="999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</w:t>
              </w:r>
            </w:ins>
            <w:ins w:id="9996" w:author="itc94010" w:date="2012-05-07T13:28:00Z">
              <w:r w:rsidRPr="002F02C9">
                <w:rPr>
                  <w:rPrChange w:id="999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0</w:t>
              </w:r>
            </w:ins>
            <w:ins w:id="9998" w:author="itc94010" w:date="2012-05-07T13:27:00Z">
              <w:r w:rsidRPr="002F02C9">
                <w:rPr>
                  <w:rFonts w:hint="eastAsia"/>
                  <w:rPrChange w:id="999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C93286" w:rsidRPr="002F02C9" w:rsidRDefault="00152C15" w:rsidP="004B1858">
            <w:pPr>
              <w:rPr>
                <w:ins w:id="10000" w:author="itc94010" w:date="2012-05-07T13:27:00Z"/>
                <w:rFonts w:ascii="SimSun" w:hAnsi="SimSun"/>
                <w:rPrChange w:id="10001" w:author="Chen, Ivy (陳素貞 IEC1)" w:date="2015-01-12T13:45:00Z">
                  <w:rPr>
                    <w:ins w:id="10002" w:author="itc94010" w:date="2012-05-07T13:27:00Z"/>
                    <w:rFonts w:ascii="SimSun" w:hAnsi="SimSun"/>
                  </w:rPr>
                </w:rPrChange>
              </w:rPr>
            </w:pPr>
            <w:ins w:id="10003" w:author="itc94010" w:date="2012-05-07T13:27:00Z">
              <w:r w:rsidRPr="002F02C9">
                <w:rPr>
                  <w:rFonts w:ascii="SimSun" w:hAnsi="SimSun" w:hint="eastAsia"/>
                  <w:rPrChange w:id="1000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C93286" w:rsidRPr="002F02C9" w:rsidRDefault="00152C15" w:rsidP="004B1858">
            <w:pPr>
              <w:rPr>
                <w:ins w:id="10005" w:author="itc94010" w:date="2012-05-07T13:27:00Z"/>
                <w:rPrChange w:id="10006" w:author="Chen, Ivy (陳素貞 IEC1)" w:date="2015-01-12T13:45:00Z">
                  <w:rPr>
                    <w:ins w:id="10007" w:author="itc94010" w:date="2012-05-07T13:27:00Z"/>
                  </w:rPr>
                </w:rPrChange>
              </w:rPr>
            </w:pPr>
            <w:ins w:id="10008" w:author="itc94010" w:date="2012-05-07T13:27:00Z">
              <w:r w:rsidRPr="002F02C9">
                <w:rPr>
                  <w:rFonts w:hint="eastAsia"/>
                  <w:rPrChange w:id="1000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C93286" w:rsidRPr="002F02C9" w:rsidRDefault="00C93286" w:rsidP="004B1858">
            <w:pPr>
              <w:rPr>
                <w:ins w:id="10010" w:author="itc94010" w:date="2012-05-07T13:27:00Z"/>
                <w:rFonts w:eastAsia="新細明體"/>
                <w:rPrChange w:id="10011" w:author="Chen, Ivy (陳素貞 IEC1)" w:date="2015-01-12T13:45:00Z">
                  <w:rPr>
                    <w:ins w:id="10012" w:author="itc94010" w:date="2012-05-07T13:27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C93286" w:rsidRPr="002F02C9" w:rsidRDefault="00C93286" w:rsidP="004B1858">
            <w:pPr>
              <w:ind w:left="100" w:hangingChars="50" w:hanging="100"/>
              <w:rPr>
                <w:ins w:id="10013" w:author="itc94010" w:date="2012-05-07T13:27:00Z"/>
                <w:rPrChange w:id="10014" w:author="Chen, Ivy (陳素貞 IEC1)" w:date="2015-01-12T13:45:00Z">
                  <w:rPr>
                    <w:ins w:id="10015" w:author="itc94010" w:date="2012-05-07T13:27:00Z"/>
                  </w:rPr>
                </w:rPrChange>
              </w:rPr>
            </w:pPr>
          </w:p>
        </w:tc>
      </w:tr>
      <w:tr w:rsidR="00C93286" w:rsidRPr="002F02C9" w:rsidTr="004B1858">
        <w:trPr>
          <w:ins w:id="10016" w:author="itc94010" w:date="2012-05-07T13:27:00Z"/>
        </w:trPr>
        <w:tc>
          <w:tcPr>
            <w:tcW w:w="445" w:type="dxa"/>
          </w:tcPr>
          <w:p w:rsidR="00C93286" w:rsidRPr="002F02C9" w:rsidRDefault="00152C15" w:rsidP="004B1858">
            <w:pPr>
              <w:rPr>
                <w:ins w:id="10017" w:author="itc94010" w:date="2012-05-07T13:27:00Z"/>
                <w:rPrChange w:id="10018" w:author="Chen, Ivy (陳素貞 IEC1)" w:date="2015-01-12T13:45:00Z">
                  <w:rPr>
                    <w:ins w:id="10019" w:author="itc94010" w:date="2012-05-07T13:27:00Z"/>
                  </w:rPr>
                </w:rPrChange>
              </w:rPr>
            </w:pPr>
            <w:ins w:id="10020" w:author="itc94010" w:date="2012-05-07T13:27:00Z">
              <w:r w:rsidRPr="002F02C9">
                <w:rPr>
                  <w:rPrChange w:id="1002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</w:t>
              </w:r>
            </w:ins>
          </w:p>
        </w:tc>
        <w:tc>
          <w:tcPr>
            <w:tcW w:w="1310" w:type="dxa"/>
          </w:tcPr>
          <w:p w:rsidR="003B389F" w:rsidRPr="002F02C9" w:rsidRDefault="00152C15">
            <w:pPr>
              <w:rPr>
                <w:ins w:id="10022" w:author="itc94010" w:date="2012-05-07T13:27:00Z"/>
                <w:rFonts w:ascii="Arial" w:hAnsi="Arial" w:cs="Arial"/>
                <w:b/>
                <w:bCs/>
                <w:kern w:val="32"/>
                <w:sz w:val="32"/>
                <w:szCs w:val="32"/>
                <w:rPrChange w:id="10023" w:author="Chen, Ivy (陳素貞 IEC1)" w:date="2015-01-12T13:45:00Z">
                  <w:rPr>
                    <w:ins w:id="10024" w:author="itc94010" w:date="2012-05-07T13:2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025" w:author="itc94010" w:date="2012-05-07T13:29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0026" w:author="itc94010" w:date="2012-05-07T13:29:00Z">
              <w:r w:rsidRPr="002F02C9">
                <w:rPr>
                  <w:rPrChange w:id="1002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POItem</w:t>
              </w:r>
            </w:ins>
          </w:p>
        </w:tc>
        <w:tc>
          <w:tcPr>
            <w:tcW w:w="916" w:type="dxa"/>
          </w:tcPr>
          <w:p w:rsidR="00C93286" w:rsidRPr="002F02C9" w:rsidRDefault="00152C15" w:rsidP="004B1858">
            <w:pPr>
              <w:rPr>
                <w:ins w:id="10028" w:author="itc94010" w:date="2012-05-07T13:27:00Z"/>
                <w:rFonts w:ascii="SimSun" w:hAnsi="SimSun"/>
                <w:rPrChange w:id="10029" w:author="Chen, Ivy (陳素貞 IEC1)" w:date="2015-01-12T13:45:00Z">
                  <w:rPr>
                    <w:ins w:id="10030" w:author="itc94010" w:date="2012-05-07T13:27:00Z"/>
                    <w:rFonts w:ascii="SimSun" w:hAnsi="SimSun"/>
                  </w:rPr>
                </w:rPrChange>
              </w:rPr>
            </w:pPr>
            <w:ins w:id="10031" w:author="itc94010" w:date="2012-05-07T13:27:00Z">
              <w:r w:rsidRPr="002F02C9">
                <w:rPr>
                  <w:rFonts w:ascii="SimSun" w:hAnsi="SimSun"/>
                  <w:rPrChange w:id="1003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3B389F" w:rsidRPr="002F02C9" w:rsidRDefault="00152C15">
            <w:pPr>
              <w:rPr>
                <w:ins w:id="10033" w:author="itc94010" w:date="2012-05-07T13:27:00Z"/>
                <w:rFonts w:ascii="Arial" w:hAnsi="Arial" w:cs="Arial"/>
                <w:b/>
                <w:bCs/>
                <w:kern w:val="32"/>
                <w:sz w:val="32"/>
                <w:szCs w:val="32"/>
                <w:rPrChange w:id="10034" w:author="Chen, Ivy (陳素貞 IEC1)" w:date="2015-01-12T13:45:00Z">
                  <w:rPr>
                    <w:ins w:id="10035" w:author="itc94010" w:date="2012-05-07T13:2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036" w:author="itc94010" w:date="2012-05-07T13:30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0037" w:author="itc94010" w:date="2012-05-07T13:27:00Z">
              <w:r w:rsidRPr="002F02C9">
                <w:rPr>
                  <w:rFonts w:hint="eastAsia"/>
                  <w:rPrChange w:id="1003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  <w:r w:rsidRPr="002F02C9">
                <w:rPr>
                  <w:rPrChange w:id="1003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</w:t>
              </w:r>
            </w:ins>
            <w:ins w:id="10040" w:author="itc94010" w:date="2012-05-07T13:30:00Z">
              <w:r w:rsidRPr="002F02C9">
                <w:rPr>
                  <w:rPrChange w:id="1004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0</w:t>
              </w:r>
            </w:ins>
            <w:ins w:id="10042" w:author="itc94010" w:date="2012-05-07T13:27:00Z">
              <w:r w:rsidRPr="002F02C9">
                <w:rPr>
                  <w:rFonts w:hint="eastAsia"/>
                  <w:rPrChange w:id="1004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C93286" w:rsidRPr="002F02C9" w:rsidRDefault="00152C15" w:rsidP="004B1858">
            <w:pPr>
              <w:rPr>
                <w:ins w:id="10044" w:author="itc94010" w:date="2012-05-07T13:27:00Z"/>
                <w:rFonts w:ascii="SimSun" w:hAnsi="SimSun"/>
                <w:rPrChange w:id="10045" w:author="Chen, Ivy (陳素貞 IEC1)" w:date="2015-01-12T13:45:00Z">
                  <w:rPr>
                    <w:ins w:id="10046" w:author="itc94010" w:date="2012-05-07T13:27:00Z"/>
                    <w:rFonts w:ascii="SimSun" w:hAnsi="SimSun"/>
                  </w:rPr>
                </w:rPrChange>
              </w:rPr>
            </w:pPr>
            <w:ins w:id="10047" w:author="itc94010" w:date="2012-05-07T13:27:00Z">
              <w:r w:rsidRPr="002F02C9">
                <w:rPr>
                  <w:rFonts w:ascii="SimSun" w:hAnsi="SimSun" w:hint="eastAsia"/>
                  <w:rPrChange w:id="1004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C93286" w:rsidRPr="002F02C9" w:rsidRDefault="00152C15" w:rsidP="004B1858">
            <w:pPr>
              <w:rPr>
                <w:ins w:id="10049" w:author="itc94010" w:date="2012-05-07T13:27:00Z"/>
                <w:rPrChange w:id="10050" w:author="Chen, Ivy (陳素貞 IEC1)" w:date="2015-01-12T13:45:00Z">
                  <w:rPr>
                    <w:ins w:id="10051" w:author="itc94010" w:date="2012-05-07T13:27:00Z"/>
                  </w:rPr>
                </w:rPrChange>
              </w:rPr>
            </w:pPr>
            <w:ins w:id="10052" w:author="itc94010" w:date="2012-05-07T13:27:00Z">
              <w:r w:rsidRPr="002F02C9">
                <w:rPr>
                  <w:rFonts w:hint="eastAsia"/>
                  <w:rPrChange w:id="1005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C93286" w:rsidRPr="002F02C9" w:rsidRDefault="00C93286" w:rsidP="004B1858">
            <w:pPr>
              <w:rPr>
                <w:ins w:id="10054" w:author="itc94010" w:date="2012-05-07T13:27:00Z"/>
                <w:rFonts w:eastAsia="新細明體"/>
                <w:rPrChange w:id="10055" w:author="Chen, Ivy (陳素貞 IEC1)" w:date="2015-01-12T13:45:00Z">
                  <w:rPr>
                    <w:ins w:id="10056" w:author="itc94010" w:date="2012-05-07T13:27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C93286" w:rsidRPr="002F02C9" w:rsidRDefault="00C93286" w:rsidP="004B1858">
            <w:pPr>
              <w:ind w:left="100" w:hangingChars="50" w:hanging="100"/>
              <w:rPr>
                <w:ins w:id="10057" w:author="itc94010" w:date="2012-05-07T13:27:00Z"/>
                <w:rPrChange w:id="10058" w:author="Chen, Ivy (陳素貞 IEC1)" w:date="2015-01-12T13:45:00Z">
                  <w:rPr>
                    <w:ins w:id="10059" w:author="itc94010" w:date="2012-05-07T13:27:00Z"/>
                  </w:rPr>
                </w:rPrChange>
              </w:rPr>
            </w:pPr>
          </w:p>
        </w:tc>
      </w:tr>
      <w:tr w:rsidR="00C93286" w:rsidRPr="002F02C9" w:rsidTr="004B1858">
        <w:trPr>
          <w:ins w:id="10060" w:author="itc94010" w:date="2012-05-07T13:27:00Z"/>
        </w:trPr>
        <w:tc>
          <w:tcPr>
            <w:tcW w:w="445" w:type="dxa"/>
          </w:tcPr>
          <w:p w:rsidR="00C93286" w:rsidRPr="002F02C9" w:rsidRDefault="00152C15" w:rsidP="004B1858">
            <w:pPr>
              <w:rPr>
                <w:ins w:id="10061" w:author="itc94010" w:date="2012-05-07T13:27:00Z"/>
                <w:rPrChange w:id="10062" w:author="Chen, Ivy (陳素貞 IEC1)" w:date="2015-01-12T13:45:00Z">
                  <w:rPr>
                    <w:ins w:id="10063" w:author="itc94010" w:date="2012-05-07T13:27:00Z"/>
                  </w:rPr>
                </w:rPrChange>
              </w:rPr>
            </w:pPr>
            <w:ins w:id="10064" w:author="itc94010" w:date="2012-05-07T13:27:00Z">
              <w:r w:rsidRPr="002F02C9">
                <w:rPr>
                  <w:rPrChange w:id="1006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6</w:t>
              </w:r>
            </w:ins>
          </w:p>
        </w:tc>
        <w:tc>
          <w:tcPr>
            <w:tcW w:w="1310" w:type="dxa"/>
          </w:tcPr>
          <w:p w:rsidR="00C93286" w:rsidRPr="002F02C9" w:rsidRDefault="00152C15" w:rsidP="004B1858">
            <w:pPr>
              <w:rPr>
                <w:ins w:id="10066" w:author="itc94010" w:date="2012-05-07T13:27:00Z"/>
                <w:rPrChange w:id="10067" w:author="Chen, Ivy (陳素貞 IEC1)" w:date="2015-01-12T13:45:00Z">
                  <w:rPr>
                    <w:ins w:id="10068" w:author="itc94010" w:date="2012-05-07T13:27:00Z"/>
                  </w:rPr>
                </w:rPrChange>
              </w:rPr>
            </w:pPr>
            <w:ins w:id="10069" w:author="itc94010" w:date="2012-05-07T13:30:00Z">
              <w:r w:rsidRPr="002F02C9">
                <w:rPr>
                  <w:rPrChange w:id="1007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Delivery</w:t>
              </w:r>
            </w:ins>
          </w:p>
        </w:tc>
        <w:tc>
          <w:tcPr>
            <w:tcW w:w="916" w:type="dxa"/>
          </w:tcPr>
          <w:p w:rsidR="00C93286" w:rsidRPr="002F02C9" w:rsidRDefault="00152C15" w:rsidP="004B1858">
            <w:pPr>
              <w:rPr>
                <w:ins w:id="10071" w:author="itc94010" w:date="2012-05-07T13:27:00Z"/>
                <w:rFonts w:ascii="SimSun" w:hAnsi="SimSun"/>
                <w:rPrChange w:id="10072" w:author="Chen, Ivy (陳素貞 IEC1)" w:date="2015-01-12T13:45:00Z">
                  <w:rPr>
                    <w:ins w:id="10073" w:author="itc94010" w:date="2012-05-07T13:27:00Z"/>
                    <w:rFonts w:ascii="SimSun" w:hAnsi="SimSun"/>
                  </w:rPr>
                </w:rPrChange>
              </w:rPr>
            </w:pPr>
            <w:ins w:id="10074" w:author="itc94010" w:date="2012-05-07T13:27:00Z">
              <w:r w:rsidRPr="002F02C9">
                <w:rPr>
                  <w:rFonts w:ascii="SimSun" w:hAnsi="SimSun"/>
                  <w:rPrChange w:id="1007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3B389F" w:rsidRPr="002F02C9" w:rsidRDefault="00152C15">
            <w:pPr>
              <w:rPr>
                <w:ins w:id="10076" w:author="itc94010" w:date="2012-05-07T13:27:00Z"/>
                <w:rFonts w:ascii="Arial" w:hAnsi="Arial" w:cs="Arial"/>
                <w:b/>
                <w:bCs/>
                <w:kern w:val="32"/>
                <w:sz w:val="32"/>
                <w:szCs w:val="32"/>
                <w:rPrChange w:id="10077" w:author="Chen, Ivy (陳素貞 IEC1)" w:date="2015-01-12T13:45:00Z">
                  <w:rPr>
                    <w:ins w:id="10078" w:author="itc94010" w:date="2012-05-07T13:2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079" w:author="itc94010" w:date="2012-05-07T13:31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0080" w:author="itc94010" w:date="2012-05-07T13:27:00Z">
              <w:r w:rsidRPr="002F02C9">
                <w:rPr>
                  <w:rFonts w:hint="eastAsia"/>
                  <w:rPrChange w:id="1008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</w:ins>
            <w:ins w:id="10082" w:author="itc94010" w:date="2012-05-07T13:31:00Z">
              <w:r w:rsidRPr="002F02C9">
                <w:rPr>
                  <w:rPrChange w:id="1008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20</w:t>
              </w:r>
            </w:ins>
            <w:ins w:id="10084" w:author="itc94010" w:date="2012-05-07T13:27:00Z">
              <w:r w:rsidRPr="002F02C9">
                <w:rPr>
                  <w:rFonts w:hint="eastAsia"/>
                  <w:rPrChange w:id="1008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C93286" w:rsidRPr="002F02C9" w:rsidRDefault="00152C15" w:rsidP="004B1858">
            <w:pPr>
              <w:rPr>
                <w:ins w:id="10086" w:author="itc94010" w:date="2012-05-07T13:27:00Z"/>
                <w:rFonts w:ascii="SimSun" w:hAnsi="SimSun"/>
                <w:rPrChange w:id="10087" w:author="Chen, Ivy (陳素貞 IEC1)" w:date="2015-01-12T13:45:00Z">
                  <w:rPr>
                    <w:ins w:id="10088" w:author="itc94010" w:date="2012-05-07T13:27:00Z"/>
                    <w:rFonts w:ascii="SimSun" w:hAnsi="SimSun"/>
                  </w:rPr>
                </w:rPrChange>
              </w:rPr>
            </w:pPr>
            <w:ins w:id="10089" w:author="itc94010" w:date="2012-05-07T13:27:00Z">
              <w:r w:rsidRPr="002F02C9">
                <w:rPr>
                  <w:rFonts w:ascii="SimSun" w:hAnsi="SimSun" w:hint="eastAsia"/>
                  <w:rPrChange w:id="1009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C93286" w:rsidRPr="002F02C9" w:rsidRDefault="00C93286" w:rsidP="004B1858">
            <w:pPr>
              <w:rPr>
                <w:ins w:id="10091" w:author="itc94010" w:date="2012-05-07T13:27:00Z"/>
                <w:rPrChange w:id="10092" w:author="Chen, Ivy (陳素貞 IEC1)" w:date="2015-01-12T13:45:00Z">
                  <w:rPr>
                    <w:ins w:id="10093" w:author="itc94010" w:date="2012-05-07T13:27:00Z"/>
                  </w:rPr>
                </w:rPrChange>
              </w:rPr>
            </w:pPr>
          </w:p>
        </w:tc>
        <w:tc>
          <w:tcPr>
            <w:tcW w:w="2728" w:type="dxa"/>
          </w:tcPr>
          <w:p w:rsidR="00C93286" w:rsidRPr="002F02C9" w:rsidRDefault="00C93286" w:rsidP="004B1858">
            <w:pPr>
              <w:rPr>
                <w:ins w:id="10094" w:author="itc94010" w:date="2012-05-07T13:27:00Z"/>
                <w:rFonts w:eastAsia="新細明體"/>
                <w:rPrChange w:id="10095" w:author="Chen, Ivy (陳素貞 IEC1)" w:date="2015-01-12T13:45:00Z">
                  <w:rPr>
                    <w:ins w:id="10096" w:author="itc94010" w:date="2012-05-07T13:27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C93286" w:rsidRPr="002F02C9" w:rsidRDefault="00C93286" w:rsidP="004B1858">
            <w:pPr>
              <w:ind w:left="100" w:hangingChars="50" w:hanging="100"/>
              <w:rPr>
                <w:ins w:id="10097" w:author="itc94010" w:date="2012-05-07T13:27:00Z"/>
                <w:rPrChange w:id="10098" w:author="Chen, Ivy (陳素貞 IEC1)" w:date="2015-01-12T13:45:00Z">
                  <w:rPr>
                    <w:ins w:id="10099" w:author="itc94010" w:date="2012-05-07T13:27:00Z"/>
                  </w:rPr>
                </w:rPrChange>
              </w:rPr>
            </w:pPr>
          </w:p>
        </w:tc>
      </w:tr>
      <w:tr w:rsidR="00C93286" w:rsidRPr="002F02C9" w:rsidTr="004B1858">
        <w:trPr>
          <w:ins w:id="10100" w:author="itc94010" w:date="2012-05-07T13:27:00Z"/>
        </w:trPr>
        <w:tc>
          <w:tcPr>
            <w:tcW w:w="445" w:type="dxa"/>
          </w:tcPr>
          <w:p w:rsidR="00C93286" w:rsidRPr="002F02C9" w:rsidRDefault="00152C15" w:rsidP="004B1858">
            <w:pPr>
              <w:rPr>
                <w:ins w:id="10101" w:author="itc94010" w:date="2012-05-07T13:27:00Z"/>
                <w:rPrChange w:id="10102" w:author="Chen, Ivy (陳素貞 IEC1)" w:date="2015-01-12T13:45:00Z">
                  <w:rPr>
                    <w:ins w:id="10103" w:author="itc94010" w:date="2012-05-07T13:27:00Z"/>
                  </w:rPr>
                </w:rPrChange>
              </w:rPr>
            </w:pPr>
            <w:ins w:id="10104" w:author="itc94010" w:date="2012-05-07T13:27:00Z">
              <w:r w:rsidRPr="002F02C9">
                <w:rPr>
                  <w:rPrChange w:id="1010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7</w:t>
              </w:r>
            </w:ins>
          </w:p>
        </w:tc>
        <w:tc>
          <w:tcPr>
            <w:tcW w:w="1310" w:type="dxa"/>
          </w:tcPr>
          <w:p w:rsidR="00C93286" w:rsidRPr="002F02C9" w:rsidRDefault="00152C15" w:rsidP="004B1858">
            <w:pPr>
              <w:rPr>
                <w:ins w:id="10106" w:author="itc94010" w:date="2012-05-07T13:27:00Z"/>
                <w:rPrChange w:id="10107" w:author="Chen, Ivy (陳素貞 IEC1)" w:date="2015-01-12T13:45:00Z">
                  <w:rPr>
                    <w:ins w:id="10108" w:author="itc94010" w:date="2012-05-07T13:27:00Z"/>
                  </w:rPr>
                </w:rPrChange>
              </w:rPr>
            </w:pPr>
            <w:ins w:id="10109" w:author="itc94010" w:date="2012-05-07T13:31:00Z">
              <w:r w:rsidRPr="002F02C9">
                <w:rPr>
                  <w:rPrChange w:id="1011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Pallet</w:t>
              </w:r>
            </w:ins>
          </w:p>
        </w:tc>
        <w:tc>
          <w:tcPr>
            <w:tcW w:w="916" w:type="dxa"/>
          </w:tcPr>
          <w:p w:rsidR="00C93286" w:rsidRPr="002F02C9" w:rsidRDefault="00152C15" w:rsidP="004B1858">
            <w:pPr>
              <w:rPr>
                <w:ins w:id="10111" w:author="itc94010" w:date="2012-05-07T13:27:00Z"/>
                <w:rFonts w:ascii="SimSun" w:hAnsi="SimSun"/>
                <w:rPrChange w:id="10112" w:author="Chen, Ivy (陳素貞 IEC1)" w:date="2015-01-12T13:45:00Z">
                  <w:rPr>
                    <w:ins w:id="10113" w:author="itc94010" w:date="2012-05-07T13:27:00Z"/>
                    <w:rFonts w:ascii="SimSun" w:hAnsi="SimSun"/>
                  </w:rPr>
                </w:rPrChange>
              </w:rPr>
            </w:pPr>
            <w:ins w:id="10114" w:author="itc94010" w:date="2012-05-07T13:27:00Z">
              <w:r w:rsidRPr="002F02C9">
                <w:rPr>
                  <w:rFonts w:ascii="SimSun" w:hAnsi="SimSun"/>
                  <w:rPrChange w:id="1011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3B389F" w:rsidRPr="002F02C9" w:rsidRDefault="00152C15">
            <w:pPr>
              <w:rPr>
                <w:ins w:id="10116" w:author="itc94010" w:date="2012-05-07T13:27:00Z"/>
                <w:rFonts w:ascii="Arial" w:hAnsi="Arial" w:cs="Arial"/>
                <w:b/>
                <w:bCs/>
                <w:kern w:val="32"/>
                <w:sz w:val="32"/>
                <w:szCs w:val="32"/>
                <w:rPrChange w:id="10117" w:author="Chen, Ivy (陳素貞 IEC1)" w:date="2015-01-12T13:45:00Z">
                  <w:rPr>
                    <w:ins w:id="10118" w:author="itc94010" w:date="2012-05-07T13:2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119" w:author="itc94010" w:date="2012-05-07T13:31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0120" w:author="itc94010" w:date="2012-05-07T13:27:00Z">
              <w:r w:rsidRPr="002F02C9">
                <w:rPr>
                  <w:rFonts w:hint="eastAsia"/>
                  <w:rPrChange w:id="1012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  <w:r w:rsidRPr="002F02C9">
                <w:rPr>
                  <w:rPrChange w:id="1012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</w:t>
              </w:r>
            </w:ins>
            <w:ins w:id="10123" w:author="itc94010" w:date="2012-05-07T13:31:00Z">
              <w:r w:rsidRPr="002F02C9">
                <w:rPr>
                  <w:rPrChange w:id="1012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2</w:t>
              </w:r>
            </w:ins>
            <w:ins w:id="10125" w:author="itc94010" w:date="2012-05-07T13:27:00Z">
              <w:r w:rsidRPr="002F02C9">
                <w:rPr>
                  <w:rFonts w:hint="eastAsia"/>
                  <w:rPrChange w:id="1012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C93286" w:rsidRPr="002F02C9" w:rsidRDefault="00152C15" w:rsidP="004B1858">
            <w:pPr>
              <w:rPr>
                <w:ins w:id="10127" w:author="itc94010" w:date="2012-05-07T13:27:00Z"/>
                <w:rFonts w:ascii="SimSun" w:hAnsi="SimSun"/>
                <w:rPrChange w:id="10128" w:author="Chen, Ivy (陳素貞 IEC1)" w:date="2015-01-12T13:45:00Z">
                  <w:rPr>
                    <w:ins w:id="10129" w:author="itc94010" w:date="2012-05-07T13:27:00Z"/>
                    <w:rFonts w:ascii="SimSun" w:hAnsi="SimSun"/>
                  </w:rPr>
                </w:rPrChange>
              </w:rPr>
            </w:pPr>
            <w:ins w:id="10130" w:author="itc94010" w:date="2012-05-07T13:27:00Z">
              <w:r w:rsidRPr="002F02C9">
                <w:rPr>
                  <w:rFonts w:ascii="SimSun" w:hAnsi="SimSun" w:hint="eastAsia"/>
                  <w:rPrChange w:id="1013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C93286" w:rsidRPr="002F02C9" w:rsidRDefault="00C93286" w:rsidP="004B1858">
            <w:pPr>
              <w:rPr>
                <w:ins w:id="10132" w:author="itc94010" w:date="2012-05-07T13:27:00Z"/>
                <w:rPrChange w:id="10133" w:author="Chen, Ivy (陳素貞 IEC1)" w:date="2015-01-12T13:45:00Z">
                  <w:rPr>
                    <w:ins w:id="10134" w:author="itc94010" w:date="2012-05-07T13:27:00Z"/>
                  </w:rPr>
                </w:rPrChange>
              </w:rPr>
            </w:pPr>
          </w:p>
        </w:tc>
        <w:tc>
          <w:tcPr>
            <w:tcW w:w="2728" w:type="dxa"/>
          </w:tcPr>
          <w:p w:rsidR="00C93286" w:rsidRPr="002F02C9" w:rsidRDefault="00C93286" w:rsidP="004B1858">
            <w:pPr>
              <w:rPr>
                <w:ins w:id="10135" w:author="itc94010" w:date="2012-05-07T13:27:00Z"/>
                <w:rFonts w:eastAsia="新細明體"/>
                <w:rPrChange w:id="10136" w:author="Chen, Ivy (陳素貞 IEC1)" w:date="2015-01-12T13:45:00Z">
                  <w:rPr>
                    <w:ins w:id="10137" w:author="itc94010" w:date="2012-05-07T13:27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C93286" w:rsidRPr="002F02C9" w:rsidRDefault="00C93286" w:rsidP="004B1858">
            <w:pPr>
              <w:ind w:left="100" w:hangingChars="50" w:hanging="100"/>
              <w:rPr>
                <w:ins w:id="10138" w:author="itc94010" w:date="2012-05-07T13:27:00Z"/>
                <w:rPrChange w:id="10139" w:author="Chen, Ivy (陳素貞 IEC1)" w:date="2015-01-12T13:45:00Z">
                  <w:rPr>
                    <w:ins w:id="10140" w:author="itc94010" w:date="2012-05-07T13:27:00Z"/>
                  </w:rPr>
                </w:rPrChange>
              </w:rPr>
            </w:pPr>
          </w:p>
        </w:tc>
      </w:tr>
      <w:tr w:rsidR="00C93286" w:rsidRPr="002F02C9" w:rsidTr="004B1858">
        <w:trPr>
          <w:ins w:id="10141" w:author="itc94010" w:date="2012-05-07T13:27:00Z"/>
        </w:trPr>
        <w:tc>
          <w:tcPr>
            <w:tcW w:w="445" w:type="dxa"/>
          </w:tcPr>
          <w:p w:rsidR="00C93286" w:rsidRPr="002F02C9" w:rsidRDefault="00152C15" w:rsidP="004B1858">
            <w:pPr>
              <w:rPr>
                <w:ins w:id="10142" w:author="itc94010" w:date="2012-05-07T13:27:00Z"/>
                <w:rPrChange w:id="10143" w:author="Chen, Ivy (陳素貞 IEC1)" w:date="2015-01-12T13:45:00Z">
                  <w:rPr>
                    <w:ins w:id="10144" w:author="itc94010" w:date="2012-05-07T13:27:00Z"/>
                  </w:rPr>
                </w:rPrChange>
              </w:rPr>
            </w:pPr>
            <w:ins w:id="10145" w:author="itc94010" w:date="2012-05-07T13:27:00Z">
              <w:r w:rsidRPr="002F02C9">
                <w:rPr>
                  <w:rPrChange w:id="1014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8</w:t>
              </w:r>
            </w:ins>
          </w:p>
        </w:tc>
        <w:tc>
          <w:tcPr>
            <w:tcW w:w="1310" w:type="dxa"/>
          </w:tcPr>
          <w:p w:rsidR="00C93286" w:rsidRPr="002F02C9" w:rsidRDefault="00152C15" w:rsidP="004B1858">
            <w:pPr>
              <w:rPr>
                <w:ins w:id="10147" w:author="itc94010" w:date="2012-05-07T13:27:00Z"/>
                <w:rPrChange w:id="10148" w:author="Chen, Ivy (陳素貞 IEC1)" w:date="2015-01-12T13:45:00Z">
                  <w:rPr>
                    <w:ins w:id="10149" w:author="itc94010" w:date="2012-05-07T13:27:00Z"/>
                  </w:rPr>
                </w:rPrChange>
              </w:rPr>
            </w:pPr>
            <w:ins w:id="10150" w:author="itc94010" w:date="2012-05-07T13:31:00Z">
              <w:r w:rsidRPr="002F02C9">
                <w:rPr>
                  <w:rPrChange w:id="1015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Box</w:t>
              </w:r>
            </w:ins>
            <w:ins w:id="10152" w:author="itc94010" w:date="2012-05-07T13:27:00Z">
              <w:r w:rsidRPr="002F02C9">
                <w:rPr>
                  <w:rPrChange w:id="1015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ID</w:t>
              </w:r>
            </w:ins>
          </w:p>
        </w:tc>
        <w:tc>
          <w:tcPr>
            <w:tcW w:w="916" w:type="dxa"/>
          </w:tcPr>
          <w:p w:rsidR="00C93286" w:rsidRPr="002F02C9" w:rsidRDefault="00152C15" w:rsidP="004B1858">
            <w:pPr>
              <w:rPr>
                <w:ins w:id="10154" w:author="itc94010" w:date="2012-05-07T13:27:00Z"/>
                <w:rFonts w:ascii="SimSun" w:hAnsi="SimSun"/>
                <w:rPrChange w:id="10155" w:author="Chen, Ivy (陳素貞 IEC1)" w:date="2015-01-12T13:45:00Z">
                  <w:rPr>
                    <w:ins w:id="10156" w:author="itc94010" w:date="2012-05-07T13:27:00Z"/>
                    <w:rFonts w:ascii="SimSun" w:hAnsi="SimSun"/>
                  </w:rPr>
                </w:rPrChange>
              </w:rPr>
            </w:pPr>
            <w:ins w:id="10157" w:author="itc94010" w:date="2012-05-07T13:27:00Z">
              <w:r w:rsidRPr="002F02C9">
                <w:rPr>
                  <w:rFonts w:ascii="SimSun" w:hAnsi="SimSun"/>
                  <w:rPrChange w:id="1015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3B389F" w:rsidRPr="002F02C9" w:rsidRDefault="00152C15">
            <w:pPr>
              <w:rPr>
                <w:ins w:id="10159" w:author="itc94010" w:date="2012-05-07T13:27:00Z"/>
                <w:rFonts w:ascii="Arial" w:hAnsi="Arial" w:cs="Arial"/>
                <w:b/>
                <w:bCs/>
                <w:kern w:val="32"/>
                <w:sz w:val="32"/>
                <w:szCs w:val="32"/>
                <w:rPrChange w:id="10160" w:author="Chen, Ivy (陳素貞 IEC1)" w:date="2015-01-12T13:45:00Z">
                  <w:rPr>
                    <w:ins w:id="10161" w:author="itc94010" w:date="2012-05-07T13:2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162" w:author="itc94010" w:date="2012-05-07T13:31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0163" w:author="itc94010" w:date="2012-05-07T13:27:00Z">
              <w:r w:rsidRPr="002F02C9">
                <w:rPr>
                  <w:rFonts w:hint="eastAsia"/>
                  <w:rPrChange w:id="1016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</w:ins>
            <w:ins w:id="10165" w:author="itc94010" w:date="2012-05-07T13:31:00Z">
              <w:r w:rsidRPr="002F02C9">
                <w:rPr>
                  <w:rPrChange w:id="1016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30</w:t>
              </w:r>
            </w:ins>
            <w:ins w:id="10167" w:author="itc94010" w:date="2012-05-07T13:27:00Z">
              <w:r w:rsidRPr="002F02C9">
                <w:rPr>
                  <w:rFonts w:hint="eastAsia"/>
                  <w:rPrChange w:id="1016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C93286" w:rsidRPr="002F02C9" w:rsidRDefault="00152C15" w:rsidP="004B1858">
            <w:pPr>
              <w:rPr>
                <w:ins w:id="10169" w:author="itc94010" w:date="2012-05-07T13:27:00Z"/>
                <w:rFonts w:ascii="SimSun" w:hAnsi="SimSun"/>
                <w:rPrChange w:id="10170" w:author="Chen, Ivy (陳素貞 IEC1)" w:date="2015-01-12T13:45:00Z">
                  <w:rPr>
                    <w:ins w:id="10171" w:author="itc94010" w:date="2012-05-07T13:27:00Z"/>
                    <w:rFonts w:ascii="SimSun" w:hAnsi="SimSun"/>
                  </w:rPr>
                </w:rPrChange>
              </w:rPr>
            </w:pPr>
            <w:ins w:id="10172" w:author="itc94010" w:date="2012-05-07T13:27:00Z">
              <w:r w:rsidRPr="002F02C9">
                <w:rPr>
                  <w:rFonts w:ascii="SimSun" w:hAnsi="SimSun" w:hint="eastAsia"/>
                  <w:rPrChange w:id="1017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C93286" w:rsidRPr="002F02C9" w:rsidRDefault="00C93286" w:rsidP="004B1858">
            <w:pPr>
              <w:rPr>
                <w:ins w:id="10174" w:author="itc94010" w:date="2012-05-07T13:27:00Z"/>
                <w:rPrChange w:id="10175" w:author="Chen, Ivy (陳素貞 IEC1)" w:date="2015-01-12T13:45:00Z">
                  <w:rPr>
                    <w:ins w:id="10176" w:author="itc94010" w:date="2012-05-07T13:27:00Z"/>
                  </w:rPr>
                </w:rPrChange>
              </w:rPr>
            </w:pPr>
          </w:p>
        </w:tc>
        <w:tc>
          <w:tcPr>
            <w:tcW w:w="2728" w:type="dxa"/>
          </w:tcPr>
          <w:p w:rsidR="00C93286" w:rsidRPr="002F02C9" w:rsidRDefault="00C93286" w:rsidP="004B1858">
            <w:pPr>
              <w:rPr>
                <w:ins w:id="10177" w:author="itc94010" w:date="2012-05-07T13:27:00Z"/>
                <w:rFonts w:eastAsia="新細明體"/>
                <w:rPrChange w:id="10178" w:author="Chen, Ivy (陳素貞 IEC1)" w:date="2015-01-12T13:45:00Z">
                  <w:rPr>
                    <w:ins w:id="10179" w:author="itc94010" w:date="2012-05-07T13:27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C93286" w:rsidRPr="002F02C9" w:rsidRDefault="00C93286" w:rsidP="004B1858">
            <w:pPr>
              <w:ind w:left="100" w:hangingChars="50" w:hanging="100"/>
              <w:rPr>
                <w:ins w:id="10180" w:author="itc94010" w:date="2012-05-07T13:27:00Z"/>
                <w:rPrChange w:id="10181" w:author="Chen, Ivy (陳素貞 IEC1)" w:date="2015-01-12T13:45:00Z">
                  <w:rPr>
                    <w:ins w:id="10182" w:author="itc94010" w:date="2012-05-07T13:27:00Z"/>
                  </w:rPr>
                </w:rPrChange>
              </w:rPr>
            </w:pPr>
          </w:p>
        </w:tc>
      </w:tr>
      <w:tr w:rsidR="00DD3E0A" w:rsidRPr="002F02C9" w:rsidTr="00DD3E0A">
        <w:trPr>
          <w:ins w:id="10183" w:author="itc94010" w:date="2012-05-07T13:17:00Z"/>
        </w:trPr>
        <w:tc>
          <w:tcPr>
            <w:tcW w:w="445" w:type="dxa"/>
          </w:tcPr>
          <w:p w:rsidR="00DD3E0A" w:rsidRPr="002F02C9" w:rsidRDefault="00152C15" w:rsidP="00DD3E0A">
            <w:pPr>
              <w:rPr>
                <w:ins w:id="10184" w:author="itc94010" w:date="2012-05-07T13:17:00Z"/>
                <w:rPrChange w:id="10185" w:author="Chen, Ivy (陳素貞 IEC1)" w:date="2015-01-12T13:45:00Z">
                  <w:rPr>
                    <w:ins w:id="10186" w:author="itc94010" w:date="2012-05-07T13:17:00Z"/>
                  </w:rPr>
                </w:rPrChange>
              </w:rPr>
            </w:pPr>
            <w:ins w:id="10187" w:author="itc94010" w:date="2012-05-07T13:27:00Z">
              <w:r w:rsidRPr="002F02C9">
                <w:rPr>
                  <w:rPrChange w:id="1018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9</w:t>
              </w:r>
            </w:ins>
          </w:p>
        </w:tc>
        <w:tc>
          <w:tcPr>
            <w:tcW w:w="1310" w:type="dxa"/>
          </w:tcPr>
          <w:p w:rsidR="00DD3E0A" w:rsidRPr="002F02C9" w:rsidRDefault="00152C15" w:rsidP="00DD3E0A">
            <w:pPr>
              <w:rPr>
                <w:ins w:id="10189" w:author="itc94010" w:date="2012-05-07T13:17:00Z"/>
                <w:rPrChange w:id="10190" w:author="Chen, Ivy (陳素貞 IEC1)" w:date="2015-01-12T13:45:00Z">
                  <w:rPr>
                    <w:ins w:id="10191" w:author="itc94010" w:date="2012-05-07T13:17:00Z"/>
                  </w:rPr>
                </w:rPrChange>
              </w:rPr>
            </w:pPr>
            <w:ins w:id="10192" w:author="itc94010" w:date="2012-05-07T13:31:00Z">
              <w:r w:rsidRPr="002F02C9">
                <w:rPr>
                  <w:rPrChange w:id="1019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Remark</w:t>
              </w:r>
            </w:ins>
          </w:p>
        </w:tc>
        <w:tc>
          <w:tcPr>
            <w:tcW w:w="916" w:type="dxa"/>
          </w:tcPr>
          <w:p w:rsidR="00DD3E0A" w:rsidRPr="002F02C9" w:rsidRDefault="00152C15" w:rsidP="00DD3E0A">
            <w:pPr>
              <w:rPr>
                <w:ins w:id="10194" w:author="itc94010" w:date="2012-05-07T13:17:00Z"/>
                <w:rFonts w:ascii="SimSun" w:hAnsi="SimSun"/>
                <w:rPrChange w:id="10195" w:author="Chen, Ivy (陳素貞 IEC1)" w:date="2015-01-12T13:45:00Z">
                  <w:rPr>
                    <w:ins w:id="10196" w:author="itc94010" w:date="2012-05-07T13:17:00Z"/>
                    <w:rFonts w:ascii="SimSun" w:hAnsi="SimSun"/>
                  </w:rPr>
                </w:rPrChange>
              </w:rPr>
            </w:pPr>
            <w:ins w:id="10197" w:author="itc94010" w:date="2012-05-07T13:17:00Z">
              <w:r w:rsidRPr="002F02C9">
                <w:rPr>
                  <w:rFonts w:ascii="SimSun" w:hAnsi="SimSun"/>
                  <w:rPrChange w:id="1019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3B389F" w:rsidRPr="002F02C9" w:rsidRDefault="00152C15">
            <w:pPr>
              <w:rPr>
                <w:ins w:id="10199" w:author="itc94010" w:date="2012-05-07T13:17:00Z"/>
                <w:rFonts w:ascii="Arial" w:hAnsi="Arial" w:cs="Arial"/>
                <w:b/>
                <w:bCs/>
                <w:kern w:val="32"/>
                <w:sz w:val="32"/>
                <w:szCs w:val="32"/>
                <w:rPrChange w:id="10200" w:author="Chen, Ivy (陳素貞 IEC1)" w:date="2015-01-12T13:45:00Z">
                  <w:rPr>
                    <w:ins w:id="10201" w:author="itc94010" w:date="2012-05-07T13:17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202" w:author="itc94010" w:date="2012-05-07T13:3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0203" w:author="itc94010" w:date="2012-05-07T13:17:00Z">
              <w:r w:rsidRPr="002F02C9">
                <w:rPr>
                  <w:rFonts w:hint="eastAsia"/>
                  <w:rPrChange w:id="1020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</w:ins>
            <w:ins w:id="10205" w:author="itc94010" w:date="2012-05-07T13:32:00Z">
              <w:r w:rsidRPr="002F02C9">
                <w:rPr>
                  <w:rPrChange w:id="1020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20</w:t>
              </w:r>
            </w:ins>
            <w:ins w:id="10207" w:author="itc94010" w:date="2012-05-07T13:17:00Z">
              <w:r w:rsidRPr="002F02C9">
                <w:rPr>
                  <w:rFonts w:hint="eastAsia"/>
                  <w:rPrChange w:id="1020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DD3E0A" w:rsidRPr="002F02C9" w:rsidRDefault="00152C15" w:rsidP="00DD3E0A">
            <w:pPr>
              <w:rPr>
                <w:ins w:id="10209" w:author="itc94010" w:date="2012-05-07T13:17:00Z"/>
                <w:rFonts w:ascii="SimSun" w:hAnsi="SimSun"/>
                <w:rPrChange w:id="10210" w:author="Chen, Ivy (陳素貞 IEC1)" w:date="2015-01-12T13:45:00Z">
                  <w:rPr>
                    <w:ins w:id="10211" w:author="itc94010" w:date="2012-05-07T13:17:00Z"/>
                    <w:rFonts w:ascii="SimSun" w:hAnsi="SimSun"/>
                  </w:rPr>
                </w:rPrChange>
              </w:rPr>
            </w:pPr>
            <w:ins w:id="10212" w:author="itc94010" w:date="2012-05-07T13:17:00Z">
              <w:r w:rsidRPr="002F02C9">
                <w:rPr>
                  <w:rFonts w:ascii="SimSun" w:hAnsi="SimSun" w:hint="eastAsia"/>
                  <w:rPrChange w:id="1021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DD3E0A" w:rsidRPr="002F02C9" w:rsidRDefault="00DD3E0A" w:rsidP="00DD3E0A">
            <w:pPr>
              <w:rPr>
                <w:ins w:id="10214" w:author="itc94010" w:date="2012-05-07T13:17:00Z"/>
                <w:rPrChange w:id="10215" w:author="Chen, Ivy (陳素貞 IEC1)" w:date="2015-01-12T13:45:00Z">
                  <w:rPr>
                    <w:ins w:id="10216" w:author="itc94010" w:date="2012-05-07T13:17:00Z"/>
                  </w:rPr>
                </w:rPrChange>
              </w:rPr>
            </w:pPr>
          </w:p>
        </w:tc>
        <w:tc>
          <w:tcPr>
            <w:tcW w:w="2728" w:type="dxa"/>
          </w:tcPr>
          <w:p w:rsidR="00DD3E0A" w:rsidRPr="002F02C9" w:rsidRDefault="00DD3E0A" w:rsidP="00DD3E0A">
            <w:pPr>
              <w:rPr>
                <w:ins w:id="10217" w:author="itc94010" w:date="2012-05-07T13:17:00Z"/>
                <w:rFonts w:eastAsia="新細明體"/>
                <w:rPrChange w:id="10218" w:author="Chen, Ivy (陳素貞 IEC1)" w:date="2015-01-12T13:45:00Z">
                  <w:rPr>
                    <w:ins w:id="10219" w:author="itc94010" w:date="2012-05-07T13:17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DD3E0A" w:rsidRPr="002F02C9" w:rsidRDefault="00DD3E0A" w:rsidP="00DD3E0A">
            <w:pPr>
              <w:ind w:left="100" w:hangingChars="50" w:hanging="100"/>
              <w:rPr>
                <w:ins w:id="10220" w:author="itc94010" w:date="2012-05-07T13:17:00Z"/>
                <w:rPrChange w:id="10221" w:author="Chen, Ivy (陳素貞 IEC1)" w:date="2015-01-12T13:45:00Z">
                  <w:rPr>
                    <w:ins w:id="10222" w:author="itc94010" w:date="2012-05-07T13:17:00Z"/>
                  </w:rPr>
                </w:rPrChange>
              </w:rPr>
            </w:pPr>
          </w:p>
        </w:tc>
      </w:tr>
      <w:tr w:rsidR="00DD3E0A" w:rsidRPr="002F02C9" w:rsidTr="00DD3E0A">
        <w:trPr>
          <w:ins w:id="10223" w:author="itc94010" w:date="2012-05-07T13:17:00Z"/>
        </w:trPr>
        <w:tc>
          <w:tcPr>
            <w:tcW w:w="445" w:type="dxa"/>
          </w:tcPr>
          <w:p w:rsidR="00DD3E0A" w:rsidRPr="002F02C9" w:rsidRDefault="00152C15" w:rsidP="00DD3E0A">
            <w:pPr>
              <w:rPr>
                <w:ins w:id="10224" w:author="itc94010" w:date="2012-05-07T13:17:00Z"/>
                <w:rPrChange w:id="10225" w:author="Chen, Ivy (陳素貞 IEC1)" w:date="2015-01-12T13:45:00Z">
                  <w:rPr>
                    <w:ins w:id="10226" w:author="itc94010" w:date="2012-05-07T13:17:00Z"/>
                  </w:rPr>
                </w:rPrChange>
              </w:rPr>
            </w:pPr>
            <w:ins w:id="10227" w:author="itc94010" w:date="2012-05-07T13:32:00Z">
              <w:r w:rsidRPr="002F02C9">
                <w:rPr>
                  <w:rPrChange w:id="1022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10</w:t>
              </w:r>
            </w:ins>
          </w:p>
        </w:tc>
        <w:tc>
          <w:tcPr>
            <w:tcW w:w="1310" w:type="dxa"/>
          </w:tcPr>
          <w:p w:rsidR="00DD3E0A" w:rsidRPr="002F02C9" w:rsidRDefault="00152C15" w:rsidP="00DD3E0A">
            <w:pPr>
              <w:rPr>
                <w:ins w:id="10229" w:author="itc94010" w:date="2012-05-07T13:17:00Z"/>
                <w:rPrChange w:id="10230" w:author="Chen, Ivy (陳素貞 IEC1)" w:date="2015-01-12T13:45:00Z">
                  <w:rPr>
                    <w:ins w:id="10231" w:author="itc94010" w:date="2012-05-07T13:17:00Z"/>
                  </w:rPr>
                </w:rPrChange>
              </w:rPr>
            </w:pPr>
            <w:ins w:id="10232" w:author="itc94010" w:date="2012-05-07T13:17:00Z">
              <w:r w:rsidRPr="002F02C9">
                <w:rPr>
                  <w:rPrChange w:id="1023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Add</w:t>
              </w:r>
            </w:ins>
          </w:p>
        </w:tc>
        <w:tc>
          <w:tcPr>
            <w:tcW w:w="916" w:type="dxa"/>
          </w:tcPr>
          <w:p w:rsidR="00DD3E0A" w:rsidRPr="002F02C9" w:rsidRDefault="00152C15" w:rsidP="00DD3E0A">
            <w:pPr>
              <w:rPr>
                <w:ins w:id="10234" w:author="itc94010" w:date="2012-05-07T13:17:00Z"/>
                <w:rFonts w:ascii="SimSun"/>
                <w:rPrChange w:id="10235" w:author="Chen, Ivy (陳素貞 IEC1)" w:date="2015-01-12T13:45:00Z">
                  <w:rPr>
                    <w:ins w:id="10236" w:author="itc94010" w:date="2012-05-07T13:17:00Z"/>
                    <w:rFonts w:ascii="SimSun"/>
                  </w:rPr>
                </w:rPrChange>
              </w:rPr>
            </w:pPr>
            <w:ins w:id="10237" w:author="itc94010" w:date="2012-05-07T13:17:00Z">
              <w:r w:rsidRPr="002F02C9">
                <w:rPr>
                  <w:rFonts w:ascii="SimSun" w:hAnsi="SimSun"/>
                  <w:rPrChange w:id="1023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DD3E0A" w:rsidRPr="002F02C9" w:rsidRDefault="00DD3E0A" w:rsidP="00DD3E0A">
            <w:pPr>
              <w:rPr>
                <w:ins w:id="10239" w:author="itc94010" w:date="2012-05-07T13:17:00Z"/>
                <w:rPrChange w:id="10240" w:author="Chen, Ivy (陳素貞 IEC1)" w:date="2015-01-12T13:45:00Z">
                  <w:rPr>
                    <w:ins w:id="10241" w:author="itc94010" w:date="2012-05-07T13:17:00Z"/>
                  </w:rPr>
                </w:rPrChange>
              </w:rPr>
            </w:pPr>
          </w:p>
        </w:tc>
        <w:tc>
          <w:tcPr>
            <w:tcW w:w="1432" w:type="dxa"/>
          </w:tcPr>
          <w:p w:rsidR="00DD3E0A" w:rsidRPr="002F02C9" w:rsidRDefault="00152C15" w:rsidP="00DD3E0A">
            <w:pPr>
              <w:rPr>
                <w:ins w:id="10242" w:author="itc94010" w:date="2012-05-07T13:17:00Z"/>
                <w:lang w:eastAsia="zh-TW"/>
                <w:rPrChange w:id="10243" w:author="Chen, Ivy (陳素貞 IEC1)" w:date="2015-01-12T13:45:00Z">
                  <w:rPr>
                    <w:ins w:id="10244" w:author="itc94010" w:date="2012-05-07T13:17:00Z"/>
                    <w:lang w:eastAsia="zh-TW"/>
                  </w:rPr>
                </w:rPrChange>
              </w:rPr>
            </w:pPr>
            <w:ins w:id="10245" w:author="itc94010" w:date="2012-05-07T13:17:00Z">
              <w:r w:rsidRPr="002F02C9">
                <w:rPr>
                  <w:rFonts w:ascii="SimSun" w:hAnsi="SimSun" w:hint="eastAsia"/>
                  <w:rPrChange w:id="1024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1024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Add</w:t>
              </w:r>
              <w:r w:rsidRPr="002F02C9">
                <w:rPr>
                  <w:rFonts w:ascii="SimSun" w:hAnsi="SimSun" w:hint="eastAsia"/>
                  <w:rPrChange w:id="1024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</w:tc>
        <w:tc>
          <w:tcPr>
            <w:tcW w:w="680" w:type="dxa"/>
          </w:tcPr>
          <w:p w:rsidR="00DD3E0A" w:rsidRPr="002F02C9" w:rsidRDefault="00DD3E0A" w:rsidP="00DD3E0A">
            <w:pPr>
              <w:rPr>
                <w:ins w:id="10249" w:author="itc94010" w:date="2012-05-07T13:17:00Z"/>
                <w:lang w:eastAsia="zh-TW"/>
                <w:rPrChange w:id="10250" w:author="Chen, Ivy (陳素貞 IEC1)" w:date="2015-01-12T13:45:00Z">
                  <w:rPr>
                    <w:ins w:id="10251" w:author="itc94010" w:date="2012-05-07T13:17:00Z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DD3E0A" w:rsidRPr="002F02C9" w:rsidRDefault="00152C15" w:rsidP="00DD3E0A">
            <w:pPr>
              <w:ind w:left="100" w:hangingChars="50" w:hanging="100"/>
              <w:rPr>
                <w:ins w:id="10252" w:author="itc94010" w:date="2012-05-07T13:17:00Z"/>
                <w:rFonts w:ascii="SimSun"/>
                <w:rPrChange w:id="10253" w:author="Chen, Ivy (陳素貞 IEC1)" w:date="2015-01-12T13:45:00Z">
                  <w:rPr>
                    <w:ins w:id="10254" w:author="itc94010" w:date="2012-05-07T13:17:00Z"/>
                    <w:rFonts w:ascii="SimSun"/>
                  </w:rPr>
                </w:rPrChange>
              </w:rPr>
            </w:pPr>
            <w:ins w:id="10255" w:author="itc94010" w:date="2012-05-07T13:17:00Z">
              <w:r w:rsidRPr="002F02C9">
                <w:rPr>
                  <w:rFonts w:ascii="SimSun" w:hAnsi="SimSun"/>
                  <w:rPrChange w:id="1025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SimSun" w:hAnsi="SimSun" w:hint="eastAsia"/>
                  <w:rPrChange w:id="1025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1025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1025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、若有任何必填项为空，则警示用户，放弃后续操作。</w:t>
              </w:r>
            </w:ins>
          </w:p>
          <w:p w:rsidR="00DD3E0A" w:rsidRPr="002F02C9" w:rsidRDefault="00152C15" w:rsidP="00DD3E0A">
            <w:pPr>
              <w:rPr>
                <w:ins w:id="10260" w:author="itc94010" w:date="2012-05-07T13:17:00Z"/>
                <w:rFonts w:ascii="SimSun" w:hAnsi="SimSun"/>
                <w:rPrChange w:id="10261" w:author="Chen, Ivy (陳素貞 IEC1)" w:date="2015-01-12T13:45:00Z">
                  <w:rPr>
                    <w:ins w:id="10262" w:author="itc94010" w:date="2012-05-07T13:17:00Z"/>
                    <w:rFonts w:ascii="SimSun" w:hAnsi="SimSun"/>
                  </w:rPr>
                </w:rPrChange>
              </w:rPr>
            </w:pPr>
            <w:ins w:id="10263" w:author="itc94010" w:date="2012-05-07T13:17:00Z">
              <w:r w:rsidRPr="002F02C9">
                <w:rPr>
                  <w:rFonts w:ascii="SimSun" w:hAnsi="SimSun"/>
                  <w:rPrChange w:id="1026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lastRenderedPageBreak/>
                <w:t>2</w:t>
              </w:r>
              <w:r w:rsidRPr="002F02C9">
                <w:rPr>
                  <w:rFonts w:ascii="SimSun" w:hAnsi="SimSun" w:hint="eastAsia"/>
                  <w:rPrChange w:id="1026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</w:ins>
            <w:ins w:id="10266" w:author="itc94010" w:date="2012-05-07T13:33:00Z">
              <w:r w:rsidRPr="002F02C9">
                <w:rPr>
                  <w:rFonts w:ascii="SimSun" w:hAnsi="SimSun" w:hint="eastAsia"/>
                  <w:rPrChange w:id="1026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有任何</w:t>
              </w:r>
            </w:ins>
            <w:ins w:id="10268" w:author="itc94010" w:date="2012-05-07T13:17:00Z">
              <w:r w:rsidRPr="002F02C9">
                <w:rPr>
                  <w:rFonts w:ascii="SimSun" w:hAnsi="SimSun" w:hint="eastAsia"/>
                  <w:rPrChange w:id="1026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框中数据不符合其对应的值域范围，则警示用户，放弃后续操作。</w:t>
              </w:r>
            </w:ins>
          </w:p>
          <w:p w:rsidR="00DD3E0A" w:rsidRPr="002F02C9" w:rsidRDefault="00152C15" w:rsidP="00DD3E0A">
            <w:pPr>
              <w:rPr>
                <w:ins w:id="10270" w:author="itc94010" w:date="2012-05-07T13:33:00Z"/>
                <w:rFonts w:ascii="SimSun" w:hAnsi="SimSun"/>
                <w:rPrChange w:id="10271" w:author="Chen, Ivy (陳素貞 IEC1)" w:date="2015-01-12T13:45:00Z">
                  <w:rPr>
                    <w:ins w:id="10272" w:author="itc94010" w:date="2012-05-07T13:33:00Z"/>
                    <w:rFonts w:ascii="SimSun" w:hAnsi="SimSun"/>
                  </w:rPr>
                </w:rPrChange>
              </w:rPr>
            </w:pPr>
            <w:ins w:id="10273" w:author="itc94010" w:date="2012-05-07T13:17:00Z">
              <w:r w:rsidRPr="002F02C9">
                <w:rPr>
                  <w:rFonts w:ascii="SimSun" w:hAnsi="SimSun"/>
                  <w:rPrChange w:id="1027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3、若</w:t>
              </w:r>
            </w:ins>
            <w:ins w:id="10275" w:author="itc94010" w:date="2012-05-07T13:33:00Z">
              <w:r w:rsidRPr="002F02C9">
                <w:rPr>
                  <w:rFonts w:ascii="SimSun" w:hAnsi="SimSun"/>
                  <w:rPrChange w:id="1027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ProductID</w:t>
              </w:r>
            </w:ins>
            <w:ins w:id="10277" w:author="itc94010" w:date="2012-05-07T13:17:00Z">
              <w:r w:rsidRPr="002F02C9">
                <w:rPr>
                  <w:rFonts w:ascii="SimSun" w:hAnsi="SimSun" w:hint="eastAsia"/>
                  <w:rPrChange w:id="1027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框中数据已出现在</w:t>
              </w:r>
            </w:ins>
            <w:ins w:id="10279" w:author="itc94010" w:date="2012-05-07T13:33:00Z">
              <w:r w:rsidRPr="002F02C9">
                <w:rPr>
                  <w:rFonts w:ascii="Courier New" w:hAnsi="Courier New" w:cs="Courier New"/>
                  <w:noProof/>
                  <w:szCs w:val="20"/>
                  <w:rPrChange w:id="1028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SnoDet_PoMO</w:t>
              </w:r>
            </w:ins>
            <w:ins w:id="10281" w:author="itc94010" w:date="2012-05-07T13:17:00Z">
              <w:r w:rsidRPr="002F02C9">
                <w:rPr>
                  <w:rFonts w:ascii="Courier New" w:hAnsi="Courier New" w:cs="Courier New" w:hint="eastAsia"/>
                  <w:noProof/>
                  <w:szCs w:val="20"/>
                  <w:rPrChange w:id="10282" w:author="Chen, Ivy (陳素貞 IEC1)" w:date="2015-01-12T13:45:00Z">
                    <w:rPr>
                      <w:rFonts w:ascii="Courier New" w:hAnsi="Courier New" w:cs="Courier New" w:hint="eastAsia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表的一个记录中</w:t>
              </w:r>
              <w:r w:rsidRPr="002F02C9">
                <w:rPr>
                  <w:rFonts w:ascii="SimSun" w:hAnsi="SimSun" w:hint="eastAsia"/>
                  <w:rPrChange w:id="1028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，则警示用户，放弃后续操作。</w:t>
              </w:r>
            </w:ins>
          </w:p>
          <w:p w:rsidR="003B389F" w:rsidRPr="002F02C9" w:rsidRDefault="00152C15">
            <w:pPr>
              <w:rPr>
                <w:ins w:id="10284" w:author="itc94010" w:date="2012-05-07T13:17:00Z"/>
                <w:rPrChange w:id="10285" w:author="Chen, Ivy (陳素貞 IEC1)" w:date="2015-01-12T13:45:00Z">
                  <w:rPr>
                    <w:ins w:id="10286" w:author="itc94010" w:date="2012-05-07T13:17:00Z"/>
                    <w:rFonts w:ascii="SimSun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287" w:author="Gao, Guan-Wei (高貫偉 ITC)" w:date="2012-07-18T18:2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0288" w:author="itc94010" w:date="2012-05-07T13:33:00Z">
              <w:r w:rsidRPr="002F02C9">
                <w:rPr>
                  <w:rPrChange w:id="1028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4</w:t>
              </w:r>
              <w:r w:rsidRPr="002F02C9">
                <w:rPr>
                  <w:rFonts w:hint="eastAsia"/>
                  <w:rPrChange w:id="1029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、若</w:t>
              </w:r>
              <w:r w:rsidRPr="002F02C9">
                <w:rPr>
                  <w:rPrChange w:id="1029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ProductID</w:t>
              </w:r>
            </w:ins>
            <w:ins w:id="10292" w:author="itc94010" w:date="2012-05-07T13:34:00Z">
              <w:r w:rsidRPr="002F02C9">
                <w:rPr>
                  <w:rFonts w:hint="eastAsia"/>
                  <w:rPrChange w:id="1029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框中数据并不存在于</w:t>
              </w:r>
              <w:r w:rsidRPr="002F02C9">
                <w:rPr>
                  <w:rPrChange w:id="1029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Product</w:t>
              </w:r>
              <w:r w:rsidRPr="002F02C9">
                <w:rPr>
                  <w:rFonts w:hint="eastAsia"/>
                  <w:rPrChange w:id="1029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数据表中，则警示用户，放弃后续操作。</w:t>
              </w:r>
            </w:ins>
          </w:p>
          <w:p w:rsidR="00DD3E0A" w:rsidRPr="002F02C9" w:rsidRDefault="00152C15" w:rsidP="00DD3E0A">
            <w:pPr>
              <w:rPr>
                <w:ins w:id="10296" w:author="itc94010" w:date="2012-05-07T13:17:00Z"/>
                <w:rFonts w:ascii="SimSun" w:hAnsi="SimSun"/>
                <w:rPrChange w:id="10297" w:author="Chen, Ivy (陳素貞 IEC1)" w:date="2015-01-12T13:45:00Z">
                  <w:rPr>
                    <w:ins w:id="10298" w:author="itc94010" w:date="2012-05-07T13:17:00Z"/>
                    <w:rFonts w:ascii="SimSun" w:hAnsi="SimSun"/>
                  </w:rPr>
                </w:rPrChange>
              </w:rPr>
            </w:pPr>
            <w:ins w:id="10299" w:author="itc94010" w:date="2012-05-07T13:34:00Z">
              <w:r w:rsidRPr="002F02C9">
                <w:rPr>
                  <w:rFonts w:ascii="SimSun" w:hAnsi="SimSun"/>
                  <w:rPrChange w:id="1030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5</w:t>
              </w:r>
            </w:ins>
            <w:ins w:id="10301" w:author="itc94010" w:date="2012-05-07T13:17:00Z">
              <w:r w:rsidRPr="002F02C9">
                <w:rPr>
                  <w:rFonts w:ascii="SimSun" w:hAnsi="SimSun" w:hint="eastAsia"/>
                  <w:rPrChange w:id="1030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、用</w:t>
              </w:r>
              <w:r w:rsidRPr="002F02C9">
                <w:rPr>
                  <w:rFonts w:ascii="SimSun" w:hAnsi="SimSun"/>
                  <w:rPrChange w:id="1030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3到</w:t>
              </w:r>
            </w:ins>
            <w:ins w:id="10304" w:author="itc94010" w:date="2012-05-07T13:34:00Z">
              <w:r w:rsidRPr="002F02C9">
                <w:rPr>
                  <w:rFonts w:ascii="SimSun" w:hAnsi="SimSun"/>
                  <w:rPrChange w:id="1030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9</w:t>
              </w:r>
            </w:ins>
            <w:ins w:id="10306" w:author="itc94010" w:date="2012-05-07T13:17:00Z">
              <w:r w:rsidRPr="002F02C9">
                <w:rPr>
                  <w:rFonts w:ascii="SimSun" w:hAnsi="SimSun" w:hint="eastAsia"/>
                  <w:rPrChange w:id="1030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号框的当前数据创建此新</w:t>
              </w:r>
            </w:ins>
            <w:ins w:id="10308" w:author="itc94010" w:date="2012-05-07T13:35:00Z">
              <w:r w:rsidRPr="002F02C9">
                <w:rPr>
                  <w:rFonts w:ascii="Courier New" w:hAnsi="Courier New" w:cs="Courier New"/>
                  <w:noProof/>
                  <w:szCs w:val="20"/>
                  <w:rPrChange w:id="1030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SnoDet_PoMo</w:t>
              </w:r>
            </w:ins>
            <w:ins w:id="10310" w:author="itc94010" w:date="2012-05-07T13:17:00Z">
              <w:r w:rsidRPr="002F02C9">
                <w:rPr>
                  <w:rFonts w:ascii="SimSun" w:hAnsi="SimSun" w:hint="eastAsia"/>
                  <w:rPrChange w:id="1031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记录，</w:t>
              </w:r>
            </w:ins>
            <w:ins w:id="10312" w:author="itc94010" w:date="2012-05-07T13:35:00Z">
              <w:r w:rsidRPr="002F02C9">
                <w:rPr>
                  <w:rFonts w:ascii="SimSun" w:hAnsi="SimSun"/>
                  <w:rPrChange w:id="1031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Mo栏位写入对应Product</w:t>
              </w:r>
            </w:ins>
            <w:ins w:id="10314" w:author="itc94010" w:date="2012-05-07T13:17:00Z">
              <w:r w:rsidRPr="002F02C9">
                <w:rPr>
                  <w:rFonts w:ascii="SimSun" w:hAnsi="SimSun" w:hint="eastAsia"/>
                  <w:rPrChange w:id="1031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记录</w:t>
              </w:r>
            </w:ins>
            <w:ins w:id="10316" w:author="itc94010" w:date="2012-05-07T13:35:00Z">
              <w:r w:rsidRPr="002F02C9">
                <w:rPr>
                  <w:rFonts w:ascii="SimSun" w:hAnsi="SimSun" w:hint="eastAsia"/>
                  <w:rPrChange w:id="1031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</w:t>
              </w:r>
              <w:r w:rsidRPr="002F02C9">
                <w:rPr>
                  <w:rFonts w:ascii="SimSun" w:hAnsi="SimSun"/>
                  <w:rPrChange w:id="1031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MO</w:t>
              </w:r>
            </w:ins>
            <w:ins w:id="10319" w:author="itc94010" w:date="2012-05-07T13:36:00Z">
              <w:r w:rsidRPr="002F02C9">
                <w:rPr>
                  <w:rFonts w:ascii="SimSun" w:hAnsi="SimSun" w:hint="eastAsia"/>
                  <w:rPrChange w:id="1032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栏位数据，记录</w:t>
              </w:r>
            </w:ins>
            <w:ins w:id="10321" w:author="itc94010" w:date="2012-05-07T13:17:00Z">
              <w:r w:rsidRPr="002F02C9">
                <w:rPr>
                  <w:rFonts w:ascii="SimSun" w:hAnsi="SimSun" w:hint="eastAsia"/>
                  <w:rPrChange w:id="1032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创建人和日期。</w:t>
              </w:r>
            </w:ins>
          </w:p>
          <w:p w:rsidR="003B389F" w:rsidRPr="002F02C9" w:rsidRDefault="00152C15">
            <w:pPr>
              <w:rPr>
                <w:ins w:id="10323" w:author="itc94010" w:date="2012-05-07T13:17:00Z"/>
                <w:rFonts w:ascii="Arial" w:eastAsia="新細明體" w:hAnsi="Arial" w:cs="Arial"/>
                <w:b/>
                <w:bCs/>
                <w:kern w:val="32"/>
                <w:sz w:val="32"/>
                <w:szCs w:val="32"/>
                <w:rPrChange w:id="10324" w:author="Chen, Ivy (陳素貞 IEC1)" w:date="2015-01-12T13:45:00Z">
                  <w:rPr>
                    <w:ins w:id="10325" w:author="itc94010" w:date="2012-05-07T13:17:00Z"/>
                    <w:rFonts w:ascii="Arial" w:eastAsia="新細明體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326" w:author="itc94010" w:date="2012-05-07T13:3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0327" w:author="itc94010" w:date="2012-05-07T13:37:00Z">
              <w:r w:rsidRPr="002F02C9">
                <w:rPr>
                  <w:rFonts w:ascii="SimSun" w:hAnsi="SimSun"/>
                  <w:rPrChange w:id="1032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6</w:t>
              </w:r>
            </w:ins>
            <w:ins w:id="10329" w:author="itc94010" w:date="2012-05-07T13:17:00Z">
              <w:r w:rsidRPr="002F02C9">
                <w:rPr>
                  <w:rFonts w:ascii="SimSun" w:hAnsi="SimSun" w:hint="eastAsia"/>
                  <w:rPrChange w:id="1033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、刷新</w:t>
              </w:r>
            </w:ins>
            <w:ins w:id="10331" w:author="itc94010" w:date="2012-05-07T13:37:00Z">
              <w:r w:rsidRPr="002F02C9">
                <w:rPr>
                  <w:rFonts w:ascii="SimSun" w:hAnsi="SimSun"/>
                  <w:rPrChange w:id="1033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CDSI PO</w:t>
              </w:r>
            </w:ins>
            <w:ins w:id="10333" w:author="itc94010" w:date="2012-05-07T13:17:00Z">
              <w:r w:rsidRPr="002F02C9">
                <w:rPr>
                  <w:rFonts w:ascii="SimSun" w:hAnsi="SimSun"/>
                  <w:rPrChange w:id="1033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="SimSun" w:hAnsi="SimSun" w:hint="eastAsia"/>
                  <w:rPrChange w:id="1033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DD3E0A" w:rsidRPr="002F02C9" w:rsidRDefault="00DD3E0A" w:rsidP="00DD3E0A">
            <w:pPr>
              <w:rPr>
                <w:ins w:id="10336" w:author="itc94010" w:date="2012-05-07T13:17:00Z"/>
                <w:rPrChange w:id="10337" w:author="Chen, Ivy (陳素貞 IEC1)" w:date="2015-01-12T13:45:00Z">
                  <w:rPr>
                    <w:ins w:id="10338" w:author="itc94010" w:date="2012-05-07T13:17:00Z"/>
                  </w:rPr>
                </w:rPrChange>
              </w:rPr>
            </w:pPr>
          </w:p>
        </w:tc>
      </w:tr>
      <w:tr w:rsidR="00DD3E0A" w:rsidRPr="002F02C9" w:rsidTr="00DD3E0A">
        <w:trPr>
          <w:ins w:id="10339" w:author="itc94010" w:date="2012-05-07T13:17:00Z"/>
        </w:trPr>
        <w:tc>
          <w:tcPr>
            <w:tcW w:w="445" w:type="dxa"/>
          </w:tcPr>
          <w:p w:rsidR="00DD3E0A" w:rsidRPr="002F02C9" w:rsidRDefault="00152C15" w:rsidP="00DD3E0A">
            <w:pPr>
              <w:rPr>
                <w:ins w:id="10340" w:author="itc94010" w:date="2012-05-07T13:17:00Z"/>
                <w:rPrChange w:id="10341" w:author="Chen, Ivy (陳素貞 IEC1)" w:date="2015-01-12T13:45:00Z">
                  <w:rPr>
                    <w:ins w:id="10342" w:author="itc94010" w:date="2012-05-07T13:17:00Z"/>
                  </w:rPr>
                </w:rPrChange>
              </w:rPr>
            </w:pPr>
            <w:ins w:id="10343" w:author="itc94010" w:date="2012-05-07T13:42:00Z">
              <w:r w:rsidRPr="002F02C9">
                <w:rPr>
                  <w:rPrChange w:id="1034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lastRenderedPageBreak/>
                <w:t>11</w:t>
              </w:r>
            </w:ins>
          </w:p>
        </w:tc>
        <w:tc>
          <w:tcPr>
            <w:tcW w:w="1310" w:type="dxa"/>
          </w:tcPr>
          <w:p w:rsidR="00DD3E0A" w:rsidRPr="002F02C9" w:rsidRDefault="00152C15" w:rsidP="00DD3E0A">
            <w:pPr>
              <w:rPr>
                <w:ins w:id="10345" w:author="itc94010" w:date="2012-05-07T13:17:00Z"/>
                <w:rPrChange w:id="10346" w:author="Chen, Ivy (陳素貞 IEC1)" w:date="2015-01-12T13:45:00Z">
                  <w:rPr>
                    <w:ins w:id="10347" w:author="itc94010" w:date="2012-05-07T13:17:00Z"/>
                  </w:rPr>
                </w:rPrChange>
              </w:rPr>
            </w:pPr>
            <w:ins w:id="10348" w:author="itc94010" w:date="2012-05-07T13:17:00Z">
              <w:r w:rsidRPr="002F02C9">
                <w:rPr>
                  <w:rPrChange w:id="1034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Save</w:t>
              </w:r>
            </w:ins>
          </w:p>
        </w:tc>
        <w:tc>
          <w:tcPr>
            <w:tcW w:w="916" w:type="dxa"/>
          </w:tcPr>
          <w:p w:rsidR="00DD3E0A" w:rsidRPr="002F02C9" w:rsidRDefault="00152C15" w:rsidP="00DD3E0A">
            <w:pPr>
              <w:rPr>
                <w:ins w:id="10350" w:author="itc94010" w:date="2012-05-07T13:17:00Z"/>
                <w:rFonts w:ascii="SimSun" w:hAnsi="SimSun"/>
                <w:rPrChange w:id="10351" w:author="Chen, Ivy (陳素貞 IEC1)" w:date="2015-01-12T13:45:00Z">
                  <w:rPr>
                    <w:ins w:id="10352" w:author="itc94010" w:date="2012-05-07T13:17:00Z"/>
                    <w:rFonts w:ascii="SimSun" w:hAnsi="SimSun"/>
                  </w:rPr>
                </w:rPrChange>
              </w:rPr>
            </w:pPr>
            <w:ins w:id="10353" w:author="itc94010" w:date="2012-05-07T13:17:00Z">
              <w:r w:rsidRPr="002F02C9">
                <w:rPr>
                  <w:rFonts w:ascii="SimSun" w:hAnsi="SimSun"/>
                  <w:rPrChange w:id="1035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DD3E0A" w:rsidRPr="002F02C9" w:rsidRDefault="00DD3E0A" w:rsidP="00DD3E0A">
            <w:pPr>
              <w:rPr>
                <w:ins w:id="10355" w:author="itc94010" w:date="2012-05-07T13:17:00Z"/>
                <w:rPrChange w:id="10356" w:author="Chen, Ivy (陳素貞 IEC1)" w:date="2015-01-12T13:45:00Z">
                  <w:rPr>
                    <w:ins w:id="10357" w:author="itc94010" w:date="2012-05-07T13:17:00Z"/>
                  </w:rPr>
                </w:rPrChange>
              </w:rPr>
            </w:pPr>
          </w:p>
        </w:tc>
        <w:tc>
          <w:tcPr>
            <w:tcW w:w="1432" w:type="dxa"/>
          </w:tcPr>
          <w:p w:rsidR="00DD3E0A" w:rsidRPr="002F02C9" w:rsidRDefault="00152C15" w:rsidP="00DD3E0A">
            <w:pPr>
              <w:rPr>
                <w:ins w:id="10358" w:author="itc94010" w:date="2012-05-07T13:17:00Z"/>
                <w:rFonts w:ascii="SimSun" w:hAnsi="SimSun"/>
                <w:rPrChange w:id="10359" w:author="Chen, Ivy (陳素貞 IEC1)" w:date="2015-01-12T13:45:00Z">
                  <w:rPr>
                    <w:ins w:id="10360" w:author="itc94010" w:date="2012-05-07T13:17:00Z"/>
                    <w:rFonts w:ascii="SimSun" w:hAnsi="SimSun"/>
                  </w:rPr>
                </w:rPrChange>
              </w:rPr>
            </w:pPr>
            <w:ins w:id="10361" w:author="itc94010" w:date="2012-05-07T13:17:00Z">
              <w:r w:rsidRPr="002F02C9">
                <w:rPr>
                  <w:rFonts w:ascii="SimSun" w:hAnsi="SimSun" w:hint="eastAsia"/>
                  <w:rPrChange w:id="1036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1036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Save</w:t>
              </w:r>
              <w:r w:rsidRPr="002F02C9">
                <w:rPr>
                  <w:rFonts w:ascii="SimSun" w:hAnsi="SimSun" w:hint="eastAsia"/>
                  <w:rPrChange w:id="1036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  <w:p w:rsidR="00DD3E0A" w:rsidRPr="002F02C9" w:rsidRDefault="00152C15" w:rsidP="00DD3E0A">
            <w:pPr>
              <w:rPr>
                <w:ins w:id="10365" w:author="itc94010" w:date="2012-05-07T13:17:00Z"/>
                <w:rFonts w:ascii="SimSun"/>
                <w:rPrChange w:id="10366" w:author="Chen, Ivy (陳素貞 IEC1)" w:date="2015-01-12T13:45:00Z">
                  <w:rPr>
                    <w:ins w:id="10367" w:author="itc94010" w:date="2012-05-07T13:17:00Z"/>
                    <w:rFonts w:ascii="SimSun"/>
                  </w:rPr>
                </w:rPrChange>
              </w:rPr>
            </w:pPr>
            <w:ins w:id="10368" w:author="itc94010" w:date="2012-05-07T13:17:00Z">
              <w:r w:rsidRPr="002F02C9">
                <w:rPr>
                  <w:rFonts w:ascii="SimSun" w:hAnsi="SimSun"/>
                  <w:rPrChange w:id="1036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Disable</w:t>
              </w:r>
            </w:ins>
          </w:p>
        </w:tc>
        <w:tc>
          <w:tcPr>
            <w:tcW w:w="680" w:type="dxa"/>
          </w:tcPr>
          <w:p w:rsidR="00DD3E0A" w:rsidRPr="002F02C9" w:rsidRDefault="00DD3E0A" w:rsidP="00DD3E0A">
            <w:pPr>
              <w:rPr>
                <w:ins w:id="10370" w:author="itc94010" w:date="2012-05-07T13:17:00Z"/>
                <w:rPrChange w:id="10371" w:author="Chen, Ivy (陳素貞 IEC1)" w:date="2015-01-12T13:45:00Z">
                  <w:rPr>
                    <w:ins w:id="10372" w:author="itc94010" w:date="2012-05-07T13:17:00Z"/>
                  </w:rPr>
                </w:rPrChange>
              </w:rPr>
            </w:pPr>
          </w:p>
        </w:tc>
        <w:tc>
          <w:tcPr>
            <w:tcW w:w="2728" w:type="dxa"/>
          </w:tcPr>
          <w:p w:rsidR="00DD3E0A" w:rsidRPr="002F02C9" w:rsidRDefault="00152C15" w:rsidP="00DD3E0A">
            <w:pPr>
              <w:ind w:left="100" w:hangingChars="50" w:hanging="100"/>
              <w:rPr>
                <w:ins w:id="10373" w:author="itc94010" w:date="2012-05-07T13:17:00Z"/>
                <w:rFonts w:ascii="SimSun"/>
                <w:rPrChange w:id="10374" w:author="Chen, Ivy (陳素貞 IEC1)" w:date="2015-01-12T13:45:00Z">
                  <w:rPr>
                    <w:ins w:id="10375" w:author="itc94010" w:date="2012-05-07T13:17:00Z"/>
                    <w:rFonts w:ascii="SimSun"/>
                  </w:rPr>
                </w:rPrChange>
              </w:rPr>
            </w:pPr>
            <w:ins w:id="10376" w:author="itc94010" w:date="2012-05-07T13:17:00Z">
              <w:r w:rsidRPr="002F02C9">
                <w:rPr>
                  <w:rFonts w:ascii="SimSun" w:hAnsi="SimSun"/>
                  <w:rPrChange w:id="1037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SimSun" w:hAnsi="SimSun" w:hint="eastAsia"/>
                  <w:rPrChange w:id="1037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1037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1038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、若有任何必填项为空，则警示用户，放弃后续操作。</w:t>
              </w:r>
            </w:ins>
          </w:p>
          <w:p w:rsidR="00DD3E0A" w:rsidRPr="002F02C9" w:rsidRDefault="00152C15" w:rsidP="00DD3E0A">
            <w:pPr>
              <w:rPr>
                <w:ins w:id="10381" w:author="itc94010" w:date="2012-05-07T13:17:00Z"/>
                <w:rFonts w:ascii="SimSun" w:hAnsi="SimSun"/>
                <w:rPrChange w:id="10382" w:author="Chen, Ivy (陳素貞 IEC1)" w:date="2015-01-12T13:45:00Z">
                  <w:rPr>
                    <w:ins w:id="10383" w:author="itc94010" w:date="2012-05-07T13:17:00Z"/>
                    <w:rFonts w:ascii="SimSun" w:hAnsi="SimSun"/>
                  </w:rPr>
                </w:rPrChange>
              </w:rPr>
            </w:pPr>
            <w:ins w:id="10384" w:author="itc94010" w:date="2012-05-07T13:17:00Z">
              <w:r w:rsidRPr="002F02C9">
                <w:rPr>
                  <w:rFonts w:ascii="SimSun" w:hAnsi="SimSun"/>
                  <w:rPrChange w:id="1038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1038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</w:ins>
            <w:ins w:id="10387" w:author="itc94010" w:date="2012-05-07T13:38:00Z">
              <w:r w:rsidRPr="002F02C9">
                <w:rPr>
                  <w:rFonts w:ascii="SimSun" w:hAnsi="SimSun" w:hint="eastAsia"/>
                  <w:rPrChange w:id="1038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有任何</w:t>
              </w:r>
            </w:ins>
            <w:ins w:id="10389" w:author="itc94010" w:date="2012-05-07T13:17:00Z">
              <w:r w:rsidRPr="002F02C9">
                <w:rPr>
                  <w:rFonts w:ascii="SimSun" w:hAnsi="SimSun" w:hint="eastAsia"/>
                  <w:rPrChange w:id="1039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框中数据不符合其对应的值域范围，则警示用户，放弃后续操作。</w:t>
              </w:r>
            </w:ins>
          </w:p>
          <w:p w:rsidR="00DD3E0A" w:rsidRPr="002F02C9" w:rsidRDefault="00152C15" w:rsidP="00DD3E0A">
            <w:pPr>
              <w:rPr>
                <w:ins w:id="10391" w:author="itc94010" w:date="2012-05-07T13:17:00Z"/>
                <w:rFonts w:ascii="SimSun" w:hAnsi="SimSun"/>
                <w:rPrChange w:id="10392" w:author="Chen, Ivy (陳素貞 IEC1)" w:date="2015-01-12T13:45:00Z">
                  <w:rPr>
                    <w:ins w:id="10393" w:author="itc94010" w:date="2012-05-07T13:17:00Z"/>
                    <w:rFonts w:ascii="SimSun" w:hAnsi="SimSun"/>
                  </w:rPr>
                </w:rPrChange>
              </w:rPr>
            </w:pPr>
            <w:ins w:id="10394" w:author="itc94010" w:date="2012-05-07T13:17:00Z">
              <w:r w:rsidRPr="002F02C9">
                <w:rPr>
                  <w:rFonts w:ascii="SimSun" w:hAnsi="SimSun"/>
                  <w:rPrChange w:id="1039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3、若</w:t>
              </w:r>
            </w:ins>
            <w:ins w:id="10396" w:author="itc94010" w:date="2012-05-07T13:38:00Z">
              <w:r w:rsidRPr="002F02C9">
                <w:rPr>
                  <w:rFonts w:ascii="SimSun" w:hAnsi="SimSun"/>
                  <w:rPrChange w:id="1039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ProductID</w:t>
              </w:r>
            </w:ins>
            <w:ins w:id="10398" w:author="itc94010" w:date="2012-05-07T13:17:00Z">
              <w:r w:rsidRPr="002F02C9">
                <w:rPr>
                  <w:rFonts w:ascii="SimSun" w:hAnsi="SimSun" w:hint="eastAsia"/>
                  <w:rPrChange w:id="1039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框中数据已出现在</w:t>
              </w:r>
            </w:ins>
            <w:ins w:id="10400" w:author="itc94010" w:date="2012-05-07T13:38:00Z">
              <w:r w:rsidRPr="002F02C9">
                <w:rPr>
                  <w:rFonts w:ascii="Courier New" w:hAnsi="Courier New" w:cs="Courier New"/>
                  <w:noProof/>
                  <w:szCs w:val="20"/>
                  <w:rPrChange w:id="1040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SnoDet_PoMo</w:t>
              </w:r>
            </w:ins>
            <w:ins w:id="10402" w:author="itc94010" w:date="2012-05-07T13:17:00Z">
              <w:r w:rsidRPr="002F02C9">
                <w:rPr>
                  <w:rFonts w:ascii="Courier New" w:hAnsi="Courier New" w:cs="Courier New" w:hint="eastAsia"/>
                  <w:noProof/>
                  <w:szCs w:val="20"/>
                  <w:rPrChange w:id="10403" w:author="Chen, Ivy (陳素貞 IEC1)" w:date="2015-01-12T13:45:00Z">
                    <w:rPr>
                      <w:rFonts w:ascii="Courier New" w:hAnsi="Courier New" w:cs="Courier New" w:hint="eastAsia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表的一个记录中且不是当前被编辑记录</w:t>
              </w:r>
              <w:r w:rsidRPr="002F02C9">
                <w:rPr>
                  <w:rFonts w:ascii="SimSun" w:hAnsi="SimSun" w:hint="eastAsia"/>
                  <w:rPrChange w:id="1040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，，则警示用户，放弃后续操作。</w:t>
              </w:r>
            </w:ins>
          </w:p>
          <w:p w:rsidR="00FA7529" w:rsidRPr="002F02C9" w:rsidRDefault="00152C15" w:rsidP="00FA7529">
            <w:pPr>
              <w:rPr>
                <w:ins w:id="10405" w:author="itc94010" w:date="2012-05-07T13:39:00Z"/>
                <w:rFonts w:ascii="SimSun"/>
                <w:rPrChange w:id="10406" w:author="Chen, Ivy (陳素貞 IEC1)" w:date="2015-01-12T13:45:00Z">
                  <w:rPr>
                    <w:ins w:id="10407" w:author="itc94010" w:date="2012-05-07T13:39:00Z"/>
                    <w:rFonts w:ascii="SimSun"/>
                  </w:rPr>
                </w:rPrChange>
              </w:rPr>
            </w:pPr>
            <w:ins w:id="10408" w:author="itc94010" w:date="2012-05-07T13:39:00Z">
              <w:r w:rsidRPr="002F02C9">
                <w:rPr>
                  <w:rFonts w:ascii="SimSun" w:hAnsi="SimSun"/>
                  <w:rPrChange w:id="1040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4、若ProductID框中数据并不存在于Product数据表中，则警示用户，放弃后续操作。</w:t>
              </w:r>
            </w:ins>
          </w:p>
          <w:p w:rsidR="00DD3E0A" w:rsidRPr="002F02C9" w:rsidRDefault="00152C15" w:rsidP="00DD3E0A">
            <w:pPr>
              <w:rPr>
                <w:ins w:id="10410" w:author="itc94010" w:date="2012-05-07T13:17:00Z"/>
                <w:rFonts w:ascii="SimSun"/>
                <w:rPrChange w:id="10411" w:author="Chen, Ivy (陳素貞 IEC1)" w:date="2015-01-12T13:45:00Z">
                  <w:rPr>
                    <w:ins w:id="10412" w:author="itc94010" w:date="2012-05-07T13:17:00Z"/>
                    <w:rFonts w:ascii="SimSun"/>
                  </w:rPr>
                </w:rPrChange>
              </w:rPr>
            </w:pPr>
            <w:ins w:id="10413" w:author="itc94010" w:date="2012-05-07T13:39:00Z">
              <w:r w:rsidRPr="002F02C9">
                <w:rPr>
                  <w:rFonts w:ascii="SimSun" w:hAnsi="SimSun"/>
                  <w:rPrChange w:id="1041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5</w:t>
              </w:r>
            </w:ins>
            <w:ins w:id="10415" w:author="itc94010" w:date="2012-05-07T13:17:00Z">
              <w:r w:rsidRPr="002F02C9">
                <w:rPr>
                  <w:rFonts w:ascii="SimSun" w:hAnsi="SimSun" w:hint="eastAsia"/>
                  <w:rPrChange w:id="1041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、保存新数据到</w:t>
              </w:r>
            </w:ins>
            <w:ins w:id="10417" w:author="itc94010" w:date="2012-05-07T13:39:00Z">
              <w:r w:rsidRPr="002F02C9">
                <w:rPr>
                  <w:rFonts w:ascii="Courier New" w:hAnsi="Courier New" w:cs="Courier New"/>
                  <w:noProof/>
                  <w:szCs w:val="20"/>
                  <w:rPrChange w:id="1041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SnoDet_PoMo</w:t>
              </w:r>
            </w:ins>
            <w:ins w:id="10419" w:author="itc94010" w:date="2012-05-07T13:17:00Z">
              <w:r w:rsidRPr="002F02C9">
                <w:rPr>
                  <w:rFonts w:ascii="SimSun" w:hAnsi="SimSun" w:hint="eastAsia"/>
                  <w:rPrChange w:id="1042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当前被选行对应记录中，</w:t>
              </w:r>
            </w:ins>
            <w:ins w:id="10421" w:author="itc94010" w:date="2012-05-07T13:40:00Z">
              <w:r w:rsidRPr="002F02C9">
                <w:rPr>
                  <w:rFonts w:ascii="SimSun" w:hAnsi="SimSun"/>
                  <w:rPrChange w:id="1042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Mo栏位写入对应Product记录的MO栏位数据，</w:t>
              </w:r>
            </w:ins>
            <w:ins w:id="10423" w:author="itc94010" w:date="2012-05-07T13:17:00Z">
              <w:r w:rsidRPr="002F02C9">
                <w:rPr>
                  <w:rFonts w:ascii="SimSun" w:hAnsi="SimSun" w:hint="eastAsia"/>
                  <w:rPrChange w:id="1042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记录修改人和日期。</w:t>
              </w:r>
            </w:ins>
          </w:p>
          <w:p w:rsidR="003B389F" w:rsidRPr="002F02C9" w:rsidRDefault="00152C15">
            <w:pPr>
              <w:rPr>
                <w:ins w:id="10425" w:author="itc94010" w:date="2012-05-07T13:17:00Z"/>
                <w:rFonts w:ascii="Arial" w:eastAsia="新細明體" w:hAnsi="Arial" w:cs="Arial"/>
                <w:b/>
                <w:bCs/>
                <w:kern w:val="32"/>
                <w:sz w:val="32"/>
                <w:szCs w:val="32"/>
                <w:rPrChange w:id="10426" w:author="Chen, Ivy (陳素貞 IEC1)" w:date="2015-01-12T13:45:00Z">
                  <w:rPr>
                    <w:ins w:id="10427" w:author="itc94010" w:date="2012-05-07T13:17:00Z"/>
                    <w:rFonts w:ascii="Arial" w:eastAsia="新細明體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428" w:author="itc94010" w:date="2012-05-07T13:40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0429" w:author="itc94010" w:date="2012-05-07T13:40:00Z">
              <w:r w:rsidRPr="002F02C9">
                <w:rPr>
                  <w:rFonts w:ascii="SimSun" w:hAnsi="SimSun"/>
                  <w:rPrChange w:id="1043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6</w:t>
              </w:r>
            </w:ins>
            <w:ins w:id="10431" w:author="itc94010" w:date="2012-05-07T13:17:00Z">
              <w:r w:rsidRPr="002F02C9">
                <w:rPr>
                  <w:rFonts w:ascii="SimSun" w:hAnsi="SimSun" w:hint="eastAsia"/>
                  <w:rPrChange w:id="1043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、刷新</w:t>
              </w:r>
            </w:ins>
            <w:ins w:id="10433" w:author="itc94010" w:date="2012-05-07T13:40:00Z">
              <w:r w:rsidRPr="002F02C9">
                <w:rPr>
                  <w:rFonts w:ascii="SimSun" w:hAnsi="SimSun"/>
                  <w:rPrChange w:id="1043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CDSI PO </w:t>
              </w:r>
            </w:ins>
            <w:ins w:id="10435" w:author="itc94010" w:date="2012-05-07T13:17:00Z">
              <w:r w:rsidRPr="002F02C9">
                <w:rPr>
                  <w:rFonts w:ascii="SimSun" w:hAnsi="SimSun"/>
                  <w:rPrChange w:id="1043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List</w:t>
              </w:r>
              <w:r w:rsidRPr="002F02C9">
                <w:rPr>
                  <w:rFonts w:ascii="SimSun" w:hAnsi="SimSun" w:hint="eastAsia"/>
                  <w:rPrChange w:id="1043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DD3E0A" w:rsidRPr="002F02C9" w:rsidRDefault="00DD3E0A" w:rsidP="00DD3E0A">
            <w:pPr>
              <w:rPr>
                <w:ins w:id="10438" w:author="itc94010" w:date="2012-05-07T13:17:00Z"/>
                <w:rPrChange w:id="10439" w:author="Chen, Ivy (陳素貞 IEC1)" w:date="2015-01-12T13:45:00Z">
                  <w:rPr>
                    <w:ins w:id="10440" w:author="itc94010" w:date="2012-05-07T13:17:00Z"/>
                  </w:rPr>
                </w:rPrChange>
              </w:rPr>
            </w:pPr>
          </w:p>
        </w:tc>
      </w:tr>
    </w:tbl>
    <w:p w:rsidR="001509C9" w:rsidRPr="002F02C9" w:rsidRDefault="001509C9">
      <w:pPr>
        <w:rPr>
          <w:ins w:id="10441" w:author="itc94010" w:date="2012-05-07T13:17:00Z"/>
          <w:del w:id="10442" w:author="Gao, Guan-Wei (高貫偉 ITC)" w:date="2012-06-28T14:04:00Z"/>
          <w:rPrChange w:id="10443" w:author="Chen, Ivy (陳素貞 IEC1)" w:date="2015-01-12T13:45:00Z">
            <w:rPr>
              <w:ins w:id="10444" w:author="itc94010" w:date="2012-05-07T13:17:00Z"/>
              <w:del w:id="10445" w:author="Gao, Guan-Wei (高貫偉 ITC)" w:date="2012-06-28T14:04:00Z"/>
            </w:rPr>
          </w:rPrChange>
        </w:rPr>
      </w:pPr>
    </w:p>
    <w:p w:rsidR="001509C9" w:rsidRPr="002F02C9" w:rsidRDefault="00152C15">
      <w:pPr>
        <w:rPr>
          <w:ins w:id="10446" w:author="itc94010" w:date="2012-05-07T14:58:00Z"/>
          <w:del w:id="10447" w:author="Gao, Guan-Wei (高貫偉 ITC)" w:date="2012-06-28T14:03:00Z"/>
          <w:rPrChange w:id="10448" w:author="Chen, Ivy (陳素貞 IEC1)" w:date="2015-01-12T13:45:00Z">
            <w:rPr>
              <w:ins w:id="10449" w:author="itc94010" w:date="2012-05-07T14:58:00Z"/>
              <w:del w:id="10450" w:author="Gao, Guan-Wei (高貫偉 ITC)" w:date="2012-06-28T14:03:00Z"/>
            </w:rPr>
          </w:rPrChange>
        </w:rPr>
      </w:pPr>
      <w:ins w:id="10451" w:author="itc94010" w:date="2012-05-07T14:58:00Z">
        <w:del w:id="10452" w:author="Gao, Guan-Wei (高貫偉 ITC)" w:date="2012-06-28T14:04:00Z">
          <w:r w:rsidRPr="002F02C9">
            <w:rPr>
              <w:rPrChange w:id="10453" w:author="Chen, Ivy (陳素貞 IEC1)" w:date="2015-01-12T13:45:00Z">
                <w:rPr>
                  <w:color w:val="0000FF"/>
                  <w:u w:val="single"/>
                </w:rPr>
              </w:rPrChange>
            </w:rPr>
            <w:delText>ITCND Check Setting</w:delText>
          </w:r>
          <w:r w:rsidRPr="002F02C9">
            <w:rPr>
              <w:rFonts w:hint="eastAsia"/>
              <w:rPrChange w:id="10454" w:author="Chen, Ivy (陳素貞 IEC1)" w:date="2015-01-12T13:45:00Z">
                <w:rPr>
                  <w:rFonts w:hint="eastAsia"/>
                  <w:color w:val="0000FF"/>
                  <w:u w:val="single"/>
                </w:rPr>
              </w:rPrChange>
            </w:rPr>
            <w:delText>维护界面</w:delText>
          </w:r>
        </w:del>
      </w:ins>
    </w:p>
    <w:p w:rsidR="003B389F" w:rsidRPr="002F02C9" w:rsidRDefault="00152C15">
      <w:pPr>
        <w:rPr>
          <w:ins w:id="10455" w:author="itc94010" w:date="2012-05-07T14:58:00Z"/>
          <w:del w:id="10456" w:author="Gao, Guan-Wei (高貫偉 ITC)" w:date="2012-06-28T14:04:00Z"/>
          <w:rPrChange w:id="10457" w:author="Chen, Ivy (陳素貞 IEC1)" w:date="2015-01-12T13:45:00Z">
            <w:rPr>
              <w:ins w:id="10458" w:author="itc94010" w:date="2012-05-07T14:58:00Z"/>
              <w:del w:id="10459" w:author="Gao, Guan-Wei (高貫偉 ITC)" w:date="2012-06-28T14:04:00Z"/>
            </w:rPr>
          </w:rPrChange>
        </w:rPr>
        <w:pPrChange w:id="10460" w:author="Gao, Guan-Wei (高貫偉 ITC)" w:date="2012-06-28T14:04:00Z">
          <w:pPr>
            <w:pStyle w:val="4"/>
          </w:pPr>
        </w:pPrChange>
      </w:pPr>
      <w:ins w:id="10461" w:author="itc94010" w:date="2012-05-07T14:58:00Z">
        <w:del w:id="10462" w:author="Gao, Guan-Wei (高貫偉 ITC)" w:date="2012-06-28T14:04:00Z">
          <w:r w:rsidRPr="002F02C9">
            <w:rPr>
              <w:rFonts w:hint="eastAsia"/>
              <w:rPrChange w:id="10463" w:author="Chen, Ivy (陳素貞 IEC1)" w:date="2015-01-12T13:45:00Z">
                <w:rPr>
                  <w:rFonts w:hint="eastAsia"/>
                  <w:b w:val="0"/>
                  <w:bCs w:val="0"/>
                  <w:color w:val="0000FF"/>
                  <w:u w:val="single"/>
                </w:rPr>
              </w:rPrChange>
            </w:rPr>
            <w:delText>示意圖</w:delText>
          </w:r>
        </w:del>
      </w:ins>
    </w:p>
    <w:p w:rsidR="003B389F" w:rsidRPr="002F02C9" w:rsidRDefault="00152C15">
      <w:pPr>
        <w:rPr>
          <w:ins w:id="10464" w:author="itc94010" w:date="2012-05-07T14:58:00Z"/>
          <w:del w:id="10465" w:author="Gao, Guan-Wei (高貫偉 ITC)" w:date="2012-06-28T14:04:00Z"/>
          <w:rPrChange w:id="10466" w:author="Chen, Ivy (陳素貞 IEC1)" w:date="2015-01-12T13:45:00Z">
            <w:rPr>
              <w:ins w:id="10467" w:author="itc94010" w:date="2012-05-07T14:58:00Z"/>
              <w:del w:id="10468" w:author="Gao, Guan-Wei (高貫偉 ITC)" w:date="2012-06-28T14:04:00Z"/>
            </w:rPr>
          </w:rPrChange>
        </w:rPr>
        <w:pPrChange w:id="10469" w:author="Gao, Guan-Wei (高貫偉 ITC)" w:date="2012-06-28T14:04:00Z">
          <w:pPr>
            <w:jc w:val="center"/>
          </w:pPr>
        </w:pPrChange>
      </w:pPr>
      <w:ins w:id="10470" w:author="itc94010" w:date="2012-05-07T14:58:00Z">
        <w:del w:id="10471" w:author="Gao, Guan-Wei (高貫偉 ITC)" w:date="2012-06-28T14:04:00Z">
          <w:r w:rsidRPr="002F02C9">
            <w:rPr>
              <w:rPrChange w:id="10472" w:author="Chen, Ivy (陳素貞 IEC1)" w:date="2015-01-12T13:45:00Z">
                <w:rPr/>
              </w:rPrChange>
            </w:rPr>
            <w:pict>
              <v:oval id="_x0000_s3823" style="position:absolute;margin-left:330.05pt;margin-top:275.2pt;width:19.45pt;height:17.25pt;z-index:251606528" fillcolor="yellow" strokecolor="red" strokeweight="1pt">
                <v:textbox style="mso-next-textbox:#_x0000_s3823;mso-fit-shape-to-text:t" inset="0,0,0,0">
                  <w:txbxContent>
                    <w:p w:rsidR="003B389F" w:rsidRPr="008721B4" w:rsidRDefault="003B389F" w:rsidP="007C7B8E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del w:id="10473" w:author="itc94010" w:date="2012-05-07T14:58:00Z">
                        <w:r w:rsidDel="007C7B8E">
                          <w:rPr>
                            <w:rFonts w:hint="eastAsia"/>
                            <w:b/>
                            <w:szCs w:val="20"/>
                          </w:rPr>
                          <w:delText>8</w:delText>
                        </w:r>
                      </w:del>
                      <w:ins w:id="10474" w:author="itc94010" w:date="2012-05-07T14:58:00Z">
                        <w:r>
                          <w:rPr>
                            <w:rFonts w:hint="eastAsia"/>
                            <w:b/>
                            <w:szCs w:val="20"/>
                          </w:rPr>
                          <w:t>7</w:t>
                        </w:r>
                      </w:ins>
                    </w:p>
                  </w:txbxContent>
                </v:textbox>
              </v:oval>
            </w:pict>
          </w:r>
          <w:r w:rsidRPr="002F02C9">
            <w:rPr>
              <w:rPrChange w:id="10475" w:author="Chen, Ivy (陳素貞 IEC1)" w:date="2015-01-12T13:45:00Z">
                <w:rPr/>
              </w:rPrChange>
            </w:rPr>
            <w:pict>
              <v:oval id="_x0000_s3821" style="position:absolute;margin-left:418.55pt;margin-top:256.45pt;width:19.45pt;height:17.25pt;z-index:251604480" fillcolor="yellow" strokecolor="red" strokeweight="1pt">
                <v:textbox style="mso-next-textbox:#_x0000_s3821;mso-fit-shape-to-text:t" inset="0,0,0,0">
                  <w:txbxContent>
                    <w:p w:rsidR="003B389F" w:rsidRPr="008721B4" w:rsidRDefault="003B389F" w:rsidP="007C7B8E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del w:id="10476" w:author="itc94010" w:date="2012-05-07T14:58:00Z">
                        <w:r w:rsidDel="007C7B8E">
                          <w:rPr>
                            <w:rFonts w:hint="eastAsia"/>
                            <w:b/>
                            <w:szCs w:val="20"/>
                          </w:rPr>
                          <w:delText>6</w:delText>
                        </w:r>
                      </w:del>
                      <w:ins w:id="10477" w:author="itc94010" w:date="2012-05-07T14:58:00Z">
                        <w:r>
                          <w:rPr>
                            <w:rFonts w:hint="eastAsia"/>
                            <w:b/>
                            <w:szCs w:val="20"/>
                          </w:rPr>
                          <w:t>5</w:t>
                        </w:r>
                      </w:ins>
                    </w:p>
                  </w:txbxContent>
                </v:textbox>
              </v:oval>
            </w:pict>
          </w:r>
          <w:r w:rsidRPr="002F02C9">
            <w:rPr>
              <w:rPrChange w:id="10478" w:author="Chen, Ivy (陳素貞 IEC1)" w:date="2015-01-12T13:45:00Z">
                <w:rPr/>
              </w:rPrChange>
            </w:rPr>
            <w:pict>
              <v:oval id="_x0000_s3814" style="position:absolute;margin-left:293.3pt;margin-top:256.45pt;width:19.45pt;height:17.25pt;z-index:251598336" fillcolor="yellow" strokecolor="red" strokeweight="1pt">
                <v:textbox style="mso-next-textbox:#_x0000_s3814;mso-fit-shape-to-text:t" inset="0,0,0,0">
                  <w:txbxContent>
                    <w:p w:rsidR="003B389F" w:rsidRPr="008721B4" w:rsidRDefault="003B389F" w:rsidP="007C7B8E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del w:id="10479" w:author="itc94010" w:date="2012-05-07T14:58:00Z">
                        <w:r w:rsidDel="007C7B8E">
                          <w:rPr>
                            <w:rFonts w:hint="eastAsia"/>
                            <w:b/>
                            <w:szCs w:val="20"/>
                          </w:rPr>
                          <w:delText>5</w:delText>
                        </w:r>
                      </w:del>
                      <w:ins w:id="10480" w:author="itc94010" w:date="2012-05-07T14:58:00Z">
                        <w:r>
                          <w:rPr>
                            <w:rFonts w:hint="eastAsia"/>
                            <w:b/>
                            <w:szCs w:val="20"/>
                          </w:rPr>
                          <w:t>4</w:t>
                        </w:r>
                      </w:ins>
                    </w:p>
                  </w:txbxContent>
                </v:textbox>
              </v:oval>
            </w:pict>
          </w:r>
          <w:r w:rsidRPr="002F02C9">
            <w:rPr>
              <w:rPrChange w:id="10481" w:author="Chen, Ivy (陳素貞 IEC1)" w:date="2015-01-12T13:45:00Z">
                <w:rPr/>
              </w:rPrChange>
            </w:rPr>
            <w:pict>
              <v:oval id="_x0000_s3822" style="position:absolute;margin-left:122.3pt;margin-top:273.7pt;width:19.45pt;height:17.25pt;z-index:251605504" fillcolor="yellow" strokecolor="red" strokeweight="1pt">
                <v:textbox style="mso-next-textbox:#_x0000_s3822;mso-fit-shape-to-text:t" inset="0,0,0,0">
                  <w:txbxContent>
                    <w:p w:rsidR="003B389F" w:rsidRPr="008721B4" w:rsidRDefault="003B389F" w:rsidP="007C7B8E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del w:id="10482" w:author="itc94010" w:date="2012-05-07T14:58:00Z">
                        <w:r w:rsidDel="007C7B8E">
                          <w:rPr>
                            <w:rFonts w:hint="eastAsia"/>
                            <w:b/>
                            <w:szCs w:val="20"/>
                          </w:rPr>
                          <w:delText>7</w:delText>
                        </w:r>
                      </w:del>
                      <w:ins w:id="10483" w:author="itc94010" w:date="2012-05-07T14:58:00Z">
                        <w:r>
                          <w:rPr>
                            <w:rFonts w:hint="eastAsia"/>
                            <w:b/>
                            <w:szCs w:val="20"/>
                          </w:rPr>
                          <w:t>6</w:t>
                        </w:r>
                      </w:ins>
                    </w:p>
                  </w:txbxContent>
                </v:textbox>
              </v:oval>
            </w:pict>
          </w:r>
          <w:r w:rsidRPr="002F02C9">
            <w:rPr>
              <w:rPrChange w:id="10484" w:author="Chen, Ivy (陳素貞 IEC1)" w:date="2015-01-12T13:45:00Z">
                <w:rPr/>
              </w:rPrChange>
            </w:rPr>
            <w:pict>
              <v:oval id="_x0000_s3817" style="position:absolute;margin-left:115.55pt;margin-top:257.5pt;width:19.45pt;height:17.25pt;z-index:251600384" fillcolor="yellow" strokecolor="red" strokeweight="1pt">
                <v:textbox style="mso-next-textbox:#_x0000_s3817;mso-fit-shape-to-text:t" inset="0,0,0,0">
                  <w:txbxContent>
                    <w:p w:rsidR="003B389F" w:rsidRPr="008721B4" w:rsidRDefault="003B389F" w:rsidP="007C7B8E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del w:id="10485" w:author="itc94010" w:date="2012-05-07T14:58:00Z">
                        <w:r w:rsidDel="007C7B8E">
                          <w:rPr>
                            <w:rFonts w:hint="eastAsia"/>
                            <w:b/>
                            <w:szCs w:val="20"/>
                          </w:rPr>
                          <w:delText>4</w:delText>
                        </w:r>
                      </w:del>
                      <w:ins w:id="10486" w:author="itc94010" w:date="2012-05-07T14:58:00Z">
                        <w:r>
                          <w:rPr>
                            <w:rFonts w:hint="eastAsia"/>
                            <w:b/>
                            <w:szCs w:val="20"/>
                          </w:rPr>
                          <w:t>3</w:t>
                        </w:r>
                      </w:ins>
                    </w:p>
                  </w:txbxContent>
                </v:textbox>
              </v:oval>
            </w:pict>
          </w:r>
          <w:r w:rsidR="003B389F" w:rsidRPr="002F02C9">
            <w:rPr>
              <w:noProof/>
              <w:lang w:eastAsia="zh-TW"/>
              <w:rPrChange w:id="10487" w:author="Chen, Ivy (陳素貞 IEC1)" w:date="2015-01-12T13:45:00Z">
                <w:rPr>
                  <w:noProof/>
                  <w:color w:val="0000FF"/>
                  <w:u w:val="single"/>
                  <w:lang w:eastAsia="zh-TW"/>
                </w:rPr>
              </w:rPrChange>
            </w:rPr>
            <w:drawing>
              <wp:inline distT="0" distB="0" distL="0" distR="0">
                <wp:extent cx="6647815" cy="3842385"/>
                <wp:effectExtent l="19050" t="0" r="635" b="0"/>
                <wp:docPr id="8" name="图片 7" descr="ItcndCheckSettin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tcndCheckSetting.jpg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7815" cy="3842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2F02C9">
            <w:rPr>
              <w:rPrChange w:id="10488" w:author="Chen, Ivy (陳素貞 IEC1)" w:date="2015-01-12T13:45:00Z">
                <w:rPr/>
              </w:rPrChange>
            </w:rPr>
            <w:pict>
              <v:oval id="_x0000_s3820" style="position:absolute;margin-left:489.8pt;margin-top:274.75pt;width:19.45pt;height:17.25pt;z-index:251603456;mso-position-horizontal-relative:text;mso-position-vertical-relative:text" fillcolor="yellow" strokecolor="red" strokeweight="1pt">
                <v:textbox style="mso-next-textbox:#_x0000_s3820;mso-fit-shape-to-text:t" inset="0,0,0,0">
                  <w:txbxContent>
                    <w:p w:rsidR="003B389F" w:rsidRPr="008721B4" w:rsidRDefault="003B389F" w:rsidP="007C7B8E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del w:id="10489" w:author="itc94010" w:date="2012-05-07T14:58:00Z">
                        <w:r w:rsidDel="007C7B8E">
                          <w:rPr>
                            <w:rFonts w:hint="eastAsia"/>
                            <w:b/>
                            <w:szCs w:val="20"/>
                          </w:rPr>
                          <w:delText>11</w:delText>
                        </w:r>
                      </w:del>
                      <w:ins w:id="10490" w:author="itc94010" w:date="2012-05-07T14:58:00Z">
                        <w:r>
                          <w:rPr>
                            <w:rFonts w:hint="eastAsia"/>
                            <w:b/>
                            <w:szCs w:val="20"/>
                          </w:rPr>
                          <w:t>9</w:t>
                        </w:r>
                      </w:ins>
                    </w:p>
                  </w:txbxContent>
                </v:textbox>
              </v:oval>
            </w:pict>
          </w:r>
          <w:r w:rsidRPr="002F02C9">
            <w:rPr>
              <w:rPrChange w:id="10491" w:author="Chen, Ivy (陳素貞 IEC1)" w:date="2015-01-12T13:45:00Z">
                <w:rPr/>
              </w:rPrChange>
            </w:rPr>
            <w:pict>
              <v:oval id="_x0000_s3819" style="position:absolute;margin-left:489.8pt;margin-top:257.5pt;width:19.45pt;height:17.25pt;z-index:251602432;mso-position-horizontal-relative:text;mso-position-vertical-relative:text" fillcolor="yellow" strokecolor="red" strokeweight="1pt">
                <v:textbox style="mso-next-textbox:#_x0000_s3819;mso-fit-shape-to-text:t" inset="0,0,0,0">
                  <w:txbxContent>
                    <w:p w:rsidR="003B389F" w:rsidRPr="008721B4" w:rsidRDefault="003B389F" w:rsidP="007C7B8E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del w:id="10492" w:author="itc94010" w:date="2012-05-07T14:58:00Z">
                        <w:r w:rsidDel="007C7B8E">
                          <w:rPr>
                            <w:rFonts w:hint="eastAsia"/>
                            <w:b/>
                            <w:szCs w:val="20"/>
                          </w:rPr>
                          <w:delText>10</w:delText>
                        </w:r>
                      </w:del>
                      <w:ins w:id="10493" w:author="itc94010" w:date="2012-05-07T14:58:00Z">
                        <w:r>
                          <w:rPr>
                            <w:rFonts w:hint="eastAsia"/>
                            <w:b/>
                            <w:szCs w:val="20"/>
                          </w:rPr>
                          <w:t>8</w:t>
                        </w:r>
                      </w:ins>
                    </w:p>
                  </w:txbxContent>
                </v:textbox>
              </v:oval>
            </w:pict>
          </w:r>
          <w:r w:rsidRPr="002F02C9">
            <w:rPr>
              <w:rPrChange w:id="10494" w:author="Chen, Ivy (陳素貞 IEC1)" w:date="2015-01-12T13:45:00Z">
                <w:rPr/>
              </w:rPrChange>
            </w:rPr>
            <w:pict>
              <v:oval id="_x0000_s3818" style="position:absolute;margin-left:455.3pt;margin-top:2.95pt;width:19.45pt;height:17.25pt;z-index:251601408;mso-position-horizontal-relative:text;mso-position-vertical-relative:text" fillcolor="yellow" strokecolor="red" strokeweight="1pt">
                <v:textbox style="mso-next-textbox:#_x0000_s3818;mso-fit-shape-to-text:t" inset="0,0,0,0">
                  <w:txbxContent>
                    <w:p w:rsidR="003B389F" w:rsidRPr="008721B4" w:rsidRDefault="003B389F" w:rsidP="007C7B8E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>
                        <w:rPr>
                          <w:b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w:r>
          <w:r w:rsidRPr="002F02C9">
            <w:rPr>
              <w:rPrChange w:id="10495" w:author="Chen, Ivy (陳素貞 IEC1)" w:date="2015-01-12T13:45:00Z">
                <w:rPr/>
              </w:rPrChange>
            </w:rPr>
            <w:pict>
              <v:oval id="_x0000_s3816" style="position:absolute;margin-left:135pt;margin-top:137.75pt;width:19.45pt;height:17.25pt;z-index:251599360;mso-position-horizontal-relative:text;mso-position-vertical-relative:text" fillcolor="yellow" strokecolor="red" strokeweight="1pt">
                <v:textbox style="mso-next-textbox:#_x0000_s3816;mso-fit-shape-to-text:t" inset="0,0,0,0">
                  <w:txbxContent>
                    <w:p w:rsidR="003B389F" w:rsidRPr="008721B4" w:rsidRDefault="003B389F" w:rsidP="007C7B8E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>
                        <w:rPr>
                          <w:b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w:r>
          <w:r w:rsidRPr="002F02C9">
            <w:rPr>
              <w:rPrChange w:id="10496" w:author="Chen, Ivy (陳素貞 IEC1)" w:date="2015-01-12T13:45:00Z">
                <w:rPr>
                  <w:color w:val="0000FF"/>
                  <w:u w:val="single"/>
                </w:rPr>
              </w:rPrChange>
            </w:rPr>
            <w:delText xml:space="preserve"> </w:delText>
          </w:r>
          <w:r w:rsidRPr="002F02C9">
            <w:rPr>
              <w:rFonts w:hint="eastAsia"/>
              <w:rPrChange w:id="10497" w:author="Chen, Ivy (陳素貞 IEC1)" w:date="2015-01-12T13:45:00Z">
                <w:rPr>
                  <w:rFonts w:hint="eastAsia"/>
                  <w:color w:val="0000FF"/>
                  <w:u w:val="single"/>
                </w:rPr>
              </w:rPrChange>
            </w:rPr>
            <w:delText>圖</w:delText>
          </w:r>
          <w:r w:rsidRPr="002F02C9">
            <w:rPr>
              <w:rPrChange w:id="10498" w:author="Chen, Ivy (陳素貞 IEC1)" w:date="2015-01-12T13:45:00Z">
                <w:rPr>
                  <w:color w:val="0000FF"/>
                  <w:u w:val="single"/>
                </w:rPr>
              </w:rPrChange>
            </w:rPr>
            <w:delText xml:space="preserve"> </w:delText>
          </w:r>
          <w:r w:rsidRPr="002F02C9" w:rsidDel="00533672">
            <w:rPr>
              <w:rPrChange w:id="10499" w:author="Chen, Ivy (陳素貞 IEC1)" w:date="2015-01-12T13:45:00Z">
                <w:rPr>
                  <w:color w:val="0000FF"/>
                  <w:u w:val="single"/>
                </w:rPr>
              </w:rPrChange>
            </w:rPr>
            <w:fldChar w:fldCharType="begin"/>
          </w:r>
          <w:r w:rsidRPr="002F02C9">
            <w:rPr>
              <w:rPrChange w:id="10500" w:author="Chen, Ivy (陳素貞 IEC1)" w:date="2015-01-12T13:45:00Z">
                <w:rPr>
                  <w:color w:val="0000FF"/>
                  <w:u w:val="single"/>
                </w:rPr>
              </w:rPrChange>
            </w:rPr>
            <w:delInstrText xml:space="preserve"> STYLEREF 2 \s </w:delInstrText>
          </w:r>
          <w:r w:rsidRPr="002F02C9" w:rsidDel="00533672">
            <w:rPr>
              <w:rPrChange w:id="10501" w:author="Chen, Ivy (陳素貞 IEC1)" w:date="2015-01-12T13:45:00Z">
                <w:rPr>
                  <w:color w:val="0000FF"/>
                  <w:u w:val="single"/>
                </w:rPr>
              </w:rPrChange>
            </w:rPr>
            <w:fldChar w:fldCharType="separate"/>
          </w:r>
          <w:r w:rsidRPr="002F02C9">
            <w:rPr>
              <w:rPrChange w:id="10502" w:author="Chen, Ivy (陳素貞 IEC1)" w:date="2015-01-12T13:45:00Z">
                <w:rPr>
                  <w:noProof/>
                  <w:color w:val="0000FF"/>
                  <w:u w:val="single"/>
                </w:rPr>
              </w:rPrChange>
            </w:rPr>
            <w:delText>1.</w:delText>
          </w:r>
          <w:r w:rsidRPr="002F02C9" w:rsidDel="00533672">
            <w:rPr>
              <w:rPrChange w:id="10503" w:author="Chen, Ivy (陳素貞 IEC1)" w:date="2015-01-12T13:45:00Z">
                <w:rPr>
                  <w:color w:val="0000FF"/>
                  <w:u w:val="single"/>
                </w:rPr>
              </w:rPrChange>
            </w:rPr>
            <w:fldChar w:fldCharType="end"/>
          </w:r>
        </w:del>
      </w:ins>
      <w:ins w:id="10504" w:author="itc94010" w:date="2012-05-07T14:59:00Z">
        <w:del w:id="10505" w:author="Gao, Guan-Wei (高貫偉 ITC)" w:date="2012-06-28T14:04:00Z">
          <w:r w:rsidRPr="002F02C9">
            <w:rPr>
              <w:rPrChange w:id="10506" w:author="Chen, Ivy (陳素貞 IEC1)" w:date="2015-01-12T13:45:00Z">
                <w:rPr>
                  <w:rFonts w:eastAsiaTheme="minorEastAsia"/>
                  <w:color w:val="0000FF"/>
                  <w:u w:val="single"/>
                </w:rPr>
              </w:rPrChange>
            </w:rPr>
            <w:delText>8</w:delText>
          </w:r>
        </w:del>
      </w:ins>
      <w:ins w:id="10507" w:author="itc94010" w:date="2012-05-07T14:58:00Z">
        <w:del w:id="10508" w:author="Gao, Guan-Wei (高貫偉 ITC)" w:date="2012-06-28T14:04:00Z">
          <w:r w:rsidRPr="002F02C9">
            <w:rPr>
              <w:rPrChange w:id="10509" w:author="Chen, Ivy (陳素貞 IEC1)" w:date="2015-01-12T13:45:00Z">
                <w:rPr>
                  <w:color w:val="0000FF"/>
                  <w:u w:val="single"/>
                </w:rPr>
              </w:rPrChange>
            </w:rPr>
            <w:noBreakHyphen/>
          </w:r>
          <w:r w:rsidRPr="002F02C9" w:rsidDel="00533672">
            <w:rPr>
              <w:rPrChange w:id="10510" w:author="Chen, Ivy (陳素貞 IEC1)" w:date="2015-01-12T13:45:00Z">
                <w:rPr>
                  <w:color w:val="0000FF"/>
                  <w:u w:val="single"/>
                </w:rPr>
              </w:rPrChange>
            </w:rPr>
            <w:fldChar w:fldCharType="begin"/>
          </w:r>
          <w:r w:rsidRPr="002F02C9">
            <w:rPr>
              <w:rPrChange w:id="10511" w:author="Chen, Ivy (陳素貞 IEC1)" w:date="2015-01-12T13:45:00Z">
                <w:rPr>
                  <w:color w:val="0000FF"/>
                  <w:u w:val="single"/>
                </w:rPr>
              </w:rPrChange>
            </w:rPr>
            <w:delInstrText xml:space="preserve"> SEQ </w:delInstrText>
          </w:r>
          <w:r w:rsidRPr="002F02C9">
            <w:rPr>
              <w:rFonts w:hint="eastAsia"/>
              <w:rPrChange w:id="10512" w:author="Chen, Ivy (陳素貞 IEC1)" w:date="2015-01-12T13:45:00Z">
                <w:rPr>
                  <w:rFonts w:hint="eastAsia"/>
                  <w:color w:val="0000FF"/>
                  <w:u w:val="single"/>
                </w:rPr>
              </w:rPrChange>
            </w:rPr>
            <w:delInstrText>圖</w:delInstrText>
          </w:r>
          <w:r w:rsidRPr="002F02C9">
            <w:rPr>
              <w:rPrChange w:id="10513" w:author="Chen, Ivy (陳素貞 IEC1)" w:date="2015-01-12T13:45:00Z">
                <w:rPr>
                  <w:color w:val="0000FF"/>
                  <w:u w:val="single"/>
                </w:rPr>
              </w:rPrChange>
            </w:rPr>
            <w:delInstrText xml:space="preserve"> \* ARABIC \s 2 </w:delInstrText>
          </w:r>
          <w:r w:rsidRPr="002F02C9" w:rsidDel="00533672">
            <w:rPr>
              <w:rPrChange w:id="10514" w:author="Chen, Ivy (陳素貞 IEC1)" w:date="2015-01-12T13:45:00Z">
                <w:rPr>
                  <w:color w:val="0000FF"/>
                  <w:u w:val="single"/>
                </w:rPr>
              </w:rPrChange>
            </w:rPr>
            <w:fldChar w:fldCharType="separate"/>
          </w:r>
          <w:r w:rsidRPr="002F02C9">
            <w:rPr>
              <w:rPrChange w:id="10515" w:author="Chen, Ivy (陳素貞 IEC1)" w:date="2015-01-12T13:45:00Z">
                <w:rPr>
                  <w:noProof/>
                  <w:color w:val="0000FF"/>
                  <w:u w:val="single"/>
                </w:rPr>
              </w:rPrChange>
            </w:rPr>
            <w:delText>1</w:delText>
          </w:r>
          <w:r w:rsidRPr="002F02C9" w:rsidDel="00533672">
            <w:rPr>
              <w:rPrChange w:id="10516" w:author="Chen, Ivy (陳素貞 IEC1)" w:date="2015-01-12T13:45:00Z">
                <w:rPr>
                  <w:color w:val="0000FF"/>
                  <w:u w:val="single"/>
                </w:rPr>
              </w:rPrChange>
            </w:rPr>
            <w:fldChar w:fldCharType="end"/>
          </w:r>
        </w:del>
      </w:ins>
    </w:p>
    <w:p w:rsidR="003B389F" w:rsidRPr="002F02C9" w:rsidRDefault="003B389F">
      <w:pPr>
        <w:rPr>
          <w:ins w:id="10517" w:author="itc94010" w:date="2012-05-07T14:58:00Z"/>
          <w:del w:id="10518" w:author="Gao, Guan-Wei (高貫偉 ITC)" w:date="2012-06-28T14:04:00Z"/>
          <w:rPrChange w:id="10519" w:author="Chen, Ivy (陳素貞 IEC1)" w:date="2015-01-12T13:45:00Z">
            <w:rPr>
              <w:ins w:id="10520" w:author="itc94010" w:date="2012-05-07T14:58:00Z"/>
              <w:del w:id="10521" w:author="Gao, Guan-Wei (高貫偉 ITC)" w:date="2012-06-28T14:04:00Z"/>
            </w:rPr>
          </w:rPrChange>
        </w:rPr>
        <w:pPrChange w:id="10522" w:author="Gao, Guan-Wei (高貫偉 ITC)" w:date="2012-06-28T14:04:00Z">
          <w:pPr>
            <w:jc w:val="center"/>
          </w:pPr>
        </w:pPrChange>
      </w:pPr>
    </w:p>
    <w:p w:rsidR="003B389F" w:rsidRPr="002F02C9" w:rsidRDefault="00152C15">
      <w:pPr>
        <w:rPr>
          <w:ins w:id="10523" w:author="itc94010" w:date="2012-05-07T14:58:00Z"/>
          <w:del w:id="10524" w:author="Gao, Guan-Wei (高貫偉 ITC)" w:date="2012-06-28T14:04:00Z"/>
          <w:rPrChange w:id="10525" w:author="Chen, Ivy (陳素貞 IEC1)" w:date="2015-01-12T13:45:00Z">
            <w:rPr>
              <w:ins w:id="10526" w:author="itc94010" w:date="2012-05-07T14:58:00Z"/>
              <w:del w:id="10527" w:author="Gao, Guan-Wei (高貫偉 ITC)" w:date="2012-06-28T14:04:00Z"/>
            </w:rPr>
          </w:rPrChange>
        </w:rPr>
        <w:pPrChange w:id="10528" w:author="Gao, Guan-Wei (高貫偉 ITC)" w:date="2012-06-28T14:04:00Z">
          <w:pPr>
            <w:pStyle w:val="4"/>
          </w:pPr>
        </w:pPrChange>
      </w:pPr>
      <w:ins w:id="10529" w:author="itc94010" w:date="2012-05-07T14:58:00Z">
        <w:del w:id="10530" w:author="Gao, Guan-Wei (高貫偉 ITC)" w:date="2012-06-28T14:04:00Z">
          <w:r w:rsidRPr="002F02C9">
            <w:rPr>
              <w:rFonts w:hint="eastAsia"/>
              <w:rPrChange w:id="10531" w:author="Chen, Ivy (陳素貞 IEC1)" w:date="2015-01-12T13:45:00Z">
                <w:rPr>
                  <w:rFonts w:hint="eastAsia"/>
                  <w:b w:val="0"/>
                  <w:bCs w:val="0"/>
                  <w:color w:val="0000FF"/>
                  <w:u w:val="single"/>
                </w:rPr>
              </w:rPrChange>
            </w:rPr>
            <w:delText>界面說明</w:delText>
          </w:r>
        </w:del>
      </w:ins>
    </w:p>
    <w:p w:rsidR="001509C9" w:rsidRPr="002F02C9" w:rsidRDefault="00152C15">
      <w:pPr>
        <w:rPr>
          <w:ins w:id="10532" w:author="itc94010" w:date="2012-05-07T14:58:00Z"/>
          <w:del w:id="10533" w:author="Gao, Guan-Wei (高貫偉 ITC)" w:date="2012-06-28T14:04:00Z"/>
          <w:rPrChange w:id="10534" w:author="Chen, Ivy (陳素貞 IEC1)" w:date="2015-01-12T13:45:00Z">
            <w:rPr>
              <w:ins w:id="10535" w:author="itc94010" w:date="2012-05-07T14:58:00Z"/>
              <w:del w:id="10536" w:author="Gao, Guan-Wei (高貫偉 ITC)" w:date="2012-06-28T14:04:00Z"/>
            </w:rPr>
          </w:rPrChange>
        </w:rPr>
      </w:pPr>
      <w:ins w:id="10537" w:author="itc94010" w:date="2012-05-07T14:58:00Z">
        <w:del w:id="10538" w:author="Gao, Guan-Wei (高貫偉 ITC)" w:date="2012-06-28T14:04:00Z">
          <w:r w:rsidRPr="002F02C9">
            <w:rPr>
              <w:rFonts w:hint="eastAsia"/>
              <w:rPrChange w:id="10539" w:author="Chen, Ivy (陳素貞 IEC1)" w:date="2015-01-12T13:45:00Z">
                <w:rPr>
                  <w:rFonts w:hint="eastAsia"/>
                  <w:b/>
                  <w:bCs/>
                  <w:color w:val="0000FF"/>
                  <w:szCs w:val="28"/>
                  <w:u w:val="single"/>
                </w:rPr>
              </w:rPrChange>
            </w:rPr>
            <w:delText>●</w:delText>
          </w:r>
          <w:r w:rsidRPr="002F02C9">
            <w:rPr>
              <w:rPrChange w:id="10540" w:author="Chen, Ivy (陳素貞 IEC1)" w:date="2015-01-12T13:45:00Z">
                <w:rPr>
                  <w:b/>
                  <w:bCs/>
                  <w:color w:val="0000FF"/>
                  <w:szCs w:val="28"/>
                  <w:u w:val="single"/>
                </w:rPr>
              </w:rPrChange>
            </w:rPr>
            <w:delText xml:space="preserve"> </w:delText>
          </w:r>
          <w:r w:rsidRPr="002F02C9">
            <w:rPr>
              <w:rFonts w:hint="eastAsia"/>
              <w:rPrChange w:id="10541" w:author="Chen, Ivy (陳素貞 IEC1)" w:date="2015-01-12T13:45:00Z">
                <w:rPr>
                  <w:rFonts w:hint="eastAsia"/>
                  <w:b/>
                  <w:bCs/>
                  <w:color w:val="0000FF"/>
                  <w:szCs w:val="28"/>
                  <w:u w:val="single"/>
                </w:rPr>
              </w:rPrChange>
            </w:rPr>
            <w:delText>界面名稱：</w:delText>
          </w:r>
        </w:del>
      </w:ins>
      <w:ins w:id="10542" w:author="itc94010" w:date="2012-05-07T14:59:00Z">
        <w:del w:id="10543" w:author="Gao, Guan-Wei (高貫偉 ITC)" w:date="2012-06-28T14:04:00Z">
          <w:r w:rsidRPr="002F02C9">
            <w:rPr>
              <w:rPrChange w:id="10544" w:author="Chen, Ivy (陳素貞 IEC1)" w:date="2015-01-12T13:45:00Z">
                <w:rPr>
                  <w:b/>
                  <w:bCs/>
                  <w:color w:val="0000FF"/>
                  <w:szCs w:val="28"/>
                  <w:u w:val="single"/>
                </w:rPr>
              </w:rPrChange>
            </w:rPr>
            <w:delText>ITCND Check Setting</w:delText>
          </w:r>
        </w:del>
      </w:ins>
      <w:ins w:id="10545" w:author="itc94010" w:date="2012-05-07T14:58:00Z">
        <w:del w:id="10546" w:author="Gao, Guan-Wei (高貫偉 ITC)" w:date="2012-06-28T14:04:00Z">
          <w:r w:rsidRPr="002F02C9">
            <w:rPr>
              <w:rFonts w:hint="eastAsia"/>
              <w:rPrChange w:id="10547" w:author="Chen, Ivy (陳素貞 IEC1)" w:date="2015-01-12T13:45:00Z">
                <w:rPr>
                  <w:rFonts w:hint="eastAsia"/>
                  <w:b/>
                  <w:bCs/>
                  <w:color w:val="0000FF"/>
                  <w:szCs w:val="28"/>
                  <w:u w:val="single"/>
                </w:rPr>
              </w:rPrChange>
            </w:rPr>
            <w:delText>维护界面。</w:delText>
          </w:r>
        </w:del>
      </w:ins>
    </w:p>
    <w:p w:rsidR="003B389F" w:rsidRPr="002F02C9" w:rsidRDefault="00152C15">
      <w:pPr>
        <w:rPr>
          <w:ins w:id="10548" w:author="itc94010" w:date="2012-05-07T14:58:00Z"/>
          <w:del w:id="10549" w:author="Gao, Guan-Wei (高貫偉 ITC)" w:date="2012-06-28T14:04:00Z"/>
          <w:rPrChange w:id="10550" w:author="Chen, Ivy (陳素貞 IEC1)" w:date="2015-01-12T13:45:00Z">
            <w:rPr>
              <w:ins w:id="10551" w:author="itc94010" w:date="2012-05-07T14:58:00Z"/>
              <w:del w:id="10552" w:author="Gao, Guan-Wei (高貫偉 ITC)" w:date="2012-06-28T14:04:00Z"/>
            </w:rPr>
          </w:rPrChange>
        </w:rPr>
        <w:pPrChange w:id="10553" w:author="Gao, Guan-Wei (高貫偉 ITC)" w:date="2012-06-28T14:04:00Z">
          <w:pPr>
            <w:jc w:val="both"/>
          </w:pPr>
        </w:pPrChange>
      </w:pPr>
      <w:ins w:id="10554" w:author="itc94010" w:date="2012-05-07T14:58:00Z">
        <w:del w:id="10555" w:author="Gao, Guan-Wei (高貫偉 ITC)" w:date="2012-06-28T14:04:00Z">
          <w:r w:rsidRPr="002F02C9">
            <w:rPr>
              <w:rFonts w:hint="eastAsia"/>
              <w:rPrChange w:id="10556" w:author="Chen, Ivy (陳素貞 IEC1)" w:date="2015-01-12T13:45:00Z">
                <w:rPr>
                  <w:rFonts w:hint="eastAsia"/>
                  <w:color w:val="0000FF"/>
                  <w:u w:val="single"/>
                </w:rPr>
              </w:rPrChange>
            </w:rPr>
            <w:delText>●</w:delText>
          </w:r>
          <w:r w:rsidRPr="002F02C9">
            <w:rPr>
              <w:rPrChange w:id="10557" w:author="Chen, Ivy (陳素貞 IEC1)" w:date="2015-01-12T13:45:00Z">
                <w:rPr>
                  <w:color w:val="0000FF"/>
                  <w:u w:val="single"/>
                </w:rPr>
              </w:rPrChange>
            </w:rPr>
            <w:delText xml:space="preserve"> </w:delText>
          </w:r>
          <w:r w:rsidRPr="002F02C9">
            <w:rPr>
              <w:rFonts w:hint="eastAsia"/>
              <w:rPrChange w:id="10558" w:author="Chen, Ivy (陳素貞 IEC1)" w:date="2015-01-12T13:45:00Z">
                <w:rPr>
                  <w:rFonts w:hint="eastAsia"/>
                  <w:color w:val="0000FF"/>
                  <w:u w:val="single"/>
                </w:rPr>
              </w:rPrChange>
            </w:rPr>
            <w:delText>概述：使用此界面來维护</w:delText>
          </w:r>
        </w:del>
      </w:ins>
      <w:ins w:id="10559" w:author="itc94010" w:date="2012-05-07T15:00:00Z">
        <w:del w:id="10560" w:author="Gao, Guan-Wei (高貫偉 ITC)" w:date="2012-06-28T14:04:00Z">
          <w:r w:rsidRPr="002F02C9">
            <w:rPr>
              <w:rPrChange w:id="10561" w:author="Chen, Ivy (陳素貞 IEC1)" w:date="2015-01-12T13:45:00Z">
                <w:rPr>
                  <w:color w:val="0000FF"/>
                  <w:u w:val="single"/>
                </w:rPr>
              </w:rPrChange>
            </w:rPr>
            <w:delText>ITCND Check Setting</w:delText>
          </w:r>
        </w:del>
      </w:ins>
      <w:ins w:id="10562" w:author="itc94010" w:date="2012-05-07T14:58:00Z">
        <w:del w:id="10563" w:author="Gao, Guan-Wei (高貫偉 ITC)" w:date="2012-06-28T14:04:00Z">
          <w:r w:rsidRPr="002F02C9">
            <w:rPr>
              <w:rFonts w:hint="eastAsia"/>
              <w:rPrChange w:id="10564" w:author="Chen, Ivy (陳素貞 IEC1)" w:date="2015-01-12T13:45:00Z">
                <w:rPr>
                  <w:rFonts w:hint="eastAsia"/>
                  <w:color w:val="0000FF"/>
                  <w:u w:val="single"/>
                </w:rPr>
              </w:rPrChange>
            </w:rPr>
            <w:delText>的资料。</w:delText>
          </w:r>
        </w:del>
      </w:ins>
    </w:p>
    <w:p w:rsidR="001509C9" w:rsidRPr="002F02C9" w:rsidRDefault="00152C15">
      <w:pPr>
        <w:rPr>
          <w:ins w:id="10565" w:author="itc94010" w:date="2012-05-07T14:58:00Z"/>
          <w:del w:id="10566" w:author="Gao, Guan-Wei (高貫偉 ITC)" w:date="2012-06-28T14:04:00Z"/>
          <w:rPrChange w:id="10567" w:author="Chen, Ivy (陳素貞 IEC1)" w:date="2015-01-12T13:45:00Z">
            <w:rPr>
              <w:ins w:id="10568" w:author="itc94010" w:date="2012-05-07T14:58:00Z"/>
              <w:del w:id="10569" w:author="Gao, Guan-Wei (高貫偉 ITC)" w:date="2012-06-28T14:04:00Z"/>
              <w:lang w:eastAsia="zh-TW"/>
            </w:rPr>
          </w:rPrChange>
        </w:rPr>
      </w:pPr>
      <w:ins w:id="10570" w:author="itc94010" w:date="2012-05-07T14:58:00Z">
        <w:del w:id="10571" w:author="Gao, Guan-Wei (高貫偉 ITC)" w:date="2012-06-28T14:04:00Z">
          <w:r w:rsidRPr="002F02C9">
            <w:rPr>
              <w:rFonts w:hint="eastAsia"/>
              <w:rPrChange w:id="10572" w:author="Chen, Ivy (陳素貞 IEC1)" w:date="2015-01-12T13:45:00Z">
                <w:rPr>
                  <w:rFonts w:hint="eastAsia"/>
                  <w:color w:val="0000FF"/>
                  <w:u w:val="single"/>
                  <w:lang w:eastAsia="zh-TW"/>
                </w:rPr>
              </w:rPrChange>
            </w:rPr>
            <w:delText>●</w:delText>
          </w:r>
          <w:r w:rsidRPr="002F02C9">
            <w:rPr>
              <w:rPrChange w:id="10573" w:author="Chen, Ivy (陳素貞 IEC1)" w:date="2015-01-12T13:45:00Z">
                <w:rPr>
                  <w:color w:val="0000FF"/>
                  <w:u w:val="single"/>
                  <w:lang w:eastAsia="zh-TW"/>
                </w:rPr>
              </w:rPrChange>
            </w:rPr>
            <w:delText xml:space="preserve"> </w:delText>
          </w:r>
          <w:r w:rsidRPr="002F02C9">
            <w:rPr>
              <w:rFonts w:hint="eastAsia"/>
              <w:rPrChange w:id="10574" w:author="Chen, Ivy (陳素貞 IEC1)" w:date="2015-01-12T13:45:00Z">
                <w:rPr>
                  <w:rFonts w:hint="eastAsia"/>
                  <w:color w:val="0000FF"/>
                  <w:u w:val="single"/>
                  <w:lang w:eastAsia="zh-TW"/>
                </w:rPr>
              </w:rPrChange>
            </w:rPr>
            <w:delText>界面類型：非</w:delText>
          </w:r>
          <w:r w:rsidRPr="002F02C9">
            <w:rPr>
              <w:rPrChange w:id="10575" w:author="Chen, Ivy (陳素貞 IEC1)" w:date="2015-01-12T13:45:00Z">
                <w:rPr>
                  <w:rFonts w:eastAsia="新細明體"/>
                  <w:color w:val="0000FF"/>
                  <w:u w:val="single"/>
                  <w:lang w:eastAsia="zh-TW"/>
                </w:rPr>
              </w:rPrChange>
            </w:rPr>
            <w:delText>modal</w:delText>
          </w:r>
          <w:r w:rsidRPr="002F02C9">
            <w:rPr>
              <w:rFonts w:hint="eastAsia"/>
              <w:rPrChange w:id="10576" w:author="Chen, Ivy (陳素貞 IEC1)" w:date="2015-01-12T13:45:00Z">
                <w:rPr>
                  <w:rFonts w:eastAsia="新細明體" w:hint="eastAsia"/>
                  <w:color w:val="0000FF"/>
                  <w:u w:val="single"/>
                  <w:lang w:eastAsia="zh-TW"/>
                </w:rPr>
              </w:rPrChange>
            </w:rPr>
            <w:delText>界面，不固定尺寸。</w:delText>
          </w:r>
        </w:del>
      </w:ins>
    </w:p>
    <w:p w:rsidR="001509C9" w:rsidRPr="002F02C9" w:rsidRDefault="00152C15">
      <w:pPr>
        <w:rPr>
          <w:ins w:id="10577" w:author="itc94010" w:date="2012-05-07T14:58:00Z"/>
          <w:del w:id="10578" w:author="Gao, Guan-Wei (高貫偉 ITC)" w:date="2012-06-28T14:04:00Z"/>
          <w:rPrChange w:id="10579" w:author="Chen, Ivy (陳素貞 IEC1)" w:date="2015-01-12T13:45:00Z">
            <w:rPr>
              <w:ins w:id="10580" w:author="itc94010" w:date="2012-05-07T14:58:00Z"/>
              <w:del w:id="10581" w:author="Gao, Guan-Wei (高貫偉 ITC)" w:date="2012-06-28T14:04:00Z"/>
            </w:rPr>
          </w:rPrChange>
        </w:rPr>
      </w:pPr>
      <w:ins w:id="10582" w:author="itc94010" w:date="2012-05-07T14:58:00Z">
        <w:del w:id="10583" w:author="Gao, Guan-Wei (高貫偉 ITC)" w:date="2012-06-28T14:04:00Z">
          <w:r w:rsidRPr="002F02C9">
            <w:rPr>
              <w:rFonts w:hint="eastAsia"/>
              <w:rPrChange w:id="10584" w:author="Chen, Ivy (陳素貞 IEC1)" w:date="2015-01-12T13:45:00Z">
                <w:rPr>
                  <w:rFonts w:hint="eastAsia"/>
                  <w:color w:val="0000FF"/>
                  <w:u w:val="single"/>
                </w:rPr>
              </w:rPrChange>
            </w:rPr>
            <w:delText>●</w:delText>
          </w:r>
          <w:r w:rsidRPr="002F02C9">
            <w:rPr>
              <w:rPrChange w:id="10585" w:author="Chen, Ivy (陳素貞 IEC1)" w:date="2015-01-12T13:45:00Z">
                <w:rPr>
                  <w:color w:val="0000FF"/>
                  <w:u w:val="single"/>
                </w:rPr>
              </w:rPrChange>
            </w:rPr>
            <w:delText xml:space="preserve"> </w:delText>
          </w:r>
          <w:r w:rsidRPr="002F02C9">
            <w:rPr>
              <w:rFonts w:hint="eastAsia"/>
              <w:rPrChange w:id="10586" w:author="Chen, Ivy (陳素貞 IEC1)" w:date="2015-01-12T13:45:00Z">
                <w:rPr>
                  <w:rFonts w:hint="eastAsia"/>
                  <w:color w:val="0000FF"/>
                  <w:u w:val="single"/>
                </w:rPr>
              </w:rPrChange>
            </w:rPr>
            <w:delText>進入途徑：在</w:delText>
          </w:r>
          <w:r w:rsidRPr="002F02C9">
            <w:rPr>
              <w:rPrChange w:id="10587" w:author="Chen, Ivy (陳素貞 IEC1)" w:date="2015-01-12T13:45:00Z">
                <w:rPr>
                  <w:rFonts w:ascii="SimSun" w:hAnsi="SimSun"/>
                  <w:color w:val="0000FF"/>
                  <w:u w:val="single"/>
                </w:rPr>
              </w:rPrChange>
            </w:rPr>
            <w:delText>iMES</w:delText>
          </w:r>
          <w:r w:rsidRPr="002F02C9">
            <w:rPr>
              <w:rFonts w:hint="eastAsia"/>
              <w:rPrChange w:id="10588" w:author="Chen, Ivy (陳素貞 IEC1)" w:date="2015-01-12T13:45:00Z">
                <w:rPr>
                  <w:rFonts w:ascii="SimSun" w:hAnsi="SimSun" w:hint="eastAsia"/>
                  <w:color w:val="0000FF"/>
                  <w:u w:val="single"/>
                </w:rPr>
              </w:rPrChange>
            </w:rPr>
            <w:delText>框架</w:delText>
          </w:r>
          <w:r w:rsidRPr="002F02C9">
            <w:rPr>
              <w:rPrChange w:id="10589" w:author="Chen, Ivy (陳素貞 IEC1)" w:date="2015-01-12T13:45:00Z">
                <w:rPr>
                  <w:rFonts w:ascii="SimSun" w:hAnsi="SimSun"/>
                  <w:color w:val="0000FF"/>
                  <w:u w:val="single"/>
                </w:rPr>
              </w:rPrChange>
            </w:rPr>
            <w:delText>Function Tree</w:delText>
          </w:r>
          <w:r w:rsidRPr="002F02C9">
            <w:rPr>
              <w:rFonts w:hint="eastAsia"/>
              <w:rPrChange w:id="10590" w:author="Chen, Ivy (陳素貞 IEC1)" w:date="2015-01-12T13:45:00Z">
                <w:rPr>
                  <w:rFonts w:ascii="SimSun" w:hAnsi="SimSun" w:hint="eastAsia"/>
                  <w:color w:val="0000FF"/>
                  <w:u w:val="single"/>
                </w:rPr>
              </w:rPrChange>
            </w:rPr>
            <w:delText>的</w:delText>
          </w:r>
          <w:r w:rsidRPr="002F02C9">
            <w:rPr>
              <w:rPrChange w:id="10591" w:author="Chen, Ivy (陳素貞 IEC1)" w:date="2015-01-12T13:45:00Z">
                <w:rPr>
                  <w:rFonts w:ascii="SimSun" w:hAnsi="SimSun"/>
                  <w:color w:val="0000FF"/>
                  <w:u w:val="single"/>
                </w:rPr>
              </w:rPrChange>
            </w:rPr>
            <w:delText>Maintain</w:delText>
          </w:r>
          <w:r w:rsidRPr="002F02C9">
            <w:rPr>
              <w:rFonts w:hint="eastAsia"/>
              <w:rPrChange w:id="10592" w:author="Chen, Ivy (陳素貞 IEC1)" w:date="2015-01-12T13:45:00Z">
                <w:rPr>
                  <w:rFonts w:ascii="SimSun" w:hAnsi="SimSun" w:hint="eastAsia"/>
                  <w:color w:val="0000FF"/>
                  <w:u w:val="single"/>
                </w:rPr>
              </w:rPrChange>
            </w:rPr>
            <w:delText>节点下点击“</w:delText>
          </w:r>
        </w:del>
      </w:ins>
      <w:ins w:id="10593" w:author="itc94010" w:date="2012-05-07T15:00:00Z">
        <w:del w:id="10594" w:author="Gao, Guan-Wei (高貫偉 ITC)" w:date="2012-06-28T14:04:00Z">
          <w:r w:rsidRPr="002F02C9">
            <w:rPr>
              <w:rPrChange w:id="10595" w:author="Chen, Ivy (陳素貞 IEC1)" w:date="2015-01-12T13:45:00Z">
                <w:rPr>
                  <w:color w:val="0000FF"/>
                  <w:u w:val="single"/>
                </w:rPr>
              </w:rPrChange>
            </w:rPr>
            <w:delText>ITCND Check Setting</w:delText>
          </w:r>
        </w:del>
      </w:ins>
      <w:ins w:id="10596" w:author="itc94010" w:date="2012-05-07T14:58:00Z">
        <w:del w:id="10597" w:author="Gao, Guan-Wei (高貫偉 ITC)" w:date="2012-06-28T14:04:00Z">
          <w:r w:rsidRPr="002F02C9">
            <w:rPr>
              <w:rPrChange w:id="10598" w:author="Chen, Ivy (陳素貞 IEC1)" w:date="2015-01-12T13:45:00Z">
                <w:rPr>
                  <w:color w:val="0000FF"/>
                  <w:u w:val="single"/>
                </w:rPr>
              </w:rPrChange>
            </w:rPr>
            <w:delText xml:space="preserve"> Maintain</w:delText>
          </w:r>
          <w:r w:rsidRPr="002F02C9">
            <w:rPr>
              <w:rFonts w:hint="eastAsia"/>
              <w:rPrChange w:id="10599" w:author="Chen, Ivy (陳素貞 IEC1)" w:date="2015-01-12T13:45:00Z">
                <w:rPr>
                  <w:rFonts w:ascii="SimSun" w:hAnsi="SimSun" w:hint="eastAsia"/>
                  <w:color w:val="0000FF"/>
                  <w:u w:val="single"/>
                </w:rPr>
              </w:rPrChange>
            </w:rPr>
            <w:delText>”节点后进入。</w:delText>
          </w:r>
        </w:del>
      </w:ins>
    </w:p>
    <w:p w:rsidR="001509C9" w:rsidRPr="002F02C9" w:rsidRDefault="00152C15">
      <w:pPr>
        <w:rPr>
          <w:ins w:id="10600" w:author="itc94010" w:date="2012-05-07T14:58:00Z"/>
          <w:del w:id="10601" w:author="Gao, Guan-Wei (高貫偉 ITC)" w:date="2012-06-28T14:04:00Z"/>
          <w:rPrChange w:id="10602" w:author="Chen, Ivy (陳素貞 IEC1)" w:date="2015-01-12T13:45:00Z">
            <w:rPr>
              <w:ins w:id="10603" w:author="itc94010" w:date="2012-05-07T14:58:00Z"/>
              <w:del w:id="10604" w:author="Gao, Guan-Wei (高貫偉 ITC)" w:date="2012-06-28T14:04:00Z"/>
            </w:rPr>
          </w:rPrChange>
        </w:rPr>
      </w:pPr>
      <w:ins w:id="10605" w:author="itc94010" w:date="2012-05-07T14:58:00Z">
        <w:del w:id="10606" w:author="Gao, Guan-Wei (高貫偉 ITC)" w:date="2012-06-28T14:04:00Z">
          <w:r w:rsidRPr="002F02C9">
            <w:rPr>
              <w:rFonts w:hint="eastAsia"/>
              <w:rPrChange w:id="10607" w:author="Chen, Ivy (陳素貞 IEC1)" w:date="2015-01-12T13:45:00Z">
                <w:rPr>
                  <w:rFonts w:hint="eastAsia"/>
                  <w:color w:val="0000FF"/>
                  <w:u w:val="single"/>
                </w:rPr>
              </w:rPrChange>
            </w:rPr>
            <w:delText>●</w:delText>
          </w:r>
          <w:r w:rsidRPr="002F02C9">
            <w:rPr>
              <w:rPrChange w:id="10608" w:author="Chen, Ivy (陳素貞 IEC1)" w:date="2015-01-12T13:45:00Z">
                <w:rPr>
                  <w:color w:val="0000FF"/>
                  <w:u w:val="single"/>
                </w:rPr>
              </w:rPrChange>
            </w:rPr>
            <w:delText xml:space="preserve"> </w:delText>
          </w:r>
          <w:r w:rsidRPr="002F02C9">
            <w:rPr>
              <w:rFonts w:hint="eastAsia"/>
              <w:rPrChange w:id="10609" w:author="Chen, Ivy (陳素貞 IEC1)" w:date="2015-01-12T13:45:00Z">
                <w:rPr>
                  <w:rFonts w:hint="eastAsia"/>
                  <w:color w:val="0000FF"/>
                  <w:u w:val="single"/>
                </w:rPr>
              </w:rPrChange>
            </w:rPr>
            <w:delText>用例：</w:delText>
          </w:r>
        </w:del>
      </w:ins>
    </w:p>
    <w:p w:rsidR="001509C9" w:rsidRPr="002F02C9" w:rsidRDefault="00152C15">
      <w:pPr>
        <w:rPr>
          <w:ins w:id="10610" w:author="itc94010" w:date="2012-05-07T14:58:00Z"/>
          <w:del w:id="10611" w:author="Gao, Guan-Wei (高貫偉 ITC)" w:date="2012-06-28T14:04:00Z"/>
          <w:rPrChange w:id="10612" w:author="Chen, Ivy (陳素貞 IEC1)" w:date="2015-01-12T13:45:00Z">
            <w:rPr>
              <w:ins w:id="10613" w:author="itc94010" w:date="2012-05-07T14:58:00Z"/>
              <w:del w:id="10614" w:author="Gao, Guan-Wei (高貫偉 ITC)" w:date="2012-06-28T14:04:00Z"/>
              <w:rFonts w:eastAsiaTheme="minorEastAsia"/>
            </w:rPr>
          </w:rPrChange>
        </w:rPr>
      </w:pPr>
      <w:ins w:id="10615" w:author="itc94010" w:date="2012-05-07T14:58:00Z">
        <w:del w:id="10616" w:author="Gao, Guan-Wei (高貫偉 ITC)" w:date="2012-06-28T14:04:00Z">
          <w:r w:rsidRPr="002F02C9">
            <w:rPr>
              <w:rFonts w:hint="eastAsia"/>
              <w:rPrChange w:id="10617" w:author="Chen, Ivy (陳素貞 IEC1)" w:date="2015-01-12T13:45:00Z">
                <w:rPr>
                  <w:rFonts w:hint="eastAsia"/>
                  <w:color w:val="0000FF"/>
                  <w:u w:val="single"/>
                </w:rPr>
              </w:rPrChange>
            </w:rPr>
            <w:delText>●</w:delText>
          </w:r>
          <w:r w:rsidRPr="002F02C9">
            <w:rPr>
              <w:rPrChange w:id="10618" w:author="Chen, Ivy (陳素貞 IEC1)" w:date="2015-01-12T13:45:00Z">
                <w:rPr>
                  <w:color w:val="0000FF"/>
                  <w:u w:val="single"/>
                </w:rPr>
              </w:rPrChange>
            </w:rPr>
            <w:delText xml:space="preserve"> </w:delText>
          </w:r>
          <w:r w:rsidRPr="002F02C9">
            <w:rPr>
              <w:rFonts w:hint="eastAsia"/>
              <w:rPrChange w:id="10619" w:author="Chen, Ivy (陳素貞 IEC1)" w:date="2015-01-12T13:45:00Z">
                <w:rPr>
                  <w:rFonts w:eastAsia="新細明體" w:hint="eastAsia"/>
                  <w:color w:val="0000FF"/>
                  <w:u w:val="single"/>
                </w:rPr>
              </w:rPrChange>
            </w:rPr>
            <w:delText>特殊考量：此界面仅能够维护</w:delText>
          </w:r>
        </w:del>
      </w:ins>
      <w:ins w:id="10620" w:author="itc94010" w:date="2012-05-07T15:00:00Z">
        <w:del w:id="10621" w:author="Gao, Guan-Wei (高貫偉 ITC)" w:date="2012-06-28T14:04:00Z">
          <w:r w:rsidRPr="002F02C9">
            <w:rPr>
              <w:rPrChange w:id="10622" w:author="Chen, Ivy (陳素貞 IEC1)" w:date="2015-01-12T13:45:00Z">
                <w:rPr>
                  <w:color w:val="0000FF"/>
                  <w:u w:val="single"/>
                </w:rPr>
              </w:rPrChange>
            </w:rPr>
            <w:delText>ITCND Check Setting</w:delText>
          </w:r>
        </w:del>
      </w:ins>
      <w:ins w:id="10623" w:author="itc94010" w:date="2012-05-07T14:58:00Z">
        <w:del w:id="10624" w:author="Gao, Guan-Wei (高貫偉 ITC)" w:date="2012-06-28T14:04:00Z">
          <w:r w:rsidRPr="002F02C9">
            <w:rPr>
              <w:rFonts w:hint="eastAsia"/>
              <w:rPrChange w:id="10625" w:author="Chen, Ivy (陳素貞 IEC1)" w:date="2015-01-12T13:45:00Z">
                <w:rPr>
                  <w:rFonts w:hint="eastAsia"/>
                  <w:color w:val="0000FF"/>
                  <w:u w:val="single"/>
                </w:rPr>
              </w:rPrChange>
            </w:rPr>
            <w:delText>的人有權限進來</w:delText>
          </w:r>
        </w:del>
      </w:ins>
    </w:p>
    <w:p w:rsidR="001509C9" w:rsidRPr="002F02C9" w:rsidRDefault="00152C15">
      <w:pPr>
        <w:rPr>
          <w:ins w:id="10626" w:author="itc94010" w:date="2012-05-07T14:58:00Z"/>
          <w:del w:id="10627" w:author="Gao, Guan-Wei (高貫偉 ITC)" w:date="2012-06-28T14:04:00Z"/>
          <w:rPrChange w:id="10628" w:author="Chen, Ivy (陳素貞 IEC1)" w:date="2015-01-12T13:45:00Z">
            <w:rPr>
              <w:ins w:id="10629" w:author="itc94010" w:date="2012-05-07T14:58:00Z"/>
              <w:del w:id="10630" w:author="Gao, Guan-Wei (高貫偉 ITC)" w:date="2012-06-28T14:04:00Z"/>
              <w:rFonts w:eastAsiaTheme="minorEastAsia"/>
            </w:rPr>
          </w:rPrChange>
        </w:rPr>
      </w:pPr>
      <w:ins w:id="10631" w:author="itc94010" w:date="2012-05-07T14:58:00Z">
        <w:del w:id="10632" w:author="Gao, Guan-Wei (高貫偉 ITC)" w:date="2012-06-28T14:04:00Z">
          <w:r w:rsidRPr="002F02C9">
            <w:rPr>
              <w:rFonts w:hint="eastAsia"/>
              <w:rPrChange w:id="10633" w:author="Chen, Ivy (陳素貞 IEC1)" w:date="2015-01-12T13:45:00Z">
                <w:rPr>
                  <w:rFonts w:hint="eastAsia"/>
                  <w:color w:val="0000FF"/>
                  <w:u w:val="single"/>
                </w:rPr>
              </w:rPrChange>
            </w:rPr>
            <w:delText>●对应数据表：</w:delText>
          </w:r>
        </w:del>
      </w:ins>
      <w:ins w:id="10634" w:author="itc94010" w:date="2012-05-07T15:00:00Z">
        <w:del w:id="10635" w:author="Gao, Guan-Wei (高貫偉 ITC)" w:date="2012-06-28T14:04:00Z">
          <w:r w:rsidRPr="002F02C9">
            <w:rPr>
              <w:rPrChange w:id="10636" w:author="Chen, Ivy (陳素貞 IEC1)" w:date="2015-01-12T13:45:00Z">
                <w:rPr>
                  <w:rFonts w:ascii="Courier New" w:hAnsi="Courier New" w:cs="Courier New"/>
                  <w:noProof/>
                  <w:color w:val="008080"/>
                  <w:szCs w:val="20"/>
                  <w:u w:val="single"/>
                </w:rPr>
              </w:rPrChange>
            </w:rPr>
            <w:delText>ITCNDCheckSetting</w:delText>
          </w:r>
        </w:del>
      </w:ins>
    </w:p>
    <w:p w:rsidR="001509C9" w:rsidRPr="002F02C9" w:rsidRDefault="001509C9">
      <w:pPr>
        <w:rPr>
          <w:ins w:id="10637" w:author="itc94010" w:date="2012-05-07T14:58:00Z"/>
          <w:del w:id="10638" w:author="Gao, Guan-Wei (高貫偉 ITC)" w:date="2012-06-28T14:04:00Z"/>
          <w:rPrChange w:id="10639" w:author="Chen, Ivy (陳素貞 IEC1)" w:date="2015-01-12T13:45:00Z">
            <w:rPr>
              <w:ins w:id="10640" w:author="itc94010" w:date="2012-05-07T14:58:00Z"/>
              <w:del w:id="10641" w:author="Gao, Guan-Wei (高貫偉 ITC)" w:date="2012-06-28T14:04:00Z"/>
            </w:rPr>
          </w:rPrChange>
        </w:rPr>
      </w:pPr>
    </w:p>
    <w:p w:rsidR="003B389F" w:rsidRPr="002F02C9" w:rsidRDefault="003B389F">
      <w:pPr>
        <w:rPr>
          <w:ins w:id="10642" w:author="itc94010" w:date="2012-05-07T14:58:00Z"/>
          <w:del w:id="10643" w:author="Gao, Guan-Wei (高貫偉 ITC)" w:date="2012-06-28T14:04:00Z"/>
          <w:rPrChange w:id="10644" w:author="Chen, Ivy (陳素貞 IEC1)" w:date="2015-01-12T13:45:00Z">
            <w:rPr>
              <w:ins w:id="10645" w:author="itc94010" w:date="2012-05-07T14:58:00Z"/>
              <w:del w:id="10646" w:author="Gao, Guan-Wei (高貫偉 ITC)" w:date="2012-06-28T14:04:00Z"/>
            </w:rPr>
          </w:rPrChange>
        </w:rPr>
        <w:pPrChange w:id="10647" w:author="Gao, Guan-Wei (高貫偉 ITC)" w:date="2012-06-28T14:04:00Z">
          <w:pPr>
            <w:pStyle w:val="ae"/>
            <w:jc w:val="center"/>
          </w:pPr>
        </w:pPrChange>
      </w:pPr>
    </w:p>
    <w:p w:rsidR="003B389F" w:rsidRPr="002F02C9" w:rsidRDefault="00152C15">
      <w:pPr>
        <w:rPr>
          <w:ins w:id="10648" w:author="itc94010" w:date="2012-05-07T14:58:00Z"/>
          <w:del w:id="10649" w:author="Gao, Guan-Wei (高貫偉 ITC)" w:date="2012-06-28T14:04:00Z"/>
          <w:rPrChange w:id="10650" w:author="Chen, Ivy (陳素貞 IEC1)" w:date="2015-01-12T13:45:00Z">
            <w:rPr>
              <w:ins w:id="10651" w:author="itc94010" w:date="2012-05-07T14:58:00Z"/>
              <w:del w:id="10652" w:author="Gao, Guan-Wei (高貫偉 ITC)" w:date="2012-06-28T14:04:00Z"/>
            </w:rPr>
          </w:rPrChange>
        </w:rPr>
        <w:pPrChange w:id="10653" w:author="Gao, Guan-Wei (高貫偉 ITC)" w:date="2012-06-28T14:04:00Z">
          <w:pPr>
            <w:pStyle w:val="4"/>
          </w:pPr>
        </w:pPrChange>
      </w:pPr>
      <w:ins w:id="10654" w:author="itc94010" w:date="2012-05-07T14:58:00Z">
        <w:del w:id="10655" w:author="Gao, Guan-Wei (高貫偉 ITC)" w:date="2012-06-28T14:04:00Z">
          <w:r w:rsidRPr="002F02C9">
            <w:rPr>
              <w:rFonts w:hint="eastAsia"/>
              <w:rPrChange w:id="10656" w:author="Chen, Ivy (陳素貞 IEC1)" w:date="2015-01-12T13:45:00Z">
                <w:rPr>
                  <w:rFonts w:hint="eastAsia"/>
                  <w:b w:val="0"/>
                  <w:bCs w:val="0"/>
                  <w:color w:val="0000FF"/>
                  <w:u w:val="single"/>
                </w:rPr>
              </w:rPrChange>
            </w:rPr>
            <w:delText>控件說明</w:delText>
          </w:r>
        </w:del>
      </w:ins>
    </w:p>
    <w:p w:rsidR="003B389F" w:rsidRPr="002F02C9" w:rsidRDefault="00152C15">
      <w:pPr>
        <w:rPr>
          <w:ins w:id="10657" w:author="itc94010" w:date="2012-05-07T14:58:00Z"/>
          <w:del w:id="10658" w:author="Gao, Guan-Wei (高貫偉 ITC)" w:date="2012-06-28T14:04:00Z"/>
          <w:rPrChange w:id="10659" w:author="Chen, Ivy (陳素貞 IEC1)" w:date="2015-01-12T13:45:00Z">
            <w:rPr>
              <w:ins w:id="10660" w:author="itc94010" w:date="2012-05-07T14:58:00Z"/>
              <w:del w:id="10661" w:author="Gao, Guan-Wei (高貫偉 ITC)" w:date="2012-06-28T14:04:00Z"/>
            </w:rPr>
          </w:rPrChange>
        </w:rPr>
        <w:pPrChange w:id="10662" w:author="Gao, Guan-Wei (高貫偉 ITC)" w:date="2012-06-28T14:04:00Z">
          <w:pPr>
            <w:pStyle w:val="ae"/>
            <w:jc w:val="right"/>
          </w:pPr>
        </w:pPrChange>
      </w:pPr>
      <w:ins w:id="10663" w:author="itc94010" w:date="2012-05-07T14:58:00Z">
        <w:del w:id="10664" w:author="Gao, Guan-Wei (高貫偉 ITC)" w:date="2012-06-28T14:04:00Z">
          <w:r w:rsidRPr="002F02C9">
            <w:rPr>
              <w:rFonts w:hint="eastAsia"/>
              <w:rPrChange w:id="10665" w:author="Chen, Ivy (陳素貞 IEC1)" w:date="2015-01-12T13:45:00Z">
                <w:rPr>
                  <w:rFonts w:hint="eastAsia"/>
                  <w:color w:val="0000FF"/>
                  <w:u w:val="single"/>
                </w:rPr>
              </w:rPrChange>
            </w:rPr>
            <w:delText>表</w:delText>
          </w:r>
          <w:r w:rsidRPr="002F02C9">
            <w:rPr>
              <w:rPrChange w:id="10666" w:author="Chen, Ivy (陳素貞 IEC1)" w:date="2015-01-12T13:45:00Z">
                <w:rPr>
                  <w:color w:val="0000FF"/>
                  <w:u w:val="single"/>
                </w:rPr>
              </w:rPrChange>
            </w:rPr>
            <w:delText xml:space="preserve">: </w:delText>
          </w:r>
          <w:r w:rsidRPr="002F02C9" w:rsidDel="00533672">
            <w:rPr>
              <w:rPrChange w:id="10667" w:author="Chen, Ivy (陳素貞 IEC1)" w:date="2015-01-12T13:45:00Z">
                <w:rPr>
                  <w:color w:val="0000FF"/>
                  <w:u w:val="single"/>
                </w:rPr>
              </w:rPrChange>
            </w:rPr>
            <w:fldChar w:fldCharType="begin"/>
          </w:r>
          <w:r w:rsidRPr="002F02C9">
            <w:rPr>
              <w:rPrChange w:id="10668" w:author="Chen, Ivy (陳素貞 IEC1)" w:date="2015-01-12T13:45:00Z">
                <w:rPr>
                  <w:color w:val="0000FF"/>
                  <w:u w:val="single"/>
                </w:rPr>
              </w:rPrChange>
            </w:rPr>
            <w:delInstrText xml:space="preserve"> STYLEREF 2 \s </w:delInstrText>
          </w:r>
          <w:r w:rsidRPr="002F02C9" w:rsidDel="00533672">
            <w:rPr>
              <w:rPrChange w:id="10669" w:author="Chen, Ivy (陳素貞 IEC1)" w:date="2015-01-12T13:45:00Z">
                <w:rPr>
                  <w:color w:val="0000FF"/>
                  <w:u w:val="single"/>
                </w:rPr>
              </w:rPrChange>
            </w:rPr>
            <w:fldChar w:fldCharType="separate"/>
          </w:r>
          <w:r w:rsidRPr="002F02C9">
            <w:rPr>
              <w:rPrChange w:id="10670" w:author="Chen, Ivy (陳素貞 IEC1)" w:date="2015-01-12T13:45:00Z">
                <w:rPr>
                  <w:noProof/>
                  <w:color w:val="0000FF"/>
                  <w:u w:val="single"/>
                </w:rPr>
              </w:rPrChange>
            </w:rPr>
            <w:delText>1.</w:delText>
          </w:r>
        </w:del>
      </w:ins>
      <w:ins w:id="10671" w:author="itc94010" w:date="2012-05-07T14:59:00Z">
        <w:del w:id="10672" w:author="Gao, Guan-Wei (高貫偉 ITC)" w:date="2012-06-28T14:04:00Z">
          <w:r w:rsidRPr="002F02C9">
            <w:rPr>
              <w:rPrChange w:id="10673" w:author="Chen, Ivy (陳素貞 IEC1)" w:date="2015-01-12T13:45:00Z">
                <w:rPr>
                  <w:rFonts w:eastAsiaTheme="minorEastAsia"/>
                  <w:noProof/>
                  <w:color w:val="0000FF"/>
                  <w:u w:val="single"/>
                </w:rPr>
              </w:rPrChange>
            </w:rPr>
            <w:delText>8</w:delText>
          </w:r>
        </w:del>
      </w:ins>
      <w:ins w:id="10674" w:author="itc94010" w:date="2012-05-07T14:58:00Z">
        <w:del w:id="10675" w:author="Gao, Guan-Wei (高貫偉 ITC)" w:date="2012-06-28T14:04:00Z">
          <w:r w:rsidRPr="002F02C9" w:rsidDel="00533672">
            <w:rPr>
              <w:rPrChange w:id="10676" w:author="Chen, Ivy (陳素貞 IEC1)" w:date="2015-01-12T13:45:00Z">
                <w:rPr>
                  <w:color w:val="0000FF"/>
                  <w:u w:val="single"/>
                </w:rPr>
              </w:rPrChange>
            </w:rPr>
            <w:fldChar w:fldCharType="end"/>
          </w:r>
          <w:r w:rsidRPr="002F02C9">
            <w:rPr>
              <w:rPrChange w:id="10677" w:author="Chen, Ivy (陳素貞 IEC1)" w:date="2015-01-12T13:45:00Z">
                <w:rPr>
                  <w:color w:val="0000FF"/>
                  <w:u w:val="single"/>
                </w:rPr>
              </w:rPrChange>
            </w:rPr>
            <w:noBreakHyphen/>
          </w:r>
          <w:r w:rsidRPr="002F02C9" w:rsidDel="00533672">
            <w:rPr>
              <w:rPrChange w:id="10678" w:author="Chen, Ivy (陳素貞 IEC1)" w:date="2015-01-12T13:45:00Z">
                <w:rPr>
                  <w:color w:val="0000FF"/>
                  <w:u w:val="single"/>
                </w:rPr>
              </w:rPrChange>
            </w:rPr>
            <w:fldChar w:fldCharType="begin"/>
          </w:r>
          <w:r w:rsidRPr="002F02C9">
            <w:rPr>
              <w:rPrChange w:id="10679" w:author="Chen, Ivy (陳素貞 IEC1)" w:date="2015-01-12T13:45:00Z">
                <w:rPr>
                  <w:color w:val="0000FF"/>
                  <w:u w:val="single"/>
                </w:rPr>
              </w:rPrChange>
            </w:rPr>
            <w:delInstrText xml:space="preserve"> SEQ </w:delInstrText>
          </w:r>
          <w:r w:rsidRPr="002F02C9">
            <w:rPr>
              <w:rFonts w:hint="eastAsia"/>
              <w:rPrChange w:id="10680" w:author="Chen, Ivy (陳素貞 IEC1)" w:date="2015-01-12T13:45:00Z">
                <w:rPr>
                  <w:rFonts w:hint="eastAsia"/>
                  <w:color w:val="0000FF"/>
                  <w:u w:val="single"/>
                </w:rPr>
              </w:rPrChange>
            </w:rPr>
            <w:delInstrText>表</w:delInstrText>
          </w:r>
          <w:r w:rsidRPr="002F02C9">
            <w:rPr>
              <w:rPrChange w:id="10681" w:author="Chen, Ivy (陳素貞 IEC1)" w:date="2015-01-12T13:45:00Z">
                <w:rPr>
                  <w:color w:val="0000FF"/>
                  <w:u w:val="single"/>
                </w:rPr>
              </w:rPrChange>
            </w:rPr>
            <w:delInstrText xml:space="preserve">: \* ARABIC \s 2 </w:delInstrText>
          </w:r>
          <w:r w:rsidRPr="002F02C9" w:rsidDel="00533672">
            <w:rPr>
              <w:rPrChange w:id="10682" w:author="Chen, Ivy (陳素貞 IEC1)" w:date="2015-01-12T13:45:00Z">
                <w:rPr>
                  <w:color w:val="0000FF"/>
                  <w:u w:val="single"/>
                </w:rPr>
              </w:rPrChange>
            </w:rPr>
            <w:fldChar w:fldCharType="separate"/>
          </w:r>
          <w:r w:rsidRPr="002F02C9">
            <w:rPr>
              <w:rPrChange w:id="10683" w:author="Chen, Ivy (陳素貞 IEC1)" w:date="2015-01-12T13:45:00Z">
                <w:rPr>
                  <w:noProof/>
                  <w:color w:val="0000FF"/>
                  <w:u w:val="single"/>
                </w:rPr>
              </w:rPrChange>
            </w:rPr>
            <w:delText>1</w:delText>
          </w:r>
          <w:r w:rsidRPr="002F02C9" w:rsidDel="00533672">
            <w:rPr>
              <w:rPrChange w:id="10684" w:author="Chen, Ivy (陳素貞 IEC1)" w:date="2015-01-12T13:45:00Z">
                <w:rPr>
                  <w:color w:val="0000FF"/>
                  <w:u w:val="single"/>
                </w:rPr>
              </w:rPrChange>
            </w:rPr>
            <w:fldChar w:fldCharType="end"/>
          </w:r>
        </w:del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7C7B8E" w:rsidRPr="002F02C9" w:rsidDel="00533672" w:rsidTr="004B1858">
        <w:trPr>
          <w:tblHeader/>
          <w:ins w:id="10685" w:author="itc94010" w:date="2012-05-07T14:58:00Z"/>
          <w:del w:id="10686" w:author="Gao, Guan-Wei (高貫偉 ITC)" w:date="2012-06-28T14:04:00Z"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ins w:id="10687" w:author="itc94010" w:date="2012-05-07T14:58:00Z"/>
                <w:del w:id="10688" w:author="Gao, Guan-Wei (高貫偉 ITC)" w:date="2012-06-28T14:04:00Z"/>
                <w:rPrChange w:id="10689" w:author="Chen, Ivy (陳素貞 IEC1)" w:date="2015-01-12T13:45:00Z">
                  <w:rPr>
                    <w:ins w:id="10690" w:author="itc94010" w:date="2012-05-07T14:58:00Z"/>
                    <w:del w:id="10691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692" w:author="Gao, Guan-Wei (高貫偉 ITC)" w:date="2012-06-28T14:0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0693" w:author="itc94010" w:date="2012-05-07T14:58:00Z">
              <w:del w:id="10694" w:author="Gao, Guan-Wei (高貫偉 ITC)" w:date="2012-06-28T14:04:00Z">
                <w:r w:rsidRPr="002F02C9">
                  <w:rPr>
                    <w:rPrChange w:id="10695" w:author="Chen, Ivy (陳素貞 IEC1)" w:date="2015-01-12T13:45:00Z">
                      <w:rPr>
                        <w:b/>
                        <w:color w:val="0000FF"/>
                        <w:u w:val="single"/>
                      </w:rPr>
                    </w:rPrChange>
                  </w:rPr>
                  <w:delText>#</w:delText>
                </w:r>
              </w:del>
            </w:ins>
          </w:p>
        </w:tc>
        <w:tc>
          <w:tcPr>
            <w:tcW w:w="1310" w:type="dxa"/>
            <w:shd w:val="clear" w:color="auto" w:fill="CCCCCC"/>
          </w:tcPr>
          <w:p w:rsidR="003B389F" w:rsidRPr="002F02C9" w:rsidRDefault="00152C15">
            <w:pPr>
              <w:rPr>
                <w:ins w:id="10696" w:author="itc94010" w:date="2012-05-07T14:58:00Z"/>
                <w:del w:id="10697" w:author="Gao, Guan-Wei (高貫偉 ITC)" w:date="2012-06-28T14:04:00Z"/>
                <w:rPrChange w:id="10698" w:author="Chen, Ivy (陳素貞 IEC1)" w:date="2015-01-12T13:45:00Z">
                  <w:rPr>
                    <w:ins w:id="10699" w:author="itc94010" w:date="2012-05-07T14:58:00Z"/>
                    <w:del w:id="10700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701" w:author="Gao, Guan-Wei (高貫偉 ITC)" w:date="2012-06-28T14:0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0702" w:author="itc94010" w:date="2012-05-07T14:58:00Z">
              <w:del w:id="10703" w:author="Gao, Guan-Wei (高貫偉 ITC)" w:date="2012-06-28T14:04:00Z">
                <w:r w:rsidRPr="002F02C9">
                  <w:rPr>
                    <w:rFonts w:hint="eastAsia"/>
                    <w:rPrChange w:id="10704" w:author="Chen, Ivy (陳素貞 IEC1)" w:date="2015-01-12T13:45:00Z">
                      <w:rPr>
                        <w:rFonts w:hint="eastAsia"/>
                        <w:b/>
                        <w:color w:val="0000FF"/>
                        <w:u w:val="single"/>
                      </w:rPr>
                    </w:rPrChange>
                  </w:rPr>
                  <w:delText>名稱</w:delText>
                </w:r>
              </w:del>
            </w:ins>
          </w:p>
        </w:tc>
        <w:tc>
          <w:tcPr>
            <w:tcW w:w="916" w:type="dxa"/>
            <w:shd w:val="clear" w:color="auto" w:fill="CCCCCC"/>
          </w:tcPr>
          <w:p w:rsidR="003B389F" w:rsidRPr="002F02C9" w:rsidRDefault="00152C15">
            <w:pPr>
              <w:rPr>
                <w:ins w:id="10705" w:author="itc94010" w:date="2012-05-07T14:58:00Z"/>
                <w:del w:id="10706" w:author="Gao, Guan-Wei (高貫偉 ITC)" w:date="2012-06-28T14:04:00Z"/>
                <w:rPrChange w:id="10707" w:author="Chen, Ivy (陳素貞 IEC1)" w:date="2015-01-12T13:45:00Z">
                  <w:rPr>
                    <w:ins w:id="10708" w:author="itc94010" w:date="2012-05-07T14:58:00Z"/>
                    <w:del w:id="10709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710" w:author="Gao, Guan-Wei (高貫偉 ITC)" w:date="2012-06-28T14:0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0711" w:author="itc94010" w:date="2012-05-07T14:58:00Z">
              <w:del w:id="10712" w:author="Gao, Guan-Wei (高貫偉 ITC)" w:date="2012-06-28T14:04:00Z">
                <w:r w:rsidRPr="002F02C9">
                  <w:rPr>
                    <w:rFonts w:hint="eastAsia"/>
                    <w:rPrChange w:id="10713" w:author="Chen, Ivy (陳素貞 IEC1)" w:date="2015-01-12T13:45:00Z">
                      <w:rPr>
                        <w:rFonts w:hint="eastAsia"/>
                        <w:b/>
                        <w:color w:val="0000FF"/>
                        <w:u w:val="single"/>
                      </w:rPr>
                    </w:rPrChange>
                  </w:rPr>
                  <w:delText>類型</w:delText>
                </w:r>
              </w:del>
            </w:ins>
          </w:p>
        </w:tc>
        <w:tc>
          <w:tcPr>
            <w:tcW w:w="677" w:type="dxa"/>
            <w:shd w:val="clear" w:color="auto" w:fill="CCCCCC"/>
            <w:tcFitText/>
          </w:tcPr>
          <w:p w:rsidR="003B389F" w:rsidRPr="002F02C9" w:rsidRDefault="00152C15">
            <w:pPr>
              <w:rPr>
                <w:ins w:id="10714" w:author="itc94010" w:date="2012-05-07T14:58:00Z"/>
                <w:del w:id="10715" w:author="Gao, Guan-Wei (高貫偉 ITC)" w:date="2012-06-28T14:04:00Z"/>
                <w:rPrChange w:id="10716" w:author="Chen, Ivy (陳素貞 IEC1)" w:date="2015-01-12T13:45:00Z">
                  <w:rPr>
                    <w:ins w:id="10717" w:author="itc94010" w:date="2012-05-07T14:58:00Z"/>
                    <w:del w:id="10718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719" w:author="Gao, Guan-Wei (高貫偉 ITC)" w:date="2012-06-28T14:0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0720" w:author="itc94010" w:date="2012-05-07T14:58:00Z">
              <w:del w:id="10721" w:author="Gao, Guan-Wei (高貫偉 ITC)" w:date="2012-06-28T14:04:00Z">
                <w:r w:rsidRPr="002F02C9">
                  <w:rPr>
                    <w:rFonts w:hint="eastAsia"/>
                    <w:spacing w:val="40"/>
                    <w:rPrChange w:id="10722" w:author="Chen, Ivy (陳素貞 IEC1)" w:date="2015-01-12T13:45:00Z">
                      <w:rPr>
                        <w:rFonts w:hint="eastAsia"/>
                        <w:b/>
                        <w:color w:val="0000FF"/>
                        <w:spacing w:val="39"/>
                        <w:u w:val="single"/>
                      </w:rPr>
                    </w:rPrChange>
                  </w:rPr>
                  <w:delText>格</w:delText>
                </w:r>
                <w:r w:rsidRPr="002F02C9">
                  <w:rPr>
                    <w:rFonts w:hint="eastAsia"/>
                    <w:spacing w:val="1"/>
                    <w:rPrChange w:id="10723" w:author="Chen, Ivy (陳素貞 IEC1)" w:date="2015-01-12T13:45:00Z">
                      <w:rPr>
                        <w:rFonts w:hint="eastAsia"/>
                        <w:b/>
                        <w:color w:val="0000FF"/>
                        <w:spacing w:val="39"/>
                        <w:u w:val="single"/>
                      </w:rPr>
                    </w:rPrChange>
                  </w:rPr>
                  <w:delText>式</w:delText>
                </w:r>
              </w:del>
            </w:ins>
          </w:p>
        </w:tc>
        <w:tc>
          <w:tcPr>
            <w:tcW w:w="1432" w:type="dxa"/>
            <w:shd w:val="clear" w:color="auto" w:fill="CCCCCC"/>
          </w:tcPr>
          <w:p w:rsidR="003B389F" w:rsidRPr="002F02C9" w:rsidRDefault="00152C15">
            <w:pPr>
              <w:rPr>
                <w:ins w:id="10724" w:author="itc94010" w:date="2012-05-07T14:58:00Z"/>
                <w:del w:id="10725" w:author="Gao, Guan-Wei (高貫偉 ITC)" w:date="2012-06-28T14:04:00Z"/>
                <w:rPrChange w:id="10726" w:author="Chen, Ivy (陳素貞 IEC1)" w:date="2015-01-12T13:45:00Z">
                  <w:rPr>
                    <w:ins w:id="10727" w:author="itc94010" w:date="2012-05-07T14:58:00Z"/>
                    <w:del w:id="10728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729" w:author="Gao, Guan-Wei (高貫偉 ITC)" w:date="2012-06-28T14:0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0730" w:author="itc94010" w:date="2012-05-07T14:58:00Z">
              <w:del w:id="10731" w:author="Gao, Guan-Wei (高貫偉 ITC)" w:date="2012-06-28T14:04:00Z">
                <w:r w:rsidRPr="002F02C9">
                  <w:rPr>
                    <w:rFonts w:hint="eastAsia"/>
                    <w:rPrChange w:id="10732" w:author="Chen, Ivy (陳素貞 IEC1)" w:date="2015-01-12T13:45:00Z">
                      <w:rPr>
                        <w:rFonts w:hint="eastAsia"/>
                        <w:b/>
                        <w:color w:val="0000FF"/>
                        <w:u w:val="single"/>
                      </w:rPr>
                    </w:rPrChange>
                  </w:rPr>
                  <w:delText>默認</w:delText>
                </w:r>
              </w:del>
            </w:ins>
          </w:p>
        </w:tc>
        <w:tc>
          <w:tcPr>
            <w:tcW w:w="680" w:type="dxa"/>
            <w:shd w:val="clear" w:color="auto" w:fill="CCCCCC"/>
          </w:tcPr>
          <w:p w:rsidR="003B389F" w:rsidRPr="002F02C9" w:rsidRDefault="00152C15">
            <w:pPr>
              <w:rPr>
                <w:ins w:id="10733" w:author="itc94010" w:date="2012-05-07T14:58:00Z"/>
                <w:del w:id="10734" w:author="Gao, Guan-Wei (高貫偉 ITC)" w:date="2012-06-28T14:04:00Z"/>
                <w:rPrChange w:id="10735" w:author="Chen, Ivy (陳素貞 IEC1)" w:date="2015-01-12T13:45:00Z">
                  <w:rPr>
                    <w:ins w:id="10736" w:author="itc94010" w:date="2012-05-07T14:58:00Z"/>
                    <w:del w:id="10737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738" w:author="Gao, Guan-Wei (高貫偉 ITC)" w:date="2012-06-28T14:0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0739" w:author="itc94010" w:date="2012-05-07T14:58:00Z">
              <w:del w:id="10740" w:author="Gao, Guan-Wei (高貫偉 ITC)" w:date="2012-06-28T14:04:00Z">
                <w:r w:rsidRPr="002F02C9">
                  <w:rPr>
                    <w:rFonts w:hint="eastAsia"/>
                    <w:rPrChange w:id="10741" w:author="Chen, Ivy (陳素貞 IEC1)" w:date="2015-01-12T13:45:00Z">
                      <w:rPr>
                        <w:rFonts w:hint="eastAsia"/>
                        <w:b/>
                        <w:color w:val="0000FF"/>
                        <w:u w:val="single"/>
                      </w:rPr>
                    </w:rPrChange>
                  </w:rPr>
                  <w:delText>必填</w:delText>
                </w:r>
              </w:del>
            </w:ins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ins w:id="10742" w:author="itc94010" w:date="2012-05-07T14:58:00Z"/>
                <w:del w:id="10743" w:author="Gao, Guan-Wei (高貫偉 ITC)" w:date="2012-06-28T14:04:00Z"/>
                <w:rPrChange w:id="10744" w:author="Chen, Ivy (陳素貞 IEC1)" w:date="2015-01-12T13:45:00Z">
                  <w:rPr>
                    <w:ins w:id="10745" w:author="itc94010" w:date="2012-05-07T14:58:00Z"/>
                    <w:del w:id="10746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747" w:author="Gao, Guan-Wei (高貫偉 ITC)" w:date="2012-06-28T14:0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0748" w:author="itc94010" w:date="2012-05-07T14:58:00Z">
              <w:del w:id="10749" w:author="Gao, Guan-Wei (高貫偉 ITC)" w:date="2012-06-28T14:04:00Z">
                <w:r w:rsidRPr="002F02C9">
                  <w:rPr>
                    <w:rFonts w:hint="eastAsia"/>
                    <w:rPrChange w:id="10750" w:author="Chen, Ivy (陳素貞 IEC1)" w:date="2015-01-12T13:45:00Z">
                      <w:rPr>
                        <w:rFonts w:hint="eastAsia"/>
                        <w:b/>
                        <w:color w:val="0000FF"/>
                        <w:u w:val="single"/>
                      </w:rPr>
                    </w:rPrChange>
                  </w:rPr>
                  <w:delText>事件</w:delText>
                </w:r>
              </w:del>
            </w:ins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ins w:id="10751" w:author="itc94010" w:date="2012-05-07T14:58:00Z"/>
                <w:del w:id="10752" w:author="Gao, Guan-Wei (高貫偉 ITC)" w:date="2012-06-28T14:04:00Z"/>
                <w:rPrChange w:id="10753" w:author="Chen, Ivy (陳素貞 IEC1)" w:date="2015-01-12T13:45:00Z">
                  <w:rPr>
                    <w:ins w:id="10754" w:author="itc94010" w:date="2012-05-07T14:58:00Z"/>
                    <w:del w:id="10755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756" w:author="Gao, Guan-Wei (高貫偉 ITC)" w:date="2012-06-28T14:0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0757" w:author="itc94010" w:date="2012-05-07T14:58:00Z">
              <w:del w:id="10758" w:author="Gao, Guan-Wei (高貫偉 ITC)" w:date="2012-06-28T14:04:00Z">
                <w:r w:rsidRPr="002F02C9">
                  <w:rPr>
                    <w:rFonts w:hint="eastAsia"/>
                    <w:rPrChange w:id="10759" w:author="Chen, Ivy (陳素貞 IEC1)" w:date="2015-01-12T13:45:00Z">
                      <w:rPr>
                        <w:rFonts w:hint="eastAsia"/>
                        <w:b/>
                        <w:color w:val="0000FF"/>
                        <w:u w:val="single"/>
                      </w:rPr>
                    </w:rPrChange>
                  </w:rPr>
                  <w:delText>備注</w:delText>
                </w:r>
              </w:del>
            </w:ins>
          </w:p>
        </w:tc>
      </w:tr>
      <w:tr w:rsidR="007C7B8E" w:rsidRPr="002F02C9" w:rsidDel="00533672" w:rsidTr="004B1858">
        <w:trPr>
          <w:ins w:id="10760" w:author="itc94010" w:date="2012-05-07T14:58:00Z"/>
          <w:del w:id="10761" w:author="Gao, Guan-Wei (高貫偉 ITC)" w:date="2012-06-28T14:04:00Z"/>
        </w:trPr>
        <w:tc>
          <w:tcPr>
            <w:tcW w:w="445" w:type="dxa"/>
          </w:tcPr>
          <w:p w:rsidR="003B389F" w:rsidRPr="002F02C9" w:rsidRDefault="00152C15">
            <w:pPr>
              <w:rPr>
                <w:ins w:id="10762" w:author="itc94010" w:date="2012-05-07T14:58:00Z"/>
                <w:del w:id="10763" w:author="Gao, Guan-Wei (高貫偉 ITC)" w:date="2012-06-28T14:04:00Z"/>
                <w:rPrChange w:id="10764" w:author="Chen, Ivy (陳素貞 IEC1)" w:date="2015-01-12T13:45:00Z">
                  <w:rPr>
                    <w:ins w:id="10765" w:author="itc94010" w:date="2012-05-07T14:58:00Z"/>
                    <w:del w:id="10766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767" w:author="Gao, Guan-Wei (高貫偉 ITC)" w:date="2012-06-28T14:0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0768" w:author="itc94010" w:date="2012-05-07T14:58:00Z">
              <w:del w:id="10769" w:author="Gao, Guan-Wei (高貫偉 ITC)" w:date="2012-06-28T14:04:00Z">
                <w:r w:rsidRPr="002F02C9">
                  <w:rPr>
                    <w:rPrChange w:id="10770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1310" w:type="dxa"/>
          </w:tcPr>
          <w:p w:rsidR="003B389F" w:rsidRPr="002F02C9" w:rsidRDefault="00152C15">
            <w:pPr>
              <w:rPr>
                <w:ins w:id="10771" w:author="itc94010" w:date="2012-05-07T14:58:00Z"/>
                <w:del w:id="10772" w:author="Gao, Guan-Wei (高貫偉 ITC)" w:date="2012-06-28T14:04:00Z"/>
                <w:rPrChange w:id="10773" w:author="Chen, Ivy (陳素貞 IEC1)" w:date="2015-01-12T13:45:00Z">
                  <w:rPr>
                    <w:ins w:id="10774" w:author="itc94010" w:date="2012-05-07T14:58:00Z"/>
                    <w:del w:id="10775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776" w:author="Gao, Guan-Wei (高貫偉 ITC)" w:date="2012-06-28T14:0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0777" w:author="itc94010" w:date="2012-05-07T15:01:00Z">
              <w:del w:id="10778" w:author="Gao, Guan-Wei (高貫偉 ITC)" w:date="2012-06-28T14:04:00Z">
                <w:r w:rsidRPr="002F02C9">
                  <w:rPr>
                    <w:rPrChange w:id="10779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ITCND Check Setting</w:delText>
                </w:r>
              </w:del>
            </w:ins>
            <w:ins w:id="10780" w:author="itc94010" w:date="2012-05-07T14:58:00Z">
              <w:del w:id="10781" w:author="Gao, Guan-Wei (高貫偉 ITC)" w:date="2012-06-28T14:04:00Z">
                <w:r w:rsidRPr="002F02C9">
                  <w:rPr>
                    <w:rPrChange w:id="10782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 xml:space="preserve"> List</w:delText>
                </w:r>
              </w:del>
            </w:ins>
          </w:p>
        </w:tc>
        <w:tc>
          <w:tcPr>
            <w:tcW w:w="916" w:type="dxa"/>
          </w:tcPr>
          <w:p w:rsidR="003B389F" w:rsidRPr="002F02C9" w:rsidRDefault="00152C15">
            <w:pPr>
              <w:rPr>
                <w:ins w:id="10783" w:author="itc94010" w:date="2012-05-07T14:58:00Z"/>
                <w:del w:id="10784" w:author="Gao, Guan-Wei (高貫偉 ITC)" w:date="2012-06-28T14:04:00Z"/>
                <w:rPrChange w:id="10785" w:author="Chen, Ivy (陳素貞 IEC1)" w:date="2015-01-12T13:45:00Z">
                  <w:rPr>
                    <w:ins w:id="10786" w:author="itc94010" w:date="2012-05-07T14:58:00Z"/>
                    <w:del w:id="10787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788" w:author="Gao, Guan-Wei (高貫偉 ITC)" w:date="2012-06-28T14:0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0789" w:author="itc94010" w:date="2012-05-07T14:58:00Z">
              <w:del w:id="10790" w:author="Gao, Guan-Wei (高貫偉 ITC)" w:date="2012-06-28T14:04:00Z">
                <w:r w:rsidRPr="002F02C9">
                  <w:rPr>
                    <w:rPrChange w:id="10791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Table</w:delText>
                </w:r>
              </w:del>
            </w:ins>
          </w:p>
        </w:tc>
        <w:tc>
          <w:tcPr>
            <w:tcW w:w="677" w:type="dxa"/>
          </w:tcPr>
          <w:p w:rsidR="001509C9" w:rsidRPr="002F02C9" w:rsidRDefault="001509C9">
            <w:pPr>
              <w:rPr>
                <w:ins w:id="10792" w:author="itc94010" w:date="2012-05-07T14:58:00Z"/>
                <w:del w:id="10793" w:author="Gao, Guan-Wei (高貫偉 ITC)" w:date="2012-06-28T14:04:00Z"/>
                <w:rPrChange w:id="10794" w:author="Chen, Ivy (陳素貞 IEC1)" w:date="2015-01-12T13:45:00Z">
                  <w:rPr>
                    <w:ins w:id="10795" w:author="itc94010" w:date="2012-05-07T14:58:00Z"/>
                    <w:del w:id="10796" w:author="Gao, Guan-Wei (高貫偉 ITC)" w:date="2012-06-28T14:04:00Z"/>
                  </w:rPr>
                </w:rPrChange>
              </w:rPr>
            </w:pPr>
          </w:p>
        </w:tc>
        <w:tc>
          <w:tcPr>
            <w:tcW w:w="1432" w:type="dxa"/>
          </w:tcPr>
          <w:p w:rsidR="001509C9" w:rsidRPr="002F02C9" w:rsidRDefault="00152C15">
            <w:pPr>
              <w:keepNext/>
              <w:numPr>
                <w:ilvl w:val="0"/>
                <w:numId w:val="3"/>
              </w:numPr>
              <w:spacing w:before="240" w:after="60"/>
              <w:outlineLvl w:val="0"/>
              <w:rPr>
                <w:ins w:id="10797" w:author="itc94010" w:date="2012-05-07T14:58:00Z"/>
                <w:del w:id="10798" w:author="Gao, Guan-Wei (高貫偉 ITC)" w:date="2012-06-28T14:04:00Z"/>
                <w:rPrChange w:id="10799" w:author="Chen, Ivy (陳素貞 IEC1)" w:date="2015-01-12T13:45:00Z">
                  <w:rPr>
                    <w:ins w:id="10800" w:author="itc94010" w:date="2012-05-07T14:58:00Z"/>
                    <w:del w:id="10801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</w:pPr>
            <w:bookmarkStart w:id="10802" w:name="_Toc330399095"/>
            <w:bookmarkStart w:id="10803" w:name="_Toc330399194"/>
            <w:bookmarkStart w:id="10804" w:name="_Toc339874789"/>
            <w:bookmarkStart w:id="10805" w:name="_Toc339874839"/>
            <w:bookmarkStart w:id="10806" w:name="_Toc339874901"/>
            <w:bookmarkStart w:id="10807" w:name="_Toc347236380"/>
            <w:bookmarkStart w:id="10808" w:name="_Toc347236409"/>
            <w:bookmarkStart w:id="10809" w:name="_Toc347236456"/>
            <w:bookmarkStart w:id="10810" w:name="_Toc347236531"/>
            <w:ins w:id="10811" w:author="itc94010" w:date="2012-05-07T14:58:00Z">
              <w:del w:id="10812" w:author="Gao, Guan-Wei (高貫偉 ITC)" w:date="2012-06-28T14:04:00Z">
                <w:r w:rsidRPr="002F02C9">
                  <w:rPr>
                    <w:rFonts w:hint="eastAsia"/>
                    <w:rPrChange w:id="10813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显示所有的</w:delText>
                </w:r>
              </w:del>
            </w:ins>
            <w:ins w:id="10814" w:author="itc94010" w:date="2012-05-07T15:01:00Z">
              <w:del w:id="10815" w:author="Gao, Guan-Wei (高貫偉 ITC)" w:date="2012-06-28T14:04:00Z">
                <w:r w:rsidRPr="002F02C9">
                  <w:rPr>
                    <w:rPrChange w:id="10816" w:author="Chen, Ivy (陳素貞 IEC1)" w:date="2015-01-12T13:45:00Z">
                      <w:rPr>
                        <w:rFonts w:ascii="Courier New" w:hAnsi="Courier New" w:cs="Courier New"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>ITCNDCheckSetting</w:delText>
                </w:r>
              </w:del>
            </w:ins>
            <w:ins w:id="10817" w:author="itc94010" w:date="2012-05-07T14:58:00Z">
              <w:del w:id="10818" w:author="Gao, Guan-Wei (高貫偉 ITC)" w:date="2012-06-28T14:04:00Z">
                <w:r w:rsidRPr="002F02C9">
                  <w:rPr>
                    <w:rFonts w:hint="eastAsia"/>
                    <w:rPrChange w:id="10819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记录</w:delText>
                </w:r>
                <w:bookmarkEnd w:id="10802"/>
                <w:bookmarkEnd w:id="10803"/>
                <w:bookmarkEnd w:id="10804"/>
                <w:bookmarkEnd w:id="10805"/>
                <w:bookmarkEnd w:id="10806"/>
                <w:bookmarkEnd w:id="10807"/>
                <w:bookmarkEnd w:id="10808"/>
                <w:bookmarkEnd w:id="10809"/>
                <w:bookmarkEnd w:id="10810"/>
              </w:del>
            </w:ins>
          </w:p>
        </w:tc>
        <w:tc>
          <w:tcPr>
            <w:tcW w:w="680" w:type="dxa"/>
          </w:tcPr>
          <w:p w:rsidR="001509C9" w:rsidRPr="002F02C9" w:rsidRDefault="001509C9">
            <w:pPr>
              <w:rPr>
                <w:ins w:id="10820" w:author="itc94010" w:date="2012-05-07T14:58:00Z"/>
                <w:del w:id="10821" w:author="Gao, Guan-Wei (高貫偉 ITC)" w:date="2012-06-28T14:04:00Z"/>
                <w:rPrChange w:id="10822" w:author="Chen, Ivy (陳素貞 IEC1)" w:date="2015-01-12T13:45:00Z">
                  <w:rPr>
                    <w:ins w:id="10823" w:author="itc94010" w:date="2012-05-07T14:58:00Z"/>
                    <w:del w:id="10824" w:author="Gao, Guan-Wei (高貫偉 ITC)" w:date="2012-06-28T14:04:00Z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RDefault="00152C15">
            <w:pPr>
              <w:rPr>
                <w:ins w:id="10825" w:author="itc94010" w:date="2012-05-07T14:58:00Z"/>
                <w:del w:id="10826" w:author="Gao, Guan-Wei (高貫偉 ITC)" w:date="2012-06-28T14:04:00Z"/>
                <w:rPrChange w:id="10827" w:author="Chen, Ivy (陳素貞 IEC1)" w:date="2015-01-12T13:45:00Z">
                  <w:rPr>
                    <w:ins w:id="10828" w:author="itc94010" w:date="2012-05-07T14:58:00Z"/>
                    <w:del w:id="10829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0830" w:author="Gao, Guan-Wei (高貫偉 ITC)" w:date="2012-06-28T14:0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0831" w:author="itc94010" w:date="2012-05-07T14:58:00Z">
              <w:del w:id="10832" w:author="Gao, Guan-Wei (高貫偉 ITC)" w:date="2012-06-28T14:04:00Z">
                <w:r w:rsidRPr="002F02C9">
                  <w:rPr>
                    <w:rPrChange w:id="10833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Click</w:delText>
                </w:r>
                <w:r w:rsidRPr="002F02C9">
                  <w:rPr>
                    <w:rFonts w:hint="eastAsia"/>
                    <w:rPrChange w:id="10834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：原高亮被选的数据行恢复正常显示，被点击的行被高亮选择，下部的</w:delText>
                </w:r>
                <w:r w:rsidRPr="002F02C9">
                  <w:rPr>
                    <w:rPrChange w:id="10835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3</w:delText>
                </w:r>
                <w:r w:rsidRPr="002F02C9">
                  <w:rPr>
                    <w:rFonts w:hint="eastAsia"/>
                    <w:rPrChange w:id="10836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到</w:delText>
                </w:r>
              </w:del>
            </w:ins>
            <w:ins w:id="10837" w:author="itc94010" w:date="2012-05-07T15:01:00Z">
              <w:del w:id="10838" w:author="Gao, Guan-Wei (高貫偉 ITC)" w:date="2012-06-28T14:04:00Z">
                <w:r w:rsidRPr="002F02C9">
                  <w:rPr>
                    <w:rPrChange w:id="10839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7</w:delText>
                </w:r>
              </w:del>
            </w:ins>
            <w:ins w:id="10840" w:author="itc94010" w:date="2012-05-07T14:58:00Z">
              <w:del w:id="10841" w:author="Gao, Guan-Wei (高貫偉 ITC)" w:date="2012-06-28T14:04:00Z">
                <w:r w:rsidRPr="002F02C9">
                  <w:rPr>
                    <w:rFonts w:hint="eastAsia"/>
                    <w:rPrChange w:id="10842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号控件中显示被点击数据行的详细资料，</w:delText>
                </w:r>
                <w:r w:rsidRPr="002F02C9">
                  <w:rPr>
                    <w:rPrChange w:id="10843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Enable Save</w:delText>
                </w:r>
                <w:r w:rsidRPr="002F02C9">
                  <w:rPr>
                    <w:rFonts w:hint="eastAsia"/>
                    <w:rPrChange w:id="10844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和</w:delText>
                </w:r>
                <w:r w:rsidRPr="002F02C9">
                  <w:rPr>
                    <w:rPrChange w:id="10845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Delete</w:delText>
                </w:r>
                <w:r w:rsidRPr="002F02C9">
                  <w:rPr>
                    <w:rFonts w:hint="eastAsia"/>
                    <w:rPrChange w:id="10846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按钮。若被点击行为空行，则</w:delText>
                </w:r>
                <w:r w:rsidRPr="002F02C9">
                  <w:rPr>
                    <w:rPrChange w:id="10847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Disable Save</w:delText>
                </w:r>
                <w:r w:rsidRPr="002F02C9">
                  <w:rPr>
                    <w:rFonts w:hint="eastAsia"/>
                    <w:rPrChange w:id="10848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和</w:delText>
                </w:r>
                <w:r w:rsidRPr="002F02C9">
                  <w:rPr>
                    <w:rPrChange w:id="10849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Delete</w:delText>
                </w:r>
                <w:r w:rsidRPr="002F02C9">
                  <w:rPr>
                    <w:rFonts w:hint="eastAsia"/>
                    <w:rPrChange w:id="10850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按钮。</w:delText>
                </w:r>
              </w:del>
            </w:ins>
          </w:p>
        </w:tc>
        <w:tc>
          <w:tcPr>
            <w:tcW w:w="2629" w:type="dxa"/>
          </w:tcPr>
          <w:p w:rsidR="001509C9" w:rsidRPr="002F02C9" w:rsidRDefault="00152C15">
            <w:pPr>
              <w:keepNext/>
              <w:numPr>
                <w:ilvl w:val="0"/>
                <w:numId w:val="3"/>
              </w:numPr>
              <w:spacing w:before="240" w:after="60"/>
              <w:outlineLvl w:val="0"/>
              <w:rPr>
                <w:ins w:id="10851" w:author="itc94010" w:date="2012-05-07T14:58:00Z"/>
                <w:del w:id="10852" w:author="Gao, Guan-Wei (高貫偉 ITC)" w:date="2012-06-28T14:04:00Z"/>
                <w:rPrChange w:id="10853" w:author="Chen, Ivy (陳素貞 IEC1)" w:date="2015-01-12T13:45:00Z">
                  <w:rPr>
                    <w:ins w:id="10854" w:author="itc94010" w:date="2012-05-07T14:58:00Z"/>
                    <w:del w:id="10855" w:author="Gao, Guan-Wei (高貫偉 ITC)" w:date="2012-06-28T14:04:00Z"/>
                    <w:rFonts w:ascii="Tahoma" w:hAnsi="Tahoma" w:cs="Arial"/>
                    <w:b/>
                    <w:bCs/>
                    <w:kern w:val="32"/>
                    <w:sz w:val="18"/>
                    <w:szCs w:val="32"/>
                  </w:rPr>
                </w:rPrChange>
              </w:rPr>
            </w:pPr>
            <w:bookmarkStart w:id="10856" w:name="_Toc330399096"/>
            <w:bookmarkStart w:id="10857" w:name="_Toc330399195"/>
            <w:bookmarkStart w:id="10858" w:name="_Toc339874790"/>
            <w:bookmarkStart w:id="10859" w:name="_Toc339874840"/>
            <w:bookmarkStart w:id="10860" w:name="_Toc339874902"/>
            <w:bookmarkStart w:id="10861" w:name="_Toc347236381"/>
            <w:bookmarkStart w:id="10862" w:name="_Toc347236410"/>
            <w:bookmarkStart w:id="10863" w:name="_Toc347236457"/>
            <w:bookmarkStart w:id="10864" w:name="_Toc347236532"/>
            <w:ins w:id="10865" w:author="itc94010" w:date="2012-05-07T14:58:00Z">
              <w:del w:id="10866" w:author="Gao, Guan-Wei (高貫偉 ITC)" w:date="2012-06-28T14:04:00Z">
                <w:r w:rsidRPr="002F02C9">
                  <w:rPr>
                    <w:rFonts w:hint="eastAsia"/>
                    <w:rPrChange w:id="10867" w:author="Chen, Ivy (陳素貞 IEC1)" w:date="2015-01-12T13:45:00Z">
                      <w:rPr>
                        <w:rFonts w:ascii="Tahoma" w:hAnsi="Tahoma" w:hint="eastAsia"/>
                        <w:color w:val="0000FF"/>
                        <w:sz w:val="18"/>
                        <w:u w:val="single"/>
                      </w:rPr>
                    </w:rPrChange>
                  </w:rPr>
                  <w:delText>栏位包括：</w:delText>
                </w:r>
              </w:del>
            </w:ins>
            <w:ins w:id="10868" w:author="itc94010" w:date="2012-05-07T15:01:00Z">
              <w:del w:id="10869" w:author="Gao, Guan-Wei (高貫偉 ITC)" w:date="2012-06-28T14:04:00Z">
                <w:r w:rsidRPr="002F02C9">
                  <w:rPr>
                    <w:rPrChange w:id="10870" w:author="Chen, Ivy (陳素貞 IEC1)" w:date="2015-01-12T13:45:00Z">
                      <w:rPr>
                        <w:rFonts w:ascii="Tahoma" w:hAnsi="Tahoma"/>
                        <w:color w:val="0000FF"/>
                        <w:sz w:val="18"/>
                        <w:u w:val="single"/>
                      </w:rPr>
                    </w:rPrChange>
                  </w:rPr>
                  <w:delText>Line</w:delText>
                </w:r>
                <w:r w:rsidRPr="002F02C9">
                  <w:rPr>
                    <w:rFonts w:hint="eastAsia"/>
                    <w:rPrChange w:id="10871" w:author="Chen, Ivy (陳素貞 IEC1)" w:date="2015-01-12T13:45:00Z">
                      <w:rPr>
                        <w:rFonts w:ascii="Tahoma" w:hAnsi="Tahoma" w:hint="eastAsia"/>
                        <w:color w:val="0000FF"/>
                        <w:sz w:val="18"/>
                        <w:u w:val="single"/>
                      </w:rPr>
                    </w:rPrChange>
                  </w:rPr>
                  <w:delText>、</w:delText>
                </w:r>
                <w:r w:rsidRPr="002F02C9">
                  <w:rPr>
                    <w:rPrChange w:id="10872" w:author="Chen, Ivy (陳素貞 IEC1)" w:date="2015-01-12T13:45:00Z">
                      <w:rPr>
                        <w:rFonts w:ascii="Tahoma" w:hAnsi="Tahoma"/>
                        <w:color w:val="0000FF"/>
                        <w:sz w:val="18"/>
                        <w:u w:val="single"/>
                      </w:rPr>
                    </w:rPrChange>
                  </w:rPr>
                  <w:delText>Station</w:delText>
                </w:r>
                <w:r w:rsidRPr="002F02C9">
                  <w:rPr>
                    <w:rFonts w:hint="eastAsia"/>
                    <w:rPrChange w:id="10873" w:author="Chen, Ivy (陳素貞 IEC1)" w:date="2015-01-12T13:45:00Z">
                      <w:rPr>
                        <w:rFonts w:ascii="Tahoma" w:hAnsi="Tahoma" w:hint="eastAsia"/>
                        <w:color w:val="0000FF"/>
                        <w:sz w:val="18"/>
                        <w:u w:val="single"/>
                      </w:rPr>
                    </w:rPrChange>
                  </w:rPr>
                  <w:delText>、</w:delText>
                </w:r>
                <w:r w:rsidRPr="002F02C9">
                  <w:rPr>
                    <w:rPrChange w:id="10874" w:author="Chen, Ivy (陳素貞 IEC1)" w:date="2015-01-12T13:45:00Z">
                      <w:rPr>
                        <w:rFonts w:ascii="Tahoma" w:hAnsi="Tahoma"/>
                        <w:color w:val="0000FF"/>
                        <w:sz w:val="18"/>
                        <w:u w:val="single"/>
                      </w:rPr>
                    </w:rPrChange>
                  </w:rPr>
                  <w:delText>CheckItem</w:delText>
                </w:r>
                <w:r w:rsidRPr="002F02C9">
                  <w:rPr>
                    <w:rFonts w:hint="eastAsia"/>
                    <w:rPrChange w:id="10875" w:author="Chen, Ivy (陳素貞 IEC1)" w:date="2015-01-12T13:45:00Z">
                      <w:rPr>
                        <w:rFonts w:ascii="Tahoma" w:hAnsi="Tahoma" w:hint="eastAsia"/>
                        <w:color w:val="0000FF"/>
                        <w:sz w:val="18"/>
                        <w:u w:val="single"/>
                      </w:rPr>
                    </w:rPrChange>
                  </w:rPr>
                  <w:delText>、</w:delText>
                </w:r>
              </w:del>
            </w:ins>
            <w:ins w:id="10876" w:author="itc94010" w:date="2012-05-07T15:02:00Z">
              <w:del w:id="10877" w:author="Gao, Guan-Wei (高貫偉 ITC)" w:date="2012-06-28T14:04:00Z">
                <w:r w:rsidRPr="002F02C9">
                  <w:rPr>
                    <w:rPrChange w:id="10878" w:author="Chen, Ivy (陳素貞 IEC1)" w:date="2015-01-12T13:45:00Z">
                      <w:rPr>
                        <w:rFonts w:ascii="Tahoma" w:hAnsi="Tahoma"/>
                        <w:color w:val="0000FF"/>
                        <w:sz w:val="18"/>
                        <w:u w:val="single"/>
                      </w:rPr>
                    </w:rPrChange>
                  </w:rPr>
                  <w:delText>CheckType</w:delText>
                </w:r>
                <w:r w:rsidRPr="002F02C9">
                  <w:rPr>
                    <w:rFonts w:hint="eastAsia"/>
                    <w:rPrChange w:id="10879" w:author="Chen, Ivy (陳素貞 IEC1)" w:date="2015-01-12T13:45:00Z">
                      <w:rPr>
                        <w:rFonts w:ascii="Tahoma" w:hAnsi="Tahoma" w:hint="eastAsia"/>
                        <w:color w:val="0000FF"/>
                        <w:sz w:val="18"/>
                        <w:u w:val="single"/>
                      </w:rPr>
                    </w:rPrChange>
                  </w:rPr>
                  <w:delText>、</w:delText>
                </w:r>
                <w:r w:rsidRPr="002F02C9">
                  <w:rPr>
                    <w:rPrChange w:id="10880" w:author="Chen, Ivy (陳素貞 IEC1)" w:date="2015-01-12T13:45:00Z">
                      <w:rPr>
                        <w:rFonts w:ascii="Tahoma" w:hAnsi="Tahoma"/>
                        <w:color w:val="0000FF"/>
                        <w:sz w:val="18"/>
                        <w:u w:val="single"/>
                      </w:rPr>
                    </w:rPrChange>
                  </w:rPr>
                  <w:delText>CheckCondition</w:delText>
                </w:r>
              </w:del>
            </w:ins>
            <w:ins w:id="10881" w:author="itc94010" w:date="2012-05-07T14:58:00Z">
              <w:del w:id="10882" w:author="Gao, Guan-Wei (高貫偉 ITC)" w:date="2012-06-28T14:04:00Z">
                <w:r w:rsidRPr="002F02C9">
                  <w:rPr>
                    <w:rFonts w:hint="eastAsia"/>
                    <w:rPrChange w:id="10883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、</w:delText>
                </w:r>
                <w:r w:rsidRPr="002F02C9">
                  <w:rPr>
                    <w:rPrChange w:id="10884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Editor</w:delText>
                </w:r>
                <w:r w:rsidRPr="002F02C9">
                  <w:rPr>
                    <w:rFonts w:hint="eastAsia"/>
                    <w:rPrChange w:id="10885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、</w:delText>
                </w:r>
                <w:r w:rsidRPr="002F02C9">
                  <w:rPr>
                    <w:rPrChange w:id="10886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Cdt</w:delText>
                </w:r>
                <w:r w:rsidRPr="002F02C9">
                  <w:rPr>
                    <w:rFonts w:hint="eastAsia"/>
                    <w:rPrChange w:id="10887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、</w:delText>
                </w:r>
                <w:r w:rsidRPr="002F02C9">
                  <w:rPr>
                    <w:rPrChange w:id="10888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Udt</w:delText>
                </w:r>
                <w:bookmarkEnd w:id="10856"/>
                <w:bookmarkEnd w:id="10857"/>
                <w:bookmarkEnd w:id="10858"/>
                <w:bookmarkEnd w:id="10859"/>
                <w:bookmarkEnd w:id="10860"/>
                <w:bookmarkEnd w:id="10861"/>
                <w:bookmarkEnd w:id="10862"/>
                <w:bookmarkEnd w:id="10863"/>
                <w:bookmarkEnd w:id="10864"/>
              </w:del>
            </w:ins>
          </w:p>
          <w:p w:rsidR="001509C9" w:rsidRPr="002F02C9" w:rsidRDefault="00152C15">
            <w:pPr>
              <w:keepNext/>
              <w:numPr>
                <w:ilvl w:val="0"/>
                <w:numId w:val="3"/>
              </w:numPr>
              <w:spacing w:before="240" w:after="60"/>
              <w:outlineLvl w:val="0"/>
              <w:rPr>
                <w:ins w:id="10889" w:author="itc94010" w:date="2012-05-07T14:58:00Z"/>
                <w:del w:id="10890" w:author="Gao, Guan-Wei (高貫偉 ITC)" w:date="2012-06-28T14:04:00Z"/>
                <w:rPrChange w:id="10891" w:author="Chen, Ivy (陳素貞 IEC1)" w:date="2015-01-12T13:45:00Z">
                  <w:rPr>
                    <w:ins w:id="10892" w:author="itc94010" w:date="2012-05-07T14:58:00Z"/>
                    <w:del w:id="10893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</w:pPr>
            <w:bookmarkStart w:id="10894" w:name="_Toc330399097"/>
            <w:bookmarkStart w:id="10895" w:name="_Toc330399196"/>
            <w:bookmarkStart w:id="10896" w:name="_Toc339874791"/>
            <w:bookmarkStart w:id="10897" w:name="_Toc339874841"/>
            <w:bookmarkStart w:id="10898" w:name="_Toc339874903"/>
            <w:bookmarkStart w:id="10899" w:name="_Toc347236382"/>
            <w:bookmarkStart w:id="10900" w:name="_Toc347236411"/>
            <w:bookmarkStart w:id="10901" w:name="_Toc347236458"/>
            <w:bookmarkStart w:id="10902" w:name="_Toc347236533"/>
            <w:ins w:id="10903" w:author="itc94010" w:date="2012-05-07T14:58:00Z">
              <w:del w:id="10904" w:author="Gao, Guan-Wei (高貫偉 ITC)" w:date="2012-06-28T14:04:00Z">
                <w:r w:rsidRPr="002F02C9">
                  <w:rPr>
                    <w:rFonts w:hint="eastAsia"/>
                    <w:rPrChange w:id="10905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按</w:delText>
                </w:r>
              </w:del>
            </w:ins>
            <w:ins w:id="10906" w:author="itc94010" w:date="2012-05-07T15:14:00Z">
              <w:del w:id="10907" w:author="Gao, Guan-Wei (高貫偉 ITC)" w:date="2012-06-28T14:04:00Z">
                <w:r w:rsidRPr="002F02C9">
                  <w:rPr>
                    <w:rPrChange w:id="10908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Line</w:delText>
                </w:r>
                <w:r w:rsidRPr="002F02C9">
                  <w:rPr>
                    <w:rFonts w:hint="eastAsia"/>
                    <w:rPrChange w:id="10909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和</w:delText>
                </w:r>
                <w:r w:rsidRPr="002F02C9">
                  <w:rPr>
                    <w:rPrChange w:id="10910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CheckItem</w:delText>
                </w:r>
              </w:del>
            </w:ins>
            <w:ins w:id="10911" w:author="itc94010" w:date="2012-05-07T14:58:00Z">
              <w:del w:id="10912" w:author="Gao, Guan-Wei (高貫偉 ITC)" w:date="2012-06-28T14:04:00Z">
                <w:r w:rsidRPr="002F02C9">
                  <w:rPr>
                    <w:rFonts w:hint="eastAsia"/>
                    <w:rPrChange w:id="10913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栏位排序</w:delText>
                </w:r>
                <w:bookmarkEnd w:id="10894"/>
                <w:bookmarkEnd w:id="10895"/>
                <w:bookmarkEnd w:id="10896"/>
                <w:bookmarkEnd w:id="10897"/>
                <w:bookmarkEnd w:id="10898"/>
                <w:bookmarkEnd w:id="10899"/>
                <w:bookmarkEnd w:id="10900"/>
                <w:bookmarkEnd w:id="10901"/>
                <w:bookmarkEnd w:id="10902"/>
              </w:del>
            </w:ins>
          </w:p>
          <w:p w:rsidR="001509C9" w:rsidRPr="002F02C9" w:rsidRDefault="001509C9">
            <w:pPr>
              <w:rPr>
                <w:ins w:id="10914" w:author="itc94010" w:date="2012-05-07T14:58:00Z"/>
                <w:del w:id="10915" w:author="Gao, Guan-Wei (高貫偉 ITC)" w:date="2012-06-28T14:04:00Z"/>
                <w:rPrChange w:id="10916" w:author="Chen, Ivy (陳素貞 IEC1)" w:date="2015-01-12T13:45:00Z">
                  <w:rPr>
                    <w:ins w:id="10917" w:author="itc94010" w:date="2012-05-07T14:58:00Z"/>
                    <w:del w:id="10918" w:author="Gao, Guan-Wei (高貫偉 ITC)" w:date="2012-06-28T14:04:00Z"/>
                  </w:rPr>
                </w:rPrChange>
              </w:rPr>
            </w:pPr>
          </w:p>
        </w:tc>
      </w:tr>
      <w:tr w:rsidR="007C7B8E" w:rsidRPr="002F02C9" w:rsidDel="00533672" w:rsidTr="004B1858">
        <w:trPr>
          <w:ins w:id="10919" w:author="itc94010" w:date="2012-05-07T14:58:00Z"/>
          <w:del w:id="10920" w:author="Gao, Guan-Wei (高貫偉 ITC)" w:date="2012-06-28T14:04:00Z"/>
        </w:trPr>
        <w:tc>
          <w:tcPr>
            <w:tcW w:w="445" w:type="dxa"/>
          </w:tcPr>
          <w:p w:rsidR="001509C9" w:rsidRPr="002F02C9" w:rsidRDefault="00152C15">
            <w:pPr>
              <w:rPr>
                <w:ins w:id="10921" w:author="itc94010" w:date="2012-05-07T14:58:00Z"/>
                <w:del w:id="10922" w:author="Gao, Guan-Wei (高貫偉 ITC)" w:date="2012-06-28T14:04:00Z"/>
                <w:rPrChange w:id="10923" w:author="Chen, Ivy (陳素貞 IEC1)" w:date="2015-01-12T13:45:00Z">
                  <w:rPr>
                    <w:ins w:id="10924" w:author="itc94010" w:date="2012-05-07T14:58:00Z"/>
                    <w:del w:id="10925" w:author="Gao, Guan-Wei (高貫偉 ITC)" w:date="2012-06-28T14:04:00Z"/>
                  </w:rPr>
                </w:rPrChange>
              </w:rPr>
            </w:pPr>
            <w:ins w:id="10926" w:author="itc94010" w:date="2012-05-07T14:58:00Z">
              <w:del w:id="10927" w:author="Gao, Guan-Wei (高貫偉 ITC)" w:date="2012-06-28T14:04:00Z">
                <w:r w:rsidRPr="002F02C9">
                  <w:rPr>
                    <w:rPrChange w:id="10928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1310" w:type="dxa"/>
          </w:tcPr>
          <w:p w:rsidR="001509C9" w:rsidRPr="002F02C9" w:rsidRDefault="00152C15">
            <w:pPr>
              <w:rPr>
                <w:ins w:id="10929" w:author="itc94010" w:date="2012-05-07T14:58:00Z"/>
                <w:del w:id="10930" w:author="Gao, Guan-Wei (高貫偉 ITC)" w:date="2012-06-28T14:04:00Z"/>
                <w:rPrChange w:id="10931" w:author="Chen, Ivy (陳素貞 IEC1)" w:date="2015-01-12T13:45:00Z">
                  <w:rPr>
                    <w:ins w:id="10932" w:author="itc94010" w:date="2012-05-07T14:58:00Z"/>
                    <w:del w:id="10933" w:author="Gao, Guan-Wei (高貫偉 ITC)" w:date="2012-06-28T14:04:00Z"/>
                  </w:rPr>
                </w:rPrChange>
              </w:rPr>
            </w:pPr>
            <w:ins w:id="10934" w:author="itc94010" w:date="2012-05-07T14:58:00Z">
              <w:del w:id="10935" w:author="Gao, Guan-Wei (高貫偉 ITC)" w:date="2012-06-28T14:04:00Z">
                <w:r w:rsidRPr="002F02C9">
                  <w:rPr>
                    <w:rPrChange w:id="10936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Delete</w:delText>
                </w:r>
              </w:del>
            </w:ins>
          </w:p>
        </w:tc>
        <w:tc>
          <w:tcPr>
            <w:tcW w:w="916" w:type="dxa"/>
          </w:tcPr>
          <w:p w:rsidR="001509C9" w:rsidRPr="002F02C9" w:rsidRDefault="00152C15">
            <w:pPr>
              <w:keepNext/>
              <w:numPr>
                <w:ilvl w:val="0"/>
                <w:numId w:val="3"/>
              </w:numPr>
              <w:spacing w:before="240" w:after="60"/>
              <w:outlineLvl w:val="0"/>
              <w:rPr>
                <w:ins w:id="10937" w:author="itc94010" w:date="2012-05-07T14:58:00Z"/>
                <w:del w:id="10938" w:author="Gao, Guan-Wei (高貫偉 ITC)" w:date="2012-06-28T14:04:00Z"/>
                <w:rPrChange w:id="10939" w:author="Chen, Ivy (陳素貞 IEC1)" w:date="2015-01-12T13:45:00Z">
                  <w:rPr>
                    <w:ins w:id="10940" w:author="itc94010" w:date="2012-05-07T14:58:00Z"/>
                    <w:del w:id="10941" w:author="Gao, Guan-Wei (高貫偉 ITC)" w:date="2012-06-28T14:04:00Z"/>
                    <w:rFonts w:ascii="SimSun" w:hAnsi="SimSun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</w:pPr>
            <w:bookmarkStart w:id="10942" w:name="_Toc330399098"/>
            <w:bookmarkStart w:id="10943" w:name="_Toc330399197"/>
            <w:bookmarkStart w:id="10944" w:name="_Toc339874792"/>
            <w:bookmarkStart w:id="10945" w:name="_Toc339874842"/>
            <w:bookmarkStart w:id="10946" w:name="_Toc339874904"/>
            <w:bookmarkStart w:id="10947" w:name="_Toc347236383"/>
            <w:bookmarkStart w:id="10948" w:name="_Toc347236412"/>
            <w:bookmarkStart w:id="10949" w:name="_Toc347236459"/>
            <w:bookmarkStart w:id="10950" w:name="_Toc347236534"/>
            <w:ins w:id="10951" w:author="itc94010" w:date="2012-05-07T14:58:00Z">
              <w:del w:id="10952" w:author="Gao, Guan-Wei (高貫偉 ITC)" w:date="2012-06-28T14:04:00Z">
                <w:r w:rsidRPr="002F02C9">
                  <w:rPr>
                    <w:rPrChange w:id="10953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Button</w:delText>
                </w:r>
                <w:bookmarkEnd w:id="10942"/>
                <w:bookmarkEnd w:id="10943"/>
                <w:bookmarkEnd w:id="10944"/>
                <w:bookmarkEnd w:id="10945"/>
                <w:bookmarkEnd w:id="10946"/>
                <w:bookmarkEnd w:id="10947"/>
                <w:bookmarkEnd w:id="10948"/>
                <w:bookmarkEnd w:id="10949"/>
                <w:bookmarkEnd w:id="10950"/>
              </w:del>
            </w:ins>
          </w:p>
        </w:tc>
        <w:tc>
          <w:tcPr>
            <w:tcW w:w="677" w:type="dxa"/>
          </w:tcPr>
          <w:p w:rsidR="001509C9" w:rsidRPr="002F02C9" w:rsidRDefault="001509C9">
            <w:pPr>
              <w:rPr>
                <w:ins w:id="10954" w:author="itc94010" w:date="2012-05-07T14:58:00Z"/>
                <w:del w:id="10955" w:author="Gao, Guan-Wei (高貫偉 ITC)" w:date="2012-06-28T14:04:00Z"/>
                <w:rPrChange w:id="10956" w:author="Chen, Ivy (陳素貞 IEC1)" w:date="2015-01-12T13:45:00Z">
                  <w:rPr>
                    <w:ins w:id="10957" w:author="itc94010" w:date="2012-05-07T14:58:00Z"/>
                    <w:del w:id="10958" w:author="Gao, Guan-Wei (高貫偉 ITC)" w:date="2012-06-28T14:04:00Z"/>
                  </w:rPr>
                </w:rPrChange>
              </w:rPr>
            </w:pPr>
          </w:p>
        </w:tc>
        <w:tc>
          <w:tcPr>
            <w:tcW w:w="1432" w:type="dxa"/>
          </w:tcPr>
          <w:p w:rsidR="001509C9" w:rsidRPr="002F02C9" w:rsidRDefault="00152C15">
            <w:pPr>
              <w:keepNext/>
              <w:numPr>
                <w:ilvl w:val="0"/>
                <w:numId w:val="3"/>
              </w:numPr>
              <w:spacing w:before="240" w:after="60"/>
              <w:outlineLvl w:val="0"/>
              <w:rPr>
                <w:ins w:id="10959" w:author="itc94010" w:date="2012-05-07T14:58:00Z"/>
                <w:del w:id="10960" w:author="Gao, Guan-Wei (高貫偉 ITC)" w:date="2012-06-28T14:04:00Z"/>
                <w:rPrChange w:id="10961" w:author="Chen, Ivy (陳素貞 IEC1)" w:date="2015-01-12T13:45:00Z">
                  <w:rPr>
                    <w:ins w:id="10962" w:author="itc94010" w:date="2012-05-07T14:58:00Z"/>
                    <w:del w:id="10963" w:author="Gao, Guan-Wei (高貫偉 ITC)" w:date="2012-06-28T14:04:00Z"/>
                    <w:rFonts w:ascii="SimSun" w:hAnsi="SimSun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</w:pPr>
            <w:bookmarkStart w:id="10964" w:name="_Toc330399099"/>
            <w:bookmarkStart w:id="10965" w:name="_Toc330399198"/>
            <w:bookmarkStart w:id="10966" w:name="_Toc339874793"/>
            <w:bookmarkStart w:id="10967" w:name="_Toc339874843"/>
            <w:bookmarkStart w:id="10968" w:name="_Toc339874905"/>
            <w:bookmarkStart w:id="10969" w:name="_Toc347236384"/>
            <w:bookmarkStart w:id="10970" w:name="_Toc347236413"/>
            <w:bookmarkStart w:id="10971" w:name="_Toc347236460"/>
            <w:bookmarkStart w:id="10972" w:name="_Toc347236535"/>
            <w:ins w:id="10973" w:author="itc94010" w:date="2012-05-07T14:58:00Z">
              <w:del w:id="10974" w:author="Gao, Guan-Wei (高貫偉 ITC)" w:date="2012-06-28T14:04:00Z">
                <w:r w:rsidRPr="002F02C9">
                  <w:rPr>
                    <w:rFonts w:hint="eastAsia"/>
                    <w:rPrChange w:id="10975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“</w:delText>
                </w:r>
                <w:r w:rsidRPr="002F02C9">
                  <w:rPr>
                    <w:rPrChange w:id="10976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Delete</w:delText>
                </w:r>
                <w:r w:rsidRPr="002F02C9">
                  <w:rPr>
                    <w:rFonts w:hint="eastAsia"/>
                    <w:rPrChange w:id="10977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”</w:delText>
                </w:r>
                <w:bookmarkEnd w:id="10964"/>
                <w:bookmarkEnd w:id="10965"/>
                <w:bookmarkEnd w:id="10966"/>
                <w:bookmarkEnd w:id="10967"/>
                <w:bookmarkEnd w:id="10968"/>
                <w:bookmarkEnd w:id="10969"/>
                <w:bookmarkEnd w:id="10970"/>
                <w:bookmarkEnd w:id="10971"/>
                <w:bookmarkEnd w:id="10972"/>
              </w:del>
            </w:ins>
          </w:p>
          <w:p w:rsidR="001509C9" w:rsidRPr="002F02C9" w:rsidRDefault="00152C15">
            <w:pPr>
              <w:keepNext/>
              <w:numPr>
                <w:ilvl w:val="0"/>
                <w:numId w:val="3"/>
              </w:numPr>
              <w:spacing w:before="240" w:after="60"/>
              <w:outlineLvl w:val="0"/>
              <w:rPr>
                <w:ins w:id="10978" w:author="itc94010" w:date="2012-05-07T14:58:00Z"/>
                <w:del w:id="10979" w:author="Gao, Guan-Wei (高貫偉 ITC)" w:date="2012-06-28T14:04:00Z"/>
                <w:rPrChange w:id="10980" w:author="Chen, Ivy (陳素貞 IEC1)" w:date="2015-01-12T13:45:00Z">
                  <w:rPr>
                    <w:ins w:id="10981" w:author="itc94010" w:date="2012-05-07T14:58:00Z"/>
                    <w:del w:id="10982" w:author="Gao, Guan-Wei (高貫偉 ITC)" w:date="2012-06-28T14:04:00Z"/>
                    <w:rFonts w:ascii="Arial" w:eastAsia="新細明體" w:hAnsi="Arial" w:cs="Arial"/>
                    <w:b/>
                    <w:bCs/>
                    <w:kern w:val="32"/>
                    <w:sz w:val="32"/>
                    <w:szCs w:val="32"/>
                    <w:lang w:eastAsia="zh-TW"/>
                  </w:rPr>
                </w:rPrChange>
              </w:rPr>
            </w:pPr>
            <w:bookmarkStart w:id="10983" w:name="_Toc330399100"/>
            <w:bookmarkStart w:id="10984" w:name="_Toc330399199"/>
            <w:bookmarkStart w:id="10985" w:name="_Toc339874794"/>
            <w:bookmarkStart w:id="10986" w:name="_Toc339874844"/>
            <w:bookmarkStart w:id="10987" w:name="_Toc339874906"/>
            <w:bookmarkStart w:id="10988" w:name="_Toc347236385"/>
            <w:bookmarkStart w:id="10989" w:name="_Toc347236414"/>
            <w:bookmarkStart w:id="10990" w:name="_Toc347236461"/>
            <w:bookmarkStart w:id="10991" w:name="_Toc347236536"/>
            <w:ins w:id="10992" w:author="itc94010" w:date="2012-05-07T14:58:00Z">
              <w:del w:id="10993" w:author="Gao, Guan-Wei (高貫偉 ITC)" w:date="2012-06-28T14:04:00Z">
                <w:r w:rsidRPr="002F02C9">
                  <w:rPr>
                    <w:rPrChange w:id="10994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Disable</w:delText>
                </w:r>
                <w:bookmarkEnd w:id="10983"/>
                <w:bookmarkEnd w:id="10984"/>
                <w:bookmarkEnd w:id="10985"/>
                <w:bookmarkEnd w:id="10986"/>
                <w:bookmarkEnd w:id="10987"/>
                <w:bookmarkEnd w:id="10988"/>
                <w:bookmarkEnd w:id="10989"/>
                <w:bookmarkEnd w:id="10990"/>
                <w:bookmarkEnd w:id="10991"/>
              </w:del>
            </w:ins>
          </w:p>
        </w:tc>
        <w:tc>
          <w:tcPr>
            <w:tcW w:w="680" w:type="dxa"/>
          </w:tcPr>
          <w:p w:rsidR="001509C9" w:rsidRPr="002F02C9" w:rsidRDefault="001509C9">
            <w:pPr>
              <w:rPr>
                <w:ins w:id="10995" w:author="itc94010" w:date="2012-05-07T14:58:00Z"/>
                <w:del w:id="10996" w:author="Gao, Guan-Wei (高貫偉 ITC)" w:date="2012-06-28T14:04:00Z"/>
                <w:rPrChange w:id="10997" w:author="Chen, Ivy (陳素貞 IEC1)" w:date="2015-01-12T13:45:00Z">
                  <w:rPr>
                    <w:ins w:id="10998" w:author="itc94010" w:date="2012-05-07T14:58:00Z"/>
                    <w:del w:id="10999" w:author="Gao, Guan-Wei (高貫偉 ITC)" w:date="2012-06-28T14:04:00Z"/>
                  </w:rPr>
                </w:rPrChange>
              </w:rPr>
            </w:pPr>
          </w:p>
        </w:tc>
        <w:tc>
          <w:tcPr>
            <w:tcW w:w="2728" w:type="dxa"/>
          </w:tcPr>
          <w:p w:rsidR="001509C9" w:rsidRPr="002F02C9" w:rsidRDefault="00152C15">
            <w:pPr>
              <w:keepNext/>
              <w:numPr>
                <w:ilvl w:val="0"/>
                <w:numId w:val="3"/>
              </w:numPr>
              <w:spacing w:before="240" w:after="60"/>
              <w:outlineLvl w:val="0"/>
              <w:rPr>
                <w:ins w:id="11000" w:author="itc94010" w:date="2012-05-07T14:58:00Z"/>
                <w:del w:id="11001" w:author="Gao, Guan-Wei (高貫偉 ITC)" w:date="2012-06-28T14:04:00Z"/>
                <w:rPrChange w:id="11002" w:author="Chen, Ivy (陳素貞 IEC1)" w:date="2015-01-12T13:45:00Z">
                  <w:rPr>
                    <w:ins w:id="11003" w:author="itc94010" w:date="2012-05-07T14:58:00Z"/>
                    <w:del w:id="11004" w:author="Gao, Guan-Wei (高貫偉 ITC)" w:date="2012-06-28T14:04:00Z"/>
                    <w:rFonts w:ascii="SimSun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</w:pPr>
            <w:bookmarkStart w:id="11005" w:name="_Toc330399101"/>
            <w:bookmarkStart w:id="11006" w:name="_Toc330399200"/>
            <w:bookmarkStart w:id="11007" w:name="_Toc339874795"/>
            <w:bookmarkStart w:id="11008" w:name="_Toc339874845"/>
            <w:bookmarkStart w:id="11009" w:name="_Toc339874907"/>
            <w:bookmarkStart w:id="11010" w:name="_Toc347236386"/>
            <w:bookmarkStart w:id="11011" w:name="_Toc347236415"/>
            <w:bookmarkStart w:id="11012" w:name="_Toc347236462"/>
            <w:bookmarkStart w:id="11013" w:name="_Toc347236537"/>
            <w:ins w:id="11014" w:author="itc94010" w:date="2012-05-07T14:58:00Z">
              <w:del w:id="11015" w:author="Gao, Guan-Wei (高貫偉 ITC)" w:date="2012-06-28T14:04:00Z">
                <w:r w:rsidRPr="002F02C9">
                  <w:rPr>
                    <w:rPrChange w:id="11016" w:author="Chen, Ivy (陳素貞 IEC1)" w:date="2015-01-12T13:45:00Z">
                      <w:rPr>
                        <w:rFonts w:eastAsia="新細明體"/>
                        <w:color w:val="0000FF"/>
                        <w:u w:val="single"/>
                      </w:rPr>
                    </w:rPrChange>
                  </w:rPr>
                  <w:delText>Click</w:delText>
                </w:r>
                <w:r w:rsidRPr="002F02C9">
                  <w:rPr>
                    <w:rFonts w:hint="eastAsia"/>
                    <w:rPrChange w:id="11017" w:author="Chen, Ivy (陳素貞 IEC1)" w:date="2015-01-12T13:45:00Z">
                      <w:rPr>
                        <w:rFonts w:eastAsia="新細明體" w:hint="eastAsia"/>
                        <w:color w:val="0000FF"/>
                        <w:u w:val="single"/>
                      </w:rPr>
                    </w:rPrChange>
                  </w:rPr>
                  <w:delText>：</w:delText>
                </w:r>
                <w:r w:rsidRPr="002F02C9">
                  <w:rPr>
                    <w:rPrChange w:id="11018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1</w:delText>
                </w:r>
                <w:r w:rsidRPr="002F02C9">
                  <w:rPr>
                    <w:rFonts w:hint="eastAsia"/>
                    <w:rPrChange w:id="11019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、若</w:delText>
                </w:r>
              </w:del>
            </w:ins>
            <w:ins w:id="11020" w:author="itc94010" w:date="2012-05-07T15:13:00Z">
              <w:del w:id="11021" w:author="Gao, Guan-Wei (高貫偉 ITC)" w:date="2012-06-28T14:04:00Z">
                <w:r w:rsidRPr="002F02C9">
                  <w:rPr>
                    <w:rPrChange w:id="11022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ITCND Check Setting</w:delText>
                </w:r>
              </w:del>
            </w:ins>
            <w:ins w:id="11023" w:author="itc94010" w:date="2012-05-07T14:58:00Z">
              <w:del w:id="11024" w:author="Gao, Guan-Wei (高貫偉 ITC)" w:date="2012-06-28T14:04:00Z">
                <w:r w:rsidRPr="002F02C9">
                  <w:rPr>
                    <w:rPrChange w:id="11025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 xml:space="preserve"> List</w:delText>
                </w:r>
                <w:r w:rsidRPr="002F02C9">
                  <w:rPr>
                    <w:rFonts w:hint="eastAsia"/>
                    <w:rPrChange w:id="11026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中当前没有任何行被选，则提示用户，放弃后续操作。</w:delText>
                </w:r>
                <w:bookmarkEnd w:id="11005"/>
                <w:bookmarkEnd w:id="11006"/>
                <w:bookmarkEnd w:id="11007"/>
                <w:bookmarkEnd w:id="11008"/>
                <w:bookmarkEnd w:id="11009"/>
                <w:bookmarkEnd w:id="11010"/>
                <w:bookmarkEnd w:id="11011"/>
                <w:bookmarkEnd w:id="11012"/>
                <w:bookmarkEnd w:id="11013"/>
              </w:del>
            </w:ins>
          </w:p>
          <w:p w:rsidR="001509C9" w:rsidRPr="002F02C9" w:rsidRDefault="00152C15">
            <w:pPr>
              <w:keepNext/>
              <w:numPr>
                <w:ilvl w:val="0"/>
                <w:numId w:val="3"/>
              </w:numPr>
              <w:spacing w:before="240" w:after="60"/>
              <w:outlineLvl w:val="0"/>
              <w:rPr>
                <w:ins w:id="11027" w:author="itc94010" w:date="2012-05-07T14:58:00Z"/>
                <w:del w:id="11028" w:author="Gao, Guan-Wei (高貫偉 ITC)" w:date="2012-06-28T14:04:00Z"/>
                <w:rPrChange w:id="11029" w:author="Chen, Ivy (陳素貞 IEC1)" w:date="2015-01-12T13:45:00Z">
                  <w:rPr>
                    <w:ins w:id="11030" w:author="itc94010" w:date="2012-05-07T14:58:00Z"/>
                    <w:del w:id="11031" w:author="Gao, Guan-Wei (高貫偉 ITC)" w:date="2012-06-28T14:04:00Z"/>
                    <w:rFonts w:ascii="SimSun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</w:pPr>
            <w:bookmarkStart w:id="11032" w:name="_Toc330399102"/>
            <w:bookmarkStart w:id="11033" w:name="_Toc330399201"/>
            <w:bookmarkStart w:id="11034" w:name="_Toc339874796"/>
            <w:bookmarkStart w:id="11035" w:name="_Toc339874846"/>
            <w:bookmarkStart w:id="11036" w:name="_Toc339874908"/>
            <w:bookmarkStart w:id="11037" w:name="_Toc347236387"/>
            <w:bookmarkStart w:id="11038" w:name="_Toc347236416"/>
            <w:bookmarkStart w:id="11039" w:name="_Toc347236463"/>
            <w:bookmarkStart w:id="11040" w:name="_Toc347236538"/>
            <w:ins w:id="11041" w:author="itc94010" w:date="2012-05-07T14:58:00Z">
              <w:del w:id="11042" w:author="Gao, Guan-Wei (高貫偉 ITC)" w:date="2012-06-28T14:04:00Z">
                <w:r w:rsidRPr="002F02C9">
                  <w:rPr>
                    <w:rPrChange w:id="11043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2</w:delText>
                </w:r>
                <w:r w:rsidRPr="002F02C9">
                  <w:rPr>
                    <w:rFonts w:hint="eastAsia"/>
                    <w:rPrChange w:id="11044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、要求用户再次确认要执行删除操作。</w:delText>
                </w:r>
                <w:bookmarkEnd w:id="11032"/>
                <w:bookmarkEnd w:id="11033"/>
                <w:bookmarkEnd w:id="11034"/>
                <w:bookmarkEnd w:id="11035"/>
                <w:bookmarkEnd w:id="11036"/>
                <w:bookmarkEnd w:id="11037"/>
                <w:bookmarkEnd w:id="11038"/>
                <w:bookmarkEnd w:id="11039"/>
                <w:bookmarkEnd w:id="11040"/>
              </w:del>
            </w:ins>
          </w:p>
          <w:p w:rsidR="001509C9" w:rsidRPr="002F02C9" w:rsidRDefault="00152C15">
            <w:pPr>
              <w:keepNext/>
              <w:numPr>
                <w:ilvl w:val="0"/>
                <w:numId w:val="3"/>
              </w:numPr>
              <w:spacing w:before="240" w:after="60"/>
              <w:outlineLvl w:val="0"/>
              <w:rPr>
                <w:ins w:id="11045" w:author="itc94010" w:date="2012-05-07T14:58:00Z"/>
                <w:del w:id="11046" w:author="Gao, Guan-Wei (高貫偉 ITC)" w:date="2012-06-28T14:04:00Z"/>
                <w:rPrChange w:id="11047" w:author="Chen, Ivy (陳素貞 IEC1)" w:date="2015-01-12T13:45:00Z">
                  <w:rPr>
                    <w:ins w:id="11048" w:author="itc94010" w:date="2012-05-07T14:58:00Z"/>
                    <w:del w:id="11049" w:author="Gao, Guan-Wei (高貫偉 ITC)" w:date="2012-06-28T14:04:00Z"/>
                    <w:rFonts w:ascii="SimSun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</w:pPr>
            <w:bookmarkStart w:id="11050" w:name="_Toc330399103"/>
            <w:bookmarkStart w:id="11051" w:name="_Toc330399202"/>
            <w:bookmarkStart w:id="11052" w:name="_Toc339874797"/>
            <w:bookmarkStart w:id="11053" w:name="_Toc339874847"/>
            <w:bookmarkStart w:id="11054" w:name="_Toc339874909"/>
            <w:bookmarkStart w:id="11055" w:name="_Toc347236388"/>
            <w:bookmarkStart w:id="11056" w:name="_Toc347236417"/>
            <w:bookmarkStart w:id="11057" w:name="_Toc347236464"/>
            <w:bookmarkStart w:id="11058" w:name="_Toc347236539"/>
            <w:ins w:id="11059" w:author="itc94010" w:date="2012-05-07T14:58:00Z">
              <w:del w:id="11060" w:author="Gao, Guan-Wei (高貫偉 ITC)" w:date="2012-06-28T14:04:00Z">
                <w:r w:rsidRPr="002F02C9">
                  <w:rPr>
                    <w:rPrChange w:id="11061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3</w:delText>
                </w:r>
                <w:r w:rsidRPr="002F02C9">
                  <w:rPr>
                    <w:rFonts w:hint="eastAsia"/>
                    <w:rPrChange w:id="11062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、若用户选择放弃，则放弃后续操作。</w:delText>
                </w:r>
                <w:bookmarkEnd w:id="11050"/>
                <w:bookmarkEnd w:id="11051"/>
                <w:bookmarkEnd w:id="11052"/>
                <w:bookmarkEnd w:id="11053"/>
                <w:bookmarkEnd w:id="11054"/>
                <w:bookmarkEnd w:id="11055"/>
                <w:bookmarkEnd w:id="11056"/>
                <w:bookmarkEnd w:id="11057"/>
                <w:bookmarkEnd w:id="11058"/>
              </w:del>
            </w:ins>
          </w:p>
          <w:p w:rsidR="001509C9" w:rsidRPr="002F02C9" w:rsidRDefault="00152C15">
            <w:pPr>
              <w:keepNext/>
              <w:numPr>
                <w:ilvl w:val="0"/>
                <w:numId w:val="3"/>
              </w:numPr>
              <w:spacing w:before="240" w:after="60"/>
              <w:outlineLvl w:val="0"/>
              <w:rPr>
                <w:ins w:id="11063" w:author="itc94010" w:date="2012-05-07T14:58:00Z"/>
                <w:del w:id="11064" w:author="Gao, Guan-Wei (高貫偉 ITC)" w:date="2012-06-28T14:04:00Z"/>
                <w:rPrChange w:id="11065" w:author="Chen, Ivy (陳素貞 IEC1)" w:date="2015-01-12T13:45:00Z">
                  <w:rPr>
                    <w:ins w:id="11066" w:author="itc94010" w:date="2012-05-07T14:58:00Z"/>
                    <w:del w:id="11067" w:author="Gao, Guan-Wei (高貫偉 ITC)" w:date="2012-06-28T14:04:00Z"/>
                    <w:rFonts w:ascii="SimSun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</w:pPr>
            <w:bookmarkStart w:id="11068" w:name="_Toc330399104"/>
            <w:bookmarkStart w:id="11069" w:name="_Toc330399203"/>
            <w:bookmarkStart w:id="11070" w:name="_Toc339874798"/>
            <w:bookmarkStart w:id="11071" w:name="_Toc339874848"/>
            <w:bookmarkStart w:id="11072" w:name="_Toc339874910"/>
            <w:bookmarkStart w:id="11073" w:name="_Toc347236389"/>
            <w:bookmarkStart w:id="11074" w:name="_Toc347236418"/>
            <w:bookmarkStart w:id="11075" w:name="_Toc347236465"/>
            <w:bookmarkStart w:id="11076" w:name="_Toc347236540"/>
            <w:ins w:id="11077" w:author="itc94010" w:date="2012-05-07T14:58:00Z">
              <w:del w:id="11078" w:author="Gao, Guan-Wei (高貫偉 ITC)" w:date="2012-06-28T14:04:00Z">
                <w:r w:rsidRPr="002F02C9">
                  <w:rPr>
                    <w:rPrChange w:id="11079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4</w:delText>
                </w:r>
                <w:r w:rsidRPr="002F02C9">
                  <w:rPr>
                    <w:rFonts w:hint="eastAsia"/>
                    <w:rPrChange w:id="11080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、删除该行数据。</w:delText>
                </w:r>
                <w:bookmarkEnd w:id="11068"/>
                <w:bookmarkEnd w:id="11069"/>
                <w:bookmarkEnd w:id="11070"/>
                <w:bookmarkEnd w:id="11071"/>
                <w:bookmarkEnd w:id="11072"/>
                <w:bookmarkEnd w:id="11073"/>
                <w:bookmarkEnd w:id="11074"/>
                <w:bookmarkEnd w:id="11075"/>
                <w:bookmarkEnd w:id="11076"/>
              </w:del>
            </w:ins>
          </w:p>
        </w:tc>
        <w:tc>
          <w:tcPr>
            <w:tcW w:w="2629" w:type="dxa"/>
          </w:tcPr>
          <w:p w:rsidR="001509C9" w:rsidRPr="002F02C9" w:rsidRDefault="001509C9">
            <w:pPr>
              <w:rPr>
                <w:ins w:id="11081" w:author="itc94010" w:date="2012-05-07T14:58:00Z"/>
                <w:del w:id="11082" w:author="Gao, Guan-Wei (高貫偉 ITC)" w:date="2012-06-28T14:04:00Z"/>
                <w:rPrChange w:id="11083" w:author="Chen, Ivy (陳素貞 IEC1)" w:date="2015-01-12T13:45:00Z">
                  <w:rPr>
                    <w:ins w:id="11084" w:author="itc94010" w:date="2012-05-07T14:58:00Z"/>
                    <w:del w:id="11085" w:author="Gao, Guan-Wei (高貫偉 ITC)" w:date="2012-06-28T14:04:00Z"/>
                  </w:rPr>
                </w:rPrChange>
              </w:rPr>
            </w:pPr>
          </w:p>
        </w:tc>
      </w:tr>
      <w:tr w:rsidR="007C7B8E" w:rsidRPr="002F02C9" w:rsidDel="00533672" w:rsidTr="004B1858">
        <w:trPr>
          <w:ins w:id="11086" w:author="itc94010" w:date="2012-05-07T14:58:00Z"/>
          <w:del w:id="11087" w:author="Gao, Guan-Wei (高貫偉 ITC)" w:date="2012-06-28T14:04:00Z"/>
        </w:trPr>
        <w:tc>
          <w:tcPr>
            <w:tcW w:w="445" w:type="dxa"/>
          </w:tcPr>
          <w:p w:rsidR="001509C9" w:rsidRPr="002F02C9" w:rsidRDefault="00152C15">
            <w:pPr>
              <w:rPr>
                <w:ins w:id="11088" w:author="itc94010" w:date="2012-05-07T14:58:00Z"/>
                <w:del w:id="11089" w:author="Gao, Guan-Wei (高貫偉 ITC)" w:date="2012-06-28T14:04:00Z"/>
                <w:rPrChange w:id="11090" w:author="Chen, Ivy (陳素貞 IEC1)" w:date="2015-01-12T13:45:00Z">
                  <w:rPr>
                    <w:ins w:id="11091" w:author="itc94010" w:date="2012-05-07T14:58:00Z"/>
                    <w:del w:id="11092" w:author="Gao, Guan-Wei (高貫偉 ITC)" w:date="2012-06-28T14:04:00Z"/>
                  </w:rPr>
                </w:rPrChange>
              </w:rPr>
            </w:pPr>
            <w:ins w:id="11093" w:author="itc94010" w:date="2012-05-07T14:58:00Z">
              <w:del w:id="11094" w:author="Gao, Guan-Wei (高貫偉 ITC)" w:date="2012-06-28T14:04:00Z">
                <w:r w:rsidRPr="002F02C9">
                  <w:rPr>
                    <w:rPrChange w:id="11095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1310" w:type="dxa"/>
          </w:tcPr>
          <w:p w:rsidR="001509C9" w:rsidRPr="002F02C9" w:rsidRDefault="00152C15">
            <w:pPr>
              <w:rPr>
                <w:ins w:id="11096" w:author="itc94010" w:date="2012-05-07T14:58:00Z"/>
                <w:del w:id="11097" w:author="Gao, Guan-Wei (高貫偉 ITC)" w:date="2012-06-28T14:04:00Z"/>
                <w:rPrChange w:id="11098" w:author="Chen, Ivy (陳素貞 IEC1)" w:date="2015-01-12T13:45:00Z">
                  <w:rPr>
                    <w:ins w:id="11099" w:author="itc94010" w:date="2012-05-07T14:58:00Z"/>
                    <w:del w:id="11100" w:author="Gao, Guan-Wei (高貫偉 ITC)" w:date="2012-06-28T14:04:00Z"/>
                  </w:rPr>
                </w:rPrChange>
              </w:rPr>
            </w:pPr>
            <w:ins w:id="11101" w:author="itc94010" w:date="2012-05-07T15:15:00Z">
              <w:del w:id="11102" w:author="Gao, Guan-Wei (高貫偉 ITC)" w:date="2012-06-28T14:04:00Z">
                <w:r w:rsidRPr="002F02C9">
                  <w:rPr>
                    <w:rPrChange w:id="11103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Line</w:delText>
                </w:r>
              </w:del>
            </w:ins>
          </w:p>
        </w:tc>
        <w:tc>
          <w:tcPr>
            <w:tcW w:w="916" w:type="dxa"/>
          </w:tcPr>
          <w:p w:rsidR="001509C9" w:rsidRPr="002F02C9" w:rsidRDefault="00152C15">
            <w:pPr>
              <w:keepNext/>
              <w:numPr>
                <w:ilvl w:val="0"/>
                <w:numId w:val="3"/>
              </w:numPr>
              <w:spacing w:before="240" w:after="60"/>
              <w:outlineLvl w:val="0"/>
              <w:rPr>
                <w:ins w:id="11104" w:author="itc94010" w:date="2012-05-07T14:58:00Z"/>
                <w:del w:id="11105" w:author="Gao, Guan-Wei (高貫偉 ITC)" w:date="2012-06-28T14:04:00Z"/>
                <w:rPrChange w:id="11106" w:author="Chen, Ivy (陳素貞 IEC1)" w:date="2015-01-12T13:45:00Z">
                  <w:rPr>
                    <w:ins w:id="11107" w:author="itc94010" w:date="2012-05-07T14:58:00Z"/>
                    <w:del w:id="11108" w:author="Gao, Guan-Wei (高貫偉 ITC)" w:date="2012-06-28T14:04:00Z"/>
                    <w:rFonts w:ascii="SimSun" w:hAnsi="SimSun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</w:pPr>
            <w:bookmarkStart w:id="11109" w:name="_Toc330399105"/>
            <w:bookmarkStart w:id="11110" w:name="_Toc330399204"/>
            <w:bookmarkStart w:id="11111" w:name="_Toc339874799"/>
            <w:bookmarkStart w:id="11112" w:name="_Toc339874849"/>
            <w:bookmarkStart w:id="11113" w:name="_Toc339874911"/>
            <w:bookmarkStart w:id="11114" w:name="_Toc347236390"/>
            <w:bookmarkStart w:id="11115" w:name="_Toc347236419"/>
            <w:bookmarkStart w:id="11116" w:name="_Toc347236466"/>
            <w:bookmarkStart w:id="11117" w:name="_Toc347236541"/>
            <w:ins w:id="11118" w:author="itc94010" w:date="2012-05-07T14:58:00Z">
              <w:del w:id="11119" w:author="Gao, Guan-Wei (高貫偉 ITC)" w:date="2012-06-28T14:04:00Z">
                <w:r w:rsidRPr="002F02C9">
                  <w:rPr>
                    <w:rPrChange w:id="11120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TextBox</w:delText>
                </w:r>
                <w:bookmarkEnd w:id="11109"/>
                <w:bookmarkEnd w:id="11110"/>
                <w:bookmarkEnd w:id="11111"/>
                <w:bookmarkEnd w:id="11112"/>
                <w:bookmarkEnd w:id="11113"/>
                <w:bookmarkEnd w:id="11114"/>
                <w:bookmarkEnd w:id="11115"/>
                <w:bookmarkEnd w:id="11116"/>
                <w:bookmarkEnd w:id="11117"/>
              </w:del>
            </w:ins>
          </w:p>
        </w:tc>
        <w:tc>
          <w:tcPr>
            <w:tcW w:w="677" w:type="dxa"/>
          </w:tcPr>
          <w:p w:rsidR="003B389F" w:rsidRPr="002F02C9" w:rsidRDefault="00152C15">
            <w:pPr>
              <w:rPr>
                <w:ins w:id="11121" w:author="itc94010" w:date="2012-05-07T14:58:00Z"/>
                <w:del w:id="11122" w:author="Gao, Guan-Wei (高貫偉 ITC)" w:date="2012-06-28T14:04:00Z"/>
                <w:rPrChange w:id="11123" w:author="Chen, Ivy (陳素貞 IEC1)" w:date="2015-01-12T13:45:00Z">
                  <w:rPr>
                    <w:ins w:id="11124" w:author="itc94010" w:date="2012-05-07T14:58:00Z"/>
                    <w:del w:id="11125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1126" w:author="Gao, Guan-Wei (高貫偉 ITC)" w:date="2012-06-28T14:0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1127" w:author="itc94010" w:date="2012-05-07T14:58:00Z">
              <w:del w:id="11128" w:author="Gao, Guan-Wei (高貫偉 ITC)" w:date="2012-06-28T14:04:00Z">
                <w:r w:rsidRPr="002F02C9">
                  <w:rPr>
                    <w:rFonts w:hint="eastAsia"/>
                    <w:rPrChange w:id="11129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长度不超过</w:delText>
                </w:r>
              </w:del>
            </w:ins>
            <w:ins w:id="11130" w:author="itc94010" w:date="2012-05-07T15:30:00Z">
              <w:del w:id="11131" w:author="Gao, Guan-Wei (高貫偉 ITC)" w:date="2012-06-28T14:04:00Z">
                <w:r w:rsidRPr="002F02C9">
                  <w:rPr>
                    <w:rPrChange w:id="11132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50</w:delText>
                </w:r>
              </w:del>
            </w:ins>
            <w:ins w:id="11133" w:author="itc94010" w:date="2012-05-07T14:58:00Z">
              <w:del w:id="11134" w:author="Gao, Guan-Wei (高貫偉 ITC)" w:date="2012-06-28T14:04:00Z">
                <w:r w:rsidRPr="002F02C9">
                  <w:rPr>
                    <w:rFonts w:hint="eastAsia"/>
                    <w:rPrChange w:id="11135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的字符串</w:delText>
                </w:r>
              </w:del>
            </w:ins>
          </w:p>
        </w:tc>
        <w:tc>
          <w:tcPr>
            <w:tcW w:w="1432" w:type="dxa"/>
          </w:tcPr>
          <w:p w:rsidR="001509C9" w:rsidRPr="002F02C9" w:rsidRDefault="00152C15">
            <w:pPr>
              <w:keepNext/>
              <w:numPr>
                <w:ilvl w:val="0"/>
                <w:numId w:val="3"/>
              </w:numPr>
              <w:spacing w:before="240" w:after="60"/>
              <w:outlineLvl w:val="0"/>
              <w:rPr>
                <w:ins w:id="11136" w:author="itc94010" w:date="2012-05-07T14:58:00Z"/>
                <w:del w:id="11137" w:author="Gao, Guan-Wei (高貫偉 ITC)" w:date="2012-06-28T14:04:00Z"/>
                <w:rPrChange w:id="11138" w:author="Chen, Ivy (陳素貞 IEC1)" w:date="2015-01-12T13:45:00Z">
                  <w:rPr>
                    <w:ins w:id="11139" w:author="itc94010" w:date="2012-05-07T14:58:00Z"/>
                    <w:del w:id="11140" w:author="Gao, Guan-Wei (高貫偉 ITC)" w:date="2012-06-28T14:04:00Z"/>
                    <w:rFonts w:ascii="SimSun" w:hAnsi="SimSun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</w:pPr>
            <w:bookmarkStart w:id="11141" w:name="_Toc330399106"/>
            <w:bookmarkStart w:id="11142" w:name="_Toc330399205"/>
            <w:bookmarkStart w:id="11143" w:name="_Toc339874800"/>
            <w:bookmarkStart w:id="11144" w:name="_Toc339874850"/>
            <w:bookmarkStart w:id="11145" w:name="_Toc339874912"/>
            <w:bookmarkStart w:id="11146" w:name="_Toc347236391"/>
            <w:bookmarkStart w:id="11147" w:name="_Toc347236420"/>
            <w:bookmarkStart w:id="11148" w:name="_Toc347236467"/>
            <w:bookmarkStart w:id="11149" w:name="_Toc347236542"/>
            <w:ins w:id="11150" w:author="itc94010" w:date="2012-05-07T14:58:00Z">
              <w:del w:id="11151" w:author="Gao, Guan-Wei (高貫偉 ITC)" w:date="2012-06-28T14:04:00Z">
                <w:r w:rsidRPr="002F02C9">
                  <w:rPr>
                    <w:rFonts w:hint="eastAsia"/>
                    <w:rPrChange w:id="11152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空</w:delText>
                </w:r>
                <w:bookmarkEnd w:id="11141"/>
                <w:bookmarkEnd w:id="11142"/>
                <w:bookmarkEnd w:id="11143"/>
                <w:bookmarkEnd w:id="11144"/>
                <w:bookmarkEnd w:id="11145"/>
                <w:bookmarkEnd w:id="11146"/>
                <w:bookmarkEnd w:id="11147"/>
                <w:bookmarkEnd w:id="11148"/>
                <w:bookmarkEnd w:id="11149"/>
              </w:del>
            </w:ins>
          </w:p>
        </w:tc>
        <w:tc>
          <w:tcPr>
            <w:tcW w:w="680" w:type="dxa"/>
          </w:tcPr>
          <w:p w:rsidR="001509C9" w:rsidRPr="002F02C9" w:rsidRDefault="00152C15">
            <w:pPr>
              <w:rPr>
                <w:ins w:id="11153" w:author="itc94010" w:date="2012-05-07T14:58:00Z"/>
                <w:del w:id="11154" w:author="Gao, Guan-Wei (高貫偉 ITC)" w:date="2012-06-28T14:04:00Z"/>
                <w:rPrChange w:id="11155" w:author="Chen, Ivy (陳素貞 IEC1)" w:date="2015-01-12T13:45:00Z">
                  <w:rPr>
                    <w:ins w:id="11156" w:author="itc94010" w:date="2012-05-07T14:58:00Z"/>
                    <w:del w:id="11157" w:author="Gao, Guan-Wei (高貫偉 ITC)" w:date="2012-06-28T14:04:00Z"/>
                  </w:rPr>
                </w:rPrChange>
              </w:rPr>
            </w:pPr>
            <w:ins w:id="11158" w:author="itc94010" w:date="2012-05-07T14:58:00Z">
              <w:del w:id="11159" w:author="Gao, Guan-Wei (高貫偉 ITC)" w:date="2012-06-28T14:04:00Z">
                <w:r w:rsidRPr="002F02C9">
                  <w:rPr>
                    <w:rFonts w:hint="eastAsia"/>
                    <w:rPrChange w:id="11160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是</w:delText>
                </w:r>
              </w:del>
            </w:ins>
          </w:p>
        </w:tc>
        <w:tc>
          <w:tcPr>
            <w:tcW w:w="2728" w:type="dxa"/>
          </w:tcPr>
          <w:p w:rsidR="001509C9" w:rsidRPr="002F02C9" w:rsidRDefault="001509C9">
            <w:pPr>
              <w:rPr>
                <w:ins w:id="11161" w:author="itc94010" w:date="2012-05-07T14:58:00Z"/>
                <w:del w:id="11162" w:author="Gao, Guan-Wei (高貫偉 ITC)" w:date="2012-06-28T14:04:00Z"/>
                <w:rPrChange w:id="11163" w:author="Chen, Ivy (陳素貞 IEC1)" w:date="2015-01-12T13:45:00Z">
                  <w:rPr>
                    <w:ins w:id="11164" w:author="itc94010" w:date="2012-05-07T14:58:00Z"/>
                    <w:del w:id="11165" w:author="Gao, Guan-Wei (高貫偉 ITC)" w:date="2012-06-28T14:04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3B389F" w:rsidRPr="002F02C9" w:rsidRDefault="003B389F">
            <w:pPr>
              <w:rPr>
                <w:ins w:id="11166" w:author="itc94010" w:date="2012-05-07T14:58:00Z"/>
                <w:del w:id="11167" w:author="Gao, Guan-Wei (高貫偉 ITC)" w:date="2012-06-28T14:04:00Z"/>
                <w:rPrChange w:id="11168" w:author="Chen, Ivy (陳素貞 IEC1)" w:date="2015-01-12T13:45:00Z">
                  <w:rPr>
                    <w:ins w:id="11169" w:author="itc94010" w:date="2012-05-07T14:58:00Z"/>
                    <w:del w:id="11170" w:author="Gao, Guan-Wei (高貫偉 ITC)" w:date="2012-06-28T14:04:00Z"/>
                  </w:rPr>
                </w:rPrChange>
              </w:rPr>
              <w:pPrChange w:id="11171" w:author="Gao, Guan-Wei (高貫偉 ITC)" w:date="2012-06-28T14:04:00Z">
                <w:pPr>
                  <w:ind w:left="100" w:hangingChars="50" w:hanging="100"/>
                </w:pPr>
              </w:pPrChange>
            </w:pPr>
          </w:p>
        </w:tc>
      </w:tr>
      <w:tr w:rsidR="007C7B8E" w:rsidRPr="002F02C9" w:rsidDel="00533672" w:rsidTr="004B1858">
        <w:trPr>
          <w:ins w:id="11172" w:author="itc94010" w:date="2012-05-07T14:58:00Z"/>
          <w:del w:id="11173" w:author="Gao, Guan-Wei (高貫偉 ITC)" w:date="2012-06-28T14:04:00Z"/>
        </w:trPr>
        <w:tc>
          <w:tcPr>
            <w:tcW w:w="445" w:type="dxa"/>
          </w:tcPr>
          <w:p w:rsidR="001509C9" w:rsidRPr="002F02C9" w:rsidRDefault="00152C15">
            <w:pPr>
              <w:rPr>
                <w:ins w:id="11174" w:author="itc94010" w:date="2012-05-07T14:58:00Z"/>
                <w:del w:id="11175" w:author="Gao, Guan-Wei (高貫偉 ITC)" w:date="2012-06-28T14:04:00Z"/>
                <w:rPrChange w:id="11176" w:author="Chen, Ivy (陳素貞 IEC1)" w:date="2015-01-12T13:45:00Z">
                  <w:rPr>
                    <w:ins w:id="11177" w:author="itc94010" w:date="2012-05-07T14:58:00Z"/>
                    <w:del w:id="11178" w:author="Gao, Guan-Wei (高貫偉 ITC)" w:date="2012-06-28T14:04:00Z"/>
                  </w:rPr>
                </w:rPrChange>
              </w:rPr>
            </w:pPr>
            <w:ins w:id="11179" w:author="itc94010" w:date="2012-05-07T14:58:00Z">
              <w:del w:id="11180" w:author="Gao, Guan-Wei (高貫偉 ITC)" w:date="2012-06-28T14:04:00Z">
                <w:r w:rsidRPr="002F02C9">
                  <w:rPr>
                    <w:rPrChange w:id="11181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1310" w:type="dxa"/>
          </w:tcPr>
          <w:p w:rsidR="001509C9" w:rsidRPr="002F02C9" w:rsidRDefault="00152C15">
            <w:pPr>
              <w:rPr>
                <w:ins w:id="11182" w:author="itc94010" w:date="2012-05-07T14:58:00Z"/>
                <w:del w:id="11183" w:author="Gao, Guan-Wei (高貫偉 ITC)" w:date="2012-06-28T14:04:00Z"/>
                <w:rPrChange w:id="11184" w:author="Chen, Ivy (陳素貞 IEC1)" w:date="2015-01-12T13:45:00Z">
                  <w:rPr>
                    <w:ins w:id="11185" w:author="itc94010" w:date="2012-05-07T14:58:00Z"/>
                    <w:del w:id="11186" w:author="Gao, Guan-Wei (高貫偉 ITC)" w:date="2012-06-28T14:04:00Z"/>
                  </w:rPr>
                </w:rPrChange>
              </w:rPr>
            </w:pPr>
            <w:ins w:id="11187" w:author="itc94010" w:date="2012-05-07T15:30:00Z">
              <w:del w:id="11188" w:author="Gao, Guan-Wei (高貫偉 ITC)" w:date="2012-06-28T14:04:00Z">
                <w:r w:rsidRPr="002F02C9">
                  <w:rPr>
                    <w:rPrChange w:id="11189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CheckItem</w:delText>
                </w:r>
              </w:del>
            </w:ins>
          </w:p>
        </w:tc>
        <w:tc>
          <w:tcPr>
            <w:tcW w:w="916" w:type="dxa"/>
          </w:tcPr>
          <w:p w:rsidR="001509C9" w:rsidRPr="002F02C9" w:rsidRDefault="00152C15">
            <w:pPr>
              <w:rPr>
                <w:ins w:id="11190" w:author="itc94010" w:date="2012-05-07T14:58:00Z"/>
                <w:del w:id="11191" w:author="Gao, Guan-Wei (高貫偉 ITC)" w:date="2012-06-28T14:04:00Z"/>
                <w:rPrChange w:id="11192" w:author="Chen, Ivy (陳素貞 IEC1)" w:date="2015-01-12T13:45:00Z">
                  <w:rPr>
                    <w:ins w:id="11193" w:author="itc94010" w:date="2012-05-07T14:58:00Z"/>
                    <w:del w:id="11194" w:author="Gao, Guan-Wei (高貫偉 ITC)" w:date="2012-06-28T14:04:00Z"/>
                    <w:rFonts w:ascii="SimSun" w:hAnsi="SimSun"/>
                  </w:rPr>
                </w:rPrChange>
              </w:rPr>
            </w:pPr>
            <w:ins w:id="11195" w:author="itc94010" w:date="2012-05-07T14:58:00Z">
              <w:del w:id="11196" w:author="Gao, Guan-Wei (高貫偉 ITC)" w:date="2012-06-28T14:04:00Z">
                <w:r w:rsidRPr="002F02C9">
                  <w:rPr>
                    <w:rPrChange w:id="11197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TextBox</w:delText>
                </w:r>
              </w:del>
            </w:ins>
          </w:p>
        </w:tc>
        <w:tc>
          <w:tcPr>
            <w:tcW w:w="677" w:type="dxa"/>
          </w:tcPr>
          <w:p w:rsidR="001509C9" w:rsidRPr="002F02C9" w:rsidRDefault="00152C15">
            <w:pPr>
              <w:rPr>
                <w:ins w:id="11198" w:author="itc94010" w:date="2012-05-07T14:58:00Z"/>
                <w:del w:id="11199" w:author="Gao, Guan-Wei (高貫偉 ITC)" w:date="2012-06-28T14:04:00Z"/>
                <w:rPrChange w:id="11200" w:author="Chen, Ivy (陳素貞 IEC1)" w:date="2015-01-12T13:45:00Z">
                  <w:rPr>
                    <w:ins w:id="11201" w:author="itc94010" w:date="2012-05-07T14:58:00Z"/>
                    <w:del w:id="11202" w:author="Gao, Guan-Wei (高貫偉 ITC)" w:date="2012-06-28T14:04:00Z"/>
                  </w:rPr>
                </w:rPrChange>
              </w:rPr>
            </w:pPr>
            <w:ins w:id="11203" w:author="itc94010" w:date="2012-05-07T14:58:00Z">
              <w:del w:id="11204" w:author="Gao, Guan-Wei (高貫偉 ITC)" w:date="2012-06-28T14:04:00Z">
                <w:r w:rsidRPr="002F02C9">
                  <w:rPr>
                    <w:rFonts w:hint="eastAsia"/>
                    <w:rPrChange w:id="11205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长度不超过</w:delText>
                </w:r>
                <w:r w:rsidRPr="002F02C9">
                  <w:rPr>
                    <w:rPrChange w:id="11206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50</w:delText>
                </w:r>
                <w:r w:rsidRPr="002F02C9">
                  <w:rPr>
                    <w:rFonts w:hint="eastAsia"/>
                    <w:rPrChange w:id="11207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的字符串</w:delText>
                </w:r>
              </w:del>
            </w:ins>
          </w:p>
        </w:tc>
        <w:tc>
          <w:tcPr>
            <w:tcW w:w="1432" w:type="dxa"/>
          </w:tcPr>
          <w:p w:rsidR="001509C9" w:rsidRPr="002F02C9" w:rsidRDefault="00152C15">
            <w:pPr>
              <w:rPr>
                <w:ins w:id="11208" w:author="itc94010" w:date="2012-05-07T14:58:00Z"/>
                <w:del w:id="11209" w:author="Gao, Guan-Wei (高貫偉 ITC)" w:date="2012-06-28T14:04:00Z"/>
                <w:rPrChange w:id="11210" w:author="Chen, Ivy (陳素貞 IEC1)" w:date="2015-01-12T13:45:00Z">
                  <w:rPr>
                    <w:ins w:id="11211" w:author="itc94010" w:date="2012-05-07T14:58:00Z"/>
                    <w:del w:id="11212" w:author="Gao, Guan-Wei (高貫偉 ITC)" w:date="2012-06-28T14:04:00Z"/>
                    <w:rFonts w:ascii="SimSun" w:hAnsi="SimSun"/>
                  </w:rPr>
                </w:rPrChange>
              </w:rPr>
            </w:pPr>
            <w:ins w:id="11213" w:author="itc94010" w:date="2012-05-07T14:58:00Z">
              <w:del w:id="11214" w:author="Gao, Guan-Wei (高貫偉 ITC)" w:date="2012-06-28T14:04:00Z">
                <w:r w:rsidRPr="002F02C9">
                  <w:rPr>
                    <w:rFonts w:hint="eastAsia"/>
                    <w:rPrChange w:id="11215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空</w:delText>
                </w:r>
              </w:del>
            </w:ins>
          </w:p>
        </w:tc>
        <w:tc>
          <w:tcPr>
            <w:tcW w:w="680" w:type="dxa"/>
          </w:tcPr>
          <w:p w:rsidR="001509C9" w:rsidRPr="002F02C9" w:rsidRDefault="00152C15">
            <w:pPr>
              <w:rPr>
                <w:ins w:id="11216" w:author="itc94010" w:date="2012-05-07T14:58:00Z"/>
                <w:del w:id="11217" w:author="Gao, Guan-Wei (高貫偉 ITC)" w:date="2012-06-28T14:04:00Z"/>
                <w:rPrChange w:id="11218" w:author="Chen, Ivy (陳素貞 IEC1)" w:date="2015-01-12T13:45:00Z">
                  <w:rPr>
                    <w:ins w:id="11219" w:author="itc94010" w:date="2012-05-07T14:58:00Z"/>
                    <w:del w:id="11220" w:author="Gao, Guan-Wei (高貫偉 ITC)" w:date="2012-06-28T14:04:00Z"/>
                  </w:rPr>
                </w:rPrChange>
              </w:rPr>
            </w:pPr>
            <w:ins w:id="11221" w:author="itc94010" w:date="2012-05-07T14:58:00Z">
              <w:del w:id="11222" w:author="Gao, Guan-Wei (高貫偉 ITC)" w:date="2012-06-28T14:04:00Z">
                <w:r w:rsidRPr="002F02C9">
                  <w:rPr>
                    <w:rFonts w:hint="eastAsia"/>
                    <w:rPrChange w:id="11223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是</w:delText>
                </w:r>
              </w:del>
            </w:ins>
          </w:p>
        </w:tc>
        <w:tc>
          <w:tcPr>
            <w:tcW w:w="2728" w:type="dxa"/>
          </w:tcPr>
          <w:p w:rsidR="001509C9" w:rsidRPr="002F02C9" w:rsidRDefault="001509C9">
            <w:pPr>
              <w:rPr>
                <w:ins w:id="11224" w:author="itc94010" w:date="2012-05-07T14:58:00Z"/>
                <w:del w:id="11225" w:author="Gao, Guan-Wei (高貫偉 ITC)" w:date="2012-06-28T14:04:00Z"/>
                <w:rPrChange w:id="11226" w:author="Chen, Ivy (陳素貞 IEC1)" w:date="2015-01-12T13:45:00Z">
                  <w:rPr>
                    <w:ins w:id="11227" w:author="itc94010" w:date="2012-05-07T14:58:00Z"/>
                    <w:del w:id="11228" w:author="Gao, Guan-Wei (高貫偉 ITC)" w:date="2012-06-28T14:04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3B389F" w:rsidRPr="002F02C9" w:rsidRDefault="003B389F">
            <w:pPr>
              <w:rPr>
                <w:ins w:id="11229" w:author="itc94010" w:date="2012-05-07T14:58:00Z"/>
                <w:del w:id="11230" w:author="Gao, Guan-Wei (高貫偉 ITC)" w:date="2012-06-28T14:04:00Z"/>
                <w:rPrChange w:id="11231" w:author="Chen, Ivy (陳素貞 IEC1)" w:date="2015-01-12T13:45:00Z">
                  <w:rPr>
                    <w:ins w:id="11232" w:author="itc94010" w:date="2012-05-07T14:58:00Z"/>
                    <w:del w:id="11233" w:author="Gao, Guan-Wei (高貫偉 ITC)" w:date="2012-06-28T14:04:00Z"/>
                  </w:rPr>
                </w:rPrChange>
              </w:rPr>
              <w:pPrChange w:id="11234" w:author="Gao, Guan-Wei (高貫偉 ITC)" w:date="2012-06-28T14:04:00Z">
                <w:pPr>
                  <w:ind w:left="100" w:hangingChars="50" w:hanging="100"/>
                </w:pPr>
              </w:pPrChange>
            </w:pPr>
          </w:p>
        </w:tc>
      </w:tr>
      <w:tr w:rsidR="007C7B8E" w:rsidRPr="002F02C9" w:rsidDel="00533672" w:rsidTr="004B1858">
        <w:trPr>
          <w:ins w:id="11235" w:author="itc94010" w:date="2012-05-07T14:58:00Z"/>
          <w:del w:id="11236" w:author="Gao, Guan-Wei (高貫偉 ITC)" w:date="2012-06-28T14:04:00Z"/>
        </w:trPr>
        <w:tc>
          <w:tcPr>
            <w:tcW w:w="445" w:type="dxa"/>
          </w:tcPr>
          <w:p w:rsidR="001509C9" w:rsidRPr="002F02C9" w:rsidRDefault="00152C15">
            <w:pPr>
              <w:rPr>
                <w:ins w:id="11237" w:author="itc94010" w:date="2012-05-07T14:58:00Z"/>
                <w:del w:id="11238" w:author="Gao, Guan-Wei (高貫偉 ITC)" w:date="2012-06-28T14:04:00Z"/>
                <w:rPrChange w:id="11239" w:author="Chen, Ivy (陳素貞 IEC1)" w:date="2015-01-12T13:45:00Z">
                  <w:rPr>
                    <w:ins w:id="11240" w:author="itc94010" w:date="2012-05-07T14:58:00Z"/>
                    <w:del w:id="11241" w:author="Gao, Guan-Wei (高貫偉 ITC)" w:date="2012-06-28T14:04:00Z"/>
                  </w:rPr>
                </w:rPrChange>
              </w:rPr>
            </w:pPr>
            <w:ins w:id="11242" w:author="itc94010" w:date="2012-05-07T14:58:00Z">
              <w:del w:id="11243" w:author="Gao, Guan-Wei (高貫偉 ITC)" w:date="2012-06-28T14:04:00Z">
                <w:r w:rsidRPr="002F02C9">
                  <w:rPr>
                    <w:rPrChange w:id="11244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5</w:delText>
                </w:r>
              </w:del>
            </w:ins>
          </w:p>
        </w:tc>
        <w:tc>
          <w:tcPr>
            <w:tcW w:w="1310" w:type="dxa"/>
          </w:tcPr>
          <w:p w:rsidR="001509C9" w:rsidRPr="002F02C9" w:rsidRDefault="00152C15">
            <w:pPr>
              <w:rPr>
                <w:ins w:id="11245" w:author="itc94010" w:date="2012-05-07T14:58:00Z"/>
                <w:del w:id="11246" w:author="Gao, Guan-Wei (高貫偉 ITC)" w:date="2012-06-28T14:04:00Z"/>
                <w:rPrChange w:id="11247" w:author="Chen, Ivy (陳素貞 IEC1)" w:date="2015-01-12T13:45:00Z">
                  <w:rPr>
                    <w:ins w:id="11248" w:author="itc94010" w:date="2012-05-07T14:58:00Z"/>
                    <w:del w:id="11249" w:author="Gao, Guan-Wei (高貫偉 ITC)" w:date="2012-06-28T14:04:00Z"/>
                  </w:rPr>
                </w:rPrChange>
              </w:rPr>
            </w:pPr>
            <w:ins w:id="11250" w:author="itc94010" w:date="2012-05-07T15:30:00Z">
              <w:del w:id="11251" w:author="Gao, Guan-Wei (高貫偉 ITC)" w:date="2012-06-28T14:04:00Z">
                <w:r w:rsidRPr="002F02C9">
                  <w:rPr>
                    <w:rPrChange w:id="11252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Station</w:delText>
                </w:r>
              </w:del>
            </w:ins>
          </w:p>
        </w:tc>
        <w:tc>
          <w:tcPr>
            <w:tcW w:w="916" w:type="dxa"/>
          </w:tcPr>
          <w:p w:rsidR="001509C9" w:rsidRPr="002F02C9" w:rsidRDefault="00152C15">
            <w:pPr>
              <w:rPr>
                <w:ins w:id="11253" w:author="itc94010" w:date="2012-05-07T14:58:00Z"/>
                <w:del w:id="11254" w:author="Gao, Guan-Wei (高貫偉 ITC)" w:date="2012-06-28T14:04:00Z"/>
                <w:rPrChange w:id="11255" w:author="Chen, Ivy (陳素貞 IEC1)" w:date="2015-01-12T13:45:00Z">
                  <w:rPr>
                    <w:ins w:id="11256" w:author="itc94010" w:date="2012-05-07T14:58:00Z"/>
                    <w:del w:id="11257" w:author="Gao, Guan-Wei (高貫偉 ITC)" w:date="2012-06-28T14:04:00Z"/>
                    <w:rFonts w:ascii="SimSun" w:hAnsi="SimSun"/>
                  </w:rPr>
                </w:rPrChange>
              </w:rPr>
            </w:pPr>
            <w:ins w:id="11258" w:author="itc94010" w:date="2012-05-07T14:58:00Z">
              <w:del w:id="11259" w:author="Gao, Guan-Wei (高貫偉 ITC)" w:date="2012-06-28T14:04:00Z">
                <w:r w:rsidRPr="002F02C9">
                  <w:rPr>
                    <w:rPrChange w:id="11260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TextBox</w:delText>
                </w:r>
              </w:del>
            </w:ins>
          </w:p>
        </w:tc>
        <w:tc>
          <w:tcPr>
            <w:tcW w:w="677" w:type="dxa"/>
          </w:tcPr>
          <w:p w:rsidR="003B389F" w:rsidRPr="002F02C9" w:rsidRDefault="00152C15">
            <w:pPr>
              <w:rPr>
                <w:ins w:id="11261" w:author="itc94010" w:date="2012-05-07T14:58:00Z"/>
                <w:del w:id="11262" w:author="Gao, Guan-Wei (高貫偉 ITC)" w:date="2012-06-28T14:04:00Z"/>
                <w:rPrChange w:id="11263" w:author="Chen, Ivy (陳素貞 IEC1)" w:date="2015-01-12T13:45:00Z">
                  <w:rPr>
                    <w:ins w:id="11264" w:author="itc94010" w:date="2012-05-07T14:58:00Z"/>
                    <w:del w:id="11265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1266" w:author="Gao, Guan-Wei (高貫偉 ITC)" w:date="2012-06-28T14:0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1267" w:author="itc94010" w:date="2012-05-07T14:58:00Z">
              <w:del w:id="11268" w:author="Gao, Guan-Wei (高貫偉 ITC)" w:date="2012-06-28T14:04:00Z">
                <w:r w:rsidRPr="002F02C9">
                  <w:rPr>
                    <w:rFonts w:hint="eastAsia"/>
                    <w:rPrChange w:id="11269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长度不超过</w:delText>
                </w:r>
              </w:del>
            </w:ins>
            <w:ins w:id="11270" w:author="itc94010" w:date="2012-05-07T15:30:00Z">
              <w:del w:id="11271" w:author="Gao, Guan-Wei (高貫偉 ITC)" w:date="2012-06-28T14:04:00Z">
                <w:r w:rsidRPr="002F02C9">
                  <w:rPr>
                    <w:rPrChange w:id="11272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5</w:delText>
                </w:r>
              </w:del>
            </w:ins>
            <w:ins w:id="11273" w:author="itc94010" w:date="2012-05-07T14:58:00Z">
              <w:del w:id="11274" w:author="Gao, Guan-Wei (高貫偉 ITC)" w:date="2012-06-28T14:04:00Z">
                <w:r w:rsidRPr="002F02C9">
                  <w:rPr>
                    <w:rPrChange w:id="11275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0</w:delText>
                </w:r>
                <w:r w:rsidRPr="002F02C9">
                  <w:rPr>
                    <w:rFonts w:hint="eastAsia"/>
                    <w:rPrChange w:id="11276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的字符串</w:delText>
                </w:r>
              </w:del>
            </w:ins>
          </w:p>
        </w:tc>
        <w:tc>
          <w:tcPr>
            <w:tcW w:w="1432" w:type="dxa"/>
          </w:tcPr>
          <w:p w:rsidR="001509C9" w:rsidRPr="002F02C9" w:rsidRDefault="00152C15">
            <w:pPr>
              <w:rPr>
                <w:ins w:id="11277" w:author="itc94010" w:date="2012-05-07T14:58:00Z"/>
                <w:del w:id="11278" w:author="Gao, Guan-Wei (高貫偉 ITC)" w:date="2012-06-28T14:04:00Z"/>
                <w:rPrChange w:id="11279" w:author="Chen, Ivy (陳素貞 IEC1)" w:date="2015-01-12T13:45:00Z">
                  <w:rPr>
                    <w:ins w:id="11280" w:author="itc94010" w:date="2012-05-07T14:58:00Z"/>
                    <w:del w:id="11281" w:author="Gao, Guan-Wei (高貫偉 ITC)" w:date="2012-06-28T14:04:00Z"/>
                    <w:rFonts w:ascii="SimSun" w:hAnsi="SimSun"/>
                  </w:rPr>
                </w:rPrChange>
              </w:rPr>
            </w:pPr>
            <w:ins w:id="11282" w:author="itc94010" w:date="2012-05-07T15:47:00Z">
              <w:del w:id="11283" w:author="Gao, Guan-Wei (高貫偉 ITC)" w:date="2012-06-28T14:04:00Z">
                <w:r w:rsidRPr="002F02C9">
                  <w:rPr>
                    <w:rPrChange w:id="11284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67</w:delText>
                </w:r>
              </w:del>
            </w:ins>
          </w:p>
        </w:tc>
        <w:tc>
          <w:tcPr>
            <w:tcW w:w="680" w:type="dxa"/>
          </w:tcPr>
          <w:p w:rsidR="001509C9" w:rsidRPr="002F02C9" w:rsidRDefault="00152C15">
            <w:pPr>
              <w:rPr>
                <w:ins w:id="11285" w:author="itc94010" w:date="2012-05-07T14:58:00Z"/>
                <w:del w:id="11286" w:author="Gao, Guan-Wei (高貫偉 ITC)" w:date="2012-06-28T14:04:00Z"/>
                <w:rPrChange w:id="11287" w:author="Chen, Ivy (陳素貞 IEC1)" w:date="2015-01-12T13:45:00Z">
                  <w:rPr>
                    <w:ins w:id="11288" w:author="itc94010" w:date="2012-05-07T14:58:00Z"/>
                    <w:del w:id="11289" w:author="Gao, Guan-Wei (高貫偉 ITC)" w:date="2012-06-28T14:04:00Z"/>
                  </w:rPr>
                </w:rPrChange>
              </w:rPr>
            </w:pPr>
            <w:ins w:id="11290" w:author="itc94010" w:date="2012-05-07T14:58:00Z">
              <w:del w:id="11291" w:author="Gao, Guan-Wei (高貫偉 ITC)" w:date="2012-06-28T14:04:00Z">
                <w:r w:rsidRPr="002F02C9">
                  <w:rPr>
                    <w:rFonts w:hint="eastAsia"/>
                    <w:rPrChange w:id="11292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是</w:delText>
                </w:r>
              </w:del>
            </w:ins>
          </w:p>
        </w:tc>
        <w:tc>
          <w:tcPr>
            <w:tcW w:w="2728" w:type="dxa"/>
          </w:tcPr>
          <w:p w:rsidR="001509C9" w:rsidRPr="002F02C9" w:rsidRDefault="001509C9">
            <w:pPr>
              <w:rPr>
                <w:ins w:id="11293" w:author="itc94010" w:date="2012-05-07T14:58:00Z"/>
                <w:del w:id="11294" w:author="Gao, Guan-Wei (高貫偉 ITC)" w:date="2012-06-28T14:04:00Z"/>
                <w:rPrChange w:id="11295" w:author="Chen, Ivy (陳素貞 IEC1)" w:date="2015-01-12T13:45:00Z">
                  <w:rPr>
                    <w:ins w:id="11296" w:author="itc94010" w:date="2012-05-07T14:58:00Z"/>
                    <w:del w:id="11297" w:author="Gao, Guan-Wei (高貫偉 ITC)" w:date="2012-06-28T14:04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3B389F" w:rsidRPr="002F02C9" w:rsidRDefault="003B389F">
            <w:pPr>
              <w:rPr>
                <w:ins w:id="11298" w:author="itc94010" w:date="2012-05-07T14:58:00Z"/>
                <w:del w:id="11299" w:author="Gao, Guan-Wei (高貫偉 ITC)" w:date="2012-06-28T14:04:00Z"/>
                <w:rPrChange w:id="11300" w:author="Chen, Ivy (陳素貞 IEC1)" w:date="2015-01-12T13:45:00Z">
                  <w:rPr>
                    <w:ins w:id="11301" w:author="itc94010" w:date="2012-05-07T14:58:00Z"/>
                    <w:del w:id="11302" w:author="Gao, Guan-Wei (高貫偉 ITC)" w:date="2012-06-28T14:04:00Z"/>
                  </w:rPr>
                </w:rPrChange>
              </w:rPr>
              <w:pPrChange w:id="11303" w:author="Gao, Guan-Wei (高貫偉 ITC)" w:date="2012-06-28T14:04:00Z">
                <w:pPr>
                  <w:ind w:left="100" w:hangingChars="50" w:hanging="100"/>
                </w:pPr>
              </w:pPrChange>
            </w:pPr>
          </w:p>
        </w:tc>
      </w:tr>
      <w:tr w:rsidR="007C7B8E" w:rsidRPr="002F02C9" w:rsidDel="00533672" w:rsidTr="004B1858">
        <w:trPr>
          <w:ins w:id="11304" w:author="itc94010" w:date="2012-05-07T14:58:00Z"/>
          <w:del w:id="11305" w:author="Gao, Guan-Wei (高貫偉 ITC)" w:date="2012-06-28T14:04:00Z"/>
        </w:trPr>
        <w:tc>
          <w:tcPr>
            <w:tcW w:w="445" w:type="dxa"/>
          </w:tcPr>
          <w:p w:rsidR="001509C9" w:rsidRPr="002F02C9" w:rsidRDefault="00152C15">
            <w:pPr>
              <w:rPr>
                <w:ins w:id="11306" w:author="itc94010" w:date="2012-05-07T14:58:00Z"/>
                <w:del w:id="11307" w:author="Gao, Guan-Wei (高貫偉 ITC)" w:date="2012-06-28T14:04:00Z"/>
                <w:rPrChange w:id="11308" w:author="Chen, Ivy (陳素貞 IEC1)" w:date="2015-01-12T13:45:00Z">
                  <w:rPr>
                    <w:ins w:id="11309" w:author="itc94010" w:date="2012-05-07T14:58:00Z"/>
                    <w:del w:id="11310" w:author="Gao, Guan-Wei (高貫偉 ITC)" w:date="2012-06-28T14:04:00Z"/>
                  </w:rPr>
                </w:rPrChange>
              </w:rPr>
            </w:pPr>
            <w:ins w:id="11311" w:author="itc94010" w:date="2012-05-07T14:58:00Z">
              <w:del w:id="11312" w:author="Gao, Guan-Wei (高貫偉 ITC)" w:date="2012-06-28T14:04:00Z">
                <w:r w:rsidRPr="002F02C9">
                  <w:rPr>
                    <w:rPrChange w:id="11313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6</w:delText>
                </w:r>
              </w:del>
            </w:ins>
          </w:p>
        </w:tc>
        <w:tc>
          <w:tcPr>
            <w:tcW w:w="1310" w:type="dxa"/>
          </w:tcPr>
          <w:p w:rsidR="001509C9" w:rsidRPr="002F02C9" w:rsidRDefault="00152C15">
            <w:pPr>
              <w:rPr>
                <w:ins w:id="11314" w:author="itc94010" w:date="2012-05-07T14:58:00Z"/>
                <w:del w:id="11315" w:author="Gao, Guan-Wei (高貫偉 ITC)" w:date="2012-06-28T14:04:00Z"/>
                <w:rPrChange w:id="11316" w:author="Chen, Ivy (陳素貞 IEC1)" w:date="2015-01-12T13:45:00Z">
                  <w:rPr>
                    <w:ins w:id="11317" w:author="itc94010" w:date="2012-05-07T14:58:00Z"/>
                    <w:del w:id="11318" w:author="Gao, Guan-Wei (高貫偉 ITC)" w:date="2012-06-28T14:04:00Z"/>
                  </w:rPr>
                </w:rPrChange>
              </w:rPr>
            </w:pPr>
            <w:ins w:id="11319" w:author="itc94010" w:date="2012-05-07T15:31:00Z">
              <w:del w:id="11320" w:author="Gao, Guan-Wei (高貫偉 ITC)" w:date="2012-06-28T14:04:00Z">
                <w:r w:rsidRPr="002F02C9">
                  <w:rPr>
                    <w:rPrChange w:id="11321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CheckType</w:delText>
                </w:r>
              </w:del>
            </w:ins>
          </w:p>
        </w:tc>
        <w:tc>
          <w:tcPr>
            <w:tcW w:w="916" w:type="dxa"/>
          </w:tcPr>
          <w:p w:rsidR="001509C9" w:rsidRPr="002F02C9" w:rsidRDefault="00152C15">
            <w:pPr>
              <w:rPr>
                <w:ins w:id="11322" w:author="itc94010" w:date="2012-05-07T14:58:00Z"/>
                <w:del w:id="11323" w:author="Gao, Guan-Wei (高貫偉 ITC)" w:date="2012-06-28T14:04:00Z"/>
                <w:rPrChange w:id="11324" w:author="Chen, Ivy (陳素貞 IEC1)" w:date="2015-01-12T13:45:00Z">
                  <w:rPr>
                    <w:ins w:id="11325" w:author="itc94010" w:date="2012-05-07T14:58:00Z"/>
                    <w:del w:id="11326" w:author="Gao, Guan-Wei (高貫偉 ITC)" w:date="2012-06-28T14:04:00Z"/>
                    <w:rFonts w:ascii="SimSun" w:hAnsi="SimSun"/>
                  </w:rPr>
                </w:rPrChange>
              </w:rPr>
            </w:pPr>
            <w:ins w:id="11327" w:author="itc94010" w:date="2012-05-07T15:31:00Z">
              <w:del w:id="11328" w:author="Gao, Guan-Wei (高貫偉 ITC)" w:date="2012-06-28T14:04:00Z">
                <w:r w:rsidRPr="002F02C9">
                  <w:rPr>
                    <w:rPrChange w:id="11329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Select</w:delText>
                </w:r>
              </w:del>
            </w:ins>
          </w:p>
        </w:tc>
        <w:tc>
          <w:tcPr>
            <w:tcW w:w="677" w:type="dxa"/>
          </w:tcPr>
          <w:p w:rsidR="001509C9" w:rsidRPr="002F02C9" w:rsidRDefault="001509C9">
            <w:pPr>
              <w:rPr>
                <w:ins w:id="11330" w:author="itc94010" w:date="2012-05-07T14:58:00Z"/>
                <w:del w:id="11331" w:author="Gao, Guan-Wei (高貫偉 ITC)" w:date="2012-06-28T14:04:00Z"/>
                <w:rPrChange w:id="11332" w:author="Chen, Ivy (陳素貞 IEC1)" w:date="2015-01-12T13:45:00Z">
                  <w:rPr>
                    <w:ins w:id="11333" w:author="itc94010" w:date="2012-05-07T14:58:00Z"/>
                    <w:del w:id="11334" w:author="Gao, Guan-Wei (高貫偉 ITC)" w:date="2012-06-28T14:04:00Z"/>
                  </w:rPr>
                </w:rPrChange>
              </w:rPr>
            </w:pPr>
          </w:p>
        </w:tc>
        <w:tc>
          <w:tcPr>
            <w:tcW w:w="1432" w:type="dxa"/>
          </w:tcPr>
          <w:p w:rsidR="001509C9" w:rsidRPr="002F02C9" w:rsidRDefault="00152C15">
            <w:pPr>
              <w:rPr>
                <w:ins w:id="11335" w:author="itc94010" w:date="2012-05-07T14:58:00Z"/>
                <w:del w:id="11336" w:author="Gao, Guan-Wei (高貫偉 ITC)" w:date="2012-06-28T14:04:00Z"/>
                <w:rPrChange w:id="11337" w:author="Chen, Ivy (陳素貞 IEC1)" w:date="2015-01-12T13:45:00Z">
                  <w:rPr>
                    <w:ins w:id="11338" w:author="itc94010" w:date="2012-05-07T14:58:00Z"/>
                    <w:del w:id="11339" w:author="Gao, Guan-Wei (高貫偉 ITC)" w:date="2012-06-28T14:04:00Z"/>
                    <w:rFonts w:ascii="SimSun" w:hAnsi="SimSun"/>
                  </w:rPr>
                </w:rPrChange>
              </w:rPr>
            </w:pPr>
            <w:ins w:id="11340" w:author="itc94010" w:date="2012-05-07T15:31:00Z">
              <w:del w:id="11341" w:author="Gao, Guan-Wei (高貫偉 ITC)" w:date="2012-06-28T14:04:00Z">
                <w:r w:rsidRPr="002F02C9">
                  <w:rPr>
                    <w:rFonts w:hint="eastAsia"/>
                    <w:rPrChange w:id="11342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第一个选项被选</w:delText>
                </w:r>
              </w:del>
            </w:ins>
          </w:p>
        </w:tc>
        <w:tc>
          <w:tcPr>
            <w:tcW w:w="680" w:type="dxa"/>
          </w:tcPr>
          <w:p w:rsidR="001509C9" w:rsidRPr="002F02C9" w:rsidRDefault="00152C15">
            <w:pPr>
              <w:rPr>
                <w:ins w:id="11343" w:author="itc94010" w:date="2012-05-07T14:58:00Z"/>
                <w:del w:id="11344" w:author="Gao, Guan-Wei (高貫偉 ITC)" w:date="2012-06-28T14:04:00Z"/>
                <w:rPrChange w:id="11345" w:author="Chen, Ivy (陳素貞 IEC1)" w:date="2015-01-12T13:45:00Z">
                  <w:rPr>
                    <w:ins w:id="11346" w:author="itc94010" w:date="2012-05-07T14:58:00Z"/>
                    <w:del w:id="11347" w:author="Gao, Guan-Wei (高貫偉 ITC)" w:date="2012-06-28T14:04:00Z"/>
                  </w:rPr>
                </w:rPrChange>
              </w:rPr>
            </w:pPr>
            <w:ins w:id="11348" w:author="itc94010" w:date="2012-05-07T15:32:00Z">
              <w:del w:id="11349" w:author="Gao, Guan-Wei (高貫偉 ITC)" w:date="2012-06-28T14:04:00Z">
                <w:r w:rsidRPr="002F02C9">
                  <w:rPr>
                    <w:rFonts w:hint="eastAsia"/>
                    <w:rPrChange w:id="11350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是</w:delText>
                </w:r>
              </w:del>
            </w:ins>
          </w:p>
        </w:tc>
        <w:tc>
          <w:tcPr>
            <w:tcW w:w="2728" w:type="dxa"/>
          </w:tcPr>
          <w:p w:rsidR="001509C9" w:rsidRPr="002F02C9" w:rsidRDefault="001509C9">
            <w:pPr>
              <w:rPr>
                <w:ins w:id="11351" w:author="itc94010" w:date="2012-05-07T14:58:00Z"/>
                <w:del w:id="11352" w:author="Gao, Guan-Wei (高貫偉 ITC)" w:date="2012-06-28T14:04:00Z"/>
                <w:rPrChange w:id="11353" w:author="Chen, Ivy (陳素貞 IEC1)" w:date="2015-01-12T13:45:00Z">
                  <w:rPr>
                    <w:ins w:id="11354" w:author="itc94010" w:date="2012-05-07T14:58:00Z"/>
                    <w:del w:id="11355" w:author="Gao, Guan-Wei (高貫偉 ITC)" w:date="2012-06-28T14:04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3B389F" w:rsidRPr="002F02C9" w:rsidRDefault="00152C15">
            <w:pPr>
              <w:rPr>
                <w:ins w:id="11356" w:author="itc94010" w:date="2012-05-07T14:58:00Z"/>
                <w:del w:id="11357" w:author="Gao, Guan-Wei (高貫偉 ITC)" w:date="2012-06-28T14:04:00Z"/>
                <w:rPrChange w:id="11358" w:author="Chen, Ivy (陳素貞 IEC1)" w:date="2015-01-12T13:45:00Z">
                  <w:rPr>
                    <w:ins w:id="11359" w:author="itc94010" w:date="2012-05-07T14:58:00Z"/>
                    <w:del w:id="11360" w:author="Gao, Guan-Wei (高貫偉 ITC)" w:date="2012-06-28T14:04:00Z"/>
                  </w:rPr>
                </w:rPrChange>
              </w:rPr>
              <w:pPrChange w:id="11361" w:author="Gao, Guan-Wei (高貫偉 ITC)" w:date="2012-06-28T14:04:00Z">
                <w:pPr>
                  <w:ind w:left="100" w:hangingChars="50" w:hanging="100"/>
                </w:pPr>
              </w:pPrChange>
            </w:pPr>
            <w:ins w:id="11362" w:author="itc94010" w:date="2012-05-07T15:32:00Z">
              <w:del w:id="11363" w:author="Gao, Guan-Wei (高貫偉 ITC)" w:date="2012-06-28T14:04:00Z">
                <w:r w:rsidRPr="002F02C9">
                  <w:rPr>
                    <w:rFonts w:hint="eastAsia"/>
                    <w:rPrChange w:id="11364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选项包括：</w:delText>
                </w:r>
                <w:r w:rsidRPr="002F02C9">
                  <w:rPr>
                    <w:rPrChange w:id="11365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Exist</w:delText>
                </w:r>
                <w:r w:rsidRPr="002F02C9">
                  <w:rPr>
                    <w:rFonts w:hint="eastAsia"/>
                    <w:rPrChange w:id="11366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和</w:delText>
                </w:r>
                <w:r w:rsidRPr="002F02C9">
                  <w:rPr>
                    <w:rPrChange w:id="11367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Unique</w:delText>
                </w:r>
              </w:del>
            </w:ins>
          </w:p>
        </w:tc>
      </w:tr>
      <w:tr w:rsidR="007C7B8E" w:rsidRPr="002F02C9" w:rsidDel="00533672" w:rsidTr="004B1858">
        <w:trPr>
          <w:ins w:id="11368" w:author="itc94010" w:date="2012-05-07T14:58:00Z"/>
          <w:del w:id="11369" w:author="Gao, Guan-Wei (高貫偉 ITC)" w:date="2012-06-28T14:04:00Z"/>
        </w:trPr>
        <w:tc>
          <w:tcPr>
            <w:tcW w:w="445" w:type="dxa"/>
          </w:tcPr>
          <w:p w:rsidR="001509C9" w:rsidRPr="002F02C9" w:rsidRDefault="00152C15">
            <w:pPr>
              <w:rPr>
                <w:ins w:id="11370" w:author="itc94010" w:date="2012-05-07T14:58:00Z"/>
                <w:del w:id="11371" w:author="Gao, Guan-Wei (高貫偉 ITC)" w:date="2012-06-28T14:04:00Z"/>
                <w:rPrChange w:id="11372" w:author="Chen, Ivy (陳素貞 IEC1)" w:date="2015-01-12T13:45:00Z">
                  <w:rPr>
                    <w:ins w:id="11373" w:author="itc94010" w:date="2012-05-07T14:58:00Z"/>
                    <w:del w:id="11374" w:author="Gao, Guan-Wei (高貫偉 ITC)" w:date="2012-06-28T14:04:00Z"/>
                  </w:rPr>
                </w:rPrChange>
              </w:rPr>
            </w:pPr>
            <w:ins w:id="11375" w:author="itc94010" w:date="2012-05-07T14:58:00Z">
              <w:del w:id="11376" w:author="Gao, Guan-Wei (高貫偉 ITC)" w:date="2012-06-28T14:04:00Z">
                <w:r w:rsidRPr="002F02C9">
                  <w:rPr>
                    <w:rPrChange w:id="11377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7</w:delText>
                </w:r>
              </w:del>
            </w:ins>
          </w:p>
        </w:tc>
        <w:tc>
          <w:tcPr>
            <w:tcW w:w="1310" w:type="dxa"/>
          </w:tcPr>
          <w:p w:rsidR="001509C9" w:rsidRPr="002F02C9" w:rsidRDefault="00152C15">
            <w:pPr>
              <w:rPr>
                <w:ins w:id="11378" w:author="itc94010" w:date="2012-05-07T14:58:00Z"/>
                <w:del w:id="11379" w:author="Gao, Guan-Wei (高貫偉 ITC)" w:date="2012-06-28T14:04:00Z"/>
                <w:rPrChange w:id="11380" w:author="Chen, Ivy (陳素貞 IEC1)" w:date="2015-01-12T13:45:00Z">
                  <w:rPr>
                    <w:ins w:id="11381" w:author="itc94010" w:date="2012-05-07T14:58:00Z"/>
                    <w:del w:id="11382" w:author="Gao, Guan-Wei (高貫偉 ITC)" w:date="2012-06-28T14:04:00Z"/>
                  </w:rPr>
                </w:rPrChange>
              </w:rPr>
            </w:pPr>
            <w:ins w:id="11383" w:author="itc94010" w:date="2012-05-07T15:32:00Z">
              <w:del w:id="11384" w:author="Gao, Guan-Wei (高貫偉 ITC)" w:date="2012-06-28T14:04:00Z">
                <w:r w:rsidRPr="002F02C9">
                  <w:rPr>
                    <w:rPrChange w:id="11385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CheckCondition</w:delText>
                </w:r>
              </w:del>
            </w:ins>
          </w:p>
        </w:tc>
        <w:tc>
          <w:tcPr>
            <w:tcW w:w="916" w:type="dxa"/>
          </w:tcPr>
          <w:p w:rsidR="001509C9" w:rsidRPr="002F02C9" w:rsidRDefault="00152C15">
            <w:pPr>
              <w:rPr>
                <w:ins w:id="11386" w:author="itc94010" w:date="2012-05-07T14:58:00Z"/>
                <w:del w:id="11387" w:author="Gao, Guan-Wei (高貫偉 ITC)" w:date="2012-06-28T14:04:00Z"/>
                <w:rPrChange w:id="11388" w:author="Chen, Ivy (陳素貞 IEC1)" w:date="2015-01-12T13:45:00Z">
                  <w:rPr>
                    <w:ins w:id="11389" w:author="itc94010" w:date="2012-05-07T14:58:00Z"/>
                    <w:del w:id="11390" w:author="Gao, Guan-Wei (高貫偉 ITC)" w:date="2012-06-28T14:04:00Z"/>
                    <w:rFonts w:ascii="SimSun" w:hAnsi="SimSun"/>
                  </w:rPr>
                </w:rPrChange>
              </w:rPr>
            </w:pPr>
            <w:ins w:id="11391" w:author="itc94010" w:date="2012-05-07T14:58:00Z">
              <w:del w:id="11392" w:author="Gao, Guan-Wei (高貫偉 ITC)" w:date="2012-06-28T14:04:00Z">
                <w:r w:rsidRPr="002F02C9">
                  <w:rPr>
                    <w:rPrChange w:id="11393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TextBox</w:delText>
                </w:r>
              </w:del>
            </w:ins>
          </w:p>
        </w:tc>
        <w:tc>
          <w:tcPr>
            <w:tcW w:w="677" w:type="dxa"/>
          </w:tcPr>
          <w:p w:rsidR="003B389F" w:rsidRPr="002F02C9" w:rsidRDefault="00152C15">
            <w:pPr>
              <w:rPr>
                <w:ins w:id="11394" w:author="itc94010" w:date="2012-05-07T14:58:00Z"/>
                <w:del w:id="11395" w:author="Gao, Guan-Wei (高貫偉 ITC)" w:date="2012-06-28T14:04:00Z"/>
                <w:rPrChange w:id="11396" w:author="Chen, Ivy (陳素貞 IEC1)" w:date="2015-01-12T13:45:00Z">
                  <w:rPr>
                    <w:ins w:id="11397" w:author="itc94010" w:date="2012-05-07T14:58:00Z"/>
                    <w:del w:id="11398" w:author="Gao, Guan-Wei (高貫偉 ITC)" w:date="2012-06-28T14:04:00Z"/>
                    <w:rFonts w:ascii="Arial" w:hAnsi="Arial" w:cs="Arial"/>
                    <w:b/>
                    <w:bCs/>
                    <w:kern w:val="32"/>
                    <w:sz w:val="32"/>
                  </w:rPr>
                </w:rPrChange>
              </w:rPr>
              <w:pPrChange w:id="11399" w:author="Gao, Guan-Wei (高貫偉 ITC)" w:date="2012-06-28T14:0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1400" w:author="itc94010" w:date="2012-05-07T14:58:00Z">
              <w:del w:id="11401" w:author="Gao, Guan-Wei (高貫偉 ITC)" w:date="2012-06-28T14:04:00Z">
                <w:r w:rsidRPr="002F02C9">
                  <w:rPr>
                    <w:rFonts w:hint="eastAsia"/>
                    <w:rPrChange w:id="11402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长度不超过</w:delText>
                </w:r>
              </w:del>
            </w:ins>
            <w:ins w:id="11403" w:author="itc94010" w:date="2012-05-07T15:33:00Z">
              <w:del w:id="11404" w:author="Gao, Guan-Wei (高貫偉 ITC)" w:date="2012-06-28T14:04:00Z">
                <w:r w:rsidRPr="002F02C9">
                  <w:rPr>
                    <w:rPrChange w:id="11405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50</w:delText>
                </w:r>
              </w:del>
            </w:ins>
            <w:ins w:id="11406" w:author="itc94010" w:date="2012-05-07T14:58:00Z">
              <w:del w:id="11407" w:author="Gao, Guan-Wei (高貫偉 ITC)" w:date="2012-06-28T14:04:00Z">
                <w:r w:rsidRPr="002F02C9">
                  <w:rPr>
                    <w:rFonts w:hint="eastAsia"/>
                    <w:rPrChange w:id="11408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的字符串</w:delText>
                </w:r>
              </w:del>
            </w:ins>
          </w:p>
        </w:tc>
        <w:tc>
          <w:tcPr>
            <w:tcW w:w="1432" w:type="dxa"/>
          </w:tcPr>
          <w:p w:rsidR="001509C9" w:rsidRPr="002F02C9" w:rsidRDefault="00152C15">
            <w:pPr>
              <w:rPr>
                <w:ins w:id="11409" w:author="itc94010" w:date="2012-05-07T14:58:00Z"/>
                <w:del w:id="11410" w:author="Gao, Guan-Wei (高貫偉 ITC)" w:date="2012-06-28T14:04:00Z"/>
                <w:rPrChange w:id="11411" w:author="Chen, Ivy (陳素貞 IEC1)" w:date="2015-01-12T13:45:00Z">
                  <w:rPr>
                    <w:ins w:id="11412" w:author="itc94010" w:date="2012-05-07T14:58:00Z"/>
                    <w:del w:id="11413" w:author="Gao, Guan-Wei (高貫偉 ITC)" w:date="2012-06-28T14:04:00Z"/>
                    <w:rFonts w:ascii="SimSun" w:hAnsi="SimSun"/>
                  </w:rPr>
                </w:rPrChange>
              </w:rPr>
            </w:pPr>
            <w:ins w:id="11414" w:author="itc94010" w:date="2012-05-07T14:58:00Z">
              <w:del w:id="11415" w:author="Gao, Guan-Wei (高貫偉 ITC)" w:date="2012-06-28T14:04:00Z">
                <w:r w:rsidRPr="002F02C9">
                  <w:rPr>
                    <w:rFonts w:hint="eastAsia"/>
                    <w:rPrChange w:id="11416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空</w:delText>
                </w:r>
              </w:del>
            </w:ins>
          </w:p>
        </w:tc>
        <w:tc>
          <w:tcPr>
            <w:tcW w:w="680" w:type="dxa"/>
          </w:tcPr>
          <w:p w:rsidR="001509C9" w:rsidRPr="002F02C9" w:rsidRDefault="001509C9">
            <w:pPr>
              <w:rPr>
                <w:ins w:id="11417" w:author="itc94010" w:date="2012-05-07T14:58:00Z"/>
                <w:del w:id="11418" w:author="Gao, Guan-Wei (高貫偉 ITC)" w:date="2012-06-28T14:04:00Z"/>
                <w:rPrChange w:id="11419" w:author="Chen, Ivy (陳素貞 IEC1)" w:date="2015-01-12T13:45:00Z">
                  <w:rPr>
                    <w:ins w:id="11420" w:author="itc94010" w:date="2012-05-07T14:58:00Z"/>
                    <w:del w:id="11421" w:author="Gao, Guan-Wei (高貫偉 ITC)" w:date="2012-06-28T14:04:00Z"/>
                  </w:rPr>
                </w:rPrChange>
              </w:rPr>
            </w:pPr>
          </w:p>
        </w:tc>
        <w:tc>
          <w:tcPr>
            <w:tcW w:w="2728" w:type="dxa"/>
          </w:tcPr>
          <w:p w:rsidR="001509C9" w:rsidRPr="002F02C9" w:rsidRDefault="001509C9">
            <w:pPr>
              <w:rPr>
                <w:ins w:id="11422" w:author="itc94010" w:date="2012-05-07T14:58:00Z"/>
                <w:del w:id="11423" w:author="Gao, Guan-Wei (高貫偉 ITC)" w:date="2012-06-28T14:04:00Z"/>
                <w:rPrChange w:id="11424" w:author="Chen, Ivy (陳素貞 IEC1)" w:date="2015-01-12T13:45:00Z">
                  <w:rPr>
                    <w:ins w:id="11425" w:author="itc94010" w:date="2012-05-07T14:58:00Z"/>
                    <w:del w:id="11426" w:author="Gao, Guan-Wei (高貫偉 ITC)" w:date="2012-06-28T14:04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3B389F" w:rsidRPr="002F02C9" w:rsidRDefault="003B389F">
            <w:pPr>
              <w:rPr>
                <w:ins w:id="11427" w:author="itc94010" w:date="2012-05-07T14:58:00Z"/>
                <w:del w:id="11428" w:author="Gao, Guan-Wei (高貫偉 ITC)" w:date="2012-06-28T14:04:00Z"/>
                <w:rPrChange w:id="11429" w:author="Chen, Ivy (陳素貞 IEC1)" w:date="2015-01-12T13:45:00Z">
                  <w:rPr>
                    <w:ins w:id="11430" w:author="itc94010" w:date="2012-05-07T14:58:00Z"/>
                    <w:del w:id="11431" w:author="Gao, Guan-Wei (高貫偉 ITC)" w:date="2012-06-28T14:04:00Z"/>
                  </w:rPr>
                </w:rPrChange>
              </w:rPr>
              <w:pPrChange w:id="11432" w:author="Gao, Guan-Wei (高貫偉 ITC)" w:date="2012-06-28T14:04:00Z">
                <w:pPr>
                  <w:ind w:left="100" w:hangingChars="50" w:hanging="100"/>
                </w:pPr>
              </w:pPrChange>
            </w:pPr>
          </w:p>
        </w:tc>
      </w:tr>
      <w:tr w:rsidR="007C7B8E" w:rsidRPr="002F02C9" w:rsidDel="00533672" w:rsidTr="004B1858">
        <w:trPr>
          <w:ins w:id="11433" w:author="itc94010" w:date="2012-05-07T14:58:00Z"/>
          <w:del w:id="11434" w:author="Gao, Guan-Wei (高貫偉 ITC)" w:date="2012-06-28T14:04:00Z"/>
        </w:trPr>
        <w:tc>
          <w:tcPr>
            <w:tcW w:w="445" w:type="dxa"/>
          </w:tcPr>
          <w:p w:rsidR="001509C9" w:rsidRPr="002F02C9" w:rsidRDefault="00152C15">
            <w:pPr>
              <w:rPr>
                <w:ins w:id="11435" w:author="itc94010" w:date="2012-05-07T14:58:00Z"/>
                <w:del w:id="11436" w:author="Gao, Guan-Wei (高貫偉 ITC)" w:date="2012-06-28T14:04:00Z"/>
                <w:rPrChange w:id="11437" w:author="Chen, Ivy (陳素貞 IEC1)" w:date="2015-01-12T13:45:00Z">
                  <w:rPr>
                    <w:ins w:id="11438" w:author="itc94010" w:date="2012-05-07T14:58:00Z"/>
                    <w:del w:id="11439" w:author="Gao, Guan-Wei (高貫偉 ITC)" w:date="2012-06-28T14:04:00Z"/>
                  </w:rPr>
                </w:rPrChange>
              </w:rPr>
            </w:pPr>
            <w:ins w:id="11440" w:author="itc94010" w:date="2012-05-07T15:33:00Z">
              <w:del w:id="11441" w:author="Gao, Guan-Wei (高貫偉 ITC)" w:date="2012-06-28T14:04:00Z">
                <w:r w:rsidRPr="002F02C9">
                  <w:rPr>
                    <w:rPrChange w:id="11442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8</w:delText>
                </w:r>
              </w:del>
            </w:ins>
          </w:p>
        </w:tc>
        <w:tc>
          <w:tcPr>
            <w:tcW w:w="1310" w:type="dxa"/>
          </w:tcPr>
          <w:p w:rsidR="001509C9" w:rsidRPr="002F02C9" w:rsidRDefault="00152C15">
            <w:pPr>
              <w:rPr>
                <w:ins w:id="11443" w:author="itc94010" w:date="2012-05-07T14:58:00Z"/>
                <w:del w:id="11444" w:author="Gao, Guan-Wei (高貫偉 ITC)" w:date="2012-06-28T14:04:00Z"/>
                <w:rPrChange w:id="11445" w:author="Chen, Ivy (陳素貞 IEC1)" w:date="2015-01-12T13:45:00Z">
                  <w:rPr>
                    <w:ins w:id="11446" w:author="itc94010" w:date="2012-05-07T14:58:00Z"/>
                    <w:del w:id="11447" w:author="Gao, Guan-Wei (高貫偉 ITC)" w:date="2012-06-28T14:04:00Z"/>
                  </w:rPr>
                </w:rPrChange>
              </w:rPr>
            </w:pPr>
            <w:ins w:id="11448" w:author="itc94010" w:date="2012-05-07T14:58:00Z">
              <w:del w:id="11449" w:author="Gao, Guan-Wei (高貫偉 ITC)" w:date="2012-06-28T14:04:00Z">
                <w:r w:rsidRPr="002F02C9">
                  <w:rPr>
                    <w:rPrChange w:id="11450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Add</w:delText>
                </w:r>
              </w:del>
            </w:ins>
          </w:p>
        </w:tc>
        <w:tc>
          <w:tcPr>
            <w:tcW w:w="916" w:type="dxa"/>
          </w:tcPr>
          <w:p w:rsidR="001509C9" w:rsidRPr="002F02C9" w:rsidRDefault="00152C15">
            <w:pPr>
              <w:rPr>
                <w:ins w:id="11451" w:author="itc94010" w:date="2012-05-07T14:58:00Z"/>
                <w:del w:id="11452" w:author="Gao, Guan-Wei (高貫偉 ITC)" w:date="2012-06-28T14:04:00Z"/>
                <w:rPrChange w:id="11453" w:author="Chen, Ivy (陳素貞 IEC1)" w:date="2015-01-12T13:45:00Z">
                  <w:rPr>
                    <w:ins w:id="11454" w:author="itc94010" w:date="2012-05-07T14:58:00Z"/>
                    <w:del w:id="11455" w:author="Gao, Guan-Wei (高貫偉 ITC)" w:date="2012-06-28T14:04:00Z"/>
                    <w:rFonts w:ascii="SimSun"/>
                  </w:rPr>
                </w:rPrChange>
              </w:rPr>
            </w:pPr>
            <w:ins w:id="11456" w:author="itc94010" w:date="2012-05-07T14:58:00Z">
              <w:del w:id="11457" w:author="Gao, Guan-Wei (高貫偉 ITC)" w:date="2012-06-28T14:04:00Z">
                <w:r w:rsidRPr="002F02C9">
                  <w:rPr>
                    <w:rPrChange w:id="11458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Button</w:delText>
                </w:r>
              </w:del>
            </w:ins>
          </w:p>
        </w:tc>
        <w:tc>
          <w:tcPr>
            <w:tcW w:w="677" w:type="dxa"/>
          </w:tcPr>
          <w:p w:rsidR="001509C9" w:rsidRPr="002F02C9" w:rsidRDefault="001509C9">
            <w:pPr>
              <w:rPr>
                <w:ins w:id="11459" w:author="itc94010" w:date="2012-05-07T14:58:00Z"/>
                <w:del w:id="11460" w:author="Gao, Guan-Wei (高貫偉 ITC)" w:date="2012-06-28T14:04:00Z"/>
                <w:rPrChange w:id="11461" w:author="Chen, Ivy (陳素貞 IEC1)" w:date="2015-01-12T13:45:00Z">
                  <w:rPr>
                    <w:ins w:id="11462" w:author="itc94010" w:date="2012-05-07T14:58:00Z"/>
                    <w:del w:id="11463" w:author="Gao, Guan-Wei (高貫偉 ITC)" w:date="2012-06-28T14:04:00Z"/>
                  </w:rPr>
                </w:rPrChange>
              </w:rPr>
            </w:pPr>
          </w:p>
        </w:tc>
        <w:tc>
          <w:tcPr>
            <w:tcW w:w="1432" w:type="dxa"/>
          </w:tcPr>
          <w:p w:rsidR="001509C9" w:rsidRPr="002F02C9" w:rsidRDefault="00152C15">
            <w:pPr>
              <w:rPr>
                <w:ins w:id="11464" w:author="itc94010" w:date="2012-05-07T14:58:00Z"/>
                <w:del w:id="11465" w:author="Gao, Guan-Wei (高貫偉 ITC)" w:date="2012-06-28T14:04:00Z"/>
                <w:rPrChange w:id="11466" w:author="Chen, Ivy (陳素貞 IEC1)" w:date="2015-01-12T13:45:00Z">
                  <w:rPr>
                    <w:ins w:id="11467" w:author="itc94010" w:date="2012-05-07T14:58:00Z"/>
                    <w:del w:id="11468" w:author="Gao, Guan-Wei (高貫偉 ITC)" w:date="2012-06-28T14:04:00Z"/>
                    <w:lang w:eastAsia="zh-TW"/>
                  </w:rPr>
                </w:rPrChange>
              </w:rPr>
            </w:pPr>
            <w:ins w:id="11469" w:author="itc94010" w:date="2012-05-07T14:58:00Z">
              <w:del w:id="11470" w:author="Gao, Guan-Wei (高貫偉 ITC)" w:date="2012-06-28T14:04:00Z">
                <w:r w:rsidRPr="002F02C9">
                  <w:rPr>
                    <w:rFonts w:hint="eastAsia"/>
                    <w:rPrChange w:id="11471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“</w:delText>
                </w:r>
                <w:r w:rsidRPr="002F02C9">
                  <w:rPr>
                    <w:rPrChange w:id="11472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Add</w:delText>
                </w:r>
                <w:r w:rsidRPr="002F02C9">
                  <w:rPr>
                    <w:rFonts w:hint="eastAsia"/>
                    <w:rPrChange w:id="11473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”</w:delText>
                </w:r>
              </w:del>
            </w:ins>
          </w:p>
        </w:tc>
        <w:tc>
          <w:tcPr>
            <w:tcW w:w="680" w:type="dxa"/>
          </w:tcPr>
          <w:p w:rsidR="001509C9" w:rsidRPr="002F02C9" w:rsidRDefault="001509C9">
            <w:pPr>
              <w:rPr>
                <w:ins w:id="11474" w:author="itc94010" w:date="2012-05-07T14:58:00Z"/>
                <w:del w:id="11475" w:author="Gao, Guan-Wei (高貫偉 ITC)" w:date="2012-06-28T14:04:00Z"/>
                <w:rPrChange w:id="11476" w:author="Chen, Ivy (陳素貞 IEC1)" w:date="2015-01-12T13:45:00Z">
                  <w:rPr>
                    <w:ins w:id="11477" w:author="itc94010" w:date="2012-05-07T14:58:00Z"/>
                    <w:del w:id="11478" w:author="Gao, Guan-Wei (高貫偉 ITC)" w:date="2012-06-28T14:04:00Z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RDefault="00152C15">
            <w:pPr>
              <w:rPr>
                <w:ins w:id="11479" w:author="itc94010" w:date="2012-05-07T14:58:00Z"/>
                <w:del w:id="11480" w:author="Gao, Guan-Wei (高貫偉 ITC)" w:date="2012-06-28T14:04:00Z"/>
                <w:rPrChange w:id="11481" w:author="Chen, Ivy (陳素貞 IEC1)" w:date="2015-01-12T13:45:00Z">
                  <w:rPr>
                    <w:ins w:id="11482" w:author="itc94010" w:date="2012-05-07T14:58:00Z"/>
                    <w:del w:id="11483" w:author="Gao, Guan-Wei (高貫偉 ITC)" w:date="2012-06-28T14:04:00Z"/>
                    <w:rFonts w:ascii="SimSun"/>
                  </w:rPr>
                </w:rPrChange>
              </w:rPr>
              <w:pPrChange w:id="11484" w:author="Gao, Guan-Wei (高貫偉 ITC)" w:date="2012-06-28T14:04:00Z">
                <w:pPr>
                  <w:ind w:left="100" w:hangingChars="50" w:hanging="100"/>
                </w:pPr>
              </w:pPrChange>
            </w:pPr>
            <w:ins w:id="11485" w:author="itc94010" w:date="2012-05-07T14:58:00Z">
              <w:del w:id="11486" w:author="Gao, Guan-Wei (高貫偉 ITC)" w:date="2012-06-28T14:04:00Z">
                <w:r w:rsidRPr="002F02C9">
                  <w:rPr>
                    <w:rPrChange w:id="11487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Click</w:delText>
                </w:r>
                <w:r w:rsidRPr="002F02C9">
                  <w:rPr>
                    <w:rFonts w:hint="eastAsia"/>
                    <w:rPrChange w:id="11488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：</w:delText>
                </w:r>
                <w:r w:rsidRPr="002F02C9">
                  <w:rPr>
                    <w:rPrChange w:id="11489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1</w:delText>
                </w:r>
                <w:r w:rsidRPr="002F02C9">
                  <w:rPr>
                    <w:rFonts w:hint="eastAsia"/>
                    <w:rPrChange w:id="11490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、若有任何必填项为空，则警示用户，放弃后续操作。</w:delText>
                </w:r>
              </w:del>
            </w:ins>
          </w:p>
          <w:p w:rsidR="001509C9" w:rsidRPr="002F02C9" w:rsidRDefault="00152C15">
            <w:pPr>
              <w:rPr>
                <w:ins w:id="11491" w:author="itc94010" w:date="2012-05-07T14:58:00Z"/>
                <w:del w:id="11492" w:author="Gao, Guan-Wei (高貫偉 ITC)" w:date="2012-06-28T14:04:00Z"/>
                <w:rPrChange w:id="11493" w:author="Chen, Ivy (陳素貞 IEC1)" w:date="2015-01-12T13:45:00Z">
                  <w:rPr>
                    <w:ins w:id="11494" w:author="itc94010" w:date="2012-05-07T14:58:00Z"/>
                    <w:del w:id="11495" w:author="Gao, Guan-Wei (高貫偉 ITC)" w:date="2012-06-28T14:04:00Z"/>
                    <w:rFonts w:ascii="SimSun" w:hAnsi="SimSun"/>
                  </w:rPr>
                </w:rPrChange>
              </w:rPr>
            </w:pPr>
            <w:ins w:id="11496" w:author="itc94010" w:date="2012-05-07T14:58:00Z">
              <w:del w:id="11497" w:author="Gao, Guan-Wei (高貫偉 ITC)" w:date="2012-06-28T14:04:00Z">
                <w:r w:rsidRPr="002F02C9">
                  <w:rPr>
                    <w:rPrChange w:id="11498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2</w:delText>
                </w:r>
                <w:r w:rsidRPr="002F02C9">
                  <w:rPr>
                    <w:rFonts w:hint="eastAsia"/>
                    <w:rPrChange w:id="11499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、若有任何框中数据不符合其对应的值域范围，则警示用户，放弃后续操作。</w:delText>
                </w:r>
              </w:del>
            </w:ins>
          </w:p>
          <w:p w:rsidR="001509C9" w:rsidRPr="002F02C9" w:rsidRDefault="00152C15">
            <w:pPr>
              <w:rPr>
                <w:ins w:id="11500" w:author="itc94010" w:date="2012-05-07T14:58:00Z"/>
                <w:del w:id="11501" w:author="Gao, Guan-Wei (高貫偉 ITC)" w:date="2012-06-28T14:04:00Z"/>
                <w:rPrChange w:id="11502" w:author="Chen, Ivy (陳素貞 IEC1)" w:date="2015-01-12T13:45:00Z">
                  <w:rPr>
                    <w:ins w:id="11503" w:author="itc94010" w:date="2012-05-07T14:58:00Z"/>
                    <w:del w:id="11504" w:author="Gao, Guan-Wei (高貫偉 ITC)" w:date="2012-06-28T14:04:00Z"/>
                    <w:rFonts w:ascii="SimSun" w:hAnsi="SimSun"/>
                  </w:rPr>
                </w:rPrChange>
              </w:rPr>
            </w:pPr>
            <w:ins w:id="11505" w:author="itc94010" w:date="2012-05-07T16:01:00Z">
              <w:del w:id="11506" w:author="Gao, Guan-Wei (高貫偉 ITC)" w:date="2012-06-28T14:04:00Z">
                <w:r w:rsidRPr="002F02C9">
                  <w:rPr>
                    <w:rPrChange w:id="11507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3</w:delText>
                </w:r>
              </w:del>
            </w:ins>
            <w:ins w:id="11508" w:author="itc94010" w:date="2012-05-07T14:58:00Z">
              <w:del w:id="11509" w:author="Gao, Guan-Wei (高貫偉 ITC)" w:date="2012-06-28T14:04:00Z">
                <w:r w:rsidRPr="002F02C9">
                  <w:rPr>
                    <w:rFonts w:hint="eastAsia"/>
                    <w:rPrChange w:id="11510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、用</w:delText>
                </w:r>
                <w:r w:rsidRPr="002F02C9">
                  <w:rPr>
                    <w:rPrChange w:id="11511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3</w:delText>
                </w:r>
                <w:r w:rsidRPr="002F02C9">
                  <w:rPr>
                    <w:rFonts w:hint="eastAsia"/>
                    <w:rPrChange w:id="11512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到</w:delText>
                </w:r>
              </w:del>
            </w:ins>
            <w:ins w:id="11513" w:author="itc94010" w:date="2012-05-07T16:01:00Z">
              <w:del w:id="11514" w:author="Gao, Guan-Wei (高貫偉 ITC)" w:date="2012-06-28T14:04:00Z">
                <w:r w:rsidRPr="002F02C9">
                  <w:rPr>
                    <w:rPrChange w:id="11515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7</w:delText>
                </w:r>
              </w:del>
            </w:ins>
            <w:ins w:id="11516" w:author="itc94010" w:date="2012-05-07T14:58:00Z">
              <w:del w:id="11517" w:author="Gao, Guan-Wei (高貫偉 ITC)" w:date="2012-06-28T14:04:00Z">
                <w:r w:rsidRPr="002F02C9">
                  <w:rPr>
                    <w:rFonts w:hint="eastAsia"/>
                    <w:rPrChange w:id="11518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号框的当前数据创建此新</w:delText>
                </w:r>
              </w:del>
            </w:ins>
            <w:ins w:id="11519" w:author="itc94010" w:date="2012-05-07T16:03:00Z">
              <w:del w:id="11520" w:author="Gao, Guan-Wei (高貫偉 ITC)" w:date="2012-06-28T14:04:00Z">
                <w:r w:rsidRPr="002F02C9">
                  <w:rPr>
                    <w:rPrChange w:id="11521" w:author="Chen, Ivy (陳素貞 IEC1)" w:date="2015-01-12T13:45:00Z">
                      <w:rPr>
                        <w:rFonts w:ascii="Courier New" w:hAnsi="Courier New" w:cs="Courier New"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>ITCNDCheckSetting</w:delText>
                </w:r>
              </w:del>
            </w:ins>
            <w:ins w:id="11522" w:author="itc94010" w:date="2012-05-07T14:58:00Z">
              <w:del w:id="11523" w:author="Gao, Guan-Wei (高貫偉 ITC)" w:date="2012-06-28T14:04:00Z">
                <w:r w:rsidRPr="002F02C9">
                  <w:rPr>
                    <w:rFonts w:hint="eastAsia"/>
                    <w:rPrChange w:id="11524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记录，记录创建人和日期。</w:delText>
                </w:r>
              </w:del>
            </w:ins>
          </w:p>
          <w:p w:rsidR="001509C9" w:rsidRPr="002F02C9" w:rsidRDefault="00152C15">
            <w:pPr>
              <w:rPr>
                <w:ins w:id="11525" w:author="itc94010" w:date="2012-05-07T14:58:00Z"/>
                <w:del w:id="11526" w:author="Gao, Guan-Wei (高貫偉 ITC)" w:date="2012-06-28T14:04:00Z"/>
                <w:rPrChange w:id="11527" w:author="Chen, Ivy (陳素貞 IEC1)" w:date="2015-01-12T13:45:00Z">
                  <w:rPr>
                    <w:ins w:id="11528" w:author="itc94010" w:date="2012-05-07T14:58:00Z"/>
                    <w:del w:id="11529" w:author="Gao, Guan-Wei (高貫偉 ITC)" w:date="2012-06-28T14:04:00Z"/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ins w:id="11530" w:author="itc94010" w:date="2012-05-07T16:05:00Z">
              <w:del w:id="11531" w:author="Gao, Guan-Wei (高貫偉 ITC)" w:date="2012-06-28T14:04:00Z">
                <w:r w:rsidRPr="002F02C9">
                  <w:rPr>
                    <w:rPrChange w:id="11532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4</w:delText>
                </w:r>
              </w:del>
            </w:ins>
            <w:ins w:id="11533" w:author="itc94010" w:date="2012-05-07T14:58:00Z">
              <w:del w:id="11534" w:author="Gao, Guan-Wei (高貫偉 ITC)" w:date="2012-06-28T14:04:00Z">
                <w:r w:rsidRPr="002F02C9">
                  <w:rPr>
                    <w:rFonts w:hint="eastAsia"/>
                    <w:rPrChange w:id="11535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、刷新</w:delText>
                </w:r>
              </w:del>
            </w:ins>
            <w:ins w:id="11536" w:author="itc94010" w:date="2012-05-07T16:04:00Z">
              <w:del w:id="11537" w:author="Gao, Guan-Wei (高貫偉 ITC)" w:date="2012-06-28T14:04:00Z">
                <w:r w:rsidRPr="002F02C9">
                  <w:rPr>
                    <w:rPrChange w:id="11538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ITCND Check Setting</w:delText>
                </w:r>
              </w:del>
            </w:ins>
            <w:ins w:id="11539" w:author="itc94010" w:date="2012-05-07T14:58:00Z">
              <w:del w:id="11540" w:author="Gao, Guan-Wei (高貫偉 ITC)" w:date="2012-06-28T14:04:00Z">
                <w:r w:rsidRPr="002F02C9">
                  <w:rPr>
                    <w:rPrChange w:id="11541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 xml:space="preserve"> List</w:delText>
                </w:r>
                <w:r w:rsidRPr="002F02C9">
                  <w:rPr>
                    <w:rFonts w:hint="eastAsia"/>
                    <w:rPrChange w:id="11542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的显示。</w:delText>
                </w:r>
              </w:del>
            </w:ins>
          </w:p>
        </w:tc>
        <w:tc>
          <w:tcPr>
            <w:tcW w:w="2629" w:type="dxa"/>
          </w:tcPr>
          <w:p w:rsidR="001509C9" w:rsidRPr="002F02C9" w:rsidRDefault="001509C9">
            <w:pPr>
              <w:rPr>
                <w:ins w:id="11543" w:author="itc94010" w:date="2012-05-07T14:58:00Z"/>
                <w:del w:id="11544" w:author="Gao, Guan-Wei (高貫偉 ITC)" w:date="2012-06-28T14:04:00Z"/>
                <w:rPrChange w:id="11545" w:author="Chen, Ivy (陳素貞 IEC1)" w:date="2015-01-12T13:45:00Z">
                  <w:rPr>
                    <w:ins w:id="11546" w:author="itc94010" w:date="2012-05-07T14:58:00Z"/>
                    <w:del w:id="11547" w:author="Gao, Guan-Wei (高貫偉 ITC)" w:date="2012-06-28T14:04:00Z"/>
                  </w:rPr>
                </w:rPrChange>
              </w:rPr>
            </w:pPr>
          </w:p>
        </w:tc>
      </w:tr>
      <w:tr w:rsidR="007C7B8E" w:rsidRPr="002F02C9" w:rsidDel="00533672" w:rsidTr="004B1858">
        <w:trPr>
          <w:ins w:id="11548" w:author="itc94010" w:date="2012-05-07T14:58:00Z"/>
          <w:del w:id="11549" w:author="Gao, Guan-Wei (高貫偉 ITC)" w:date="2012-06-28T14:04:00Z"/>
        </w:trPr>
        <w:tc>
          <w:tcPr>
            <w:tcW w:w="445" w:type="dxa"/>
          </w:tcPr>
          <w:p w:rsidR="001509C9" w:rsidRPr="002F02C9" w:rsidRDefault="00152C15">
            <w:pPr>
              <w:rPr>
                <w:ins w:id="11550" w:author="itc94010" w:date="2012-05-07T14:58:00Z"/>
                <w:del w:id="11551" w:author="Gao, Guan-Wei (高貫偉 ITC)" w:date="2012-06-28T14:04:00Z"/>
                <w:rPrChange w:id="11552" w:author="Chen, Ivy (陳素貞 IEC1)" w:date="2015-01-12T13:45:00Z">
                  <w:rPr>
                    <w:ins w:id="11553" w:author="itc94010" w:date="2012-05-07T14:58:00Z"/>
                    <w:del w:id="11554" w:author="Gao, Guan-Wei (高貫偉 ITC)" w:date="2012-06-28T14:04:00Z"/>
                  </w:rPr>
                </w:rPrChange>
              </w:rPr>
            </w:pPr>
            <w:ins w:id="11555" w:author="itc94010" w:date="2012-05-07T16:16:00Z">
              <w:del w:id="11556" w:author="Gao, Guan-Wei (高貫偉 ITC)" w:date="2012-06-28T14:04:00Z">
                <w:r w:rsidRPr="002F02C9">
                  <w:rPr>
                    <w:rPrChange w:id="11557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9</w:delText>
                </w:r>
              </w:del>
            </w:ins>
          </w:p>
        </w:tc>
        <w:tc>
          <w:tcPr>
            <w:tcW w:w="1310" w:type="dxa"/>
          </w:tcPr>
          <w:p w:rsidR="001509C9" w:rsidRPr="002F02C9" w:rsidRDefault="00152C15">
            <w:pPr>
              <w:rPr>
                <w:ins w:id="11558" w:author="itc94010" w:date="2012-05-07T14:58:00Z"/>
                <w:del w:id="11559" w:author="Gao, Guan-Wei (高貫偉 ITC)" w:date="2012-06-28T14:04:00Z"/>
                <w:rPrChange w:id="11560" w:author="Chen, Ivy (陳素貞 IEC1)" w:date="2015-01-12T13:45:00Z">
                  <w:rPr>
                    <w:ins w:id="11561" w:author="itc94010" w:date="2012-05-07T14:58:00Z"/>
                    <w:del w:id="11562" w:author="Gao, Guan-Wei (高貫偉 ITC)" w:date="2012-06-28T14:04:00Z"/>
                  </w:rPr>
                </w:rPrChange>
              </w:rPr>
            </w:pPr>
            <w:ins w:id="11563" w:author="itc94010" w:date="2012-05-07T14:58:00Z">
              <w:del w:id="11564" w:author="Gao, Guan-Wei (高貫偉 ITC)" w:date="2012-06-28T14:04:00Z">
                <w:r w:rsidRPr="002F02C9">
                  <w:rPr>
                    <w:rPrChange w:id="11565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Save</w:delText>
                </w:r>
              </w:del>
            </w:ins>
          </w:p>
        </w:tc>
        <w:tc>
          <w:tcPr>
            <w:tcW w:w="916" w:type="dxa"/>
          </w:tcPr>
          <w:p w:rsidR="001509C9" w:rsidRPr="002F02C9" w:rsidRDefault="00152C15">
            <w:pPr>
              <w:rPr>
                <w:ins w:id="11566" w:author="itc94010" w:date="2012-05-07T14:58:00Z"/>
                <w:del w:id="11567" w:author="Gao, Guan-Wei (高貫偉 ITC)" w:date="2012-06-28T14:04:00Z"/>
                <w:rPrChange w:id="11568" w:author="Chen, Ivy (陳素貞 IEC1)" w:date="2015-01-12T13:45:00Z">
                  <w:rPr>
                    <w:ins w:id="11569" w:author="itc94010" w:date="2012-05-07T14:58:00Z"/>
                    <w:del w:id="11570" w:author="Gao, Guan-Wei (高貫偉 ITC)" w:date="2012-06-28T14:04:00Z"/>
                    <w:rFonts w:ascii="SimSun" w:hAnsi="SimSun"/>
                  </w:rPr>
                </w:rPrChange>
              </w:rPr>
            </w:pPr>
            <w:ins w:id="11571" w:author="itc94010" w:date="2012-05-07T14:58:00Z">
              <w:del w:id="11572" w:author="Gao, Guan-Wei (高貫偉 ITC)" w:date="2012-06-28T14:04:00Z">
                <w:r w:rsidRPr="002F02C9">
                  <w:rPr>
                    <w:rPrChange w:id="11573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Button</w:delText>
                </w:r>
              </w:del>
            </w:ins>
          </w:p>
        </w:tc>
        <w:tc>
          <w:tcPr>
            <w:tcW w:w="677" w:type="dxa"/>
          </w:tcPr>
          <w:p w:rsidR="001509C9" w:rsidRPr="002F02C9" w:rsidRDefault="001509C9">
            <w:pPr>
              <w:rPr>
                <w:ins w:id="11574" w:author="itc94010" w:date="2012-05-07T14:58:00Z"/>
                <w:del w:id="11575" w:author="Gao, Guan-Wei (高貫偉 ITC)" w:date="2012-06-28T14:04:00Z"/>
                <w:rPrChange w:id="11576" w:author="Chen, Ivy (陳素貞 IEC1)" w:date="2015-01-12T13:45:00Z">
                  <w:rPr>
                    <w:ins w:id="11577" w:author="itc94010" w:date="2012-05-07T14:58:00Z"/>
                    <w:del w:id="11578" w:author="Gao, Guan-Wei (高貫偉 ITC)" w:date="2012-06-28T14:04:00Z"/>
                  </w:rPr>
                </w:rPrChange>
              </w:rPr>
            </w:pPr>
          </w:p>
        </w:tc>
        <w:tc>
          <w:tcPr>
            <w:tcW w:w="1432" w:type="dxa"/>
          </w:tcPr>
          <w:p w:rsidR="001509C9" w:rsidRPr="002F02C9" w:rsidRDefault="00152C15">
            <w:pPr>
              <w:rPr>
                <w:ins w:id="11579" w:author="itc94010" w:date="2012-05-07T14:58:00Z"/>
                <w:del w:id="11580" w:author="Gao, Guan-Wei (高貫偉 ITC)" w:date="2012-06-28T14:04:00Z"/>
                <w:rPrChange w:id="11581" w:author="Chen, Ivy (陳素貞 IEC1)" w:date="2015-01-12T13:45:00Z">
                  <w:rPr>
                    <w:ins w:id="11582" w:author="itc94010" w:date="2012-05-07T14:58:00Z"/>
                    <w:del w:id="11583" w:author="Gao, Guan-Wei (高貫偉 ITC)" w:date="2012-06-28T14:04:00Z"/>
                    <w:rFonts w:ascii="SimSun" w:hAnsi="SimSun"/>
                  </w:rPr>
                </w:rPrChange>
              </w:rPr>
            </w:pPr>
            <w:ins w:id="11584" w:author="itc94010" w:date="2012-05-07T14:58:00Z">
              <w:del w:id="11585" w:author="Gao, Guan-Wei (高貫偉 ITC)" w:date="2012-06-28T14:04:00Z">
                <w:r w:rsidRPr="002F02C9">
                  <w:rPr>
                    <w:rFonts w:hint="eastAsia"/>
                    <w:rPrChange w:id="11586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“</w:delText>
                </w:r>
                <w:r w:rsidRPr="002F02C9">
                  <w:rPr>
                    <w:rPrChange w:id="11587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Save</w:delText>
                </w:r>
                <w:r w:rsidRPr="002F02C9">
                  <w:rPr>
                    <w:rFonts w:hint="eastAsia"/>
                    <w:rPrChange w:id="11588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”</w:delText>
                </w:r>
              </w:del>
            </w:ins>
          </w:p>
          <w:p w:rsidR="001509C9" w:rsidRPr="002F02C9" w:rsidRDefault="00152C15">
            <w:pPr>
              <w:rPr>
                <w:ins w:id="11589" w:author="itc94010" w:date="2012-05-07T14:58:00Z"/>
                <w:del w:id="11590" w:author="Gao, Guan-Wei (高貫偉 ITC)" w:date="2012-06-28T14:04:00Z"/>
                <w:rPrChange w:id="11591" w:author="Chen, Ivy (陳素貞 IEC1)" w:date="2015-01-12T13:45:00Z">
                  <w:rPr>
                    <w:ins w:id="11592" w:author="itc94010" w:date="2012-05-07T14:58:00Z"/>
                    <w:del w:id="11593" w:author="Gao, Guan-Wei (高貫偉 ITC)" w:date="2012-06-28T14:04:00Z"/>
                    <w:rFonts w:ascii="SimSun"/>
                  </w:rPr>
                </w:rPrChange>
              </w:rPr>
            </w:pPr>
            <w:ins w:id="11594" w:author="itc94010" w:date="2012-05-07T14:58:00Z">
              <w:del w:id="11595" w:author="Gao, Guan-Wei (高貫偉 ITC)" w:date="2012-06-28T14:04:00Z">
                <w:r w:rsidRPr="002F02C9">
                  <w:rPr>
                    <w:rPrChange w:id="11596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Disable</w:delText>
                </w:r>
              </w:del>
            </w:ins>
          </w:p>
        </w:tc>
        <w:tc>
          <w:tcPr>
            <w:tcW w:w="680" w:type="dxa"/>
          </w:tcPr>
          <w:p w:rsidR="001509C9" w:rsidRPr="002F02C9" w:rsidRDefault="001509C9">
            <w:pPr>
              <w:rPr>
                <w:ins w:id="11597" w:author="itc94010" w:date="2012-05-07T14:58:00Z"/>
                <w:del w:id="11598" w:author="Gao, Guan-Wei (高貫偉 ITC)" w:date="2012-06-28T14:04:00Z"/>
                <w:rPrChange w:id="11599" w:author="Chen, Ivy (陳素貞 IEC1)" w:date="2015-01-12T13:45:00Z">
                  <w:rPr>
                    <w:ins w:id="11600" w:author="itc94010" w:date="2012-05-07T14:58:00Z"/>
                    <w:del w:id="11601" w:author="Gao, Guan-Wei (高貫偉 ITC)" w:date="2012-06-28T14:04:00Z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RDefault="00152C15">
            <w:pPr>
              <w:rPr>
                <w:ins w:id="11602" w:author="itc94010" w:date="2012-05-07T14:58:00Z"/>
                <w:del w:id="11603" w:author="Gao, Guan-Wei (高貫偉 ITC)" w:date="2012-06-28T14:04:00Z"/>
                <w:rPrChange w:id="11604" w:author="Chen, Ivy (陳素貞 IEC1)" w:date="2015-01-12T13:45:00Z">
                  <w:rPr>
                    <w:ins w:id="11605" w:author="itc94010" w:date="2012-05-07T14:58:00Z"/>
                    <w:del w:id="11606" w:author="Gao, Guan-Wei (高貫偉 ITC)" w:date="2012-06-28T14:04:00Z"/>
                    <w:rFonts w:ascii="SimSun"/>
                  </w:rPr>
                </w:rPrChange>
              </w:rPr>
              <w:pPrChange w:id="11607" w:author="Gao, Guan-Wei (高貫偉 ITC)" w:date="2012-06-28T14:04:00Z">
                <w:pPr>
                  <w:ind w:left="100" w:hangingChars="50" w:hanging="100"/>
                </w:pPr>
              </w:pPrChange>
            </w:pPr>
            <w:ins w:id="11608" w:author="itc94010" w:date="2012-05-07T14:58:00Z">
              <w:del w:id="11609" w:author="Gao, Guan-Wei (高貫偉 ITC)" w:date="2012-06-28T14:04:00Z">
                <w:r w:rsidRPr="002F02C9">
                  <w:rPr>
                    <w:rPrChange w:id="11610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Click</w:delText>
                </w:r>
                <w:r w:rsidRPr="002F02C9">
                  <w:rPr>
                    <w:rFonts w:hint="eastAsia"/>
                    <w:rPrChange w:id="11611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：</w:delText>
                </w:r>
                <w:r w:rsidRPr="002F02C9">
                  <w:rPr>
                    <w:rPrChange w:id="11612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1</w:delText>
                </w:r>
                <w:r w:rsidRPr="002F02C9">
                  <w:rPr>
                    <w:rFonts w:hint="eastAsia"/>
                    <w:rPrChange w:id="11613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、若有任何必填项为空，则警示用户，放弃后续操作。</w:delText>
                </w:r>
              </w:del>
            </w:ins>
          </w:p>
          <w:p w:rsidR="001509C9" w:rsidRPr="002F02C9" w:rsidRDefault="00152C15">
            <w:pPr>
              <w:rPr>
                <w:ins w:id="11614" w:author="itc94010" w:date="2012-05-07T14:58:00Z"/>
                <w:del w:id="11615" w:author="Gao, Guan-Wei (高貫偉 ITC)" w:date="2012-06-28T14:04:00Z"/>
                <w:rPrChange w:id="11616" w:author="Chen, Ivy (陳素貞 IEC1)" w:date="2015-01-12T13:45:00Z">
                  <w:rPr>
                    <w:ins w:id="11617" w:author="itc94010" w:date="2012-05-07T14:58:00Z"/>
                    <w:del w:id="11618" w:author="Gao, Guan-Wei (高貫偉 ITC)" w:date="2012-06-28T14:04:00Z"/>
                    <w:rFonts w:ascii="SimSun" w:hAnsi="SimSun"/>
                  </w:rPr>
                </w:rPrChange>
              </w:rPr>
            </w:pPr>
            <w:ins w:id="11619" w:author="itc94010" w:date="2012-05-07T14:58:00Z">
              <w:del w:id="11620" w:author="Gao, Guan-Wei (高貫偉 ITC)" w:date="2012-06-28T14:04:00Z">
                <w:r w:rsidRPr="002F02C9">
                  <w:rPr>
                    <w:rPrChange w:id="11621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2</w:delText>
                </w:r>
                <w:r w:rsidRPr="002F02C9">
                  <w:rPr>
                    <w:rFonts w:hint="eastAsia"/>
                    <w:rPrChange w:id="11622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、若有任何框中数据不符合其对应的值域范围，则警示用户，放弃后续操作。</w:delText>
                </w:r>
              </w:del>
            </w:ins>
          </w:p>
          <w:p w:rsidR="001509C9" w:rsidRPr="002F02C9" w:rsidRDefault="00152C15">
            <w:pPr>
              <w:rPr>
                <w:ins w:id="11623" w:author="itc94010" w:date="2012-05-07T14:58:00Z"/>
                <w:del w:id="11624" w:author="Gao, Guan-Wei (高貫偉 ITC)" w:date="2012-06-28T14:04:00Z"/>
                <w:rPrChange w:id="11625" w:author="Chen, Ivy (陳素貞 IEC1)" w:date="2015-01-12T13:45:00Z">
                  <w:rPr>
                    <w:ins w:id="11626" w:author="itc94010" w:date="2012-05-07T14:58:00Z"/>
                    <w:del w:id="11627" w:author="Gao, Guan-Wei (高貫偉 ITC)" w:date="2012-06-28T14:04:00Z"/>
                    <w:rFonts w:ascii="SimSun"/>
                  </w:rPr>
                </w:rPrChange>
              </w:rPr>
            </w:pPr>
            <w:ins w:id="11628" w:author="itc94010" w:date="2012-05-07T16:05:00Z">
              <w:del w:id="11629" w:author="Gao, Guan-Wei (高貫偉 ITC)" w:date="2012-06-28T14:04:00Z">
                <w:r w:rsidRPr="002F02C9">
                  <w:rPr>
                    <w:rPrChange w:id="11630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3</w:delText>
                </w:r>
              </w:del>
            </w:ins>
            <w:ins w:id="11631" w:author="itc94010" w:date="2012-05-07T14:58:00Z">
              <w:del w:id="11632" w:author="Gao, Guan-Wei (高貫偉 ITC)" w:date="2012-06-28T14:04:00Z">
                <w:r w:rsidRPr="002F02C9">
                  <w:rPr>
                    <w:rFonts w:hint="eastAsia"/>
                    <w:rPrChange w:id="11633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、保存新数据到</w:delText>
                </w:r>
              </w:del>
            </w:ins>
            <w:ins w:id="11634" w:author="itc94010" w:date="2012-05-07T16:06:00Z">
              <w:del w:id="11635" w:author="Gao, Guan-Wei (高貫偉 ITC)" w:date="2012-06-28T14:04:00Z">
                <w:r w:rsidRPr="002F02C9">
                  <w:rPr>
                    <w:rPrChange w:id="11636" w:author="Chen, Ivy (陳素貞 IEC1)" w:date="2015-01-12T13:45:00Z">
                      <w:rPr>
                        <w:rFonts w:ascii="Courier New" w:hAnsi="Courier New" w:cs="Courier New"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>ITCNDCheckSetting</w:delText>
                </w:r>
              </w:del>
            </w:ins>
            <w:ins w:id="11637" w:author="itc94010" w:date="2012-05-07T14:58:00Z">
              <w:del w:id="11638" w:author="Gao, Guan-Wei (高貫偉 ITC)" w:date="2012-06-28T14:04:00Z">
                <w:r w:rsidRPr="002F02C9">
                  <w:rPr>
                    <w:rFonts w:hint="eastAsia"/>
                    <w:rPrChange w:id="11639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当前被选行对应记录中，记录修改人和日期。</w:delText>
                </w:r>
              </w:del>
            </w:ins>
          </w:p>
          <w:p w:rsidR="001509C9" w:rsidRPr="002F02C9" w:rsidRDefault="00152C15">
            <w:pPr>
              <w:rPr>
                <w:ins w:id="11640" w:author="itc94010" w:date="2012-05-07T14:58:00Z"/>
                <w:del w:id="11641" w:author="Gao, Guan-Wei (高貫偉 ITC)" w:date="2012-06-28T14:04:00Z"/>
                <w:rPrChange w:id="11642" w:author="Chen, Ivy (陳素貞 IEC1)" w:date="2015-01-12T13:45:00Z">
                  <w:rPr>
                    <w:ins w:id="11643" w:author="itc94010" w:date="2012-05-07T14:58:00Z"/>
                    <w:del w:id="11644" w:author="Gao, Guan-Wei (高貫偉 ITC)" w:date="2012-06-28T14:04:00Z"/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ins w:id="11645" w:author="itc94010" w:date="2012-05-07T16:06:00Z">
              <w:del w:id="11646" w:author="Gao, Guan-Wei (高貫偉 ITC)" w:date="2012-06-28T14:04:00Z">
                <w:r w:rsidRPr="002F02C9">
                  <w:rPr>
                    <w:rPrChange w:id="11647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4</w:delText>
                </w:r>
              </w:del>
            </w:ins>
            <w:ins w:id="11648" w:author="itc94010" w:date="2012-05-07T14:58:00Z">
              <w:del w:id="11649" w:author="Gao, Guan-Wei (高貫偉 ITC)" w:date="2012-06-28T14:04:00Z">
                <w:r w:rsidRPr="002F02C9">
                  <w:rPr>
                    <w:rFonts w:hint="eastAsia"/>
                    <w:rPrChange w:id="11650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、刷新</w:delText>
                </w:r>
              </w:del>
            </w:ins>
            <w:ins w:id="11651" w:author="itc94010" w:date="2012-05-07T16:06:00Z">
              <w:del w:id="11652" w:author="Gao, Guan-Wei (高貫偉 ITC)" w:date="2012-06-28T14:04:00Z">
                <w:r w:rsidRPr="002F02C9">
                  <w:rPr>
                    <w:rPrChange w:id="11653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ITCND Check Setting</w:delText>
                </w:r>
              </w:del>
            </w:ins>
            <w:ins w:id="11654" w:author="itc94010" w:date="2012-05-07T14:58:00Z">
              <w:del w:id="11655" w:author="Gao, Guan-Wei (高貫偉 ITC)" w:date="2012-06-28T14:04:00Z">
                <w:r w:rsidRPr="002F02C9">
                  <w:rPr>
                    <w:rPrChange w:id="11656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 xml:space="preserve"> List</w:delText>
                </w:r>
                <w:r w:rsidRPr="002F02C9">
                  <w:rPr>
                    <w:rFonts w:hint="eastAsia"/>
                    <w:rPrChange w:id="11657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的显示。</w:delText>
                </w:r>
              </w:del>
            </w:ins>
          </w:p>
        </w:tc>
        <w:tc>
          <w:tcPr>
            <w:tcW w:w="2629" w:type="dxa"/>
          </w:tcPr>
          <w:p w:rsidR="001509C9" w:rsidRPr="002F02C9" w:rsidRDefault="001509C9">
            <w:pPr>
              <w:rPr>
                <w:ins w:id="11658" w:author="itc94010" w:date="2012-05-07T14:58:00Z"/>
                <w:del w:id="11659" w:author="Gao, Guan-Wei (高貫偉 ITC)" w:date="2012-06-28T14:04:00Z"/>
                <w:rPrChange w:id="11660" w:author="Chen, Ivy (陳素貞 IEC1)" w:date="2015-01-12T13:45:00Z">
                  <w:rPr>
                    <w:ins w:id="11661" w:author="itc94010" w:date="2012-05-07T14:58:00Z"/>
                    <w:del w:id="11662" w:author="Gao, Guan-Wei (高貫偉 ITC)" w:date="2012-06-28T14:04:00Z"/>
                  </w:rPr>
                </w:rPrChange>
              </w:rPr>
            </w:pPr>
          </w:p>
        </w:tc>
      </w:tr>
    </w:tbl>
    <w:p w:rsidR="001509C9" w:rsidRPr="002F02C9" w:rsidRDefault="001509C9">
      <w:pPr>
        <w:rPr>
          <w:ins w:id="11663" w:author="itc94010" w:date="2012-05-07T14:58:00Z"/>
          <w:del w:id="11664" w:author="Gao, Guan-Wei (高貫偉 ITC)" w:date="2012-06-28T14:04:00Z"/>
          <w:rPrChange w:id="11665" w:author="Chen, Ivy (陳素貞 IEC1)" w:date="2015-01-12T13:45:00Z">
            <w:rPr>
              <w:ins w:id="11666" w:author="itc94010" w:date="2012-05-07T14:58:00Z"/>
              <w:del w:id="11667" w:author="Gao, Guan-Wei (高貫偉 ITC)" w:date="2012-06-28T14:04:00Z"/>
            </w:rPr>
          </w:rPrChange>
        </w:rPr>
      </w:pPr>
    </w:p>
    <w:p w:rsidR="001509C9" w:rsidRPr="002F02C9" w:rsidRDefault="001509C9">
      <w:pPr>
        <w:rPr>
          <w:del w:id="11668" w:author="Gao, Guan-Wei (高貫偉 ITC)" w:date="2012-06-28T14:04:00Z"/>
          <w:rPrChange w:id="11669" w:author="Chen, Ivy (陳素貞 IEC1)" w:date="2015-01-12T13:45:00Z">
            <w:rPr>
              <w:del w:id="11670" w:author="Gao, Guan-Wei (高貫偉 ITC)" w:date="2012-06-28T14:04:00Z"/>
            </w:rPr>
          </w:rPrChange>
        </w:rPr>
      </w:pPr>
    </w:p>
    <w:p w:rsidR="001509C9" w:rsidRPr="002F02C9" w:rsidRDefault="001509C9">
      <w:pPr>
        <w:rPr>
          <w:del w:id="11671" w:author="Gao, Guan-Wei (高貫偉 ITC)" w:date="2012-06-28T14:04:00Z"/>
          <w:rPrChange w:id="11672" w:author="Chen, Ivy (陳素貞 IEC1)" w:date="2015-01-12T13:45:00Z">
            <w:rPr>
              <w:del w:id="11673" w:author="Gao, Guan-Wei (高貫偉 ITC)" w:date="2012-06-28T14:04:00Z"/>
            </w:rPr>
          </w:rPrChange>
        </w:rPr>
      </w:pPr>
    </w:p>
    <w:p w:rsidR="001509C9" w:rsidRPr="002F02C9" w:rsidRDefault="001509C9">
      <w:pPr>
        <w:rPr>
          <w:ins w:id="11674" w:author="Gao, Guan-Wei (高貫偉 ITC)" w:date="2012-06-28T14:06:00Z"/>
          <w:rPrChange w:id="11675" w:author="Chen, Ivy (陳素貞 IEC1)" w:date="2015-01-12T13:45:00Z">
            <w:rPr>
              <w:ins w:id="11676" w:author="Gao, Guan-Wei (高貫偉 ITC)" w:date="2012-06-28T14:06:00Z"/>
            </w:rPr>
          </w:rPrChange>
        </w:rPr>
      </w:pPr>
    </w:p>
    <w:p w:rsidR="00B76D1B" w:rsidRPr="002F02C9" w:rsidRDefault="00152C15">
      <w:pPr>
        <w:pStyle w:val="3"/>
        <w:rPr>
          <w:ins w:id="11677" w:author="Gao, Guan-Wei (高貫偉 ITC)" w:date="2012-07-18T16:25:00Z"/>
          <w:rPrChange w:id="11678" w:author="Chen, Ivy (陳素貞 IEC1)" w:date="2015-01-12T13:45:00Z">
            <w:rPr>
              <w:ins w:id="11679" w:author="Gao, Guan-Wei (高貫偉 ITC)" w:date="2012-07-18T16:25:00Z"/>
            </w:rPr>
          </w:rPrChange>
        </w:rPr>
      </w:pPr>
      <w:bookmarkStart w:id="11680" w:name="_Toc408834686"/>
      <w:ins w:id="11681" w:author="Gao, Guan-Wei (高貫偉 ITC)" w:date="2012-07-18T16:25:00Z">
        <w:r w:rsidRPr="002F02C9">
          <w:rPr>
            <w:rPrChange w:id="1168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lastRenderedPageBreak/>
          <w:t>ConstValue</w:t>
        </w:r>
        <w:r w:rsidRPr="002F02C9">
          <w:rPr>
            <w:rFonts w:hint="eastAsia"/>
            <w:rPrChange w:id="11683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维护界面</w:t>
        </w:r>
        <w:bookmarkEnd w:id="11680"/>
      </w:ins>
    </w:p>
    <w:p w:rsidR="004B1858" w:rsidRPr="002F02C9" w:rsidRDefault="00152C15" w:rsidP="004B1858">
      <w:pPr>
        <w:pStyle w:val="4"/>
        <w:rPr>
          <w:ins w:id="11684" w:author="Gao, Guan-Wei (高貫偉 ITC)" w:date="2012-07-18T16:25:00Z"/>
          <w:rPrChange w:id="11685" w:author="Chen, Ivy (陳素貞 IEC1)" w:date="2015-01-12T13:45:00Z">
            <w:rPr>
              <w:ins w:id="11686" w:author="Gao, Guan-Wei (高貫偉 ITC)" w:date="2012-07-18T16:25:00Z"/>
            </w:rPr>
          </w:rPrChange>
        </w:rPr>
      </w:pPr>
      <w:ins w:id="11687" w:author="Gao, Guan-Wei (高貫偉 ITC)" w:date="2012-07-18T16:25:00Z">
        <w:r w:rsidRPr="002F02C9">
          <w:rPr>
            <w:rFonts w:hint="eastAsia"/>
            <w:rPrChange w:id="1168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示意圖</w:t>
        </w:r>
      </w:ins>
    </w:p>
    <w:p w:rsidR="004B1858" w:rsidRPr="002F02C9" w:rsidRDefault="00152C15" w:rsidP="004B1858">
      <w:pPr>
        <w:jc w:val="center"/>
        <w:rPr>
          <w:ins w:id="11689" w:author="Gao, Guan-Wei (高貫偉 ITC)" w:date="2012-07-18T16:25:00Z"/>
          <w:rPrChange w:id="11690" w:author="Chen, Ivy (陳素貞 IEC1)" w:date="2015-01-12T13:45:00Z">
            <w:rPr>
              <w:ins w:id="11691" w:author="Gao, Guan-Wei (高貫偉 ITC)" w:date="2012-07-18T16:25:00Z"/>
            </w:rPr>
          </w:rPrChange>
        </w:rPr>
      </w:pPr>
      <w:ins w:id="11692" w:author="Gao, Guan-Wei (高貫偉 ITC)" w:date="2012-07-18T16:25:00Z">
        <w:r w:rsidRPr="002F02C9">
          <w:rPr>
            <w:noProof/>
            <w:rPrChange w:id="11693" w:author="Chen, Ivy (陳素貞 IEC1)" w:date="2015-01-12T13:45:00Z">
              <w:rPr>
                <w:noProof/>
              </w:rPr>
            </w:rPrChange>
          </w:rPr>
          <w:pict>
            <v:oval id="_x0000_s3873" style="position:absolute;left:0;text-align:left;margin-left:130.5pt;margin-top:35.2pt;width:19.45pt;height:17.25pt;z-index:251612672" fillcolor="yellow" strokecolor="red" strokeweight="1pt">
              <v:textbox style="mso-next-textbox:#_x0000_s3873;mso-fit-shape-to-text:t" inset="0,0,0,0">
                <w:txbxContent>
                  <w:p w:rsidR="003B389F" w:rsidRPr="008721B4" w:rsidRDefault="003B389F" w:rsidP="004B1858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1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11694" w:author="Chen, Ivy (陳素貞 IEC1)" w:date="2015-01-12T13:45:00Z">
              <w:rPr>
                <w:noProof/>
              </w:rPr>
            </w:rPrChange>
          </w:rPr>
          <w:pict>
            <v:oval id="_x0000_s3875" style="position:absolute;left:0;text-align:left;margin-left:190.5pt;margin-top:193.45pt;width:19.45pt;height:17.25pt;z-index:251614720" fillcolor="yellow" strokecolor="red" strokeweight="1pt">
              <v:textbox style="mso-next-textbox:#_x0000_s3875;mso-fit-shape-to-text:t" inset="0,0,0,0">
                <w:txbxContent>
                  <w:p w:rsidR="003B389F" w:rsidRPr="008721B4" w:rsidRDefault="003B389F" w:rsidP="004B1858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2</w:t>
                    </w:r>
                  </w:p>
                </w:txbxContent>
              </v:textbox>
            </v:oval>
          </w:pict>
        </w:r>
      </w:ins>
      <w:ins w:id="11695" w:author="Gao, Guan-Wei (高貫偉 ITC)" w:date="2012-07-18T16:48:00Z">
        <w:r w:rsidRPr="002F02C9">
          <w:rPr>
            <w:noProof/>
            <w:rPrChange w:id="11696" w:author="Chen, Ivy (陳素貞 IEC1)" w:date="2015-01-12T13:45:00Z">
              <w:rPr>
                <w:noProof/>
              </w:rPr>
            </w:rPrChange>
          </w:rPr>
          <w:pict>
            <v:oval id="_x0000_s3878" style="position:absolute;left:0;text-align:left;margin-left:478.55pt;margin-top:80.2pt;width:19.45pt;height:17.25pt;z-index:251617792" fillcolor="yellow" strokecolor="red" strokeweight="1pt">
              <v:textbox style="mso-next-textbox:#_x0000_s3878;mso-fit-shape-to-text:t" inset="0,0,0,0">
                <w:txbxContent>
                  <w:p w:rsidR="003B389F" w:rsidRPr="008721B4" w:rsidRDefault="003B389F" w:rsidP="00425420">
                    <w:pPr>
                      <w:jc w:val="center"/>
                      <w:rPr>
                        <w:b/>
                        <w:szCs w:val="20"/>
                      </w:rPr>
                    </w:pPr>
                    <w:del w:id="11697" w:author="Gao, Guan-Wei (高貫偉 ITC)" w:date="2012-07-18T16:48:00Z">
                      <w:r w:rsidDel="00425420">
                        <w:rPr>
                          <w:rFonts w:hint="eastAsia"/>
                          <w:b/>
                          <w:szCs w:val="20"/>
                        </w:rPr>
                        <w:delText>6</w:delText>
                      </w:r>
                    </w:del>
                    <w:ins w:id="11698" w:author="Gao, Guan-Wei (高貫偉 ITC)" w:date="2012-07-18T16:48:00Z">
                      <w:r>
                        <w:rPr>
                          <w:rFonts w:hint="eastAsia"/>
                          <w:b/>
                          <w:szCs w:val="20"/>
                        </w:rPr>
                        <w:t>7</w:t>
                      </w:r>
                    </w:ins>
                  </w:p>
                </w:txbxContent>
              </v:textbox>
            </v:oval>
          </w:pict>
        </w:r>
      </w:ins>
      <w:ins w:id="11699" w:author="Gao, Guan-Wei (高貫偉 ITC)" w:date="2012-07-18T16:25:00Z">
        <w:r w:rsidRPr="002F02C9">
          <w:rPr>
            <w:noProof/>
            <w:rPrChange w:id="11700" w:author="Chen, Ivy (陳素貞 IEC1)" w:date="2015-01-12T13:45:00Z">
              <w:rPr>
                <w:noProof/>
              </w:rPr>
            </w:rPrChange>
          </w:rPr>
          <w:pict>
            <v:oval id="_x0000_s3876" style="position:absolute;left:0;text-align:left;margin-left:429.05pt;margin-top:80.2pt;width:19.45pt;height:17.25pt;z-index:251615744" fillcolor="yellow" strokecolor="red" strokeweight="1pt">
              <v:textbox style="mso-next-textbox:#_x0000_s3876;mso-fit-shape-to-text:t" inset="0,0,0,0">
                <w:txbxContent>
                  <w:p w:rsidR="003B389F" w:rsidRPr="008721B4" w:rsidRDefault="003B389F" w:rsidP="004B1858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6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11701" w:author="Chen, Ivy (陳素貞 IEC1)" w:date="2015-01-12T13:45:00Z">
              <w:rPr>
                <w:noProof/>
              </w:rPr>
            </w:rPrChange>
          </w:rPr>
          <w:pict>
            <v:oval id="_x0000_s3871" style="position:absolute;left:0;text-align:left;margin-left:204.8pt;margin-top:292.75pt;width:19.45pt;height:17.25pt;z-index:251610624" fillcolor="yellow" strokecolor="red" strokeweight="1pt">
              <v:textbox style="mso-next-textbox:#_x0000_s3871;mso-fit-shape-to-text:t" inset="0,0,0,0">
                <w:txbxContent>
                  <w:p w:rsidR="003B389F" w:rsidRPr="008721B4" w:rsidRDefault="003B389F" w:rsidP="004B1858">
                    <w:pPr>
                      <w:jc w:val="center"/>
                      <w:rPr>
                        <w:b/>
                        <w:szCs w:val="20"/>
                      </w:rPr>
                    </w:pPr>
                    <w:del w:id="11702" w:author="Gao, Guan-Wei (高貫偉 ITC)" w:date="2012-07-18T16:47:00Z">
                      <w:r w:rsidDel="00425420">
                        <w:rPr>
                          <w:rFonts w:hint="eastAsia"/>
                          <w:b/>
                          <w:szCs w:val="20"/>
                        </w:rPr>
                        <w:delText>5</w:delText>
                      </w:r>
                    </w:del>
                    <w:ins w:id="11703" w:author="Gao, Guan-Wei (高貫偉 ITC)" w:date="2012-07-18T16:47:00Z">
                      <w:r>
                        <w:rPr>
                          <w:rFonts w:hint="eastAsia"/>
                          <w:b/>
                          <w:szCs w:val="20"/>
                        </w:rPr>
                        <w:t>4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1704" w:author="Chen, Ivy (陳素貞 IEC1)" w:date="2015-01-12T13:45:00Z">
              <w:rPr>
                <w:noProof/>
              </w:rPr>
            </w:rPrChange>
          </w:rPr>
          <w:pict>
            <v:oval id="_x0000_s3874" style="position:absolute;left:0;text-align:left;margin-left:376.55pt;margin-top:293.2pt;width:19.45pt;height:17.25pt;z-index:251613696" fillcolor="yellow" strokecolor="red" strokeweight="1pt">
              <v:textbox style="mso-next-textbox:#_x0000_s3874;mso-fit-shape-to-text:t" inset="0,0,0,0">
                <w:txbxContent>
                  <w:p w:rsidR="003B389F" w:rsidRPr="008721B4" w:rsidRDefault="003B389F" w:rsidP="004B1858">
                    <w:pPr>
                      <w:jc w:val="center"/>
                      <w:rPr>
                        <w:b/>
                        <w:szCs w:val="20"/>
                      </w:rPr>
                    </w:pPr>
                    <w:del w:id="11705" w:author="Gao, Guan-Wei (高貫偉 ITC)" w:date="2012-07-18T16:47:00Z">
                      <w:r w:rsidDel="00425420">
                        <w:rPr>
                          <w:rFonts w:hint="eastAsia"/>
                          <w:b/>
                          <w:szCs w:val="20"/>
                        </w:rPr>
                        <w:delText>4</w:delText>
                      </w:r>
                    </w:del>
                    <w:ins w:id="11706" w:author="Gao, Guan-Wei (高貫偉 ITC)" w:date="2012-07-18T16:47:00Z">
                      <w:r>
                        <w:rPr>
                          <w:rFonts w:hint="eastAsia"/>
                          <w:b/>
                          <w:szCs w:val="20"/>
                        </w:rPr>
                        <w:t>5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1707" w:author="Chen, Ivy (陳素貞 IEC1)" w:date="2015-01-12T13:45:00Z">
              <w:rPr>
                <w:noProof/>
              </w:rPr>
            </w:rPrChange>
          </w:rPr>
          <w:pict>
            <v:oval id="_x0000_s3872" style="position:absolute;left:0;text-align:left;margin-left:90pt;margin-top:293.2pt;width:19.45pt;height:17.25pt;z-index:251611648" fillcolor="yellow" strokecolor="red" strokeweight="1pt">
              <v:textbox style="mso-next-textbox:#_x0000_s3872;mso-fit-shape-to-text:t" inset="0,0,0,0">
                <w:txbxContent>
                  <w:p w:rsidR="003B389F" w:rsidRPr="008721B4" w:rsidRDefault="003B389F" w:rsidP="004B1858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3</w:t>
                    </w:r>
                  </w:p>
                </w:txbxContent>
              </v:textbox>
            </v:oval>
          </w:pict>
        </w:r>
      </w:ins>
      <w:ins w:id="11708" w:author="Gao, Guan-Wei (高貫偉 ITC)" w:date="2012-07-18T16:27:00Z">
        <w:r w:rsidR="003B389F" w:rsidRPr="002F02C9">
          <w:rPr>
            <w:noProof/>
            <w:lang w:eastAsia="zh-TW"/>
            <w:rPrChange w:id="11709" w:author="Chen, Ivy (陳素貞 IEC1)" w:date="2015-01-12T13:45:00Z">
              <w:rPr>
                <w:rFonts w:ascii="Arial" w:hAnsi="Arial" w:cs="Arial"/>
                <w:b/>
                <w:bCs/>
                <w:noProof/>
                <w:color w:val="0000FF"/>
                <w:sz w:val="24"/>
                <w:szCs w:val="26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4121785"/>
              <wp:effectExtent l="19050" t="0" r="635" b="0"/>
              <wp:docPr id="12" name="图片 11" descr="ConstValueMaintai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onstValueMaintain.jpg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4121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1710" w:author="Gao, Guan-Wei (高貫偉 ITC)" w:date="2012-07-18T16:25:00Z">
        <w:r w:rsidRPr="002F02C9">
          <w:rPr>
            <w:noProof/>
            <w:rPrChange w:id="11711" w:author="Chen, Ivy (陳素貞 IEC1)" w:date="2015-01-12T13:45:00Z">
              <w:rPr>
                <w:noProof/>
              </w:rPr>
            </w:rPrChange>
          </w:rPr>
          <w:pict>
            <v:oval id="_x0000_s3877" style="position:absolute;left:0;text-align:left;margin-left:489.8pt;margin-top:285.25pt;width:19.45pt;height:17.25pt;z-index:251616768;mso-position-horizontal-relative:text;mso-position-vertical-relative:text" fillcolor="yellow" strokecolor="red" strokeweight="1pt">
              <v:textbox style="mso-next-textbox:#_x0000_s3877;mso-fit-shape-to-text:t" inset="0,0,0,0">
                <w:txbxContent>
                  <w:p w:rsidR="003B389F" w:rsidRPr="008721B4" w:rsidRDefault="003B389F" w:rsidP="004B1858">
                    <w:pPr>
                      <w:jc w:val="center"/>
                      <w:rPr>
                        <w:b/>
                        <w:szCs w:val="20"/>
                      </w:rPr>
                    </w:pPr>
                    <w:del w:id="11712" w:author="Gao, Guan-Wei (高貫偉 ITC)" w:date="2012-07-18T16:48:00Z">
                      <w:r w:rsidDel="00425420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1713" w:author="Gao, Guan-Wei (高貫偉 ITC)" w:date="2012-07-18T16:48:00Z">
                      <w:r>
                        <w:rPr>
                          <w:rFonts w:hint="eastAsia"/>
                          <w:b/>
                          <w:szCs w:val="20"/>
                        </w:rPr>
                        <w:t>8</w:t>
                      </w:r>
                    </w:ins>
                  </w:p>
                </w:txbxContent>
              </v:textbox>
            </v:oval>
          </w:pict>
        </w:r>
        <w:r w:rsidRPr="002F02C9">
          <w:rPr>
            <w:rPrChange w:id="11714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</w:ins>
    </w:p>
    <w:p w:rsidR="004B1858" w:rsidRPr="002F02C9" w:rsidRDefault="00152C15" w:rsidP="004B1858">
      <w:pPr>
        <w:pStyle w:val="ae"/>
        <w:jc w:val="center"/>
        <w:rPr>
          <w:ins w:id="11715" w:author="Gao, Guan-Wei (高貫偉 ITC)" w:date="2012-07-18T16:27:00Z"/>
          <w:rPrChange w:id="11716" w:author="Chen, Ivy (陳素貞 IEC1)" w:date="2015-01-12T13:45:00Z">
            <w:rPr>
              <w:ins w:id="11717" w:author="Gao, Guan-Wei (高貫偉 ITC)" w:date="2012-07-18T16:27:00Z"/>
            </w:rPr>
          </w:rPrChange>
        </w:rPr>
      </w:pPr>
      <w:ins w:id="11718" w:author="Gao, Guan-Wei (高貫偉 ITC)" w:date="2012-07-18T16:25:00Z">
        <w:r w:rsidRPr="002F02C9">
          <w:rPr>
            <w:rFonts w:hint="eastAsia"/>
            <w:rPrChange w:id="11719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圖</w:t>
        </w:r>
        <w:r w:rsidRPr="002F02C9">
          <w:rPr>
            <w:rPrChange w:id="1172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 xml:space="preserve"> </w:t>
        </w:r>
      </w:ins>
      <w:ins w:id="11721" w:author="Gao, Guan-Wei (高貫偉 ITC)" w:date="2012-07-18T16:26:00Z">
        <w:r w:rsidRPr="002F02C9">
          <w:rPr>
            <w:rPrChange w:id="1172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>3.1</w:t>
        </w:r>
      </w:ins>
      <w:ins w:id="11723" w:author="Gao, Guan-Wei (高貫偉 ITC)" w:date="2012-07-18T16:25:00Z">
        <w:r w:rsidRPr="002F02C9">
          <w:rPr>
            <w:rPrChange w:id="11724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noBreakHyphen/>
        </w:r>
        <w:r w:rsidRPr="002F02C9">
          <w:rPr>
            <w:rPrChange w:id="11725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11726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rPrChange w:id="11727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instrText>圖</w:instrText>
        </w:r>
        <w:r w:rsidRPr="002F02C9">
          <w:rPr>
            <w:rPrChange w:id="1172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\* ARABIC \s 2 </w:instrText>
        </w:r>
        <w:r w:rsidRPr="002F02C9">
          <w:rPr>
            <w:rPrChange w:id="11729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11730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</w:t>
        </w:r>
        <w:r w:rsidRPr="002F02C9">
          <w:rPr>
            <w:rPrChange w:id="11731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</w:p>
    <w:p w:rsidR="003B389F" w:rsidRPr="002F02C9" w:rsidRDefault="00152C15">
      <w:pPr>
        <w:jc w:val="center"/>
        <w:rPr>
          <w:ins w:id="11732" w:author="Gao, Guan-Wei (高貫偉 ITC)" w:date="2012-07-18T16:25:00Z"/>
          <w:rPrChange w:id="11733" w:author="Chen, Ivy (陳素貞 IEC1)" w:date="2015-01-12T13:45:00Z">
            <w:rPr>
              <w:ins w:id="11734" w:author="Gao, Guan-Wei (高貫偉 ITC)" w:date="2012-07-18T16:25:00Z"/>
            </w:rPr>
          </w:rPrChange>
        </w:rPr>
        <w:pPrChange w:id="11735" w:author="Gao, Guan-Wei (高貫偉 ITC)" w:date="2012-07-18T16:27:00Z">
          <w:pPr>
            <w:pStyle w:val="ae"/>
            <w:jc w:val="center"/>
          </w:pPr>
        </w:pPrChange>
      </w:pPr>
      <w:ins w:id="11736" w:author="Gao, Guan-Wei (高貫偉 ITC)" w:date="2012-07-18T16:50:00Z">
        <w:r w:rsidRPr="002F02C9">
          <w:rPr>
            <w:noProof/>
            <w:rPrChange w:id="11737" w:author="Chen, Ivy (陳素貞 IEC1)" w:date="2015-01-12T13:45:00Z">
              <w:rPr>
                <w:noProof/>
              </w:rPr>
            </w:rPrChange>
          </w:rPr>
          <w:pict>
            <v:oval id="_x0000_s3883" style="position:absolute;left:0;text-align:left;margin-left:167.25pt;margin-top:3.45pt;width:19.45pt;height:17.25pt;z-index:251621888" fillcolor="yellow" strokecolor="red" strokeweight="1pt">
              <v:textbox style="mso-next-textbox:#_x0000_s3883;mso-fit-shape-to-text:t" inset="0,0,0,0">
                <w:txbxContent>
                  <w:p w:rsidR="003B389F" w:rsidRPr="008721B4" w:rsidRDefault="003B389F" w:rsidP="00247B40">
                    <w:pPr>
                      <w:jc w:val="center"/>
                      <w:rPr>
                        <w:b/>
                        <w:szCs w:val="20"/>
                      </w:rPr>
                    </w:pPr>
                    <w:del w:id="11738" w:author="Gao, Guan-Wei (高貫偉 ITC)" w:date="2012-07-18T16:47:00Z">
                      <w:r w:rsidDel="00425420">
                        <w:rPr>
                          <w:rFonts w:hint="eastAsia"/>
                          <w:b/>
                          <w:szCs w:val="20"/>
                        </w:rPr>
                        <w:delText>4</w:delText>
                      </w:r>
                    </w:del>
                    <w:ins w:id="11739" w:author="Gao, Guan-Wei (高貫偉 ITC)" w:date="2012-07-18T16:50:00Z">
                      <w:r>
                        <w:rPr>
                          <w:rFonts w:hint="eastAsia"/>
                          <w:b/>
                          <w:szCs w:val="20"/>
                        </w:rPr>
                        <w:t>9</w:t>
                      </w:r>
                    </w:ins>
                  </w:p>
                </w:txbxContent>
              </v:textbox>
            </v:oval>
          </w:pict>
        </w:r>
      </w:ins>
      <w:ins w:id="11740" w:author="Gao, Guan-Wei (高貫偉 ITC)" w:date="2012-07-18T16:49:00Z">
        <w:r w:rsidRPr="002F02C9">
          <w:rPr>
            <w:noProof/>
            <w:rPrChange w:id="11741" w:author="Chen, Ivy (陳素貞 IEC1)" w:date="2015-01-12T13:45:00Z">
              <w:rPr>
                <w:noProof/>
              </w:rPr>
            </w:rPrChange>
          </w:rPr>
          <w:pict>
            <v:oval id="_x0000_s3882" style="position:absolute;left:0;text-align:left;margin-left:345.7pt;margin-top:140.7pt;width:19.45pt;height:17.25pt;z-index:251620864" fillcolor="yellow" strokecolor="red" strokeweight="1pt">
              <v:textbox style="mso-next-textbox:#_x0000_s3882;mso-fit-shape-to-text:t" inset="0,0,0,0">
                <w:txbxContent>
                  <w:p w:rsidR="003B389F" w:rsidRPr="008721B4" w:rsidRDefault="003B389F" w:rsidP="00247B40">
                    <w:pPr>
                      <w:jc w:val="center"/>
                      <w:rPr>
                        <w:b/>
                        <w:szCs w:val="20"/>
                      </w:rPr>
                    </w:pPr>
                    <w:del w:id="11742" w:author="Gao, Guan-Wei (高貫偉 ITC)" w:date="2012-07-18T16:47:00Z">
                      <w:r w:rsidDel="00425420">
                        <w:rPr>
                          <w:rFonts w:hint="eastAsia"/>
                          <w:b/>
                          <w:szCs w:val="20"/>
                        </w:rPr>
                        <w:delText>4</w:delText>
                      </w:r>
                    </w:del>
                    <w:ins w:id="11743" w:author="Gao, Guan-Wei (高貫偉 ITC)" w:date="2012-07-18T16:50:00Z">
                      <w:r>
                        <w:rPr>
                          <w:rFonts w:hint="eastAsia"/>
                          <w:b/>
                          <w:szCs w:val="20"/>
                        </w:rPr>
                        <w:t>12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1744" w:author="Chen, Ivy (陳素貞 IEC1)" w:date="2015-01-12T13:45:00Z">
              <w:rPr>
                <w:noProof/>
              </w:rPr>
            </w:rPrChange>
          </w:rPr>
          <w:pict>
            <v:oval id="_x0000_s3881" style="position:absolute;left:0;text-align:left;margin-left:243.75pt;margin-top:140.7pt;width:19.45pt;height:17.25pt;z-index:251619840" fillcolor="yellow" strokecolor="red" strokeweight="1pt">
              <v:textbox style="mso-next-textbox:#_x0000_s3881;mso-fit-shape-to-text:t" inset="0,0,0,0">
                <w:txbxContent>
                  <w:p w:rsidR="003B389F" w:rsidRPr="008721B4" w:rsidRDefault="003B389F" w:rsidP="00247B40">
                    <w:pPr>
                      <w:jc w:val="center"/>
                      <w:rPr>
                        <w:b/>
                        <w:szCs w:val="20"/>
                      </w:rPr>
                    </w:pPr>
                    <w:del w:id="11745" w:author="Gao, Guan-Wei (高貫偉 ITC)" w:date="2012-07-18T16:47:00Z">
                      <w:r w:rsidDel="00425420">
                        <w:rPr>
                          <w:rFonts w:hint="eastAsia"/>
                          <w:b/>
                          <w:szCs w:val="20"/>
                        </w:rPr>
                        <w:delText>4</w:delText>
                      </w:r>
                    </w:del>
                    <w:ins w:id="11746" w:author="Gao, Guan-Wei (高貫偉 ITC)" w:date="2012-07-18T16:50:00Z">
                      <w:r>
                        <w:rPr>
                          <w:rFonts w:hint="eastAsia"/>
                          <w:b/>
                          <w:szCs w:val="20"/>
                        </w:rPr>
                        <w:t>11</w:t>
                      </w:r>
                    </w:ins>
                  </w:p>
                </w:txbxContent>
              </v:textbox>
            </v:oval>
          </w:pict>
        </w:r>
      </w:ins>
      <w:ins w:id="11747" w:author="Gao, Guan-Wei (高貫偉 ITC)" w:date="2012-07-18T16:48:00Z">
        <w:r w:rsidRPr="002F02C9">
          <w:rPr>
            <w:noProof/>
            <w:rPrChange w:id="11748" w:author="Chen, Ivy (陳素貞 IEC1)" w:date="2015-01-12T13:45:00Z">
              <w:rPr>
                <w:noProof/>
              </w:rPr>
            </w:rPrChange>
          </w:rPr>
          <w:pict>
            <v:oval id="_x0000_s3880" style="position:absolute;left:0;text-align:left;margin-left:314.25pt;margin-top:61.2pt;width:19.45pt;height:17.25pt;z-index:251618816" fillcolor="yellow" strokecolor="red" strokeweight="1pt">
              <v:textbox style="mso-next-textbox:#_x0000_s3880;mso-fit-shape-to-text:t" inset="0,0,0,0">
                <w:txbxContent>
                  <w:p w:rsidR="003B389F" w:rsidRPr="008721B4" w:rsidRDefault="003B389F" w:rsidP="00247B40">
                    <w:pPr>
                      <w:jc w:val="center"/>
                      <w:rPr>
                        <w:b/>
                        <w:szCs w:val="20"/>
                      </w:rPr>
                    </w:pPr>
                    <w:del w:id="11749" w:author="Gao, Guan-Wei (高貫偉 ITC)" w:date="2012-07-18T16:47:00Z">
                      <w:r w:rsidDel="00425420">
                        <w:rPr>
                          <w:rFonts w:hint="eastAsia"/>
                          <w:b/>
                          <w:szCs w:val="20"/>
                        </w:rPr>
                        <w:delText>4</w:delText>
                      </w:r>
                    </w:del>
                    <w:ins w:id="11750" w:author="Gao, Guan-Wei (高貫偉 ITC)" w:date="2012-07-18T16:50:00Z">
                      <w:r>
                        <w:rPr>
                          <w:rFonts w:hint="eastAsia"/>
                          <w:b/>
                          <w:szCs w:val="20"/>
                        </w:rPr>
                        <w:t>10</w:t>
                      </w:r>
                    </w:ins>
                  </w:p>
                </w:txbxContent>
              </v:textbox>
            </v:oval>
          </w:pict>
        </w:r>
      </w:ins>
      <w:ins w:id="11751" w:author="Gao, Guan-Wei (高貫偉 ITC)" w:date="2012-07-18T16:27:00Z">
        <w:r w:rsidR="003B389F" w:rsidRPr="002F02C9">
          <w:rPr>
            <w:noProof/>
            <w:lang w:eastAsia="zh-TW"/>
            <w:rPrChange w:id="11752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3800475" cy="2828925"/>
              <wp:effectExtent l="19050" t="0" r="9525" b="0"/>
              <wp:docPr id="13" name="图片 12" descr="ConstValueAddTyp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onstValueAddType.jpg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00475" cy="28289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B1858" w:rsidRPr="002F02C9" w:rsidRDefault="00152C15" w:rsidP="004B1858">
      <w:pPr>
        <w:pStyle w:val="ae"/>
        <w:jc w:val="center"/>
        <w:rPr>
          <w:ins w:id="11753" w:author="Gao, Guan-Wei (高貫偉 ITC)" w:date="2012-07-18T16:28:00Z"/>
          <w:rPrChange w:id="11754" w:author="Chen, Ivy (陳素貞 IEC1)" w:date="2015-01-12T13:45:00Z">
            <w:rPr>
              <w:ins w:id="11755" w:author="Gao, Guan-Wei (高貫偉 ITC)" w:date="2012-07-18T16:28:00Z"/>
            </w:rPr>
          </w:rPrChange>
        </w:rPr>
      </w:pPr>
      <w:ins w:id="11756" w:author="Gao, Guan-Wei (高貫偉 ITC)" w:date="2012-07-18T16:28:00Z">
        <w:r w:rsidRPr="002F02C9">
          <w:rPr>
            <w:rFonts w:hint="eastAsia"/>
            <w:rPrChange w:id="11757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圖</w:t>
        </w:r>
        <w:r w:rsidRPr="002F02C9">
          <w:rPr>
            <w:rPrChange w:id="1175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 xml:space="preserve"> 3.1</w:t>
        </w:r>
        <w:r w:rsidRPr="002F02C9">
          <w:rPr>
            <w:rPrChange w:id="11759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noBreakHyphen/>
        </w:r>
      </w:ins>
      <w:ins w:id="11760" w:author="Gao, Guan-Wei (高貫偉 ITC)" w:date="2012-07-18T16:45:00Z">
        <w:r w:rsidRPr="002F02C9">
          <w:rPr>
            <w:rPrChange w:id="11761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>2</w:t>
        </w:r>
      </w:ins>
    </w:p>
    <w:p w:rsidR="004B1858" w:rsidRPr="002F02C9" w:rsidRDefault="004B1858" w:rsidP="004B1858">
      <w:pPr>
        <w:jc w:val="center"/>
        <w:rPr>
          <w:ins w:id="11762" w:author="Gao, Guan-Wei (高貫偉 ITC)" w:date="2012-07-18T16:25:00Z"/>
          <w:rPrChange w:id="11763" w:author="Chen, Ivy (陳素貞 IEC1)" w:date="2015-01-12T13:45:00Z">
            <w:rPr>
              <w:ins w:id="11764" w:author="Gao, Guan-Wei (高貫偉 ITC)" w:date="2012-07-18T16:25:00Z"/>
            </w:rPr>
          </w:rPrChange>
        </w:rPr>
      </w:pPr>
    </w:p>
    <w:p w:rsidR="004B1858" w:rsidRPr="002F02C9" w:rsidRDefault="00152C15" w:rsidP="004B1858">
      <w:pPr>
        <w:pStyle w:val="4"/>
        <w:rPr>
          <w:ins w:id="11765" w:author="Gao, Guan-Wei (高貫偉 ITC)" w:date="2012-07-18T16:25:00Z"/>
          <w:rPrChange w:id="11766" w:author="Chen, Ivy (陳素貞 IEC1)" w:date="2015-01-12T13:45:00Z">
            <w:rPr>
              <w:ins w:id="11767" w:author="Gao, Guan-Wei (高貫偉 ITC)" w:date="2012-07-18T16:25:00Z"/>
            </w:rPr>
          </w:rPrChange>
        </w:rPr>
      </w:pPr>
      <w:ins w:id="11768" w:author="Gao, Guan-Wei (高貫偉 ITC)" w:date="2012-07-18T16:25:00Z">
        <w:r w:rsidRPr="002F02C9">
          <w:rPr>
            <w:rFonts w:hint="eastAsia"/>
            <w:rPrChange w:id="11769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界面說明</w:t>
        </w:r>
      </w:ins>
    </w:p>
    <w:p w:rsidR="004B1858" w:rsidRPr="002F02C9" w:rsidRDefault="00152C15" w:rsidP="004B1858">
      <w:pPr>
        <w:rPr>
          <w:ins w:id="11770" w:author="Gao, Guan-Wei (高貫偉 ITC)" w:date="2012-07-18T16:25:00Z"/>
          <w:rPrChange w:id="11771" w:author="Chen, Ivy (陳素貞 IEC1)" w:date="2015-01-12T13:45:00Z">
            <w:rPr>
              <w:ins w:id="11772" w:author="Gao, Guan-Wei (高貫偉 ITC)" w:date="2012-07-18T16:25:00Z"/>
            </w:rPr>
          </w:rPrChange>
        </w:rPr>
      </w:pPr>
      <w:ins w:id="11773" w:author="Gao, Guan-Wei (高貫偉 ITC)" w:date="2012-07-18T16:25:00Z">
        <w:r w:rsidRPr="002F02C9">
          <w:rPr>
            <w:rFonts w:hint="eastAsia"/>
            <w:rPrChange w:id="1177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11775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1177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界面名稱：</w:t>
        </w:r>
      </w:ins>
      <w:ins w:id="11777" w:author="Gao, Guan-Wei (高貫偉 ITC)" w:date="2012-07-18T16:50:00Z">
        <w:r w:rsidRPr="002F02C9">
          <w:rPr>
            <w:rPrChange w:id="11778" w:author="Chen, Ivy (陳素貞 IEC1)" w:date="2015-01-12T13:45:00Z">
              <w:rPr>
                <w:color w:val="0000FF"/>
                <w:u w:val="single"/>
              </w:rPr>
            </w:rPrChange>
          </w:rPr>
          <w:t>ConstValue</w:t>
        </w:r>
      </w:ins>
      <w:ins w:id="11779" w:author="Gao, Guan-Wei (高貫偉 ITC)" w:date="2012-07-18T16:25:00Z">
        <w:r w:rsidRPr="002F02C9">
          <w:rPr>
            <w:rFonts w:hint="eastAsia"/>
            <w:rPrChange w:id="1178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维护界面。</w:t>
        </w:r>
      </w:ins>
    </w:p>
    <w:p w:rsidR="004B1858" w:rsidRPr="002F02C9" w:rsidRDefault="00152C15" w:rsidP="004B1858">
      <w:pPr>
        <w:jc w:val="both"/>
        <w:rPr>
          <w:ins w:id="11781" w:author="Gao, Guan-Wei (高貫偉 ITC)" w:date="2012-07-18T16:25:00Z"/>
          <w:rPrChange w:id="11782" w:author="Chen, Ivy (陳素貞 IEC1)" w:date="2015-01-12T13:45:00Z">
            <w:rPr>
              <w:ins w:id="11783" w:author="Gao, Guan-Wei (高貫偉 ITC)" w:date="2012-07-18T16:25:00Z"/>
            </w:rPr>
          </w:rPrChange>
        </w:rPr>
      </w:pPr>
      <w:ins w:id="11784" w:author="Gao, Guan-Wei (高貫偉 ITC)" w:date="2012-07-18T16:25:00Z">
        <w:r w:rsidRPr="002F02C9">
          <w:rPr>
            <w:rFonts w:hint="eastAsia"/>
            <w:rPrChange w:id="1178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11786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11787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概述：</w:t>
        </w:r>
        <w:r w:rsidRPr="002F02C9">
          <w:rPr>
            <w:rFonts w:eastAsia="新細明體" w:hint="eastAsia"/>
            <w:rPrChange w:id="11788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使用此界面來</w:t>
        </w:r>
        <w:r w:rsidRPr="002F02C9">
          <w:rPr>
            <w:rFonts w:ascii="SimSun" w:hAnsi="SimSun" w:hint="eastAsia"/>
            <w:rPrChange w:id="11789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维护</w:t>
        </w:r>
      </w:ins>
      <w:ins w:id="11790" w:author="Gao, Guan-Wei (高貫偉 ITC)" w:date="2012-07-18T16:50:00Z">
        <w:r w:rsidRPr="002F02C9">
          <w:rPr>
            <w:rPrChange w:id="11791" w:author="Chen, Ivy (陳素貞 IEC1)" w:date="2015-01-12T13:45:00Z">
              <w:rPr>
                <w:color w:val="0000FF"/>
                <w:u w:val="single"/>
              </w:rPr>
            </w:rPrChange>
          </w:rPr>
          <w:t>ConstValue</w:t>
        </w:r>
      </w:ins>
      <w:ins w:id="11792" w:author="Gao, Guan-Wei (高貫偉 ITC)" w:date="2012-07-18T16:25:00Z">
        <w:r w:rsidRPr="002F02C9">
          <w:rPr>
            <w:rFonts w:hint="eastAsia"/>
            <w:rPrChange w:id="1179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 w:hint="eastAsia"/>
            <w:rPrChange w:id="11794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资料</w:t>
        </w:r>
        <w:r w:rsidRPr="002F02C9">
          <w:rPr>
            <w:rFonts w:hint="eastAsia"/>
            <w:rPrChange w:id="1179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4B1858" w:rsidRPr="002F02C9" w:rsidRDefault="00152C15" w:rsidP="004B1858">
      <w:pPr>
        <w:rPr>
          <w:ins w:id="11796" w:author="Gao, Guan-Wei (高貫偉 ITC)" w:date="2012-07-18T16:25:00Z"/>
          <w:lang w:eastAsia="zh-TW"/>
          <w:rPrChange w:id="11797" w:author="Chen, Ivy (陳素貞 IEC1)" w:date="2015-01-12T13:45:00Z">
            <w:rPr>
              <w:ins w:id="11798" w:author="Gao, Guan-Wei (高貫偉 ITC)" w:date="2012-07-18T16:25:00Z"/>
              <w:lang w:eastAsia="zh-TW"/>
            </w:rPr>
          </w:rPrChange>
        </w:rPr>
      </w:pPr>
      <w:ins w:id="11799" w:author="Gao, Guan-Wei (高貫偉 ITC)" w:date="2012-07-18T16:25:00Z">
        <w:r w:rsidRPr="002F02C9">
          <w:rPr>
            <w:rFonts w:hint="eastAsia"/>
            <w:lang w:eastAsia="zh-TW"/>
            <w:rPrChange w:id="11800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lastRenderedPageBreak/>
          <w:t>●</w:t>
        </w:r>
        <w:r w:rsidRPr="002F02C9">
          <w:rPr>
            <w:lang w:eastAsia="zh-TW"/>
            <w:rPrChange w:id="11801" w:author="Chen, Ivy (陳素貞 IEC1)" w:date="2015-01-12T13:45:00Z">
              <w:rPr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hint="eastAsia"/>
            <w:lang w:eastAsia="zh-TW"/>
            <w:rPrChange w:id="11802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lang w:eastAsia="zh-TW"/>
            <w:rPrChange w:id="11803" w:author="Chen, Ivy (陳素貞 IEC1)" w:date="2015-01-12T13:45:00Z">
              <w:rPr>
                <w:rFonts w:eastAsia="新細明體"/>
                <w:color w:val="0000FF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lang w:eastAsia="zh-TW"/>
            <w:rPrChange w:id="11804" w:author="Chen, Ivy (陳素貞 IEC1)" w:date="2015-01-12T13:45:00Z">
              <w:rPr>
                <w:rFonts w:eastAsia="新細明體" w:hint="eastAsia"/>
                <w:color w:val="0000FF"/>
                <w:u w:val="single"/>
                <w:lang w:eastAsia="zh-TW"/>
              </w:rPr>
            </w:rPrChange>
          </w:rPr>
          <w:t>界面</w:t>
        </w:r>
        <w:r w:rsidRPr="002F02C9">
          <w:rPr>
            <w:rFonts w:ascii="SimSun" w:hAnsi="SimSun" w:hint="eastAsia"/>
            <w:lang w:eastAsia="zh-TW"/>
            <w:rPrChange w:id="11805" w:author="Chen, Ivy (陳素貞 IEC1)" w:date="2015-01-12T13:45:00Z">
              <w:rPr>
                <w:rFonts w:ascii="SimSun" w:hAnsi="SimSun" w:hint="eastAsia"/>
                <w:color w:val="0000FF"/>
                <w:u w:val="single"/>
                <w:lang w:eastAsia="zh-TW"/>
              </w:rPr>
            </w:rPrChange>
          </w:rPr>
          <w:t>，不固定尺寸</w:t>
        </w:r>
        <w:r w:rsidRPr="002F02C9">
          <w:rPr>
            <w:rFonts w:hint="eastAsia"/>
            <w:lang w:eastAsia="zh-TW"/>
            <w:rPrChange w:id="11806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。</w:t>
        </w:r>
      </w:ins>
    </w:p>
    <w:p w:rsidR="004B1858" w:rsidRPr="002F02C9" w:rsidRDefault="00152C15" w:rsidP="004B1858">
      <w:pPr>
        <w:rPr>
          <w:ins w:id="11807" w:author="Gao, Guan-Wei (高貫偉 ITC)" w:date="2012-07-18T16:25:00Z"/>
          <w:rPrChange w:id="11808" w:author="Chen, Ivy (陳素貞 IEC1)" w:date="2015-01-12T13:45:00Z">
            <w:rPr>
              <w:ins w:id="11809" w:author="Gao, Guan-Wei (高貫偉 ITC)" w:date="2012-07-18T16:25:00Z"/>
            </w:rPr>
          </w:rPrChange>
        </w:rPr>
      </w:pPr>
      <w:ins w:id="11810" w:author="Gao, Guan-Wei (高貫偉 ITC)" w:date="2012-07-18T16:25:00Z">
        <w:r w:rsidRPr="002F02C9">
          <w:rPr>
            <w:rFonts w:hint="eastAsia"/>
            <w:rPrChange w:id="1181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11812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1181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進入途徑：</w:t>
        </w:r>
        <w:r w:rsidRPr="002F02C9">
          <w:rPr>
            <w:rFonts w:eastAsia="新細明體" w:hint="eastAsia"/>
            <w:rPrChange w:id="11814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在</w:t>
        </w:r>
        <w:r w:rsidRPr="002F02C9">
          <w:rPr>
            <w:rFonts w:ascii="SimSun" w:hAnsi="SimSun"/>
            <w:rPrChange w:id="11815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iMES</w:t>
        </w:r>
        <w:r w:rsidRPr="002F02C9">
          <w:rPr>
            <w:rFonts w:ascii="SimSun" w:hAnsi="SimSun" w:hint="eastAsia"/>
            <w:rPrChange w:id="11816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框架</w:t>
        </w:r>
        <w:r w:rsidRPr="002F02C9">
          <w:rPr>
            <w:rFonts w:ascii="SimSun" w:hAnsi="SimSun"/>
            <w:rPrChange w:id="11817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Function Tree</w:t>
        </w:r>
        <w:r w:rsidRPr="002F02C9">
          <w:rPr>
            <w:rFonts w:ascii="SimSun" w:hAnsi="SimSun" w:hint="eastAsia"/>
            <w:rPrChange w:id="11818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/>
            <w:rPrChange w:id="11819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Maintain</w:t>
        </w:r>
        <w:r w:rsidRPr="002F02C9">
          <w:rPr>
            <w:rFonts w:ascii="SimSun" w:hAnsi="SimSun" w:hint="eastAsia"/>
            <w:rPrChange w:id="11820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节点下点击“</w:t>
        </w:r>
      </w:ins>
      <w:ins w:id="11821" w:author="Gao, Guan-Wei (高貫偉 ITC)" w:date="2012-07-18T16:51:00Z">
        <w:r w:rsidRPr="002F02C9">
          <w:rPr>
            <w:rPrChange w:id="11822" w:author="Chen, Ivy (陳素貞 IEC1)" w:date="2015-01-12T13:45:00Z">
              <w:rPr>
                <w:color w:val="0000FF"/>
                <w:u w:val="single"/>
              </w:rPr>
            </w:rPrChange>
          </w:rPr>
          <w:t>ConstValue</w:t>
        </w:r>
      </w:ins>
      <w:ins w:id="11823" w:author="Gao, Guan-Wei (高貫偉 ITC)" w:date="2012-07-18T16:25:00Z">
        <w:r w:rsidRPr="002F02C9">
          <w:rPr>
            <w:rPrChange w:id="11824" w:author="Chen, Ivy (陳素貞 IEC1)" w:date="2015-01-12T13:45:00Z">
              <w:rPr>
                <w:color w:val="0000FF"/>
                <w:u w:val="single"/>
              </w:rPr>
            </w:rPrChange>
          </w:rPr>
          <w:t xml:space="preserve"> Maintain</w:t>
        </w:r>
        <w:r w:rsidRPr="002F02C9">
          <w:rPr>
            <w:rFonts w:ascii="SimSun" w:hAnsi="SimSun" w:hint="eastAsia"/>
            <w:rPrChange w:id="11825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”节点后进入</w:t>
        </w:r>
        <w:r w:rsidRPr="002F02C9">
          <w:rPr>
            <w:rFonts w:hint="eastAsia"/>
            <w:rPrChange w:id="1182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4B1858" w:rsidRPr="002F02C9" w:rsidRDefault="00152C15" w:rsidP="004B1858">
      <w:pPr>
        <w:rPr>
          <w:ins w:id="11827" w:author="Gao, Guan-Wei (高貫偉 ITC)" w:date="2012-07-18T16:25:00Z"/>
          <w:rPrChange w:id="11828" w:author="Chen, Ivy (陳素貞 IEC1)" w:date="2015-01-12T13:45:00Z">
            <w:rPr>
              <w:ins w:id="11829" w:author="Gao, Guan-Wei (高貫偉 ITC)" w:date="2012-07-18T16:25:00Z"/>
            </w:rPr>
          </w:rPrChange>
        </w:rPr>
      </w:pPr>
      <w:ins w:id="11830" w:author="Gao, Guan-Wei (高貫偉 ITC)" w:date="2012-07-18T16:25:00Z">
        <w:r w:rsidRPr="002F02C9">
          <w:rPr>
            <w:rFonts w:hint="eastAsia"/>
            <w:rPrChange w:id="1183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11832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1183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用例：</w:t>
        </w:r>
      </w:ins>
    </w:p>
    <w:p w:rsidR="004B1858" w:rsidRPr="002F02C9" w:rsidRDefault="00152C15" w:rsidP="004B1858">
      <w:pPr>
        <w:rPr>
          <w:ins w:id="11834" w:author="Gao, Guan-Wei (高貫偉 ITC)" w:date="2012-07-18T16:25:00Z"/>
          <w:rFonts w:eastAsiaTheme="minorEastAsia"/>
          <w:rPrChange w:id="11835" w:author="Chen, Ivy (陳素貞 IEC1)" w:date="2015-01-12T13:45:00Z">
            <w:rPr>
              <w:ins w:id="11836" w:author="Gao, Guan-Wei (高貫偉 ITC)" w:date="2012-07-18T16:25:00Z"/>
              <w:rFonts w:eastAsiaTheme="minorEastAsia"/>
            </w:rPr>
          </w:rPrChange>
        </w:rPr>
      </w:pPr>
      <w:ins w:id="11837" w:author="Gao, Guan-Wei (高貫偉 ITC)" w:date="2012-07-18T16:25:00Z">
        <w:r w:rsidRPr="002F02C9">
          <w:rPr>
            <w:rFonts w:hint="eastAsia"/>
            <w:rPrChange w:id="1183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11839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eastAsia="新細明體" w:hint="eastAsia"/>
            <w:rPrChange w:id="11840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特殊考量：此界面</w:t>
        </w:r>
        <w:r w:rsidRPr="002F02C9">
          <w:rPr>
            <w:rFonts w:hint="eastAsia"/>
            <w:rPrChange w:id="1184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仅能够维护</w:t>
        </w:r>
      </w:ins>
      <w:ins w:id="11842" w:author="Gao, Guan-Wei (高貫偉 ITC)" w:date="2012-07-18T16:51:00Z">
        <w:r w:rsidRPr="002F02C9">
          <w:rPr>
            <w:rPrChange w:id="11843" w:author="Chen, Ivy (陳素貞 IEC1)" w:date="2015-01-12T13:45:00Z">
              <w:rPr>
                <w:color w:val="0000FF"/>
                <w:u w:val="single"/>
              </w:rPr>
            </w:rPrChange>
          </w:rPr>
          <w:t>ConstValue Maintain</w:t>
        </w:r>
      </w:ins>
      <w:ins w:id="11844" w:author="Gao, Guan-Wei (高貫偉 ITC)" w:date="2012-07-18T16:25:00Z">
        <w:r w:rsidRPr="002F02C9">
          <w:rPr>
            <w:rFonts w:hint="eastAsia"/>
            <w:rPrChange w:id="1184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的人</w:t>
        </w:r>
        <w:r w:rsidRPr="002F02C9">
          <w:rPr>
            <w:rFonts w:eastAsia="新細明體" w:hint="eastAsia"/>
            <w:rPrChange w:id="11846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有權限進來</w:t>
        </w:r>
      </w:ins>
    </w:p>
    <w:p w:rsidR="004B1858" w:rsidRPr="002F02C9" w:rsidRDefault="00152C15" w:rsidP="004B1858">
      <w:pPr>
        <w:rPr>
          <w:ins w:id="11847" w:author="Gao, Guan-Wei (高貫偉 ITC)" w:date="2012-07-18T16:25:00Z"/>
          <w:rFonts w:eastAsiaTheme="minorEastAsia"/>
          <w:rPrChange w:id="11848" w:author="Chen, Ivy (陳素貞 IEC1)" w:date="2015-01-12T13:45:00Z">
            <w:rPr>
              <w:ins w:id="11849" w:author="Gao, Guan-Wei (高貫偉 ITC)" w:date="2012-07-18T16:25:00Z"/>
              <w:rFonts w:eastAsiaTheme="minorEastAsia"/>
            </w:rPr>
          </w:rPrChange>
        </w:rPr>
      </w:pPr>
      <w:ins w:id="11850" w:author="Gao, Guan-Wei (高貫偉 ITC)" w:date="2012-07-18T16:25:00Z">
        <w:r w:rsidRPr="002F02C9">
          <w:rPr>
            <w:rFonts w:hint="eastAsia"/>
            <w:rPrChange w:id="1185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●对应数据表：</w:t>
        </w:r>
      </w:ins>
      <w:ins w:id="11852" w:author="Gao, Guan-Wei (高貫偉 ITC)" w:date="2012-07-18T16:51:00Z">
        <w:r w:rsidRPr="002F02C9">
          <w:rPr>
            <w:rFonts w:ascii="Courier New" w:hAnsi="Courier New" w:cs="Courier New"/>
            <w:noProof/>
            <w:szCs w:val="20"/>
            <w:rPrChange w:id="1185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ConstValue</w:t>
        </w:r>
      </w:ins>
    </w:p>
    <w:p w:rsidR="004B1858" w:rsidRPr="002F02C9" w:rsidRDefault="004B1858" w:rsidP="004B1858">
      <w:pPr>
        <w:rPr>
          <w:ins w:id="11854" w:author="Gao, Guan-Wei (高貫偉 ITC)" w:date="2012-07-18T16:25:00Z"/>
          <w:rPrChange w:id="11855" w:author="Chen, Ivy (陳素貞 IEC1)" w:date="2015-01-12T13:45:00Z">
            <w:rPr>
              <w:ins w:id="11856" w:author="Gao, Guan-Wei (高貫偉 ITC)" w:date="2012-07-18T16:25:00Z"/>
            </w:rPr>
          </w:rPrChange>
        </w:rPr>
      </w:pPr>
    </w:p>
    <w:p w:rsidR="004B1858" w:rsidRPr="002F02C9" w:rsidRDefault="004B1858" w:rsidP="004B1858">
      <w:pPr>
        <w:pStyle w:val="ae"/>
        <w:jc w:val="center"/>
        <w:rPr>
          <w:ins w:id="11857" w:author="Gao, Guan-Wei (高貫偉 ITC)" w:date="2012-07-18T16:25:00Z"/>
          <w:rPrChange w:id="11858" w:author="Chen, Ivy (陳素貞 IEC1)" w:date="2015-01-12T13:45:00Z">
            <w:rPr>
              <w:ins w:id="11859" w:author="Gao, Guan-Wei (高貫偉 ITC)" w:date="2012-07-18T16:25:00Z"/>
            </w:rPr>
          </w:rPrChange>
        </w:rPr>
      </w:pPr>
    </w:p>
    <w:p w:rsidR="004B1858" w:rsidRPr="002F02C9" w:rsidRDefault="00152C15" w:rsidP="004B1858">
      <w:pPr>
        <w:pStyle w:val="4"/>
        <w:rPr>
          <w:ins w:id="11860" w:author="Gao, Guan-Wei (高貫偉 ITC)" w:date="2012-07-18T16:25:00Z"/>
          <w:rPrChange w:id="11861" w:author="Chen, Ivy (陳素貞 IEC1)" w:date="2015-01-12T13:45:00Z">
            <w:rPr>
              <w:ins w:id="11862" w:author="Gao, Guan-Wei (高貫偉 ITC)" w:date="2012-07-18T16:25:00Z"/>
            </w:rPr>
          </w:rPrChange>
        </w:rPr>
      </w:pPr>
      <w:ins w:id="11863" w:author="Gao, Guan-Wei (高貫偉 ITC)" w:date="2012-07-18T16:25:00Z">
        <w:r w:rsidRPr="002F02C9">
          <w:rPr>
            <w:rFonts w:hint="eastAsia"/>
            <w:rPrChange w:id="1186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控件說明</w:t>
        </w:r>
      </w:ins>
    </w:p>
    <w:p w:rsidR="004B1858" w:rsidRPr="002F02C9" w:rsidRDefault="00152C15" w:rsidP="004B1858">
      <w:pPr>
        <w:pStyle w:val="ae"/>
        <w:jc w:val="right"/>
        <w:rPr>
          <w:ins w:id="11865" w:author="Gao, Guan-Wei (高貫偉 ITC)" w:date="2012-07-18T16:25:00Z"/>
          <w:rPrChange w:id="11866" w:author="Chen, Ivy (陳素貞 IEC1)" w:date="2015-01-12T13:45:00Z">
            <w:rPr>
              <w:ins w:id="11867" w:author="Gao, Guan-Wei (高貫偉 ITC)" w:date="2012-07-18T16:25:00Z"/>
            </w:rPr>
          </w:rPrChange>
        </w:rPr>
      </w:pPr>
      <w:ins w:id="11868" w:author="Gao, Guan-Wei (高貫偉 ITC)" w:date="2012-07-18T16:25:00Z">
        <w:r w:rsidRPr="002F02C9">
          <w:rPr>
            <w:rFonts w:hint="eastAsia"/>
            <w:rPrChange w:id="11869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表</w:t>
        </w:r>
        <w:r w:rsidRPr="002F02C9">
          <w:rPr>
            <w:rPrChange w:id="1187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 xml:space="preserve">: </w:t>
        </w:r>
        <w:r w:rsidRPr="002F02C9">
          <w:rPr>
            <w:rPrChange w:id="11871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1187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STYLEREF 2 \s </w:instrText>
        </w:r>
        <w:r w:rsidRPr="002F02C9">
          <w:rPr>
            <w:rPrChange w:id="11873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11874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1.</w:t>
        </w:r>
        <w:r w:rsidRPr="002F02C9">
          <w:rPr>
            <w:rFonts w:eastAsiaTheme="minorEastAsia"/>
            <w:noProof/>
            <w:rPrChange w:id="11875" w:author="Chen, Ivy (陳素貞 IEC1)" w:date="2015-01-12T13:45:00Z">
              <w:rPr>
                <w:rFonts w:eastAsiaTheme="minorEastAsia" w:cs="Times New Roman"/>
                <w:noProof/>
                <w:color w:val="0000FF"/>
                <w:u w:val="single"/>
              </w:rPr>
            </w:rPrChange>
          </w:rPr>
          <w:t>6</w:t>
        </w:r>
        <w:r w:rsidRPr="002F02C9">
          <w:rPr>
            <w:rPrChange w:id="11876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  <w:r w:rsidRPr="002F02C9">
          <w:rPr>
            <w:rPrChange w:id="11877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noBreakHyphen/>
        </w:r>
        <w:r w:rsidRPr="002F02C9">
          <w:rPr>
            <w:rPrChange w:id="1187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11879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rPrChange w:id="11880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instrText>表</w:instrText>
        </w:r>
        <w:r w:rsidRPr="002F02C9">
          <w:rPr>
            <w:rPrChange w:id="11881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: \* ARABIC \s 2 </w:instrText>
        </w:r>
        <w:r w:rsidRPr="002F02C9">
          <w:rPr>
            <w:rPrChange w:id="1188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11883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</w:t>
        </w:r>
        <w:r w:rsidRPr="002F02C9">
          <w:rPr>
            <w:rPrChange w:id="11884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4B1858" w:rsidRPr="002F02C9" w:rsidTr="004B1858">
        <w:trPr>
          <w:tblHeader/>
          <w:ins w:id="11885" w:author="Gao, Guan-Wei (高貫偉 ITC)" w:date="2012-07-18T16:25:00Z"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ins w:id="11886" w:author="Gao, Guan-Wei (高貫偉 ITC)" w:date="2012-07-18T16:25:00Z"/>
                <w:rPrChange w:id="11887" w:author="Chen, Ivy (陳素貞 IEC1)" w:date="2015-01-12T13:45:00Z">
                  <w:rPr>
                    <w:ins w:id="11888" w:author="Gao, Guan-Wei (高貫偉 ITC)" w:date="2012-07-18T16:2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1889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1890" w:author="Gao, Guan-Wei (高貫偉 ITC)" w:date="2012-07-18T16:25:00Z">
              <w:r w:rsidRPr="002F02C9">
                <w:rPr>
                  <w:rPrChange w:id="11891" w:author="Chen, Ivy (陳素貞 IEC1)" w:date="2015-01-12T13:45:00Z">
                    <w:rPr>
                      <w:b/>
                      <w:color w:val="0000FF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10" w:type="dxa"/>
            <w:shd w:val="clear" w:color="auto" w:fill="CCCCCC"/>
          </w:tcPr>
          <w:p w:rsidR="003B389F" w:rsidRPr="002F02C9" w:rsidRDefault="00152C15">
            <w:pPr>
              <w:rPr>
                <w:ins w:id="11892" w:author="Gao, Guan-Wei (高貫偉 ITC)" w:date="2012-07-18T16:25:00Z"/>
                <w:rPrChange w:id="11893" w:author="Chen, Ivy (陳素貞 IEC1)" w:date="2015-01-12T13:45:00Z">
                  <w:rPr>
                    <w:ins w:id="11894" w:author="Gao, Guan-Wei (高貫偉 ITC)" w:date="2012-07-18T16:2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1895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1896" w:author="Gao, Guan-Wei (高貫偉 ITC)" w:date="2012-07-18T16:25:00Z">
              <w:r w:rsidRPr="002F02C9">
                <w:rPr>
                  <w:rFonts w:hint="eastAsia"/>
                  <w:rPrChange w:id="11897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916" w:type="dxa"/>
            <w:shd w:val="clear" w:color="auto" w:fill="CCCCCC"/>
          </w:tcPr>
          <w:p w:rsidR="003B389F" w:rsidRPr="002F02C9" w:rsidRDefault="00152C15">
            <w:pPr>
              <w:rPr>
                <w:ins w:id="11898" w:author="Gao, Guan-Wei (高貫偉 ITC)" w:date="2012-07-18T16:25:00Z"/>
                <w:rPrChange w:id="11899" w:author="Chen, Ivy (陳素貞 IEC1)" w:date="2015-01-12T13:45:00Z">
                  <w:rPr>
                    <w:ins w:id="11900" w:author="Gao, Guan-Wei (高貫偉 ITC)" w:date="2012-07-18T16:2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1901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1902" w:author="Gao, Guan-Wei (高貫偉 ITC)" w:date="2012-07-18T16:25:00Z">
              <w:r w:rsidRPr="002F02C9">
                <w:rPr>
                  <w:rFonts w:hint="eastAsia"/>
                  <w:rPrChange w:id="11903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677" w:type="dxa"/>
            <w:shd w:val="clear" w:color="auto" w:fill="CCCCCC"/>
            <w:tcFitText/>
          </w:tcPr>
          <w:p w:rsidR="003B389F" w:rsidRPr="002F02C9" w:rsidRDefault="00152C15">
            <w:pPr>
              <w:rPr>
                <w:ins w:id="11904" w:author="Gao, Guan-Wei (高貫偉 ITC)" w:date="2012-07-18T16:25:00Z"/>
                <w:rPrChange w:id="11905" w:author="Chen, Ivy (陳素貞 IEC1)" w:date="2015-01-12T13:45:00Z">
                  <w:rPr>
                    <w:ins w:id="11906" w:author="Gao, Guan-Wei (高貫偉 ITC)" w:date="2012-07-18T16:2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1907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1908" w:author="Gao, Guan-Wei (高貫偉 ITC)" w:date="2012-07-18T16:25:00Z">
              <w:r w:rsidRPr="002F02C9">
                <w:rPr>
                  <w:rFonts w:hint="eastAsia"/>
                  <w:spacing w:val="40"/>
                  <w:rPrChange w:id="11909" w:author="Chen, Ivy (陳素貞 IEC1)" w:date="2015-01-12T13:45:00Z">
                    <w:rPr>
                      <w:rFonts w:hint="eastAsia"/>
                      <w:b/>
                      <w:color w:val="0000FF"/>
                      <w:spacing w:val="39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hint="eastAsia"/>
                  <w:spacing w:val="1"/>
                  <w:rPrChange w:id="11910" w:author="Chen, Ivy (陳素貞 IEC1)" w:date="2015-01-12T13:45:00Z">
                    <w:rPr>
                      <w:rFonts w:hint="eastAsia"/>
                      <w:b/>
                      <w:color w:val="0000FF"/>
                      <w:spacing w:val="1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432" w:type="dxa"/>
            <w:shd w:val="clear" w:color="auto" w:fill="CCCCCC"/>
          </w:tcPr>
          <w:p w:rsidR="003B389F" w:rsidRPr="002F02C9" w:rsidRDefault="00152C15">
            <w:pPr>
              <w:rPr>
                <w:ins w:id="11911" w:author="Gao, Guan-Wei (高貫偉 ITC)" w:date="2012-07-18T16:25:00Z"/>
                <w:rPrChange w:id="11912" w:author="Chen, Ivy (陳素貞 IEC1)" w:date="2015-01-12T13:45:00Z">
                  <w:rPr>
                    <w:ins w:id="11913" w:author="Gao, Guan-Wei (高貫偉 ITC)" w:date="2012-07-18T16:2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1914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1915" w:author="Gao, Guan-Wei (高貫偉 ITC)" w:date="2012-07-18T16:25:00Z">
              <w:r w:rsidRPr="002F02C9">
                <w:rPr>
                  <w:rFonts w:hint="eastAsia"/>
                  <w:rPrChange w:id="11916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80" w:type="dxa"/>
            <w:shd w:val="clear" w:color="auto" w:fill="CCCCCC"/>
          </w:tcPr>
          <w:p w:rsidR="003B389F" w:rsidRPr="002F02C9" w:rsidRDefault="00152C15">
            <w:pPr>
              <w:rPr>
                <w:ins w:id="11917" w:author="Gao, Guan-Wei (高貫偉 ITC)" w:date="2012-07-18T16:25:00Z"/>
                <w:rPrChange w:id="11918" w:author="Chen, Ivy (陳素貞 IEC1)" w:date="2015-01-12T13:45:00Z">
                  <w:rPr>
                    <w:ins w:id="11919" w:author="Gao, Guan-Wei (高貫偉 ITC)" w:date="2012-07-18T16:2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1920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1921" w:author="Gao, Guan-Wei (高貫偉 ITC)" w:date="2012-07-18T16:25:00Z">
              <w:r w:rsidRPr="002F02C9">
                <w:rPr>
                  <w:rFonts w:hint="eastAsia"/>
                  <w:rPrChange w:id="11922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ins w:id="11923" w:author="Gao, Guan-Wei (高貫偉 ITC)" w:date="2012-07-18T16:25:00Z"/>
                <w:rPrChange w:id="11924" w:author="Chen, Ivy (陳素貞 IEC1)" w:date="2015-01-12T13:45:00Z">
                  <w:rPr>
                    <w:ins w:id="11925" w:author="Gao, Guan-Wei (高貫偉 ITC)" w:date="2012-07-18T16:2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1926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1927" w:author="Gao, Guan-Wei (高貫偉 ITC)" w:date="2012-07-18T16:25:00Z">
              <w:r w:rsidRPr="002F02C9">
                <w:rPr>
                  <w:rFonts w:hint="eastAsia"/>
                  <w:rPrChange w:id="11928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ins w:id="11929" w:author="Gao, Guan-Wei (高貫偉 ITC)" w:date="2012-07-18T16:25:00Z"/>
                <w:rPrChange w:id="11930" w:author="Chen, Ivy (陳素貞 IEC1)" w:date="2015-01-12T13:45:00Z">
                  <w:rPr>
                    <w:ins w:id="11931" w:author="Gao, Guan-Wei (高貫偉 ITC)" w:date="2012-07-18T16:2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1932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1933" w:author="Gao, Guan-Wei (高貫偉 ITC)" w:date="2012-07-18T16:25:00Z">
              <w:r w:rsidRPr="002F02C9">
                <w:rPr>
                  <w:rFonts w:hint="eastAsia"/>
                  <w:rPrChange w:id="11934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4B1858" w:rsidRPr="002F02C9" w:rsidTr="004B1858">
        <w:trPr>
          <w:ins w:id="11935" w:author="Gao, Guan-Wei (高貫偉 ITC)" w:date="2012-07-18T16:25:00Z"/>
        </w:trPr>
        <w:tc>
          <w:tcPr>
            <w:tcW w:w="445" w:type="dxa"/>
          </w:tcPr>
          <w:p w:rsidR="003B389F" w:rsidRPr="002F02C9" w:rsidRDefault="00152C15">
            <w:pPr>
              <w:rPr>
                <w:ins w:id="11936" w:author="Gao, Guan-Wei (高貫偉 ITC)" w:date="2012-07-18T16:25:00Z"/>
                <w:rPrChange w:id="11937" w:author="Chen, Ivy (陳素貞 IEC1)" w:date="2015-01-12T13:45:00Z">
                  <w:rPr>
                    <w:ins w:id="11938" w:author="Gao, Guan-Wei (高貫偉 ITC)" w:date="2012-07-18T16:2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1939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1940" w:author="Gao, Guan-Wei (高貫偉 ITC)" w:date="2012-07-18T16:25:00Z">
              <w:r w:rsidRPr="002F02C9">
                <w:rPr>
                  <w:rPrChange w:id="11941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10" w:type="dxa"/>
          </w:tcPr>
          <w:p w:rsidR="003B389F" w:rsidRPr="002F02C9" w:rsidRDefault="00152C15">
            <w:pPr>
              <w:rPr>
                <w:ins w:id="11942" w:author="Gao, Guan-Wei (高貫偉 ITC)" w:date="2012-07-18T16:25:00Z"/>
                <w:rPrChange w:id="11943" w:author="Chen, Ivy (陳素貞 IEC1)" w:date="2015-01-12T13:45:00Z">
                  <w:rPr>
                    <w:ins w:id="11944" w:author="Gao, Guan-Wei (高貫偉 ITC)" w:date="2012-07-18T16:2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1945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1946" w:author="Gao, Guan-Wei (高貫偉 ITC)" w:date="2012-07-18T17:49:00Z">
              <w:r w:rsidRPr="002F02C9">
                <w:rPr>
                  <w:rPrChange w:id="11947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Type</w:t>
              </w:r>
            </w:ins>
          </w:p>
        </w:tc>
        <w:tc>
          <w:tcPr>
            <w:tcW w:w="916" w:type="dxa"/>
          </w:tcPr>
          <w:p w:rsidR="003B389F" w:rsidRPr="002F02C9" w:rsidRDefault="00152C15">
            <w:pPr>
              <w:rPr>
                <w:ins w:id="11948" w:author="Gao, Guan-Wei (高貫偉 ITC)" w:date="2012-07-18T16:25:00Z"/>
                <w:rPrChange w:id="11949" w:author="Chen, Ivy (陳素貞 IEC1)" w:date="2015-01-12T13:45:00Z">
                  <w:rPr>
                    <w:ins w:id="11950" w:author="Gao, Guan-Wei (高貫偉 ITC)" w:date="2012-07-18T16:2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1951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1952" w:author="Gao, Guan-Wei (高貫偉 ITC)" w:date="2012-07-18T17:49:00Z">
              <w:r w:rsidRPr="002F02C9">
                <w:rPr>
                  <w:rPrChange w:id="11953" w:author="Chen, Ivy (陳素貞 IEC1)" w:date="2015-01-12T13:45:00Z">
                    <w:rPr>
                      <w:rFonts w:ascii="SimSun" w:eastAsia="SimHei" w:hAnsi="SimSun" w:cs="Arial"/>
                      <w:color w:val="0000FF"/>
                      <w:szCs w:val="20"/>
                      <w:u w:val="single"/>
                    </w:rPr>
                  </w:rPrChange>
                </w:rPr>
                <w:t>DropDownList</w:t>
              </w:r>
            </w:ins>
          </w:p>
        </w:tc>
        <w:tc>
          <w:tcPr>
            <w:tcW w:w="677" w:type="dxa"/>
          </w:tcPr>
          <w:p w:rsidR="004B1858" w:rsidRPr="002F02C9" w:rsidRDefault="004B1858" w:rsidP="004B1858">
            <w:pPr>
              <w:rPr>
                <w:ins w:id="11954" w:author="Gao, Guan-Wei (高貫偉 ITC)" w:date="2012-07-18T16:25:00Z"/>
                <w:rPrChange w:id="11955" w:author="Chen, Ivy (陳素貞 IEC1)" w:date="2015-01-12T13:45:00Z">
                  <w:rPr>
                    <w:ins w:id="11956" w:author="Gao, Guan-Wei (高貫偉 ITC)" w:date="2012-07-18T16:25:00Z"/>
                  </w:rPr>
                </w:rPrChange>
              </w:rPr>
            </w:pPr>
          </w:p>
        </w:tc>
        <w:tc>
          <w:tcPr>
            <w:tcW w:w="1432" w:type="dxa"/>
          </w:tcPr>
          <w:p w:rsidR="00152C15" w:rsidRPr="002F02C9" w:rsidRDefault="00152C15" w:rsidP="00152C15">
            <w:pPr>
              <w:rPr>
                <w:ins w:id="11957" w:author="Gao, Guan-Wei (高貫偉 ITC)" w:date="2012-07-18T16:25:00Z"/>
                <w:rPrChange w:id="11958" w:author="Chen, Ivy (陳素貞 IEC1)" w:date="2015-01-12T13:45:00Z">
                  <w:rPr>
                    <w:ins w:id="11959" w:author="Gao, Guan-Wei (高貫偉 ITC)" w:date="2012-07-18T16:25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1960" w:author="Chen, Ivy (陳素貞 IEC1)" w:date="2014-02-07T15:59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1961" w:author="Gao, Guan-Wei (高貫偉 ITC)" w:date="2012-07-18T17:49:00Z">
              <w:r w:rsidRPr="002F02C9">
                <w:rPr>
                  <w:rFonts w:hint="eastAsia"/>
                  <w:rPrChange w:id="11962" w:author="Chen, Ivy (陳素貞 IEC1)" w:date="2015-01-12T13:45:00Z">
                    <w:rPr>
                      <w:rFonts w:ascii="Arial" w:eastAsia="SimHei" w:hAnsi="Arial" w:cs="Arial" w:hint="eastAsia"/>
                      <w:b/>
                      <w:bCs/>
                      <w:color w:val="0000FF"/>
                      <w:kern w:val="32"/>
                      <w:sz w:val="32"/>
                      <w:szCs w:val="20"/>
                      <w:u w:val="single"/>
                    </w:rPr>
                  </w:rPrChange>
                </w:rPr>
                <w:t>非空第一码</w:t>
              </w:r>
            </w:ins>
          </w:p>
        </w:tc>
        <w:tc>
          <w:tcPr>
            <w:tcW w:w="680" w:type="dxa"/>
          </w:tcPr>
          <w:p w:rsidR="004B1858" w:rsidRPr="002F02C9" w:rsidRDefault="004B1858" w:rsidP="004B1858">
            <w:pPr>
              <w:rPr>
                <w:ins w:id="11963" w:author="Gao, Guan-Wei (高貫偉 ITC)" w:date="2012-07-18T16:25:00Z"/>
                <w:rPrChange w:id="11964" w:author="Chen, Ivy (陳素貞 IEC1)" w:date="2015-01-12T13:45:00Z">
                  <w:rPr>
                    <w:ins w:id="11965" w:author="Gao, Guan-Wei (高貫偉 ITC)" w:date="2012-07-18T16:25:00Z"/>
                  </w:rPr>
                </w:rPrChange>
              </w:rPr>
            </w:pPr>
          </w:p>
        </w:tc>
        <w:tc>
          <w:tcPr>
            <w:tcW w:w="2728" w:type="dxa"/>
          </w:tcPr>
          <w:p w:rsidR="00152C15" w:rsidRPr="002F02C9" w:rsidRDefault="00152C15" w:rsidP="00152C15">
            <w:pPr>
              <w:rPr>
                <w:ins w:id="11966" w:author="Gao, Guan-Wei (高貫偉 ITC)" w:date="2012-07-18T18:07:00Z"/>
                <w:rPrChange w:id="11967" w:author="Chen, Ivy (陳素貞 IEC1)" w:date="2015-01-12T13:45:00Z">
                  <w:rPr>
                    <w:ins w:id="11968" w:author="Gao, Guan-Wei (高貫偉 ITC)" w:date="2012-07-18T18:07:00Z"/>
                    <w:rFonts w:ascii="Tahoma" w:hAnsi="Tahoma" w:cs="Arial"/>
                    <w:b/>
                    <w:bCs/>
                    <w:kern w:val="32"/>
                    <w:sz w:val="18"/>
                    <w:szCs w:val="32"/>
                  </w:rPr>
                </w:rPrChange>
              </w:rPr>
              <w:pPrChange w:id="11969" w:author="Chen, Ivy (陳素貞 IEC1)" w:date="2014-02-07T15:59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1970" w:author="Gao, Guan-Wei (高貫偉 ITC)" w:date="2012-07-18T18:07:00Z">
              <w:r w:rsidRPr="002F02C9">
                <w:rPr>
                  <w:rPrChange w:id="11971" w:author="Chen, Ivy (陳素貞 IEC1)" w:date="2015-01-12T13:45:00Z">
                    <w:rPr>
                      <w:rFonts w:ascii="Tahoma" w:eastAsia="SimHei" w:hAnsi="Tahoma" w:cs="Arial"/>
                      <w:color w:val="0000FF"/>
                      <w:sz w:val="18"/>
                      <w:szCs w:val="20"/>
                      <w:u w:val="single"/>
                    </w:rPr>
                  </w:rPrChange>
                </w:rPr>
                <w:t>OnLoad</w:t>
              </w:r>
              <w:r w:rsidRPr="002F02C9">
                <w:rPr>
                  <w:rFonts w:hint="eastAsia"/>
                  <w:rPrChange w:id="11972" w:author="Chen, Ivy (陳素貞 IEC1)" w:date="2015-01-12T13:45:00Z">
                    <w:rPr>
                      <w:rFonts w:ascii="Tahoma" w:eastAsia="SimHei" w:hAnsi="Tahoma" w:cs="Arial" w:hint="eastAsia"/>
                      <w:color w:val="0000FF"/>
                      <w:sz w:val="18"/>
                      <w:szCs w:val="20"/>
                      <w:u w:val="single"/>
                    </w:rPr>
                  </w:rPrChange>
                </w:rPr>
                <w:t>：</w:t>
              </w:r>
            </w:ins>
          </w:p>
          <w:p w:rsidR="003B389F" w:rsidRPr="002F02C9" w:rsidRDefault="00152C15">
            <w:pPr>
              <w:rPr>
                <w:ins w:id="11973" w:author="IEC960923" w:date="2013-05-06T10:23:00Z"/>
                <w:rPrChange w:id="11974" w:author="Chen, Ivy (陳素貞 IEC1)" w:date="2015-01-12T13:45:00Z">
                  <w:rPr>
                    <w:ins w:id="11975" w:author="IEC960923" w:date="2013-05-06T10:23:00Z"/>
                    <w:rFonts w:ascii="Tahoma" w:eastAsiaTheme="minorEastAsia" w:hAnsi="Tahoma" w:cs="Arial"/>
                    <w:b/>
                    <w:bCs/>
                    <w:kern w:val="32"/>
                    <w:sz w:val="18"/>
                    <w:szCs w:val="32"/>
                    <w:lang w:eastAsia="zh-TW"/>
                  </w:rPr>
                </w:rPrChange>
              </w:rPr>
              <w:pPrChange w:id="11976" w:author="Chen, Ivy (陳素貞 IEC1)" w:date="2014-02-07T16:00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1977" w:author="Gao, Guan-Wei (高貫偉 ITC)" w:date="2012-07-18T18:07:00Z">
              <w:r w:rsidRPr="002F02C9">
                <w:rPr>
                  <w:rPrChange w:id="11978" w:author="Chen, Ivy (陳素貞 IEC1)" w:date="2015-01-12T13:45:00Z">
                    <w:rPr>
                      <w:rFonts w:ascii="Tahoma" w:eastAsia="SimHei" w:hAnsi="Tahoma" w:cs="Arial"/>
                      <w:color w:val="0000FF"/>
                      <w:sz w:val="18"/>
                      <w:szCs w:val="20"/>
                      <w:u w:val="single"/>
                    </w:rPr>
                  </w:rPrChange>
                </w:rPr>
                <w:t xml:space="preserve">Select </w:t>
              </w:r>
              <w:del w:id="11979" w:author="IEC960923" w:date="2013-05-06T10:39:00Z">
                <w:r w:rsidRPr="002F02C9">
                  <w:rPr>
                    <w:rPrChange w:id="11980" w:author="Chen, Ivy (陳素貞 IEC1)" w:date="2015-01-12T13:45:00Z">
                      <w:rPr>
                        <w:rFonts w:ascii="Tahoma" w:eastAsia="SimHei" w:hAnsi="Tahoma" w:cs="Arial"/>
                        <w:color w:val="0000FF"/>
                        <w:sz w:val="18"/>
                        <w:szCs w:val="20"/>
                        <w:u w:val="single"/>
                      </w:rPr>
                    </w:rPrChange>
                  </w:rPr>
                  <w:delText xml:space="preserve">distinct </w:delText>
                </w:r>
              </w:del>
              <w:del w:id="11981" w:author="IEC960923" w:date="2013-09-10T11:01:00Z">
                <w:r w:rsidRPr="002F02C9">
                  <w:rPr>
                    <w:rPrChange w:id="11982" w:author="Chen, Ivy (陳素貞 IEC1)" w:date="2015-01-12T13:45:00Z">
                      <w:rPr>
                        <w:rFonts w:ascii="Tahoma" w:eastAsia="SimHei" w:hAnsi="Tahoma" w:cs="Arial"/>
                        <w:color w:val="0000FF"/>
                        <w:sz w:val="18"/>
                        <w:szCs w:val="20"/>
                        <w:u w:val="single"/>
                      </w:rPr>
                    </w:rPrChange>
                  </w:rPr>
                  <w:delText xml:space="preserve">Type </w:delText>
                </w:r>
              </w:del>
            </w:ins>
            <w:ins w:id="11983" w:author="IEC960923" w:date="2013-05-06T10:40:00Z">
              <w:r w:rsidRPr="002F02C9">
                <w:rPr>
                  <w:rPrChange w:id="11984" w:author="Chen, Ivy (陳素貞 IEC1)" w:date="2015-01-12T13:45:00Z">
                    <w:rPr>
                      <w:rFonts w:ascii="Tahoma" w:eastAsiaTheme="minorEastAsia" w:hAnsi="Tahoma" w:cs="Arial"/>
                      <w:color w:val="0000FF"/>
                      <w:sz w:val="18"/>
                      <w:szCs w:val="20"/>
                      <w:u w:val="single"/>
                      <w:lang w:eastAsia="zh-TW"/>
                    </w:rPr>
                  </w:rPrChange>
                </w:rPr>
                <w:t>Value</w:t>
              </w:r>
            </w:ins>
          </w:p>
          <w:p w:rsidR="003B389F" w:rsidRPr="002F02C9" w:rsidRDefault="00152C15">
            <w:pPr>
              <w:rPr>
                <w:ins w:id="11985" w:author="IEC960923" w:date="2013-05-06T10:23:00Z"/>
                <w:rPrChange w:id="11986" w:author="Chen, Ivy (陳素貞 IEC1)" w:date="2015-01-12T13:45:00Z">
                  <w:rPr>
                    <w:ins w:id="11987" w:author="IEC960923" w:date="2013-05-06T10:23:00Z"/>
                    <w:rFonts w:ascii="Tahoma" w:eastAsiaTheme="minorEastAsia" w:hAnsi="Tahoma" w:cs="Arial"/>
                    <w:b/>
                    <w:bCs/>
                    <w:kern w:val="32"/>
                    <w:sz w:val="18"/>
                    <w:szCs w:val="32"/>
                    <w:lang w:eastAsia="zh-TW"/>
                  </w:rPr>
                </w:rPrChange>
              </w:rPr>
              <w:pPrChange w:id="11988" w:author="Chen, Ivy (陳素貞 IEC1)" w:date="2014-02-07T16:00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1989" w:author="Gao, Guan-Wei (高貫偉 ITC)" w:date="2012-07-18T18:07:00Z">
              <w:r w:rsidRPr="002F02C9">
                <w:rPr>
                  <w:rPrChange w:id="11990" w:author="Chen, Ivy (陳素貞 IEC1)" w:date="2015-01-12T13:45:00Z">
                    <w:rPr>
                      <w:rFonts w:ascii="Tahoma" w:eastAsia="SimHei" w:hAnsi="Tahoma" w:cs="Arial"/>
                      <w:color w:val="0000FF"/>
                      <w:sz w:val="18"/>
                      <w:szCs w:val="20"/>
                      <w:u w:val="single"/>
                    </w:rPr>
                  </w:rPrChange>
                </w:rPr>
                <w:t>from</w:t>
              </w:r>
            </w:ins>
            <w:ins w:id="11991" w:author="IEC960923" w:date="2013-05-06T10:23:00Z">
              <w:r w:rsidRPr="002F02C9">
                <w:rPr>
                  <w:rPrChange w:id="11992" w:author="Chen, Ivy (陳素貞 IEC1)" w:date="2015-01-12T13:45:00Z">
                    <w:rPr>
                      <w:rFonts w:ascii="Tahoma" w:eastAsiaTheme="minorEastAsia" w:hAnsi="Tahoma" w:cs="Arial"/>
                      <w:color w:val="0000FF"/>
                      <w:sz w:val="18"/>
                      <w:szCs w:val="20"/>
                      <w:u w:val="single"/>
                      <w:lang w:eastAsia="zh-TW"/>
                    </w:rPr>
                  </w:rPrChange>
                </w:rPr>
                <w:t xml:space="preserve"> </w:t>
              </w:r>
            </w:ins>
            <w:ins w:id="11993" w:author="Gao, Guan-Wei (高貫偉 ITC)" w:date="2012-07-18T18:07:00Z">
              <w:r w:rsidRPr="002F02C9">
                <w:rPr>
                  <w:rPrChange w:id="11994" w:author="Chen, Ivy (陳素貞 IEC1)" w:date="2015-01-12T13:45:00Z">
                    <w:rPr>
                      <w:rFonts w:ascii="Tahoma" w:eastAsia="SimHei" w:hAnsi="Tahoma" w:cs="Arial"/>
                      <w:color w:val="0000FF"/>
                      <w:sz w:val="18"/>
                      <w:szCs w:val="20"/>
                      <w:u w:val="single"/>
                    </w:rPr>
                  </w:rPrChange>
                </w:rPr>
                <w:t xml:space="preserve">ConstValue </w:t>
              </w:r>
            </w:ins>
          </w:p>
          <w:p w:rsidR="003B389F" w:rsidRPr="002F02C9" w:rsidRDefault="00152C15">
            <w:pPr>
              <w:rPr>
                <w:ins w:id="11995" w:author="IEC960923" w:date="2013-05-06T10:23:00Z"/>
                <w:rPrChange w:id="11996" w:author="Chen, Ivy (陳素貞 IEC1)" w:date="2015-01-12T13:45:00Z">
                  <w:rPr>
                    <w:ins w:id="11997" w:author="IEC960923" w:date="2013-05-06T10:23:00Z"/>
                    <w:rFonts w:ascii="Tahoma" w:eastAsiaTheme="minorEastAsia" w:hAnsi="Tahoma" w:cs="Arial"/>
                    <w:b/>
                    <w:bCs/>
                    <w:kern w:val="32"/>
                    <w:sz w:val="18"/>
                    <w:szCs w:val="32"/>
                    <w:lang w:eastAsia="zh-TW"/>
                  </w:rPr>
                </w:rPrChange>
              </w:rPr>
              <w:pPrChange w:id="11998" w:author="Chen, Ivy (陳素貞 IEC1)" w:date="2014-02-07T16:00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1999" w:author="IEC960923" w:date="2013-05-06T10:22:00Z">
              <w:r w:rsidRPr="002F02C9">
                <w:rPr>
                  <w:rPrChange w:id="12000" w:author="Chen, Ivy (陳素貞 IEC1)" w:date="2015-01-12T13:45:00Z">
                    <w:rPr>
                      <w:rFonts w:asciiTheme="minorEastAsia" w:eastAsiaTheme="minorEastAsia" w:hAnsiTheme="minorEastAsia" w:cs="Arial"/>
                      <w:color w:val="0000FF"/>
                      <w:sz w:val="18"/>
                      <w:szCs w:val="20"/>
                      <w:u w:val="single"/>
                      <w:lang w:eastAsia="zh-TW"/>
                    </w:rPr>
                  </w:rPrChange>
                </w:rPr>
                <w:t xml:space="preserve">Where Type=’SYS’ </w:t>
              </w:r>
            </w:ins>
          </w:p>
          <w:p w:rsidR="003B389F" w:rsidRPr="002F02C9" w:rsidRDefault="00152C15">
            <w:pPr>
              <w:rPr>
                <w:ins w:id="12001" w:author="Chen, Ivy (陳素貞 IEC1)" w:date="2014-02-07T16:00:00Z"/>
                <w:rFonts w:ascii="Arial" w:eastAsiaTheme="minorEastAsia" w:hAnsi="Arial" w:cs="Arial"/>
                <w:b/>
                <w:bCs/>
                <w:kern w:val="32"/>
                <w:sz w:val="32"/>
                <w:szCs w:val="32"/>
                <w:lang w:eastAsia="zh-TW"/>
                <w:rPrChange w:id="12002" w:author="Chen, Ivy (陳素貞 IEC1)" w:date="2015-01-12T13:45:00Z">
                  <w:rPr>
                    <w:ins w:id="12003" w:author="Chen, Ivy (陳素貞 IEC1)" w:date="2014-02-07T16:00:00Z"/>
                    <w:rFonts w:ascii="Arial" w:eastAsiaTheme="minorEastAsia" w:hAnsi="Arial" w:cs="Arial"/>
                    <w:b/>
                    <w:bCs/>
                    <w:kern w:val="32"/>
                    <w:sz w:val="32"/>
                    <w:szCs w:val="32"/>
                    <w:lang w:eastAsia="zh-TW"/>
                  </w:rPr>
                </w:rPrChange>
              </w:rPr>
              <w:pPrChange w:id="12004" w:author="Chen, Ivy (陳素貞 IEC1)" w:date="2014-02-07T16:00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2005" w:author="Gao, Guan-Wei (高貫偉 ITC)" w:date="2012-07-18T18:07:00Z">
              <w:r w:rsidRPr="002F02C9">
                <w:rPr>
                  <w:rPrChange w:id="12006" w:author="Chen, Ivy (陳素貞 IEC1)" w:date="2015-01-12T13:45:00Z">
                    <w:rPr>
                      <w:rFonts w:ascii="Tahoma" w:eastAsia="SimHei" w:hAnsi="Tahoma" w:cs="Arial"/>
                      <w:color w:val="0000FF"/>
                      <w:sz w:val="18"/>
                      <w:szCs w:val="20"/>
                      <w:u w:val="single"/>
                    </w:rPr>
                  </w:rPrChange>
                </w:rPr>
                <w:t xml:space="preserve">order by </w:t>
              </w:r>
              <w:del w:id="12007" w:author="IEC960923" w:date="2013-09-10T11:01:00Z">
                <w:r w:rsidRPr="002F02C9">
                  <w:rPr>
                    <w:rPrChange w:id="12008" w:author="Chen, Ivy (陳素貞 IEC1)" w:date="2015-01-12T13:45:00Z">
                      <w:rPr>
                        <w:rFonts w:ascii="Tahoma" w:eastAsia="SimHei" w:hAnsi="Tahoma" w:cs="Arial"/>
                        <w:color w:val="0000FF"/>
                        <w:sz w:val="18"/>
                        <w:szCs w:val="20"/>
                        <w:u w:val="single"/>
                      </w:rPr>
                    </w:rPrChange>
                  </w:rPr>
                  <w:delText>Type</w:delText>
                </w:r>
              </w:del>
            </w:ins>
            <w:ins w:id="12009" w:author="IEC960923" w:date="2013-05-06T10:41:00Z">
              <w:r w:rsidRPr="002F02C9">
                <w:rPr>
                  <w:rPrChange w:id="12010" w:author="Chen, Ivy (陳素貞 IEC1)" w:date="2015-01-12T13:45:00Z">
                    <w:rPr>
                      <w:rFonts w:ascii="Tahoma" w:eastAsiaTheme="minorEastAsia" w:hAnsi="Tahoma"/>
                      <w:color w:val="0000FF"/>
                      <w:sz w:val="18"/>
                      <w:u w:val="single"/>
                      <w:lang w:eastAsia="zh-TW"/>
                    </w:rPr>
                  </w:rPrChange>
                </w:rPr>
                <w:t>Value</w:t>
              </w:r>
            </w:ins>
          </w:p>
          <w:p w:rsidR="003B389F" w:rsidRPr="002F02C9" w:rsidRDefault="003B389F">
            <w:pPr>
              <w:rPr>
                <w:ins w:id="12011" w:author="IEC960923" w:date="2013-05-06T10:21:00Z"/>
                <w:rFonts w:eastAsiaTheme="minorEastAsia"/>
                <w:lang w:eastAsia="zh-TW"/>
                <w:rPrChange w:id="12012" w:author="Chen, Ivy (陳素貞 IEC1)" w:date="2015-01-12T13:45:00Z">
                  <w:rPr>
                    <w:ins w:id="12013" w:author="IEC960923" w:date="2013-05-06T10:21:00Z"/>
                    <w:rFonts w:ascii="Tahoma" w:eastAsiaTheme="minorEastAsia" w:hAnsi="Tahoma" w:cs="Arial"/>
                    <w:b/>
                    <w:bCs/>
                    <w:kern w:val="32"/>
                    <w:sz w:val="18"/>
                    <w:szCs w:val="32"/>
                    <w:lang w:eastAsia="zh-TW"/>
                  </w:rPr>
                </w:rPrChange>
              </w:rPr>
              <w:pPrChange w:id="12014" w:author="Chen, Ivy (陳素貞 IEC1)" w:date="2014-02-07T16:00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</w:p>
          <w:p w:rsidR="006B17AB" w:rsidRPr="002F02C9" w:rsidDel="006B17AB" w:rsidRDefault="006B17AB" w:rsidP="00F0555E">
            <w:pPr>
              <w:rPr>
                <w:ins w:id="12015" w:author="Gao, Guan-Wei (高貫偉 ITC)" w:date="2012-07-18T18:07:00Z"/>
                <w:del w:id="12016" w:author="IEC960923" w:date="2013-05-06T10:21:00Z"/>
                <w:rPrChange w:id="12017" w:author="Chen, Ivy (陳素貞 IEC1)" w:date="2015-01-12T13:45:00Z">
                  <w:rPr>
                    <w:ins w:id="12018" w:author="Gao, Guan-Wei (高貫偉 ITC)" w:date="2012-07-18T18:07:00Z"/>
                    <w:del w:id="12019" w:author="IEC960923" w:date="2013-05-06T10:21:00Z"/>
                  </w:rPr>
                </w:rPrChange>
              </w:rPr>
            </w:pPr>
          </w:p>
          <w:p w:rsidR="004B1858" w:rsidRPr="002F02C9" w:rsidRDefault="00152C15" w:rsidP="004B1858">
            <w:pPr>
              <w:rPr>
                <w:ins w:id="12020" w:author="Gao, Guan-Wei (高貫偉 ITC)" w:date="2012-07-18T17:53:00Z"/>
                <w:rPrChange w:id="12021" w:author="Chen, Ivy (陳素貞 IEC1)" w:date="2015-01-12T13:45:00Z">
                  <w:rPr>
                    <w:ins w:id="12022" w:author="Gao, Guan-Wei (高貫偉 ITC)" w:date="2012-07-18T17:53:00Z"/>
                  </w:rPr>
                </w:rPrChange>
              </w:rPr>
            </w:pPr>
            <w:ins w:id="12023" w:author="Gao, Guan-Wei (高貫偉 ITC)" w:date="2012-07-18T17:53:00Z">
              <w:r w:rsidRPr="002F02C9">
                <w:rPr>
                  <w:rPrChange w:id="12024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Onchange</w:t>
              </w:r>
              <w:r w:rsidRPr="002F02C9">
                <w:rPr>
                  <w:rFonts w:hint="eastAsia"/>
                  <w:rPrChange w:id="12025" w:author="Chen, Ivy (陳素貞 IEC1)" w:date="2015-01-12T13:45:00Z">
                    <w:rPr>
                      <w:rFonts w:ascii="Arial" w:eastAsia="SimHei" w:hAnsi="Arial" w:cs="Arial" w:hint="eastAsia"/>
                      <w:color w:val="0000FF"/>
                      <w:szCs w:val="20"/>
                      <w:u w:val="single"/>
                    </w:rPr>
                  </w:rPrChange>
                </w:rPr>
                <w:t>：</w:t>
              </w:r>
            </w:ins>
          </w:p>
          <w:p w:rsidR="00142BD3" w:rsidRPr="002F02C9" w:rsidRDefault="00152C15" w:rsidP="00142BD3">
            <w:pPr>
              <w:rPr>
                <w:ins w:id="12026" w:author="Gao, Guan-Wei (高貫偉 ITC)" w:date="2012-07-18T17:55:00Z"/>
                <w:rPrChange w:id="12027" w:author="Chen, Ivy (陳素貞 IEC1)" w:date="2015-01-12T13:45:00Z">
                  <w:rPr>
                    <w:ins w:id="12028" w:author="Gao, Guan-Wei (高貫偉 ITC)" w:date="2012-07-18T17:55:00Z"/>
                  </w:rPr>
                </w:rPrChange>
              </w:rPr>
            </w:pPr>
            <w:ins w:id="12029" w:author="Gao, Guan-Wei (高貫偉 ITC)" w:date="2012-07-18T17:55:00Z">
              <w:r w:rsidRPr="002F02C9">
                <w:rPr>
                  <w:rFonts w:hint="eastAsia"/>
                  <w:rPrChange w:id="12030" w:author="Chen, Ivy (陳素貞 IEC1)" w:date="2015-01-12T13:45:00Z">
                    <w:rPr>
                      <w:rFonts w:ascii="Arial" w:eastAsia="SimHei" w:hAnsi="Arial" w:cs="Arial" w:hint="eastAsia"/>
                      <w:color w:val="0000FF"/>
                      <w:szCs w:val="20"/>
                      <w:u w:val="single"/>
                    </w:rPr>
                  </w:rPrChange>
                </w:rPr>
                <w:t>重新获取</w:t>
              </w:r>
              <w:r w:rsidRPr="002F02C9">
                <w:rPr>
                  <w:rPrChange w:id="12031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List</w:t>
              </w:r>
              <w:r w:rsidRPr="002F02C9">
                <w:rPr>
                  <w:rFonts w:hint="eastAsia"/>
                  <w:rPrChange w:id="12032" w:author="Chen, Ivy (陳素貞 IEC1)" w:date="2015-01-12T13:45:00Z">
                    <w:rPr>
                      <w:rFonts w:ascii="Arial" w:eastAsia="SimHei" w:hAnsi="Arial" w:cs="Arial" w:hint="eastAsia"/>
                      <w:color w:val="0000FF"/>
                      <w:szCs w:val="20"/>
                      <w:u w:val="single"/>
                    </w:rPr>
                  </w:rPrChange>
                </w:rPr>
                <w:t>数据</w:t>
              </w:r>
            </w:ins>
          </w:p>
          <w:p w:rsidR="00142BD3" w:rsidRPr="002F02C9" w:rsidRDefault="00152C15" w:rsidP="00142BD3">
            <w:pPr>
              <w:rPr>
                <w:ins w:id="12033" w:author="Gao, Guan-Wei (高貫偉 ITC)" w:date="2012-07-18T17:55:00Z"/>
                <w:rPrChange w:id="12034" w:author="Chen, Ivy (陳素貞 IEC1)" w:date="2015-01-12T13:45:00Z">
                  <w:rPr>
                    <w:ins w:id="12035" w:author="Gao, Guan-Wei (高貫偉 ITC)" w:date="2012-07-18T17:55:00Z"/>
                  </w:rPr>
                </w:rPrChange>
              </w:rPr>
            </w:pPr>
            <w:ins w:id="12036" w:author="Gao, Guan-Wei (高貫偉 ITC)" w:date="2012-07-18T17:55:00Z">
              <w:r w:rsidRPr="002F02C9">
                <w:rPr>
                  <w:rPrChange w:id="12037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SELECT   *</w:t>
              </w:r>
            </w:ins>
          </w:p>
          <w:p w:rsidR="00142BD3" w:rsidRPr="002F02C9" w:rsidRDefault="00152C15" w:rsidP="00142BD3">
            <w:pPr>
              <w:rPr>
                <w:ins w:id="12038" w:author="Gao, Guan-Wei (高貫偉 ITC)" w:date="2012-07-18T17:55:00Z"/>
                <w:rPrChange w:id="12039" w:author="Chen, Ivy (陳素貞 IEC1)" w:date="2015-01-12T13:45:00Z">
                  <w:rPr>
                    <w:ins w:id="12040" w:author="Gao, Guan-Wei (高貫偉 ITC)" w:date="2012-07-18T17:55:00Z"/>
                  </w:rPr>
                </w:rPrChange>
              </w:rPr>
            </w:pPr>
            <w:ins w:id="12041" w:author="Gao, Guan-Wei (高貫偉 ITC)" w:date="2012-07-18T17:55:00Z">
              <w:r w:rsidRPr="002F02C9">
                <w:rPr>
                  <w:rPrChange w:id="12042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FROM      ConstValue</w:t>
              </w:r>
            </w:ins>
          </w:p>
          <w:p w:rsidR="00142BD3" w:rsidRPr="002F02C9" w:rsidRDefault="00152C15" w:rsidP="00142BD3">
            <w:pPr>
              <w:rPr>
                <w:ins w:id="12043" w:author="Gao, Guan-Wei (高貫偉 ITC)" w:date="2012-07-18T18:06:00Z"/>
                <w:rPrChange w:id="12044" w:author="Chen, Ivy (陳素貞 IEC1)" w:date="2015-01-12T13:45:00Z">
                  <w:rPr>
                    <w:ins w:id="12045" w:author="Gao, Guan-Wei (高貫偉 ITC)" w:date="2012-07-18T18:06:00Z"/>
                  </w:rPr>
                </w:rPrChange>
              </w:rPr>
            </w:pPr>
            <w:ins w:id="12046" w:author="Gao, Guan-Wei (高貫偉 ITC)" w:date="2012-07-18T17:55:00Z">
              <w:r w:rsidRPr="002F02C9">
                <w:rPr>
                  <w:rPrChange w:id="12047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Where  Type = '[Type]'</w:t>
              </w:r>
            </w:ins>
          </w:p>
          <w:p w:rsidR="00F0555E" w:rsidRPr="002F02C9" w:rsidRDefault="00152C15" w:rsidP="00142BD3">
            <w:pPr>
              <w:rPr>
                <w:ins w:id="12048" w:author="Gao, Guan-Wei (高貫偉 ITC)" w:date="2012-07-18T17:55:00Z"/>
                <w:rPrChange w:id="12049" w:author="Chen, Ivy (陳素貞 IEC1)" w:date="2015-01-12T13:45:00Z">
                  <w:rPr>
                    <w:ins w:id="12050" w:author="Gao, Guan-Wei (高貫偉 ITC)" w:date="2012-07-18T17:55:00Z"/>
                  </w:rPr>
                </w:rPrChange>
              </w:rPr>
            </w:pPr>
            <w:ins w:id="12051" w:author="Gao, Guan-Wei (高貫偉 ITC)" w:date="2012-07-18T18:06:00Z">
              <w:r w:rsidRPr="002F02C9">
                <w:rPr>
                  <w:rPrChange w:id="12052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And Name&lt;&gt;’’</w:t>
              </w:r>
            </w:ins>
          </w:p>
          <w:p w:rsidR="00142BD3" w:rsidRPr="002F02C9" w:rsidRDefault="00152C15" w:rsidP="004B1858">
            <w:pPr>
              <w:rPr>
                <w:ins w:id="12053" w:author="Gao, Guan-Wei (高貫偉 ITC)" w:date="2012-07-18T16:25:00Z"/>
                <w:rPrChange w:id="12054" w:author="Chen, Ivy (陳素貞 IEC1)" w:date="2015-01-12T13:45:00Z">
                  <w:rPr>
                    <w:ins w:id="12055" w:author="Gao, Guan-Wei (高貫偉 ITC)" w:date="2012-07-18T16:25:00Z"/>
                  </w:rPr>
                </w:rPrChange>
              </w:rPr>
            </w:pPr>
            <w:ins w:id="12056" w:author="Gao, Guan-Wei (高貫偉 ITC)" w:date="2012-07-18T17:55:00Z">
              <w:r w:rsidRPr="002F02C9">
                <w:rPr>
                  <w:rPrChange w:id="12057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order by Name</w:t>
              </w:r>
            </w:ins>
          </w:p>
        </w:tc>
        <w:tc>
          <w:tcPr>
            <w:tcW w:w="2629" w:type="dxa"/>
          </w:tcPr>
          <w:p w:rsidR="00F0555E" w:rsidRPr="002F02C9" w:rsidRDefault="00F0555E" w:rsidP="004B1858">
            <w:pPr>
              <w:rPr>
                <w:ins w:id="12058" w:author="Gao, Guan-Wei (高貫偉 ITC)" w:date="2012-07-18T16:25:00Z"/>
                <w:rPrChange w:id="12059" w:author="Chen, Ivy (陳素貞 IEC1)" w:date="2015-01-12T13:45:00Z">
                  <w:rPr>
                    <w:ins w:id="12060" w:author="Gao, Guan-Wei (高貫偉 ITC)" w:date="2012-07-18T16:25:00Z"/>
                  </w:rPr>
                </w:rPrChange>
              </w:rPr>
            </w:pPr>
          </w:p>
        </w:tc>
      </w:tr>
      <w:tr w:rsidR="00142BD3" w:rsidRPr="002F02C9" w:rsidTr="004B1858">
        <w:trPr>
          <w:ins w:id="12061" w:author="Gao, Guan-Wei (高貫偉 ITC)" w:date="2012-07-18T17:50:00Z"/>
        </w:trPr>
        <w:tc>
          <w:tcPr>
            <w:tcW w:w="445" w:type="dxa"/>
          </w:tcPr>
          <w:p w:rsidR="00142BD3" w:rsidRPr="002F02C9" w:rsidRDefault="00152C15" w:rsidP="004B1858">
            <w:pPr>
              <w:rPr>
                <w:ins w:id="12062" w:author="Gao, Guan-Wei (高貫偉 ITC)" w:date="2012-07-18T17:50:00Z"/>
                <w:rPrChange w:id="12063" w:author="Chen, Ivy (陳素貞 IEC1)" w:date="2015-01-12T13:45:00Z">
                  <w:rPr>
                    <w:ins w:id="12064" w:author="Gao, Guan-Wei (高貫偉 ITC)" w:date="2012-07-18T17:50:00Z"/>
                  </w:rPr>
                </w:rPrChange>
              </w:rPr>
            </w:pPr>
            <w:ins w:id="12065" w:author="Gao, Guan-Wei (高貫偉 ITC)" w:date="2012-07-18T17:50:00Z">
              <w:r w:rsidRPr="002F02C9">
                <w:rPr>
                  <w:rPrChange w:id="1206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2</w:t>
              </w:r>
            </w:ins>
          </w:p>
        </w:tc>
        <w:tc>
          <w:tcPr>
            <w:tcW w:w="1310" w:type="dxa"/>
          </w:tcPr>
          <w:p w:rsidR="00142BD3" w:rsidRPr="002F02C9" w:rsidRDefault="00152C15" w:rsidP="004B1858">
            <w:pPr>
              <w:rPr>
                <w:ins w:id="12067" w:author="Gao, Guan-Wei (高貫偉 ITC)" w:date="2012-07-18T17:50:00Z"/>
                <w:rPrChange w:id="12068" w:author="Chen, Ivy (陳素貞 IEC1)" w:date="2015-01-12T13:45:00Z">
                  <w:rPr>
                    <w:ins w:id="12069" w:author="Gao, Guan-Wei (高貫偉 ITC)" w:date="2012-07-18T17:50:00Z"/>
                  </w:rPr>
                </w:rPrChange>
              </w:rPr>
            </w:pPr>
            <w:ins w:id="12070" w:author="Gao, Guan-Wei (高貫偉 ITC)" w:date="2012-07-18T17:50:00Z">
              <w:r w:rsidRPr="002F02C9">
                <w:rPr>
                  <w:rPrChange w:id="1207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ConstValueList</w:t>
              </w:r>
            </w:ins>
          </w:p>
        </w:tc>
        <w:tc>
          <w:tcPr>
            <w:tcW w:w="916" w:type="dxa"/>
          </w:tcPr>
          <w:p w:rsidR="00142BD3" w:rsidRPr="002F02C9" w:rsidRDefault="00152C15" w:rsidP="004B1858">
            <w:pPr>
              <w:rPr>
                <w:ins w:id="12072" w:author="Gao, Guan-Wei (高貫偉 ITC)" w:date="2012-07-18T17:50:00Z"/>
                <w:rFonts w:ascii="SimSun" w:hAnsi="SimSun"/>
                <w:rPrChange w:id="12073" w:author="Chen, Ivy (陳素貞 IEC1)" w:date="2015-01-12T13:45:00Z">
                  <w:rPr>
                    <w:ins w:id="12074" w:author="Gao, Guan-Wei (高貫偉 ITC)" w:date="2012-07-18T17:50:00Z"/>
                    <w:rFonts w:ascii="SimSun" w:hAnsi="SimSun"/>
                  </w:rPr>
                </w:rPrChange>
              </w:rPr>
            </w:pPr>
            <w:ins w:id="12075" w:author="Gao, Guan-Wei (高貫偉 ITC)" w:date="2012-07-18T17:50:00Z">
              <w:r w:rsidRPr="002F02C9">
                <w:rPr>
                  <w:rFonts w:ascii="SimSun" w:hAnsi="SimSun"/>
                  <w:rPrChange w:id="1207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677" w:type="dxa"/>
          </w:tcPr>
          <w:p w:rsidR="00142BD3" w:rsidRPr="002F02C9" w:rsidRDefault="00142BD3" w:rsidP="004B1858">
            <w:pPr>
              <w:rPr>
                <w:ins w:id="12077" w:author="Gao, Guan-Wei (高貫偉 ITC)" w:date="2012-07-18T17:50:00Z"/>
                <w:rPrChange w:id="12078" w:author="Chen, Ivy (陳素貞 IEC1)" w:date="2015-01-12T13:45:00Z">
                  <w:rPr>
                    <w:ins w:id="12079" w:author="Gao, Guan-Wei (高貫偉 ITC)" w:date="2012-07-18T17:50:00Z"/>
                  </w:rPr>
                </w:rPrChange>
              </w:rPr>
            </w:pPr>
          </w:p>
        </w:tc>
        <w:tc>
          <w:tcPr>
            <w:tcW w:w="1432" w:type="dxa"/>
          </w:tcPr>
          <w:p w:rsidR="00142BD3" w:rsidRPr="002F02C9" w:rsidRDefault="00142BD3" w:rsidP="004B1858">
            <w:pPr>
              <w:rPr>
                <w:ins w:id="12080" w:author="Gao, Guan-Wei (高貫偉 ITC)" w:date="2012-07-18T17:50:00Z"/>
                <w:rFonts w:ascii="SimSun" w:hAnsi="SimSun"/>
                <w:rPrChange w:id="12081" w:author="Chen, Ivy (陳素貞 IEC1)" w:date="2015-01-12T13:45:00Z">
                  <w:rPr>
                    <w:ins w:id="12082" w:author="Gao, Guan-Wei (高貫偉 ITC)" w:date="2012-07-18T17:50:00Z"/>
                    <w:rFonts w:ascii="SimSun" w:hAnsi="SimSun"/>
                  </w:rPr>
                </w:rPrChange>
              </w:rPr>
            </w:pPr>
          </w:p>
        </w:tc>
        <w:tc>
          <w:tcPr>
            <w:tcW w:w="680" w:type="dxa"/>
          </w:tcPr>
          <w:p w:rsidR="00142BD3" w:rsidRPr="002F02C9" w:rsidRDefault="00142BD3" w:rsidP="004B1858">
            <w:pPr>
              <w:rPr>
                <w:ins w:id="12083" w:author="Gao, Guan-Wei (高貫偉 ITC)" w:date="2012-07-18T17:50:00Z"/>
                <w:rPrChange w:id="12084" w:author="Chen, Ivy (陳素貞 IEC1)" w:date="2015-01-12T13:45:00Z">
                  <w:rPr>
                    <w:ins w:id="12085" w:author="Gao, Guan-Wei (高貫偉 ITC)" w:date="2012-07-18T17:50:00Z"/>
                  </w:rPr>
                </w:rPrChange>
              </w:rPr>
            </w:pPr>
          </w:p>
        </w:tc>
        <w:tc>
          <w:tcPr>
            <w:tcW w:w="2728" w:type="dxa"/>
          </w:tcPr>
          <w:p w:rsidR="004557A7" w:rsidRPr="002F02C9" w:rsidRDefault="00152C15">
            <w:pPr>
              <w:rPr>
                <w:ins w:id="12086" w:author="Gao, Guan-Wei (高貫偉 ITC)" w:date="2012-07-18T17:50:00Z"/>
                <w:rPrChange w:id="12087" w:author="Chen, Ivy (陳素貞 IEC1)" w:date="2015-01-12T13:45:00Z">
                  <w:rPr>
                    <w:ins w:id="12088" w:author="Gao, Guan-Wei (高貫偉 ITC)" w:date="2012-07-18T17:50:00Z"/>
                  </w:rPr>
                </w:rPrChange>
              </w:rPr>
            </w:pPr>
            <w:ins w:id="12089" w:author="Gao, Guan-Wei (高貫偉 ITC)" w:date="2012-07-18T17:50:00Z">
              <w:r w:rsidRPr="002F02C9">
                <w:rPr>
                  <w:rPrChange w:id="1209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hint="eastAsia"/>
                  <w:rPrChange w:id="1209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：原高亮被选的数据行恢复正常显示，被点击的行被高亮选择，下部的</w:t>
              </w:r>
              <w:r w:rsidRPr="002F02C9">
                <w:rPr>
                  <w:rPrChange w:id="1209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hint="eastAsia"/>
                  <w:rPrChange w:id="1209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到</w:t>
              </w:r>
              <w:r w:rsidRPr="002F02C9">
                <w:rPr>
                  <w:rPrChange w:id="1209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</w:t>
              </w:r>
              <w:r w:rsidRPr="002F02C9">
                <w:rPr>
                  <w:rFonts w:hint="eastAsia"/>
                  <w:rPrChange w:id="1209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号控件中显示被点击数据行的详细资料</w:t>
              </w:r>
            </w:ins>
            <w:ins w:id="12096" w:author="Gao, Guan-Wei (高貫偉 ITC)" w:date="2012-07-18T17:51:00Z">
              <w:r w:rsidRPr="002F02C9">
                <w:rPr>
                  <w:rFonts w:hint="eastAsia"/>
                  <w:rPrChange w:id="1209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，</w:t>
              </w:r>
              <w:r w:rsidRPr="002F02C9">
                <w:rPr>
                  <w:rPrChange w:id="1209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Enable </w:t>
              </w:r>
            </w:ins>
            <w:ins w:id="12099" w:author="Gao, Guan-Wei (高貫偉 ITC)" w:date="2012-07-18T17:50:00Z">
              <w:r w:rsidRPr="002F02C9">
                <w:rPr>
                  <w:rPrChange w:id="1210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hint="eastAsia"/>
                  <w:rPrChange w:id="1210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按钮。若被点击行为空行，则</w:t>
              </w:r>
              <w:r w:rsidRPr="002F02C9">
                <w:rPr>
                  <w:rPrChange w:id="1210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Disable Delete</w:t>
              </w:r>
              <w:r w:rsidRPr="002F02C9">
                <w:rPr>
                  <w:rFonts w:hint="eastAsia"/>
                  <w:rPrChange w:id="1210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</w:t>
              </w:r>
            </w:ins>
          </w:p>
        </w:tc>
        <w:tc>
          <w:tcPr>
            <w:tcW w:w="2629" w:type="dxa"/>
          </w:tcPr>
          <w:p w:rsidR="00142BD3" w:rsidRPr="002F02C9" w:rsidRDefault="00142BD3" w:rsidP="004B1858">
            <w:pPr>
              <w:rPr>
                <w:ins w:id="12104" w:author="Gao, Guan-Wei (高貫偉 ITC)" w:date="2012-07-18T17:50:00Z"/>
                <w:rFonts w:ascii="Tahoma" w:hAnsi="Tahoma"/>
                <w:sz w:val="18"/>
                <w:rPrChange w:id="12105" w:author="Chen, Ivy (陳素貞 IEC1)" w:date="2015-01-12T13:45:00Z">
                  <w:rPr>
                    <w:ins w:id="12106" w:author="Gao, Guan-Wei (高貫偉 ITC)" w:date="2012-07-18T17:50:00Z"/>
                    <w:rFonts w:ascii="Tahoma" w:hAnsi="Tahoma"/>
                    <w:sz w:val="18"/>
                  </w:rPr>
                </w:rPrChange>
              </w:rPr>
            </w:pPr>
          </w:p>
        </w:tc>
      </w:tr>
      <w:tr w:rsidR="00142BD3" w:rsidRPr="002F02C9" w:rsidTr="004B1858">
        <w:trPr>
          <w:ins w:id="12107" w:author="Gao, Guan-Wei (高貫偉 ITC)" w:date="2012-07-18T17:56:00Z"/>
        </w:trPr>
        <w:tc>
          <w:tcPr>
            <w:tcW w:w="445" w:type="dxa"/>
          </w:tcPr>
          <w:p w:rsidR="00142BD3" w:rsidRPr="002F02C9" w:rsidRDefault="00152C15" w:rsidP="004B1858">
            <w:pPr>
              <w:rPr>
                <w:ins w:id="12108" w:author="Gao, Guan-Wei (高貫偉 ITC)" w:date="2012-07-18T17:56:00Z"/>
                <w:rPrChange w:id="12109" w:author="Chen, Ivy (陳素貞 IEC1)" w:date="2015-01-12T13:45:00Z">
                  <w:rPr>
                    <w:ins w:id="12110" w:author="Gao, Guan-Wei (高貫偉 ITC)" w:date="2012-07-18T17:56:00Z"/>
                  </w:rPr>
                </w:rPrChange>
              </w:rPr>
            </w:pPr>
            <w:ins w:id="12111" w:author="Gao, Guan-Wei (高貫偉 ITC)" w:date="2012-07-18T17:56:00Z">
              <w:r w:rsidRPr="002F02C9">
                <w:rPr>
                  <w:rPrChange w:id="1211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3</w:t>
              </w:r>
            </w:ins>
          </w:p>
        </w:tc>
        <w:tc>
          <w:tcPr>
            <w:tcW w:w="1310" w:type="dxa"/>
          </w:tcPr>
          <w:p w:rsidR="00142BD3" w:rsidRPr="002F02C9" w:rsidRDefault="00152C15" w:rsidP="004B1858">
            <w:pPr>
              <w:rPr>
                <w:ins w:id="12113" w:author="Gao, Guan-Wei (高貫偉 ITC)" w:date="2012-07-18T17:56:00Z"/>
                <w:rPrChange w:id="12114" w:author="Chen, Ivy (陳素貞 IEC1)" w:date="2015-01-12T13:45:00Z">
                  <w:rPr>
                    <w:ins w:id="12115" w:author="Gao, Guan-Wei (高貫偉 ITC)" w:date="2012-07-18T17:56:00Z"/>
                  </w:rPr>
                </w:rPrChange>
              </w:rPr>
            </w:pPr>
            <w:ins w:id="12116" w:author="Gao, Guan-Wei (高貫偉 ITC)" w:date="2012-07-18T17:57:00Z">
              <w:r w:rsidRPr="002F02C9">
                <w:rPr>
                  <w:rPrChange w:id="1211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Name</w:t>
              </w:r>
            </w:ins>
          </w:p>
        </w:tc>
        <w:tc>
          <w:tcPr>
            <w:tcW w:w="916" w:type="dxa"/>
          </w:tcPr>
          <w:p w:rsidR="00142BD3" w:rsidRPr="002F02C9" w:rsidRDefault="00152C15" w:rsidP="004B1858">
            <w:pPr>
              <w:rPr>
                <w:ins w:id="12118" w:author="Gao, Guan-Wei (高貫偉 ITC)" w:date="2012-07-18T17:56:00Z"/>
                <w:rFonts w:ascii="SimSun" w:hAnsi="SimSun"/>
                <w:rPrChange w:id="12119" w:author="Chen, Ivy (陳素貞 IEC1)" w:date="2015-01-12T13:45:00Z">
                  <w:rPr>
                    <w:ins w:id="12120" w:author="Gao, Guan-Wei (高貫偉 ITC)" w:date="2012-07-18T17:56:00Z"/>
                    <w:rFonts w:ascii="SimSun" w:hAnsi="SimSun"/>
                  </w:rPr>
                </w:rPrChange>
              </w:rPr>
            </w:pPr>
            <w:ins w:id="12121" w:author="Gao, Guan-Wei (高貫偉 ITC)" w:date="2012-07-18T17:57:00Z">
              <w:r w:rsidRPr="002F02C9">
                <w:rPr>
                  <w:rFonts w:ascii="SimSun" w:hAnsi="SimSun"/>
                  <w:rPrChange w:id="1212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142BD3" w:rsidRPr="002F02C9" w:rsidRDefault="00142BD3" w:rsidP="004B1858">
            <w:pPr>
              <w:rPr>
                <w:ins w:id="12123" w:author="Gao, Guan-Wei (高貫偉 ITC)" w:date="2012-07-18T17:56:00Z"/>
                <w:rPrChange w:id="12124" w:author="Chen, Ivy (陳素貞 IEC1)" w:date="2015-01-12T13:45:00Z">
                  <w:rPr>
                    <w:ins w:id="12125" w:author="Gao, Guan-Wei (高貫偉 ITC)" w:date="2012-07-18T17:56:00Z"/>
                  </w:rPr>
                </w:rPrChange>
              </w:rPr>
            </w:pPr>
          </w:p>
        </w:tc>
        <w:tc>
          <w:tcPr>
            <w:tcW w:w="1432" w:type="dxa"/>
          </w:tcPr>
          <w:p w:rsidR="00142BD3" w:rsidRPr="002F02C9" w:rsidRDefault="00152C15" w:rsidP="004B1858">
            <w:pPr>
              <w:rPr>
                <w:ins w:id="12126" w:author="Gao, Guan-Wei (高貫偉 ITC)" w:date="2012-07-18T17:56:00Z"/>
                <w:rFonts w:ascii="SimSun" w:hAnsi="SimSun"/>
                <w:rPrChange w:id="12127" w:author="Chen, Ivy (陳素貞 IEC1)" w:date="2015-01-12T13:45:00Z">
                  <w:rPr>
                    <w:ins w:id="12128" w:author="Gao, Guan-Wei (高貫偉 ITC)" w:date="2012-07-18T17:56:00Z"/>
                    <w:rFonts w:ascii="SimSun" w:hAnsi="SimSun"/>
                  </w:rPr>
                </w:rPrChange>
              </w:rPr>
            </w:pPr>
            <w:ins w:id="12129" w:author="Gao, Guan-Wei (高貫偉 ITC)" w:date="2012-07-18T17:57:00Z">
              <w:r w:rsidRPr="002F02C9">
                <w:rPr>
                  <w:rFonts w:ascii="SimSun" w:hAnsi="SimSun" w:hint="eastAsia"/>
                  <w:rPrChange w:id="1213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142BD3" w:rsidRPr="002F02C9" w:rsidRDefault="00152C15" w:rsidP="004B1858">
            <w:pPr>
              <w:rPr>
                <w:ins w:id="12131" w:author="Gao, Guan-Wei (高貫偉 ITC)" w:date="2012-07-18T17:56:00Z"/>
                <w:rPrChange w:id="12132" w:author="Chen, Ivy (陳素貞 IEC1)" w:date="2015-01-12T13:45:00Z">
                  <w:rPr>
                    <w:ins w:id="12133" w:author="Gao, Guan-Wei (高貫偉 ITC)" w:date="2012-07-18T17:56:00Z"/>
                  </w:rPr>
                </w:rPrChange>
              </w:rPr>
            </w:pPr>
            <w:ins w:id="12134" w:author="Gao, Guan-Wei (高貫偉 ITC)" w:date="2012-07-18T17:57:00Z">
              <w:r w:rsidRPr="002F02C9">
                <w:rPr>
                  <w:rFonts w:hint="eastAsia"/>
                  <w:rPrChange w:id="1213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142BD3" w:rsidRPr="002F02C9" w:rsidRDefault="00142BD3" w:rsidP="00142BD3">
            <w:pPr>
              <w:rPr>
                <w:ins w:id="12136" w:author="Gao, Guan-Wei (高貫偉 ITC)" w:date="2012-07-18T17:56:00Z"/>
                <w:rPrChange w:id="12137" w:author="Chen, Ivy (陳素貞 IEC1)" w:date="2015-01-12T13:45:00Z">
                  <w:rPr>
                    <w:ins w:id="12138" w:author="Gao, Guan-Wei (高貫偉 ITC)" w:date="2012-07-18T17:56:00Z"/>
                  </w:rPr>
                </w:rPrChange>
              </w:rPr>
            </w:pPr>
          </w:p>
        </w:tc>
        <w:tc>
          <w:tcPr>
            <w:tcW w:w="2629" w:type="dxa"/>
          </w:tcPr>
          <w:p w:rsidR="00142BD3" w:rsidRPr="002F02C9" w:rsidRDefault="00152C15" w:rsidP="004B1858">
            <w:pPr>
              <w:rPr>
                <w:ins w:id="12139" w:author="Gao, Guan-Wei (高貫偉 ITC)" w:date="2012-07-18T17:56:00Z"/>
                <w:rFonts w:ascii="Tahoma" w:hAnsi="Tahoma"/>
                <w:sz w:val="18"/>
                <w:rPrChange w:id="12140" w:author="Chen, Ivy (陳素貞 IEC1)" w:date="2015-01-12T13:45:00Z">
                  <w:rPr>
                    <w:ins w:id="12141" w:author="Gao, Guan-Wei (高貫偉 ITC)" w:date="2012-07-18T17:56:00Z"/>
                    <w:rFonts w:ascii="Tahoma" w:hAnsi="Tahoma"/>
                    <w:sz w:val="18"/>
                  </w:rPr>
                </w:rPrChange>
              </w:rPr>
            </w:pPr>
            <w:ins w:id="12142" w:author="Gao, Guan-Wei (高貫偉 ITC)" w:date="2012-07-18T17:57:00Z">
              <w:r w:rsidRPr="002F02C9">
                <w:rPr>
                  <w:rFonts w:ascii="Tahoma" w:hAnsi="Tahoma" w:hint="eastAsia"/>
                  <w:sz w:val="18"/>
                  <w:rPrChange w:id="12143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根据数据库长度限制</w:t>
              </w:r>
            </w:ins>
          </w:p>
        </w:tc>
      </w:tr>
      <w:tr w:rsidR="00142BD3" w:rsidRPr="002F02C9" w:rsidTr="004B1858">
        <w:trPr>
          <w:ins w:id="12144" w:author="Gao, Guan-Wei (高貫偉 ITC)" w:date="2012-07-18T17:57:00Z"/>
        </w:trPr>
        <w:tc>
          <w:tcPr>
            <w:tcW w:w="445" w:type="dxa"/>
          </w:tcPr>
          <w:p w:rsidR="00142BD3" w:rsidRPr="002F02C9" w:rsidRDefault="00152C15" w:rsidP="004B1858">
            <w:pPr>
              <w:rPr>
                <w:ins w:id="12145" w:author="Gao, Guan-Wei (高貫偉 ITC)" w:date="2012-07-18T17:57:00Z"/>
                <w:rPrChange w:id="12146" w:author="Chen, Ivy (陳素貞 IEC1)" w:date="2015-01-12T13:45:00Z">
                  <w:rPr>
                    <w:ins w:id="12147" w:author="Gao, Guan-Wei (高貫偉 ITC)" w:date="2012-07-18T17:57:00Z"/>
                  </w:rPr>
                </w:rPrChange>
              </w:rPr>
            </w:pPr>
            <w:ins w:id="12148" w:author="Gao, Guan-Wei (高貫偉 ITC)" w:date="2012-07-18T17:58:00Z">
              <w:r w:rsidRPr="002F02C9">
                <w:rPr>
                  <w:rPrChange w:id="1214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4</w:t>
              </w:r>
            </w:ins>
          </w:p>
        </w:tc>
        <w:tc>
          <w:tcPr>
            <w:tcW w:w="1310" w:type="dxa"/>
          </w:tcPr>
          <w:p w:rsidR="00142BD3" w:rsidRPr="002F02C9" w:rsidRDefault="00152C15" w:rsidP="004B1858">
            <w:pPr>
              <w:rPr>
                <w:ins w:id="12150" w:author="Gao, Guan-Wei (高貫偉 ITC)" w:date="2012-07-18T17:57:00Z"/>
                <w:rPrChange w:id="12151" w:author="Chen, Ivy (陳素貞 IEC1)" w:date="2015-01-12T13:45:00Z">
                  <w:rPr>
                    <w:ins w:id="12152" w:author="Gao, Guan-Wei (高貫偉 ITC)" w:date="2012-07-18T17:57:00Z"/>
                  </w:rPr>
                </w:rPrChange>
              </w:rPr>
            </w:pPr>
            <w:ins w:id="12153" w:author="Gao, Guan-Wei (高貫偉 ITC)" w:date="2012-07-18T17:58:00Z">
              <w:r w:rsidRPr="002F02C9">
                <w:rPr>
                  <w:rPrChange w:id="1215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Value</w:t>
              </w:r>
            </w:ins>
          </w:p>
        </w:tc>
        <w:tc>
          <w:tcPr>
            <w:tcW w:w="916" w:type="dxa"/>
          </w:tcPr>
          <w:p w:rsidR="00142BD3" w:rsidRPr="002F02C9" w:rsidRDefault="00152C15" w:rsidP="004B1858">
            <w:pPr>
              <w:rPr>
                <w:ins w:id="12155" w:author="Gao, Guan-Wei (高貫偉 ITC)" w:date="2012-07-18T17:57:00Z"/>
                <w:rFonts w:ascii="SimSun" w:hAnsi="SimSun"/>
                <w:rPrChange w:id="12156" w:author="Chen, Ivy (陳素貞 IEC1)" w:date="2015-01-12T13:45:00Z">
                  <w:rPr>
                    <w:ins w:id="12157" w:author="Gao, Guan-Wei (高貫偉 ITC)" w:date="2012-07-18T17:57:00Z"/>
                    <w:rFonts w:ascii="SimSun" w:hAnsi="SimSun"/>
                  </w:rPr>
                </w:rPrChange>
              </w:rPr>
            </w:pPr>
            <w:ins w:id="12158" w:author="Gao, Guan-Wei (高貫偉 ITC)" w:date="2012-07-18T17:58:00Z">
              <w:r w:rsidRPr="002F02C9">
                <w:rPr>
                  <w:rFonts w:ascii="SimSun" w:hAnsi="SimSun"/>
                  <w:rPrChange w:id="1215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142BD3" w:rsidRPr="002F02C9" w:rsidRDefault="00142BD3" w:rsidP="004B1858">
            <w:pPr>
              <w:rPr>
                <w:ins w:id="12160" w:author="Gao, Guan-Wei (高貫偉 ITC)" w:date="2012-07-18T17:57:00Z"/>
                <w:rPrChange w:id="12161" w:author="Chen, Ivy (陳素貞 IEC1)" w:date="2015-01-12T13:45:00Z">
                  <w:rPr>
                    <w:ins w:id="12162" w:author="Gao, Guan-Wei (高貫偉 ITC)" w:date="2012-07-18T17:57:00Z"/>
                  </w:rPr>
                </w:rPrChange>
              </w:rPr>
            </w:pPr>
          </w:p>
        </w:tc>
        <w:tc>
          <w:tcPr>
            <w:tcW w:w="1432" w:type="dxa"/>
          </w:tcPr>
          <w:p w:rsidR="00142BD3" w:rsidRPr="002F02C9" w:rsidRDefault="00152C15" w:rsidP="004B1858">
            <w:pPr>
              <w:rPr>
                <w:ins w:id="12163" w:author="Gao, Guan-Wei (高貫偉 ITC)" w:date="2012-07-18T17:57:00Z"/>
                <w:rFonts w:ascii="SimSun" w:hAnsi="SimSun"/>
                <w:rPrChange w:id="12164" w:author="Chen, Ivy (陳素貞 IEC1)" w:date="2015-01-12T13:45:00Z">
                  <w:rPr>
                    <w:ins w:id="12165" w:author="Gao, Guan-Wei (高貫偉 ITC)" w:date="2012-07-18T17:57:00Z"/>
                    <w:rFonts w:ascii="SimSun" w:hAnsi="SimSun"/>
                  </w:rPr>
                </w:rPrChange>
              </w:rPr>
            </w:pPr>
            <w:ins w:id="12166" w:author="Gao, Guan-Wei (高貫偉 ITC)" w:date="2012-07-18T17:58:00Z">
              <w:r w:rsidRPr="002F02C9">
                <w:rPr>
                  <w:rFonts w:ascii="SimSun" w:hAnsi="SimSun" w:hint="eastAsia"/>
                  <w:rPrChange w:id="1216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142BD3" w:rsidRPr="002F02C9" w:rsidRDefault="00152C15" w:rsidP="004B1858">
            <w:pPr>
              <w:rPr>
                <w:ins w:id="12168" w:author="Gao, Guan-Wei (高貫偉 ITC)" w:date="2012-07-18T17:57:00Z"/>
                <w:rPrChange w:id="12169" w:author="Chen, Ivy (陳素貞 IEC1)" w:date="2015-01-12T13:45:00Z">
                  <w:rPr>
                    <w:ins w:id="12170" w:author="Gao, Guan-Wei (高貫偉 ITC)" w:date="2012-07-18T17:57:00Z"/>
                  </w:rPr>
                </w:rPrChange>
              </w:rPr>
            </w:pPr>
            <w:ins w:id="12171" w:author="Gao, Guan-Wei (高貫偉 ITC)" w:date="2012-07-18T17:58:00Z">
              <w:r w:rsidRPr="002F02C9">
                <w:rPr>
                  <w:rFonts w:hint="eastAsia"/>
                  <w:rPrChange w:id="1217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142BD3" w:rsidRPr="002F02C9" w:rsidRDefault="00142BD3" w:rsidP="00142BD3">
            <w:pPr>
              <w:rPr>
                <w:ins w:id="12173" w:author="Gao, Guan-Wei (高貫偉 ITC)" w:date="2012-07-18T17:57:00Z"/>
                <w:rPrChange w:id="12174" w:author="Chen, Ivy (陳素貞 IEC1)" w:date="2015-01-12T13:45:00Z">
                  <w:rPr>
                    <w:ins w:id="12175" w:author="Gao, Guan-Wei (高貫偉 ITC)" w:date="2012-07-18T17:57:00Z"/>
                  </w:rPr>
                </w:rPrChange>
              </w:rPr>
            </w:pPr>
          </w:p>
        </w:tc>
        <w:tc>
          <w:tcPr>
            <w:tcW w:w="2629" w:type="dxa"/>
          </w:tcPr>
          <w:p w:rsidR="00142BD3" w:rsidRPr="002F02C9" w:rsidRDefault="00152C15" w:rsidP="004B1858">
            <w:pPr>
              <w:rPr>
                <w:ins w:id="12176" w:author="Gao, Guan-Wei (高貫偉 ITC)" w:date="2012-07-18T17:57:00Z"/>
                <w:rFonts w:ascii="Tahoma" w:hAnsi="Tahoma"/>
                <w:sz w:val="18"/>
                <w:rPrChange w:id="12177" w:author="Chen, Ivy (陳素貞 IEC1)" w:date="2015-01-12T13:45:00Z">
                  <w:rPr>
                    <w:ins w:id="12178" w:author="Gao, Guan-Wei (高貫偉 ITC)" w:date="2012-07-18T17:57:00Z"/>
                    <w:rFonts w:ascii="Tahoma" w:hAnsi="Tahoma"/>
                    <w:sz w:val="18"/>
                  </w:rPr>
                </w:rPrChange>
              </w:rPr>
            </w:pPr>
            <w:ins w:id="12179" w:author="Gao, Guan-Wei (高貫偉 ITC)" w:date="2012-07-18T17:57:00Z">
              <w:r w:rsidRPr="002F02C9">
                <w:rPr>
                  <w:rFonts w:ascii="Tahoma" w:hAnsi="Tahoma" w:hint="eastAsia"/>
                  <w:sz w:val="18"/>
                  <w:rPrChange w:id="12180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根据数据库长度限制</w:t>
              </w:r>
            </w:ins>
          </w:p>
        </w:tc>
      </w:tr>
      <w:tr w:rsidR="00142BD3" w:rsidRPr="002F02C9" w:rsidTr="004B1858">
        <w:trPr>
          <w:ins w:id="12181" w:author="Gao, Guan-Wei (高貫偉 ITC)" w:date="2012-07-18T17:57:00Z"/>
        </w:trPr>
        <w:tc>
          <w:tcPr>
            <w:tcW w:w="445" w:type="dxa"/>
          </w:tcPr>
          <w:p w:rsidR="00142BD3" w:rsidRPr="002F02C9" w:rsidRDefault="00152C15" w:rsidP="004B1858">
            <w:pPr>
              <w:rPr>
                <w:ins w:id="12182" w:author="Gao, Guan-Wei (高貫偉 ITC)" w:date="2012-07-18T17:57:00Z"/>
                <w:rPrChange w:id="12183" w:author="Chen, Ivy (陳素貞 IEC1)" w:date="2015-01-12T13:45:00Z">
                  <w:rPr>
                    <w:ins w:id="12184" w:author="Gao, Guan-Wei (高貫偉 ITC)" w:date="2012-07-18T17:57:00Z"/>
                  </w:rPr>
                </w:rPrChange>
              </w:rPr>
            </w:pPr>
            <w:ins w:id="12185" w:author="Gao, Guan-Wei (高貫偉 ITC)" w:date="2012-07-18T17:58:00Z">
              <w:r w:rsidRPr="002F02C9">
                <w:rPr>
                  <w:rPrChange w:id="1218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</w:t>
              </w:r>
            </w:ins>
          </w:p>
        </w:tc>
        <w:tc>
          <w:tcPr>
            <w:tcW w:w="1310" w:type="dxa"/>
          </w:tcPr>
          <w:p w:rsidR="00142BD3" w:rsidRPr="002F02C9" w:rsidRDefault="00152C15" w:rsidP="004B1858">
            <w:pPr>
              <w:rPr>
                <w:ins w:id="12187" w:author="Gao, Guan-Wei (高貫偉 ITC)" w:date="2012-07-18T17:57:00Z"/>
                <w:rPrChange w:id="12188" w:author="Chen, Ivy (陳素貞 IEC1)" w:date="2015-01-12T13:45:00Z">
                  <w:rPr>
                    <w:ins w:id="12189" w:author="Gao, Guan-Wei (高貫偉 ITC)" w:date="2012-07-18T17:57:00Z"/>
                  </w:rPr>
                </w:rPrChange>
              </w:rPr>
            </w:pPr>
            <w:ins w:id="12190" w:author="Gao, Guan-Wei (高貫偉 ITC)" w:date="2012-07-18T17:58:00Z">
              <w:r w:rsidRPr="002F02C9">
                <w:rPr>
                  <w:rPrChange w:id="1219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Description</w:t>
              </w:r>
            </w:ins>
          </w:p>
        </w:tc>
        <w:tc>
          <w:tcPr>
            <w:tcW w:w="916" w:type="dxa"/>
          </w:tcPr>
          <w:p w:rsidR="00142BD3" w:rsidRPr="002F02C9" w:rsidRDefault="00152C15" w:rsidP="004B1858">
            <w:pPr>
              <w:rPr>
                <w:ins w:id="12192" w:author="Gao, Guan-Wei (高貫偉 ITC)" w:date="2012-07-18T17:57:00Z"/>
                <w:rFonts w:ascii="SimSun" w:hAnsi="SimSun"/>
                <w:rPrChange w:id="12193" w:author="Chen, Ivy (陳素貞 IEC1)" w:date="2015-01-12T13:45:00Z">
                  <w:rPr>
                    <w:ins w:id="12194" w:author="Gao, Guan-Wei (高貫偉 ITC)" w:date="2012-07-18T17:57:00Z"/>
                    <w:rFonts w:ascii="SimSun" w:hAnsi="SimSun"/>
                  </w:rPr>
                </w:rPrChange>
              </w:rPr>
            </w:pPr>
            <w:ins w:id="12195" w:author="Gao, Guan-Wei (高貫偉 ITC)" w:date="2012-07-18T17:58:00Z">
              <w:r w:rsidRPr="002F02C9">
                <w:rPr>
                  <w:rFonts w:ascii="SimSun" w:hAnsi="SimSun"/>
                  <w:rPrChange w:id="1219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142BD3" w:rsidRPr="002F02C9" w:rsidRDefault="00142BD3" w:rsidP="004B1858">
            <w:pPr>
              <w:rPr>
                <w:ins w:id="12197" w:author="Gao, Guan-Wei (高貫偉 ITC)" w:date="2012-07-18T17:57:00Z"/>
                <w:rPrChange w:id="12198" w:author="Chen, Ivy (陳素貞 IEC1)" w:date="2015-01-12T13:45:00Z">
                  <w:rPr>
                    <w:ins w:id="12199" w:author="Gao, Guan-Wei (高貫偉 ITC)" w:date="2012-07-18T17:57:00Z"/>
                  </w:rPr>
                </w:rPrChange>
              </w:rPr>
            </w:pPr>
          </w:p>
        </w:tc>
        <w:tc>
          <w:tcPr>
            <w:tcW w:w="1432" w:type="dxa"/>
          </w:tcPr>
          <w:p w:rsidR="00142BD3" w:rsidRPr="002F02C9" w:rsidRDefault="00152C15" w:rsidP="004B1858">
            <w:pPr>
              <w:rPr>
                <w:ins w:id="12200" w:author="Gao, Guan-Wei (高貫偉 ITC)" w:date="2012-07-18T17:57:00Z"/>
                <w:rFonts w:ascii="SimSun" w:hAnsi="SimSun"/>
                <w:rPrChange w:id="12201" w:author="Chen, Ivy (陳素貞 IEC1)" w:date="2015-01-12T13:45:00Z">
                  <w:rPr>
                    <w:ins w:id="12202" w:author="Gao, Guan-Wei (高貫偉 ITC)" w:date="2012-07-18T17:57:00Z"/>
                    <w:rFonts w:ascii="SimSun" w:hAnsi="SimSun"/>
                  </w:rPr>
                </w:rPrChange>
              </w:rPr>
            </w:pPr>
            <w:ins w:id="12203" w:author="Gao, Guan-Wei (高貫偉 ITC)" w:date="2012-07-18T17:58:00Z">
              <w:r w:rsidRPr="002F02C9">
                <w:rPr>
                  <w:rFonts w:ascii="SimSun" w:hAnsi="SimSun" w:hint="eastAsia"/>
                  <w:rPrChange w:id="1220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142BD3" w:rsidRPr="002F02C9" w:rsidRDefault="00142BD3" w:rsidP="004B1858">
            <w:pPr>
              <w:rPr>
                <w:ins w:id="12205" w:author="Gao, Guan-Wei (高貫偉 ITC)" w:date="2012-07-18T17:57:00Z"/>
                <w:rPrChange w:id="12206" w:author="Chen, Ivy (陳素貞 IEC1)" w:date="2015-01-12T13:45:00Z">
                  <w:rPr>
                    <w:ins w:id="12207" w:author="Gao, Guan-Wei (高貫偉 ITC)" w:date="2012-07-18T17:57:00Z"/>
                  </w:rPr>
                </w:rPrChange>
              </w:rPr>
            </w:pPr>
          </w:p>
        </w:tc>
        <w:tc>
          <w:tcPr>
            <w:tcW w:w="2728" w:type="dxa"/>
          </w:tcPr>
          <w:p w:rsidR="00142BD3" w:rsidRPr="002F02C9" w:rsidRDefault="00142BD3" w:rsidP="00142BD3">
            <w:pPr>
              <w:rPr>
                <w:ins w:id="12208" w:author="Gao, Guan-Wei (高貫偉 ITC)" w:date="2012-07-18T17:57:00Z"/>
                <w:rPrChange w:id="12209" w:author="Chen, Ivy (陳素貞 IEC1)" w:date="2015-01-12T13:45:00Z">
                  <w:rPr>
                    <w:ins w:id="12210" w:author="Gao, Guan-Wei (高貫偉 ITC)" w:date="2012-07-18T17:57:00Z"/>
                  </w:rPr>
                </w:rPrChange>
              </w:rPr>
            </w:pPr>
          </w:p>
        </w:tc>
        <w:tc>
          <w:tcPr>
            <w:tcW w:w="2629" w:type="dxa"/>
          </w:tcPr>
          <w:p w:rsidR="00142BD3" w:rsidRPr="002F02C9" w:rsidRDefault="00152C15" w:rsidP="004B1858">
            <w:pPr>
              <w:rPr>
                <w:ins w:id="12211" w:author="Gao, Guan-Wei (高貫偉 ITC)" w:date="2012-07-18T17:57:00Z"/>
                <w:rFonts w:ascii="Tahoma" w:hAnsi="Tahoma"/>
                <w:sz w:val="18"/>
                <w:rPrChange w:id="12212" w:author="Chen, Ivy (陳素貞 IEC1)" w:date="2015-01-12T13:45:00Z">
                  <w:rPr>
                    <w:ins w:id="12213" w:author="Gao, Guan-Wei (高貫偉 ITC)" w:date="2012-07-18T17:57:00Z"/>
                    <w:rFonts w:ascii="Tahoma" w:hAnsi="Tahoma"/>
                    <w:sz w:val="18"/>
                  </w:rPr>
                </w:rPrChange>
              </w:rPr>
            </w:pPr>
            <w:ins w:id="12214" w:author="Gao, Guan-Wei (高貫偉 ITC)" w:date="2012-07-18T17:57:00Z">
              <w:r w:rsidRPr="002F02C9">
                <w:rPr>
                  <w:rFonts w:ascii="Tahoma" w:hAnsi="Tahoma" w:hint="eastAsia"/>
                  <w:sz w:val="18"/>
                  <w:rPrChange w:id="12215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根据数据库长度限制</w:t>
              </w:r>
            </w:ins>
          </w:p>
        </w:tc>
      </w:tr>
      <w:tr w:rsidR="00142BD3" w:rsidRPr="002F02C9" w:rsidTr="004B1858">
        <w:trPr>
          <w:ins w:id="12216" w:author="Gao, Guan-Wei (高貫偉 ITC)" w:date="2012-07-18T16:25:00Z"/>
        </w:trPr>
        <w:tc>
          <w:tcPr>
            <w:tcW w:w="445" w:type="dxa"/>
          </w:tcPr>
          <w:p w:rsidR="00142BD3" w:rsidRPr="002F02C9" w:rsidRDefault="00152C15" w:rsidP="004B1858">
            <w:pPr>
              <w:rPr>
                <w:ins w:id="12217" w:author="Gao, Guan-Wei (高貫偉 ITC)" w:date="2012-07-18T16:25:00Z"/>
                <w:rPrChange w:id="12218" w:author="Chen, Ivy (陳素貞 IEC1)" w:date="2015-01-12T13:45:00Z">
                  <w:rPr>
                    <w:ins w:id="12219" w:author="Gao, Guan-Wei (高貫偉 ITC)" w:date="2012-07-18T16:25:00Z"/>
                  </w:rPr>
                </w:rPrChange>
              </w:rPr>
            </w:pPr>
            <w:ins w:id="12220" w:author="Gao, Guan-Wei (高貫偉 ITC)" w:date="2012-07-18T17:58:00Z">
              <w:r w:rsidRPr="002F02C9">
                <w:rPr>
                  <w:rPrChange w:id="1222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6</w:t>
              </w:r>
            </w:ins>
          </w:p>
        </w:tc>
        <w:tc>
          <w:tcPr>
            <w:tcW w:w="1310" w:type="dxa"/>
          </w:tcPr>
          <w:p w:rsidR="00142BD3" w:rsidRPr="002F02C9" w:rsidRDefault="00152C15" w:rsidP="004B1858">
            <w:pPr>
              <w:rPr>
                <w:ins w:id="12222" w:author="Gao, Guan-Wei (高貫偉 ITC)" w:date="2012-07-18T16:25:00Z"/>
                <w:rPrChange w:id="12223" w:author="Chen, Ivy (陳素貞 IEC1)" w:date="2015-01-12T13:45:00Z">
                  <w:rPr>
                    <w:ins w:id="12224" w:author="Gao, Guan-Wei (高貫偉 ITC)" w:date="2012-07-18T16:25:00Z"/>
                  </w:rPr>
                </w:rPrChange>
              </w:rPr>
            </w:pPr>
            <w:ins w:id="12225" w:author="Gao, Guan-Wei (高貫偉 ITC)" w:date="2012-07-18T16:25:00Z">
              <w:r w:rsidRPr="002F02C9">
                <w:rPr>
                  <w:rPrChange w:id="1222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916" w:type="dxa"/>
          </w:tcPr>
          <w:p w:rsidR="00142BD3" w:rsidRPr="002F02C9" w:rsidRDefault="00152C15" w:rsidP="004B1858">
            <w:pPr>
              <w:rPr>
                <w:ins w:id="12227" w:author="Gao, Guan-Wei (高貫偉 ITC)" w:date="2012-07-18T16:25:00Z"/>
                <w:rFonts w:ascii="SimSun" w:hAnsi="SimSun"/>
                <w:rPrChange w:id="12228" w:author="Chen, Ivy (陳素貞 IEC1)" w:date="2015-01-12T13:45:00Z">
                  <w:rPr>
                    <w:ins w:id="12229" w:author="Gao, Guan-Wei (高貫偉 ITC)" w:date="2012-07-18T16:25:00Z"/>
                    <w:rFonts w:ascii="SimSun" w:hAnsi="SimSun"/>
                  </w:rPr>
                </w:rPrChange>
              </w:rPr>
            </w:pPr>
            <w:ins w:id="12230" w:author="Gao, Guan-Wei (高貫偉 ITC)" w:date="2012-07-18T16:25:00Z">
              <w:r w:rsidRPr="002F02C9">
                <w:rPr>
                  <w:rFonts w:ascii="SimSun" w:hAnsi="SimSun"/>
                  <w:rPrChange w:id="1223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142BD3" w:rsidRPr="002F02C9" w:rsidRDefault="00142BD3" w:rsidP="004B1858">
            <w:pPr>
              <w:rPr>
                <w:ins w:id="12232" w:author="Gao, Guan-Wei (高貫偉 ITC)" w:date="2012-07-18T16:25:00Z"/>
                <w:rPrChange w:id="12233" w:author="Chen, Ivy (陳素貞 IEC1)" w:date="2015-01-12T13:45:00Z">
                  <w:rPr>
                    <w:ins w:id="12234" w:author="Gao, Guan-Wei (高貫偉 ITC)" w:date="2012-07-18T16:25:00Z"/>
                  </w:rPr>
                </w:rPrChange>
              </w:rPr>
            </w:pPr>
          </w:p>
        </w:tc>
        <w:tc>
          <w:tcPr>
            <w:tcW w:w="1432" w:type="dxa"/>
          </w:tcPr>
          <w:p w:rsidR="00142BD3" w:rsidRPr="002F02C9" w:rsidRDefault="00152C15" w:rsidP="004B1858">
            <w:pPr>
              <w:rPr>
                <w:ins w:id="12235" w:author="Gao, Guan-Wei (高貫偉 ITC)" w:date="2012-07-18T16:25:00Z"/>
                <w:rFonts w:ascii="SimSun" w:hAnsi="SimSun"/>
                <w:rPrChange w:id="12236" w:author="Chen, Ivy (陳素貞 IEC1)" w:date="2015-01-12T13:45:00Z">
                  <w:rPr>
                    <w:ins w:id="12237" w:author="Gao, Guan-Wei (高貫偉 ITC)" w:date="2012-07-18T16:25:00Z"/>
                    <w:rFonts w:ascii="SimSun" w:hAnsi="SimSun"/>
                  </w:rPr>
                </w:rPrChange>
              </w:rPr>
            </w:pPr>
            <w:ins w:id="12238" w:author="Gao, Guan-Wei (高貫偉 ITC)" w:date="2012-07-18T16:25:00Z">
              <w:r w:rsidRPr="002F02C9">
                <w:rPr>
                  <w:rFonts w:ascii="SimSun" w:hAnsi="SimSun" w:hint="eastAsia"/>
                  <w:rPrChange w:id="1223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1224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ascii="SimSun" w:hAnsi="SimSun" w:hint="eastAsia"/>
                  <w:rPrChange w:id="1224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  <w:p w:rsidR="00142BD3" w:rsidRPr="002F02C9" w:rsidRDefault="00152C15" w:rsidP="004B1858">
            <w:pPr>
              <w:rPr>
                <w:ins w:id="12242" w:author="Gao, Guan-Wei (高貫偉 ITC)" w:date="2012-07-18T16:25:00Z"/>
                <w:rFonts w:eastAsia="新細明體"/>
                <w:lang w:eastAsia="zh-TW"/>
                <w:rPrChange w:id="12243" w:author="Chen, Ivy (陳素貞 IEC1)" w:date="2015-01-12T13:45:00Z">
                  <w:rPr>
                    <w:ins w:id="12244" w:author="Gao, Guan-Wei (高貫偉 ITC)" w:date="2012-07-18T16:25:00Z"/>
                    <w:rFonts w:eastAsia="新細明體"/>
                    <w:lang w:eastAsia="zh-TW"/>
                  </w:rPr>
                </w:rPrChange>
              </w:rPr>
            </w:pPr>
            <w:ins w:id="12245" w:author="Gao, Guan-Wei (高貫偉 ITC)" w:date="2012-07-18T16:25:00Z">
              <w:r w:rsidRPr="002F02C9">
                <w:rPr>
                  <w:rFonts w:ascii="SimSun" w:hAnsi="SimSun"/>
                  <w:rPrChange w:id="1224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Disable</w:t>
              </w:r>
            </w:ins>
          </w:p>
        </w:tc>
        <w:tc>
          <w:tcPr>
            <w:tcW w:w="680" w:type="dxa"/>
          </w:tcPr>
          <w:p w:rsidR="00142BD3" w:rsidRPr="002F02C9" w:rsidRDefault="00142BD3" w:rsidP="004B1858">
            <w:pPr>
              <w:rPr>
                <w:ins w:id="12247" w:author="Gao, Guan-Wei (高貫偉 ITC)" w:date="2012-07-18T16:25:00Z"/>
                <w:rPrChange w:id="12248" w:author="Chen, Ivy (陳素貞 IEC1)" w:date="2015-01-12T13:45:00Z">
                  <w:rPr>
                    <w:ins w:id="12249" w:author="Gao, Guan-Wei (高貫偉 ITC)" w:date="2012-07-18T16:25:00Z"/>
                  </w:rPr>
                </w:rPrChange>
              </w:rPr>
            </w:pPr>
          </w:p>
        </w:tc>
        <w:tc>
          <w:tcPr>
            <w:tcW w:w="2728" w:type="dxa"/>
          </w:tcPr>
          <w:p w:rsidR="00142BD3" w:rsidRPr="002F02C9" w:rsidRDefault="00152C15" w:rsidP="004B1858">
            <w:pPr>
              <w:rPr>
                <w:ins w:id="12250" w:author="Gao, Guan-Wei (高貫偉 ITC)" w:date="2012-07-18T16:25:00Z"/>
                <w:rFonts w:ascii="SimSun"/>
                <w:rPrChange w:id="12251" w:author="Chen, Ivy (陳素貞 IEC1)" w:date="2015-01-12T13:45:00Z">
                  <w:rPr>
                    <w:ins w:id="12252" w:author="Gao, Guan-Wei (高貫偉 ITC)" w:date="2012-07-18T16:25:00Z"/>
                    <w:rFonts w:ascii="SimSun"/>
                  </w:rPr>
                </w:rPrChange>
              </w:rPr>
            </w:pPr>
            <w:ins w:id="12253" w:author="Gao, Guan-Wei (高貫偉 ITC)" w:date="2012-07-18T16:25:00Z">
              <w:r w:rsidRPr="002F02C9">
                <w:rPr>
                  <w:rFonts w:eastAsia="新細明體"/>
                  <w:rPrChange w:id="12254" w:author="Chen, Ivy (陳素貞 IEC1)" w:date="2015-01-12T13:45:00Z">
                    <w:rPr>
                      <w:rFonts w:eastAsia="新細明體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eastAsia="新細明體" w:hint="eastAsia"/>
                  <w:rPrChange w:id="12255" w:author="Chen, Ivy (陳素貞 IEC1)" w:date="2015-01-12T13:45:00Z">
                    <w:rPr>
                      <w:rFonts w:eastAsia="新細明體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1225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1225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  <w:r w:rsidRPr="002F02C9">
                <w:rPr>
                  <w:rFonts w:ascii="SimSun" w:hAnsi="SimSun"/>
                  <w:rPrChange w:id="1225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List</w:t>
              </w:r>
              <w:r w:rsidRPr="002F02C9">
                <w:rPr>
                  <w:rFonts w:ascii="SimSun" w:hAnsi="SimSun" w:hint="eastAsia"/>
                  <w:rPrChange w:id="1225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中当前没有任何行被选，则提示用户，放弃后续操作。</w:t>
              </w:r>
            </w:ins>
          </w:p>
          <w:p w:rsidR="00142BD3" w:rsidRPr="002F02C9" w:rsidRDefault="00152C15" w:rsidP="004B1858">
            <w:pPr>
              <w:rPr>
                <w:ins w:id="12260" w:author="Gao, Guan-Wei (高貫偉 ITC)" w:date="2012-07-18T16:25:00Z"/>
                <w:rFonts w:ascii="SimSun"/>
                <w:rPrChange w:id="12261" w:author="Chen, Ivy (陳素貞 IEC1)" w:date="2015-01-12T13:45:00Z">
                  <w:rPr>
                    <w:ins w:id="12262" w:author="Gao, Guan-Wei (高貫偉 ITC)" w:date="2012-07-18T16:25:00Z"/>
                    <w:rFonts w:ascii="SimSun"/>
                  </w:rPr>
                </w:rPrChange>
              </w:rPr>
            </w:pPr>
            <w:ins w:id="12263" w:author="Gao, Guan-Wei (高貫偉 ITC)" w:date="2012-07-18T16:25:00Z">
              <w:r w:rsidRPr="002F02C9">
                <w:rPr>
                  <w:rFonts w:ascii="SimSun" w:hAnsi="SimSun"/>
                  <w:rPrChange w:id="1226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1226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、要求用户再次确认要执行删除操作。</w:t>
              </w:r>
            </w:ins>
          </w:p>
          <w:p w:rsidR="00142BD3" w:rsidRPr="002F02C9" w:rsidRDefault="00152C15" w:rsidP="004B1858">
            <w:pPr>
              <w:rPr>
                <w:ins w:id="12266" w:author="Gao, Guan-Wei (高貫偉 ITC)" w:date="2012-07-18T16:25:00Z"/>
                <w:rFonts w:ascii="SimSun"/>
                <w:rPrChange w:id="12267" w:author="Chen, Ivy (陳素貞 IEC1)" w:date="2015-01-12T13:45:00Z">
                  <w:rPr>
                    <w:ins w:id="12268" w:author="Gao, Guan-Wei (高貫偉 ITC)" w:date="2012-07-18T16:25:00Z"/>
                    <w:rFonts w:ascii="SimSun"/>
                  </w:rPr>
                </w:rPrChange>
              </w:rPr>
            </w:pPr>
            <w:ins w:id="12269" w:author="Gao, Guan-Wei (高貫偉 ITC)" w:date="2012-07-18T16:25:00Z">
              <w:r w:rsidRPr="002F02C9">
                <w:rPr>
                  <w:rFonts w:ascii="SimSun" w:hAnsi="SimSun"/>
                  <w:rPrChange w:id="1227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ascii="SimSun" w:hAnsi="SimSun" w:hint="eastAsia"/>
                  <w:rPrChange w:id="1227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、若用户选择放弃，则放弃后续操作。</w:t>
              </w:r>
            </w:ins>
          </w:p>
          <w:p w:rsidR="00142BD3" w:rsidRPr="002F02C9" w:rsidRDefault="00152C15" w:rsidP="004B1858">
            <w:pPr>
              <w:rPr>
                <w:ins w:id="12272" w:author="Gao, Guan-Wei (高貫偉 ITC)" w:date="2012-07-18T16:25:00Z"/>
                <w:rFonts w:ascii="SimSun"/>
                <w:rPrChange w:id="12273" w:author="Chen, Ivy (陳素貞 IEC1)" w:date="2015-01-12T13:45:00Z">
                  <w:rPr>
                    <w:ins w:id="12274" w:author="Gao, Guan-Wei (高貫偉 ITC)" w:date="2012-07-18T16:25:00Z"/>
                    <w:rFonts w:ascii="SimSun"/>
                  </w:rPr>
                </w:rPrChange>
              </w:rPr>
            </w:pPr>
            <w:ins w:id="12275" w:author="Gao, Guan-Wei (高貫偉 ITC)" w:date="2012-07-18T16:25:00Z">
              <w:r w:rsidRPr="002F02C9">
                <w:rPr>
                  <w:rFonts w:ascii="SimSun" w:hAnsi="SimSun"/>
                  <w:rPrChange w:id="1227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</w:t>
              </w:r>
              <w:r w:rsidRPr="002F02C9">
                <w:rPr>
                  <w:rFonts w:ascii="SimSun" w:hAnsi="SimSun" w:hint="eastAsia"/>
                  <w:rPrChange w:id="1227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、删除该行数据。</w:t>
              </w:r>
            </w:ins>
          </w:p>
        </w:tc>
        <w:tc>
          <w:tcPr>
            <w:tcW w:w="2629" w:type="dxa"/>
          </w:tcPr>
          <w:p w:rsidR="00142BD3" w:rsidRPr="002F02C9" w:rsidRDefault="00142BD3" w:rsidP="004B1858">
            <w:pPr>
              <w:rPr>
                <w:ins w:id="12278" w:author="Gao, Guan-Wei (高貫偉 ITC)" w:date="2012-07-18T16:25:00Z"/>
                <w:rPrChange w:id="12279" w:author="Chen, Ivy (陳素貞 IEC1)" w:date="2015-01-12T13:45:00Z">
                  <w:rPr>
                    <w:ins w:id="12280" w:author="Gao, Guan-Wei (高貫偉 ITC)" w:date="2012-07-18T16:25:00Z"/>
                  </w:rPr>
                </w:rPrChange>
              </w:rPr>
            </w:pPr>
          </w:p>
        </w:tc>
      </w:tr>
      <w:tr w:rsidR="00875DD2" w:rsidRPr="002F02C9" w:rsidTr="004B1858">
        <w:trPr>
          <w:ins w:id="12281" w:author="Gao, Guan-Wei (高貫偉 ITC)" w:date="2012-07-18T17:59:00Z"/>
        </w:trPr>
        <w:tc>
          <w:tcPr>
            <w:tcW w:w="445" w:type="dxa"/>
          </w:tcPr>
          <w:p w:rsidR="00875DD2" w:rsidRPr="002F02C9" w:rsidRDefault="00152C15" w:rsidP="004B1858">
            <w:pPr>
              <w:rPr>
                <w:ins w:id="12282" w:author="Gao, Guan-Wei (高貫偉 ITC)" w:date="2012-07-18T17:59:00Z"/>
                <w:rPrChange w:id="12283" w:author="Chen, Ivy (陳素貞 IEC1)" w:date="2015-01-12T13:45:00Z">
                  <w:rPr>
                    <w:ins w:id="12284" w:author="Gao, Guan-Wei (高貫偉 ITC)" w:date="2012-07-18T17:59:00Z"/>
                  </w:rPr>
                </w:rPrChange>
              </w:rPr>
            </w:pPr>
            <w:ins w:id="12285" w:author="Gao, Guan-Wei (高貫偉 ITC)" w:date="2012-07-18T17:59:00Z">
              <w:r w:rsidRPr="002F02C9">
                <w:rPr>
                  <w:rPrChange w:id="12286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7</w:t>
              </w:r>
            </w:ins>
          </w:p>
        </w:tc>
        <w:tc>
          <w:tcPr>
            <w:tcW w:w="1310" w:type="dxa"/>
          </w:tcPr>
          <w:p w:rsidR="00875DD2" w:rsidRPr="002F02C9" w:rsidRDefault="00152C15" w:rsidP="004B1858">
            <w:pPr>
              <w:rPr>
                <w:ins w:id="12287" w:author="Gao, Guan-Wei (高貫偉 ITC)" w:date="2012-07-18T17:59:00Z"/>
                <w:rPrChange w:id="12288" w:author="Chen, Ivy (陳素貞 IEC1)" w:date="2015-01-12T13:45:00Z">
                  <w:rPr>
                    <w:ins w:id="12289" w:author="Gao, Guan-Wei (高貫偉 ITC)" w:date="2012-07-18T17:59:00Z"/>
                  </w:rPr>
                </w:rPrChange>
              </w:rPr>
            </w:pPr>
            <w:ins w:id="12290" w:author="Gao, Guan-Wei (高貫偉 ITC)" w:date="2012-07-18T17:59:00Z">
              <w:r w:rsidRPr="002F02C9">
                <w:rPr>
                  <w:rPrChange w:id="12291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AddType</w:t>
              </w:r>
            </w:ins>
          </w:p>
        </w:tc>
        <w:tc>
          <w:tcPr>
            <w:tcW w:w="916" w:type="dxa"/>
          </w:tcPr>
          <w:p w:rsidR="00875DD2" w:rsidRPr="002F02C9" w:rsidRDefault="00152C15" w:rsidP="004B1858">
            <w:pPr>
              <w:rPr>
                <w:ins w:id="12292" w:author="Gao, Guan-Wei (高貫偉 ITC)" w:date="2012-07-18T17:59:00Z"/>
                <w:rFonts w:ascii="SimSun" w:hAnsi="SimSun"/>
                <w:rPrChange w:id="12293" w:author="Chen, Ivy (陳素貞 IEC1)" w:date="2015-01-12T13:45:00Z">
                  <w:rPr>
                    <w:ins w:id="12294" w:author="Gao, Guan-Wei (高貫偉 ITC)" w:date="2012-07-18T17:59:00Z"/>
                    <w:rFonts w:ascii="SimSun" w:hAnsi="SimSun"/>
                  </w:rPr>
                </w:rPrChange>
              </w:rPr>
            </w:pPr>
            <w:ins w:id="12295" w:author="Gao, Guan-Wei (高貫偉 ITC)" w:date="2012-07-18T17:59:00Z">
              <w:r w:rsidRPr="002F02C9">
                <w:rPr>
                  <w:rFonts w:ascii="SimSun" w:hAnsi="SimSun"/>
                  <w:rPrChange w:id="12296" w:author="Chen, Ivy (陳素貞 IEC1)" w:date="2015-01-12T13:45:00Z">
                    <w:rPr>
                      <w:rFonts w:ascii="SimSun" w:eastAsia="SimHei" w:hAnsi="SimSun" w:cs="Arial"/>
                      <w:color w:val="0000FF"/>
                      <w:szCs w:val="20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875DD2" w:rsidRPr="002F02C9" w:rsidRDefault="00875DD2" w:rsidP="004B1858">
            <w:pPr>
              <w:rPr>
                <w:ins w:id="12297" w:author="Gao, Guan-Wei (高貫偉 ITC)" w:date="2012-07-18T17:59:00Z"/>
                <w:rPrChange w:id="12298" w:author="Chen, Ivy (陳素貞 IEC1)" w:date="2015-01-12T13:45:00Z">
                  <w:rPr>
                    <w:ins w:id="12299" w:author="Gao, Guan-Wei (高貫偉 ITC)" w:date="2012-07-18T17:59:00Z"/>
                  </w:rPr>
                </w:rPrChange>
              </w:rPr>
            </w:pPr>
          </w:p>
        </w:tc>
        <w:tc>
          <w:tcPr>
            <w:tcW w:w="1432" w:type="dxa"/>
          </w:tcPr>
          <w:p w:rsidR="00875DD2" w:rsidRPr="002F02C9" w:rsidRDefault="00875DD2" w:rsidP="004B1858">
            <w:pPr>
              <w:rPr>
                <w:ins w:id="12300" w:author="Gao, Guan-Wei (高貫偉 ITC)" w:date="2012-07-18T17:59:00Z"/>
                <w:rFonts w:ascii="SimSun" w:hAnsi="SimSun"/>
                <w:rPrChange w:id="12301" w:author="Chen, Ivy (陳素貞 IEC1)" w:date="2015-01-12T13:45:00Z">
                  <w:rPr>
                    <w:ins w:id="12302" w:author="Gao, Guan-Wei (高貫偉 ITC)" w:date="2012-07-18T17:59:00Z"/>
                    <w:rFonts w:ascii="SimSun" w:hAnsi="SimSun"/>
                  </w:rPr>
                </w:rPrChange>
              </w:rPr>
            </w:pPr>
          </w:p>
        </w:tc>
        <w:tc>
          <w:tcPr>
            <w:tcW w:w="680" w:type="dxa"/>
          </w:tcPr>
          <w:p w:rsidR="00875DD2" w:rsidRPr="002F02C9" w:rsidRDefault="00875DD2" w:rsidP="004B1858">
            <w:pPr>
              <w:rPr>
                <w:ins w:id="12303" w:author="Gao, Guan-Wei (高貫偉 ITC)" w:date="2012-07-18T17:59:00Z"/>
                <w:rPrChange w:id="12304" w:author="Chen, Ivy (陳素貞 IEC1)" w:date="2015-01-12T13:45:00Z">
                  <w:rPr>
                    <w:ins w:id="12305" w:author="Gao, Guan-Wei (高貫偉 ITC)" w:date="2012-07-18T17:59:00Z"/>
                  </w:rPr>
                </w:rPrChange>
              </w:rPr>
            </w:pPr>
          </w:p>
        </w:tc>
        <w:tc>
          <w:tcPr>
            <w:tcW w:w="2728" w:type="dxa"/>
          </w:tcPr>
          <w:p w:rsidR="00DB2BC4" w:rsidRPr="002F02C9" w:rsidRDefault="00152C15" w:rsidP="004B1858">
            <w:pPr>
              <w:rPr>
                <w:ins w:id="12306" w:author="Gao, Guan-Wei (高貫偉 ITC)" w:date="2012-07-18T17:59:00Z"/>
                <w:rFonts w:eastAsiaTheme="minorEastAsia"/>
                <w:lang w:eastAsia="zh-TW"/>
                <w:rPrChange w:id="12307" w:author="Chen, Ivy (陳素貞 IEC1)" w:date="2015-01-12T13:45:00Z">
                  <w:rPr>
                    <w:ins w:id="12308" w:author="Gao, Guan-Wei (高貫偉 ITC)" w:date="2012-07-18T17:59:00Z"/>
                    <w:rFonts w:eastAsia="新細明體"/>
                  </w:rPr>
                </w:rPrChange>
              </w:rPr>
            </w:pPr>
            <w:ins w:id="12309" w:author="Gao, Guan-Wei (高貫偉 ITC)" w:date="2012-07-18T17:59:00Z">
              <w:del w:id="12310" w:author="IEC960923" w:date="2013-09-10T11:01:00Z">
                <w:r w:rsidRPr="002F02C9">
                  <w:rPr>
                    <w:rFonts w:eastAsiaTheme="minorEastAsia"/>
                    <w:strike/>
                    <w:rPrChange w:id="12311" w:author="Chen, Ivy (陳素貞 IEC1)" w:date="2015-01-12T13:45:00Z">
                      <w:rPr>
                        <w:rFonts w:ascii="Arial" w:eastAsiaTheme="minorEastAsia" w:hAnsi="Arial" w:cs="Arial"/>
                        <w:color w:val="0000FF"/>
                        <w:szCs w:val="20"/>
                        <w:u w:val="single"/>
                      </w:rPr>
                    </w:rPrChange>
                  </w:rPr>
                  <w:delText>Click</w:delText>
                </w:r>
                <w:r w:rsidRPr="002F02C9">
                  <w:rPr>
                    <w:rFonts w:eastAsiaTheme="minorEastAsia" w:hint="eastAsia"/>
                    <w:strike/>
                    <w:rPrChange w:id="12312" w:author="Chen, Ivy (陳素貞 IEC1)" w:date="2015-01-12T13:45:00Z">
                      <w:rPr>
                        <w:rFonts w:ascii="Arial" w:eastAsiaTheme="minorEastAsia" w:hAnsi="Arial" w:cs="Arial" w:hint="eastAsia"/>
                        <w:color w:val="0000FF"/>
                        <w:szCs w:val="20"/>
                        <w:u w:val="single"/>
                      </w:rPr>
                    </w:rPrChange>
                  </w:rPr>
                  <w:delText>：</w:delText>
                </w:r>
              </w:del>
            </w:ins>
            <w:ins w:id="12313" w:author="Gao, Guan-Wei (高貫偉 ITC)" w:date="2012-07-18T18:00:00Z">
              <w:del w:id="12314" w:author="IEC960923" w:date="2013-09-10T11:01:00Z">
                <w:r w:rsidRPr="002F02C9">
                  <w:rPr>
                    <w:rFonts w:eastAsiaTheme="minorEastAsia" w:hint="eastAsia"/>
                    <w:strike/>
                    <w:rPrChange w:id="12315" w:author="Chen, Ivy (陳素貞 IEC1)" w:date="2015-01-12T13:45:00Z">
                      <w:rPr>
                        <w:rFonts w:ascii="Arial" w:eastAsiaTheme="minorEastAsia" w:hAnsi="Arial" w:cs="Arial" w:hint="eastAsia"/>
                        <w:color w:val="0000FF"/>
                        <w:szCs w:val="20"/>
                        <w:u w:val="single"/>
                      </w:rPr>
                    </w:rPrChange>
                  </w:rPr>
                  <w:delText>打开窗体</w:delText>
                </w:r>
                <w:r w:rsidRPr="002F02C9">
                  <w:rPr>
                    <w:rFonts w:eastAsiaTheme="minorEastAsia"/>
                    <w:strike/>
                    <w:rPrChange w:id="12316" w:author="Chen, Ivy (陳素貞 IEC1)" w:date="2015-01-12T13:45:00Z">
                      <w:rPr>
                        <w:rFonts w:ascii="Arial" w:eastAsiaTheme="minorEastAsia" w:hAnsi="Arial" w:cs="Arial"/>
                        <w:color w:val="0000FF"/>
                        <w:szCs w:val="20"/>
                        <w:u w:val="single"/>
                      </w:rPr>
                    </w:rPrChange>
                  </w:rPr>
                  <w:delText>3.1-2</w:delText>
                </w:r>
              </w:del>
            </w:ins>
            <w:ins w:id="12317" w:author="IEC960923" w:date="2013-05-06T10:42:00Z">
              <w:r w:rsidRPr="002F02C9">
                <w:rPr>
                  <w:rFonts w:eastAsiaTheme="minorEastAsia"/>
                  <w:lang w:eastAsia="zh-TW"/>
                  <w:rPrChange w:id="12318" w:author="Chen, Ivy (陳素貞 IEC1)" w:date="2015-01-12T13:45:00Z">
                    <w:rPr>
                      <w:rFonts w:ascii="Arial" w:eastAsiaTheme="minorEastAsia" w:hAnsi="Arial" w:cs="Arial"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 xml:space="preserve">Disabled </w:t>
              </w:r>
              <w:r w:rsidRPr="002F02C9">
                <w:rPr>
                  <w:rFonts w:eastAsiaTheme="minorEastAsia" w:hint="eastAsia"/>
                  <w:lang w:eastAsia="zh-TW"/>
                  <w:rPrChange w:id="12319" w:author="Chen, Ivy (陳素貞 IEC1)" w:date="2015-01-12T13:45:00Z">
                    <w:rPr>
                      <w:rFonts w:ascii="Arial" w:eastAsiaTheme="minorEastAsia" w:hAnsi="Arial" w:cs="Arial" w:hint="eastAsia"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此按鈕，</w:t>
              </w:r>
              <w:r w:rsidRPr="002F02C9">
                <w:rPr>
                  <w:rFonts w:eastAsiaTheme="minorEastAsia"/>
                  <w:lang w:eastAsia="zh-TW"/>
                  <w:rPrChange w:id="12320" w:author="Chen, Ivy (陳素貞 IEC1)" w:date="2015-01-12T13:45:00Z">
                    <w:rPr>
                      <w:rFonts w:ascii="Arial" w:eastAsiaTheme="minorEastAsia" w:hAnsi="Arial" w:cs="Arial"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Type</w:t>
              </w:r>
              <w:r w:rsidRPr="002F02C9">
                <w:rPr>
                  <w:rFonts w:eastAsiaTheme="minorEastAsia" w:hint="eastAsia"/>
                  <w:lang w:eastAsia="zh-TW"/>
                  <w:rPrChange w:id="12321" w:author="Chen, Ivy (陳素貞 IEC1)" w:date="2015-01-12T13:45:00Z">
                    <w:rPr>
                      <w:rFonts w:ascii="Arial" w:eastAsiaTheme="minorEastAsia" w:hAnsi="Arial" w:cs="Arial" w:hint="eastAsia"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統一</w:t>
              </w:r>
            </w:ins>
            <w:ins w:id="12322" w:author="IEC960923" w:date="2013-05-06T10:43:00Z">
              <w:r w:rsidRPr="002F02C9">
                <w:rPr>
                  <w:rFonts w:eastAsiaTheme="minorEastAsia" w:hint="eastAsia"/>
                  <w:lang w:eastAsia="zh-TW"/>
                  <w:rPrChange w:id="12323" w:author="Chen, Ivy (陳素貞 IEC1)" w:date="2015-01-12T13:45:00Z">
                    <w:rPr>
                      <w:rFonts w:ascii="Arial" w:eastAsiaTheme="minorEastAsia" w:hAnsi="Arial" w:cs="Arial" w:hint="eastAsia"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人工新增</w:t>
              </w:r>
              <w:r w:rsidRPr="002F02C9">
                <w:rPr>
                  <w:rFonts w:eastAsiaTheme="minorEastAsia"/>
                  <w:lang w:eastAsia="zh-TW"/>
                  <w:rPrChange w:id="12324" w:author="Chen, Ivy (陳素貞 IEC1)" w:date="2015-01-12T13:45:00Z">
                    <w:rPr>
                      <w:rFonts w:ascii="Arial" w:eastAsiaTheme="minorEastAsia" w:hAnsi="Arial" w:cs="Arial"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(</w:t>
              </w:r>
              <w:r w:rsidRPr="002F02C9">
                <w:rPr>
                  <w:rFonts w:eastAsiaTheme="minorEastAsia" w:hint="eastAsia"/>
                  <w:lang w:eastAsia="zh-TW"/>
                  <w:rPrChange w:id="12325" w:author="Chen, Ivy (陳素貞 IEC1)" w:date="2015-01-12T13:45:00Z">
                    <w:rPr>
                      <w:rFonts w:ascii="Arial" w:eastAsiaTheme="minorEastAsia" w:hAnsi="Arial" w:cs="Arial" w:hint="eastAsia"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新增至</w:t>
              </w:r>
              <w:r w:rsidRPr="002F02C9">
                <w:rPr>
                  <w:rFonts w:eastAsiaTheme="minorEastAsia"/>
                  <w:lang w:eastAsia="zh-TW"/>
                  <w:rPrChange w:id="12326" w:author="Chen, Ivy (陳素貞 IEC1)" w:date="2015-01-12T13:45:00Z">
                    <w:rPr>
                      <w:rFonts w:ascii="Arial" w:eastAsiaTheme="minorEastAsia" w:hAnsi="Arial" w:cs="Arial"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 xml:space="preserve"> Type=’SYS’)</w:t>
              </w:r>
              <w:r w:rsidRPr="002F02C9">
                <w:rPr>
                  <w:rFonts w:eastAsiaTheme="minorEastAsia" w:hint="eastAsia"/>
                  <w:lang w:eastAsia="zh-TW"/>
                  <w:rPrChange w:id="12327" w:author="Chen, Ivy (陳素貞 IEC1)" w:date="2015-01-12T13:45:00Z">
                    <w:rPr>
                      <w:rFonts w:ascii="Arial" w:eastAsiaTheme="minorEastAsia" w:hAnsi="Arial" w:cs="Arial" w:hint="eastAsia"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</w:tc>
        <w:tc>
          <w:tcPr>
            <w:tcW w:w="2629" w:type="dxa"/>
          </w:tcPr>
          <w:p w:rsidR="00875DD2" w:rsidRPr="002F02C9" w:rsidRDefault="00875DD2" w:rsidP="004B1858">
            <w:pPr>
              <w:rPr>
                <w:ins w:id="12328" w:author="Gao, Guan-Wei (高貫偉 ITC)" w:date="2012-07-18T17:59:00Z"/>
                <w:rPrChange w:id="12329" w:author="Chen, Ivy (陳素貞 IEC1)" w:date="2015-01-12T13:45:00Z">
                  <w:rPr>
                    <w:ins w:id="12330" w:author="Gao, Guan-Wei (高貫偉 ITC)" w:date="2012-07-18T17:59:00Z"/>
                  </w:rPr>
                </w:rPrChange>
              </w:rPr>
            </w:pPr>
          </w:p>
        </w:tc>
      </w:tr>
      <w:tr w:rsidR="00142BD3" w:rsidRPr="002F02C9" w:rsidTr="004B1858">
        <w:trPr>
          <w:ins w:id="12331" w:author="Gao, Guan-Wei (高貫偉 ITC)" w:date="2012-07-18T16:25:00Z"/>
        </w:trPr>
        <w:tc>
          <w:tcPr>
            <w:tcW w:w="445" w:type="dxa"/>
          </w:tcPr>
          <w:p w:rsidR="00142BD3" w:rsidRPr="002F02C9" w:rsidRDefault="00152C15" w:rsidP="004B1858">
            <w:pPr>
              <w:rPr>
                <w:ins w:id="12332" w:author="Gao, Guan-Wei (高貫偉 ITC)" w:date="2012-07-18T16:25:00Z"/>
                <w:rPrChange w:id="12333" w:author="Chen, Ivy (陳素貞 IEC1)" w:date="2015-01-12T13:45:00Z">
                  <w:rPr>
                    <w:ins w:id="12334" w:author="Gao, Guan-Wei (高貫偉 ITC)" w:date="2012-07-18T16:25:00Z"/>
                  </w:rPr>
                </w:rPrChange>
              </w:rPr>
            </w:pPr>
            <w:ins w:id="12335" w:author="Gao, Guan-Wei (高貫偉 ITC)" w:date="2012-07-18T18:01:00Z">
              <w:r w:rsidRPr="002F02C9">
                <w:rPr>
                  <w:rPrChange w:id="1233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8</w:t>
              </w:r>
            </w:ins>
          </w:p>
        </w:tc>
        <w:tc>
          <w:tcPr>
            <w:tcW w:w="1310" w:type="dxa"/>
          </w:tcPr>
          <w:p w:rsidR="00142BD3" w:rsidRPr="002F02C9" w:rsidRDefault="00152C15" w:rsidP="004B1858">
            <w:pPr>
              <w:rPr>
                <w:ins w:id="12337" w:author="Gao, Guan-Wei (高貫偉 ITC)" w:date="2012-07-18T16:25:00Z"/>
                <w:rPrChange w:id="12338" w:author="Chen, Ivy (陳素貞 IEC1)" w:date="2015-01-12T13:45:00Z">
                  <w:rPr>
                    <w:ins w:id="12339" w:author="Gao, Guan-Wei (高貫偉 ITC)" w:date="2012-07-18T16:25:00Z"/>
                  </w:rPr>
                </w:rPrChange>
              </w:rPr>
            </w:pPr>
            <w:ins w:id="12340" w:author="Gao, Guan-Wei (高貫偉 ITC)" w:date="2012-07-18T16:25:00Z">
              <w:r w:rsidRPr="002F02C9">
                <w:rPr>
                  <w:rPrChange w:id="1234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Save</w:t>
              </w:r>
            </w:ins>
          </w:p>
        </w:tc>
        <w:tc>
          <w:tcPr>
            <w:tcW w:w="916" w:type="dxa"/>
          </w:tcPr>
          <w:p w:rsidR="00142BD3" w:rsidRPr="002F02C9" w:rsidRDefault="00152C15" w:rsidP="004B1858">
            <w:pPr>
              <w:rPr>
                <w:ins w:id="12342" w:author="Gao, Guan-Wei (高貫偉 ITC)" w:date="2012-07-18T16:25:00Z"/>
                <w:rFonts w:ascii="SimSun" w:hAnsi="SimSun"/>
                <w:rPrChange w:id="12343" w:author="Chen, Ivy (陳素貞 IEC1)" w:date="2015-01-12T13:45:00Z">
                  <w:rPr>
                    <w:ins w:id="12344" w:author="Gao, Guan-Wei (高貫偉 ITC)" w:date="2012-07-18T16:25:00Z"/>
                    <w:rFonts w:ascii="SimSun" w:hAnsi="SimSun"/>
                  </w:rPr>
                </w:rPrChange>
              </w:rPr>
            </w:pPr>
            <w:ins w:id="12345" w:author="Gao, Guan-Wei (高貫偉 ITC)" w:date="2012-07-18T16:25:00Z">
              <w:r w:rsidRPr="002F02C9">
                <w:rPr>
                  <w:rFonts w:ascii="SimSun" w:hAnsi="SimSun"/>
                  <w:rPrChange w:id="1234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142BD3" w:rsidRPr="002F02C9" w:rsidRDefault="00142BD3" w:rsidP="004B1858">
            <w:pPr>
              <w:rPr>
                <w:ins w:id="12347" w:author="Gao, Guan-Wei (高貫偉 ITC)" w:date="2012-07-18T16:25:00Z"/>
                <w:rPrChange w:id="12348" w:author="Chen, Ivy (陳素貞 IEC1)" w:date="2015-01-12T13:45:00Z">
                  <w:rPr>
                    <w:ins w:id="12349" w:author="Gao, Guan-Wei (高貫偉 ITC)" w:date="2012-07-18T16:25:00Z"/>
                  </w:rPr>
                </w:rPrChange>
              </w:rPr>
            </w:pPr>
          </w:p>
        </w:tc>
        <w:tc>
          <w:tcPr>
            <w:tcW w:w="1432" w:type="dxa"/>
          </w:tcPr>
          <w:p w:rsidR="00142BD3" w:rsidRPr="002F02C9" w:rsidRDefault="00142BD3" w:rsidP="004B1858">
            <w:pPr>
              <w:rPr>
                <w:ins w:id="12350" w:author="Gao, Guan-Wei (高貫偉 ITC)" w:date="2012-07-18T16:25:00Z"/>
                <w:rFonts w:ascii="SimSun" w:hAnsi="SimSun"/>
                <w:rPrChange w:id="12351" w:author="Chen, Ivy (陳素貞 IEC1)" w:date="2015-01-12T13:45:00Z">
                  <w:rPr>
                    <w:ins w:id="12352" w:author="Gao, Guan-Wei (高貫偉 ITC)" w:date="2012-07-18T16:25:00Z"/>
                    <w:rFonts w:ascii="SimSun"/>
                  </w:rPr>
                </w:rPrChange>
              </w:rPr>
            </w:pPr>
          </w:p>
        </w:tc>
        <w:tc>
          <w:tcPr>
            <w:tcW w:w="680" w:type="dxa"/>
          </w:tcPr>
          <w:p w:rsidR="00142BD3" w:rsidRPr="002F02C9" w:rsidRDefault="00142BD3" w:rsidP="004B1858">
            <w:pPr>
              <w:rPr>
                <w:ins w:id="12353" w:author="Gao, Guan-Wei (高貫偉 ITC)" w:date="2012-07-18T16:25:00Z"/>
                <w:rPrChange w:id="12354" w:author="Chen, Ivy (陳素貞 IEC1)" w:date="2015-01-12T13:45:00Z">
                  <w:rPr>
                    <w:ins w:id="12355" w:author="Gao, Guan-Wei (高貫偉 ITC)" w:date="2012-07-18T16:25:00Z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RDefault="00152C15">
            <w:pPr>
              <w:ind w:left="100" w:hangingChars="50" w:hanging="100"/>
              <w:rPr>
                <w:ins w:id="12356" w:author="Gao, Guan-Wei (高貫偉 ITC)" w:date="2012-07-18T16:25:00Z"/>
                <w:rFonts w:ascii="SimSun" w:hAnsi="SimSun"/>
                <w:rPrChange w:id="12357" w:author="Chen, Ivy (陳素貞 IEC1)" w:date="2015-01-12T13:45:00Z">
                  <w:rPr>
                    <w:ins w:id="12358" w:author="Gao, Guan-Wei (高貫偉 ITC)" w:date="2012-07-18T16:25:00Z"/>
                    <w:rFonts w:ascii="SimSun" w:hAnsi="SimSun"/>
                  </w:rPr>
                </w:rPrChange>
              </w:rPr>
              <w:pPrChange w:id="12359" w:author="Gao, Guan-Wei (高貫偉 ITC)" w:date="2012-07-18T18:01:00Z">
                <w:pPr/>
              </w:pPrChange>
            </w:pPr>
            <w:ins w:id="12360" w:author="Gao, Guan-Wei (高貫偉 ITC)" w:date="2012-07-18T16:25:00Z">
              <w:r w:rsidRPr="002F02C9">
                <w:rPr>
                  <w:rFonts w:ascii="SimSun" w:hAnsi="SimSun"/>
                  <w:rPrChange w:id="1236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SimSun" w:hAnsi="SimSun" w:hint="eastAsia"/>
                  <w:rPrChange w:id="1236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1236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1236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、若有任何必填项为空，则警示用户，放弃后续操作。</w:t>
              </w:r>
            </w:ins>
          </w:p>
          <w:p w:rsidR="00142BD3" w:rsidRPr="002F02C9" w:rsidRDefault="00152C15" w:rsidP="004B1858">
            <w:pPr>
              <w:rPr>
                <w:ins w:id="12365" w:author="Gao, Guan-Wei (高貫偉 ITC)" w:date="2012-07-18T18:03:00Z"/>
                <w:rFonts w:ascii="SimSun" w:hAnsi="SimSun"/>
                <w:rPrChange w:id="12366" w:author="Chen, Ivy (陳素貞 IEC1)" w:date="2015-01-12T13:45:00Z">
                  <w:rPr>
                    <w:ins w:id="12367" w:author="Gao, Guan-Wei (高貫偉 ITC)" w:date="2012-07-18T18:03:00Z"/>
                    <w:rFonts w:ascii="SimSun" w:hAnsi="SimSun"/>
                  </w:rPr>
                </w:rPrChange>
              </w:rPr>
            </w:pPr>
            <w:ins w:id="12368" w:author="Gao, Guan-Wei (高貫偉 ITC)" w:date="2012-07-18T18:03:00Z">
              <w:r w:rsidRPr="002F02C9">
                <w:rPr>
                  <w:rFonts w:ascii="SimSun" w:hAnsi="SimSun"/>
                  <w:rPrChange w:id="1236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</w:ins>
            <w:ins w:id="12370" w:author="Gao, Guan-Wei (高貫偉 ITC)" w:date="2012-07-18T16:25:00Z">
              <w:r w:rsidRPr="002F02C9">
                <w:rPr>
                  <w:rFonts w:ascii="SimSun" w:hAnsi="SimSun" w:hint="eastAsia"/>
                  <w:rPrChange w:id="1237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</w:ins>
            <w:ins w:id="12372" w:author="Gao, Guan-Wei (高貫偉 ITC)" w:date="2012-07-18T18:02:00Z">
              <w:r w:rsidRPr="002F02C9">
                <w:rPr>
                  <w:rFonts w:ascii="SimSun" w:hAnsi="SimSun"/>
                  <w:rPrChange w:id="1237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Name+Type</w:t>
              </w:r>
            </w:ins>
            <w:ins w:id="12374" w:author="Gao, Guan-Wei (高貫偉 ITC)" w:date="2012-07-18T16:25:00Z">
              <w:r w:rsidRPr="002F02C9">
                <w:rPr>
                  <w:rFonts w:ascii="SimSun" w:hAnsi="SimSun" w:hint="eastAsia"/>
                  <w:rPrChange w:id="1237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数据已出现在</w:t>
              </w:r>
            </w:ins>
            <w:ins w:id="12376" w:author="Gao, Guan-Wei (高貫偉 ITC)" w:date="2012-07-18T18:02:00Z">
              <w:r w:rsidRPr="002F02C9">
                <w:rPr>
                  <w:rFonts w:ascii="Courier New" w:hAnsi="Courier New" w:cs="Courier New"/>
                  <w:noProof/>
                  <w:szCs w:val="20"/>
                  <w:rPrChange w:id="1237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ConstValue</w:t>
              </w:r>
            </w:ins>
            <w:ins w:id="12378" w:author="Gao, Guan-Wei (高貫偉 ITC)" w:date="2012-07-18T16:25:00Z">
              <w:r w:rsidRPr="002F02C9">
                <w:rPr>
                  <w:rFonts w:ascii="Courier New" w:hAnsi="Courier New" w:cs="Courier New" w:hint="eastAsia"/>
                  <w:noProof/>
                  <w:szCs w:val="20"/>
                  <w:rPrChange w:id="12379" w:author="Chen, Ivy (陳素貞 IEC1)" w:date="2015-01-12T13:45:00Z">
                    <w:rPr>
                      <w:rFonts w:ascii="Courier New" w:hAnsi="Courier New" w:cs="Courier New" w:hint="eastAsia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表的记录中</w:t>
              </w:r>
              <w:r w:rsidRPr="002F02C9">
                <w:rPr>
                  <w:rFonts w:ascii="SimSun" w:hAnsi="SimSun" w:hint="eastAsia"/>
                  <w:rPrChange w:id="1238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，则</w:t>
              </w:r>
            </w:ins>
            <w:ins w:id="12381" w:author="Gao, Guan-Wei (高貫偉 ITC)" w:date="2012-07-18T18:03:00Z">
              <w:r w:rsidRPr="002F02C9">
                <w:rPr>
                  <w:rFonts w:ascii="SimSun" w:hAnsi="SimSun" w:hint="eastAsia"/>
                  <w:rPrChange w:id="1238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更新到</w:t>
              </w:r>
              <w:r w:rsidRPr="002F02C9">
                <w:rPr>
                  <w:rFonts w:ascii="SimSun" w:hAnsi="SimSun"/>
                  <w:rPrChange w:id="1238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ConstValue表中</w:t>
              </w:r>
            </w:ins>
            <w:ins w:id="12384" w:author="Gao, Guan-Wei (高貫偉 ITC)" w:date="2012-07-18T16:25:00Z">
              <w:r w:rsidRPr="002F02C9">
                <w:rPr>
                  <w:rFonts w:ascii="SimSun" w:hAnsi="SimSun" w:hint="eastAsia"/>
                  <w:rPrChange w:id="1238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。</w:t>
              </w:r>
            </w:ins>
          </w:p>
          <w:p w:rsidR="00875DD2" w:rsidRPr="002F02C9" w:rsidRDefault="00152C15" w:rsidP="004B1858">
            <w:pPr>
              <w:rPr>
                <w:ins w:id="12386" w:author="Gao, Guan-Wei (高貫偉 ITC)" w:date="2012-07-18T16:25:00Z"/>
                <w:rFonts w:ascii="SimSun" w:hAnsi="SimSun"/>
                <w:rPrChange w:id="12387" w:author="Chen, Ivy (陳素貞 IEC1)" w:date="2015-01-12T13:45:00Z">
                  <w:rPr>
                    <w:ins w:id="12388" w:author="Gao, Guan-Wei (高貫偉 ITC)" w:date="2012-07-18T16:25:00Z"/>
                    <w:rFonts w:ascii="SimSun" w:hAnsi="SimSun"/>
                  </w:rPr>
                </w:rPrChange>
              </w:rPr>
            </w:pPr>
            <w:ins w:id="12389" w:author="Gao, Guan-Wei (高貫偉 ITC)" w:date="2012-07-18T18:03:00Z">
              <w:r w:rsidRPr="002F02C9">
                <w:rPr>
                  <w:rFonts w:ascii="SimSun" w:hAnsi="SimSun"/>
                  <w:rPrChange w:id="1239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3、若Name+Type数据在ConstValue表的记录不存</w:t>
              </w:r>
              <w:r w:rsidRPr="002F02C9">
                <w:rPr>
                  <w:rFonts w:ascii="SimSun" w:hAnsi="SimSun"/>
                  <w:rPrChange w:id="1239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lastRenderedPageBreak/>
                <w:t>在，则Insert。</w:t>
              </w:r>
            </w:ins>
          </w:p>
          <w:p w:rsidR="00142BD3" w:rsidRPr="002F02C9" w:rsidRDefault="00152C15" w:rsidP="004B1858">
            <w:pPr>
              <w:rPr>
                <w:ins w:id="12392" w:author="Gao, Guan-Wei (高貫偉 ITC)" w:date="2012-07-18T16:25:00Z"/>
                <w:rFonts w:ascii="Arial" w:eastAsia="新細明體" w:hAnsi="Arial" w:cs="Arial"/>
                <w:b/>
                <w:bCs/>
                <w:kern w:val="32"/>
                <w:sz w:val="32"/>
                <w:rPrChange w:id="12393" w:author="Chen, Ivy (陳素貞 IEC1)" w:date="2015-01-12T13:45:00Z">
                  <w:rPr>
                    <w:ins w:id="12394" w:author="Gao, Guan-Wei (高貫偉 ITC)" w:date="2012-07-18T16:25:00Z"/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ins w:id="12395" w:author="Gao, Guan-Wei (高貫偉 ITC)" w:date="2012-07-18T18:03:00Z">
              <w:r w:rsidRPr="002F02C9">
                <w:rPr>
                  <w:rFonts w:ascii="SimSun" w:hAnsi="SimSun"/>
                  <w:rPrChange w:id="1239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</w:t>
              </w:r>
            </w:ins>
            <w:ins w:id="12397" w:author="Gao, Guan-Wei (高貫偉 ITC)" w:date="2012-07-18T16:25:00Z">
              <w:r w:rsidRPr="002F02C9">
                <w:rPr>
                  <w:rFonts w:ascii="SimSun" w:hAnsi="SimSun" w:hint="eastAsia"/>
                  <w:rPrChange w:id="1239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、刷新</w:t>
              </w:r>
              <w:r w:rsidRPr="002F02C9">
                <w:rPr>
                  <w:rFonts w:ascii="SimSun" w:hAnsi="SimSun"/>
                  <w:rPrChange w:id="1239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I</w:t>
              </w:r>
              <w:r w:rsidRPr="002F02C9">
                <w:rPr>
                  <w:rPrChange w:id="1240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tcnd Check QC Hold Setting</w:t>
              </w:r>
              <w:r w:rsidRPr="002F02C9">
                <w:rPr>
                  <w:rFonts w:ascii="SimSun" w:hAnsi="SimSun"/>
                  <w:rPrChange w:id="1240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="SimSun" w:hAnsi="SimSun" w:hint="eastAsia"/>
                  <w:rPrChange w:id="1240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142BD3" w:rsidRPr="002F02C9" w:rsidRDefault="00142BD3" w:rsidP="004B1858">
            <w:pPr>
              <w:rPr>
                <w:ins w:id="12403" w:author="Gao, Guan-Wei (高貫偉 ITC)" w:date="2012-07-18T16:25:00Z"/>
                <w:rPrChange w:id="12404" w:author="Chen, Ivy (陳素貞 IEC1)" w:date="2015-01-12T13:45:00Z">
                  <w:rPr>
                    <w:ins w:id="12405" w:author="Gao, Guan-Wei (高貫偉 ITC)" w:date="2012-07-18T16:25:00Z"/>
                  </w:rPr>
                </w:rPrChange>
              </w:rPr>
            </w:pPr>
          </w:p>
        </w:tc>
      </w:tr>
      <w:tr w:rsidR="00142BD3" w:rsidRPr="002F02C9" w:rsidDel="00A90B06" w:rsidTr="004B1858">
        <w:trPr>
          <w:ins w:id="12406" w:author="Gao, Guan-Wei (高貫偉 ITC)" w:date="2012-07-18T17:56:00Z"/>
          <w:del w:id="12407" w:author="IEC960923" w:date="2013-09-10T11:01:00Z"/>
        </w:trPr>
        <w:tc>
          <w:tcPr>
            <w:tcW w:w="445" w:type="dxa"/>
          </w:tcPr>
          <w:p w:rsidR="00142BD3" w:rsidRPr="002F02C9" w:rsidDel="00A90B06" w:rsidRDefault="00152C15" w:rsidP="004B1858">
            <w:pPr>
              <w:rPr>
                <w:ins w:id="12408" w:author="Gao, Guan-Wei (高貫偉 ITC)" w:date="2012-07-18T17:56:00Z"/>
                <w:del w:id="12409" w:author="IEC960923" w:date="2013-09-10T11:01:00Z"/>
                <w:strike/>
                <w:rPrChange w:id="12410" w:author="Chen, Ivy (陳素貞 IEC1)" w:date="2015-01-12T13:45:00Z">
                  <w:rPr>
                    <w:ins w:id="12411" w:author="Gao, Guan-Wei (高貫偉 ITC)" w:date="2012-07-18T17:56:00Z"/>
                    <w:del w:id="12412" w:author="IEC960923" w:date="2013-09-10T11:01:00Z"/>
                  </w:rPr>
                </w:rPrChange>
              </w:rPr>
            </w:pPr>
            <w:ins w:id="12413" w:author="Gao, Guan-Wei (高貫偉 ITC)" w:date="2012-07-18T18:04:00Z">
              <w:del w:id="12414" w:author="IEC960923" w:date="2013-09-10T11:01:00Z">
                <w:r w:rsidRPr="002F02C9">
                  <w:rPr>
                    <w:strike/>
                    <w:rPrChange w:id="12415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lastRenderedPageBreak/>
                  <w:delText>9</w:delText>
                </w:r>
              </w:del>
            </w:ins>
          </w:p>
        </w:tc>
        <w:tc>
          <w:tcPr>
            <w:tcW w:w="1310" w:type="dxa"/>
          </w:tcPr>
          <w:p w:rsidR="00142BD3" w:rsidRPr="002F02C9" w:rsidDel="00A90B06" w:rsidRDefault="00152C15" w:rsidP="004B1858">
            <w:pPr>
              <w:rPr>
                <w:ins w:id="12416" w:author="Gao, Guan-Wei (高貫偉 ITC)" w:date="2012-07-18T17:56:00Z"/>
                <w:del w:id="12417" w:author="IEC960923" w:date="2013-09-10T11:01:00Z"/>
                <w:strike/>
                <w:rPrChange w:id="12418" w:author="Chen, Ivy (陳素貞 IEC1)" w:date="2015-01-12T13:45:00Z">
                  <w:rPr>
                    <w:ins w:id="12419" w:author="Gao, Guan-Wei (高貫偉 ITC)" w:date="2012-07-18T17:56:00Z"/>
                    <w:del w:id="12420" w:author="IEC960923" w:date="2013-09-10T11:01:00Z"/>
                  </w:rPr>
                </w:rPrChange>
              </w:rPr>
            </w:pPr>
            <w:ins w:id="12421" w:author="Gao, Guan-Wei (高貫偉 ITC)" w:date="2012-07-18T18:04:00Z">
              <w:del w:id="12422" w:author="IEC960923" w:date="2013-09-10T11:01:00Z">
                <w:r w:rsidRPr="002F02C9">
                  <w:rPr>
                    <w:strike/>
                    <w:rPrChange w:id="12423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WinName</w:delText>
                </w:r>
              </w:del>
            </w:ins>
          </w:p>
        </w:tc>
        <w:tc>
          <w:tcPr>
            <w:tcW w:w="916" w:type="dxa"/>
          </w:tcPr>
          <w:p w:rsidR="00142BD3" w:rsidRPr="002F02C9" w:rsidDel="00A90B06" w:rsidRDefault="00152C15" w:rsidP="004B1858">
            <w:pPr>
              <w:rPr>
                <w:ins w:id="12424" w:author="Gao, Guan-Wei (高貫偉 ITC)" w:date="2012-07-18T17:56:00Z"/>
                <w:del w:id="12425" w:author="IEC960923" w:date="2013-09-10T11:01:00Z"/>
                <w:rFonts w:ascii="SimSun" w:hAnsi="SimSun"/>
                <w:strike/>
                <w:rPrChange w:id="12426" w:author="Chen, Ivy (陳素貞 IEC1)" w:date="2015-01-12T13:45:00Z">
                  <w:rPr>
                    <w:ins w:id="12427" w:author="Gao, Guan-Wei (高貫偉 ITC)" w:date="2012-07-18T17:56:00Z"/>
                    <w:del w:id="12428" w:author="IEC960923" w:date="2013-09-10T11:01:00Z"/>
                    <w:rFonts w:ascii="SimSun" w:hAnsi="SimSun"/>
                  </w:rPr>
                </w:rPrChange>
              </w:rPr>
            </w:pPr>
            <w:ins w:id="12429" w:author="Gao, Guan-Wei (高貫偉 ITC)" w:date="2012-07-18T18:05:00Z">
              <w:del w:id="12430" w:author="IEC960923" w:date="2013-09-10T11:01:00Z">
                <w:r w:rsidRPr="002F02C9">
                  <w:rPr>
                    <w:rFonts w:ascii="SimSun" w:hAnsi="SimSun"/>
                    <w:strike/>
                    <w:rPrChange w:id="12431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Win</w:delText>
                </w:r>
              </w:del>
            </w:ins>
          </w:p>
        </w:tc>
        <w:tc>
          <w:tcPr>
            <w:tcW w:w="677" w:type="dxa"/>
          </w:tcPr>
          <w:p w:rsidR="00142BD3" w:rsidRPr="002F02C9" w:rsidDel="00A90B06" w:rsidRDefault="00142BD3" w:rsidP="004B1858">
            <w:pPr>
              <w:rPr>
                <w:ins w:id="12432" w:author="Gao, Guan-Wei (高貫偉 ITC)" w:date="2012-07-18T17:56:00Z"/>
                <w:del w:id="12433" w:author="IEC960923" w:date="2013-09-10T11:01:00Z"/>
                <w:strike/>
                <w:rPrChange w:id="12434" w:author="Chen, Ivy (陳素貞 IEC1)" w:date="2015-01-12T13:45:00Z">
                  <w:rPr>
                    <w:ins w:id="12435" w:author="Gao, Guan-Wei (高貫偉 ITC)" w:date="2012-07-18T17:56:00Z"/>
                    <w:del w:id="12436" w:author="IEC960923" w:date="2013-09-10T11:01:00Z"/>
                  </w:rPr>
                </w:rPrChange>
              </w:rPr>
            </w:pPr>
          </w:p>
        </w:tc>
        <w:tc>
          <w:tcPr>
            <w:tcW w:w="1432" w:type="dxa"/>
          </w:tcPr>
          <w:p w:rsidR="00142BD3" w:rsidRPr="002F02C9" w:rsidDel="00A90B06" w:rsidRDefault="00152C15" w:rsidP="004B1858">
            <w:pPr>
              <w:rPr>
                <w:ins w:id="12437" w:author="Gao, Guan-Wei (高貫偉 ITC)" w:date="2012-07-18T17:56:00Z"/>
                <w:del w:id="12438" w:author="IEC960923" w:date="2013-09-10T11:01:00Z"/>
                <w:rFonts w:ascii="SimSun" w:hAnsi="SimSun"/>
                <w:strike/>
                <w:rPrChange w:id="12439" w:author="Chen, Ivy (陳素貞 IEC1)" w:date="2015-01-12T13:45:00Z">
                  <w:rPr>
                    <w:ins w:id="12440" w:author="Gao, Guan-Wei (高貫偉 ITC)" w:date="2012-07-18T17:56:00Z"/>
                    <w:del w:id="12441" w:author="IEC960923" w:date="2013-09-10T11:01:00Z"/>
                    <w:rFonts w:ascii="SimSun" w:hAnsi="SimSun"/>
                  </w:rPr>
                </w:rPrChange>
              </w:rPr>
            </w:pPr>
            <w:ins w:id="12442" w:author="Gao, Guan-Wei (高貫偉 ITC)" w:date="2012-07-18T18:05:00Z">
              <w:del w:id="12443" w:author="IEC960923" w:date="2013-09-10T11:01:00Z">
                <w:r w:rsidRPr="002F02C9">
                  <w:rPr>
                    <w:rFonts w:ascii="SimSun" w:hAnsi="SimSun"/>
                    <w:strike/>
                    <w:rPrChange w:id="12444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Add Type</w:delText>
                </w:r>
              </w:del>
            </w:ins>
          </w:p>
        </w:tc>
        <w:tc>
          <w:tcPr>
            <w:tcW w:w="680" w:type="dxa"/>
          </w:tcPr>
          <w:p w:rsidR="00142BD3" w:rsidRPr="002F02C9" w:rsidDel="00A90B06" w:rsidRDefault="00142BD3" w:rsidP="004B1858">
            <w:pPr>
              <w:rPr>
                <w:ins w:id="12445" w:author="Gao, Guan-Wei (高貫偉 ITC)" w:date="2012-07-18T17:56:00Z"/>
                <w:del w:id="12446" w:author="IEC960923" w:date="2013-09-10T11:01:00Z"/>
                <w:strike/>
                <w:rPrChange w:id="12447" w:author="Chen, Ivy (陳素貞 IEC1)" w:date="2015-01-12T13:45:00Z">
                  <w:rPr>
                    <w:ins w:id="12448" w:author="Gao, Guan-Wei (高貫偉 ITC)" w:date="2012-07-18T17:56:00Z"/>
                    <w:del w:id="12449" w:author="IEC960923" w:date="2013-09-10T11:01:00Z"/>
                  </w:rPr>
                </w:rPrChange>
              </w:rPr>
            </w:pPr>
          </w:p>
        </w:tc>
        <w:tc>
          <w:tcPr>
            <w:tcW w:w="2728" w:type="dxa"/>
          </w:tcPr>
          <w:p w:rsidR="00142BD3" w:rsidRPr="002F02C9" w:rsidDel="00A90B06" w:rsidRDefault="00142BD3" w:rsidP="004B1858">
            <w:pPr>
              <w:ind w:left="100" w:hangingChars="50" w:hanging="100"/>
              <w:rPr>
                <w:ins w:id="12450" w:author="Gao, Guan-Wei (高貫偉 ITC)" w:date="2012-07-18T17:56:00Z"/>
                <w:del w:id="12451" w:author="IEC960923" w:date="2013-09-10T11:01:00Z"/>
                <w:rFonts w:ascii="SimSun" w:hAnsi="SimSun"/>
                <w:strike/>
                <w:rPrChange w:id="12452" w:author="Chen, Ivy (陳素貞 IEC1)" w:date="2015-01-12T13:45:00Z">
                  <w:rPr>
                    <w:ins w:id="12453" w:author="Gao, Guan-Wei (高貫偉 ITC)" w:date="2012-07-18T17:56:00Z"/>
                    <w:del w:id="12454" w:author="IEC960923" w:date="2013-09-10T11:01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</w:tcPr>
          <w:p w:rsidR="00142BD3" w:rsidRPr="002F02C9" w:rsidDel="00A90B06" w:rsidRDefault="00142BD3" w:rsidP="004B1858">
            <w:pPr>
              <w:rPr>
                <w:ins w:id="12455" w:author="Gao, Guan-Wei (高貫偉 ITC)" w:date="2012-07-18T17:56:00Z"/>
                <w:del w:id="12456" w:author="IEC960923" w:date="2013-09-10T11:01:00Z"/>
                <w:strike/>
                <w:rPrChange w:id="12457" w:author="Chen, Ivy (陳素貞 IEC1)" w:date="2015-01-12T13:45:00Z">
                  <w:rPr>
                    <w:ins w:id="12458" w:author="Gao, Guan-Wei (高貫偉 ITC)" w:date="2012-07-18T17:56:00Z"/>
                    <w:del w:id="12459" w:author="IEC960923" w:date="2013-09-10T11:01:00Z"/>
                  </w:rPr>
                </w:rPrChange>
              </w:rPr>
            </w:pPr>
          </w:p>
        </w:tc>
      </w:tr>
      <w:tr w:rsidR="00F0555E" w:rsidRPr="002F02C9" w:rsidDel="00A90B06" w:rsidTr="004B1858">
        <w:trPr>
          <w:ins w:id="12460" w:author="Gao, Guan-Wei (高貫偉 ITC)" w:date="2012-07-18T18:04:00Z"/>
          <w:del w:id="12461" w:author="IEC960923" w:date="2013-09-10T11:01:00Z"/>
        </w:trPr>
        <w:tc>
          <w:tcPr>
            <w:tcW w:w="445" w:type="dxa"/>
          </w:tcPr>
          <w:p w:rsidR="00F0555E" w:rsidRPr="002F02C9" w:rsidDel="00A90B06" w:rsidRDefault="00152C15" w:rsidP="004B1858">
            <w:pPr>
              <w:rPr>
                <w:ins w:id="12462" w:author="Gao, Guan-Wei (高貫偉 ITC)" w:date="2012-07-18T18:04:00Z"/>
                <w:del w:id="12463" w:author="IEC960923" w:date="2013-09-10T11:01:00Z"/>
                <w:strike/>
                <w:rPrChange w:id="12464" w:author="Chen, Ivy (陳素貞 IEC1)" w:date="2015-01-12T13:45:00Z">
                  <w:rPr>
                    <w:ins w:id="12465" w:author="Gao, Guan-Wei (高貫偉 ITC)" w:date="2012-07-18T18:04:00Z"/>
                    <w:del w:id="12466" w:author="IEC960923" w:date="2013-09-10T11:01:00Z"/>
                  </w:rPr>
                </w:rPrChange>
              </w:rPr>
            </w:pPr>
            <w:ins w:id="12467" w:author="Gao, Guan-Wei (高貫偉 ITC)" w:date="2012-07-18T18:05:00Z">
              <w:del w:id="12468" w:author="IEC960923" w:date="2013-09-10T11:01:00Z">
                <w:r w:rsidRPr="002F02C9">
                  <w:rPr>
                    <w:strike/>
                    <w:rPrChange w:id="12469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10</w:delText>
                </w:r>
              </w:del>
            </w:ins>
          </w:p>
        </w:tc>
        <w:tc>
          <w:tcPr>
            <w:tcW w:w="1310" w:type="dxa"/>
          </w:tcPr>
          <w:p w:rsidR="00F0555E" w:rsidRPr="002F02C9" w:rsidDel="00A90B06" w:rsidRDefault="00152C15" w:rsidP="004B1858">
            <w:pPr>
              <w:rPr>
                <w:ins w:id="12470" w:author="Gao, Guan-Wei (高貫偉 ITC)" w:date="2012-07-18T18:04:00Z"/>
                <w:del w:id="12471" w:author="IEC960923" w:date="2013-09-10T11:01:00Z"/>
                <w:strike/>
                <w:rPrChange w:id="12472" w:author="Chen, Ivy (陳素貞 IEC1)" w:date="2015-01-12T13:45:00Z">
                  <w:rPr>
                    <w:ins w:id="12473" w:author="Gao, Guan-Wei (高貫偉 ITC)" w:date="2012-07-18T18:04:00Z"/>
                    <w:del w:id="12474" w:author="IEC960923" w:date="2013-09-10T11:01:00Z"/>
                  </w:rPr>
                </w:rPrChange>
              </w:rPr>
            </w:pPr>
            <w:ins w:id="12475" w:author="Gao, Guan-Wei (高貫偉 ITC)" w:date="2012-07-18T18:05:00Z">
              <w:del w:id="12476" w:author="IEC960923" w:date="2013-09-10T11:01:00Z">
                <w:r w:rsidRPr="002F02C9">
                  <w:rPr>
                    <w:strike/>
                    <w:rPrChange w:id="12477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Type1</w:delText>
                </w:r>
              </w:del>
            </w:ins>
          </w:p>
        </w:tc>
        <w:tc>
          <w:tcPr>
            <w:tcW w:w="916" w:type="dxa"/>
          </w:tcPr>
          <w:p w:rsidR="00F0555E" w:rsidRPr="002F02C9" w:rsidDel="00A90B06" w:rsidRDefault="00152C15" w:rsidP="004B1858">
            <w:pPr>
              <w:rPr>
                <w:ins w:id="12478" w:author="Gao, Guan-Wei (高貫偉 ITC)" w:date="2012-07-18T18:04:00Z"/>
                <w:del w:id="12479" w:author="IEC960923" w:date="2013-09-10T11:01:00Z"/>
                <w:rFonts w:ascii="SimSun" w:hAnsi="SimSun"/>
                <w:strike/>
                <w:rPrChange w:id="12480" w:author="Chen, Ivy (陳素貞 IEC1)" w:date="2015-01-12T13:45:00Z">
                  <w:rPr>
                    <w:ins w:id="12481" w:author="Gao, Guan-Wei (高貫偉 ITC)" w:date="2012-07-18T18:04:00Z"/>
                    <w:del w:id="12482" w:author="IEC960923" w:date="2013-09-10T11:01:00Z"/>
                    <w:rFonts w:ascii="SimSun" w:hAnsi="SimSun"/>
                  </w:rPr>
                </w:rPrChange>
              </w:rPr>
            </w:pPr>
            <w:ins w:id="12483" w:author="Gao, Guan-Wei (高貫偉 ITC)" w:date="2012-07-18T18:05:00Z">
              <w:del w:id="12484" w:author="IEC960923" w:date="2013-09-10T11:01:00Z">
                <w:r w:rsidRPr="002F02C9">
                  <w:rPr>
                    <w:rFonts w:ascii="SimSun" w:hAnsi="SimSun"/>
                    <w:strike/>
                    <w:rPrChange w:id="12485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TextBox</w:delText>
                </w:r>
              </w:del>
            </w:ins>
          </w:p>
        </w:tc>
        <w:tc>
          <w:tcPr>
            <w:tcW w:w="677" w:type="dxa"/>
          </w:tcPr>
          <w:p w:rsidR="00F0555E" w:rsidRPr="002F02C9" w:rsidDel="00A90B06" w:rsidRDefault="00F0555E" w:rsidP="004B1858">
            <w:pPr>
              <w:rPr>
                <w:ins w:id="12486" w:author="Gao, Guan-Wei (高貫偉 ITC)" w:date="2012-07-18T18:04:00Z"/>
                <w:del w:id="12487" w:author="IEC960923" w:date="2013-09-10T11:01:00Z"/>
                <w:strike/>
                <w:rPrChange w:id="12488" w:author="Chen, Ivy (陳素貞 IEC1)" w:date="2015-01-12T13:45:00Z">
                  <w:rPr>
                    <w:ins w:id="12489" w:author="Gao, Guan-Wei (高貫偉 ITC)" w:date="2012-07-18T18:04:00Z"/>
                    <w:del w:id="12490" w:author="IEC960923" w:date="2013-09-10T11:01:00Z"/>
                  </w:rPr>
                </w:rPrChange>
              </w:rPr>
            </w:pPr>
          </w:p>
        </w:tc>
        <w:tc>
          <w:tcPr>
            <w:tcW w:w="1432" w:type="dxa"/>
          </w:tcPr>
          <w:p w:rsidR="00F0555E" w:rsidRPr="002F02C9" w:rsidDel="00A90B06" w:rsidRDefault="00152C15" w:rsidP="004B1858">
            <w:pPr>
              <w:rPr>
                <w:ins w:id="12491" w:author="Gao, Guan-Wei (高貫偉 ITC)" w:date="2012-07-18T18:04:00Z"/>
                <w:del w:id="12492" w:author="IEC960923" w:date="2013-09-10T11:01:00Z"/>
                <w:rFonts w:ascii="SimSun" w:hAnsi="SimSun"/>
                <w:strike/>
                <w:rPrChange w:id="12493" w:author="Chen, Ivy (陳素貞 IEC1)" w:date="2015-01-12T13:45:00Z">
                  <w:rPr>
                    <w:ins w:id="12494" w:author="Gao, Guan-Wei (高貫偉 ITC)" w:date="2012-07-18T18:04:00Z"/>
                    <w:del w:id="12495" w:author="IEC960923" w:date="2013-09-10T11:01:00Z"/>
                    <w:rFonts w:ascii="SimSun" w:hAnsi="SimSun"/>
                  </w:rPr>
                </w:rPrChange>
              </w:rPr>
            </w:pPr>
            <w:ins w:id="12496" w:author="Gao, Guan-Wei (高貫偉 ITC)" w:date="2012-07-18T18:05:00Z">
              <w:del w:id="12497" w:author="IEC960923" w:date="2013-09-10T11:01:00Z">
                <w:r w:rsidRPr="002F02C9">
                  <w:rPr>
                    <w:rFonts w:ascii="SimSun" w:hAnsi="SimSun" w:hint="eastAsia"/>
                    <w:strike/>
                    <w:rPrChange w:id="12498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空</w:delText>
                </w:r>
              </w:del>
            </w:ins>
          </w:p>
        </w:tc>
        <w:tc>
          <w:tcPr>
            <w:tcW w:w="680" w:type="dxa"/>
          </w:tcPr>
          <w:p w:rsidR="00F0555E" w:rsidRPr="002F02C9" w:rsidDel="00A90B06" w:rsidRDefault="00152C15" w:rsidP="004B1858">
            <w:pPr>
              <w:rPr>
                <w:ins w:id="12499" w:author="Gao, Guan-Wei (高貫偉 ITC)" w:date="2012-07-18T18:04:00Z"/>
                <w:del w:id="12500" w:author="IEC960923" w:date="2013-09-10T11:01:00Z"/>
                <w:strike/>
                <w:rPrChange w:id="12501" w:author="Chen, Ivy (陳素貞 IEC1)" w:date="2015-01-12T13:45:00Z">
                  <w:rPr>
                    <w:ins w:id="12502" w:author="Gao, Guan-Wei (高貫偉 ITC)" w:date="2012-07-18T18:04:00Z"/>
                    <w:del w:id="12503" w:author="IEC960923" w:date="2013-09-10T11:01:00Z"/>
                  </w:rPr>
                </w:rPrChange>
              </w:rPr>
            </w:pPr>
            <w:ins w:id="12504" w:author="Gao, Guan-Wei (高貫偉 ITC)" w:date="2012-07-18T18:05:00Z">
              <w:del w:id="12505" w:author="IEC960923" w:date="2013-09-10T11:01:00Z">
                <w:r w:rsidRPr="002F02C9">
                  <w:rPr>
                    <w:rFonts w:hint="eastAsia"/>
                    <w:strike/>
                    <w:rPrChange w:id="12506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是</w:delText>
                </w:r>
              </w:del>
            </w:ins>
          </w:p>
        </w:tc>
        <w:tc>
          <w:tcPr>
            <w:tcW w:w="2728" w:type="dxa"/>
          </w:tcPr>
          <w:p w:rsidR="00F0555E" w:rsidRPr="002F02C9" w:rsidDel="00A90B06" w:rsidRDefault="00F0555E" w:rsidP="004B1858">
            <w:pPr>
              <w:ind w:left="100" w:hangingChars="50" w:hanging="100"/>
              <w:rPr>
                <w:ins w:id="12507" w:author="Gao, Guan-Wei (高貫偉 ITC)" w:date="2012-07-18T18:04:00Z"/>
                <w:del w:id="12508" w:author="IEC960923" w:date="2013-09-10T11:01:00Z"/>
                <w:rFonts w:ascii="SimSun" w:hAnsi="SimSun"/>
                <w:strike/>
                <w:rPrChange w:id="12509" w:author="Chen, Ivy (陳素貞 IEC1)" w:date="2015-01-12T13:45:00Z">
                  <w:rPr>
                    <w:ins w:id="12510" w:author="Gao, Guan-Wei (高貫偉 ITC)" w:date="2012-07-18T18:04:00Z"/>
                    <w:del w:id="12511" w:author="IEC960923" w:date="2013-09-10T11:01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</w:tcPr>
          <w:p w:rsidR="00F0555E" w:rsidRPr="002F02C9" w:rsidDel="00A90B06" w:rsidRDefault="00F0555E" w:rsidP="004B1858">
            <w:pPr>
              <w:rPr>
                <w:ins w:id="12512" w:author="Gao, Guan-Wei (高貫偉 ITC)" w:date="2012-07-18T18:04:00Z"/>
                <w:del w:id="12513" w:author="IEC960923" w:date="2013-09-10T11:01:00Z"/>
                <w:strike/>
                <w:rPrChange w:id="12514" w:author="Chen, Ivy (陳素貞 IEC1)" w:date="2015-01-12T13:45:00Z">
                  <w:rPr>
                    <w:ins w:id="12515" w:author="Gao, Guan-Wei (高貫偉 ITC)" w:date="2012-07-18T18:04:00Z"/>
                    <w:del w:id="12516" w:author="IEC960923" w:date="2013-09-10T11:01:00Z"/>
                  </w:rPr>
                </w:rPrChange>
              </w:rPr>
            </w:pPr>
          </w:p>
        </w:tc>
      </w:tr>
      <w:tr w:rsidR="00F0555E" w:rsidRPr="002F02C9" w:rsidDel="00A90B06" w:rsidTr="004B1858">
        <w:trPr>
          <w:ins w:id="12517" w:author="Gao, Guan-Wei (高貫偉 ITC)" w:date="2012-07-18T18:04:00Z"/>
          <w:del w:id="12518" w:author="IEC960923" w:date="2013-09-10T11:01:00Z"/>
        </w:trPr>
        <w:tc>
          <w:tcPr>
            <w:tcW w:w="445" w:type="dxa"/>
          </w:tcPr>
          <w:p w:rsidR="00F0555E" w:rsidRPr="002F02C9" w:rsidDel="00A90B06" w:rsidRDefault="00152C15" w:rsidP="004B1858">
            <w:pPr>
              <w:rPr>
                <w:ins w:id="12519" w:author="Gao, Guan-Wei (高貫偉 ITC)" w:date="2012-07-18T18:04:00Z"/>
                <w:del w:id="12520" w:author="IEC960923" w:date="2013-09-10T11:01:00Z"/>
                <w:strike/>
                <w:rPrChange w:id="12521" w:author="Chen, Ivy (陳素貞 IEC1)" w:date="2015-01-12T13:45:00Z">
                  <w:rPr>
                    <w:ins w:id="12522" w:author="Gao, Guan-Wei (高貫偉 ITC)" w:date="2012-07-18T18:04:00Z"/>
                    <w:del w:id="12523" w:author="IEC960923" w:date="2013-09-10T11:01:00Z"/>
                  </w:rPr>
                </w:rPrChange>
              </w:rPr>
            </w:pPr>
            <w:ins w:id="12524" w:author="Gao, Guan-Wei (高貫偉 ITC)" w:date="2012-07-18T18:05:00Z">
              <w:del w:id="12525" w:author="IEC960923" w:date="2013-09-10T11:01:00Z">
                <w:r w:rsidRPr="002F02C9">
                  <w:rPr>
                    <w:strike/>
                    <w:rPrChange w:id="12526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11</w:delText>
                </w:r>
              </w:del>
            </w:ins>
          </w:p>
        </w:tc>
        <w:tc>
          <w:tcPr>
            <w:tcW w:w="1310" w:type="dxa"/>
          </w:tcPr>
          <w:p w:rsidR="00F0555E" w:rsidRPr="002F02C9" w:rsidDel="00A90B06" w:rsidRDefault="00152C15" w:rsidP="004B1858">
            <w:pPr>
              <w:rPr>
                <w:ins w:id="12527" w:author="Gao, Guan-Wei (高貫偉 ITC)" w:date="2012-07-18T18:04:00Z"/>
                <w:del w:id="12528" w:author="IEC960923" w:date="2013-09-10T11:01:00Z"/>
                <w:strike/>
                <w:rPrChange w:id="12529" w:author="Chen, Ivy (陳素貞 IEC1)" w:date="2015-01-12T13:45:00Z">
                  <w:rPr>
                    <w:ins w:id="12530" w:author="Gao, Guan-Wei (高貫偉 ITC)" w:date="2012-07-18T18:04:00Z"/>
                    <w:del w:id="12531" w:author="IEC960923" w:date="2013-09-10T11:01:00Z"/>
                  </w:rPr>
                </w:rPrChange>
              </w:rPr>
            </w:pPr>
            <w:ins w:id="12532" w:author="Gao, Guan-Wei (高貫偉 ITC)" w:date="2012-07-18T18:05:00Z">
              <w:del w:id="12533" w:author="IEC960923" w:date="2013-09-10T11:01:00Z">
                <w:r w:rsidRPr="002F02C9">
                  <w:rPr>
                    <w:strike/>
                    <w:rPrChange w:id="12534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Save1</w:delText>
                </w:r>
              </w:del>
            </w:ins>
          </w:p>
        </w:tc>
        <w:tc>
          <w:tcPr>
            <w:tcW w:w="916" w:type="dxa"/>
          </w:tcPr>
          <w:p w:rsidR="00F0555E" w:rsidRPr="002F02C9" w:rsidDel="00A90B06" w:rsidRDefault="00152C15" w:rsidP="004B1858">
            <w:pPr>
              <w:rPr>
                <w:ins w:id="12535" w:author="Gao, Guan-Wei (高貫偉 ITC)" w:date="2012-07-18T18:04:00Z"/>
                <w:del w:id="12536" w:author="IEC960923" w:date="2013-09-10T11:01:00Z"/>
                <w:rFonts w:ascii="SimSun" w:hAnsi="SimSun"/>
                <w:strike/>
                <w:rPrChange w:id="12537" w:author="Chen, Ivy (陳素貞 IEC1)" w:date="2015-01-12T13:45:00Z">
                  <w:rPr>
                    <w:ins w:id="12538" w:author="Gao, Guan-Wei (高貫偉 ITC)" w:date="2012-07-18T18:04:00Z"/>
                    <w:del w:id="12539" w:author="IEC960923" w:date="2013-09-10T11:01:00Z"/>
                    <w:rFonts w:ascii="SimSun" w:hAnsi="SimSun"/>
                  </w:rPr>
                </w:rPrChange>
              </w:rPr>
            </w:pPr>
            <w:ins w:id="12540" w:author="Gao, Guan-Wei (高貫偉 ITC)" w:date="2012-07-18T18:06:00Z">
              <w:del w:id="12541" w:author="IEC960923" w:date="2013-09-10T11:01:00Z">
                <w:r w:rsidRPr="002F02C9">
                  <w:rPr>
                    <w:rFonts w:ascii="SimSun" w:hAnsi="SimSun"/>
                    <w:strike/>
                    <w:rPrChange w:id="12542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Button</w:delText>
                </w:r>
              </w:del>
            </w:ins>
          </w:p>
        </w:tc>
        <w:tc>
          <w:tcPr>
            <w:tcW w:w="677" w:type="dxa"/>
          </w:tcPr>
          <w:p w:rsidR="00F0555E" w:rsidRPr="002F02C9" w:rsidDel="00A90B06" w:rsidRDefault="00F0555E" w:rsidP="004B1858">
            <w:pPr>
              <w:rPr>
                <w:ins w:id="12543" w:author="Gao, Guan-Wei (高貫偉 ITC)" w:date="2012-07-18T18:04:00Z"/>
                <w:del w:id="12544" w:author="IEC960923" w:date="2013-09-10T11:01:00Z"/>
                <w:strike/>
                <w:rPrChange w:id="12545" w:author="Chen, Ivy (陳素貞 IEC1)" w:date="2015-01-12T13:45:00Z">
                  <w:rPr>
                    <w:ins w:id="12546" w:author="Gao, Guan-Wei (高貫偉 ITC)" w:date="2012-07-18T18:04:00Z"/>
                    <w:del w:id="12547" w:author="IEC960923" w:date="2013-09-10T11:01:00Z"/>
                  </w:rPr>
                </w:rPrChange>
              </w:rPr>
            </w:pPr>
          </w:p>
        </w:tc>
        <w:tc>
          <w:tcPr>
            <w:tcW w:w="1432" w:type="dxa"/>
          </w:tcPr>
          <w:p w:rsidR="00F0555E" w:rsidRPr="002F02C9" w:rsidDel="00A90B06" w:rsidRDefault="00F0555E" w:rsidP="004B1858">
            <w:pPr>
              <w:rPr>
                <w:ins w:id="12548" w:author="Gao, Guan-Wei (高貫偉 ITC)" w:date="2012-07-18T18:04:00Z"/>
                <w:del w:id="12549" w:author="IEC960923" w:date="2013-09-10T11:01:00Z"/>
                <w:rFonts w:ascii="SimSun" w:hAnsi="SimSun"/>
                <w:strike/>
                <w:rPrChange w:id="12550" w:author="Chen, Ivy (陳素貞 IEC1)" w:date="2015-01-12T13:45:00Z">
                  <w:rPr>
                    <w:ins w:id="12551" w:author="Gao, Guan-Wei (高貫偉 ITC)" w:date="2012-07-18T18:04:00Z"/>
                    <w:del w:id="12552" w:author="IEC960923" w:date="2013-09-10T11:01:00Z"/>
                    <w:rFonts w:ascii="SimSun" w:hAnsi="SimSun"/>
                  </w:rPr>
                </w:rPrChange>
              </w:rPr>
            </w:pPr>
          </w:p>
        </w:tc>
        <w:tc>
          <w:tcPr>
            <w:tcW w:w="680" w:type="dxa"/>
          </w:tcPr>
          <w:p w:rsidR="00F0555E" w:rsidRPr="002F02C9" w:rsidDel="00A90B06" w:rsidRDefault="00F0555E" w:rsidP="004B1858">
            <w:pPr>
              <w:rPr>
                <w:ins w:id="12553" w:author="Gao, Guan-Wei (高貫偉 ITC)" w:date="2012-07-18T18:04:00Z"/>
                <w:del w:id="12554" w:author="IEC960923" w:date="2013-09-10T11:01:00Z"/>
                <w:strike/>
                <w:rPrChange w:id="12555" w:author="Chen, Ivy (陳素貞 IEC1)" w:date="2015-01-12T13:45:00Z">
                  <w:rPr>
                    <w:ins w:id="12556" w:author="Gao, Guan-Wei (高貫偉 ITC)" w:date="2012-07-18T18:04:00Z"/>
                    <w:del w:id="12557" w:author="IEC960923" w:date="2013-09-10T11:01:00Z"/>
                  </w:rPr>
                </w:rPrChange>
              </w:rPr>
            </w:pPr>
          </w:p>
        </w:tc>
        <w:tc>
          <w:tcPr>
            <w:tcW w:w="2728" w:type="dxa"/>
          </w:tcPr>
          <w:p w:rsidR="00F0555E" w:rsidRPr="002F02C9" w:rsidDel="00A90B06" w:rsidRDefault="00152C15" w:rsidP="004B1858">
            <w:pPr>
              <w:ind w:left="100" w:hangingChars="50" w:hanging="100"/>
              <w:rPr>
                <w:ins w:id="12558" w:author="Gao, Guan-Wei (高貫偉 ITC)" w:date="2012-07-18T18:08:00Z"/>
                <w:del w:id="12559" w:author="IEC960923" w:date="2013-09-10T11:01:00Z"/>
                <w:rFonts w:ascii="SimSun" w:hAnsi="SimSun"/>
                <w:strike/>
                <w:rPrChange w:id="12560" w:author="Chen, Ivy (陳素貞 IEC1)" w:date="2015-01-12T13:45:00Z">
                  <w:rPr>
                    <w:ins w:id="12561" w:author="Gao, Guan-Wei (高貫偉 ITC)" w:date="2012-07-18T18:08:00Z"/>
                    <w:del w:id="12562" w:author="IEC960923" w:date="2013-09-10T11:01:00Z"/>
                    <w:rFonts w:ascii="SimSun" w:hAnsi="SimSun"/>
                  </w:rPr>
                </w:rPrChange>
              </w:rPr>
            </w:pPr>
            <w:ins w:id="12563" w:author="Gao, Guan-Wei (高貫偉 ITC)" w:date="2012-07-18T18:08:00Z">
              <w:del w:id="12564" w:author="IEC960923" w:date="2013-09-10T11:01:00Z">
                <w:r w:rsidRPr="002F02C9">
                  <w:rPr>
                    <w:rFonts w:ascii="SimSun" w:hAnsi="SimSun"/>
                    <w:strike/>
                    <w:rPrChange w:id="12565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Click：</w:delText>
                </w:r>
              </w:del>
            </w:ins>
          </w:p>
          <w:p w:rsidR="00053F84" w:rsidRPr="002F02C9" w:rsidDel="00A90B06" w:rsidRDefault="00152C15" w:rsidP="004B1858">
            <w:pPr>
              <w:ind w:left="100" w:hangingChars="50" w:hanging="100"/>
              <w:rPr>
                <w:ins w:id="12566" w:author="Gao, Guan-Wei (高貫偉 ITC)" w:date="2012-07-18T18:08:00Z"/>
                <w:del w:id="12567" w:author="IEC960923" w:date="2013-09-10T11:01:00Z"/>
                <w:rFonts w:ascii="SimSun" w:hAnsi="SimSun"/>
                <w:strike/>
                <w:rPrChange w:id="12568" w:author="Chen, Ivy (陳素貞 IEC1)" w:date="2015-01-12T13:45:00Z">
                  <w:rPr>
                    <w:ins w:id="12569" w:author="Gao, Guan-Wei (高貫偉 ITC)" w:date="2012-07-18T18:08:00Z"/>
                    <w:del w:id="12570" w:author="IEC960923" w:date="2013-09-10T11:01:00Z"/>
                    <w:rFonts w:ascii="SimSun" w:hAnsi="SimSun"/>
                  </w:rPr>
                </w:rPrChange>
              </w:rPr>
            </w:pPr>
            <w:ins w:id="12571" w:author="Gao, Guan-Wei (高貫偉 ITC)" w:date="2012-07-18T18:08:00Z">
              <w:del w:id="12572" w:author="IEC960923" w:date="2013-09-10T11:01:00Z">
                <w:r w:rsidRPr="002F02C9">
                  <w:rPr>
                    <w:rFonts w:ascii="SimSun" w:hAnsi="SimSun"/>
                    <w:strike/>
                    <w:rPrChange w:id="12573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1、若Type1为空，则警示用户，放弃后续操作</w:delText>
                </w:r>
              </w:del>
            </w:ins>
          </w:p>
          <w:p w:rsidR="00053F84" w:rsidRPr="002F02C9" w:rsidDel="00A90B06" w:rsidRDefault="00152C15" w:rsidP="004B1858">
            <w:pPr>
              <w:ind w:left="100" w:hangingChars="50" w:hanging="100"/>
              <w:rPr>
                <w:ins w:id="12574" w:author="Gao, Guan-Wei (高貫偉 ITC)" w:date="2012-07-18T18:09:00Z"/>
                <w:del w:id="12575" w:author="IEC960923" w:date="2013-09-10T11:01:00Z"/>
                <w:rFonts w:ascii="SimSun" w:hAnsi="SimSun"/>
                <w:strike/>
                <w:rPrChange w:id="12576" w:author="Chen, Ivy (陳素貞 IEC1)" w:date="2015-01-12T13:45:00Z">
                  <w:rPr>
                    <w:ins w:id="12577" w:author="Gao, Guan-Wei (高貫偉 ITC)" w:date="2012-07-18T18:09:00Z"/>
                    <w:del w:id="12578" w:author="IEC960923" w:date="2013-09-10T11:01:00Z"/>
                    <w:rFonts w:ascii="SimSun" w:hAnsi="SimSun"/>
                  </w:rPr>
                </w:rPrChange>
              </w:rPr>
            </w:pPr>
            <w:ins w:id="12579" w:author="Gao, Guan-Wei (高貫偉 ITC)" w:date="2012-07-18T18:08:00Z">
              <w:del w:id="12580" w:author="IEC960923" w:date="2013-09-10T11:01:00Z">
                <w:r w:rsidRPr="002F02C9">
                  <w:rPr>
                    <w:rFonts w:ascii="SimSun" w:hAnsi="SimSun"/>
                    <w:strike/>
                    <w:rPrChange w:id="12581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2、若Type1在ConstValue</w:delText>
                </w:r>
              </w:del>
            </w:ins>
            <w:ins w:id="12582" w:author="Gao, Guan-Wei (高貫偉 ITC)" w:date="2012-07-18T18:09:00Z">
              <w:del w:id="12583" w:author="IEC960923" w:date="2013-09-10T11:01:00Z">
                <w:r w:rsidRPr="002F02C9">
                  <w:rPr>
                    <w:rFonts w:ascii="SimSun" w:hAnsi="SimSun"/>
                    <w:strike/>
                    <w:rPrChange w:id="12584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.Type存在，则警示用户，提示已存在，放弃后续操作</w:delText>
                </w:r>
              </w:del>
            </w:ins>
          </w:p>
          <w:p w:rsidR="004557A7" w:rsidRPr="002F02C9" w:rsidDel="00A90B06" w:rsidRDefault="00152C15">
            <w:pPr>
              <w:ind w:left="100" w:hangingChars="50" w:hanging="100"/>
              <w:rPr>
                <w:ins w:id="12585" w:author="Gao, Guan-Wei (高貫偉 ITC)" w:date="2012-07-18T18:04:00Z"/>
                <w:del w:id="12586" w:author="IEC960923" w:date="2013-09-10T11:01:00Z"/>
                <w:rFonts w:ascii="SimSun" w:hAnsi="SimSun"/>
                <w:strike/>
                <w:rPrChange w:id="12587" w:author="Chen, Ivy (陳素貞 IEC1)" w:date="2015-01-12T13:45:00Z">
                  <w:rPr>
                    <w:ins w:id="12588" w:author="Gao, Guan-Wei (高貫偉 ITC)" w:date="2012-07-18T18:04:00Z"/>
                    <w:del w:id="12589" w:author="IEC960923" w:date="2013-09-10T11:01:00Z"/>
                    <w:rFonts w:ascii="SimSun" w:hAnsi="SimSun"/>
                  </w:rPr>
                </w:rPrChange>
              </w:rPr>
            </w:pPr>
            <w:ins w:id="12590" w:author="Gao, Guan-Wei (高貫偉 ITC)" w:date="2012-07-18T18:09:00Z">
              <w:del w:id="12591" w:author="IEC960923" w:date="2013-09-10T11:01:00Z">
                <w:r w:rsidRPr="002F02C9">
                  <w:rPr>
                    <w:rFonts w:ascii="SimSun" w:hAnsi="SimSun"/>
                    <w:strike/>
                    <w:rPrChange w:id="12592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 xml:space="preserve">3、若Type1在ConstValue.Type不存在，则Insert </w:delText>
                </w:r>
              </w:del>
            </w:ins>
            <w:ins w:id="12593" w:author="Gao, Guan-Wei (高貫偉 ITC)" w:date="2012-07-18T18:10:00Z">
              <w:del w:id="12594" w:author="IEC960923" w:date="2013-09-10T11:01:00Z">
                <w:r w:rsidRPr="002F02C9">
                  <w:rPr>
                    <w:rFonts w:ascii="SimSun" w:hAnsi="SimSun"/>
                    <w:strike/>
                    <w:rPrChange w:id="12595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 xml:space="preserve">ConstValue(Name, Type, </w:delText>
                </w:r>
              </w:del>
            </w:ins>
            <w:ins w:id="12596" w:author="Gao, Guan-Wei (高貫偉 ITC)" w:date="2012-07-18T18:11:00Z">
              <w:del w:id="12597" w:author="IEC960923" w:date="2013-09-10T11:01:00Z">
                <w:r w:rsidRPr="002F02C9">
                  <w:rPr>
                    <w:rFonts w:ascii="SimSun" w:hAnsi="SimSun"/>
                    <w:strike/>
                    <w:rPrChange w:id="12598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Value,</w:delText>
                </w:r>
              </w:del>
            </w:ins>
            <w:ins w:id="12599" w:author="Gao, Guan-Wei (高貫偉 ITC)" w:date="2012-07-18T18:10:00Z">
              <w:del w:id="12600" w:author="IEC960923" w:date="2013-09-10T11:01:00Z">
                <w:r w:rsidRPr="002F02C9">
                  <w:rPr>
                    <w:rFonts w:ascii="SimSun" w:hAnsi="SimSun"/>
                    <w:strike/>
                    <w:rPrChange w:id="12601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 xml:space="preserve">Description, Editor, Cdt, </w:delText>
                </w:r>
              </w:del>
            </w:ins>
            <w:ins w:id="12602" w:author="Gao, Guan-Wei (高貫偉 ITC)" w:date="2012-07-18T18:11:00Z">
              <w:del w:id="12603" w:author="IEC960923" w:date="2013-09-10T11:01:00Z">
                <w:r w:rsidRPr="002F02C9">
                  <w:rPr>
                    <w:rFonts w:ascii="SimSun" w:hAnsi="SimSun"/>
                    <w:strike/>
                    <w:rPrChange w:id="12604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U</w:delText>
                </w:r>
              </w:del>
            </w:ins>
            <w:ins w:id="12605" w:author="Gao, Guan-Wei (高貫偉 ITC)" w:date="2012-07-18T18:10:00Z">
              <w:del w:id="12606" w:author="IEC960923" w:date="2013-09-10T11:01:00Z">
                <w:r w:rsidRPr="002F02C9">
                  <w:rPr>
                    <w:rFonts w:ascii="SimSun" w:hAnsi="SimSun"/>
                    <w:strike/>
                    <w:rPrChange w:id="12607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dt)</w:delText>
                </w:r>
              </w:del>
            </w:ins>
            <w:ins w:id="12608" w:author="Gao, Guan-Wei (高貫偉 ITC)" w:date="2012-07-18T18:11:00Z">
              <w:del w:id="12609" w:author="IEC960923" w:date="2013-09-10T11:01:00Z">
                <w:r w:rsidRPr="002F02C9">
                  <w:rPr>
                    <w:rFonts w:ascii="SimSun" w:hAnsi="SimSun"/>
                    <w:strike/>
                    <w:rPrChange w:id="12610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 xml:space="preserve"> values (‘’, [Type1], ‘’, ‘Type’,Editor, Getdate(),getdate())</w:delText>
                </w:r>
              </w:del>
            </w:ins>
          </w:p>
        </w:tc>
        <w:tc>
          <w:tcPr>
            <w:tcW w:w="2629" w:type="dxa"/>
          </w:tcPr>
          <w:p w:rsidR="00F0555E" w:rsidRPr="002F02C9" w:rsidDel="00A90B06" w:rsidRDefault="00152C15" w:rsidP="004B1858">
            <w:pPr>
              <w:rPr>
                <w:ins w:id="12611" w:author="Gao, Guan-Wei (高貫偉 ITC)" w:date="2012-07-18T18:04:00Z"/>
                <w:del w:id="12612" w:author="IEC960923" w:date="2013-09-10T11:01:00Z"/>
                <w:strike/>
                <w:rPrChange w:id="12613" w:author="Chen, Ivy (陳素貞 IEC1)" w:date="2015-01-12T13:45:00Z">
                  <w:rPr>
                    <w:ins w:id="12614" w:author="Gao, Guan-Wei (高貫偉 ITC)" w:date="2012-07-18T18:04:00Z"/>
                    <w:del w:id="12615" w:author="IEC960923" w:date="2013-09-10T11:01:00Z"/>
                  </w:rPr>
                </w:rPrChange>
              </w:rPr>
            </w:pPr>
            <w:ins w:id="12616" w:author="Gao, Guan-Wei (高貫偉 ITC)" w:date="2012-07-24T18:26:00Z">
              <w:del w:id="12617" w:author="IEC960923" w:date="2013-09-10T11:01:00Z">
                <w:r w:rsidRPr="002F02C9">
                  <w:rPr>
                    <w:rFonts w:hint="eastAsia"/>
                    <w:strike/>
                    <w:rPrChange w:id="12618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保存后，</w:delText>
                </w:r>
              </w:del>
            </w:ins>
            <w:ins w:id="12619" w:author="Gao, Guan-Wei (高貫偉 ITC)" w:date="2012-07-24T18:28:00Z">
              <w:del w:id="12620" w:author="IEC960923" w:date="2013-09-10T11:01:00Z">
                <w:r w:rsidRPr="002F02C9">
                  <w:rPr>
                    <w:rFonts w:hint="eastAsia"/>
                    <w:strike/>
                    <w:rPrChange w:id="12621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刷新</w:delText>
                </w:r>
              </w:del>
            </w:ins>
            <w:ins w:id="12622" w:author="Gao, Guan-Wei (高貫偉 ITC)" w:date="2012-07-24T18:27:00Z">
              <w:del w:id="12623" w:author="IEC960923" w:date="2013-09-10T11:01:00Z">
                <w:r w:rsidRPr="002F02C9">
                  <w:rPr>
                    <w:strike/>
                    <w:rPrChange w:id="12624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[Type]</w:delText>
                </w:r>
              </w:del>
            </w:ins>
            <w:ins w:id="12625" w:author="Gao, Guan-Wei (高貫偉 ITC)" w:date="2012-07-24T18:28:00Z">
              <w:del w:id="12626" w:author="IEC960923" w:date="2013-09-10T11:01:00Z">
                <w:r w:rsidRPr="002F02C9">
                  <w:rPr>
                    <w:rFonts w:hint="eastAsia"/>
                    <w:strike/>
                    <w:rPrChange w:id="12627" w:author="Chen, Ivy (陳素貞 IEC1)" w:date="2015-01-12T13:45:00Z">
                      <w:rPr>
                        <w:rFonts w:hint="eastAsia"/>
                        <w:color w:val="0000FF"/>
                        <w:u w:val="single"/>
                      </w:rPr>
                    </w:rPrChange>
                  </w:rPr>
                  <w:delText>，而非</w:delText>
                </w:r>
                <w:r w:rsidRPr="002F02C9">
                  <w:rPr>
                    <w:strike/>
                    <w:rPrChange w:id="12628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[Type1]</w:delText>
                </w:r>
              </w:del>
            </w:ins>
          </w:p>
        </w:tc>
      </w:tr>
      <w:tr w:rsidR="00F0555E" w:rsidRPr="002F02C9" w:rsidDel="00A90B06" w:rsidTr="004B1858">
        <w:trPr>
          <w:ins w:id="12629" w:author="Gao, Guan-Wei (高貫偉 ITC)" w:date="2012-07-18T18:05:00Z"/>
          <w:del w:id="12630" w:author="IEC960923" w:date="2013-09-10T11:01:00Z"/>
        </w:trPr>
        <w:tc>
          <w:tcPr>
            <w:tcW w:w="445" w:type="dxa"/>
          </w:tcPr>
          <w:p w:rsidR="00F0555E" w:rsidRPr="002F02C9" w:rsidDel="00A90B06" w:rsidRDefault="00152C15" w:rsidP="004B1858">
            <w:pPr>
              <w:rPr>
                <w:ins w:id="12631" w:author="Gao, Guan-Wei (高貫偉 ITC)" w:date="2012-07-18T18:05:00Z"/>
                <w:del w:id="12632" w:author="IEC960923" w:date="2013-09-10T11:01:00Z"/>
                <w:strike/>
                <w:rPrChange w:id="12633" w:author="Chen, Ivy (陳素貞 IEC1)" w:date="2015-01-12T13:45:00Z">
                  <w:rPr>
                    <w:ins w:id="12634" w:author="Gao, Guan-Wei (高貫偉 ITC)" w:date="2012-07-18T18:05:00Z"/>
                    <w:del w:id="12635" w:author="IEC960923" w:date="2013-09-10T11:01:00Z"/>
                  </w:rPr>
                </w:rPrChange>
              </w:rPr>
            </w:pPr>
            <w:ins w:id="12636" w:author="Gao, Guan-Wei (高貫偉 ITC)" w:date="2012-07-18T18:05:00Z">
              <w:del w:id="12637" w:author="IEC960923" w:date="2013-09-10T11:01:00Z">
                <w:r w:rsidRPr="002F02C9">
                  <w:rPr>
                    <w:strike/>
                    <w:rPrChange w:id="12638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12</w:delText>
                </w:r>
              </w:del>
            </w:ins>
          </w:p>
        </w:tc>
        <w:tc>
          <w:tcPr>
            <w:tcW w:w="1310" w:type="dxa"/>
          </w:tcPr>
          <w:p w:rsidR="00F0555E" w:rsidRPr="002F02C9" w:rsidDel="00A90B06" w:rsidRDefault="00152C15" w:rsidP="004B1858">
            <w:pPr>
              <w:rPr>
                <w:ins w:id="12639" w:author="Gao, Guan-Wei (高貫偉 ITC)" w:date="2012-07-18T18:05:00Z"/>
                <w:del w:id="12640" w:author="IEC960923" w:date="2013-09-10T11:01:00Z"/>
                <w:strike/>
                <w:rPrChange w:id="12641" w:author="Chen, Ivy (陳素貞 IEC1)" w:date="2015-01-12T13:45:00Z">
                  <w:rPr>
                    <w:ins w:id="12642" w:author="Gao, Guan-Wei (高貫偉 ITC)" w:date="2012-07-18T18:05:00Z"/>
                    <w:del w:id="12643" w:author="IEC960923" w:date="2013-09-10T11:01:00Z"/>
                  </w:rPr>
                </w:rPrChange>
              </w:rPr>
            </w:pPr>
            <w:ins w:id="12644" w:author="Gao, Guan-Wei (高貫偉 ITC)" w:date="2012-07-18T18:05:00Z">
              <w:del w:id="12645" w:author="IEC960923" w:date="2013-09-10T11:01:00Z">
                <w:r w:rsidRPr="002F02C9">
                  <w:rPr>
                    <w:strike/>
                    <w:rPrChange w:id="12646" w:author="Chen, Ivy (陳素貞 IEC1)" w:date="2015-01-12T13:45:00Z">
                      <w:rPr>
                        <w:color w:val="0000FF"/>
                        <w:u w:val="single"/>
                      </w:rPr>
                    </w:rPrChange>
                  </w:rPr>
                  <w:delText>Cancel</w:delText>
                </w:r>
              </w:del>
            </w:ins>
          </w:p>
        </w:tc>
        <w:tc>
          <w:tcPr>
            <w:tcW w:w="916" w:type="dxa"/>
          </w:tcPr>
          <w:p w:rsidR="00F0555E" w:rsidRPr="002F02C9" w:rsidDel="00A90B06" w:rsidRDefault="00152C15" w:rsidP="004B1858">
            <w:pPr>
              <w:rPr>
                <w:ins w:id="12647" w:author="Gao, Guan-Wei (高貫偉 ITC)" w:date="2012-07-18T18:05:00Z"/>
                <w:del w:id="12648" w:author="IEC960923" w:date="2013-09-10T11:01:00Z"/>
                <w:rFonts w:ascii="SimSun" w:hAnsi="SimSun"/>
                <w:strike/>
                <w:rPrChange w:id="12649" w:author="Chen, Ivy (陳素貞 IEC1)" w:date="2015-01-12T13:45:00Z">
                  <w:rPr>
                    <w:ins w:id="12650" w:author="Gao, Guan-Wei (高貫偉 ITC)" w:date="2012-07-18T18:05:00Z"/>
                    <w:del w:id="12651" w:author="IEC960923" w:date="2013-09-10T11:01:00Z"/>
                    <w:rFonts w:ascii="SimSun" w:hAnsi="SimSun"/>
                  </w:rPr>
                </w:rPrChange>
              </w:rPr>
            </w:pPr>
            <w:ins w:id="12652" w:author="Gao, Guan-Wei (高貫偉 ITC)" w:date="2012-07-18T18:05:00Z">
              <w:del w:id="12653" w:author="IEC960923" w:date="2013-09-10T11:01:00Z">
                <w:r w:rsidRPr="002F02C9">
                  <w:rPr>
                    <w:rFonts w:ascii="SimSun" w:hAnsi="SimSun"/>
                    <w:strike/>
                    <w:rPrChange w:id="12654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Button</w:delText>
                </w:r>
              </w:del>
            </w:ins>
          </w:p>
        </w:tc>
        <w:tc>
          <w:tcPr>
            <w:tcW w:w="677" w:type="dxa"/>
          </w:tcPr>
          <w:p w:rsidR="00F0555E" w:rsidRPr="002F02C9" w:rsidDel="00A90B06" w:rsidRDefault="00F0555E" w:rsidP="004B1858">
            <w:pPr>
              <w:rPr>
                <w:ins w:id="12655" w:author="Gao, Guan-Wei (高貫偉 ITC)" w:date="2012-07-18T18:05:00Z"/>
                <w:del w:id="12656" w:author="IEC960923" w:date="2013-09-10T11:01:00Z"/>
                <w:strike/>
                <w:rPrChange w:id="12657" w:author="Chen, Ivy (陳素貞 IEC1)" w:date="2015-01-12T13:45:00Z">
                  <w:rPr>
                    <w:ins w:id="12658" w:author="Gao, Guan-Wei (高貫偉 ITC)" w:date="2012-07-18T18:05:00Z"/>
                    <w:del w:id="12659" w:author="IEC960923" w:date="2013-09-10T11:01:00Z"/>
                  </w:rPr>
                </w:rPrChange>
              </w:rPr>
            </w:pPr>
          </w:p>
        </w:tc>
        <w:tc>
          <w:tcPr>
            <w:tcW w:w="1432" w:type="dxa"/>
          </w:tcPr>
          <w:p w:rsidR="00F0555E" w:rsidRPr="002F02C9" w:rsidDel="00A90B06" w:rsidRDefault="00F0555E" w:rsidP="004B1858">
            <w:pPr>
              <w:rPr>
                <w:ins w:id="12660" w:author="Gao, Guan-Wei (高貫偉 ITC)" w:date="2012-07-18T18:05:00Z"/>
                <w:del w:id="12661" w:author="IEC960923" w:date="2013-09-10T11:01:00Z"/>
                <w:rFonts w:ascii="SimSun" w:hAnsi="SimSun"/>
                <w:strike/>
                <w:rPrChange w:id="12662" w:author="Chen, Ivy (陳素貞 IEC1)" w:date="2015-01-12T13:45:00Z">
                  <w:rPr>
                    <w:ins w:id="12663" w:author="Gao, Guan-Wei (高貫偉 ITC)" w:date="2012-07-18T18:05:00Z"/>
                    <w:del w:id="12664" w:author="IEC960923" w:date="2013-09-10T11:01:00Z"/>
                    <w:rFonts w:ascii="SimSun" w:hAnsi="SimSun"/>
                  </w:rPr>
                </w:rPrChange>
              </w:rPr>
            </w:pPr>
          </w:p>
        </w:tc>
        <w:tc>
          <w:tcPr>
            <w:tcW w:w="680" w:type="dxa"/>
          </w:tcPr>
          <w:p w:rsidR="00F0555E" w:rsidRPr="002F02C9" w:rsidDel="00A90B06" w:rsidRDefault="00F0555E" w:rsidP="004B1858">
            <w:pPr>
              <w:rPr>
                <w:ins w:id="12665" w:author="Gao, Guan-Wei (高貫偉 ITC)" w:date="2012-07-18T18:05:00Z"/>
                <w:del w:id="12666" w:author="IEC960923" w:date="2013-09-10T11:01:00Z"/>
                <w:strike/>
                <w:rPrChange w:id="12667" w:author="Chen, Ivy (陳素貞 IEC1)" w:date="2015-01-12T13:45:00Z">
                  <w:rPr>
                    <w:ins w:id="12668" w:author="Gao, Guan-Wei (高貫偉 ITC)" w:date="2012-07-18T18:05:00Z"/>
                    <w:del w:id="12669" w:author="IEC960923" w:date="2013-09-10T11:01:00Z"/>
                  </w:rPr>
                </w:rPrChange>
              </w:rPr>
            </w:pPr>
          </w:p>
        </w:tc>
        <w:tc>
          <w:tcPr>
            <w:tcW w:w="2728" w:type="dxa"/>
          </w:tcPr>
          <w:p w:rsidR="00F0555E" w:rsidRPr="002F02C9" w:rsidDel="00A90B06" w:rsidRDefault="00152C15" w:rsidP="004B1858">
            <w:pPr>
              <w:ind w:left="100" w:hangingChars="50" w:hanging="100"/>
              <w:rPr>
                <w:ins w:id="12670" w:author="Gao, Guan-Wei (高貫偉 ITC)" w:date="2012-07-18T18:05:00Z"/>
                <w:del w:id="12671" w:author="IEC960923" w:date="2013-09-10T11:01:00Z"/>
                <w:rFonts w:ascii="SimSun" w:hAnsi="SimSun"/>
                <w:strike/>
                <w:rPrChange w:id="12672" w:author="Chen, Ivy (陳素貞 IEC1)" w:date="2015-01-12T13:45:00Z">
                  <w:rPr>
                    <w:ins w:id="12673" w:author="Gao, Guan-Wei (高貫偉 ITC)" w:date="2012-07-18T18:05:00Z"/>
                    <w:del w:id="12674" w:author="IEC960923" w:date="2013-09-10T11:01:00Z"/>
                    <w:rFonts w:ascii="SimSun" w:hAnsi="SimSun"/>
                  </w:rPr>
                </w:rPrChange>
              </w:rPr>
            </w:pPr>
            <w:ins w:id="12675" w:author="Gao, Guan-Wei (高貫偉 ITC)" w:date="2012-07-18T18:05:00Z">
              <w:del w:id="12676" w:author="IEC960923" w:date="2013-09-10T11:01:00Z">
                <w:r w:rsidRPr="002F02C9">
                  <w:rPr>
                    <w:rFonts w:ascii="SimSun" w:hAnsi="SimSun"/>
                    <w:strike/>
                    <w:rPrChange w:id="12677" w:author="Chen, Ivy (陳素貞 IEC1)" w:date="2015-01-12T13:45:00Z">
                      <w:rPr>
                        <w:rFonts w:ascii="SimSun" w:hAnsi="SimSun"/>
                        <w:color w:val="0000FF"/>
                        <w:u w:val="single"/>
                      </w:rPr>
                    </w:rPrChange>
                  </w:rPr>
                  <w:delText>Click:</w:delText>
                </w:r>
              </w:del>
            </w:ins>
            <w:ins w:id="12678" w:author="Gao, Guan-Wei (高貫偉 ITC)" w:date="2012-07-18T18:06:00Z">
              <w:del w:id="12679" w:author="IEC960923" w:date="2013-09-10T11:01:00Z">
                <w:r w:rsidRPr="002F02C9">
                  <w:rPr>
                    <w:rFonts w:ascii="SimSun" w:hAnsi="SimSun" w:hint="eastAsia"/>
                    <w:strike/>
                    <w:rPrChange w:id="12680" w:author="Chen, Ivy (陳素貞 IEC1)" w:date="2015-01-12T13:45:00Z">
                      <w:rPr>
                        <w:rFonts w:ascii="SimSun" w:hAnsi="SimSun" w:hint="eastAsia"/>
                        <w:color w:val="0000FF"/>
                        <w:u w:val="single"/>
                      </w:rPr>
                    </w:rPrChange>
                  </w:rPr>
                  <w:delText>关闭窗体</w:delText>
                </w:r>
              </w:del>
            </w:ins>
          </w:p>
        </w:tc>
        <w:tc>
          <w:tcPr>
            <w:tcW w:w="2629" w:type="dxa"/>
          </w:tcPr>
          <w:p w:rsidR="00F0555E" w:rsidRPr="002F02C9" w:rsidDel="00A90B06" w:rsidRDefault="00F0555E" w:rsidP="004B1858">
            <w:pPr>
              <w:keepNext/>
              <w:numPr>
                <w:ilvl w:val="0"/>
                <w:numId w:val="3"/>
              </w:numPr>
              <w:spacing w:before="240" w:after="60"/>
              <w:outlineLvl w:val="0"/>
              <w:rPr>
                <w:ins w:id="12681" w:author="Gao, Guan-Wei (高貫偉 ITC)" w:date="2012-07-18T18:05:00Z"/>
                <w:del w:id="12682" w:author="IEC960923" w:date="2013-09-10T11:01:00Z"/>
                <w:strike/>
                <w:rPrChange w:id="12683" w:author="Chen, Ivy (陳素貞 IEC1)" w:date="2015-01-12T13:45:00Z">
                  <w:rPr>
                    <w:ins w:id="12684" w:author="Gao, Guan-Wei (高貫偉 ITC)" w:date="2012-07-18T18:05:00Z"/>
                    <w:del w:id="12685" w:author="IEC960923" w:date="2013-09-10T11:01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</w:pPr>
          </w:p>
        </w:tc>
      </w:tr>
    </w:tbl>
    <w:p w:rsidR="004B1858" w:rsidRPr="002F02C9" w:rsidRDefault="004B1858" w:rsidP="004B1858">
      <w:pPr>
        <w:rPr>
          <w:ins w:id="12686" w:author="Gao, Guan-Wei (高貫偉 ITC)" w:date="2012-07-18T16:25:00Z"/>
          <w:rPrChange w:id="12687" w:author="Chen, Ivy (陳素貞 IEC1)" w:date="2015-01-12T13:45:00Z">
            <w:rPr>
              <w:ins w:id="12688" w:author="Gao, Guan-Wei (高貫偉 ITC)" w:date="2012-07-18T16:25:00Z"/>
            </w:rPr>
          </w:rPrChange>
        </w:rPr>
      </w:pPr>
    </w:p>
    <w:p w:rsidR="001509C9" w:rsidRPr="002F02C9" w:rsidRDefault="001509C9">
      <w:pPr>
        <w:rPr>
          <w:ins w:id="12689" w:author="Gao, Guan-Wei (高貫偉 ITC)" w:date="2012-06-28T14:06:00Z"/>
          <w:rPrChange w:id="12690" w:author="Chen, Ivy (陳素貞 IEC1)" w:date="2015-01-12T13:45:00Z">
            <w:rPr>
              <w:ins w:id="12691" w:author="Gao, Guan-Wei (高貫偉 ITC)" w:date="2012-06-28T14:06:00Z"/>
            </w:rPr>
          </w:rPrChange>
        </w:rPr>
      </w:pPr>
    </w:p>
    <w:p w:rsidR="00C3413B" w:rsidRPr="002F02C9" w:rsidRDefault="00152C15">
      <w:pPr>
        <w:rPr>
          <w:ins w:id="12692" w:author="IEC960923" w:date="2013-05-06T10:44:00Z"/>
          <w:rFonts w:ascii="Arial" w:hAnsi="Arial" w:cs="Arial"/>
          <w:b/>
          <w:bCs/>
          <w:color w:val="000000" w:themeColor="text1"/>
          <w:sz w:val="24"/>
          <w:szCs w:val="26"/>
          <w:rPrChange w:id="12693" w:author="Chen, Ivy (陳素貞 IEC1)" w:date="2015-01-12T13:45:00Z">
            <w:rPr>
              <w:ins w:id="12694" w:author="IEC960923" w:date="2013-05-06T10:44:00Z"/>
              <w:rFonts w:ascii="Arial" w:hAnsi="Arial" w:cs="Arial"/>
              <w:b/>
              <w:bCs/>
              <w:color w:val="000000" w:themeColor="text1"/>
              <w:sz w:val="24"/>
              <w:szCs w:val="26"/>
            </w:rPr>
          </w:rPrChange>
        </w:rPr>
      </w:pPr>
      <w:ins w:id="12695" w:author="IEC960923" w:date="2013-05-06T10:44:00Z">
        <w:r w:rsidRPr="002F02C9">
          <w:rPr>
            <w:rPrChange w:id="12696" w:author="Chen, Ivy (陳素貞 IEC1)" w:date="2015-01-12T13:45:00Z">
              <w:rPr>
                <w:color w:val="0000FF"/>
                <w:u w:val="single"/>
              </w:rPr>
            </w:rPrChange>
          </w:rPr>
          <w:br w:type="page"/>
        </w:r>
      </w:ins>
    </w:p>
    <w:p w:rsidR="00B76D1B" w:rsidRPr="002F02C9" w:rsidRDefault="00152C15">
      <w:pPr>
        <w:pStyle w:val="3"/>
        <w:rPr>
          <w:ins w:id="12697" w:author="Gao, Guan-Wei (高貫偉 ITC)" w:date="2012-08-24T18:28:00Z"/>
          <w:rPrChange w:id="12698" w:author="Chen, Ivy (陳素貞 IEC1)" w:date="2015-01-12T13:45:00Z">
            <w:rPr>
              <w:ins w:id="12699" w:author="Gao, Guan-Wei (高貫偉 ITC)" w:date="2012-08-24T18:28:00Z"/>
            </w:rPr>
          </w:rPrChange>
        </w:rPr>
      </w:pPr>
      <w:bookmarkStart w:id="12700" w:name="_Toc408834687"/>
      <w:ins w:id="12701" w:author="Gao, Guan-Wei (高貫偉 ITC)" w:date="2012-08-24T18:28:00Z">
        <w:r w:rsidRPr="002F02C9">
          <w:rPr>
            <w:rPrChange w:id="1270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lastRenderedPageBreak/>
          <w:t>FAI Information Maintain</w:t>
        </w:r>
        <w:bookmarkEnd w:id="12700"/>
      </w:ins>
    </w:p>
    <w:p w:rsidR="00F02448" w:rsidRPr="002F02C9" w:rsidRDefault="00152C15" w:rsidP="00F02448">
      <w:pPr>
        <w:pStyle w:val="4"/>
        <w:rPr>
          <w:ins w:id="12703" w:author="Gao, Guan-Wei (高貫偉 ITC)" w:date="2012-08-24T18:28:00Z"/>
          <w:rPrChange w:id="12704" w:author="Chen, Ivy (陳素貞 IEC1)" w:date="2015-01-12T13:45:00Z">
            <w:rPr>
              <w:ins w:id="12705" w:author="Gao, Guan-Wei (高貫偉 ITC)" w:date="2012-08-24T18:28:00Z"/>
            </w:rPr>
          </w:rPrChange>
        </w:rPr>
      </w:pPr>
      <w:ins w:id="12706" w:author="Gao, Guan-Wei (高貫偉 ITC)" w:date="2012-08-24T18:28:00Z">
        <w:r w:rsidRPr="002F02C9">
          <w:rPr>
            <w:rFonts w:hint="eastAsia"/>
            <w:rPrChange w:id="12707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示意圖</w:t>
        </w:r>
      </w:ins>
    </w:p>
    <w:p w:rsidR="00F02448" w:rsidRPr="002F02C9" w:rsidRDefault="00152C15" w:rsidP="00F02448">
      <w:pPr>
        <w:jc w:val="center"/>
        <w:rPr>
          <w:ins w:id="12708" w:author="Gao, Guan-Wei (高貫偉 ITC)" w:date="2012-08-24T18:28:00Z"/>
          <w:rPrChange w:id="12709" w:author="Chen, Ivy (陳素貞 IEC1)" w:date="2015-01-12T13:45:00Z">
            <w:rPr>
              <w:ins w:id="12710" w:author="Gao, Guan-Wei (高貫偉 ITC)" w:date="2012-08-24T18:28:00Z"/>
            </w:rPr>
          </w:rPrChange>
        </w:rPr>
      </w:pPr>
      <w:ins w:id="12711" w:author="Gao, Guan-Wei (高貫偉 ITC)" w:date="2012-08-24T18:28:00Z">
        <w:r w:rsidRPr="002F02C9">
          <w:rPr>
            <w:rPrChange w:id="12712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</w:ins>
    </w:p>
    <w:p w:rsidR="00F02448" w:rsidRPr="002F02C9" w:rsidRDefault="00F02448" w:rsidP="00F02448">
      <w:pPr>
        <w:pStyle w:val="ae"/>
        <w:jc w:val="center"/>
        <w:rPr>
          <w:ins w:id="12713" w:author="Gao, Guan-Wei (高貫偉 ITC)" w:date="2012-08-24T18:28:00Z"/>
          <w:rPrChange w:id="12714" w:author="Chen, Ivy (陳素貞 IEC1)" w:date="2015-01-12T13:45:00Z">
            <w:rPr>
              <w:ins w:id="12715" w:author="Gao, Guan-Wei (高貫偉 ITC)" w:date="2012-08-24T18:28:00Z"/>
            </w:rPr>
          </w:rPrChange>
        </w:rPr>
      </w:pPr>
    </w:p>
    <w:p w:rsidR="00F02448" w:rsidRPr="002F02C9" w:rsidRDefault="00152C15" w:rsidP="00F02448">
      <w:pPr>
        <w:jc w:val="center"/>
        <w:rPr>
          <w:ins w:id="12716" w:author="Gao, Guan-Wei (高貫偉 ITC)" w:date="2012-08-24T18:28:00Z"/>
          <w:rPrChange w:id="12717" w:author="Chen, Ivy (陳素貞 IEC1)" w:date="2015-01-12T13:45:00Z">
            <w:rPr>
              <w:ins w:id="12718" w:author="Gao, Guan-Wei (高貫偉 ITC)" w:date="2012-08-24T18:28:00Z"/>
            </w:rPr>
          </w:rPrChange>
        </w:rPr>
      </w:pPr>
      <w:ins w:id="12719" w:author="Gao, Guan-Wei (高貫偉 ITC)" w:date="2012-08-24T18:28:00Z">
        <w:r w:rsidRPr="002F02C9">
          <w:rPr>
            <w:noProof/>
            <w:rPrChange w:id="12720" w:author="Chen, Ivy (陳素貞 IEC1)" w:date="2015-01-12T13:45:00Z">
              <w:rPr>
                <w:noProof/>
              </w:rPr>
            </w:rPrChange>
          </w:rPr>
          <w:pict>
            <v:oval id="_x0000_s3888" style="position:absolute;left:0;text-align:left;margin-left:138.75pt;margin-top:232.55pt;width:174pt;height:24.75pt;z-index:251624960" fillcolor="yellow" strokecolor="red" strokeweight="1pt">
              <v:textbox style="mso-next-textbox:#_x0000_s3888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21" w:author="Gao, Guan-Wei (高貫偉 ITC)" w:date="2012-08-24T18:40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4</w:delText>
                      </w:r>
                    </w:del>
                    <w:ins w:id="12722" w:author="Gao, Guan-Wei (高貫偉 ITC)" w:date="2012-08-24T18:40:00Z">
                      <w:r>
                        <w:rPr>
                          <w:rFonts w:hint="eastAsia"/>
                          <w:b/>
                          <w:szCs w:val="20"/>
                        </w:rPr>
                        <w:t>22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2723" w:author="Chen, Ivy (陳素貞 IEC1)" w:date="2015-01-12T13:45:00Z">
              <w:rPr>
                <w:noProof/>
              </w:rPr>
            </w:rPrChange>
          </w:rPr>
          <w:pict>
            <v:oval id="_x0000_s3894" style="position:absolute;left:0;text-align:left;margin-left:476.3pt;margin-top:139.55pt;width:19.45pt;height:17.25pt;z-index:251627008" fillcolor="yellow" strokecolor="red" strokeweight="1pt">
              <v:textbox style="mso-next-textbox:#_x0000_s3894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24" w:author="Gao, Guan-Wei (高貫偉 ITC)" w:date="2012-08-24T18:40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8</w:delText>
                      </w:r>
                    </w:del>
                    <w:ins w:id="12725" w:author="Gao, Guan-Wei (高貫偉 ITC)" w:date="2012-08-24T18:40:00Z">
                      <w:r>
                        <w:rPr>
                          <w:rFonts w:hint="eastAsia"/>
                          <w:b/>
                          <w:szCs w:val="20"/>
                        </w:rPr>
                        <w:t>21</w:t>
                      </w:r>
                    </w:ins>
                  </w:p>
                </w:txbxContent>
              </v:textbox>
            </v:oval>
          </w:pict>
        </w:r>
      </w:ins>
      <w:ins w:id="12726" w:author="Gao, Guan-Wei (高貫偉 ITC)" w:date="2012-08-24T18:37:00Z">
        <w:r w:rsidRPr="002F02C9">
          <w:rPr>
            <w:noProof/>
            <w:rPrChange w:id="12727" w:author="Chen, Ivy (陳素貞 IEC1)" w:date="2015-01-12T13:45:00Z">
              <w:rPr>
                <w:noProof/>
              </w:rPr>
            </w:rPrChange>
          </w:rPr>
          <w:pict>
            <v:oval id="_x0000_s3929" style="position:absolute;left:0;text-align:left;margin-left:428.3pt;margin-top:139.55pt;width:19.45pt;height:17.25pt;z-index:251646464" fillcolor="yellow" strokecolor="red" strokeweight="1pt">
              <v:textbox style="mso-next-textbox:#_x0000_s3929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28" w:author="Gao, Guan-Wei (高貫偉 ITC)" w:date="2012-08-24T18:40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29" w:author="Gao, Guan-Wei (高貫偉 ITC)" w:date="2012-08-24T18:40:00Z">
                      <w:r>
                        <w:rPr>
                          <w:rFonts w:hint="eastAsia"/>
                          <w:b/>
                          <w:szCs w:val="20"/>
                        </w:rPr>
                        <w:t>20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2730" w:author="Chen, Ivy (陳素貞 IEC1)" w:date="2015-01-12T13:45:00Z">
              <w:rPr>
                <w:noProof/>
              </w:rPr>
            </w:rPrChange>
          </w:rPr>
          <w:pict>
            <v:oval id="_x0000_s3928" style="position:absolute;left:0;text-align:left;margin-left:381.05pt;margin-top:139.55pt;width:19.45pt;height:17.25pt;z-index:251645440" fillcolor="yellow" strokecolor="red" strokeweight="1pt">
              <v:textbox style="mso-next-textbox:#_x0000_s3928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31" w:author="Gao, Guan-Wei (高貫偉 ITC)" w:date="2012-08-24T18:40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32" w:author="Gao, Guan-Wei (高貫偉 ITC)" w:date="2012-08-24T18:40:00Z">
                      <w:r>
                        <w:rPr>
                          <w:rFonts w:hint="eastAsia"/>
                          <w:b/>
                          <w:szCs w:val="20"/>
                        </w:rPr>
                        <w:t>19</w:t>
                      </w:r>
                    </w:ins>
                  </w:p>
                </w:txbxContent>
              </v:textbox>
            </v:oval>
          </w:pict>
        </w:r>
      </w:ins>
      <w:ins w:id="12733" w:author="Gao, Guan-Wei (高貫偉 ITC)" w:date="2012-08-24T18:36:00Z">
        <w:r w:rsidRPr="002F02C9">
          <w:rPr>
            <w:noProof/>
            <w:rPrChange w:id="12734" w:author="Chen, Ivy (陳素貞 IEC1)" w:date="2015-01-12T13:45:00Z">
              <w:rPr>
                <w:noProof/>
              </w:rPr>
            </w:rPrChange>
          </w:rPr>
          <w:pict>
            <v:oval id="_x0000_s3927" style="position:absolute;left:0;text-align:left;margin-left:322.55pt;margin-top:139.55pt;width:19.45pt;height:17.25pt;z-index:251644416" fillcolor="yellow" strokecolor="red" strokeweight="1pt">
              <v:textbox style="mso-next-textbox:#_x0000_s3927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35" w:author="Gao, Guan-Wei (高貫偉 ITC)" w:date="2012-08-24T18:40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36" w:author="Gao, Guan-Wei (高貫偉 ITC)" w:date="2012-08-24T18:40:00Z">
                      <w:r>
                        <w:rPr>
                          <w:rFonts w:hint="eastAsia"/>
                          <w:b/>
                          <w:szCs w:val="20"/>
                        </w:rPr>
                        <w:t>18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2737" w:author="Chen, Ivy (陳素貞 IEC1)" w:date="2015-01-12T13:45:00Z">
              <w:rPr>
                <w:noProof/>
              </w:rPr>
            </w:rPrChange>
          </w:rPr>
          <w:pict>
            <v:oval id="_x0000_s3926" style="position:absolute;left:0;text-align:left;margin-left:331.5pt;margin-top:109.55pt;width:19.45pt;height:17.25pt;z-index:251643392" fillcolor="yellow" strokecolor="red" strokeweight="1pt">
              <v:textbox style="mso-next-textbox:#_x0000_s3926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38" w:author="Gao, Guan-Wei (高貫偉 ITC)" w:date="2012-08-24T18:40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39" w:author="Gao, Guan-Wei (高貫偉 ITC)" w:date="2012-08-24T18:40:00Z">
                      <w:r>
                        <w:rPr>
                          <w:rFonts w:hint="eastAsia"/>
                          <w:b/>
                          <w:szCs w:val="20"/>
                        </w:rPr>
                        <w:t>17</w:t>
                      </w:r>
                    </w:ins>
                  </w:p>
                </w:txbxContent>
              </v:textbox>
            </v:oval>
          </w:pict>
        </w:r>
      </w:ins>
      <w:ins w:id="12740" w:author="Gao, Guan-Wei (高貫偉 ITC)" w:date="2012-08-24T18:35:00Z">
        <w:r w:rsidRPr="002F02C9">
          <w:rPr>
            <w:noProof/>
            <w:rPrChange w:id="12741" w:author="Chen, Ivy (陳素貞 IEC1)" w:date="2015-01-12T13:45:00Z">
              <w:rPr>
                <w:noProof/>
              </w:rPr>
            </w:rPrChange>
          </w:rPr>
          <w:pict>
            <v:oval id="_x0000_s3925" style="position:absolute;left:0;text-align:left;margin-left:215.25pt;margin-top:108.05pt;width:19.45pt;height:17.25pt;z-index:251642368" fillcolor="yellow" strokecolor="red" strokeweight="1pt">
              <v:textbox style="mso-next-textbox:#_x0000_s3925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42" w:author="Gao, Guan-Wei (高貫偉 ITC)" w:date="2012-08-24T18:40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43" w:author="Gao, Guan-Wei (高貫偉 ITC)" w:date="2012-08-24T18:40:00Z">
                      <w:r>
                        <w:rPr>
                          <w:rFonts w:hint="eastAsia"/>
                          <w:b/>
                          <w:szCs w:val="20"/>
                        </w:rPr>
                        <w:t>16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2744" w:author="Chen, Ivy (陳素貞 IEC1)" w:date="2015-01-12T13:45:00Z">
              <w:rPr>
                <w:noProof/>
              </w:rPr>
            </w:rPrChange>
          </w:rPr>
          <w:pict>
            <v:oval id="_x0000_s3924" style="position:absolute;left:0;text-align:left;margin-left:90pt;margin-top:108.8pt;width:19.45pt;height:17.25pt;z-index:251641344" fillcolor="yellow" strokecolor="red" strokeweight="1pt">
              <v:textbox style="mso-next-textbox:#_x0000_s3924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45" w:author="Gao, Guan-Wei (高貫偉 ITC)" w:date="2012-08-24T18:40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46" w:author="Gao, Guan-Wei (高貫偉 ITC)" w:date="2012-08-24T18:40:00Z">
                      <w:r>
                        <w:rPr>
                          <w:rFonts w:hint="eastAsia"/>
                          <w:b/>
                          <w:szCs w:val="20"/>
                        </w:rPr>
                        <w:t>15</w:t>
                      </w:r>
                    </w:ins>
                  </w:p>
                </w:txbxContent>
              </v:textbox>
            </v:oval>
          </w:pict>
        </w:r>
      </w:ins>
      <w:ins w:id="12747" w:author="Gao, Guan-Wei (高貫偉 ITC)" w:date="2012-08-24T18:34:00Z">
        <w:r w:rsidRPr="002F02C9">
          <w:rPr>
            <w:noProof/>
            <w:rPrChange w:id="12748" w:author="Chen, Ivy (陳素貞 IEC1)" w:date="2015-01-12T13:45:00Z">
              <w:rPr>
                <w:noProof/>
              </w:rPr>
            </w:rPrChange>
          </w:rPr>
          <w:pict>
            <v:oval id="_x0000_s3923" style="position:absolute;left:0;text-align:left;margin-left:469.6pt;margin-top:91.55pt;width:19.45pt;height:17.25pt;z-index:251640320" fillcolor="yellow" strokecolor="red" strokeweight="1pt">
              <v:textbox style="mso-next-textbox:#_x0000_s3923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49" w:author="Gao, Guan-Wei (高貫偉 ITC)" w:date="2012-08-24T18:40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50" w:author="Gao, Guan-Wei (高貫偉 ITC)" w:date="2012-08-24T18:40:00Z">
                      <w:r>
                        <w:rPr>
                          <w:rFonts w:hint="eastAsia"/>
                          <w:b/>
                          <w:szCs w:val="20"/>
                        </w:rPr>
                        <w:t>14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2751" w:author="Chen, Ivy (陳素貞 IEC1)" w:date="2015-01-12T13:45:00Z">
              <w:rPr>
                <w:noProof/>
              </w:rPr>
            </w:rPrChange>
          </w:rPr>
          <w:pict>
            <v:oval id="_x0000_s3922" style="position:absolute;left:0;text-align:left;margin-left:331.5pt;margin-top:91.55pt;width:19.45pt;height:17.25pt;z-index:251639296" fillcolor="yellow" strokecolor="red" strokeweight="1pt">
              <v:textbox style="mso-next-textbox:#_x0000_s3922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52" w:author="Gao, Guan-Wei (高貫偉 ITC)" w:date="2012-08-24T18:40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53" w:author="Gao, Guan-Wei (高貫偉 ITC)" w:date="2012-08-24T18:40:00Z">
                      <w:r>
                        <w:rPr>
                          <w:rFonts w:hint="eastAsia"/>
                          <w:b/>
                          <w:szCs w:val="20"/>
                        </w:rPr>
                        <w:t>13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2754" w:author="Chen, Ivy (陳素貞 IEC1)" w:date="2015-01-12T13:45:00Z">
              <w:rPr>
                <w:noProof/>
              </w:rPr>
            </w:rPrChange>
          </w:rPr>
          <w:pict>
            <v:oval id="_x0000_s3921" style="position:absolute;left:0;text-align:left;margin-left:133.5pt;margin-top:90.8pt;width:19.45pt;height:17.25pt;z-index:251638272" fillcolor="yellow" strokecolor="red" strokeweight="1pt">
              <v:textbox style="mso-next-textbox:#_x0000_s3921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55" w:author="Gao, Guan-Wei (高貫偉 ITC)" w:date="2012-08-24T18:39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56" w:author="Gao, Guan-Wei (高貫偉 ITC)" w:date="2012-08-24T18:39:00Z">
                      <w:r>
                        <w:rPr>
                          <w:rFonts w:hint="eastAsia"/>
                          <w:b/>
                          <w:szCs w:val="20"/>
                        </w:rPr>
                        <w:t>12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2757" w:author="Chen, Ivy (陳素貞 IEC1)" w:date="2015-01-12T13:45:00Z">
              <w:rPr>
                <w:noProof/>
              </w:rPr>
            </w:rPrChange>
          </w:rPr>
          <w:pict>
            <v:oval id="_x0000_s3920" style="position:absolute;left:0;text-align:left;margin-left:331.5pt;margin-top:72.2pt;width:19.45pt;height:17.25pt;z-index:251637248" fillcolor="yellow" strokecolor="red" strokeweight="1pt">
              <v:textbox style="mso-next-textbox:#_x0000_s3920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58" w:author="Gao, Guan-Wei (高貫偉 ITC)" w:date="2012-08-24T18:39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59" w:author="Gao, Guan-Wei (高貫偉 ITC)" w:date="2012-08-24T18:39:00Z">
                      <w:r>
                        <w:rPr>
                          <w:rFonts w:hint="eastAsia"/>
                          <w:b/>
                          <w:szCs w:val="20"/>
                        </w:rPr>
                        <w:t>11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2760" w:author="Chen, Ivy (陳素貞 IEC1)" w:date="2015-01-12T13:45:00Z">
              <w:rPr>
                <w:noProof/>
              </w:rPr>
            </w:rPrChange>
          </w:rPr>
          <w:pict>
            <v:oval id="_x0000_s3919" style="position:absolute;left:0;text-align:left;margin-left:215.25pt;margin-top:73.55pt;width:19.45pt;height:17.25pt;z-index:251636224" fillcolor="yellow" strokecolor="red" strokeweight="1pt">
              <v:textbox style="mso-next-textbox:#_x0000_s3919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61" w:author="Gao, Guan-Wei (高貫偉 ITC)" w:date="2012-08-24T18:39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62" w:author="Gao, Guan-Wei (高貫偉 ITC)" w:date="2012-08-24T18:39:00Z">
                      <w:r>
                        <w:rPr>
                          <w:rFonts w:hint="eastAsia"/>
                          <w:b/>
                          <w:szCs w:val="20"/>
                        </w:rPr>
                        <w:t>10</w:t>
                      </w:r>
                    </w:ins>
                  </w:p>
                </w:txbxContent>
              </v:textbox>
            </v:oval>
          </w:pict>
        </w:r>
      </w:ins>
      <w:ins w:id="12763" w:author="Gao, Guan-Wei (高貫偉 ITC)" w:date="2012-08-24T18:33:00Z">
        <w:r w:rsidRPr="002F02C9">
          <w:rPr>
            <w:noProof/>
            <w:rPrChange w:id="12764" w:author="Chen, Ivy (陳素貞 IEC1)" w:date="2015-01-12T13:45:00Z">
              <w:rPr>
                <w:noProof/>
              </w:rPr>
            </w:rPrChange>
          </w:rPr>
          <w:pict>
            <v:oval id="_x0000_s3918" style="position:absolute;left:0;text-align:left;margin-left:90pt;margin-top:73.55pt;width:19.45pt;height:17.25pt;z-index:251635200" fillcolor="yellow" strokecolor="red" strokeweight="1pt">
              <v:textbox style="mso-next-textbox:#_x0000_s3918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65" w:author="Gao, Guan-Wei (高貫偉 ITC)" w:date="2012-08-24T18:39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66" w:author="Gao, Guan-Wei (高貫偉 ITC)" w:date="2012-08-24T18:39:00Z">
                      <w:r>
                        <w:rPr>
                          <w:rFonts w:hint="eastAsia"/>
                          <w:b/>
                          <w:szCs w:val="20"/>
                        </w:rPr>
                        <w:t>9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2767" w:author="Chen, Ivy (陳素貞 IEC1)" w:date="2015-01-12T13:45:00Z">
              <w:rPr>
                <w:noProof/>
              </w:rPr>
            </w:rPrChange>
          </w:rPr>
          <w:pict>
            <v:oval id="_x0000_s3917" style="position:absolute;left:0;text-align:left;margin-left:470.35pt;margin-top:54.2pt;width:19.45pt;height:17.25pt;z-index:251634176" fillcolor="yellow" strokecolor="red" strokeweight="1pt">
              <v:textbox style="mso-next-textbox:#_x0000_s3917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68" w:author="Gao, Guan-Wei (高貫偉 ITC)" w:date="2012-08-24T18:39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69" w:author="Gao, Guan-Wei (高貫偉 ITC)" w:date="2012-08-24T18:39:00Z">
                      <w:r>
                        <w:rPr>
                          <w:rFonts w:hint="eastAsia"/>
                          <w:b/>
                          <w:szCs w:val="20"/>
                        </w:rPr>
                        <w:t>8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2770" w:author="Chen, Ivy (陳素貞 IEC1)" w:date="2015-01-12T13:45:00Z">
              <w:rPr>
                <w:noProof/>
              </w:rPr>
            </w:rPrChange>
          </w:rPr>
          <w:pict>
            <v:oval id="_x0000_s3916" style="position:absolute;left:0;text-align:left;margin-left:331.5pt;margin-top:52.7pt;width:19.45pt;height:17.25pt;z-index:251633152" fillcolor="yellow" strokecolor="red" strokeweight="1pt">
              <v:textbox style="mso-next-textbox:#_x0000_s3916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7</w:t>
                    </w:r>
                  </w:p>
                </w:txbxContent>
              </v:textbox>
            </v:oval>
          </w:pict>
        </w:r>
      </w:ins>
      <w:ins w:id="12771" w:author="Gao, Guan-Wei (高貫偉 ITC)" w:date="2012-08-24T18:32:00Z">
        <w:r w:rsidRPr="002F02C9">
          <w:rPr>
            <w:noProof/>
            <w:rPrChange w:id="12772" w:author="Chen, Ivy (陳素貞 IEC1)" w:date="2015-01-12T13:45:00Z">
              <w:rPr>
                <w:noProof/>
              </w:rPr>
            </w:rPrChange>
          </w:rPr>
          <w:pict>
            <v:oval id="_x0000_s3915" style="position:absolute;left:0;text-align:left;margin-left:215.25pt;margin-top:54.2pt;width:19.45pt;height:17.25pt;z-index:251632128" fillcolor="yellow" strokecolor="red" strokeweight="1pt">
              <v:textbox style="mso-next-textbox:#_x0000_s3915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73" w:author="Gao, Guan-Wei (高貫偉 ITC)" w:date="2012-08-24T18:39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74" w:author="Gao, Guan-Wei (高貫偉 ITC)" w:date="2012-08-24T18:39:00Z">
                      <w:r>
                        <w:rPr>
                          <w:rFonts w:hint="eastAsia"/>
                          <w:b/>
                          <w:szCs w:val="20"/>
                        </w:rPr>
                        <w:t>6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2775" w:author="Chen, Ivy (陳素貞 IEC1)" w:date="2015-01-12T13:45:00Z">
              <w:rPr>
                <w:noProof/>
              </w:rPr>
            </w:rPrChange>
          </w:rPr>
          <w:pict>
            <v:oval id="_x0000_s3914" style="position:absolute;left:0;text-align:left;margin-left:86.25pt;margin-top:53.45pt;width:19.45pt;height:17.25pt;z-index:251631104" fillcolor="yellow" strokecolor="red" strokeweight="1pt">
              <v:textbox style="mso-next-textbox:#_x0000_s3914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76" w:author="Gao, Guan-Wei (高貫偉 ITC)" w:date="2012-08-24T18:39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77" w:author="Gao, Guan-Wei (高貫偉 ITC)" w:date="2012-08-24T18:39:00Z">
                      <w:r>
                        <w:rPr>
                          <w:rFonts w:hint="eastAsia"/>
                          <w:b/>
                          <w:szCs w:val="20"/>
                        </w:rPr>
                        <w:t>5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2778" w:author="Chen, Ivy (陳素貞 IEC1)" w:date="2015-01-12T13:45:00Z">
              <w:rPr>
                <w:noProof/>
              </w:rPr>
            </w:rPrChange>
          </w:rPr>
          <w:pict>
            <v:oval id="_x0000_s3913" style="position:absolute;left:0;text-align:left;margin-left:469.6pt;margin-top:30.2pt;width:19.45pt;height:17.25pt;z-index:251630080" fillcolor="yellow" strokecolor="red" strokeweight="1pt">
              <v:textbox style="mso-next-textbox:#_x0000_s3913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79" w:author="Gao, Guan-Wei (高貫偉 ITC)" w:date="2012-08-24T18:39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80" w:author="Gao, Guan-Wei (高貫偉 ITC)" w:date="2012-08-24T18:39:00Z">
                      <w:r>
                        <w:rPr>
                          <w:rFonts w:hint="eastAsia"/>
                          <w:b/>
                          <w:szCs w:val="20"/>
                        </w:rPr>
                        <w:t>4</w:t>
                      </w:r>
                    </w:ins>
                  </w:p>
                </w:txbxContent>
              </v:textbox>
            </v:oval>
          </w:pict>
        </w:r>
      </w:ins>
      <w:ins w:id="12781" w:author="Gao, Guan-Wei (高貫偉 ITC)" w:date="2012-08-24T18:31:00Z">
        <w:r w:rsidRPr="002F02C9">
          <w:rPr>
            <w:noProof/>
            <w:rPrChange w:id="12782" w:author="Chen, Ivy (陳素貞 IEC1)" w:date="2015-01-12T13:45:00Z">
              <w:rPr>
                <w:noProof/>
              </w:rPr>
            </w:rPrChange>
          </w:rPr>
          <w:pict>
            <v:oval id="_x0000_s3912" style="position:absolute;left:0;text-align:left;margin-left:330pt;margin-top:30.95pt;width:19.45pt;height:17.25pt;z-index:251629056" fillcolor="yellow" strokecolor="red" strokeweight="1pt">
              <v:textbox style="mso-next-textbox:#_x0000_s3912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83" w:author="Gao, Guan-Wei (高貫偉 ITC)" w:date="2012-08-24T18:39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84" w:author="Gao, Guan-Wei (高貫偉 ITC)" w:date="2012-08-24T18:39:00Z">
                      <w:r>
                        <w:rPr>
                          <w:rFonts w:hint="eastAsia"/>
                          <w:b/>
                          <w:szCs w:val="20"/>
                        </w:rPr>
                        <w:t>3</w:t>
                      </w:r>
                    </w:ins>
                  </w:p>
                </w:txbxContent>
              </v:textbox>
            </v:oval>
          </w:pict>
        </w:r>
      </w:ins>
      <w:ins w:id="12785" w:author="Gao, Guan-Wei (高貫偉 ITC)" w:date="2012-08-24T18:28:00Z">
        <w:r w:rsidRPr="002F02C9">
          <w:rPr>
            <w:noProof/>
            <w:rPrChange w:id="12786" w:author="Chen, Ivy (陳素貞 IEC1)" w:date="2015-01-12T13:45:00Z">
              <w:rPr>
                <w:noProof/>
              </w:rPr>
            </w:rPrChange>
          </w:rPr>
          <w:pict>
            <v:oval id="_x0000_s3895" style="position:absolute;left:0;text-align:left;margin-left:215.25pt;margin-top:30.95pt;width:19.45pt;height:17.25pt;z-index:251628032" fillcolor="yellow" strokecolor="red" strokeweight="1pt">
              <v:textbox style="mso-next-textbox:#_x0000_s3895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87" w:author="Gao, Guan-Wei (高貫偉 ITC)" w:date="2012-08-24T18:39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2788" w:author="Gao, Guan-Wei (高貫偉 ITC)" w:date="2012-08-24T18:39:00Z">
                      <w:r>
                        <w:rPr>
                          <w:rFonts w:hint="eastAsia"/>
                          <w:b/>
                          <w:szCs w:val="20"/>
                        </w:rPr>
                        <w:t>2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2789" w:author="Chen, Ivy (陳素貞 IEC1)" w:date="2015-01-12T13:45:00Z">
              <w:rPr>
                <w:noProof/>
              </w:rPr>
            </w:rPrChange>
          </w:rPr>
          <w:pict>
            <v:oval id="_x0000_s3893" style="position:absolute;left:0;text-align:left;margin-left:85.5pt;margin-top:30.95pt;width:19.45pt;height:17.25pt;z-index:251625984" fillcolor="yellow" strokecolor="red" strokeweight="1pt">
              <v:textbox style="mso-next-textbox:#_x0000_s3893;mso-fit-shape-to-text:t" inset="0,0,0,0">
                <w:txbxContent>
                  <w:p w:rsidR="003B389F" w:rsidRPr="008721B4" w:rsidRDefault="003B389F" w:rsidP="00F02448">
                    <w:pPr>
                      <w:jc w:val="center"/>
                      <w:rPr>
                        <w:b/>
                        <w:szCs w:val="20"/>
                      </w:rPr>
                    </w:pPr>
                    <w:del w:id="12790" w:author="Gao, Guan-Wei (高貫偉 ITC)" w:date="2012-08-24T18:39:00Z">
                      <w:r w:rsidDel="0093083A">
                        <w:rPr>
                          <w:rFonts w:hint="eastAsia"/>
                          <w:b/>
                          <w:szCs w:val="20"/>
                        </w:rPr>
                        <w:delText>6</w:delText>
                      </w:r>
                    </w:del>
                    <w:ins w:id="12791" w:author="Gao, Guan-Wei (高貫偉 ITC)" w:date="2012-08-24T18:39:00Z">
                      <w:r>
                        <w:rPr>
                          <w:rFonts w:hint="eastAsia"/>
                          <w:b/>
                          <w:szCs w:val="20"/>
                        </w:rPr>
                        <w:t>1</w:t>
                      </w:r>
                    </w:ins>
                  </w:p>
                </w:txbxContent>
              </v:textbox>
            </v:oval>
          </w:pict>
        </w:r>
      </w:ins>
      <w:ins w:id="12792" w:author="Gao, Guan-Wei (高貫偉 ITC)" w:date="2012-08-24T18:31:00Z">
        <w:r w:rsidR="003B389F" w:rsidRPr="002F02C9">
          <w:rPr>
            <w:noProof/>
            <w:lang w:eastAsia="zh-TW"/>
            <w:rPrChange w:id="12793" w:author="Chen, Ivy (陳素貞 IEC1)" w:date="2015-01-12T13:45:00Z">
              <w:rPr>
                <w:rFonts w:ascii="Arial" w:hAnsi="Arial" w:cs="Arial"/>
                <w:b/>
                <w:bCs/>
                <w:noProof/>
                <w:color w:val="0000FF"/>
                <w:sz w:val="24"/>
                <w:szCs w:val="26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4121785"/>
              <wp:effectExtent l="19050" t="0" r="635" b="0"/>
              <wp:docPr id="18" name="图片 17" descr="FAI Information Maintai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FAI Information Maintain.jpg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4121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02448" w:rsidRPr="002F02C9" w:rsidRDefault="00152C15" w:rsidP="00F02448">
      <w:pPr>
        <w:pStyle w:val="4"/>
        <w:rPr>
          <w:ins w:id="12794" w:author="Gao, Guan-Wei (高貫偉 ITC)" w:date="2012-08-24T18:28:00Z"/>
          <w:rPrChange w:id="12795" w:author="Chen, Ivy (陳素貞 IEC1)" w:date="2015-01-12T13:45:00Z">
            <w:rPr>
              <w:ins w:id="12796" w:author="Gao, Guan-Wei (高貫偉 ITC)" w:date="2012-08-24T18:28:00Z"/>
            </w:rPr>
          </w:rPrChange>
        </w:rPr>
      </w:pPr>
      <w:ins w:id="12797" w:author="Gao, Guan-Wei (高貫偉 ITC)" w:date="2012-08-24T18:28:00Z">
        <w:r w:rsidRPr="002F02C9">
          <w:rPr>
            <w:rFonts w:hint="eastAsia"/>
            <w:rPrChange w:id="1279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界面說明</w:t>
        </w:r>
      </w:ins>
    </w:p>
    <w:p w:rsidR="00F02448" w:rsidRPr="002F02C9" w:rsidRDefault="00152C15" w:rsidP="00F02448">
      <w:pPr>
        <w:rPr>
          <w:ins w:id="12799" w:author="Gao, Guan-Wei (高貫偉 ITC)" w:date="2012-08-24T18:28:00Z"/>
          <w:rPrChange w:id="12800" w:author="Chen, Ivy (陳素貞 IEC1)" w:date="2015-01-12T13:45:00Z">
            <w:rPr>
              <w:ins w:id="12801" w:author="Gao, Guan-Wei (高貫偉 ITC)" w:date="2012-08-24T18:28:00Z"/>
            </w:rPr>
          </w:rPrChange>
        </w:rPr>
      </w:pPr>
      <w:ins w:id="12802" w:author="Gao, Guan-Wei (高貫偉 ITC)" w:date="2012-08-24T18:28:00Z">
        <w:r w:rsidRPr="002F02C9">
          <w:rPr>
            <w:rFonts w:hint="eastAsia"/>
            <w:rPrChange w:id="1280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12804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1280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界面名稱：</w:t>
        </w:r>
      </w:ins>
      <w:ins w:id="12806" w:author="Gao, Guan-Wei (高貫偉 ITC)" w:date="2012-08-24T18:40:00Z">
        <w:r w:rsidRPr="002F02C9">
          <w:rPr>
            <w:rPrChange w:id="12807" w:author="Chen, Ivy (陳素貞 IEC1)" w:date="2015-01-12T13:45:00Z">
              <w:rPr>
                <w:color w:val="0000FF"/>
                <w:u w:val="single"/>
              </w:rPr>
            </w:rPrChange>
          </w:rPr>
          <w:t>FA</w:t>
        </w:r>
      </w:ins>
      <w:ins w:id="12808" w:author="Gao, Guan-Wei (高貫偉 ITC)" w:date="2012-08-24T18:41:00Z">
        <w:r w:rsidRPr="002F02C9">
          <w:rPr>
            <w:rPrChange w:id="12809" w:author="Chen, Ivy (陳素貞 IEC1)" w:date="2015-01-12T13:45:00Z">
              <w:rPr>
                <w:color w:val="0000FF"/>
                <w:u w:val="single"/>
              </w:rPr>
            </w:rPrChange>
          </w:rPr>
          <w:t>I</w:t>
        </w:r>
      </w:ins>
      <w:ins w:id="12810" w:author="Gao, Guan-Wei (高貫偉 ITC)" w:date="2012-08-24T18:40:00Z">
        <w:r w:rsidRPr="002F02C9">
          <w:rPr>
            <w:rPrChange w:id="12811" w:author="Chen, Ivy (陳素貞 IEC1)" w:date="2015-01-12T13:45:00Z">
              <w:rPr>
                <w:color w:val="0000FF"/>
                <w:u w:val="single"/>
              </w:rPr>
            </w:rPrChange>
          </w:rPr>
          <w:t xml:space="preserve"> Information</w:t>
        </w:r>
      </w:ins>
      <w:ins w:id="12812" w:author="Gao, Guan-Wei (高貫偉 ITC)" w:date="2012-08-24T18:28:00Z">
        <w:r w:rsidRPr="002F02C9">
          <w:rPr>
            <w:rFonts w:hint="eastAsia"/>
            <w:rPrChange w:id="1281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维护界面。</w:t>
        </w:r>
      </w:ins>
    </w:p>
    <w:p w:rsidR="00F02448" w:rsidRPr="002F02C9" w:rsidRDefault="00152C15" w:rsidP="00F02448">
      <w:pPr>
        <w:jc w:val="both"/>
        <w:rPr>
          <w:ins w:id="12814" w:author="Gao, Guan-Wei (高貫偉 ITC)" w:date="2012-08-24T18:28:00Z"/>
          <w:rPrChange w:id="12815" w:author="Chen, Ivy (陳素貞 IEC1)" w:date="2015-01-12T13:45:00Z">
            <w:rPr>
              <w:ins w:id="12816" w:author="Gao, Guan-Wei (高貫偉 ITC)" w:date="2012-08-24T18:28:00Z"/>
            </w:rPr>
          </w:rPrChange>
        </w:rPr>
      </w:pPr>
      <w:ins w:id="12817" w:author="Gao, Guan-Wei (高貫偉 ITC)" w:date="2012-08-24T18:28:00Z">
        <w:r w:rsidRPr="002F02C9">
          <w:rPr>
            <w:rFonts w:hint="eastAsia"/>
            <w:rPrChange w:id="1281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12819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1282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概述：</w:t>
        </w:r>
        <w:r w:rsidRPr="002F02C9">
          <w:rPr>
            <w:rFonts w:eastAsia="新細明體" w:hint="eastAsia"/>
            <w:rPrChange w:id="12821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使用此界面來</w:t>
        </w:r>
        <w:r w:rsidRPr="002F02C9">
          <w:rPr>
            <w:rFonts w:ascii="SimSun" w:hAnsi="SimSun" w:hint="eastAsia"/>
            <w:rPrChange w:id="12822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维护</w:t>
        </w:r>
      </w:ins>
      <w:ins w:id="12823" w:author="Gao, Guan-Wei (高貫偉 ITC)" w:date="2012-08-24T18:41:00Z">
        <w:r w:rsidRPr="002F02C9">
          <w:rPr>
            <w:rPrChange w:id="12824" w:author="Chen, Ivy (陳素貞 IEC1)" w:date="2015-01-12T13:45:00Z">
              <w:rPr>
                <w:color w:val="0000FF"/>
                <w:u w:val="single"/>
              </w:rPr>
            </w:rPrChange>
          </w:rPr>
          <w:t>FAI Information</w:t>
        </w:r>
      </w:ins>
      <w:ins w:id="12825" w:author="Gao, Guan-Wei (高貫偉 ITC)" w:date="2012-08-24T18:28:00Z">
        <w:r w:rsidRPr="002F02C9">
          <w:rPr>
            <w:rFonts w:hint="eastAsia"/>
            <w:rPrChange w:id="1282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 w:hint="eastAsia"/>
            <w:rPrChange w:id="12827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资料</w:t>
        </w:r>
        <w:r w:rsidRPr="002F02C9">
          <w:rPr>
            <w:rFonts w:hint="eastAsia"/>
            <w:rPrChange w:id="12828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F02448" w:rsidRPr="002F02C9" w:rsidRDefault="00152C15" w:rsidP="00F02448">
      <w:pPr>
        <w:rPr>
          <w:ins w:id="12829" w:author="Gao, Guan-Wei (高貫偉 ITC)" w:date="2012-08-24T18:28:00Z"/>
          <w:lang w:eastAsia="zh-TW"/>
          <w:rPrChange w:id="12830" w:author="Chen, Ivy (陳素貞 IEC1)" w:date="2015-01-12T13:45:00Z">
            <w:rPr>
              <w:ins w:id="12831" w:author="Gao, Guan-Wei (高貫偉 ITC)" w:date="2012-08-24T18:28:00Z"/>
              <w:lang w:eastAsia="zh-TW"/>
            </w:rPr>
          </w:rPrChange>
        </w:rPr>
      </w:pPr>
      <w:ins w:id="12832" w:author="Gao, Guan-Wei (高貫偉 ITC)" w:date="2012-08-24T18:28:00Z">
        <w:r w:rsidRPr="002F02C9">
          <w:rPr>
            <w:rFonts w:hint="eastAsia"/>
            <w:lang w:eastAsia="zh-TW"/>
            <w:rPrChange w:id="12833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●</w:t>
        </w:r>
        <w:r w:rsidRPr="002F02C9">
          <w:rPr>
            <w:lang w:eastAsia="zh-TW"/>
            <w:rPrChange w:id="12834" w:author="Chen, Ivy (陳素貞 IEC1)" w:date="2015-01-12T13:45:00Z">
              <w:rPr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hint="eastAsia"/>
            <w:lang w:eastAsia="zh-TW"/>
            <w:rPrChange w:id="12835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lang w:eastAsia="zh-TW"/>
            <w:rPrChange w:id="12836" w:author="Chen, Ivy (陳素貞 IEC1)" w:date="2015-01-12T13:45:00Z">
              <w:rPr>
                <w:rFonts w:eastAsia="新細明體"/>
                <w:color w:val="0000FF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lang w:eastAsia="zh-TW"/>
            <w:rPrChange w:id="12837" w:author="Chen, Ivy (陳素貞 IEC1)" w:date="2015-01-12T13:45:00Z">
              <w:rPr>
                <w:rFonts w:eastAsia="新細明體" w:hint="eastAsia"/>
                <w:color w:val="0000FF"/>
                <w:u w:val="single"/>
                <w:lang w:eastAsia="zh-TW"/>
              </w:rPr>
            </w:rPrChange>
          </w:rPr>
          <w:t>界面</w:t>
        </w:r>
        <w:r w:rsidRPr="002F02C9">
          <w:rPr>
            <w:rFonts w:ascii="SimSun" w:hAnsi="SimSun" w:hint="eastAsia"/>
            <w:lang w:eastAsia="zh-TW"/>
            <w:rPrChange w:id="12838" w:author="Chen, Ivy (陳素貞 IEC1)" w:date="2015-01-12T13:45:00Z">
              <w:rPr>
                <w:rFonts w:ascii="SimSun" w:hAnsi="SimSun" w:hint="eastAsia"/>
                <w:color w:val="0000FF"/>
                <w:u w:val="single"/>
                <w:lang w:eastAsia="zh-TW"/>
              </w:rPr>
            </w:rPrChange>
          </w:rPr>
          <w:t>，不固定尺寸</w:t>
        </w:r>
        <w:r w:rsidRPr="002F02C9">
          <w:rPr>
            <w:rFonts w:hint="eastAsia"/>
            <w:lang w:eastAsia="zh-TW"/>
            <w:rPrChange w:id="12839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。</w:t>
        </w:r>
      </w:ins>
    </w:p>
    <w:p w:rsidR="00F02448" w:rsidRPr="002F02C9" w:rsidRDefault="00152C15" w:rsidP="00F02448">
      <w:pPr>
        <w:rPr>
          <w:ins w:id="12840" w:author="Gao, Guan-Wei (高貫偉 ITC)" w:date="2012-08-24T18:28:00Z"/>
          <w:rPrChange w:id="12841" w:author="Chen, Ivy (陳素貞 IEC1)" w:date="2015-01-12T13:45:00Z">
            <w:rPr>
              <w:ins w:id="12842" w:author="Gao, Guan-Wei (高貫偉 ITC)" w:date="2012-08-24T18:28:00Z"/>
            </w:rPr>
          </w:rPrChange>
        </w:rPr>
      </w:pPr>
      <w:ins w:id="12843" w:author="Gao, Guan-Wei (高貫偉 ITC)" w:date="2012-08-24T18:28:00Z">
        <w:r w:rsidRPr="002F02C9">
          <w:rPr>
            <w:rFonts w:hint="eastAsia"/>
            <w:rPrChange w:id="1284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12845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1284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進入途徑：</w:t>
        </w:r>
        <w:r w:rsidRPr="002F02C9">
          <w:rPr>
            <w:rFonts w:eastAsia="新細明體" w:hint="eastAsia"/>
            <w:rPrChange w:id="12847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在</w:t>
        </w:r>
        <w:r w:rsidRPr="002F02C9">
          <w:rPr>
            <w:rFonts w:ascii="SimSun" w:hAnsi="SimSun"/>
            <w:rPrChange w:id="12848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iMES</w:t>
        </w:r>
        <w:r w:rsidRPr="002F02C9">
          <w:rPr>
            <w:rFonts w:ascii="SimSun" w:hAnsi="SimSun" w:hint="eastAsia"/>
            <w:rPrChange w:id="12849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框架</w:t>
        </w:r>
        <w:r w:rsidRPr="002F02C9">
          <w:rPr>
            <w:rFonts w:ascii="SimSun" w:hAnsi="SimSun"/>
            <w:rPrChange w:id="12850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Function Tree</w:t>
        </w:r>
        <w:r w:rsidRPr="002F02C9">
          <w:rPr>
            <w:rFonts w:ascii="SimSun" w:hAnsi="SimSun" w:hint="eastAsia"/>
            <w:rPrChange w:id="12851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/>
            <w:rPrChange w:id="12852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Maintain</w:t>
        </w:r>
        <w:r w:rsidRPr="002F02C9">
          <w:rPr>
            <w:rFonts w:ascii="SimSun" w:hAnsi="SimSun" w:hint="eastAsia"/>
            <w:rPrChange w:id="12853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节点下点击“</w:t>
        </w:r>
      </w:ins>
      <w:ins w:id="12854" w:author="Gao, Guan-Wei (高貫偉 ITC)" w:date="2012-08-24T18:41:00Z">
        <w:r w:rsidRPr="002F02C9">
          <w:rPr>
            <w:rPrChange w:id="12855" w:author="Chen, Ivy (陳素貞 IEC1)" w:date="2015-01-12T13:45:00Z">
              <w:rPr>
                <w:color w:val="0000FF"/>
                <w:u w:val="single"/>
              </w:rPr>
            </w:rPrChange>
          </w:rPr>
          <w:t>FAI Information</w:t>
        </w:r>
      </w:ins>
      <w:ins w:id="12856" w:author="Gao, Guan-Wei (高貫偉 ITC)" w:date="2012-08-24T18:28:00Z">
        <w:r w:rsidRPr="002F02C9">
          <w:rPr>
            <w:rPrChange w:id="12857" w:author="Chen, Ivy (陳素貞 IEC1)" w:date="2015-01-12T13:45:00Z">
              <w:rPr>
                <w:color w:val="0000FF"/>
                <w:u w:val="single"/>
              </w:rPr>
            </w:rPrChange>
          </w:rPr>
          <w:t xml:space="preserve"> Maintain</w:t>
        </w:r>
        <w:r w:rsidRPr="002F02C9">
          <w:rPr>
            <w:rFonts w:ascii="SimSun" w:hAnsi="SimSun" w:hint="eastAsia"/>
            <w:rPrChange w:id="12858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”节点后进入</w:t>
        </w:r>
        <w:r w:rsidRPr="002F02C9">
          <w:rPr>
            <w:rFonts w:hint="eastAsia"/>
            <w:rPrChange w:id="12859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F02448" w:rsidRPr="002F02C9" w:rsidRDefault="00152C15" w:rsidP="00F02448">
      <w:pPr>
        <w:rPr>
          <w:ins w:id="12860" w:author="Gao, Guan-Wei (高貫偉 ITC)" w:date="2012-08-24T18:28:00Z"/>
          <w:rPrChange w:id="12861" w:author="Chen, Ivy (陳素貞 IEC1)" w:date="2015-01-12T13:45:00Z">
            <w:rPr>
              <w:ins w:id="12862" w:author="Gao, Guan-Wei (高貫偉 ITC)" w:date="2012-08-24T18:28:00Z"/>
            </w:rPr>
          </w:rPrChange>
        </w:rPr>
      </w:pPr>
      <w:ins w:id="12863" w:author="Gao, Guan-Wei (高貫偉 ITC)" w:date="2012-08-24T18:28:00Z">
        <w:r w:rsidRPr="002F02C9">
          <w:rPr>
            <w:rFonts w:hint="eastAsia"/>
            <w:rPrChange w:id="1286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12865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1286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用例：</w:t>
        </w:r>
      </w:ins>
    </w:p>
    <w:p w:rsidR="00F02448" w:rsidRPr="002F02C9" w:rsidRDefault="00152C15" w:rsidP="00F02448">
      <w:pPr>
        <w:rPr>
          <w:ins w:id="12867" w:author="Gao, Guan-Wei (高貫偉 ITC)" w:date="2012-08-24T18:28:00Z"/>
          <w:rFonts w:eastAsiaTheme="minorEastAsia"/>
          <w:rPrChange w:id="12868" w:author="Chen, Ivy (陳素貞 IEC1)" w:date="2015-01-12T13:45:00Z">
            <w:rPr>
              <w:ins w:id="12869" w:author="Gao, Guan-Wei (高貫偉 ITC)" w:date="2012-08-24T18:28:00Z"/>
              <w:rFonts w:eastAsiaTheme="minorEastAsia"/>
            </w:rPr>
          </w:rPrChange>
        </w:rPr>
      </w:pPr>
      <w:ins w:id="12870" w:author="Gao, Guan-Wei (高貫偉 ITC)" w:date="2012-08-24T18:28:00Z">
        <w:r w:rsidRPr="002F02C9">
          <w:rPr>
            <w:rFonts w:hint="eastAsia"/>
            <w:rPrChange w:id="1287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12872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eastAsia="新細明體" w:hint="eastAsia"/>
            <w:rPrChange w:id="12873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特殊考量：此界面</w:t>
        </w:r>
        <w:r w:rsidRPr="002F02C9">
          <w:rPr>
            <w:rFonts w:hint="eastAsia"/>
            <w:rPrChange w:id="1287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仅能够维护</w:t>
        </w:r>
      </w:ins>
      <w:ins w:id="12875" w:author="Gao, Guan-Wei (高貫偉 ITC)" w:date="2012-08-24T18:41:00Z">
        <w:r w:rsidRPr="002F02C9">
          <w:rPr>
            <w:rPrChange w:id="12876" w:author="Chen, Ivy (陳素貞 IEC1)" w:date="2015-01-12T13:45:00Z">
              <w:rPr>
                <w:color w:val="0000FF"/>
                <w:u w:val="single"/>
              </w:rPr>
            </w:rPrChange>
          </w:rPr>
          <w:t xml:space="preserve">FAI Information </w:t>
        </w:r>
      </w:ins>
      <w:ins w:id="12877" w:author="Gao, Guan-Wei (高貫偉 ITC)" w:date="2012-08-24T18:28:00Z">
        <w:r w:rsidRPr="002F02C9">
          <w:rPr>
            <w:rPrChange w:id="12878" w:author="Chen, Ivy (陳素貞 IEC1)" w:date="2015-01-12T13:45:00Z">
              <w:rPr>
                <w:color w:val="0000FF"/>
                <w:u w:val="single"/>
              </w:rPr>
            </w:rPrChange>
          </w:rPr>
          <w:t>Maintain</w:t>
        </w:r>
        <w:r w:rsidRPr="002F02C9">
          <w:rPr>
            <w:rFonts w:hint="eastAsia"/>
            <w:rPrChange w:id="12879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的人</w:t>
        </w:r>
        <w:r w:rsidRPr="002F02C9">
          <w:rPr>
            <w:rFonts w:eastAsia="新細明體" w:hint="eastAsia"/>
            <w:rPrChange w:id="12880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有權限進來</w:t>
        </w:r>
      </w:ins>
    </w:p>
    <w:p w:rsidR="00F02448" w:rsidRPr="002F02C9" w:rsidRDefault="00152C15" w:rsidP="00F02448">
      <w:pPr>
        <w:rPr>
          <w:ins w:id="12881" w:author="Gao, Guan-Wei (高貫偉 ITC)" w:date="2012-08-24T18:28:00Z"/>
          <w:rFonts w:eastAsiaTheme="minorEastAsia"/>
          <w:rPrChange w:id="12882" w:author="Chen, Ivy (陳素貞 IEC1)" w:date="2015-01-12T13:45:00Z">
            <w:rPr>
              <w:ins w:id="12883" w:author="Gao, Guan-Wei (高貫偉 ITC)" w:date="2012-08-24T18:28:00Z"/>
              <w:rFonts w:eastAsiaTheme="minorEastAsia"/>
            </w:rPr>
          </w:rPrChange>
        </w:rPr>
      </w:pPr>
      <w:ins w:id="12884" w:author="Gao, Guan-Wei (高貫偉 ITC)" w:date="2012-08-24T18:28:00Z">
        <w:r w:rsidRPr="002F02C9">
          <w:rPr>
            <w:rFonts w:hint="eastAsia"/>
            <w:rPrChange w:id="1288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●对应数据表：</w:t>
        </w:r>
      </w:ins>
      <w:ins w:id="12886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88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FAI_INFO(IECPN varchar(</w:t>
        </w:r>
      </w:ins>
      <w:ins w:id="12888" w:author="Gao, Guan-Wei (高貫偉 ITC)" w:date="2012-08-24T18:43:00Z">
        <w:r w:rsidRPr="002F02C9">
          <w:rPr>
            <w:rFonts w:ascii="Courier New" w:hAnsi="Courier New" w:cs="Courier New"/>
            <w:noProof/>
            <w:szCs w:val="20"/>
            <w:rPrChange w:id="1288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20</w:t>
        </w:r>
      </w:ins>
      <w:ins w:id="12890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89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) not null PK;</w:t>
        </w:r>
      </w:ins>
      <w:ins w:id="12892" w:author="Gao, Guan-Wei (高貫偉 ITC)" w:date="2012-08-24T18:43:00Z">
        <w:r w:rsidRPr="002F02C9">
          <w:rPr>
            <w:rFonts w:ascii="Courier New" w:hAnsi="Courier New" w:cs="Courier New"/>
            <w:noProof/>
            <w:szCs w:val="20"/>
            <w:rPrChange w:id="1289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</w:ins>
      <w:ins w:id="12894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89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HPQPN</w:t>
        </w:r>
      </w:ins>
      <w:ins w:id="12896" w:author="Gao, Guan-Wei (高貫偉 ITC)" w:date="2012-08-24T18:43:00Z">
        <w:r w:rsidRPr="002F02C9">
          <w:rPr>
            <w:rFonts w:ascii="Courier New" w:hAnsi="Courier New" w:cs="Courier New"/>
            <w:noProof/>
            <w:szCs w:val="20"/>
            <w:rPrChange w:id="1289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varchar(20); </w:t>
        </w:r>
      </w:ins>
      <w:ins w:id="12898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89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SNO</w:t>
        </w:r>
      </w:ins>
      <w:ins w:id="12900" w:author="Gao, Guan-Wei (高貫偉 ITC)" w:date="2012-08-24T18:43:00Z">
        <w:r w:rsidRPr="002F02C9">
          <w:rPr>
            <w:rFonts w:ascii="Courier New" w:hAnsi="Courier New" w:cs="Courier New"/>
            <w:noProof/>
            <w:szCs w:val="20"/>
            <w:rPrChange w:id="1290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varchar(20); </w:t>
        </w:r>
      </w:ins>
      <w:ins w:id="12902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0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BIOS_TYP</w:t>
        </w:r>
      </w:ins>
      <w:ins w:id="12904" w:author="Gao, Guan-Wei (高貫偉 ITC)" w:date="2012-08-24T18:43:00Z">
        <w:r w:rsidRPr="002F02C9">
          <w:rPr>
            <w:rFonts w:ascii="Courier New" w:hAnsi="Courier New" w:cs="Courier New"/>
            <w:noProof/>
            <w:szCs w:val="20"/>
            <w:rPrChange w:id="1290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varchar(20); </w:t>
        </w:r>
      </w:ins>
      <w:ins w:id="12906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0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KBC_Ver</w:t>
        </w:r>
      </w:ins>
      <w:ins w:id="12908" w:author="Gao, Guan-Wei (高貫偉 ITC)" w:date="2012-08-24T18:44:00Z">
        <w:r w:rsidRPr="002F02C9">
          <w:rPr>
            <w:rFonts w:ascii="Courier New" w:hAnsi="Courier New" w:cs="Courier New"/>
            <w:noProof/>
            <w:szCs w:val="20"/>
            <w:rPrChange w:id="1290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varchar(20); </w:t>
        </w:r>
      </w:ins>
      <w:ins w:id="12910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1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VDO_BIOS</w:t>
        </w:r>
      </w:ins>
      <w:ins w:id="12912" w:author="Gao, Guan-Wei (高貫偉 ITC)" w:date="2012-08-24T18:44:00Z">
        <w:r w:rsidRPr="002F02C9">
          <w:rPr>
            <w:rFonts w:ascii="Courier New" w:hAnsi="Courier New" w:cs="Courier New"/>
            <w:noProof/>
            <w:szCs w:val="20"/>
            <w:rPrChange w:id="1291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varchar(20); </w:t>
        </w:r>
      </w:ins>
      <w:ins w:id="12914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1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FDD_Sup</w:t>
        </w:r>
      </w:ins>
      <w:ins w:id="12916" w:author="Gao, Guan-Wei (高貫偉 ITC)" w:date="2012-08-24T18:44:00Z">
        <w:r w:rsidRPr="002F02C9">
          <w:rPr>
            <w:rFonts w:ascii="Courier New" w:hAnsi="Courier New" w:cs="Courier New"/>
            <w:noProof/>
            <w:szCs w:val="20"/>
            <w:rPrChange w:id="1291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varchar(20); </w:t>
        </w:r>
      </w:ins>
      <w:ins w:id="12918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1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HDD_Sup</w:t>
        </w:r>
      </w:ins>
      <w:ins w:id="12920" w:author="Gao, Guan-Wei (高貫偉 ITC)" w:date="2012-08-24T18:44:00Z">
        <w:r w:rsidRPr="002F02C9">
          <w:rPr>
            <w:rFonts w:ascii="Courier New" w:hAnsi="Courier New" w:cs="Courier New"/>
            <w:noProof/>
            <w:szCs w:val="20"/>
            <w:rPrChange w:id="1292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varchar(20); </w:t>
        </w:r>
      </w:ins>
      <w:ins w:id="12922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2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OPT_Sup</w:t>
        </w:r>
      </w:ins>
      <w:ins w:id="12924" w:author="Gao, Guan-Wei (高貫偉 ITC)" w:date="2012-08-24T18:45:00Z">
        <w:r w:rsidRPr="002F02C9">
          <w:rPr>
            <w:rFonts w:ascii="Courier New" w:hAnsi="Courier New" w:cs="Courier New"/>
            <w:noProof/>
            <w:szCs w:val="20"/>
            <w:rPrChange w:id="1292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varchar(20); </w:t>
        </w:r>
      </w:ins>
      <w:ins w:id="12926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2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RAM_TYP</w:t>
        </w:r>
      </w:ins>
      <w:ins w:id="12928" w:author="Gao, Guan-Wei (高貫偉 ITC)" w:date="2012-08-24T18:45:00Z">
        <w:r w:rsidRPr="002F02C9">
          <w:rPr>
            <w:rFonts w:ascii="Courier New" w:hAnsi="Courier New" w:cs="Courier New"/>
            <w:noProof/>
            <w:szCs w:val="20"/>
            <w:rPrChange w:id="1292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varchar(20); </w:t>
        </w:r>
      </w:ins>
      <w:ins w:id="12930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3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BAT_TYP</w:t>
        </w:r>
      </w:ins>
      <w:ins w:id="12932" w:author="Gao, Guan-Wei (高貫偉 ITC)" w:date="2012-08-24T18:45:00Z">
        <w:r w:rsidRPr="002F02C9">
          <w:rPr>
            <w:rFonts w:ascii="Courier New" w:hAnsi="Courier New" w:cs="Courier New"/>
            <w:noProof/>
            <w:szCs w:val="20"/>
            <w:rPrChange w:id="1293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varchar(20); </w:t>
        </w:r>
      </w:ins>
      <w:ins w:id="12934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3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FIN_Time</w:t>
        </w:r>
      </w:ins>
      <w:ins w:id="12936" w:author="Gao, Guan-Wei (高貫偉 ITC)" w:date="2012-08-24T18:45:00Z">
        <w:r w:rsidRPr="002F02C9">
          <w:rPr>
            <w:rFonts w:ascii="Courier New" w:hAnsi="Courier New" w:cs="Courier New"/>
            <w:noProof/>
            <w:szCs w:val="20"/>
            <w:rPrChange w:id="1293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datetime; </w:t>
        </w:r>
      </w:ins>
      <w:ins w:id="12938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3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REC_Time</w:t>
        </w:r>
      </w:ins>
      <w:ins w:id="12940" w:author="Gao, Guan-Wei (高貫偉 ITC)" w:date="2012-08-24T18:46:00Z">
        <w:r w:rsidRPr="002F02C9">
          <w:rPr>
            <w:rFonts w:ascii="Courier New" w:hAnsi="Courier New" w:cs="Courier New"/>
            <w:noProof/>
            <w:szCs w:val="20"/>
            <w:rPrChange w:id="1294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datetime; </w:t>
        </w:r>
      </w:ins>
      <w:ins w:id="12942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4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UPC_Code</w:t>
        </w:r>
      </w:ins>
      <w:ins w:id="12944" w:author="Gao, Guan-Wei (高貫偉 ITC)" w:date="2012-08-24T18:46:00Z">
        <w:r w:rsidRPr="002F02C9">
          <w:rPr>
            <w:rFonts w:ascii="Courier New" w:hAnsi="Courier New" w:cs="Courier New"/>
            <w:noProof/>
            <w:szCs w:val="20"/>
            <w:rPrChange w:id="1294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varchar(20); </w:t>
        </w:r>
      </w:ins>
      <w:ins w:id="12946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4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CHK_Stat</w:t>
        </w:r>
      </w:ins>
      <w:ins w:id="12948" w:author="Gao, Guan-Wei (高貫偉 ITC)" w:date="2012-08-24T18:46:00Z">
        <w:r w:rsidRPr="002F02C9">
          <w:rPr>
            <w:rFonts w:ascii="Courier New" w:hAnsi="Courier New" w:cs="Courier New"/>
            <w:noProof/>
            <w:szCs w:val="20"/>
            <w:rPrChange w:id="1294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varchar(20); </w:t>
        </w:r>
      </w:ins>
      <w:ins w:id="12950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5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NG_Record</w:t>
        </w:r>
      </w:ins>
      <w:ins w:id="12952" w:author="Gao, Guan-Wei (高貫偉 ITC)" w:date="2012-08-24T18:46:00Z">
        <w:r w:rsidRPr="002F02C9">
          <w:rPr>
            <w:rFonts w:ascii="Courier New" w:hAnsi="Courier New" w:cs="Courier New"/>
            <w:noProof/>
            <w:szCs w:val="20"/>
            <w:rPrChange w:id="1295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varchar(100); </w:t>
        </w:r>
      </w:ins>
      <w:ins w:id="12954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5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IMP_Record</w:t>
        </w:r>
      </w:ins>
      <w:ins w:id="12956" w:author="Gao, Guan-Wei (高貫偉 ITC)" w:date="2012-08-24T18:46:00Z">
        <w:r w:rsidRPr="002F02C9">
          <w:rPr>
            <w:rFonts w:ascii="Courier New" w:hAnsi="Courier New" w:cs="Courier New"/>
            <w:noProof/>
            <w:szCs w:val="20"/>
            <w:rPrChange w:id="1295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varchar(100); </w:t>
        </w:r>
      </w:ins>
      <w:ins w:id="12958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5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Editor</w:t>
        </w:r>
      </w:ins>
      <w:ins w:id="12960" w:author="Gao, Guan-Wei (高貫偉 ITC)" w:date="2012-08-24T18:46:00Z">
        <w:r w:rsidRPr="002F02C9">
          <w:rPr>
            <w:rFonts w:ascii="Courier New" w:hAnsi="Courier New" w:cs="Courier New"/>
            <w:noProof/>
            <w:szCs w:val="20"/>
            <w:rPrChange w:id="1296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varchar(30); </w:t>
        </w:r>
      </w:ins>
      <w:ins w:id="12962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6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Cdt</w:t>
        </w:r>
      </w:ins>
      <w:ins w:id="12964" w:author="Gao, Guan-Wei (高貫偉 ITC)" w:date="2012-08-24T18:47:00Z">
        <w:r w:rsidRPr="002F02C9">
          <w:rPr>
            <w:rFonts w:ascii="Courier New" w:hAnsi="Courier New" w:cs="Courier New"/>
            <w:noProof/>
            <w:szCs w:val="20"/>
            <w:rPrChange w:id="1296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datetime; </w:t>
        </w:r>
      </w:ins>
      <w:ins w:id="12966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6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Udt</w:t>
        </w:r>
      </w:ins>
      <w:ins w:id="12968" w:author="Gao, Guan-Wei (高貫偉 ITC)" w:date="2012-08-24T18:47:00Z">
        <w:r w:rsidRPr="002F02C9">
          <w:rPr>
            <w:rFonts w:ascii="Courier New" w:hAnsi="Courier New" w:cs="Courier New"/>
            <w:noProof/>
            <w:szCs w:val="20"/>
            <w:rPrChange w:id="1296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datetime </w:t>
        </w:r>
      </w:ins>
      <w:ins w:id="12970" w:author="Gao, Guan-Wei (高貫偉 ITC)" w:date="2012-08-24T18:42:00Z">
        <w:r w:rsidRPr="002F02C9">
          <w:rPr>
            <w:rFonts w:ascii="Courier New" w:hAnsi="Courier New" w:cs="Courier New"/>
            <w:noProof/>
            <w:szCs w:val="20"/>
            <w:rPrChange w:id="1297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)</w:t>
        </w:r>
      </w:ins>
    </w:p>
    <w:p w:rsidR="003B389F" w:rsidRPr="002F02C9" w:rsidRDefault="003B389F">
      <w:pPr>
        <w:pStyle w:val="ae"/>
        <w:rPr>
          <w:ins w:id="12972" w:author="Gao, Guan-Wei (高貫偉 ITC)" w:date="2012-08-24T18:28:00Z"/>
          <w:rPrChange w:id="12973" w:author="Chen, Ivy (陳素貞 IEC1)" w:date="2015-01-12T13:45:00Z">
            <w:rPr>
              <w:ins w:id="12974" w:author="Gao, Guan-Wei (高貫偉 ITC)" w:date="2012-08-24T18:28:00Z"/>
            </w:rPr>
          </w:rPrChange>
        </w:rPr>
        <w:pPrChange w:id="12975" w:author="Gao, Guan-Wei (高貫偉 ITC)" w:date="2012-08-24T18:47:00Z">
          <w:pPr>
            <w:pStyle w:val="ae"/>
            <w:jc w:val="center"/>
          </w:pPr>
        </w:pPrChange>
      </w:pPr>
    </w:p>
    <w:p w:rsidR="00F02448" w:rsidRPr="002F02C9" w:rsidRDefault="00152C15" w:rsidP="00F02448">
      <w:pPr>
        <w:pStyle w:val="4"/>
        <w:rPr>
          <w:ins w:id="12976" w:author="Gao, Guan-Wei (高貫偉 ITC)" w:date="2012-08-24T18:28:00Z"/>
          <w:rPrChange w:id="12977" w:author="Chen, Ivy (陳素貞 IEC1)" w:date="2015-01-12T13:45:00Z">
            <w:rPr>
              <w:ins w:id="12978" w:author="Gao, Guan-Wei (高貫偉 ITC)" w:date="2012-08-24T18:28:00Z"/>
            </w:rPr>
          </w:rPrChange>
        </w:rPr>
      </w:pPr>
      <w:ins w:id="12979" w:author="Gao, Guan-Wei (高貫偉 ITC)" w:date="2012-08-24T18:28:00Z">
        <w:r w:rsidRPr="002F02C9">
          <w:rPr>
            <w:rFonts w:hint="eastAsia"/>
            <w:rPrChange w:id="1298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控件說明</w:t>
        </w:r>
      </w:ins>
    </w:p>
    <w:p w:rsidR="003B389F" w:rsidRPr="002F02C9" w:rsidRDefault="003B389F">
      <w:pPr>
        <w:pStyle w:val="ae"/>
        <w:ind w:right="100"/>
        <w:jc w:val="right"/>
        <w:rPr>
          <w:ins w:id="12981" w:author="Gao, Guan-Wei (高貫偉 ITC)" w:date="2012-08-24T18:28:00Z"/>
          <w:rPrChange w:id="12982" w:author="Chen, Ivy (陳素貞 IEC1)" w:date="2015-01-12T13:45:00Z">
            <w:rPr>
              <w:ins w:id="12983" w:author="Gao, Guan-Wei (高貫偉 ITC)" w:date="2012-08-24T18:28:00Z"/>
            </w:rPr>
          </w:rPrChange>
        </w:rPr>
        <w:pPrChange w:id="12984" w:author="Gao, Guan-Wei (高貫偉 ITC)" w:date="2012-08-24T18:48:00Z">
          <w:pPr>
            <w:pStyle w:val="ae"/>
            <w:jc w:val="right"/>
          </w:pPr>
        </w:pPrChange>
      </w:pPr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  <w:tblPrChange w:id="12985" w:author="Gao, Guan-Wei (高貫偉 ITC)" w:date="2012-08-24T19:13:00Z">
          <w:tblPr>
            <w:tblW w:w="10817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1E0"/>
          </w:tblPr>
        </w:tblPrChange>
      </w:tblPr>
      <w:tblGrid>
        <w:gridCol w:w="445"/>
        <w:gridCol w:w="1310"/>
        <w:gridCol w:w="916"/>
        <w:gridCol w:w="947"/>
        <w:gridCol w:w="1162"/>
        <w:gridCol w:w="680"/>
        <w:gridCol w:w="2728"/>
        <w:gridCol w:w="2629"/>
        <w:tblGridChange w:id="12986">
          <w:tblGrid>
            <w:gridCol w:w="445"/>
            <w:gridCol w:w="1310"/>
            <w:gridCol w:w="916"/>
            <w:gridCol w:w="677"/>
            <w:gridCol w:w="270"/>
            <w:gridCol w:w="1162"/>
            <w:gridCol w:w="680"/>
            <w:gridCol w:w="2728"/>
            <w:gridCol w:w="2629"/>
          </w:tblGrid>
        </w:tblGridChange>
      </w:tblGrid>
      <w:tr w:rsidR="00F02448" w:rsidRPr="002F02C9" w:rsidTr="0051634B">
        <w:trPr>
          <w:tblHeader/>
          <w:ins w:id="12987" w:author="Gao, Guan-Wei (高貫偉 ITC)" w:date="2012-08-24T18:28:00Z"/>
          <w:trPrChange w:id="12988" w:author="Gao, Guan-Wei (高貫偉 ITC)" w:date="2012-08-24T19:13:00Z">
            <w:trPr>
              <w:tblHeader/>
            </w:trPr>
          </w:trPrChange>
        </w:trPr>
        <w:tc>
          <w:tcPr>
            <w:tcW w:w="445" w:type="dxa"/>
            <w:shd w:val="clear" w:color="auto" w:fill="CCCCCC"/>
            <w:tcPrChange w:id="12989" w:author="Gao, Guan-Wei (高貫偉 ITC)" w:date="2012-08-24T19:13:00Z">
              <w:tcPr>
                <w:tcW w:w="445" w:type="dxa"/>
                <w:shd w:val="clear" w:color="auto" w:fill="CCCCCC"/>
              </w:tcPr>
            </w:tcPrChange>
          </w:tcPr>
          <w:p w:rsidR="00F02448" w:rsidRPr="002F02C9" w:rsidRDefault="00152C15" w:rsidP="00F02448">
            <w:pPr>
              <w:jc w:val="center"/>
              <w:rPr>
                <w:ins w:id="12990" w:author="Gao, Guan-Wei (高貫偉 ITC)" w:date="2012-08-24T18:28:00Z"/>
                <w:b/>
                <w:rPrChange w:id="12991" w:author="Chen, Ivy (陳素貞 IEC1)" w:date="2015-01-12T13:45:00Z">
                  <w:rPr>
                    <w:ins w:id="12992" w:author="Gao, Guan-Wei (高貫偉 ITC)" w:date="2012-08-24T18:28:00Z"/>
                    <w:b/>
                  </w:rPr>
                </w:rPrChange>
              </w:rPr>
            </w:pPr>
            <w:ins w:id="12993" w:author="Gao, Guan-Wei (高貫偉 ITC)" w:date="2012-08-24T18:28:00Z">
              <w:r w:rsidRPr="002F02C9">
                <w:rPr>
                  <w:b/>
                  <w:rPrChange w:id="12994" w:author="Chen, Ivy (陳素貞 IEC1)" w:date="2015-01-12T13:45:00Z">
                    <w:rPr>
                      <w:b/>
                      <w:color w:val="0000FF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10" w:type="dxa"/>
            <w:shd w:val="clear" w:color="auto" w:fill="CCCCCC"/>
            <w:tcPrChange w:id="12995" w:author="Gao, Guan-Wei (高貫偉 ITC)" w:date="2012-08-24T19:13:00Z">
              <w:tcPr>
                <w:tcW w:w="1310" w:type="dxa"/>
                <w:shd w:val="clear" w:color="auto" w:fill="CCCCCC"/>
              </w:tcPr>
            </w:tcPrChange>
          </w:tcPr>
          <w:p w:rsidR="00F02448" w:rsidRPr="002F02C9" w:rsidRDefault="00152C15" w:rsidP="00F02448">
            <w:pPr>
              <w:jc w:val="center"/>
              <w:rPr>
                <w:ins w:id="12996" w:author="Gao, Guan-Wei (高貫偉 ITC)" w:date="2012-08-24T18:28:00Z"/>
                <w:b/>
                <w:rPrChange w:id="12997" w:author="Chen, Ivy (陳素貞 IEC1)" w:date="2015-01-12T13:45:00Z">
                  <w:rPr>
                    <w:ins w:id="12998" w:author="Gao, Guan-Wei (高貫偉 ITC)" w:date="2012-08-24T18:28:00Z"/>
                    <w:b/>
                  </w:rPr>
                </w:rPrChange>
              </w:rPr>
            </w:pPr>
            <w:ins w:id="12999" w:author="Gao, Guan-Wei (高貫偉 ITC)" w:date="2012-08-24T18:28:00Z">
              <w:r w:rsidRPr="002F02C9">
                <w:rPr>
                  <w:rFonts w:hint="eastAsia"/>
                  <w:b/>
                  <w:rPrChange w:id="13000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916" w:type="dxa"/>
            <w:shd w:val="clear" w:color="auto" w:fill="CCCCCC"/>
            <w:tcPrChange w:id="13001" w:author="Gao, Guan-Wei (高貫偉 ITC)" w:date="2012-08-24T19:13:00Z">
              <w:tcPr>
                <w:tcW w:w="916" w:type="dxa"/>
                <w:shd w:val="clear" w:color="auto" w:fill="CCCCCC"/>
              </w:tcPr>
            </w:tcPrChange>
          </w:tcPr>
          <w:p w:rsidR="00F02448" w:rsidRPr="002F02C9" w:rsidRDefault="00152C15" w:rsidP="00F02448">
            <w:pPr>
              <w:jc w:val="center"/>
              <w:rPr>
                <w:ins w:id="13002" w:author="Gao, Guan-Wei (高貫偉 ITC)" w:date="2012-08-24T18:28:00Z"/>
                <w:b/>
                <w:rPrChange w:id="13003" w:author="Chen, Ivy (陳素貞 IEC1)" w:date="2015-01-12T13:45:00Z">
                  <w:rPr>
                    <w:ins w:id="13004" w:author="Gao, Guan-Wei (高貫偉 ITC)" w:date="2012-08-24T18:28:00Z"/>
                    <w:b/>
                  </w:rPr>
                </w:rPrChange>
              </w:rPr>
            </w:pPr>
            <w:ins w:id="13005" w:author="Gao, Guan-Wei (高貫偉 ITC)" w:date="2012-08-24T18:28:00Z">
              <w:r w:rsidRPr="002F02C9">
                <w:rPr>
                  <w:rFonts w:hint="eastAsia"/>
                  <w:b/>
                  <w:rPrChange w:id="13006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947" w:type="dxa"/>
            <w:shd w:val="clear" w:color="auto" w:fill="CCCCCC"/>
            <w:tcFitText/>
            <w:tcPrChange w:id="13007" w:author="Gao, Guan-Wei (高貫偉 ITC)" w:date="2012-08-24T19:13:00Z">
              <w:tcPr>
                <w:tcW w:w="677" w:type="dxa"/>
                <w:shd w:val="clear" w:color="auto" w:fill="CCCCCC"/>
                <w:tcFitText/>
              </w:tcPr>
            </w:tcPrChange>
          </w:tcPr>
          <w:p w:rsidR="00F02448" w:rsidRPr="002F02C9" w:rsidRDefault="00152C15" w:rsidP="00F02448">
            <w:pPr>
              <w:jc w:val="center"/>
              <w:rPr>
                <w:ins w:id="13008" w:author="Gao, Guan-Wei (高貫偉 ITC)" w:date="2012-08-24T18:28:00Z"/>
                <w:b/>
                <w:rPrChange w:id="13009" w:author="Chen, Ivy (陳素貞 IEC1)" w:date="2015-01-12T13:45:00Z">
                  <w:rPr>
                    <w:ins w:id="13010" w:author="Gao, Guan-Wei (高貫偉 ITC)" w:date="2012-08-24T18:28:00Z"/>
                    <w:b/>
                  </w:rPr>
                </w:rPrChange>
              </w:rPr>
            </w:pPr>
            <w:ins w:id="13011" w:author="Gao, Guan-Wei (高貫偉 ITC)" w:date="2012-08-24T18:28:00Z">
              <w:r w:rsidRPr="002F02C9">
                <w:rPr>
                  <w:rFonts w:hint="eastAsia"/>
                  <w:b/>
                  <w:spacing w:val="309"/>
                  <w:rPrChange w:id="13012" w:author="Chen, Ivy (陳素貞 IEC1)" w:date="2015-01-12T13:45:00Z">
                    <w:rPr>
                      <w:rFonts w:ascii="Arial" w:eastAsia="SimHei" w:hAnsi="Arial" w:cs="Arial" w:hint="eastAsia"/>
                      <w:b/>
                      <w:color w:val="0000FF"/>
                      <w:spacing w:val="39"/>
                      <w:szCs w:val="20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hint="eastAsia"/>
                  <w:b/>
                  <w:rPrChange w:id="13013" w:author="Chen, Ivy (陳素貞 IEC1)" w:date="2015-01-12T13:45:00Z">
                    <w:rPr>
                      <w:rFonts w:ascii="Arial" w:eastAsia="SimHei" w:hAnsi="Arial" w:cs="Arial" w:hint="eastAsia"/>
                      <w:b/>
                      <w:color w:val="0000FF"/>
                      <w:spacing w:val="1"/>
                      <w:szCs w:val="20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162" w:type="dxa"/>
            <w:shd w:val="clear" w:color="auto" w:fill="CCCCCC"/>
            <w:tcPrChange w:id="13014" w:author="Gao, Guan-Wei (高貫偉 ITC)" w:date="2012-08-24T19:13:00Z">
              <w:tcPr>
                <w:tcW w:w="1432" w:type="dxa"/>
                <w:gridSpan w:val="2"/>
                <w:shd w:val="clear" w:color="auto" w:fill="CCCCCC"/>
              </w:tcPr>
            </w:tcPrChange>
          </w:tcPr>
          <w:p w:rsidR="00F02448" w:rsidRPr="002F02C9" w:rsidRDefault="00152C15" w:rsidP="00F02448">
            <w:pPr>
              <w:jc w:val="center"/>
              <w:rPr>
                <w:ins w:id="13015" w:author="Gao, Guan-Wei (高貫偉 ITC)" w:date="2012-08-24T18:28:00Z"/>
                <w:b/>
                <w:rPrChange w:id="13016" w:author="Chen, Ivy (陳素貞 IEC1)" w:date="2015-01-12T13:45:00Z">
                  <w:rPr>
                    <w:ins w:id="13017" w:author="Gao, Guan-Wei (高貫偉 ITC)" w:date="2012-08-24T18:28:00Z"/>
                    <w:b/>
                  </w:rPr>
                </w:rPrChange>
              </w:rPr>
            </w:pPr>
            <w:ins w:id="13018" w:author="Gao, Guan-Wei (高貫偉 ITC)" w:date="2012-08-24T18:28:00Z">
              <w:r w:rsidRPr="002F02C9">
                <w:rPr>
                  <w:rFonts w:hint="eastAsia"/>
                  <w:b/>
                  <w:rPrChange w:id="13019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80" w:type="dxa"/>
            <w:shd w:val="clear" w:color="auto" w:fill="CCCCCC"/>
            <w:tcPrChange w:id="13020" w:author="Gao, Guan-Wei (高貫偉 ITC)" w:date="2012-08-24T19:13:00Z">
              <w:tcPr>
                <w:tcW w:w="680" w:type="dxa"/>
                <w:shd w:val="clear" w:color="auto" w:fill="CCCCCC"/>
              </w:tcPr>
            </w:tcPrChange>
          </w:tcPr>
          <w:p w:rsidR="00F02448" w:rsidRPr="002F02C9" w:rsidRDefault="00152C15" w:rsidP="00F02448">
            <w:pPr>
              <w:jc w:val="center"/>
              <w:rPr>
                <w:ins w:id="13021" w:author="Gao, Guan-Wei (高貫偉 ITC)" w:date="2012-08-24T18:28:00Z"/>
                <w:b/>
                <w:rPrChange w:id="13022" w:author="Chen, Ivy (陳素貞 IEC1)" w:date="2015-01-12T13:45:00Z">
                  <w:rPr>
                    <w:ins w:id="13023" w:author="Gao, Guan-Wei (高貫偉 ITC)" w:date="2012-08-24T18:28:00Z"/>
                    <w:b/>
                  </w:rPr>
                </w:rPrChange>
              </w:rPr>
            </w:pPr>
            <w:ins w:id="13024" w:author="Gao, Guan-Wei (高貫偉 ITC)" w:date="2012-08-24T18:28:00Z">
              <w:r w:rsidRPr="002F02C9">
                <w:rPr>
                  <w:rFonts w:hint="eastAsia"/>
                  <w:b/>
                  <w:rPrChange w:id="13025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  <w:tcPrChange w:id="13026" w:author="Gao, Guan-Wei (高貫偉 ITC)" w:date="2012-08-24T19:13:00Z">
              <w:tcPr>
                <w:tcW w:w="2728" w:type="dxa"/>
                <w:shd w:val="clear" w:color="auto" w:fill="CCCCCC"/>
              </w:tcPr>
            </w:tcPrChange>
          </w:tcPr>
          <w:p w:rsidR="00F02448" w:rsidRPr="002F02C9" w:rsidRDefault="00152C15" w:rsidP="00F02448">
            <w:pPr>
              <w:jc w:val="center"/>
              <w:rPr>
                <w:ins w:id="13027" w:author="Gao, Guan-Wei (高貫偉 ITC)" w:date="2012-08-24T18:28:00Z"/>
                <w:b/>
                <w:rPrChange w:id="13028" w:author="Chen, Ivy (陳素貞 IEC1)" w:date="2015-01-12T13:45:00Z">
                  <w:rPr>
                    <w:ins w:id="13029" w:author="Gao, Guan-Wei (高貫偉 ITC)" w:date="2012-08-24T18:28:00Z"/>
                    <w:b/>
                  </w:rPr>
                </w:rPrChange>
              </w:rPr>
            </w:pPr>
            <w:ins w:id="13030" w:author="Gao, Guan-Wei (高貫偉 ITC)" w:date="2012-08-24T18:28:00Z">
              <w:r w:rsidRPr="002F02C9">
                <w:rPr>
                  <w:rFonts w:hint="eastAsia"/>
                  <w:b/>
                  <w:rPrChange w:id="13031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  <w:tcPrChange w:id="13032" w:author="Gao, Guan-Wei (高貫偉 ITC)" w:date="2012-08-24T19:13:00Z">
              <w:tcPr>
                <w:tcW w:w="2629" w:type="dxa"/>
                <w:shd w:val="clear" w:color="auto" w:fill="CCCCCC"/>
              </w:tcPr>
            </w:tcPrChange>
          </w:tcPr>
          <w:p w:rsidR="00F02448" w:rsidRPr="002F02C9" w:rsidRDefault="00152C15" w:rsidP="00F02448">
            <w:pPr>
              <w:jc w:val="center"/>
              <w:rPr>
                <w:ins w:id="13033" w:author="Gao, Guan-Wei (高貫偉 ITC)" w:date="2012-08-24T18:28:00Z"/>
                <w:b/>
                <w:rPrChange w:id="13034" w:author="Chen, Ivy (陳素貞 IEC1)" w:date="2015-01-12T13:45:00Z">
                  <w:rPr>
                    <w:ins w:id="13035" w:author="Gao, Guan-Wei (高貫偉 ITC)" w:date="2012-08-24T18:28:00Z"/>
                    <w:b/>
                  </w:rPr>
                </w:rPrChange>
              </w:rPr>
            </w:pPr>
            <w:ins w:id="13036" w:author="Gao, Guan-Wei (高貫偉 ITC)" w:date="2012-08-24T18:28:00Z">
              <w:r w:rsidRPr="002F02C9">
                <w:rPr>
                  <w:rFonts w:hint="eastAsia"/>
                  <w:b/>
                  <w:rPrChange w:id="13037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660CF3" w:rsidRPr="002F02C9" w:rsidTr="0051634B">
        <w:trPr>
          <w:ins w:id="13038" w:author="Gao, Guan-Wei (高貫偉 ITC)" w:date="2012-08-24T18:28:00Z"/>
        </w:trPr>
        <w:tc>
          <w:tcPr>
            <w:tcW w:w="445" w:type="dxa"/>
            <w:tcPrChange w:id="13039" w:author="Gao, Guan-Wei (高貫偉 ITC)" w:date="2012-08-24T19:13:00Z">
              <w:tcPr>
                <w:tcW w:w="445" w:type="dxa"/>
              </w:tcPr>
            </w:tcPrChange>
          </w:tcPr>
          <w:p w:rsidR="00660CF3" w:rsidRPr="002F02C9" w:rsidRDefault="00152C15" w:rsidP="00F02448">
            <w:pPr>
              <w:rPr>
                <w:ins w:id="13040" w:author="Gao, Guan-Wei (高貫偉 ITC)" w:date="2012-08-24T18:28:00Z"/>
                <w:rPrChange w:id="13041" w:author="Chen, Ivy (陳素貞 IEC1)" w:date="2015-01-12T13:45:00Z">
                  <w:rPr>
                    <w:ins w:id="13042" w:author="Gao, Guan-Wei (高貫偉 ITC)" w:date="2012-08-24T18:28:00Z"/>
                  </w:rPr>
                </w:rPrChange>
              </w:rPr>
            </w:pPr>
            <w:ins w:id="13043" w:author="Gao, Guan-Wei (高貫偉 ITC)" w:date="2012-08-24T18:49:00Z">
              <w:r w:rsidRPr="002F02C9">
                <w:rPr>
                  <w:rPrChange w:id="1304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10" w:type="dxa"/>
            <w:tcPrChange w:id="13045" w:author="Gao, Guan-Wei (高貫偉 ITC)" w:date="2012-08-24T19:13:00Z">
              <w:tcPr>
                <w:tcW w:w="1310" w:type="dxa"/>
              </w:tcPr>
            </w:tcPrChange>
          </w:tcPr>
          <w:p w:rsidR="00660CF3" w:rsidRPr="002F02C9" w:rsidRDefault="00152C15" w:rsidP="00F02448">
            <w:pPr>
              <w:rPr>
                <w:ins w:id="13046" w:author="Gao, Guan-Wei (高貫偉 ITC)" w:date="2012-08-24T18:28:00Z"/>
                <w:rPrChange w:id="13047" w:author="Chen, Ivy (陳素貞 IEC1)" w:date="2015-01-12T13:45:00Z">
                  <w:rPr>
                    <w:ins w:id="13048" w:author="Gao, Guan-Wei (高貫偉 ITC)" w:date="2012-08-24T18:28:00Z"/>
                  </w:rPr>
                </w:rPrChange>
              </w:rPr>
            </w:pPr>
            <w:ins w:id="13049" w:author="Gao, Guan-Wei (高貫偉 ITC)" w:date="2012-08-24T18:59:00Z">
              <w:r w:rsidRPr="002F02C9">
                <w:rPr>
                  <w:rPrChange w:id="1305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IECPN</w:t>
              </w:r>
            </w:ins>
          </w:p>
        </w:tc>
        <w:tc>
          <w:tcPr>
            <w:tcW w:w="916" w:type="dxa"/>
            <w:tcPrChange w:id="13051" w:author="Gao, Guan-Wei (高貫偉 ITC)" w:date="2012-08-24T19:13:00Z">
              <w:tcPr>
                <w:tcW w:w="916" w:type="dxa"/>
              </w:tcPr>
            </w:tcPrChange>
          </w:tcPr>
          <w:p w:rsidR="00660CF3" w:rsidRPr="002F02C9" w:rsidRDefault="00152C15" w:rsidP="00F02448">
            <w:pPr>
              <w:rPr>
                <w:ins w:id="13052" w:author="Gao, Guan-Wei (高貫偉 ITC)" w:date="2012-08-24T18:28:00Z"/>
                <w:rFonts w:ascii="SimSun" w:hAnsi="SimSun"/>
                <w:rPrChange w:id="13053" w:author="Chen, Ivy (陳素貞 IEC1)" w:date="2015-01-12T13:45:00Z">
                  <w:rPr>
                    <w:ins w:id="13054" w:author="Gao, Guan-Wei (高貫偉 ITC)" w:date="2012-08-24T18:28:00Z"/>
                    <w:rFonts w:ascii="SimSun" w:hAnsi="SimSun"/>
                  </w:rPr>
                </w:rPrChange>
              </w:rPr>
            </w:pPr>
            <w:ins w:id="13055" w:author="Gao, Guan-Wei (高貫偉 ITC)" w:date="2012-10-30T09:08:00Z">
              <w:r w:rsidRPr="002F02C9">
                <w:rPr>
                  <w:rFonts w:ascii="SimSun" w:hAnsi="SimSun"/>
                  <w:rPrChange w:id="1305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947" w:type="dxa"/>
            <w:tcPrChange w:id="13057" w:author="Gao, Guan-Wei (高貫偉 ITC)" w:date="2012-08-24T19:13:00Z">
              <w:tcPr>
                <w:tcW w:w="677" w:type="dxa"/>
              </w:tcPr>
            </w:tcPrChange>
          </w:tcPr>
          <w:p w:rsidR="00660CF3" w:rsidRPr="002F02C9" w:rsidRDefault="00152C15" w:rsidP="00F02448">
            <w:pPr>
              <w:rPr>
                <w:ins w:id="13058" w:author="Gao, Guan-Wei (高貫偉 ITC)" w:date="2012-08-24T18:28:00Z"/>
                <w:rPrChange w:id="13059" w:author="Chen, Ivy (陳素貞 IEC1)" w:date="2015-01-12T13:45:00Z">
                  <w:rPr>
                    <w:ins w:id="13060" w:author="Gao, Guan-Wei (高貫偉 ITC)" w:date="2012-08-24T18:28:00Z"/>
                  </w:rPr>
                </w:rPrChange>
              </w:rPr>
            </w:pPr>
            <w:ins w:id="13061" w:author="Gao, Guan-Wei (高貫偉 ITC)" w:date="2012-08-24T19:13:00Z">
              <w:r w:rsidRPr="002F02C9">
                <w:rPr>
                  <w:rFonts w:hint="eastAsia"/>
                  <w:rPrChange w:id="1306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同</w:t>
              </w:r>
              <w:r w:rsidRPr="002F02C9">
                <w:rPr>
                  <w:rPrChange w:id="1306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1306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定义</w:t>
              </w:r>
            </w:ins>
          </w:p>
        </w:tc>
        <w:tc>
          <w:tcPr>
            <w:tcW w:w="1162" w:type="dxa"/>
            <w:tcPrChange w:id="13065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660CF3" w:rsidRPr="002F02C9" w:rsidRDefault="00152C15" w:rsidP="00F02448">
            <w:pPr>
              <w:rPr>
                <w:ins w:id="13066" w:author="Gao, Guan-Wei (高貫偉 ITC)" w:date="2012-08-24T18:28:00Z"/>
                <w:rFonts w:ascii="SimSun" w:hAnsi="SimSun"/>
                <w:rPrChange w:id="13067" w:author="Chen, Ivy (陳素貞 IEC1)" w:date="2015-01-12T13:45:00Z">
                  <w:rPr>
                    <w:ins w:id="13068" w:author="Gao, Guan-Wei (高貫偉 ITC)" w:date="2012-08-24T18:28:00Z"/>
                    <w:rFonts w:ascii="SimSun" w:hAnsi="SimSun"/>
                  </w:rPr>
                </w:rPrChange>
              </w:rPr>
            </w:pPr>
            <w:ins w:id="13069" w:author="Gao, Guan-Wei (高貫偉 ITC)" w:date="2012-08-24T19:01:00Z">
              <w:r w:rsidRPr="002F02C9">
                <w:rPr>
                  <w:rFonts w:ascii="SimSun" w:hAnsi="SimSun" w:hint="eastAsia"/>
                  <w:rPrChange w:id="1307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  <w:tcPrChange w:id="13071" w:author="Gao, Guan-Wei (高貫偉 ITC)" w:date="2012-08-24T19:13:00Z">
              <w:tcPr>
                <w:tcW w:w="680" w:type="dxa"/>
              </w:tcPr>
            </w:tcPrChange>
          </w:tcPr>
          <w:p w:rsidR="00660CF3" w:rsidRPr="002F02C9" w:rsidRDefault="00152C15" w:rsidP="00F02448">
            <w:pPr>
              <w:rPr>
                <w:ins w:id="13072" w:author="Gao, Guan-Wei (高貫偉 ITC)" w:date="2012-08-24T18:28:00Z"/>
                <w:rPrChange w:id="13073" w:author="Chen, Ivy (陳素貞 IEC1)" w:date="2015-01-12T13:45:00Z">
                  <w:rPr>
                    <w:ins w:id="13074" w:author="Gao, Guan-Wei (高貫偉 ITC)" w:date="2012-08-24T18:28:00Z"/>
                  </w:rPr>
                </w:rPrChange>
              </w:rPr>
            </w:pPr>
            <w:ins w:id="13075" w:author="Gao, Guan-Wei (高貫偉 ITC)" w:date="2012-08-24T19:01:00Z">
              <w:r w:rsidRPr="002F02C9">
                <w:rPr>
                  <w:rFonts w:hint="eastAsia"/>
                  <w:rPrChange w:id="1307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  <w:tcPrChange w:id="13077" w:author="Gao, Guan-Wei (高貫偉 ITC)" w:date="2012-08-24T19:13:00Z">
              <w:tcPr>
                <w:tcW w:w="2728" w:type="dxa"/>
              </w:tcPr>
            </w:tcPrChange>
          </w:tcPr>
          <w:p w:rsidR="00660CF3" w:rsidRPr="002F02C9" w:rsidRDefault="00660CF3" w:rsidP="00F02448">
            <w:pPr>
              <w:rPr>
                <w:ins w:id="13078" w:author="Gao, Guan-Wei (高貫偉 ITC)" w:date="2012-08-24T18:28:00Z"/>
                <w:rPrChange w:id="13079" w:author="Chen, Ivy (陳素貞 IEC1)" w:date="2015-01-12T13:45:00Z">
                  <w:rPr>
                    <w:ins w:id="13080" w:author="Gao, Guan-Wei (高貫偉 ITC)" w:date="2012-08-24T18:28:00Z"/>
                  </w:rPr>
                </w:rPrChange>
              </w:rPr>
            </w:pPr>
          </w:p>
        </w:tc>
        <w:tc>
          <w:tcPr>
            <w:tcW w:w="2629" w:type="dxa"/>
            <w:tcPrChange w:id="13081" w:author="Gao, Guan-Wei (高貫偉 ITC)" w:date="2012-08-24T19:13:00Z">
              <w:tcPr>
                <w:tcW w:w="2629" w:type="dxa"/>
              </w:tcPr>
            </w:tcPrChange>
          </w:tcPr>
          <w:p w:rsidR="00660CF3" w:rsidRPr="002F02C9" w:rsidRDefault="00660CF3" w:rsidP="00F02448">
            <w:pPr>
              <w:rPr>
                <w:ins w:id="13082" w:author="Gao, Guan-Wei (高貫偉 ITC)" w:date="2012-08-24T18:28:00Z"/>
                <w:rFonts w:ascii="Tahoma" w:hAnsi="Tahoma"/>
                <w:sz w:val="18"/>
                <w:rPrChange w:id="13083" w:author="Chen, Ivy (陳素貞 IEC1)" w:date="2015-01-12T13:45:00Z">
                  <w:rPr>
                    <w:ins w:id="13084" w:author="Gao, Guan-Wei (高貫偉 ITC)" w:date="2012-08-24T18:28:00Z"/>
                    <w:rFonts w:ascii="Tahoma" w:hAnsi="Tahoma"/>
                    <w:sz w:val="18"/>
                  </w:rPr>
                </w:rPrChange>
              </w:rPr>
            </w:pPr>
          </w:p>
        </w:tc>
      </w:tr>
      <w:tr w:rsidR="00034F31" w:rsidRPr="002F02C9" w:rsidTr="0051634B">
        <w:trPr>
          <w:ins w:id="13085" w:author="Gao, Guan-Wei (高貫偉 ITC)" w:date="2012-08-24T18:28:00Z"/>
        </w:trPr>
        <w:tc>
          <w:tcPr>
            <w:tcW w:w="445" w:type="dxa"/>
            <w:tcPrChange w:id="13086" w:author="Gao, Guan-Wei (高貫偉 ITC)" w:date="2012-08-24T19:13:00Z">
              <w:tcPr>
                <w:tcW w:w="445" w:type="dxa"/>
              </w:tcPr>
            </w:tcPrChange>
          </w:tcPr>
          <w:p w:rsidR="00034F31" w:rsidRPr="002F02C9" w:rsidRDefault="00152C15" w:rsidP="00F02448">
            <w:pPr>
              <w:rPr>
                <w:ins w:id="13087" w:author="Gao, Guan-Wei (高貫偉 ITC)" w:date="2012-08-24T18:28:00Z"/>
                <w:rPrChange w:id="13088" w:author="Chen, Ivy (陳素貞 IEC1)" w:date="2015-01-12T13:45:00Z">
                  <w:rPr>
                    <w:ins w:id="13089" w:author="Gao, Guan-Wei (高貫偉 ITC)" w:date="2012-08-24T18:28:00Z"/>
                  </w:rPr>
                </w:rPrChange>
              </w:rPr>
            </w:pPr>
            <w:ins w:id="13090" w:author="Gao, Guan-Wei (高貫偉 ITC)" w:date="2012-08-24T18:49:00Z">
              <w:r w:rsidRPr="002F02C9">
                <w:rPr>
                  <w:rPrChange w:id="1309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2</w:t>
              </w:r>
            </w:ins>
          </w:p>
        </w:tc>
        <w:tc>
          <w:tcPr>
            <w:tcW w:w="1310" w:type="dxa"/>
            <w:tcPrChange w:id="13092" w:author="Gao, Guan-Wei (高貫偉 ITC)" w:date="2012-08-24T19:13:00Z">
              <w:tcPr>
                <w:tcW w:w="1310" w:type="dxa"/>
              </w:tcPr>
            </w:tcPrChange>
          </w:tcPr>
          <w:p w:rsidR="00034F31" w:rsidRPr="002F02C9" w:rsidRDefault="00152C15" w:rsidP="00F02448">
            <w:pPr>
              <w:rPr>
                <w:ins w:id="13093" w:author="Gao, Guan-Wei (高貫偉 ITC)" w:date="2012-08-24T18:28:00Z"/>
                <w:rPrChange w:id="13094" w:author="Chen, Ivy (陳素貞 IEC1)" w:date="2015-01-12T13:45:00Z">
                  <w:rPr>
                    <w:ins w:id="13095" w:author="Gao, Guan-Wei (高貫偉 ITC)" w:date="2012-08-24T18:28:00Z"/>
                  </w:rPr>
                </w:rPrChange>
              </w:rPr>
            </w:pPr>
            <w:ins w:id="13096" w:author="Gao, Guan-Wei (高貫偉 ITC)" w:date="2012-08-24T18:59:00Z">
              <w:r w:rsidRPr="002F02C9">
                <w:rPr>
                  <w:rPrChange w:id="1309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HPQPN</w:t>
              </w:r>
            </w:ins>
          </w:p>
        </w:tc>
        <w:tc>
          <w:tcPr>
            <w:tcW w:w="916" w:type="dxa"/>
            <w:tcPrChange w:id="13098" w:author="Gao, Guan-Wei (高貫偉 ITC)" w:date="2012-08-24T19:13:00Z">
              <w:tcPr>
                <w:tcW w:w="916" w:type="dxa"/>
              </w:tcPr>
            </w:tcPrChange>
          </w:tcPr>
          <w:p w:rsidR="00034F31" w:rsidRPr="002F02C9" w:rsidRDefault="00152C15" w:rsidP="00F02448">
            <w:pPr>
              <w:rPr>
                <w:ins w:id="13099" w:author="Gao, Guan-Wei (高貫偉 ITC)" w:date="2012-08-24T18:28:00Z"/>
                <w:rFonts w:ascii="SimSun" w:hAnsi="SimSun"/>
                <w:rPrChange w:id="13100" w:author="Chen, Ivy (陳素貞 IEC1)" w:date="2015-01-12T13:45:00Z">
                  <w:rPr>
                    <w:ins w:id="13101" w:author="Gao, Guan-Wei (高貫偉 ITC)" w:date="2012-08-24T18:28:00Z"/>
                    <w:rFonts w:ascii="SimSun" w:hAnsi="SimSun"/>
                  </w:rPr>
                </w:rPrChange>
              </w:rPr>
            </w:pPr>
            <w:ins w:id="13102" w:author="Gao, Guan-Wei (高貫偉 ITC)" w:date="2012-10-30T09:08:00Z">
              <w:r w:rsidRPr="002F02C9">
                <w:rPr>
                  <w:rFonts w:ascii="SimSun" w:hAnsi="SimSun"/>
                  <w:rPrChange w:id="1310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947" w:type="dxa"/>
            <w:tcPrChange w:id="13104" w:author="Gao, Guan-Wei (高貫偉 ITC)" w:date="2012-08-24T19:13:00Z">
              <w:tcPr>
                <w:tcW w:w="677" w:type="dxa"/>
              </w:tcPr>
            </w:tcPrChange>
          </w:tcPr>
          <w:p w:rsidR="00034F31" w:rsidRPr="002F02C9" w:rsidRDefault="00152C15" w:rsidP="00F02448">
            <w:pPr>
              <w:rPr>
                <w:ins w:id="13105" w:author="Gao, Guan-Wei (高貫偉 ITC)" w:date="2012-08-24T18:28:00Z"/>
                <w:rPrChange w:id="13106" w:author="Chen, Ivy (陳素貞 IEC1)" w:date="2015-01-12T13:45:00Z">
                  <w:rPr>
                    <w:ins w:id="13107" w:author="Gao, Guan-Wei (高貫偉 ITC)" w:date="2012-08-24T18:28:00Z"/>
                  </w:rPr>
                </w:rPrChange>
              </w:rPr>
            </w:pPr>
            <w:ins w:id="13108" w:author="Gao, Guan-Wei (高貫偉 ITC)" w:date="2012-08-24T19:13:00Z">
              <w:r w:rsidRPr="002F02C9">
                <w:rPr>
                  <w:rFonts w:hint="eastAsia"/>
                  <w:rPrChange w:id="1310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同</w:t>
              </w:r>
              <w:r w:rsidRPr="002F02C9">
                <w:rPr>
                  <w:rPrChange w:id="1311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1311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定义</w:t>
              </w:r>
            </w:ins>
          </w:p>
        </w:tc>
        <w:tc>
          <w:tcPr>
            <w:tcW w:w="1162" w:type="dxa"/>
            <w:tcPrChange w:id="13112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034F31" w:rsidRPr="002F02C9" w:rsidRDefault="00152C15" w:rsidP="00F02448">
            <w:pPr>
              <w:rPr>
                <w:ins w:id="13113" w:author="Gao, Guan-Wei (高貫偉 ITC)" w:date="2012-08-24T18:28:00Z"/>
                <w:rFonts w:ascii="SimSun" w:hAnsi="SimSun"/>
                <w:rPrChange w:id="13114" w:author="Chen, Ivy (陳素貞 IEC1)" w:date="2015-01-12T13:45:00Z">
                  <w:rPr>
                    <w:ins w:id="13115" w:author="Gao, Guan-Wei (高貫偉 ITC)" w:date="2012-08-24T18:28:00Z"/>
                    <w:rFonts w:ascii="SimSun" w:hAnsi="SimSun"/>
                  </w:rPr>
                </w:rPrChange>
              </w:rPr>
            </w:pPr>
            <w:ins w:id="13116" w:author="Gao, Guan-Wei (高貫偉 ITC)" w:date="2012-08-24T19:14:00Z">
              <w:r w:rsidRPr="002F02C9">
                <w:rPr>
                  <w:rFonts w:ascii="SimSun" w:hAnsi="SimSun" w:hint="eastAsia"/>
                  <w:rPrChange w:id="1311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  <w:tcPrChange w:id="13118" w:author="Gao, Guan-Wei (高貫偉 ITC)" w:date="2012-08-24T19:13:00Z">
              <w:tcPr>
                <w:tcW w:w="680" w:type="dxa"/>
              </w:tcPr>
            </w:tcPrChange>
          </w:tcPr>
          <w:p w:rsidR="00034F31" w:rsidRPr="002F02C9" w:rsidRDefault="00034F31" w:rsidP="00F02448">
            <w:pPr>
              <w:rPr>
                <w:ins w:id="13119" w:author="Gao, Guan-Wei (高貫偉 ITC)" w:date="2012-08-24T18:28:00Z"/>
                <w:rPrChange w:id="13120" w:author="Chen, Ivy (陳素貞 IEC1)" w:date="2015-01-12T13:45:00Z">
                  <w:rPr>
                    <w:ins w:id="13121" w:author="Gao, Guan-Wei (高貫偉 ITC)" w:date="2012-08-24T18:28:00Z"/>
                  </w:rPr>
                </w:rPrChange>
              </w:rPr>
            </w:pPr>
          </w:p>
        </w:tc>
        <w:tc>
          <w:tcPr>
            <w:tcW w:w="2728" w:type="dxa"/>
            <w:tcPrChange w:id="13122" w:author="Gao, Guan-Wei (高貫偉 ITC)" w:date="2012-08-24T19:13:00Z">
              <w:tcPr>
                <w:tcW w:w="2728" w:type="dxa"/>
              </w:tcPr>
            </w:tcPrChange>
          </w:tcPr>
          <w:p w:rsidR="00034F31" w:rsidRPr="002F02C9" w:rsidRDefault="00034F31" w:rsidP="00F02448">
            <w:pPr>
              <w:rPr>
                <w:ins w:id="13123" w:author="Gao, Guan-Wei (高貫偉 ITC)" w:date="2012-08-24T18:28:00Z"/>
                <w:rPrChange w:id="13124" w:author="Chen, Ivy (陳素貞 IEC1)" w:date="2015-01-12T13:45:00Z">
                  <w:rPr>
                    <w:ins w:id="13125" w:author="Gao, Guan-Wei (高貫偉 ITC)" w:date="2012-08-24T18:28:00Z"/>
                  </w:rPr>
                </w:rPrChange>
              </w:rPr>
            </w:pPr>
          </w:p>
        </w:tc>
        <w:tc>
          <w:tcPr>
            <w:tcW w:w="2629" w:type="dxa"/>
            <w:tcPrChange w:id="13126" w:author="Gao, Guan-Wei (高貫偉 ITC)" w:date="2012-08-24T19:13:00Z">
              <w:tcPr>
                <w:tcW w:w="2629" w:type="dxa"/>
              </w:tcPr>
            </w:tcPrChange>
          </w:tcPr>
          <w:p w:rsidR="00034F31" w:rsidRPr="002F02C9" w:rsidRDefault="00034F31" w:rsidP="00F02448">
            <w:pPr>
              <w:rPr>
                <w:ins w:id="13127" w:author="Gao, Guan-Wei (高貫偉 ITC)" w:date="2012-08-24T18:28:00Z"/>
                <w:rFonts w:ascii="Tahoma" w:hAnsi="Tahoma"/>
                <w:sz w:val="18"/>
                <w:rPrChange w:id="13128" w:author="Chen, Ivy (陳素貞 IEC1)" w:date="2015-01-12T13:45:00Z">
                  <w:rPr>
                    <w:ins w:id="13129" w:author="Gao, Guan-Wei (高貫偉 ITC)" w:date="2012-08-24T18:28:00Z"/>
                    <w:rFonts w:ascii="Tahoma" w:hAnsi="Tahoma"/>
                    <w:sz w:val="18"/>
                  </w:rPr>
                </w:rPrChange>
              </w:rPr>
            </w:pPr>
          </w:p>
        </w:tc>
      </w:tr>
      <w:tr w:rsidR="00034F31" w:rsidRPr="002F02C9" w:rsidTr="0051634B">
        <w:trPr>
          <w:ins w:id="13130" w:author="Gao, Guan-Wei (高貫偉 ITC)" w:date="2012-08-24T18:28:00Z"/>
        </w:trPr>
        <w:tc>
          <w:tcPr>
            <w:tcW w:w="445" w:type="dxa"/>
            <w:tcPrChange w:id="13131" w:author="Gao, Guan-Wei (高貫偉 ITC)" w:date="2012-08-24T19:13:00Z">
              <w:tcPr>
                <w:tcW w:w="445" w:type="dxa"/>
              </w:tcPr>
            </w:tcPrChange>
          </w:tcPr>
          <w:p w:rsidR="00034F31" w:rsidRPr="002F02C9" w:rsidRDefault="00152C15" w:rsidP="00F02448">
            <w:pPr>
              <w:rPr>
                <w:ins w:id="13132" w:author="Gao, Guan-Wei (高貫偉 ITC)" w:date="2012-08-24T18:28:00Z"/>
                <w:rPrChange w:id="13133" w:author="Chen, Ivy (陳素貞 IEC1)" w:date="2015-01-12T13:45:00Z">
                  <w:rPr>
                    <w:ins w:id="13134" w:author="Gao, Guan-Wei (高貫偉 ITC)" w:date="2012-08-24T18:28:00Z"/>
                  </w:rPr>
                </w:rPrChange>
              </w:rPr>
            </w:pPr>
            <w:ins w:id="13135" w:author="Gao, Guan-Wei (高貫偉 ITC)" w:date="2012-08-24T18:49:00Z">
              <w:r w:rsidRPr="002F02C9">
                <w:rPr>
                  <w:rPrChange w:id="1313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lastRenderedPageBreak/>
                <w:t>3</w:t>
              </w:r>
            </w:ins>
          </w:p>
        </w:tc>
        <w:tc>
          <w:tcPr>
            <w:tcW w:w="1310" w:type="dxa"/>
            <w:tcPrChange w:id="13137" w:author="Gao, Guan-Wei (高貫偉 ITC)" w:date="2012-08-24T19:13:00Z">
              <w:tcPr>
                <w:tcW w:w="1310" w:type="dxa"/>
              </w:tcPr>
            </w:tcPrChange>
          </w:tcPr>
          <w:p w:rsidR="00034F31" w:rsidRPr="002F02C9" w:rsidRDefault="00152C15" w:rsidP="00F02448">
            <w:pPr>
              <w:rPr>
                <w:ins w:id="13138" w:author="Gao, Guan-Wei (高貫偉 ITC)" w:date="2012-08-24T18:28:00Z"/>
                <w:rPrChange w:id="13139" w:author="Chen, Ivy (陳素貞 IEC1)" w:date="2015-01-12T13:45:00Z">
                  <w:rPr>
                    <w:ins w:id="13140" w:author="Gao, Guan-Wei (高貫偉 ITC)" w:date="2012-08-24T18:28:00Z"/>
                  </w:rPr>
                </w:rPrChange>
              </w:rPr>
            </w:pPr>
            <w:ins w:id="13141" w:author="Gao, Guan-Wei (高貫偉 ITC)" w:date="2012-08-24T18:59:00Z">
              <w:r w:rsidRPr="002F02C9">
                <w:rPr>
                  <w:rPrChange w:id="1314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SNO</w:t>
              </w:r>
            </w:ins>
          </w:p>
        </w:tc>
        <w:tc>
          <w:tcPr>
            <w:tcW w:w="916" w:type="dxa"/>
            <w:tcPrChange w:id="13143" w:author="Gao, Guan-Wei (高貫偉 ITC)" w:date="2012-08-24T19:13:00Z">
              <w:tcPr>
                <w:tcW w:w="916" w:type="dxa"/>
              </w:tcPr>
            </w:tcPrChange>
          </w:tcPr>
          <w:p w:rsidR="00034F31" w:rsidRPr="002F02C9" w:rsidRDefault="00152C15" w:rsidP="00F02448">
            <w:pPr>
              <w:rPr>
                <w:ins w:id="13144" w:author="Gao, Guan-Wei (高貫偉 ITC)" w:date="2012-08-24T18:28:00Z"/>
                <w:rFonts w:ascii="SimSun" w:hAnsi="SimSun"/>
                <w:rPrChange w:id="13145" w:author="Chen, Ivy (陳素貞 IEC1)" w:date="2015-01-12T13:45:00Z">
                  <w:rPr>
                    <w:ins w:id="13146" w:author="Gao, Guan-Wei (高貫偉 ITC)" w:date="2012-08-24T18:28:00Z"/>
                    <w:rFonts w:ascii="SimSun" w:hAnsi="SimSun"/>
                  </w:rPr>
                </w:rPrChange>
              </w:rPr>
            </w:pPr>
            <w:ins w:id="13147" w:author="Gao, Guan-Wei (高貫偉 ITC)" w:date="2012-10-30T09:08:00Z">
              <w:r w:rsidRPr="002F02C9">
                <w:rPr>
                  <w:rFonts w:ascii="SimSun" w:hAnsi="SimSun"/>
                  <w:rPrChange w:id="1314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947" w:type="dxa"/>
            <w:tcPrChange w:id="13149" w:author="Gao, Guan-Wei (高貫偉 ITC)" w:date="2012-08-24T19:13:00Z">
              <w:tcPr>
                <w:tcW w:w="677" w:type="dxa"/>
              </w:tcPr>
            </w:tcPrChange>
          </w:tcPr>
          <w:p w:rsidR="00034F31" w:rsidRPr="002F02C9" w:rsidRDefault="00152C15" w:rsidP="00F02448">
            <w:pPr>
              <w:rPr>
                <w:ins w:id="13150" w:author="Gao, Guan-Wei (高貫偉 ITC)" w:date="2012-08-24T18:28:00Z"/>
                <w:rPrChange w:id="13151" w:author="Chen, Ivy (陳素貞 IEC1)" w:date="2015-01-12T13:45:00Z">
                  <w:rPr>
                    <w:ins w:id="13152" w:author="Gao, Guan-Wei (高貫偉 ITC)" w:date="2012-08-24T18:28:00Z"/>
                  </w:rPr>
                </w:rPrChange>
              </w:rPr>
            </w:pPr>
            <w:ins w:id="13153" w:author="Gao, Guan-Wei (高貫偉 ITC)" w:date="2012-08-24T19:13:00Z">
              <w:r w:rsidRPr="002F02C9">
                <w:rPr>
                  <w:rFonts w:hint="eastAsia"/>
                  <w:rPrChange w:id="1315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同</w:t>
              </w:r>
              <w:r w:rsidRPr="002F02C9">
                <w:rPr>
                  <w:rPrChange w:id="1315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1315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定义</w:t>
              </w:r>
            </w:ins>
          </w:p>
        </w:tc>
        <w:tc>
          <w:tcPr>
            <w:tcW w:w="1162" w:type="dxa"/>
            <w:tcPrChange w:id="13157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034F31" w:rsidRPr="002F02C9" w:rsidRDefault="00152C15" w:rsidP="00F02448">
            <w:pPr>
              <w:rPr>
                <w:ins w:id="13158" w:author="Gao, Guan-Wei (高貫偉 ITC)" w:date="2012-08-24T18:28:00Z"/>
                <w:rFonts w:ascii="SimSun" w:hAnsi="SimSun"/>
                <w:rPrChange w:id="13159" w:author="Chen, Ivy (陳素貞 IEC1)" w:date="2015-01-12T13:45:00Z">
                  <w:rPr>
                    <w:ins w:id="13160" w:author="Gao, Guan-Wei (高貫偉 ITC)" w:date="2012-08-24T18:28:00Z"/>
                    <w:rFonts w:ascii="SimSun" w:hAnsi="SimSun"/>
                  </w:rPr>
                </w:rPrChange>
              </w:rPr>
            </w:pPr>
            <w:ins w:id="13161" w:author="Gao, Guan-Wei (高貫偉 ITC)" w:date="2012-08-24T19:14:00Z">
              <w:r w:rsidRPr="002F02C9">
                <w:rPr>
                  <w:rFonts w:ascii="SimSun" w:hAnsi="SimSun" w:hint="eastAsia"/>
                  <w:rPrChange w:id="1316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  <w:tcPrChange w:id="13163" w:author="Gao, Guan-Wei (高貫偉 ITC)" w:date="2012-08-24T19:13:00Z">
              <w:tcPr>
                <w:tcW w:w="680" w:type="dxa"/>
              </w:tcPr>
            </w:tcPrChange>
          </w:tcPr>
          <w:p w:rsidR="00034F31" w:rsidRPr="002F02C9" w:rsidRDefault="00034F31" w:rsidP="00F02448">
            <w:pPr>
              <w:rPr>
                <w:ins w:id="13164" w:author="Gao, Guan-Wei (高貫偉 ITC)" w:date="2012-08-24T18:28:00Z"/>
                <w:rPrChange w:id="13165" w:author="Chen, Ivy (陳素貞 IEC1)" w:date="2015-01-12T13:45:00Z">
                  <w:rPr>
                    <w:ins w:id="13166" w:author="Gao, Guan-Wei (高貫偉 ITC)" w:date="2012-08-24T18:28:00Z"/>
                  </w:rPr>
                </w:rPrChange>
              </w:rPr>
            </w:pPr>
          </w:p>
        </w:tc>
        <w:tc>
          <w:tcPr>
            <w:tcW w:w="2728" w:type="dxa"/>
            <w:tcPrChange w:id="13167" w:author="Gao, Guan-Wei (高貫偉 ITC)" w:date="2012-08-24T19:13:00Z">
              <w:tcPr>
                <w:tcW w:w="2728" w:type="dxa"/>
              </w:tcPr>
            </w:tcPrChange>
          </w:tcPr>
          <w:p w:rsidR="00034F31" w:rsidRPr="002F02C9" w:rsidRDefault="00034F31" w:rsidP="00F02448">
            <w:pPr>
              <w:rPr>
                <w:ins w:id="13168" w:author="Gao, Guan-Wei (高貫偉 ITC)" w:date="2012-08-24T18:28:00Z"/>
                <w:rPrChange w:id="13169" w:author="Chen, Ivy (陳素貞 IEC1)" w:date="2015-01-12T13:45:00Z">
                  <w:rPr>
                    <w:ins w:id="13170" w:author="Gao, Guan-Wei (高貫偉 ITC)" w:date="2012-08-24T18:28:00Z"/>
                  </w:rPr>
                </w:rPrChange>
              </w:rPr>
            </w:pPr>
          </w:p>
        </w:tc>
        <w:tc>
          <w:tcPr>
            <w:tcW w:w="2629" w:type="dxa"/>
            <w:tcPrChange w:id="13171" w:author="Gao, Guan-Wei (高貫偉 ITC)" w:date="2012-08-24T19:13:00Z">
              <w:tcPr>
                <w:tcW w:w="2629" w:type="dxa"/>
              </w:tcPr>
            </w:tcPrChange>
          </w:tcPr>
          <w:p w:rsidR="00034F31" w:rsidRPr="002F02C9" w:rsidRDefault="00034F31" w:rsidP="00F02448">
            <w:pPr>
              <w:rPr>
                <w:ins w:id="13172" w:author="Gao, Guan-Wei (高貫偉 ITC)" w:date="2012-08-24T18:28:00Z"/>
                <w:rFonts w:ascii="Tahoma" w:hAnsi="Tahoma"/>
                <w:sz w:val="18"/>
                <w:rPrChange w:id="13173" w:author="Chen, Ivy (陳素貞 IEC1)" w:date="2015-01-12T13:45:00Z">
                  <w:rPr>
                    <w:ins w:id="13174" w:author="Gao, Guan-Wei (高貫偉 ITC)" w:date="2012-08-24T18:28:00Z"/>
                    <w:rFonts w:ascii="Tahoma" w:hAnsi="Tahoma"/>
                    <w:sz w:val="18"/>
                  </w:rPr>
                </w:rPrChange>
              </w:rPr>
            </w:pPr>
          </w:p>
        </w:tc>
      </w:tr>
      <w:tr w:rsidR="00CF77F7" w:rsidRPr="002F02C9" w:rsidTr="0051634B">
        <w:trPr>
          <w:ins w:id="13175" w:author="Gao, Guan-Wei (高貫偉 ITC)" w:date="2012-08-24T19:37:00Z"/>
        </w:trPr>
        <w:tc>
          <w:tcPr>
            <w:tcW w:w="445" w:type="dxa"/>
          </w:tcPr>
          <w:p w:rsidR="00CF77F7" w:rsidRPr="002F02C9" w:rsidRDefault="00152C15" w:rsidP="00F02448">
            <w:pPr>
              <w:rPr>
                <w:ins w:id="13176" w:author="Gao, Guan-Wei (高貫偉 ITC)" w:date="2012-08-24T19:37:00Z"/>
                <w:rPrChange w:id="13177" w:author="Chen, Ivy (陳素貞 IEC1)" w:date="2015-01-12T13:45:00Z">
                  <w:rPr>
                    <w:ins w:id="13178" w:author="Gao, Guan-Wei (高貫偉 ITC)" w:date="2012-08-24T19:37:00Z"/>
                  </w:rPr>
                </w:rPrChange>
              </w:rPr>
            </w:pPr>
            <w:ins w:id="13179" w:author="Gao, Guan-Wei (高貫偉 ITC)" w:date="2012-08-24T19:38:00Z">
              <w:r w:rsidRPr="002F02C9">
                <w:rPr>
                  <w:rPrChange w:id="1318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4</w:t>
              </w:r>
            </w:ins>
          </w:p>
        </w:tc>
        <w:tc>
          <w:tcPr>
            <w:tcW w:w="1310" w:type="dxa"/>
          </w:tcPr>
          <w:p w:rsidR="00CF77F7" w:rsidRPr="002F02C9" w:rsidRDefault="00152C15" w:rsidP="00F02448">
            <w:pPr>
              <w:rPr>
                <w:ins w:id="13181" w:author="Gao, Guan-Wei (高貫偉 ITC)" w:date="2012-08-24T19:37:00Z"/>
                <w:rPrChange w:id="13182" w:author="Chen, Ivy (陳素貞 IEC1)" w:date="2015-01-12T13:45:00Z">
                  <w:rPr>
                    <w:ins w:id="13183" w:author="Gao, Guan-Wei (高貫偉 ITC)" w:date="2012-08-24T19:37:00Z"/>
                  </w:rPr>
                </w:rPrChange>
              </w:rPr>
            </w:pPr>
            <w:ins w:id="13184" w:author="Gao, Guan-Wei (高貫偉 ITC)" w:date="2012-08-24T19:38:00Z">
              <w:r w:rsidRPr="002F02C9">
                <w:rPr>
                  <w:rPrChange w:id="1318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FIN_Time</w:t>
              </w:r>
            </w:ins>
          </w:p>
        </w:tc>
        <w:tc>
          <w:tcPr>
            <w:tcW w:w="916" w:type="dxa"/>
          </w:tcPr>
          <w:p w:rsidR="00CF77F7" w:rsidRPr="002F02C9" w:rsidRDefault="00152C15" w:rsidP="00F02448">
            <w:pPr>
              <w:rPr>
                <w:ins w:id="13186" w:author="Gao, Guan-Wei (高貫偉 ITC)" w:date="2012-08-24T19:37:00Z"/>
                <w:rFonts w:ascii="SimSun" w:hAnsi="SimSun"/>
                <w:rPrChange w:id="13187" w:author="Chen, Ivy (陳素貞 IEC1)" w:date="2015-01-12T13:45:00Z">
                  <w:rPr>
                    <w:ins w:id="13188" w:author="Gao, Guan-Wei (高貫偉 ITC)" w:date="2012-08-24T19:37:00Z"/>
                    <w:rFonts w:ascii="SimSun" w:hAnsi="SimSun"/>
                  </w:rPr>
                </w:rPrChange>
              </w:rPr>
            </w:pPr>
            <w:ins w:id="13189" w:author="Gao, Guan-Wei (高貫偉 ITC)" w:date="2012-08-24T19:38:00Z">
              <w:r w:rsidRPr="002F02C9">
                <w:rPr>
                  <w:rFonts w:ascii="SimSun" w:hAnsi="SimSun"/>
                  <w:rPrChange w:id="1319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DateTime</w:t>
              </w:r>
            </w:ins>
          </w:p>
        </w:tc>
        <w:tc>
          <w:tcPr>
            <w:tcW w:w="947" w:type="dxa"/>
          </w:tcPr>
          <w:p w:rsidR="00CF77F7" w:rsidRPr="002F02C9" w:rsidRDefault="00152C15" w:rsidP="00F02448">
            <w:pPr>
              <w:rPr>
                <w:ins w:id="13191" w:author="Gao, Guan-Wei (高貫偉 ITC)" w:date="2012-08-24T19:37:00Z"/>
                <w:rPrChange w:id="13192" w:author="Chen, Ivy (陳素貞 IEC1)" w:date="2015-01-12T13:45:00Z">
                  <w:rPr>
                    <w:ins w:id="13193" w:author="Gao, Guan-Wei (高貫偉 ITC)" w:date="2012-08-24T19:37:00Z"/>
                  </w:rPr>
                </w:rPrChange>
              </w:rPr>
            </w:pPr>
            <w:ins w:id="13194" w:author="Gao, Guan-Wei (高貫偉 ITC)" w:date="2012-08-24T19:38:00Z">
              <w:r w:rsidRPr="002F02C9">
                <w:rPr>
                  <w:rPrChange w:id="1319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YYYY/MM/DD</w:t>
              </w:r>
            </w:ins>
          </w:p>
        </w:tc>
        <w:tc>
          <w:tcPr>
            <w:tcW w:w="1162" w:type="dxa"/>
          </w:tcPr>
          <w:p w:rsidR="00CF77F7" w:rsidRPr="002F02C9" w:rsidRDefault="00152C15" w:rsidP="00F02448">
            <w:pPr>
              <w:rPr>
                <w:ins w:id="13196" w:author="Gao, Guan-Wei (高貫偉 ITC)" w:date="2012-08-24T19:37:00Z"/>
                <w:rFonts w:ascii="SimSun" w:hAnsi="SimSun"/>
                <w:rPrChange w:id="13197" w:author="Chen, Ivy (陳素貞 IEC1)" w:date="2015-01-12T13:45:00Z">
                  <w:rPr>
                    <w:ins w:id="13198" w:author="Gao, Guan-Wei (高貫偉 ITC)" w:date="2012-08-24T19:37:00Z"/>
                    <w:rFonts w:ascii="SimSun" w:hAnsi="SimSun"/>
                  </w:rPr>
                </w:rPrChange>
              </w:rPr>
            </w:pPr>
            <w:ins w:id="13199" w:author="Gao, Guan-Wei (高貫偉 ITC)" w:date="2012-08-24T19:38:00Z">
              <w:r w:rsidRPr="002F02C9">
                <w:rPr>
                  <w:rFonts w:ascii="SimSun" w:hAnsi="SimSun" w:hint="eastAsia"/>
                  <w:rPrChange w:id="1320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当前日期</w:t>
              </w:r>
            </w:ins>
          </w:p>
        </w:tc>
        <w:tc>
          <w:tcPr>
            <w:tcW w:w="680" w:type="dxa"/>
          </w:tcPr>
          <w:p w:rsidR="00CF77F7" w:rsidRPr="002F02C9" w:rsidRDefault="00152C15" w:rsidP="00F02448">
            <w:pPr>
              <w:rPr>
                <w:ins w:id="13201" w:author="Gao, Guan-Wei (高貫偉 ITC)" w:date="2012-08-24T19:37:00Z"/>
                <w:rPrChange w:id="13202" w:author="Chen, Ivy (陳素貞 IEC1)" w:date="2015-01-12T13:45:00Z">
                  <w:rPr>
                    <w:ins w:id="13203" w:author="Gao, Guan-Wei (高貫偉 ITC)" w:date="2012-08-24T19:37:00Z"/>
                  </w:rPr>
                </w:rPrChange>
              </w:rPr>
            </w:pPr>
            <w:ins w:id="13204" w:author="Gao, Guan-Wei (高貫偉 ITC)" w:date="2012-08-24T19:38:00Z">
              <w:r w:rsidRPr="002F02C9">
                <w:rPr>
                  <w:rFonts w:hint="eastAsia"/>
                  <w:rPrChange w:id="1320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CF77F7" w:rsidRPr="002F02C9" w:rsidRDefault="00CF77F7" w:rsidP="00F02448">
            <w:pPr>
              <w:rPr>
                <w:ins w:id="13206" w:author="Gao, Guan-Wei (高貫偉 ITC)" w:date="2012-08-24T19:37:00Z"/>
                <w:rPrChange w:id="13207" w:author="Chen, Ivy (陳素貞 IEC1)" w:date="2015-01-12T13:45:00Z">
                  <w:rPr>
                    <w:ins w:id="13208" w:author="Gao, Guan-Wei (高貫偉 ITC)" w:date="2012-08-24T19:37:00Z"/>
                  </w:rPr>
                </w:rPrChange>
              </w:rPr>
            </w:pPr>
          </w:p>
        </w:tc>
        <w:tc>
          <w:tcPr>
            <w:tcW w:w="2629" w:type="dxa"/>
          </w:tcPr>
          <w:p w:rsidR="00CF77F7" w:rsidRPr="002F02C9" w:rsidRDefault="00CF77F7" w:rsidP="00F02448">
            <w:pPr>
              <w:rPr>
                <w:ins w:id="13209" w:author="Gao, Guan-Wei (高貫偉 ITC)" w:date="2012-08-24T19:37:00Z"/>
                <w:rFonts w:ascii="Tahoma" w:hAnsi="Tahoma"/>
                <w:sz w:val="18"/>
                <w:rPrChange w:id="13210" w:author="Chen, Ivy (陳素貞 IEC1)" w:date="2015-01-12T13:45:00Z">
                  <w:rPr>
                    <w:ins w:id="13211" w:author="Gao, Guan-Wei (高貫偉 ITC)" w:date="2012-08-24T19:37:00Z"/>
                    <w:rFonts w:ascii="Tahoma" w:hAnsi="Tahoma"/>
                    <w:sz w:val="18"/>
                  </w:rPr>
                </w:rPrChange>
              </w:rPr>
            </w:pPr>
          </w:p>
        </w:tc>
      </w:tr>
      <w:tr w:rsidR="00034F31" w:rsidRPr="002F02C9" w:rsidTr="0051634B">
        <w:trPr>
          <w:ins w:id="13212" w:author="Gao, Guan-Wei (高貫偉 ITC)" w:date="2012-08-24T18:28:00Z"/>
        </w:trPr>
        <w:tc>
          <w:tcPr>
            <w:tcW w:w="445" w:type="dxa"/>
            <w:tcPrChange w:id="13213" w:author="Gao, Guan-Wei (高貫偉 ITC)" w:date="2012-08-24T19:13:00Z">
              <w:tcPr>
                <w:tcW w:w="445" w:type="dxa"/>
              </w:tcPr>
            </w:tcPrChange>
          </w:tcPr>
          <w:p w:rsidR="00034F31" w:rsidRPr="002F02C9" w:rsidRDefault="00152C15" w:rsidP="00F02448">
            <w:pPr>
              <w:rPr>
                <w:ins w:id="13214" w:author="Gao, Guan-Wei (高貫偉 ITC)" w:date="2012-08-24T18:28:00Z"/>
                <w:rPrChange w:id="13215" w:author="Chen, Ivy (陳素貞 IEC1)" w:date="2015-01-12T13:45:00Z">
                  <w:rPr>
                    <w:ins w:id="13216" w:author="Gao, Guan-Wei (高貫偉 ITC)" w:date="2012-08-24T18:28:00Z"/>
                  </w:rPr>
                </w:rPrChange>
              </w:rPr>
            </w:pPr>
            <w:ins w:id="13217" w:author="Gao, Guan-Wei (高貫偉 ITC)" w:date="2012-08-24T19:38:00Z">
              <w:r w:rsidRPr="002F02C9">
                <w:rPr>
                  <w:rPrChange w:id="1321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</w:t>
              </w:r>
            </w:ins>
          </w:p>
        </w:tc>
        <w:tc>
          <w:tcPr>
            <w:tcW w:w="1310" w:type="dxa"/>
            <w:tcPrChange w:id="13219" w:author="Gao, Guan-Wei (高貫偉 ITC)" w:date="2012-08-24T19:13:00Z">
              <w:tcPr>
                <w:tcW w:w="1310" w:type="dxa"/>
              </w:tcPr>
            </w:tcPrChange>
          </w:tcPr>
          <w:p w:rsidR="00034F31" w:rsidRPr="002F02C9" w:rsidRDefault="00152C15" w:rsidP="00F02448">
            <w:pPr>
              <w:rPr>
                <w:ins w:id="13220" w:author="Gao, Guan-Wei (高貫偉 ITC)" w:date="2012-08-24T18:28:00Z"/>
                <w:rPrChange w:id="13221" w:author="Chen, Ivy (陳素貞 IEC1)" w:date="2015-01-12T13:45:00Z">
                  <w:rPr>
                    <w:ins w:id="13222" w:author="Gao, Guan-Wei (高貫偉 ITC)" w:date="2012-08-24T18:28:00Z"/>
                  </w:rPr>
                </w:rPrChange>
              </w:rPr>
            </w:pPr>
            <w:ins w:id="13223" w:author="Gao, Guan-Wei (高貫偉 ITC)" w:date="2012-08-24T18:59:00Z">
              <w:r w:rsidRPr="002F02C9">
                <w:rPr>
                  <w:rPrChange w:id="1322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BIOS_TYP</w:t>
              </w:r>
            </w:ins>
          </w:p>
        </w:tc>
        <w:tc>
          <w:tcPr>
            <w:tcW w:w="916" w:type="dxa"/>
            <w:tcPrChange w:id="13225" w:author="Gao, Guan-Wei (高貫偉 ITC)" w:date="2012-08-24T19:13:00Z">
              <w:tcPr>
                <w:tcW w:w="916" w:type="dxa"/>
              </w:tcPr>
            </w:tcPrChange>
          </w:tcPr>
          <w:p w:rsidR="00034F31" w:rsidRPr="002F02C9" w:rsidRDefault="00152C15" w:rsidP="00F02448">
            <w:pPr>
              <w:rPr>
                <w:ins w:id="13226" w:author="Gao, Guan-Wei (高貫偉 ITC)" w:date="2012-08-24T18:28:00Z"/>
                <w:rFonts w:ascii="SimSun" w:hAnsi="SimSun"/>
                <w:rPrChange w:id="13227" w:author="Chen, Ivy (陳素貞 IEC1)" w:date="2015-01-12T13:45:00Z">
                  <w:rPr>
                    <w:ins w:id="13228" w:author="Gao, Guan-Wei (高貫偉 ITC)" w:date="2012-08-24T18:28:00Z"/>
                    <w:rFonts w:ascii="SimSun" w:hAnsi="SimSun"/>
                  </w:rPr>
                </w:rPrChange>
              </w:rPr>
            </w:pPr>
            <w:ins w:id="13229" w:author="Gao, Guan-Wei (高貫偉 ITC)" w:date="2012-10-30T09:08:00Z">
              <w:r w:rsidRPr="002F02C9">
                <w:rPr>
                  <w:rFonts w:ascii="SimSun" w:hAnsi="SimSun"/>
                  <w:rPrChange w:id="1323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947" w:type="dxa"/>
            <w:tcPrChange w:id="13231" w:author="Gao, Guan-Wei (高貫偉 ITC)" w:date="2012-08-24T19:13:00Z">
              <w:tcPr>
                <w:tcW w:w="677" w:type="dxa"/>
              </w:tcPr>
            </w:tcPrChange>
          </w:tcPr>
          <w:p w:rsidR="00034F31" w:rsidRPr="002F02C9" w:rsidRDefault="00152C15" w:rsidP="00F02448">
            <w:pPr>
              <w:rPr>
                <w:ins w:id="13232" w:author="Gao, Guan-Wei (高貫偉 ITC)" w:date="2012-08-24T18:28:00Z"/>
                <w:rPrChange w:id="13233" w:author="Chen, Ivy (陳素貞 IEC1)" w:date="2015-01-12T13:45:00Z">
                  <w:rPr>
                    <w:ins w:id="13234" w:author="Gao, Guan-Wei (高貫偉 ITC)" w:date="2012-08-24T18:28:00Z"/>
                  </w:rPr>
                </w:rPrChange>
              </w:rPr>
            </w:pPr>
            <w:ins w:id="13235" w:author="Gao, Guan-Wei (高貫偉 ITC)" w:date="2012-08-24T19:13:00Z">
              <w:r w:rsidRPr="002F02C9">
                <w:rPr>
                  <w:rFonts w:hint="eastAsia"/>
                  <w:rPrChange w:id="1323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同</w:t>
              </w:r>
              <w:r w:rsidRPr="002F02C9">
                <w:rPr>
                  <w:rPrChange w:id="1323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1323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定义</w:t>
              </w:r>
            </w:ins>
          </w:p>
        </w:tc>
        <w:tc>
          <w:tcPr>
            <w:tcW w:w="1162" w:type="dxa"/>
            <w:tcPrChange w:id="13239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034F31" w:rsidRPr="002F02C9" w:rsidRDefault="00152C15" w:rsidP="00F02448">
            <w:pPr>
              <w:rPr>
                <w:ins w:id="13240" w:author="Gao, Guan-Wei (高貫偉 ITC)" w:date="2012-08-24T18:28:00Z"/>
                <w:rFonts w:ascii="SimSun" w:hAnsi="SimSun"/>
                <w:rPrChange w:id="13241" w:author="Chen, Ivy (陳素貞 IEC1)" w:date="2015-01-12T13:45:00Z">
                  <w:rPr>
                    <w:ins w:id="13242" w:author="Gao, Guan-Wei (高貫偉 ITC)" w:date="2012-08-24T18:28:00Z"/>
                    <w:rFonts w:ascii="SimSun" w:hAnsi="SimSun"/>
                  </w:rPr>
                </w:rPrChange>
              </w:rPr>
            </w:pPr>
            <w:ins w:id="13243" w:author="Gao, Guan-Wei (高貫偉 ITC)" w:date="2012-08-24T19:14:00Z">
              <w:r w:rsidRPr="002F02C9">
                <w:rPr>
                  <w:rFonts w:ascii="SimSun" w:hAnsi="SimSun" w:hint="eastAsia"/>
                  <w:rPrChange w:id="1324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  <w:tcPrChange w:id="13245" w:author="Gao, Guan-Wei (高貫偉 ITC)" w:date="2012-08-24T19:13:00Z">
              <w:tcPr>
                <w:tcW w:w="680" w:type="dxa"/>
              </w:tcPr>
            </w:tcPrChange>
          </w:tcPr>
          <w:p w:rsidR="00034F31" w:rsidRPr="002F02C9" w:rsidRDefault="00034F31" w:rsidP="00F02448">
            <w:pPr>
              <w:rPr>
                <w:ins w:id="13246" w:author="Gao, Guan-Wei (高貫偉 ITC)" w:date="2012-08-24T18:28:00Z"/>
                <w:rPrChange w:id="13247" w:author="Chen, Ivy (陳素貞 IEC1)" w:date="2015-01-12T13:45:00Z">
                  <w:rPr>
                    <w:ins w:id="13248" w:author="Gao, Guan-Wei (高貫偉 ITC)" w:date="2012-08-24T18:28:00Z"/>
                  </w:rPr>
                </w:rPrChange>
              </w:rPr>
            </w:pPr>
          </w:p>
        </w:tc>
        <w:tc>
          <w:tcPr>
            <w:tcW w:w="2728" w:type="dxa"/>
            <w:tcPrChange w:id="13249" w:author="Gao, Guan-Wei (高貫偉 ITC)" w:date="2012-08-24T19:13:00Z">
              <w:tcPr>
                <w:tcW w:w="2728" w:type="dxa"/>
              </w:tcPr>
            </w:tcPrChange>
          </w:tcPr>
          <w:p w:rsidR="00034F31" w:rsidRPr="002F02C9" w:rsidRDefault="00034F31" w:rsidP="00F02448">
            <w:pPr>
              <w:rPr>
                <w:ins w:id="13250" w:author="Gao, Guan-Wei (高貫偉 ITC)" w:date="2012-08-24T18:28:00Z"/>
                <w:rPrChange w:id="13251" w:author="Chen, Ivy (陳素貞 IEC1)" w:date="2015-01-12T13:45:00Z">
                  <w:rPr>
                    <w:ins w:id="13252" w:author="Gao, Guan-Wei (高貫偉 ITC)" w:date="2012-08-24T18:28:00Z"/>
                  </w:rPr>
                </w:rPrChange>
              </w:rPr>
            </w:pPr>
          </w:p>
        </w:tc>
        <w:tc>
          <w:tcPr>
            <w:tcW w:w="2629" w:type="dxa"/>
            <w:tcPrChange w:id="13253" w:author="Gao, Guan-Wei (高貫偉 ITC)" w:date="2012-08-24T19:13:00Z">
              <w:tcPr>
                <w:tcW w:w="2629" w:type="dxa"/>
              </w:tcPr>
            </w:tcPrChange>
          </w:tcPr>
          <w:p w:rsidR="00034F31" w:rsidRPr="002F02C9" w:rsidRDefault="00034F31" w:rsidP="00F02448">
            <w:pPr>
              <w:rPr>
                <w:ins w:id="13254" w:author="Gao, Guan-Wei (高貫偉 ITC)" w:date="2012-08-24T18:28:00Z"/>
                <w:rFonts w:ascii="Tahoma" w:hAnsi="Tahoma"/>
                <w:sz w:val="18"/>
                <w:rPrChange w:id="13255" w:author="Chen, Ivy (陳素貞 IEC1)" w:date="2015-01-12T13:45:00Z">
                  <w:rPr>
                    <w:ins w:id="13256" w:author="Gao, Guan-Wei (高貫偉 ITC)" w:date="2012-08-24T18:28:00Z"/>
                    <w:rFonts w:ascii="Tahoma" w:hAnsi="Tahoma"/>
                    <w:sz w:val="18"/>
                  </w:rPr>
                </w:rPrChange>
              </w:rPr>
            </w:pPr>
          </w:p>
        </w:tc>
      </w:tr>
      <w:tr w:rsidR="00034F31" w:rsidRPr="002F02C9" w:rsidTr="0051634B">
        <w:trPr>
          <w:ins w:id="13257" w:author="Gao, Guan-Wei (高貫偉 ITC)" w:date="2012-08-24T18:28:00Z"/>
        </w:trPr>
        <w:tc>
          <w:tcPr>
            <w:tcW w:w="445" w:type="dxa"/>
            <w:tcPrChange w:id="13258" w:author="Gao, Guan-Wei (高貫偉 ITC)" w:date="2012-08-24T19:13:00Z">
              <w:tcPr>
                <w:tcW w:w="445" w:type="dxa"/>
              </w:tcPr>
            </w:tcPrChange>
          </w:tcPr>
          <w:p w:rsidR="00034F31" w:rsidRPr="002F02C9" w:rsidRDefault="00152C15" w:rsidP="00F02448">
            <w:pPr>
              <w:rPr>
                <w:ins w:id="13259" w:author="Gao, Guan-Wei (高貫偉 ITC)" w:date="2012-08-24T18:28:00Z"/>
                <w:rPrChange w:id="13260" w:author="Chen, Ivy (陳素貞 IEC1)" w:date="2015-01-12T13:45:00Z">
                  <w:rPr>
                    <w:ins w:id="13261" w:author="Gao, Guan-Wei (高貫偉 ITC)" w:date="2012-08-24T18:28:00Z"/>
                  </w:rPr>
                </w:rPrChange>
              </w:rPr>
            </w:pPr>
            <w:ins w:id="13262" w:author="Gao, Guan-Wei (高貫偉 ITC)" w:date="2012-08-24T19:31:00Z">
              <w:r w:rsidRPr="002F02C9">
                <w:rPr>
                  <w:rPrChange w:id="1326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6</w:t>
              </w:r>
            </w:ins>
          </w:p>
        </w:tc>
        <w:tc>
          <w:tcPr>
            <w:tcW w:w="1310" w:type="dxa"/>
            <w:tcPrChange w:id="13264" w:author="Gao, Guan-Wei (高貫偉 ITC)" w:date="2012-08-24T19:13:00Z">
              <w:tcPr>
                <w:tcW w:w="1310" w:type="dxa"/>
              </w:tcPr>
            </w:tcPrChange>
          </w:tcPr>
          <w:p w:rsidR="00034F31" w:rsidRPr="002F02C9" w:rsidRDefault="00152C15" w:rsidP="00F02448">
            <w:pPr>
              <w:rPr>
                <w:ins w:id="13265" w:author="Gao, Guan-Wei (高貫偉 ITC)" w:date="2012-08-24T18:28:00Z"/>
                <w:rPrChange w:id="13266" w:author="Chen, Ivy (陳素貞 IEC1)" w:date="2015-01-12T13:45:00Z">
                  <w:rPr>
                    <w:ins w:id="13267" w:author="Gao, Guan-Wei (高貫偉 ITC)" w:date="2012-08-24T18:28:00Z"/>
                  </w:rPr>
                </w:rPrChange>
              </w:rPr>
            </w:pPr>
            <w:ins w:id="13268" w:author="Gao, Guan-Wei (高貫偉 ITC)" w:date="2012-08-24T18:59:00Z">
              <w:r w:rsidRPr="002F02C9">
                <w:rPr>
                  <w:rPrChange w:id="1326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KBC_Ver</w:t>
              </w:r>
            </w:ins>
          </w:p>
        </w:tc>
        <w:tc>
          <w:tcPr>
            <w:tcW w:w="916" w:type="dxa"/>
            <w:tcPrChange w:id="13270" w:author="Gao, Guan-Wei (高貫偉 ITC)" w:date="2012-08-24T19:13:00Z">
              <w:tcPr>
                <w:tcW w:w="916" w:type="dxa"/>
              </w:tcPr>
            </w:tcPrChange>
          </w:tcPr>
          <w:p w:rsidR="00034F31" w:rsidRPr="002F02C9" w:rsidRDefault="00152C15" w:rsidP="00F02448">
            <w:pPr>
              <w:rPr>
                <w:ins w:id="13271" w:author="Gao, Guan-Wei (高貫偉 ITC)" w:date="2012-08-24T18:28:00Z"/>
                <w:rFonts w:ascii="SimSun" w:hAnsi="SimSun"/>
                <w:rPrChange w:id="13272" w:author="Chen, Ivy (陳素貞 IEC1)" w:date="2015-01-12T13:45:00Z">
                  <w:rPr>
                    <w:ins w:id="13273" w:author="Gao, Guan-Wei (高貫偉 ITC)" w:date="2012-08-24T18:28:00Z"/>
                    <w:rFonts w:ascii="SimSun" w:hAnsi="SimSun"/>
                  </w:rPr>
                </w:rPrChange>
              </w:rPr>
            </w:pPr>
            <w:ins w:id="13274" w:author="Gao, Guan-Wei (高貫偉 ITC)" w:date="2012-10-30T09:08:00Z">
              <w:r w:rsidRPr="002F02C9">
                <w:rPr>
                  <w:rFonts w:ascii="SimSun" w:hAnsi="SimSun"/>
                  <w:rPrChange w:id="1327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947" w:type="dxa"/>
            <w:tcPrChange w:id="13276" w:author="Gao, Guan-Wei (高貫偉 ITC)" w:date="2012-08-24T19:13:00Z">
              <w:tcPr>
                <w:tcW w:w="677" w:type="dxa"/>
              </w:tcPr>
            </w:tcPrChange>
          </w:tcPr>
          <w:p w:rsidR="00034F31" w:rsidRPr="002F02C9" w:rsidRDefault="00152C15" w:rsidP="00F02448">
            <w:pPr>
              <w:rPr>
                <w:ins w:id="13277" w:author="Gao, Guan-Wei (高貫偉 ITC)" w:date="2012-08-24T18:28:00Z"/>
                <w:rPrChange w:id="13278" w:author="Chen, Ivy (陳素貞 IEC1)" w:date="2015-01-12T13:45:00Z">
                  <w:rPr>
                    <w:ins w:id="13279" w:author="Gao, Guan-Wei (高貫偉 ITC)" w:date="2012-08-24T18:28:00Z"/>
                  </w:rPr>
                </w:rPrChange>
              </w:rPr>
            </w:pPr>
            <w:ins w:id="13280" w:author="Gao, Guan-Wei (高貫偉 ITC)" w:date="2012-08-24T19:13:00Z">
              <w:r w:rsidRPr="002F02C9">
                <w:rPr>
                  <w:rFonts w:hint="eastAsia"/>
                  <w:rPrChange w:id="1328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同</w:t>
              </w:r>
              <w:r w:rsidRPr="002F02C9">
                <w:rPr>
                  <w:rPrChange w:id="1328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1328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定义</w:t>
              </w:r>
            </w:ins>
          </w:p>
        </w:tc>
        <w:tc>
          <w:tcPr>
            <w:tcW w:w="1162" w:type="dxa"/>
            <w:tcPrChange w:id="13284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034F31" w:rsidRPr="002F02C9" w:rsidRDefault="00152C15" w:rsidP="00F02448">
            <w:pPr>
              <w:rPr>
                <w:ins w:id="13285" w:author="Gao, Guan-Wei (高貫偉 ITC)" w:date="2012-08-24T18:28:00Z"/>
                <w:rFonts w:eastAsia="新細明體"/>
                <w:lang w:eastAsia="zh-TW"/>
                <w:rPrChange w:id="13286" w:author="Chen, Ivy (陳素貞 IEC1)" w:date="2015-01-12T13:45:00Z">
                  <w:rPr>
                    <w:ins w:id="13287" w:author="Gao, Guan-Wei (高貫偉 ITC)" w:date="2012-08-24T18:28:00Z"/>
                    <w:rFonts w:eastAsia="新細明體"/>
                    <w:lang w:eastAsia="zh-TW"/>
                  </w:rPr>
                </w:rPrChange>
              </w:rPr>
            </w:pPr>
            <w:ins w:id="13288" w:author="Gao, Guan-Wei (高貫偉 ITC)" w:date="2012-08-24T19:14:00Z">
              <w:r w:rsidRPr="002F02C9">
                <w:rPr>
                  <w:rFonts w:ascii="SimSun" w:hAnsi="SimSun" w:hint="eastAsia"/>
                  <w:rPrChange w:id="1328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  <w:tcPrChange w:id="13290" w:author="Gao, Guan-Wei (高貫偉 ITC)" w:date="2012-08-24T19:13:00Z">
              <w:tcPr>
                <w:tcW w:w="680" w:type="dxa"/>
              </w:tcPr>
            </w:tcPrChange>
          </w:tcPr>
          <w:p w:rsidR="00034F31" w:rsidRPr="002F02C9" w:rsidRDefault="00034F31" w:rsidP="00F02448">
            <w:pPr>
              <w:rPr>
                <w:ins w:id="13291" w:author="Gao, Guan-Wei (高貫偉 ITC)" w:date="2012-08-24T18:28:00Z"/>
                <w:rPrChange w:id="13292" w:author="Chen, Ivy (陳素貞 IEC1)" w:date="2015-01-12T13:45:00Z">
                  <w:rPr>
                    <w:ins w:id="13293" w:author="Gao, Guan-Wei (高貫偉 ITC)" w:date="2012-08-24T18:28:00Z"/>
                  </w:rPr>
                </w:rPrChange>
              </w:rPr>
            </w:pPr>
          </w:p>
        </w:tc>
        <w:tc>
          <w:tcPr>
            <w:tcW w:w="2728" w:type="dxa"/>
            <w:tcPrChange w:id="13294" w:author="Gao, Guan-Wei (高貫偉 ITC)" w:date="2012-08-24T19:13:00Z">
              <w:tcPr>
                <w:tcW w:w="2728" w:type="dxa"/>
              </w:tcPr>
            </w:tcPrChange>
          </w:tcPr>
          <w:p w:rsidR="00034F31" w:rsidRPr="002F02C9" w:rsidRDefault="00034F31" w:rsidP="00F02448">
            <w:pPr>
              <w:rPr>
                <w:ins w:id="13295" w:author="Gao, Guan-Wei (高貫偉 ITC)" w:date="2012-08-24T18:28:00Z"/>
                <w:rFonts w:ascii="SimSun"/>
                <w:rPrChange w:id="13296" w:author="Chen, Ivy (陳素貞 IEC1)" w:date="2015-01-12T13:45:00Z">
                  <w:rPr>
                    <w:ins w:id="13297" w:author="Gao, Guan-Wei (高貫偉 ITC)" w:date="2012-08-24T18:28:00Z"/>
                    <w:rFonts w:ascii="SimSun"/>
                  </w:rPr>
                </w:rPrChange>
              </w:rPr>
            </w:pPr>
          </w:p>
        </w:tc>
        <w:tc>
          <w:tcPr>
            <w:tcW w:w="2629" w:type="dxa"/>
            <w:tcPrChange w:id="13298" w:author="Gao, Guan-Wei (高貫偉 ITC)" w:date="2012-08-24T19:13:00Z">
              <w:tcPr>
                <w:tcW w:w="2629" w:type="dxa"/>
              </w:tcPr>
            </w:tcPrChange>
          </w:tcPr>
          <w:p w:rsidR="00034F31" w:rsidRPr="002F02C9" w:rsidRDefault="00034F31" w:rsidP="00F02448">
            <w:pPr>
              <w:rPr>
                <w:ins w:id="13299" w:author="Gao, Guan-Wei (高貫偉 ITC)" w:date="2012-08-24T18:28:00Z"/>
                <w:rPrChange w:id="13300" w:author="Chen, Ivy (陳素貞 IEC1)" w:date="2015-01-12T13:45:00Z">
                  <w:rPr>
                    <w:ins w:id="13301" w:author="Gao, Guan-Wei (高貫偉 ITC)" w:date="2012-08-24T18:28:00Z"/>
                  </w:rPr>
                </w:rPrChange>
              </w:rPr>
            </w:pPr>
          </w:p>
        </w:tc>
      </w:tr>
      <w:tr w:rsidR="00034F31" w:rsidRPr="002F02C9" w:rsidTr="0051634B">
        <w:trPr>
          <w:ins w:id="13302" w:author="Gao, Guan-Wei (高貫偉 ITC)" w:date="2012-08-24T18:28:00Z"/>
        </w:trPr>
        <w:tc>
          <w:tcPr>
            <w:tcW w:w="445" w:type="dxa"/>
            <w:tcPrChange w:id="13303" w:author="Gao, Guan-Wei (高貫偉 ITC)" w:date="2012-08-24T19:13:00Z">
              <w:tcPr>
                <w:tcW w:w="445" w:type="dxa"/>
              </w:tcPr>
            </w:tcPrChange>
          </w:tcPr>
          <w:p w:rsidR="00034F31" w:rsidRPr="002F02C9" w:rsidRDefault="00152C15" w:rsidP="00F02448">
            <w:pPr>
              <w:rPr>
                <w:ins w:id="13304" w:author="Gao, Guan-Wei (高貫偉 ITC)" w:date="2012-08-24T18:28:00Z"/>
                <w:rPrChange w:id="13305" w:author="Chen, Ivy (陳素貞 IEC1)" w:date="2015-01-12T13:45:00Z">
                  <w:rPr>
                    <w:ins w:id="13306" w:author="Gao, Guan-Wei (高貫偉 ITC)" w:date="2012-08-24T18:28:00Z"/>
                  </w:rPr>
                </w:rPrChange>
              </w:rPr>
            </w:pPr>
            <w:ins w:id="13307" w:author="Gao, Guan-Wei (高貫偉 ITC)" w:date="2012-08-24T19:31:00Z">
              <w:r w:rsidRPr="002F02C9">
                <w:rPr>
                  <w:rPrChange w:id="1330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7</w:t>
              </w:r>
            </w:ins>
          </w:p>
        </w:tc>
        <w:tc>
          <w:tcPr>
            <w:tcW w:w="1310" w:type="dxa"/>
            <w:tcPrChange w:id="13309" w:author="Gao, Guan-Wei (高貫偉 ITC)" w:date="2012-08-24T19:13:00Z">
              <w:tcPr>
                <w:tcW w:w="1310" w:type="dxa"/>
              </w:tcPr>
            </w:tcPrChange>
          </w:tcPr>
          <w:p w:rsidR="00034F31" w:rsidRPr="002F02C9" w:rsidRDefault="00152C15" w:rsidP="00F02448">
            <w:pPr>
              <w:rPr>
                <w:ins w:id="13310" w:author="Gao, Guan-Wei (高貫偉 ITC)" w:date="2012-08-24T18:28:00Z"/>
                <w:rPrChange w:id="13311" w:author="Chen, Ivy (陳素貞 IEC1)" w:date="2015-01-12T13:45:00Z">
                  <w:rPr>
                    <w:ins w:id="13312" w:author="Gao, Guan-Wei (高貫偉 ITC)" w:date="2012-08-24T18:28:00Z"/>
                  </w:rPr>
                </w:rPrChange>
              </w:rPr>
            </w:pPr>
            <w:ins w:id="13313" w:author="Gao, Guan-Wei (高貫偉 ITC)" w:date="2012-08-24T18:59:00Z">
              <w:r w:rsidRPr="002F02C9">
                <w:rPr>
                  <w:rPrChange w:id="1331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VDO_BIOS</w:t>
              </w:r>
            </w:ins>
          </w:p>
        </w:tc>
        <w:tc>
          <w:tcPr>
            <w:tcW w:w="916" w:type="dxa"/>
            <w:tcPrChange w:id="13315" w:author="Gao, Guan-Wei (高貫偉 ITC)" w:date="2012-08-24T19:13:00Z">
              <w:tcPr>
                <w:tcW w:w="916" w:type="dxa"/>
              </w:tcPr>
            </w:tcPrChange>
          </w:tcPr>
          <w:p w:rsidR="00034F31" w:rsidRPr="002F02C9" w:rsidRDefault="00152C15" w:rsidP="00F02448">
            <w:pPr>
              <w:rPr>
                <w:ins w:id="13316" w:author="Gao, Guan-Wei (高貫偉 ITC)" w:date="2012-08-24T18:28:00Z"/>
                <w:rFonts w:ascii="SimSun" w:hAnsi="SimSun"/>
                <w:rPrChange w:id="13317" w:author="Chen, Ivy (陳素貞 IEC1)" w:date="2015-01-12T13:45:00Z">
                  <w:rPr>
                    <w:ins w:id="13318" w:author="Gao, Guan-Wei (高貫偉 ITC)" w:date="2012-08-24T18:28:00Z"/>
                    <w:rFonts w:ascii="SimSun" w:hAnsi="SimSun"/>
                  </w:rPr>
                </w:rPrChange>
              </w:rPr>
            </w:pPr>
            <w:ins w:id="13319" w:author="Gao, Guan-Wei (高貫偉 ITC)" w:date="2012-10-30T09:08:00Z">
              <w:r w:rsidRPr="002F02C9">
                <w:rPr>
                  <w:rFonts w:ascii="SimSun" w:hAnsi="SimSun"/>
                  <w:rPrChange w:id="1332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947" w:type="dxa"/>
            <w:tcPrChange w:id="13321" w:author="Gao, Guan-Wei (高貫偉 ITC)" w:date="2012-08-24T19:13:00Z">
              <w:tcPr>
                <w:tcW w:w="677" w:type="dxa"/>
              </w:tcPr>
            </w:tcPrChange>
          </w:tcPr>
          <w:p w:rsidR="00034F31" w:rsidRPr="002F02C9" w:rsidRDefault="00152C15" w:rsidP="00F02448">
            <w:pPr>
              <w:rPr>
                <w:ins w:id="13322" w:author="Gao, Guan-Wei (高貫偉 ITC)" w:date="2012-08-24T18:28:00Z"/>
                <w:rPrChange w:id="13323" w:author="Chen, Ivy (陳素貞 IEC1)" w:date="2015-01-12T13:45:00Z">
                  <w:rPr>
                    <w:ins w:id="13324" w:author="Gao, Guan-Wei (高貫偉 ITC)" w:date="2012-08-24T18:28:00Z"/>
                  </w:rPr>
                </w:rPrChange>
              </w:rPr>
            </w:pPr>
            <w:ins w:id="13325" w:author="Gao, Guan-Wei (高貫偉 ITC)" w:date="2012-08-24T19:13:00Z">
              <w:r w:rsidRPr="002F02C9">
                <w:rPr>
                  <w:rFonts w:hint="eastAsia"/>
                  <w:rPrChange w:id="1332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同</w:t>
              </w:r>
              <w:r w:rsidRPr="002F02C9">
                <w:rPr>
                  <w:rPrChange w:id="1332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1332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定义</w:t>
              </w:r>
            </w:ins>
          </w:p>
        </w:tc>
        <w:tc>
          <w:tcPr>
            <w:tcW w:w="1162" w:type="dxa"/>
            <w:tcPrChange w:id="13329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034F31" w:rsidRPr="002F02C9" w:rsidRDefault="00152C15" w:rsidP="00F02448">
            <w:pPr>
              <w:rPr>
                <w:ins w:id="13330" w:author="Gao, Guan-Wei (高貫偉 ITC)" w:date="2012-08-24T18:28:00Z"/>
                <w:rFonts w:ascii="SimSun" w:hAnsi="SimSun"/>
                <w:rPrChange w:id="13331" w:author="Chen, Ivy (陳素貞 IEC1)" w:date="2015-01-12T13:45:00Z">
                  <w:rPr>
                    <w:ins w:id="13332" w:author="Gao, Guan-Wei (高貫偉 ITC)" w:date="2012-08-24T18:28:00Z"/>
                    <w:rFonts w:ascii="SimSun" w:hAnsi="SimSun"/>
                  </w:rPr>
                </w:rPrChange>
              </w:rPr>
            </w:pPr>
            <w:ins w:id="13333" w:author="Gao, Guan-Wei (高貫偉 ITC)" w:date="2012-08-24T19:14:00Z">
              <w:r w:rsidRPr="002F02C9">
                <w:rPr>
                  <w:rFonts w:ascii="SimSun" w:hAnsi="SimSun" w:hint="eastAsia"/>
                  <w:rPrChange w:id="1333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  <w:tcPrChange w:id="13335" w:author="Gao, Guan-Wei (高貫偉 ITC)" w:date="2012-08-24T19:13:00Z">
              <w:tcPr>
                <w:tcW w:w="680" w:type="dxa"/>
              </w:tcPr>
            </w:tcPrChange>
          </w:tcPr>
          <w:p w:rsidR="00034F31" w:rsidRPr="002F02C9" w:rsidRDefault="00034F31" w:rsidP="00F02448">
            <w:pPr>
              <w:rPr>
                <w:ins w:id="13336" w:author="Gao, Guan-Wei (高貫偉 ITC)" w:date="2012-08-24T18:28:00Z"/>
                <w:rPrChange w:id="13337" w:author="Chen, Ivy (陳素貞 IEC1)" w:date="2015-01-12T13:45:00Z">
                  <w:rPr>
                    <w:ins w:id="13338" w:author="Gao, Guan-Wei (高貫偉 ITC)" w:date="2012-08-24T18:28:00Z"/>
                  </w:rPr>
                </w:rPrChange>
              </w:rPr>
            </w:pPr>
          </w:p>
        </w:tc>
        <w:tc>
          <w:tcPr>
            <w:tcW w:w="2728" w:type="dxa"/>
            <w:tcPrChange w:id="13339" w:author="Gao, Guan-Wei (高貫偉 ITC)" w:date="2012-08-24T19:13:00Z">
              <w:tcPr>
                <w:tcW w:w="2728" w:type="dxa"/>
              </w:tcPr>
            </w:tcPrChange>
          </w:tcPr>
          <w:p w:rsidR="00034F31" w:rsidRPr="002F02C9" w:rsidRDefault="00034F31" w:rsidP="00F02448">
            <w:pPr>
              <w:rPr>
                <w:ins w:id="13340" w:author="Gao, Guan-Wei (高貫偉 ITC)" w:date="2012-08-24T18:28:00Z"/>
                <w:rFonts w:eastAsiaTheme="minorEastAsia"/>
                <w:rPrChange w:id="13341" w:author="Chen, Ivy (陳素貞 IEC1)" w:date="2015-01-12T13:45:00Z">
                  <w:rPr>
                    <w:ins w:id="13342" w:author="Gao, Guan-Wei (高貫偉 ITC)" w:date="2012-08-24T18:28:00Z"/>
                    <w:rFonts w:eastAsiaTheme="minorEastAsia"/>
                  </w:rPr>
                </w:rPrChange>
              </w:rPr>
            </w:pPr>
          </w:p>
        </w:tc>
        <w:tc>
          <w:tcPr>
            <w:tcW w:w="2629" w:type="dxa"/>
            <w:tcPrChange w:id="13343" w:author="Gao, Guan-Wei (高貫偉 ITC)" w:date="2012-08-24T19:13:00Z">
              <w:tcPr>
                <w:tcW w:w="2629" w:type="dxa"/>
              </w:tcPr>
            </w:tcPrChange>
          </w:tcPr>
          <w:p w:rsidR="00034F31" w:rsidRPr="002F02C9" w:rsidRDefault="00034F31" w:rsidP="00F02448">
            <w:pPr>
              <w:rPr>
                <w:ins w:id="13344" w:author="Gao, Guan-Wei (高貫偉 ITC)" w:date="2012-08-24T18:28:00Z"/>
                <w:rPrChange w:id="13345" w:author="Chen, Ivy (陳素貞 IEC1)" w:date="2015-01-12T13:45:00Z">
                  <w:rPr>
                    <w:ins w:id="13346" w:author="Gao, Guan-Wei (高貫偉 ITC)" w:date="2012-08-24T18:28:00Z"/>
                  </w:rPr>
                </w:rPrChange>
              </w:rPr>
            </w:pPr>
          </w:p>
        </w:tc>
      </w:tr>
      <w:tr w:rsidR="00034F31" w:rsidRPr="002F02C9" w:rsidTr="0051634B">
        <w:trPr>
          <w:ins w:id="13347" w:author="Gao, Guan-Wei (高貫偉 ITC)" w:date="2012-08-24T18:28:00Z"/>
        </w:trPr>
        <w:tc>
          <w:tcPr>
            <w:tcW w:w="445" w:type="dxa"/>
            <w:tcPrChange w:id="13348" w:author="Gao, Guan-Wei (高貫偉 ITC)" w:date="2012-08-24T19:13:00Z">
              <w:tcPr>
                <w:tcW w:w="445" w:type="dxa"/>
              </w:tcPr>
            </w:tcPrChange>
          </w:tcPr>
          <w:p w:rsidR="00034F31" w:rsidRPr="002F02C9" w:rsidRDefault="00152C15" w:rsidP="00F02448">
            <w:pPr>
              <w:rPr>
                <w:ins w:id="13349" w:author="Gao, Guan-Wei (高貫偉 ITC)" w:date="2012-08-24T18:28:00Z"/>
                <w:rPrChange w:id="13350" w:author="Chen, Ivy (陳素貞 IEC1)" w:date="2015-01-12T13:45:00Z">
                  <w:rPr>
                    <w:ins w:id="13351" w:author="Gao, Guan-Wei (高貫偉 ITC)" w:date="2012-08-24T18:28:00Z"/>
                  </w:rPr>
                </w:rPrChange>
              </w:rPr>
            </w:pPr>
            <w:ins w:id="13352" w:author="Gao, Guan-Wei (高貫偉 ITC)" w:date="2012-08-24T19:31:00Z">
              <w:r w:rsidRPr="002F02C9">
                <w:rPr>
                  <w:rPrChange w:id="13353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8</w:t>
              </w:r>
            </w:ins>
          </w:p>
        </w:tc>
        <w:tc>
          <w:tcPr>
            <w:tcW w:w="1310" w:type="dxa"/>
            <w:tcPrChange w:id="13354" w:author="Gao, Guan-Wei (高貫偉 ITC)" w:date="2012-08-24T19:13:00Z">
              <w:tcPr>
                <w:tcW w:w="1310" w:type="dxa"/>
              </w:tcPr>
            </w:tcPrChange>
          </w:tcPr>
          <w:p w:rsidR="00034F31" w:rsidRPr="002F02C9" w:rsidRDefault="00152C15" w:rsidP="00F02448">
            <w:pPr>
              <w:rPr>
                <w:ins w:id="13355" w:author="Gao, Guan-Wei (高貫偉 ITC)" w:date="2012-08-24T18:28:00Z"/>
                <w:rPrChange w:id="13356" w:author="Chen, Ivy (陳素貞 IEC1)" w:date="2015-01-12T13:45:00Z">
                  <w:rPr>
                    <w:ins w:id="13357" w:author="Gao, Guan-Wei (高貫偉 ITC)" w:date="2012-08-24T18:28:00Z"/>
                  </w:rPr>
                </w:rPrChange>
              </w:rPr>
            </w:pPr>
            <w:ins w:id="13358" w:author="Gao, Guan-Wei (高貫偉 ITC)" w:date="2012-08-24T18:59:00Z">
              <w:r w:rsidRPr="002F02C9">
                <w:rPr>
                  <w:rPrChange w:id="13359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FDD_Sup</w:t>
              </w:r>
            </w:ins>
          </w:p>
        </w:tc>
        <w:tc>
          <w:tcPr>
            <w:tcW w:w="916" w:type="dxa"/>
            <w:tcPrChange w:id="13360" w:author="Gao, Guan-Wei (高貫偉 ITC)" w:date="2012-08-24T19:13:00Z">
              <w:tcPr>
                <w:tcW w:w="916" w:type="dxa"/>
              </w:tcPr>
            </w:tcPrChange>
          </w:tcPr>
          <w:p w:rsidR="00034F31" w:rsidRPr="002F02C9" w:rsidRDefault="00152C15" w:rsidP="00F02448">
            <w:pPr>
              <w:rPr>
                <w:ins w:id="13361" w:author="Gao, Guan-Wei (高貫偉 ITC)" w:date="2012-08-24T18:28:00Z"/>
                <w:rFonts w:ascii="SimSun" w:hAnsi="SimSun"/>
                <w:rPrChange w:id="13362" w:author="Chen, Ivy (陳素貞 IEC1)" w:date="2015-01-12T13:45:00Z">
                  <w:rPr>
                    <w:ins w:id="13363" w:author="Gao, Guan-Wei (高貫偉 ITC)" w:date="2012-08-24T18:28:00Z"/>
                    <w:rFonts w:ascii="SimSun" w:hAnsi="SimSun"/>
                  </w:rPr>
                </w:rPrChange>
              </w:rPr>
            </w:pPr>
            <w:ins w:id="13364" w:author="Gao, Guan-Wei (高貫偉 ITC)" w:date="2012-10-30T09:08:00Z">
              <w:r w:rsidRPr="002F02C9">
                <w:rPr>
                  <w:rFonts w:ascii="SimSun" w:hAnsi="SimSun"/>
                  <w:rPrChange w:id="13365" w:author="Chen, Ivy (陳素貞 IEC1)" w:date="2015-01-12T13:45:00Z">
                    <w:rPr>
                      <w:rFonts w:ascii="SimSun" w:eastAsia="SimHei" w:hAnsi="SimSun" w:cs="Arial"/>
                      <w:color w:val="0000FF"/>
                      <w:szCs w:val="20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947" w:type="dxa"/>
            <w:tcPrChange w:id="13366" w:author="Gao, Guan-Wei (高貫偉 ITC)" w:date="2012-08-24T19:13:00Z">
              <w:tcPr>
                <w:tcW w:w="677" w:type="dxa"/>
              </w:tcPr>
            </w:tcPrChange>
          </w:tcPr>
          <w:p w:rsidR="00034F31" w:rsidRPr="002F02C9" w:rsidRDefault="00152C15" w:rsidP="00F02448">
            <w:pPr>
              <w:rPr>
                <w:ins w:id="13367" w:author="Gao, Guan-Wei (高貫偉 ITC)" w:date="2012-08-24T18:28:00Z"/>
                <w:rPrChange w:id="13368" w:author="Chen, Ivy (陳素貞 IEC1)" w:date="2015-01-12T13:45:00Z">
                  <w:rPr>
                    <w:ins w:id="13369" w:author="Gao, Guan-Wei (高貫偉 ITC)" w:date="2012-08-24T18:28:00Z"/>
                  </w:rPr>
                </w:rPrChange>
              </w:rPr>
            </w:pPr>
            <w:ins w:id="13370" w:author="Gao, Guan-Wei (高貫偉 ITC)" w:date="2012-08-24T19:13:00Z">
              <w:r w:rsidRPr="002F02C9">
                <w:rPr>
                  <w:rFonts w:hint="eastAsia"/>
                  <w:rPrChange w:id="13371" w:author="Chen, Ivy (陳素貞 IEC1)" w:date="2015-01-12T13:45:00Z">
                    <w:rPr>
                      <w:rFonts w:ascii="Arial" w:eastAsia="SimHei" w:hAnsi="Arial" w:cs="Arial" w:hint="eastAsia"/>
                      <w:color w:val="0000FF"/>
                      <w:szCs w:val="20"/>
                      <w:u w:val="single"/>
                    </w:rPr>
                  </w:rPrChange>
                </w:rPr>
                <w:t>同</w:t>
              </w:r>
              <w:r w:rsidRPr="002F02C9">
                <w:rPr>
                  <w:rPrChange w:id="13372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13373" w:author="Chen, Ivy (陳素貞 IEC1)" w:date="2015-01-12T13:45:00Z">
                    <w:rPr>
                      <w:rFonts w:ascii="Arial" w:eastAsia="SimHei" w:hAnsi="Arial" w:cs="Arial" w:hint="eastAsia"/>
                      <w:color w:val="0000FF"/>
                      <w:szCs w:val="20"/>
                      <w:u w:val="single"/>
                    </w:rPr>
                  </w:rPrChange>
                </w:rPr>
                <w:t>定义</w:t>
              </w:r>
            </w:ins>
          </w:p>
        </w:tc>
        <w:tc>
          <w:tcPr>
            <w:tcW w:w="1162" w:type="dxa"/>
            <w:tcPrChange w:id="13374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034F31" w:rsidRPr="002F02C9" w:rsidRDefault="00152C15" w:rsidP="00F02448">
            <w:pPr>
              <w:rPr>
                <w:ins w:id="13375" w:author="Gao, Guan-Wei (高貫偉 ITC)" w:date="2012-08-24T18:28:00Z"/>
                <w:rFonts w:ascii="SimSun" w:hAnsi="SimSun"/>
                <w:rPrChange w:id="13376" w:author="Chen, Ivy (陳素貞 IEC1)" w:date="2015-01-12T13:45:00Z">
                  <w:rPr>
                    <w:ins w:id="13377" w:author="Gao, Guan-Wei (高貫偉 ITC)" w:date="2012-08-24T18:28:00Z"/>
                    <w:rFonts w:ascii="SimSun" w:hAnsi="SimSun"/>
                  </w:rPr>
                </w:rPrChange>
              </w:rPr>
            </w:pPr>
            <w:ins w:id="13378" w:author="Gao, Guan-Wei (高貫偉 ITC)" w:date="2012-08-24T19:14:00Z">
              <w:r w:rsidRPr="002F02C9">
                <w:rPr>
                  <w:rFonts w:ascii="SimSun" w:hAnsi="SimSun" w:hint="eastAsia"/>
                  <w:rPrChange w:id="13379" w:author="Chen, Ivy (陳素貞 IEC1)" w:date="2015-01-12T13:45:00Z">
                    <w:rPr>
                      <w:rFonts w:ascii="SimSun" w:eastAsia="SimHei" w:hAnsi="SimSun" w:cs="Arial" w:hint="eastAsia"/>
                      <w:color w:val="0000FF"/>
                      <w:szCs w:val="20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  <w:tcPrChange w:id="13380" w:author="Gao, Guan-Wei (高貫偉 ITC)" w:date="2012-08-24T19:13:00Z">
              <w:tcPr>
                <w:tcW w:w="680" w:type="dxa"/>
              </w:tcPr>
            </w:tcPrChange>
          </w:tcPr>
          <w:p w:rsidR="00034F31" w:rsidRPr="002F02C9" w:rsidRDefault="00034F31" w:rsidP="00F02448">
            <w:pPr>
              <w:rPr>
                <w:ins w:id="13381" w:author="Gao, Guan-Wei (高貫偉 ITC)" w:date="2012-08-24T18:28:00Z"/>
                <w:rPrChange w:id="13382" w:author="Chen, Ivy (陳素貞 IEC1)" w:date="2015-01-12T13:45:00Z">
                  <w:rPr>
                    <w:ins w:id="13383" w:author="Gao, Guan-Wei (高貫偉 ITC)" w:date="2012-08-24T18:28:00Z"/>
                  </w:rPr>
                </w:rPrChange>
              </w:rPr>
            </w:pPr>
          </w:p>
        </w:tc>
        <w:tc>
          <w:tcPr>
            <w:tcW w:w="2728" w:type="dxa"/>
            <w:tcPrChange w:id="13384" w:author="Gao, Guan-Wei (高貫偉 ITC)" w:date="2012-08-24T19:13:00Z">
              <w:tcPr>
                <w:tcW w:w="2728" w:type="dxa"/>
              </w:tcPr>
            </w:tcPrChange>
          </w:tcPr>
          <w:p w:rsidR="00034F31" w:rsidRPr="002F02C9" w:rsidRDefault="00034F31" w:rsidP="00F02448">
            <w:pPr>
              <w:spacing w:before="240" w:after="60"/>
              <w:outlineLvl w:val="5"/>
              <w:rPr>
                <w:ins w:id="13385" w:author="Gao, Guan-Wei (高貫偉 ITC)" w:date="2012-08-24T18:28:00Z"/>
                <w:rFonts w:ascii="Arial" w:eastAsia="新細明體" w:hAnsi="Arial" w:cs="Arial"/>
                <w:b/>
                <w:bCs/>
                <w:kern w:val="32"/>
                <w:sz w:val="32"/>
                <w:rPrChange w:id="13386" w:author="Chen, Ivy (陳素貞 IEC1)" w:date="2015-01-12T13:45:00Z">
                  <w:rPr>
                    <w:ins w:id="13387" w:author="Gao, Guan-Wei (高貫偉 ITC)" w:date="2012-08-24T18:28:00Z"/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</w:p>
        </w:tc>
        <w:tc>
          <w:tcPr>
            <w:tcW w:w="2629" w:type="dxa"/>
            <w:tcPrChange w:id="13388" w:author="Gao, Guan-Wei (高貫偉 ITC)" w:date="2012-08-24T19:13:00Z">
              <w:tcPr>
                <w:tcW w:w="2629" w:type="dxa"/>
              </w:tcPr>
            </w:tcPrChange>
          </w:tcPr>
          <w:p w:rsidR="00034F31" w:rsidRPr="002F02C9" w:rsidRDefault="00152C15" w:rsidP="00F02448">
            <w:pPr>
              <w:rPr>
                <w:ins w:id="13389" w:author="Gao, Guan-Wei (高貫偉 ITC)" w:date="2012-08-24T18:28:00Z"/>
                <w:rPrChange w:id="13390" w:author="Chen, Ivy (陳素貞 IEC1)" w:date="2015-01-12T13:45:00Z">
                  <w:rPr>
                    <w:ins w:id="13391" w:author="Gao, Guan-Wei (高貫偉 ITC)" w:date="2012-08-24T18:28:00Z"/>
                  </w:rPr>
                </w:rPrChange>
              </w:rPr>
            </w:pPr>
            <w:ins w:id="13392" w:author="Gao, Guan-Wei (高貫偉 ITC)" w:date="2012-10-30T09:10:00Z">
              <w:r w:rsidRPr="002F02C9">
                <w:rPr>
                  <w:rPrChange w:id="13393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Label</w:t>
              </w:r>
              <w:r w:rsidRPr="002F02C9">
                <w:rPr>
                  <w:rFonts w:hint="eastAsia"/>
                  <w:rPrChange w:id="13394" w:author="Chen, Ivy (陳素貞 IEC1)" w:date="2015-01-12T13:45:00Z">
                    <w:rPr>
                      <w:rFonts w:ascii="Arial" w:eastAsia="SimHei" w:hAnsi="Arial" w:cs="Arial" w:hint="eastAsia"/>
                      <w:color w:val="0000FF"/>
                      <w:szCs w:val="20"/>
                      <w:u w:val="single"/>
                    </w:rPr>
                  </w:rPrChange>
                </w:rPr>
                <w:t>：</w:t>
              </w:r>
              <w:r w:rsidRPr="002F02C9">
                <w:rPr>
                  <w:rPrChange w:id="13395" w:author="Chen, Ivy (陳素貞 IEC1)" w:date="2015-01-12T13:45:00Z">
                    <w:rPr>
                      <w:rFonts w:ascii="Arial" w:eastAsia="SimHei" w:hAnsi="Arial" w:cs="Arial"/>
                      <w:color w:val="1F497D"/>
                      <w:szCs w:val="20"/>
                      <w:u w:val="single"/>
                    </w:rPr>
                  </w:rPrChange>
                </w:rPr>
                <w:t>Image Rev</w:t>
              </w:r>
            </w:ins>
          </w:p>
        </w:tc>
      </w:tr>
      <w:tr w:rsidR="00034F31" w:rsidRPr="002F02C9" w:rsidTr="0051634B">
        <w:trPr>
          <w:ins w:id="13396" w:author="Gao, Guan-Wei (高貫偉 ITC)" w:date="2012-08-24T18:28:00Z"/>
        </w:trPr>
        <w:tc>
          <w:tcPr>
            <w:tcW w:w="445" w:type="dxa"/>
            <w:tcPrChange w:id="13397" w:author="Gao, Guan-Wei (高貫偉 ITC)" w:date="2012-08-24T19:13:00Z">
              <w:tcPr>
                <w:tcW w:w="445" w:type="dxa"/>
              </w:tcPr>
            </w:tcPrChange>
          </w:tcPr>
          <w:p w:rsidR="00034F31" w:rsidRPr="002F02C9" w:rsidRDefault="00152C15" w:rsidP="00F02448">
            <w:pPr>
              <w:rPr>
                <w:ins w:id="13398" w:author="Gao, Guan-Wei (高貫偉 ITC)" w:date="2012-08-24T18:28:00Z"/>
                <w:rPrChange w:id="13399" w:author="Chen, Ivy (陳素貞 IEC1)" w:date="2015-01-12T13:45:00Z">
                  <w:rPr>
                    <w:ins w:id="13400" w:author="Gao, Guan-Wei (高貫偉 ITC)" w:date="2012-08-24T18:28:00Z"/>
                  </w:rPr>
                </w:rPrChange>
              </w:rPr>
            </w:pPr>
            <w:ins w:id="13401" w:author="Gao, Guan-Wei (高貫偉 ITC)" w:date="2012-08-24T19:31:00Z">
              <w:r w:rsidRPr="002F02C9">
                <w:rPr>
                  <w:rPrChange w:id="1340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9</w:t>
              </w:r>
            </w:ins>
          </w:p>
        </w:tc>
        <w:tc>
          <w:tcPr>
            <w:tcW w:w="1310" w:type="dxa"/>
            <w:tcPrChange w:id="13403" w:author="Gao, Guan-Wei (高貫偉 ITC)" w:date="2012-08-24T19:13:00Z">
              <w:tcPr>
                <w:tcW w:w="1310" w:type="dxa"/>
              </w:tcPr>
            </w:tcPrChange>
          </w:tcPr>
          <w:p w:rsidR="00034F31" w:rsidRPr="002F02C9" w:rsidRDefault="00152C15" w:rsidP="00F02448">
            <w:pPr>
              <w:rPr>
                <w:ins w:id="13404" w:author="Gao, Guan-Wei (高貫偉 ITC)" w:date="2012-08-24T18:28:00Z"/>
                <w:rPrChange w:id="13405" w:author="Chen, Ivy (陳素貞 IEC1)" w:date="2015-01-12T13:45:00Z">
                  <w:rPr>
                    <w:ins w:id="13406" w:author="Gao, Guan-Wei (高貫偉 ITC)" w:date="2012-08-24T18:28:00Z"/>
                  </w:rPr>
                </w:rPrChange>
              </w:rPr>
            </w:pPr>
            <w:ins w:id="13407" w:author="Gao, Guan-Wei (高貫偉 ITC)" w:date="2012-08-24T18:59:00Z">
              <w:r w:rsidRPr="002F02C9">
                <w:rPr>
                  <w:rPrChange w:id="1340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HDD_Sup</w:t>
              </w:r>
            </w:ins>
          </w:p>
        </w:tc>
        <w:tc>
          <w:tcPr>
            <w:tcW w:w="916" w:type="dxa"/>
            <w:tcPrChange w:id="13409" w:author="Gao, Guan-Wei (高貫偉 ITC)" w:date="2012-08-24T19:13:00Z">
              <w:tcPr>
                <w:tcW w:w="916" w:type="dxa"/>
              </w:tcPr>
            </w:tcPrChange>
          </w:tcPr>
          <w:p w:rsidR="00034F31" w:rsidRPr="002F02C9" w:rsidRDefault="00152C15" w:rsidP="00F02448">
            <w:pPr>
              <w:rPr>
                <w:ins w:id="13410" w:author="Gao, Guan-Wei (高貫偉 ITC)" w:date="2012-08-24T18:28:00Z"/>
                <w:rFonts w:ascii="SimSun" w:hAnsi="SimSun"/>
                <w:rPrChange w:id="13411" w:author="Chen, Ivy (陳素貞 IEC1)" w:date="2015-01-12T13:45:00Z">
                  <w:rPr>
                    <w:ins w:id="13412" w:author="Gao, Guan-Wei (高貫偉 ITC)" w:date="2012-08-24T18:28:00Z"/>
                    <w:rFonts w:ascii="SimSun" w:hAnsi="SimSun"/>
                  </w:rPr>
                </w:rPrChange>
              </w:rPr>
            </w:pPr>
            <w:ins w:id="13413" w:author="Gao, Guan-Wei (高貫偉 ITC)" w:date="2012-10-30T09:08:00Z">
              <w:r w:rsidRPr="002F02C9">
                <w:rPr>
                  <w:rFonts w:ascii="SimSun" w:hAnsi="SimSun"/>
                  <w:rPrChange w:id="1341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947" w:type="dxa"/>
            <w:tcPrChange w:id="13415" w:author="Gao, Guan-Wei (高貫偉 ITC)" w:date="2012-08-24T19:13:00Z">
              <w:tcPr>
                <w:tcW w:w="677" w:type="dxa"/>
              </w:tcPr>
            </w:tcPrChange>
          </w:tcPr>
          <w:p w:rsidR="00034F31" w:rsidRPr="002F02C9" w:rsidRDefault="00152C15" w:rsidP="00F02448">
            <w:pPr>
              <w:rPr>
                <w:ins w:id="13416" w:author="Gao, Guan-Wei (高貫偉 ITC)" w:date="2012-08-24T18:28:00Z"/>
                <w:rPrChange w:id="13417" w:author="Chen, Ivy (陳素貞 IEC1)" w:date="2015-01-12T13:45:00Z">
                  <w:rPr>
                    <w:ins w:id="13418" w:author="Gao, Guan-Wei (高貫偉 ITC)" w:date="2012-08-24T18:28:00Z"/>
                  </w:rPr>
                </w:rPrChange>
              </w:rPr>
            </w:pPr>
            <w:ins w:id="13419" w:author="Gao, Guan-Wei (高貫偉 ITC)" w:date="2012-08-24T19:13:00Z">
              <w:r w:rsidRPr="002F02C9">
                <w:rPr>
                  <w:rFonts w:hint="eastAsia"/>
                  <w:rPrChange w:id="1342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同</w:t>
              </w:r>
              <w:r w:rsidRPr="002F02C9">
                <w:rPr>
                  <w:rPrChange w:id="1342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1342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定义</w:t>
              </w:r>
            </w:ins>
          </w:p>
        </w:tc>
        <w:tc>
          <w:tcPr>
            <w:tcW w:w="1162" w:type="dxa"/>
            <w:tcPrChange w:id="13423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034F31" w:rsidRPr="002F02C9" w:rsidRDefault="00152C15" w:rsidP="00F02448">
            <w:pPr>
              <w:rPr>
                <w:ins w:id="13424" w:author="Gao, Guan-Wei (高貫偉 ITC)" w:date="2012-08-24T18:28:00Z"/>
                <w:rFonts w:ascii="SimSun" w:hAnsi="SimSun"/>
                <w:rPrChange w:id="13425" w:author="Chen, Ivy (陳素貞 IEC1)" w:date="2015-01-12T13:45:00Z">
                  <w:rPr>
                    <w:ins w:id="13426" w:author="Gao, Guan-Wei (高貫偉 ITC)" w:date="2012-08-24T18:28:00Z"/>
                    <w:rFonts w:ascii="SimSun" w:hAnsi="SimSun"/>
                  </w:rPr>
                </w:rPrChange>
              </w:rPr>
            </w:pPr>
            <w:ins w:id="13427" w:author="Gao, Guan-Wei (高貫偉 ITC)" w:date="2012-08-24T19:14:00Z">
              <w:r w:rsidRPr="002F02C9">
                <w:rPr>
                  <w:rFonts w:ascii="SimSun" w:hAnsi="SimSun" w:hint="eastAsia"/>
                  <w:rPrChange w:id="1342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  <w:tcPrChange w:id="13429" w:author="Gao, Guan-Wei (高貫偉 ITC)" w:date="2012-08-24T19:13:00Z">
              <w:tcPr>
                <w:tcW w:w="680" w:type="dxa"/>
              </w:tcPr>
            </w:tcPrChange>
          </w:tcPr>
          <w:p w:rsidR="00034F31" w:rsidRPr="002F02C9" w:rsidRDefault="00034F31" w:rsidP="00F02448">
            <w:pPr>
              <w:rPr>
                <w:ins w:id="13430" w:author="Gao, Guan-Wei (高貫偉 ITC)" w:date="2012-08-24T18:28:00Z"/>
                <w:rPrChange w:id="13431" w:author="Chen, Ivy (陳素貞 IEC1)" w:date="2015-01-12T13:45:00Z">
                  <w:rPr>
                    <w:ins w:id="13432" w:author="Gao, Guan-Wei (高貫偉 ITC)" w:date="2012-08-24T18:28:00Z"/>
                  </w:rPr>
                </w:rPrChange>
              </w:rPr>
            </w:pPr>
          </w:p>
        </w:tc>
        <w:tc>
          <w:tcPr>
            <w:tcW w:w="2728" w:type="dxa"/>
            <w:tcPrChange w:id="13433" w:author="Gao, Guan-Wei (高貫偉 ITC)" w:date="2012-08-24T19:13:00Z">
              <w:tcPr>
                <w:tcW w:w="2728" w:type="dxa"/>
              </w:tcPr>
            </w:tcPrChange>
          </w:tcPr>
          <w:p w:rsidR="00034F31" w:rsidRPr="002F02C9" w:rsidRDefault="00034F31" w:rsidP="00F02448">
            <w:pPr>
              <w:ind w:left="100" w:hangingChars="50" w:hanging="100"/>
              <w:rPr>
                <w:ins w:id="13434" w:author="Gao, Guan-Wei (高貫偉 ITC)" w:date="2012-08-24T18:28:00Z"/>
                <w:rFonts w:ascii="SimSun" w:hAnsi="SimSun"/>
                <w:rPrChange w:id="13435" w:author="Chen, Ivy (陳素貞 IEC1)" w:date="2015-01-12T13:45:00Z">
                  <w:rPr>
                    <w:ins w:id="13436" w:author="Gao, Guan-Wei (高貫偉 ITC)" w:date="2012-08-24T18:28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  <w:tcPrChange w:id="13437" w:author="Gao, Guan-Wei (高貫偉 ITC)" w:date="2012-08-24T19:13:00Z">
              <w:tcPr>
                <w:tcW w:w="2629" w:type="dxa"/>
              </w:tcPr>
            </w:tcPrChange>
          </w:tcPr>
          <w:p w:rsidR="00034F31" w:rsidRPr="002F02C9" w:rsidRDefault="00034F31" w:rsidP="00F02448">
            <w:pPr>
              <w:rPr>
                <w:ins w:id="13438" w:author="Gao, Guan-Wei (高貫偉 ITC)" w:date="2012-08-24T18:28:00Z"/>
                <w:rPrChange w:id="13439" w:author="Chen, Ivy (陳素貞 IEC1)" w:date="2015-01-12T13:45:00Z">
                  <w:rPr>
                    <w:ins w:id="13440" w:author="Gao, Guan-Wei (高貫偉 ITC)" w:date="2012-08-24T18:28:00Z"/>
                  </w:rPr>
                </w:rPrChange>
              </w:rPr>
            </w:pPr>
          </w:p>
        </w:tc>
      </w:tr>
      <w:tr w:rsidR="00034F31" w:rsidRPr="002F02C9" w:rsidTr="0051634B">
        <w:trPr>
          <w:ins w:id="13441" w:author="Gao, Guan-Wei (高貫偉 ITC)" w:date="2012-08-24T18:28:00Z"/>
        </w:trPr>
        <w:tc>
          <w:tcPr>
            <w:tcW w:w="445" w:type="dxa"/>
            <w:tcPrChange w:id="13442" w:author="Gao, Guan-Wei (高貫偉 ITC)" w:date="2012-08-24T19:13:00Z">
              <w:tcPr>
                <w:tcW w:w="445" w:type="dxa"/>
              </w:tcPr>
            </w:tcPrChange>
          </w:tcPr>
          <w:p w:rsidR="00034F31" w:rsidRPr="002F02C9" w:rsidRDefault="00152C15" w:rsidP="00F02448">
            <w:pPr>
              <w:rPr>
                <w:ins w:id="13443" w:author="Gao, Guan-Wei (高貫偉 ITC)" w:date="2012-08-24T18:28:00Z"/>
                <w:rPrChange w:id="13444" w:author="Chen, Ivy (陳素貞 IEC1)" w:date="2015-01-12T13:45:00Z">
                  <w:rPr>
                    <w:ins w:id="13445" w:author="Gao, Guan-Wei (高貫偉 ITC)" w:date="2012-08-24T18:28:00Z"/>
                  </w:rPr>
                </w:rPrChange>
              </w:rPr>
            </w:pPr>
            <w:ins w:id="13446" w:author="Gao, Guan-Wei (高貫偉 ITC)" w:date="2012-08-24T19:31:00Z">
              <w:r w:rsidRPr="002F02C9">
                <w:rPr>
                  <w:rPrChange w:id="13447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10</w:t>
              </w:r>
            </w:ins>
          </w:p>
        </w:tc>
        <w:tc>
          <w:tcPr>
            <w:tcW w:w="1310" w:type="dxa"/>
            <w:tcPrChange w:id="13448" w:author="Gao, Guan-Wei (高貫偉 ITC)" w:date="2012-08-24T19:13:00Z">
              <w:tcPr>
                <w:tcW w:w="1310" w:type="dxa"/>
              </w:tcPr>
            </w:tcPrChange>
          </w:tcPr>
          <w:p w:rsidR="00034F31" w:rsidRPr="002F02C9" w:rsidRDefault="00152C15" w:rsidP="00F02448">
            <w:pPr>
              <w:rPr>
                <w:ins w:id="13449" w:author="Gao, Guan-Wei (高貫偉 ITC)" w:date="2012-08-24T18:28:00Z"/>
                <w:rPrChange w:id="13450" w:author="Chen, Ivy (陳素貞 IEC1)" w:date="2015-01-12T13:45:00Z">
                  <w:rPr>
                    <w:ins w:id="13451" w:author="Gao, Guan-Wei (高貫偉 ITC)" w:date="2012-08-24T18:28:00Z"/>
                  </w:rPr>
                </w:rPrChange>
              </w:rPr>
            </w:pPr>
            <w:ins w:id="13452" w:author="Gao, Guan-Wei (高貫偉 ITC)" w:date="2012-08-24T18:59:00Z">
              <w:r w:rsidRPr="002F02C9">
                <w:rPr>
                  <w:rPrChange w:id="13453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OPT_Sup</w:t>
              </w:r>
            </w:ins>
          </w:p>
        </w:tc>
        <w:tc>
          <w:tcPr>
            <w:tcW w:w="916" w:type="dxa"/>
            <w:tcPrChange w:id="13454" w:author="Gao, Guan-Wei (高貫偉 ITC)" w:date="2012-08-24T19:13:00Z">
              <w:tcPr>
                <w:tcW w:w="916" w:type="dxa"/>
              </w:tcPr>
            </w:tcPrChange>
          </w:tcPr>
          <w:p w:rsidR="00034F31" w:rsidRPr="002F02C9" w:rsidRDefault="00152C15" w:rsidP="00F02448">
            <w:pPr>
              <w:rPr>
                <w:ins w:id="13455" w:author="Gao, Guan-Wei (高貫偉 ITC)" w:date="2012-08-24T18:28:00Z"/>
                <w:rFonts w:ascii="SimSun" w:hAnsi="SimSun"/>
                <w:rPrChange w:id="13456" w:author="Chen, Ivy (陳素貞 IEC1)" w:date="2015-01-12T13:45:00Z">
                  <w:rPr>
                    <w:ins w:id="13457" w:author="Gao, Guan-Wei (高貫偉 ITC)" w:date="2012-08-24T18:28:00Z"/>
                    <w:rFonts w:ascii="SimSun" w:hAnsi="SimSun"/>
                  </w:rPr>
                </w:rPrChange>
              </w:rPr>
            </w:pPr>
            <w:ins w:id="13458" w:author="Gao, Guan-Wei (高貫偉 ITC)" w:date="2012-10-30T09:08:00Z">
              <w:r w:rsidRPr="002F02C9">
                <w:rPr>
                  <w:rFonts w:ascii="SimSun" w:hAnsi="SimSun"/>
                  <w:rPrChange w:id="13459" w:author="Chen, Ivy (陳素貞 IEC1)" w:date="2015-01-12T13:45:00Z">
                    <w:rPr>
                      <w:rFonts w:ascii="SimSun" w:eastAsia="SimHei" w:hAnsi="SimSun" w:cs="Arial"/>
                      <w:color w:val="0000FF"/>
                      <w:szCs w:val="20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947" w:type="dxa"/>
            <w:tcPrChange w:id="13460" w:author="Gao, Guan-Wei (高貫偉 ITC)" w:date="2012-08-24T19:13:00Z">
              <w:tcPr>
                <w:tcW w:w="677" w:type="dxa"/>
              </w:tcPr>
            </w:tcPrChange>
          </w:tcPr>
          <w:p w:rsidR="00034F31" w:rsidRPr="002F02C9" w:rsidRDefault="00152C15" w:rsidP="00F02448">
            <w:pPr>
              <w:rPr>
                <w:ins w:id="13461" w:author="Gao, Guan-Wei (高貫偉 ITC)" w:date="2012-08-24T18:28:00Z"/>
                <w:rPrChange w:id="13462" w:author="Chen, Ivy (陳素貞 IEC1)" w:date="2015-01-12T13:45:00Z">
                  <w:rPr>
                    <w:ins w:id="13463" w:author="Gao, Guan-Wei (高貫偉 ITC)" w:date="2012-08-24T18:28:00Z"/>
                  </w:rPr>
                </w:rPrChange>
              </w:rPr>
            </w:pPr>
            <w:ins w:id="13464" w:author="Gao, Guan-Wei (高貫偉 ITC)" w:date="2012-08-24T19:13:00Z">
              <w:r w:rsidRPr="002F02C9">
                <w:rPr>
                  <w:rFonts w:hint="eastAsia"/>
                  <w:rPrChange w:id="13465" w:author="Chen, Ivy (陳素貞 IEC1)" w:date="2015-01-12T13:45:00Z">
                    <w:rPr>
                      <w:rFonts w:ascii="Arial" w:eastAsia="SimHei" w:hAnsi="Arial" w:cs="Arial" w:hint="eastAsia"/>
                      <w:color w:val="0000FF"/>
                      <w:szCs w:val="20"/>
                      <w:u w:val="single"/>
                    </w:rPr>
                  </w:rPrChange>
                </w:rPr>
                <w:t>同</w:t>
              </w:r>
              <w:r w:rsidRPr="002F02C9">
                <w:rPr>
                  <w:rPrChange w:id="13466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13467" w:author="Chen, Ivy (陳素貞 IEC1)" w:date="2015-01-12T13:45:00Z">
                    <w:rPr>
                      <w:rFonts w:ascii="Arial" w:eastAsia="SimHei" w:hAnsi="Arial" w:cs="Arial" w:hint="eastAsia"/>
                      <w:color w:val="0000FF"/>
                      <w:szCs w:val="20"/>
                      <w:u w:val="single"/>
                    </w:rPr>
                  </w:rPrChange>
                </w:rPr>
                <w:t>定义</w:t>
              </w:r>
            </w:ins>
          </w:p>
        </w:tc>
        <w:tc>
          <w:tcPr>
            <w:tcW w:w="1162" w:type="dxa"/>
            <w:tcPrChange w:id="13468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034F31" w:rsidRPr="002F02C9" w:rsidRDefault="00152C15" w:rsidP="00F02448">
            <w:pPr>
              <w:rPr>
                <w:ins w:id="13469" w:author="Gao, Guan-Wei (高貫偉 ITC)" w:date="2012-08-24T18:28:00Z"/>
                <w:rFonts w:ascii="SimSun" w:hAnsi="SimSun"/>
                <w:rPrChange w:id="13470" w:author="Chen, Ivy (陳素貞 IEC1)" w:date="2015-01-12T13:45:00Z">
                  <w:rPr>
                    <w:ins w:id="13471" w:author="Gao, Guan-Wei (高貫偉 ITC)" w:date="2012-08-24T18:28:00Z"/>
                    <w:rFonts w:ascii="SimSun" w:hAnsi="SimSun"/>
                  </w:rPr>
                </w:rPrChange>
              </w:rPr>
            </w:pPr>
            <w:ins w:id="13472" w:author="Gao, Guan-Wei (高貫偉 ITC)" w:date="2012-08-24T19:14:00Z">
              <w:r w:rsidRPr="002F02C9">
                <w:rPr>
                  <w:rFonts w:ascii="SimSun" w:hAnsi="SimSun" w:hint="eastAsia"/>
                  <w:rPrChange w:id="13473" w:author="Chen, Ivy (陳素貞 IEC1)" w:date="2015-01-12T13:45:00Z">
                    <w:rPr>
                      <w:rFonts w:ascii="SimSun" w:eastAsia="SimHei" w:hAnsi="SimSun" w:cs="Arial" w:hint="eastAsia"/>
                      <w:color w:val="0000FF"/>
                      <w:szCs w:val="20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  <w:tcPrChange w:id="13474" w:author="Gao, Guan-Wei (高貫偉 ITC)" w:date="2012-08-24T19:13:00Z">
              <w:tcPr>
                <w:tcW w:w="680" w:type="dxa"/>
              </w:tcPr>
            </w:tcPrChange>
          </w:tcPr>
          <w:p w:rsidR="00034F31" w:rsidRPr="002F02C9" w:rsidRDefault="00034F31" w:rsidP="00F02448">
            <w:pPr>
              <w:rPr>
                <w:ins w:id="13475" w:author="Gao, Guan-Wei (高貫偉 ITC)" w:date="2012-08-24T18:28:00Z"/>
                <w:rPrChange w:id="13476" w:author="Chen, Ivy (陳素貞 IEC1)" w:date="2015-01-12T13:45:00Z">
                  <w:rPr>
                    <w:ins w:id="13477" w:author="Gao, Guan-Wei (高貫偉 ITC)" w:date="2012-08-24T18:28:00Z"/>
                  </w:rPr>
                </w:rPrChange>
              </w:rPr>
            </w:pPr>
          </w:p>
        </w:tc>
        <w:tc>
          <w:tcPr>
            <w:tcW w:w="2728" w:type="dxa"/>
            <w:tcPrChange w:id="13478" w:author="Gao, Guan-Wei (高貫偉 ITC)" w:date="2012-08-24T19:13:00Z">
              <w:tcPr>
                <w:tcW w:w="2728" w:type="dxa"/>
              </w:tcPr>
            </w:tcPrChange>
          </w:tcPr>
          <w:p w:rsidR="00034F31" w:rsidRPr="002F02C9" w:rsidRDefault="00034F31" w:rsidP="00F02448">
            <w:pPr>
              <w:ind w:left="100" w:hangingChars="50" w:hanging="100"/>
              <w:rPr>
                <w:ins w:id="13479" w:author="Gao, Guan-Wei (高貫偉 ITC)" w:date="2012-08-24T18:28:00Z"/>
                <w:rFonts w:ascii="SimSun" w:hAnsi="SimSun"/>
                <w:rPrChange w:id="13480" w:author="Chen, Ivy (陳素貞 IEC1)" w:date="2015-01-12T13:45:00Z">
                  <w:rPr>
                    <w:ins w:id="13481" w:author="Gao, Guan-Wei (高貫偉 ITC)" w:date="2012-08-24T18:28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  <w:tcPrChange w:id="13482" w:author="Gao, Guan-Wei (高貫偉 ITC)" w:date="2012-08-24T19:13:00Z">
              <w:tcPr>
                <w:tcW w:w="2629" w:type="dxa"/>
              </w:tcPr>
            </w:tcPrChange>
          </w:tcPr>
          <w:p w:rsidR="00034F31" w:rsidRPr="002F02C9" w:rsidRDefault="00152C15" w:rsidP="00F02448">
            <w:pPr>
              <w:rPr>
                <w:ins w:id="13483" w:author="Gao, Guan-Wei (高貫偉 ITC)" w:date="2012-08-24T18:28:00Z"/>
                <w:rPrChange w:id="13484" w:author="Chen, Ivy (陳素貞 IEC1)" w:date="2015-01-12T13:45:00Z">
                  <w:rPr>
                    <w:ins w:id="13485" w:author="Gao, Guan-Wei (高貫偉 ITC)" w:date="2012-08-24T18:28:00Z"/>
                  </w:rPr>
                </w:rPrChange>
              </w:rPr>
            </w:pPr>
            <w:ins w:id="13486" w:author="Gao, Guan-Wei (高貫偉 ITC)" w:date="2012-10-30T09:10:00Z">
              <w:r w:rsidRPr="002F02C9">
                <w:rPr>
                  <w:rPrChange w:id="13487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Label</w:t>
              </w:r>
              <w:r w:rsidRPr="002F02C9">
                <w:rPr>
                  <w:rFonts w:hint="eastAsia"/>
                  <w:rPrChange w:id="13488" w:author="Chen, Ivy (陳素貞 IEC1)" w:date="2015-01-12T13:45:00Z">
                    <w:rPr>
                      <w:rFonts w:ascii="Arial" w:eastAsia="SimHei" w:hAnsi="Arial" w:cs="Arial" w:hint="eastAsia"/>
                      <w:color w:val="0000FF"/>
                      <w:szCs w:val="20"/>
                      <w:u w:val="single"/>
                    </w:rPr>
                  </w:rPrChange>
                </w:rPr>
                <w:t>：</w:t>
              </w:r>
            </w:ins>
            <w:ins w:id="13489" w:author="Gao, Guan-Wei (高貫偉 ITC)" w:date="2012-10-30T09:11:00Z">
              <w:r w:rsidRPr="002F02C9">
                <w:rPr>
                  <w:rPrChange w:id="13490" w:author="Chen, Ivy (陳素貞 IEC1)" w:date="2015-01-12T13:45:00Z">
                    <w:rPr>
                      <w:rFonts w:ascii="Arial" w:eastAsia="SimHei" w:hAnsi="Arial" w:cs="Arial"/>
                      <w:color w:val="0000FF"/>
                      <w:szCs w:val="20"/>
                      <w:u w:val="single"/>
                    </w:rPr>
                  </w:rPrChange>
                </w:rPr>
                <w:t>ODD Supplier</w:t>
              </w:r>
            </w:ins>
          </w:p>
        </w:tc>
      </w:tr>
      <w:tr w:rsidR="00034F31" w:rsidRPr="002F02C9" w:rsidTr="0051634B">
        <w:trPr>
          <w:ins w:id="13491" w:author="Gao, Guan-Wei (高貫偉 ITC)" w:date="2012-08-24T18:28:00Z"/>
        </w:trPr>
        <w:tc>
          <w:tcPr>
            <w:tcW w:w="445" w:type="dxa"/>
            <w:tcPrChange w:id="13492" w:author="Gao, Guan-Wei (高貫偉 ITC)" w:date="2012-08-24T19:13:00Z">
              <w:tcPr>
                <w:tcW w:w="445" w:type="dxa"/>
              </w:tcPr>
            </w:tcPrChange>
          </w:tcPr>
          <w:p w:rsidR="00034F31" w:rsidRPr="002F02C9" w:rsidRDefault="00152C15" w:rsidP="00F02448">
            <w:pPr>
              <w:rPr>
                <w:ins w:id="13493" w:author="Gao, Guan-Wei (高貫偉 ITC)" w:date="2012-08-24T18:28:00Z"/>
                <w:rPrChange w:id="13494" w:author="Chen, Ivy (陳素貞 IEC1)" w:date="2015-01-12T13:45:00Z">
                  <w:rPr>
                    <w:ins w:id="13495" w:author="Gao, Guan-Wei (高貫偉 ITC)" w:date="2012-08-24T18:28:00Z"/>
                  </w:rPr>
                </w:rPrChange>
              </w:rPr>
            </w:pPr>
            <w:ins w:id="13496" w:author="Gao, Guan-Wei (高貫偉 ITC)" w:date="2012-08-24T19:31:00Z">
              <w:r w:rsidRPr="002F02C9">
                <w:rPr>
                  <w:rPrChange w:id="1349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11</w:t>
              </w:r>
            </w:ins>
          </w:p>
        </w:tc>
        <w:tc>
          <w:tcPr>
            <w:tcW w:w="1310" w:type="dxa"/>
            <w:tcPrChange w:id="13498" w:author="Gao, Guan-Wei (高貫偉 ITC)" w:date="2012-08-24T19:13:00Z">
              <w:tcPr>
                <w:tcW w:w="1310" w:type="dxa"/>
              </w:tcPr>
            </w:tcPrChange>
          </w:tcPr>
          <w:p w:rsidR="00034F31" w:rsidRPr="002F02C9" w:rsidRDefault="00152C15" w:rsidP="00F02448">
            <w:pPr>
              <w:rPr>
                <w:ins w:id="13499" w:author="Gao, Guan-Wei (高貫偉 ITC)" w:date="2012-08-24T18:28:00Z"/>
                <w:rPrChange w:id="13500" w:author="Chen, Ivy (陳素貞 IEC1)" w:date="2015-01-12T13:45:00Z">
                  <w:rPr>
                    <w:ins w:id="13501" w:author="Gao, Guan-Wei (高貫偉 ITC)" w:date="2012-08-24T18:28:00Z"/>
                  </w:rPr>
                </w:rPrChange>
              </w:rPr>
            </w:pPr>
            <w:ins w:id="13502" w:author="Gao, Guan-Wei (高貫偉 ITC)" w:date="2012-08-24T18:59:00Z">
              <w:r w:rsidRPr="002F02C9">
                <w:rPr>
                  <w:rPrChange w:id="1350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RAM_TYP</w:t>
              </w:r>
            </w:ins>
          </w:p>
        </w:tc>
        <w:tc>
          <w:tcPr>
            <w:tcW w:w="916" w:type="dxa"/>
            <w:tcPrChange w:id="13504" w:author="Gao, Guan-Wei (高貫偉 ITC)" w:date="2012-08-24T19:13:00Z">
              <w:tcPr>
                <w:tcW w:w="916" w:type="dxa"/>
              </w:tcPr>
            </w:tcPrChange>
          </w:tcPr>
          <w:p w:rsidR="00034F31" w:rsidRPr="002F02C9" w:rsidRDefault="00152C15" w:rsidP="00F02448">
            <w:pPr>
              <w:rPr>
                <w:ins w:id="13505" w:author="Gao, Guan-Wei (高貫偉 ITC)" w:date="2012-08-24T18:28:00Z"/>
                <w:rFonts w:ascii="SimSun" w:hAnsi="SimSun"/>
                <w:rPrChange w:id="13506" w:author="Chen, Ivy (陳素貞 IEC1)" w:date="2015-01-12T13:45:00Z">
                  <w:rPr>
                    <w:ins w:id="13507" w:author="Gao, Guan-Wei (高貫偉 ITC)" w:date="2012-08-24T18:28:00Z"/>
                    <w:rFonts w:ascii="SimSun" w:hAnsi="SimSun"/>
                  </w:rPr>
                </w:rPrChange>
              </w:rPr>
            </w:pPr>
            <w:ins w:id="13508" w:author="Gao, Guan-Wei (高貫偉 ITC)" w:date="2012-10-30T09:08:00Z">
              <w:r w:rsidRPr="002F02C9">
                <w:rPr>
                  <w:rFonts w:ascii="SimSun" w:hAnsi="SimSun"/>
                  <w:rPrChange w:id="1350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947" w:type="dxa"/>
            <w:tcPrChange w:id="13510" w:author="Gao, Guan-Wei (高貫偉 ITC)" w:date="2012-08-24T19:13:00Z">
              <w:tcPr>
                <w:tcW w:w="677" w:type="dxa"/>
              </w:tcPr>
            </w:tcPrChange>
          </w:tcPr>
          <w:p w:rsidR="00034F31" w:rsidRPr="002F02C9" w:rsidRDefault="00152C15" w:rsidP="00F02448">
            <w:pPr>
              <w:rPr>
                <w:ins w:id="13511" w:author="Gao, Guan-Wei (高貫偉 ITC)" w:date="2012-08-24T18:28:00Z"/>
                <w:rPrChange w:id="13512" w:author="Chen, Ivy (陳素貞 IEC1)" w:date="2015-01-12T13:45:00Z">
                  <w:rPr>
                    <w:ins w:id="13513" w:author="Gao, Guan-Wei (高貫偉 ITC)" w:date="2012-08-24T18:28:00Z"/>
                  </w:rPr>
                </w:rPrChange>
              </w:rPr>
            </w:pPr>
            <w:ins w:id="13514" w:author="Gao, Guan-Wei (高貫偉 ITC)" w:date="2012-08-24T19:13:00Z">
              <w:r w:rsidRPr="002F02C9">
                <w:rPr>
                  <w:rFonts w:hint="eastAsia"/>
                  <w:rPrChange w:id="1351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同</w:t>
              </w:r>
              <w:r w:rsidRPr="002F02C9">
                <w:rPr>
                  <w:rPrChange w:id="1351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1351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定义</w:t>
              </w:r>
            </w:ins>
          </w:p>
        </w:tc>
        <w:tc>
          <w:tcPr>
            <w:tcW w:w="1162" w:type="dxa"/>
            <w:tcPrChange w:id="13518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034F31" w:rsidRPr="002F02C9" w:rsidRDefault="00152C15" w:rsidP="00F02448">
            <w:pPr>
              <w:rPr>
                <w:ins w:id="13519" w:author="Gao, Guan-Wei (高貫偉 ITC)" w:date="2012-08-24T18:28:00Z"/>
                <w:rFonts w:ascii="SimSun" w:hAnsi="SimSun"/>
                <w:rPrChange w:id="13520" w:author="Chen, Ivy (陳素貞 IEC1)" w:date="2015-01-12T13:45:00Z">
                  <w:rPr>
                    <w:ins w:id="13521" w:author="Gao, Guan-Wei (高貫偉 ITC)" w:date="2012-08-24T18:28:00Z"/>
                    <w:rFonts w:ascii="SimSun" w:hAnsi="SimSun"/>
                  </w:rPr>
                </w:rPrChange>
              </w:rPr>
            </w:pPr>
            <w:ins w:id="13522" w:author="Gao, Guan-Wei (高貫偉 ITC)" w:date="2012-08-24T19:14:00Z">
              <w:r w:rsidRPr="002F02C9">
                <w:rPr>
                  <w:rFonts w:ascii="SimSun" w:hAnsi="SimSun" w:hint="eastAsia"/>
                  <w:rPrChange w:id="1352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  <w:tcPrChange w:id="13524" w:author="Gao, Guan-Wei (高貫偉 ITC)" w:date="2012-08-24T19:13:00Z">
              <w:tcPr>
                <w:tcW w:w="680" w:type="dxa"/>
              </w:tcPr>
            </w:tcPrChange>
          </w:tcPr>
          <w:p w:rsidR="00034F31" w:rsidRPr="002F02C9" w:rsidRDefault="00034F31" w:rsidP="00F02448">
            <w:pPr>
              <w:rPr>
                <w:ins w:id="13525" w:author="Gao, Guan-Wei (高貫偉 ITC)" w:date="2012-08-24T18:28:00Z"/>
                <w:rPrChange w:id="13526" w:author="Chen, Ivy (陳素貞 IEC1)" w:date="2015-01-12T13:45:00Z">
                  <w:rPr>
                    <w:ins w:id="13527" w:author="Gao, Guan-Wei (高貫偉 ITC)" w:date="2012-08-24T18:28:00Z"/>
                  </w:rPr>
                </w:rPrChange>
              </w:rPr>
            </w:pPr>
          </w:p>
        </w:tc>
        <w:tc>
          <w:tcPr>
            <w:tcW w:w="2728" w:type="dxa"/>
            <w:tcPrChange w:id="13528" w:author="Gao, Guan-Wei (高貫偉 ITC)" w:date="2012-08-24T19:13:00Z">
              <w:tcPr>
                <w:tcW w:w="2728" w:type="dxa"/>
              </w:tcPr>
            </w:tcPrChange>
          </w:tcPr>
          <w:p w:rsidR="00034F31" w:rsidRPr="002F02C9" w:rsidRDefault="00034F31" w:rsidP="00F02448">
            <w:pPr>
              <w:ind w:left="100" w:hangingChars="50" w:hanging="100"/>
              <w:rPr>
                <w:ins w:id="13529" w:author="Gao, Guan-Wei (高貫偉 ITC)" w:date="2012-08-24T18:28:00Z"/>
                <w:rFonts w:ascii="SimSun" w:hAnsi="SimSun"/>
                <w:rPrChange w:id="13530" w:author="Chen, Ivy (陳素貞 IEC1)" w:date="2015-01-12T13:45:00Z">
                  <w:rPr>
                    <w:ins w:id="13531" w:author="Gao, Guan-Wei (高貫偉 ITC)" w:date="2012-08-24T18:28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  <w:tcPrChange w:id="13532" w:author="Gao, Guan-Wei (高貫偉 ITC)" w:date="2012-08-24T19:13:00Z">
              <w:tcPr>
                <w:tcW w:w="2629" w:type="dxa"/>
              </w:tcPr>
            </w:tcPrChange>
          </w:tcPr>
          <w:p w:rsidR="00034F31" w:rsidRPr="002F02C9" w:rsidRDefault="00034F31" w:rsidP="00F02448">
            <w:pPr>
              <w:rPr>
                <w:ins w:id="13533" w:author="Gao, Guan-Wei (高貫偉 ITC)" w:date="2012-08-24T18:28:00Z"/>
                <w:rPrChange w:id="13534" w:author="Chen, Ivy (陳素貞 IEC1)" w:date="2015-01-12T13:45:00Z">
                  <w:rPr>
                    <w:ins w:id="13535" w:author="Gao, Guan-Wei (高貫偉 ITC)" w:date="2012-08-24T18:28:00Z"/>
                  </w:rPr>
                </w:rPrChange>
              </w:rPr>
            </w:pPr>
          </w:p>
        </w:tc>
      </w:tr>
      <w:tr w:rsidR="00034F31" w:rsidRPr="002F02C9" w:rsidTr="0051634B">
        <w:trPr>
          <w:ins w:id="13536" w:author="Gao, Guan-Wei (高貫偉 ITC)" w:date="2012-08-24T18:28:00Z"/>
        </w:trPr>
        <w:tc>
          <w:tcPr>
            <w:tcW w:w="445" w:type="dxa"/>
            <w:tcPrChange w:id="13537" w:author="Gao, Guan-Wei (高貫偉 ITC)" w:date="2012-08-24T19:13:00Z">
              <w:tcPr>
                <w:tcW w:w="445" w:type="dxa"/>
              </w:tcPr>
            </w:tcPrChange>
          </w:tcPr>
          <w:p w:rsidR="00034F31" w:rsidRPr="002F02C9" w:rsidRDefault="00152C15" w:rsidP="00F02448">
            <w:pPr>
              <w:rPr>
                <w:ins w:id="13538" w:author="Gao, Guan-Wei (高貫偉 ITC)" w:date="2012-08-24T18:28:00Z"/>
                <w:rPrChange w:id="13539" w:author="Chen, Ivy (陳素貞 IEC1)" w:date="2015-01-12T13:45:00Z">
                  <w:rPr>
                    <w:ins w:id="13540" w:author="Gao, Guan-Wei (高貫偉 ITC)" w:date="2012-08-24T18:28:00Z"/>
                  </w:rPr>
                </w:rPrChange>
              </w:rPr>
            </w:pPr>
            <w:ins w:id="13541" w:author="Gao, Guan-Wei (高貫偉 ITC)" w:date="2012-08-24T19:31:00Z">
              <w:r w:rsidRPr="002F02C9">
                <w:rPr>
                  <w:rPrChange w:id="1354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12</w:t>
              </w:r>
            </w:ins>
          </w:p>
        </w:tc>
        <w:tc>
          <w:tcPr>
            <w:tcW w:w="1310" w:type="dxa"/>
            <w:tcPrChange w:id="13543" w:author="Gao, Guan-Wei (高貫偉 ITC)" w:date="2012-08-24T19:13:00Z">
              <w:tcPr>
                <w:tcW w:w="1310" w:type="dxa"/>
              </w:tcPr>
            </w:tcPrChange>
          </w:tcPr>
          <w:p w:rsidR="00034F31" w:rsidRPr="002F02C9" w:rsidRDefault="00152C15" w:rsidP="00F02448">
            <w:pPr>
              <w:rPr>
                <w:ins w:id="13544" w:author="Gao, Guan-Wei (高貫偉 ITC)" w:date="2012-08-24T18:28:00Z"/>
                <w:rPrChange w:id="13545" w:author="Chen, Ivy (陳素貞 IEC1)" w:date="2015-01-12T13:45:00Z">
                  <w:rPr>
                    <w:ins w:id="13546" w:author="Gao, Guan-Wei (高貫偉 ITC)" w:date="2012-08-24T18:28:00Z"/>
                  </w:rPr>
                </w:rPrChange>
              </w:rPr>
            </w:pPr>
            <w:ins w:id="13547" w:author="Gao, Guan-Wei (高貫偉 ITC)" w:date="2012-08-24T18:59:00Z">
              <w:r w:rsidRPr="002F02C9">
                <w:rPr>
                  <w:rPrChange w:id="1354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BAT_TYP</w:t>
              </w:r>
            </w:ins>
          </w:p>
        </w:tc>
        <w:tc>
          <w:tcPr>
            <w:tcW w:w="916" w:type="dxa"/>
            <w:tcPrChange w:id="13549" w:author="Gao, Guan-Wei (高貫偉 ITC)" w:date="2012-08-24T19:13:00Z">
              <w:tcPr>
                <w:tcW w:w="916" w:type="dxa"/>
              </w:tcPr>
            </w:tcPrChange>
          </w:tcPr>
          <w:p w:rsidR="00034F31" w:rsidRPr="002F02C9" w:rsidRDefault="00152C15" w:rsidP="00F02448">
            <w:pPr>
              <w:rPr>
                <w:ins w:id="13550" w:author="Gao, Guan-Wei (高貫偉 ITC)" w:date="2012-08-24T18:28:00Z"/>
                <w:rFonts w:ascii="SimSun" w:hAnsi="SimSun"/>
                <w:rPrChange w:id="13551" w:author="Chen, Ivy (陳素貞 IEC1)" w:date="2015-01-12T13:45:00Z">
                  <w:rPr>
                    <w:ins w:id="13552" w:author="Gao, Guan-Wei (高貫偉 ITC)" w:date="2012-08-24T18:28:00Z"/>
                    <w:rFonts w:ascii="SimSun" w:hAnsi="SimSun"/>
                  </w:rPr>
                </w:rPrChange>
              </w:rPr>
            </w:pPr>
            <w:ins w:id="13553" w:author="Gao, Guan-Wei (高貫偉 ITC)" w:date="2012-10-30T09:08:00Z">
              <w:r w:rsidRPr="002F02C9">
                <w:rPr>
                  <w:rFonts w:ascii="SimSun" w:hAnsi="SimSun"/>
                  <w:rPrChange w:id="1355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947" w:type="dxa"/>
            <w:tcPrChange w:id="13555" w:author="Gao, Guan-Wei (高貫偉 ITC)" w:date="2012-08-24T19:13:00Z">
              <w:tcPr>
                <w:tcW w:w="677" w:type="dxa"/>
              </w:tcPr>
            </w:tcPrChange>
          </w:tcPr>
          <w:p w:rsidR="00034F31" w:rsidRPr="002F02C9" w:rsidRDefault="00152C15" w:rsidP="00F02448">
            <w:pPr>
              <w:rPr>
                <w:ins w:id="13556" w:author="Gao, Guan-Wei (高貫偉 ITC)" w:date="2012-08-24T18:28:00Z"/>
                <w:rPrChange w:id="13557" w:author="Chen, Ivy (陳素貞 IEC1)" w:date="2015-01-12T13:45:00Z">
                  <w:rPr>
                    <w:ins w:id="13558" w:author="Gao, Guan-Wei (高貫偉 ITC)" w:date="2012-08-24T18:28:00Z"/>
                  </w:rPr>
                </w:rPrChange>
              </w:rPr>
            </w:pPr>
            <w:ins w:id="13559" w:author="Gao, Guan-Wei (高貫偉 ITC)" w:date="2012-08-24T19:13:00Z">
              <w:r w:rsidRPr="002F02C9">
                <w:rPr>
                  <w:rFonts w:hint="eastAsia"/>
                  <w:rPrChange w:id="1356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同</w:t>
              </w:r>
              <w:r w:rsidRPr="002F02C9">
                <w:rPr>
                  <w:rPrChange w:id="1356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1356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定义</w:t>
              </w:r>
            </w:ins>
          </w:p>
        </w:tc>
        <w:tc>
          <w:tcPr>
            <w:tcW w:w="1162" w:type="dxa"/>
            <w:tcPrChange w:id="13563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034F31" w:rsidRPr="002F02C9" w:rsidRDefault="00152C15" w:rsidP="00F02448">
            <w:pPr>
              <w:rPr>
                <w:ins w:id="13564" w:author="Gao, Guan-Wei (高貫偉 ITC)" w:date="2012-08-24T18:28:00Z"/>
                <w:rFonts w:ascii="SimSun" w:hAnsi="SimSun"/>
                <w:rPrChange w:id="13565" w:author="Chen, Ivy (陳素貞 IEC1)" w:date="2015-01-12T13:45:00Z">
                  <w:rPr>
                    <w:ins w:id="13566" w:author="Gao, Guan-Wei (高貫偉 ITC)" w:date="2012-08-24T18:28:00Z"/>
                    <w:rFonts w:ascii="SimSun" w:hAnsi="SimSun"/>
                  </w:rPr>
                </w:rPrChange>
              </w:rPr>
            </w:pPr>
            <w:ins w:id="13567" w:author="Gao, Guan-Wei (高貫偉 ITC)" w:date="2012-08-24T19:14:00Z">
              <w:r w:rsidRPr="002F02C9">
                <w:rPr>
                  <w:rFonts w:ascii="SimSun" w:hAnsi="SimSun" w:hint="eastAsia"/>
                  <w:rPrChange w:id="1356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  <w:tcPrChange w:id="13569" w:author="Gao, Guan-Wei (高貫偉 ITC)" w:date="2012-08-24T19:13:00Z">
              <w:tcPr>
                <w:tcW w:w="680" w:type="dxa"/>
              </w:tcPr>
            </w:tcPrChange>
          </w:tcPr>
          <w:p w:rsidR="00034F31" w:rsidRPr="002F02C9" w:rsidRDefault="00034F31" w:rsidP="00F02448">
            <w:pPr>
              <w:rPr>
                <w:ins w:id="13570" w:author="Gao, Guan-Wei (高貫偉 ITC)" w:date="2012-08-24T18:28:00Z"/>
                <w:rPrChange w:id="13571" w:author="Chen, Ivy (陳素貞 IEC1)" w:date="2015-01-12T13:45:00Z">
                  <w:rPr>
                    <w:ins w:id="13572" w:author="Gao, Guan-Wei (高貫偉 ITC)" w:date="2012-08-24T18:28:00Z"/>
                  </w:rPr>
                </w:rPrChange>
              </w:rPr>
            </w:pPr>
          </w:p>
        </w:tc>
        <w:tc>
          <w:tcPr>
            <w:tcW w:w="2728" w:type="dxa"/>
            <w:tcPrChange w:id="13573" w:author="Gao, Guan-Wei (高貫偉 ITC)" w:date="2012-08-24T19:13:00Z">
              <w:tcPr>
                <w:tcW w:w="2728" w:type="dxa"/>
              </w:tcPr>
            </w:tcPrChange>
          </w:tcPr>
          <w:p w:rsidR="00034F31" w:rsidRPr="002F02C9" w:rsidRDefault="00034F31" w:rsidP="00F02448">
            <w:pPr>
              <w:ind w:left="100" w:hangingChars="50" w:hanging="100"/>
              <w:rPr>
                <w:ins w:id="13574" w:author="Gao, Guan-Wei (高貫偉 ITC)" w:date="2012-08-24T18:28:00Z"/>
                <w:rFonts w:ascii="SimSun" w:hAnsi="SimSun"/>
                <w:rPrChange w:id="13575" w:author="Chen, Ivy (陳素貞 IEC1)" w:date="2015-01-12T13:45:00Z">
                  <w:rPr>
                    <w:ins w:id="13576" w:author="Gao, Guan-Wei (高貫偉 ITC)" w:date="2012-08-24T18:28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  <w:tcPrChange w:id="13577" w:author="Gao, Guan-Wei (高貫偉 ITC)" w:date="2012-08-24T19:13:00Z">
              <w:tcPr>
                <w:tcW w:w="2629" w:type="dxa"/>
              </w:tcPr>
            </w:tcPrChange>
          </w:tcPr>
          <w:p w:rsidR="00034F31" w:rsidRPr="002F02C9" w:rsidRDefault="00034F31" w:rsidP="00F02448">
            <w:pPr>
              <w:rPr>
                <w:ins w:id="13578" w:author="Gao, Guan-Wei (高貫偉 ITC)" w:date="2012-08-24T18:28:00Z"/>
                <w:rPrChange w:id="13579" w:author="Chen, Ivy (陳素貞 IEC1)" w:date="2015-01-12T13:45:00Z">
                  <w:rPr>
                    <w:ins w:id="13580" w:author="Gao, Guan-Wei (高貫偉 ITC)" w:date="2012-08-24T18:28:00Z"/>
                  </w:rPr>
                </w:rPrChange>
              </w:rPr>
            </w:pPr>
          </w:p>
        </w:tc>
      </w:tr>
      <w:tr w:rsidR="00CF77F7" w:rsidRPr="002F02C9" w:rsidTr="0051634B">
        <w:trPr>
          <w:ins w:id="13581" w:author="Gao, Guan-Wei (高貫偉 ITC)" w:date="2012-08-24T18:49:00Z"/>
        </w:trPr>
        <w:tc>
          <w:tcPr>
            <w:tcW w:w="445" w:type="dxa"/>
            <w:tcPrChange w:id="13582" w:author="Gao, Guan-Wei (高貫偉 ITC)" w:date="2012-08-24T19:13:00Z">
              <w:tcPr>
                <w:tcW w:w="445" w:type="dxa"/>
              </w:tcPr>
            </w:tcPrChange>
          </w:tcPr>
          <w:p w:rsidR="00CF77F7" w:rsidRPr="002F02C9" w:rsidRDefault="00152C15" w:rsidP="00F02448">
            <w:pPr>
              <w:rPr>
                <w:ins w:id="13583" w:author="Gao, Guan-Wei (高貫偉 ITC)" w:date="2012-08-24T18:49:00Z"/>
                <w:rPrChange w:id="13584" w:author="Chen, Ivy (陳素貞 IEC1)" w:date="2015-01-12T13:45:00Z">
                  <w:rPr>
                    <w:ins w:id="13585" w:author="Gao, Guan-Wei (高貫偉 ITC)" w:date="2012-08-24T18:49:00Z"/>
                  </w:rPr>
                </w:rPrChange>
              </w:rPr>
            </w:pPr>
            <w:ins w:id="13586" w:author="Gao, Guan-Wei (高貫偉 ITC)" w:date="2012-08-24T18:50:00Z">
              <w:r w:rsidRPr="002F02C9">
                <w:rPr>
                  <w:rPrChange w:id="1358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</w:t>
              </w:r>
            </w:ins>
            <w:ins w:id="13588" w:author="Gao, Guan-Wei (高貫偉 ITC)" w:date="2012-08-24T18:59:00Z">
              <w:r w:rsidRPr="002F02C9">
                <w:rPr>
                  <w:rPrChange w:id="1358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3</w:t>
              </w:r>
            </w:ins>
          </w:p>
        </w:tc>
        <w:tc>
          <w:tcPr>
            <w:tcW w:w="1310" w:type="dxa"/>
            <w:tcPrChange w:id="13590" w:author="Gao, Guan-Wei (高貫偉 ITC)" w:date="2012-08-24T19:13:00Z">
              <w:tcPr>
                <w:tcW w:w="1310" w:type="dxa"/>
              </w:tcPr>
            </w:tcPrChange>
          </w:tcPr>
          <w:p w:rsidR="00CF77F7" w:rsidRPr="002F02C9" w:rsidRDefault="00152C15" w:rsidP="00F02448">
            <w:pPr>
              <w:rPr>
                <w:ins w:id="13591" w:author="Gao, Guan-Wei (高貫偉 ITC)" w:date="2012-08-24T18:49:00Z"/>
                <w:rPrChange w:id="13592" w:author="Chen, Ivy (陳素貞 IEC1)" w:date="2015-01-12T13:45:00Z">
                  <w:rPr>
                    <w:ins w:id="13593" w:author="Gao, Guan-Wei (高貫偉 ITC)" w:date="2012-08-24T18:49:00Z"/>
                  </w:rPr>
                </w:rPrChange>
              </w:rPr>
            </w:pPr>
            <w:ins w:id="13594" w:author="Gao, Guan-Wei (高貫偉 ITC)" w:date="2012-08-24T18:59:00Z">
              <w:r w:rsidRPr="002F02C9">
                <w:rPr>
                  <w:rPrChange w:id="1359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REC_Time</w:t>
              </w:r>
            </w:ins>
          </w:p>
        </w:tc>
        <w:tc>
          <w:tcPr>
            <w:tcW w:w="916" w:type="dxa"/>
            <w:tcPrChange w:id="13596" w:author="Gao, Guan-Wei (高貫偉 ITC)" w:date="2012-08-24T19:13:00Z">
              <w:tcPr>
                <w:tcW w:w="916" w:type="dxa"/>
              </w:tcPr>
            </w:tcPrChange>
          </w:tcPr>
          <w:p w:rsidR="00CF77F7" w:rsidRPr="002F02C9" w:rsidRDefault="00152C15" w:rsidP="00F02448">
            <w:pPr>
              <w:rPr>
                <w:ins w:id="13597" w:author="Gao, Guan-Wei (高貫偉 ITC)" w:date="2012-08-24T18:49:00Z"/>
                <w:rFonts w:ascii="SimSun" w:hAnsi="SimSun"/>
                <w:rPrChange w:id="13598" w:author="Chen, Ivy (陳素貞 IEC1)" w:date="2015-01-12T13:45:00Z">
                  <w:rPr>
                    <w:ins w:id="13599" w:author="Gao, Guan-Wei (高貫偉 ITC)" w:date="2012-08-24T18:49:00Z"/>
                    <w:rFonts w:ascii="SimSun" w:hAnsi="SimSun"/>
                  </w:rPr>
                </w:rPrChange>
              </w:rPr>
            </w:pPr>
            <w:ins w:id="13600" w:author="Gao, Guan-Wei (高貫偉 ITC)" w:date="2012-08-24T19:32:00Z">
              <w:r w:rsidRPr="002F02C9">
                <w:rPr>
                  <w:rFonts w:ascii="SimSun" w:hAnsi="SimSun"/>
                  <w:rPrChange w:id="1360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Datetime</w:t>
              </w:r>
            </w:ins>
          </w:p>
        </w:tc>
        <w:tc>
          <w:tcPr>
            <w:tcW w:w="947" w:type="dxa"/>
            <w:tcPrChange w:id="13602" w:author="Gao, Guan-Wei (高貫偉 ITC)" w:date="2012-08-24T19:13:00Z">
              <w:tcPr>
                <w:tcW w:w="677" w:type="dxa"/>
              </w:tcPr>
            </w:tcPrChange>
          </w:tcPr>
          <w:p w:rsidR="00CF77F7" w:rsidRPr="002F02C9" w:rsidRDefault="00152C15" w:rsidP="00F02448">
            <w:pPr>
              <w:rPr>
                <w:ins w:id="13603" w:author="Gao, Guan-Wei (高貫偉 ITC)" w:date="2012-08-24T18:49:00Z"/>
                <w:rPrChange w:id="13604" w:author="Chen, Ivy (陳素貞 IEC1)" w:date="2015-01-12T13:45:00Z">
                  <w:rPr>
                    <w:ins w:id="13605" w:author="Gao, Guan-Wei (高貫偉 ITC)" w:date="2012-08-24T18:49:00Z"/>
                  </w:rPr>
                </w:rPrChange>
              </w:rPr>
            </w:pPr>
            <w:ins w:id="13606" w:author="Gao, Guan-Wei (高貫偉 ITC)" w:date="2012-08-24T19:15:00Z">
              <w:r w:rsidRPr="002F02C9">
                <w:rPr>
                  <w:rPrChange w:id="1360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YYYY/MM/DD</w:t>
              </w:r>
            </w:ins>
          </w:p>
        </w:tc>
        <w:tc>
          <w:tcPr>
            <w:tcW w:w="1162" w:type="dxa"/>
            <w:tcPrChange w:id="13608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CF77F7" w:rsidRPr="002F02C9" w:rsidRDefault="00152C15" w:rsidP="00F02448">
            <w:pPr>
              <w:rPr>
                <w:ins w:id="13609" w:author="Gao, Guan-Wei (高貫偉 ITC)" w:date="2012-08-24T18:49:00Z"/>
                <w:rFonts w:ascii="SimSun" w:hAnsi="SimSun"/>
                <w:rPrChange w:id="13610" w:author="Chen, Ivy (陳素貞 IEC1)" w:date="2015-01-12T13:45:00Z">
                  <w:rPr>
                    <w:ins w:id="13611" w:author="Gao, Guan-Wei (高貫偉 ITC)" w:date="2012-08-24T18:49:00Z"/>
                    <w:rFonts w:ascii="SimSun" w:hAnsi="SimSun"/>
                  </w:rPr>
                </w:rPrChange>
              </w:rPr>
            </w:pPr>
            <w:ins w:id="13612" w:author="Gao, Guan-Wei (高貫偉 ITC)" w:date="2012-08-24T19:32:00Z">
              <w:r w:rsidRPr="002F02C9">
                <w:rPr>
                  <w:rFonts w:ascii="SimSun" w:hAnsi="SimSun" w:hint="eastAsia"/>
                  <w:rPrChange w:id="1361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当前日期</w:t>
              </w:r>
            </w:ins>
          </w:p>
        </w:tc>
        <w:tc>
          <w:tcPr>
            <w:tcW w:w="680" w:type="dxa"/>
            <w:tcPrChange w:id="13614" w:author="Gao, Guan-Wei (高貫偉 ITC)" w:date="2012-08-24T19:13:00Z">
              <w:tcPr>
                <w:tcW w:w="680" w:type="dxa"/>
              </w:tcPr>
            </w:tcPrChange>
          </w:tcPr>
          <w:p w:rsidR="00CF77F7" w:rsidRPr="002F02C9" w:rsidRDefault="00CF77F7" w:rsidP="00F02448">
            <w:pPr>
              <w:rPr>
                <w:ins w:id="13615" w:author="Gao, Guan-Wei (高貫偉 ITC)" w:date="2012-08-24T18:49:00Z"/>
                <w:rPrChange w:id="13616" w:author="Chen, Ivy (陳素貞 IEC1)" w:date="2015-01-12T13:45:00Z">
                  <w:rPr>
                    <w:ins w:id="13617" w:author="Gao, Guan-Wei (高貫偉 ITC)" w:date="2012-08-24T18:49:00Z"/>
                  </w:rPr>
                </w:rPrChange>
              </w:rPr>
            </w:pPr>
          </w:p>
        </w:tc>
        <w:tc>
          <w:tcPr>
            <w:tcW w:w="2728" w:type="dxa"/>
            <w:tcPrChange w:id="13618" w:author="Gao, Guan-Wei (高貫偉 ITC)" w:date="2012-08-24T19:13:00Z">
              <w:tcPr>
                <w:tcW w:w="2728" w:type="dxa"/>
              </w:tcPr>
            </w:tcPrChange>
          </w:tcPr>
          <w:p w:rsidR="00CF77F7" w:rsidRPr="002F02C9" w:rsidRDefault="00CF77F7" w:rsidP="00F02448">
            <w:pPr>
              <w:ind w:left="100" w:hangingChars="50" w:hanging="100"/>
              <w:rPr>
                <w:ins w:id="13619" w:author="Gao, Guan-Wei (高貫偉 ITC)" w:date="2012-08-24T18:49:00Z"/>
                <w:rFonts w:ascii="SimSun" w:hAnsi="SimSun"/>
                <w:rPrChange w:id="13620" w:author="Chen, Ivy (陳素貞 IEC1)" w:date="2015-01-12T13:45:00Z">
                  <w:rPr>
                    <w:ins w:id="13621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  <w:tcPrChange w:id="13622" w:author="Gao, Guan-Wei (高貫偉 ITC)" w:date="2012-08-24T19:13:00Z">
              <w:tcPr>
                <w:tcW w:w="2629" w:type="dxa"/>
              </w:tcPr>
            </w:tcPrChange>
          </w:tcPr>
          <w:p w:rsidR="00CF77F7" w:rsidRPr="002F02C9" w:rsidRDefault="00CF77F7" w:rsidP="00F02448">
            <w:pPr>
              <w:rPr>
                <w:ins w:id="13623" w:author="Gao, Guan-Wei (高貫偉 ITC)" w:date="2012-08-24T18:49:00Z"/>
                <w:rPrChange w:id="13624" w:author="Chen, Ivy (陳素貞 IEC1)" w:date="2015-01-12T13:45:00Z">
                  <w:rPr>
                    <w:ins w:id="13625" w:author="Gao, Guan-Wei (高貫偉 ITC)" w:date="2012-08-24T18:49:00Z"/>
                  </w:rPr>
                </w:rPrChange>
              </w:rPr>
            </w:pPr>
          </w:p>
        </w:tc>
      </w:tr>
      <w:tr w:rsidR="00034F31" w:rsidRPr="002F02C9" w:rsidTr="0051634B">
        <w:trPr>
          <w:ins w:id="13626" w:author="Gao, Guan-Wei (高貫偉 ITC)" w:date="2012-08-24T18:49:00Z"/>
        </w:trPr>
        <w:tc>
          <w:tcPr>
            <w:tcW w:w="445" w:type="dxa"/>
            <w:tcPrChange w:id="13627" w:author="Gao, Guan-Wei (高貫偉 ITC)" w:date="2012-08-24T19:13:00Z">
              <w:tcPr>
                <w:tcW w:w="445" w:type="dxa"/>
              </w:tcPr>
            </w:tcPrChange>
          </w:tcPr>
          <w:p w:rsidR="00034F31" w:rsidRPr="002F02C9" w:rsidRDefault="00152C15" w:rsidP="00F02448">
            <w:pPr>
              <w:rPr>
                <w:ins w:id="13628" w:author="Gao, Guan-Wei (高貫偉 ITC)" w:date="2012-08-24T18:49:00Z"/>
                <w:rPrChange w:id="13629" w:author="Chen, Ivy (陳素貞 IEC1)" w:date="2015-01-12T13:45:00Z">
                  <w:rPr>
                    <w:ins w:id="13630" w:author="Gao, Guan-Wei (高貫偉 ITC)" w:date="2012-08-24T18:49:00Z"/>
                  </w:rPr>
                </w:rPrChange>
              </w:rPr>
            </w:pPr>
            <w:ins w:id="13631" w:author="Gao, Guan-Wei (高貫偉 ITC)" w:date="2012-08-24T18:59:00Z">
              <w:r w:rsidRPr="002F02C9">
                <w:rPr>
                  <w:rPrChange w:id="1363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14</w:t>
              </w:r>
            </w:ins>
          </w:p>
        </w:tc>
        <w:tc>
          <w:tcPr>
            <w:tcW w:w="1310" w:type="dxa"/>
            <w:tcPrChange w:id="13633" w:author="Gao, Guan-Wei (高貫偉 ITC)" w:date="2012-08-24T19:13:00Z">
              <w:tcPr>
                <w:tcW w:w="1310" w:type="dxa"/>
              </w:tcPr>
            </w:tcPrChange>
          </w:tcPr>
          <w:p w:rsidR="00034F31" w:rsidRPr="002F02C9" w:rsidRDefault="00152C15" w:rsidP="00F02448">
            <w:pPr>
              <w:rPr>
                <w:ins w:id="13634" w:author="Gao, Guan-Wei (高貫偉 ITC)" w:date="2012-08-24T18:49:00Z"/>
                <w:rPrChange w:id="13635" w:author="Chen, Ivy (陳素貞 IEC1)" w:date="2015-01-12T13:45:00Z">
                  <w:rPr>
                    <w:ins w:id="13636" w:author="Gao, Guan-Wei (高貫偉 ITC)" w:date="2012-08-24T18:49:00Z"/>
                  </w:rPr>
                </w:rPrChange>
              </w:rPr>
            </w:pPr>
            <w:ins w:id="13637" w:author="Gao, Guan-Wei (高貫偉 ITC)" w:date="2012-08-24T18:59:00Z">
              <w:r w:rsidRPr="002F02C9">
                <w:rPr>
                  <w:rPrChange w:id="1363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UPC_Code</w:t>
              </w:r>
            </w:ins>
          </w:p>
        </w:tc>
        <w:tc>
          <w:tcPr>
            <w:tcW w:w="916" w:type="dxa"/>
            <w:tcPrChange w:id="13639" w:author="Gao, Guan-Wei (高貫偉 ITC)" w:date="2012-08-24T19:13:00Z">
              <w:tcPr>
                <w:tcW w:w="916" w:type="dxa"/>
              </w:tcPr>
            </w:tcPrChange>
          </w:tcPr>
          <w:p w:rsidR="00034F31" w:rsidRPr="002F02C9" w:rsidRDefault="00152C15" w:rsidP="00F02448">
            <w:pPr>
              <w:rPr>
                <w:ins w:id="13640" w:author="Gao, Guan-Wei (高貫偉 ITC)" w:date="2012-08-24T18:49:00Z"/>
                <w:rFonts w:ascii="SimSun" w:hAnsi="SimSun"/>
                <w:rPrChange w:id="13641" w:author="Chen, Ivy (陳素貞 IEC1)" w:date="2015-01-12T13:45:00Z">
                  <w:rPr>
                    <w:ins w:id="13642" w:author="Gao, Guan-Wei (高貫偉 ITC)" w:date="2012-08-24T18:49:00Z"/>
                    <w:rFonts w:ascii="SimSun" w:hAnsi="SimSun"/>
                  </w:rPr>
                </w:rPrChange>
              </w:rPr>
            </w:pPr>
            <w:ins w:id="13643" w:author="Gao, Guan-Wei (高貫偉 ITC)" w:date="2012-10-30T09:08:00Z">
              <w:r w:rsidRPr="002F02C9">
                <w:rPr>
                  <w:rFonts w:ascii="SimSun" w:hAnsi="SimSun"/>
                  <w:rPrChange w:id="1364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947" w:type="dxa"/>
            <w:tcPrChange w:id="13645" w:author="Gao, Guan-Wei (高貫偉 ITC)" w:date="2012-08-24T19:13:00Z">
              <w:tcPr>
                <w:tcW w:w="677" w:type="dxa"/>
              </w:tcPr>
            </w:tcPrChange>
          </w:tcPr>
          <w:p w:rsidR="00034F31" w:rsidRPr="002F02C9" w:rsidRDefault="00152C15" w:rsidP="00F02448">
            <w:pPr>
              <w:rPr>
                <w:ins w:id="13646" w:author="Gao, Guan-Wei (高貫偉 ITC)" w:date="2012-08-24T18:49:00Z"/>
                <w:rPrChange w:id="13647" w:author="Chen, Ivy (陳素貞 IEC1)" w:date="2015-01-12T13:45:00Z">
                  <w:rPr>
                    <w:ins w:id="13648" w:author="Gao, Guan-Wei (高貫偉 ITC)" w:date="2012-08-24T18:49:00Z"/>
                  </w:rPr>
                </w:rPrChange>
              </w:rPr>
            </w:pPr>
            <w:ins w:id="13649" w:author="Gao, Guan-Wei (高貫偉 ITC)" w:date="2012-08-24T19:13:00Z">
              <w:r w:rsidRPr="002F02C9">
                <w:rPr>
                  <w:rFonts w:hint="eastAsia"/>
                  <w:rPrChange w:id="1365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同</w:t>
              </w:r>
              <w:r w:rsidRPr="002F02C9">
                <w:rPr>
                  <w:rPrChange w:id="1365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1365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定义</w:t>
              </w:r>
            </w:ins>
          </w:p>
        </w:tc>
        <w:tc>
          <w:tcPr>
            <w:tcW w:w="1162" w:type="dxa"/>
            <w:tcPrChange w:id="13653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034F31" w:rsidRPr="002F02C9" w:rsidRDefault="00152C15" w:rsidP="00F02448">
            <w:pPr>
              <w:rPr>
                <w:ins w:id="13654" w:author="Gao, Guan-Wei (高貫偉 ITC)" w:date="2012-08-24T18:49:00Z"/>
                <w:rFonts w:ascii="SimSun" w:hAnsi="SimSun"/>
                <w:rPrChange w:id="13655" w:author="Chen, Ivy (陳素貞 IEC1)" w:date="2015-01-12T13:45:00Z">
                  <w:rPr>
                    <w:ins w:id="13656" w:author="Gao, Guan-Wei (高貫偉 ITC)" w:date="2012-08-24T18:49:00Z"/>
                    <w:rFonts w:ascii="SimSun" w:hAnsi="SimSun"/>
                  </w:rPr>
                </w:rPrChange>
              </w:rPr>
            </w:pPr>
            <w:ins w:id="13657" w:author="Gao, Guan-Wei (高貫偉 ITC)" w:date="2012-08-24T19:14:00Z">
              <w:r w:rsidRPr="002F02C9">
                <w:rPr>
                  <w:rFonts w:ascii="SimSun" w:hAnsi="SimSun" w:hint="eastAsia"/>
                  <w:rPrChange w:id="1365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  <w:tcPrChange w:id="13659" w:author="Gao, Guan-Wei (高貫偉 ITC)" w:date="2012-08-24T19:13:00Z">
              <w:tcPr>
                <w:tcW w:w="680" w:type="dxa"/>
              </w:tcPr>
            </w:tcPrChange>
          </w:tcPr>
          <w:p w:rsidR="00034F31" w:rsidRPr="002F02C9" w:rsidRDefault="00034F31" w:rsidP="00F02448">
            <w:pPr>
              <w:rPr>
                <w:ins w:id="13660" w:author="Gao, Guan-Wei (高貫偉 ITC)" w:date="2012-08-24T18:49:00Z"/>
                <w:rPrChange w:id="13661" w:author="Chen, Ivy (陳素貞 IEC1)" w:date="2015-01-12T13:45:00Z">
                  <w:rPr>
                    <w:ins w:id="13662" w:author="Gao, Guan-Wei (高貫偉 ITC)" w:date="2012-08-24T18:49:00Z"/>
                  </w:rPr>
                </w:rPrChange>
              </w:rPr>
            </w:pPr>
          </w:p>
        </w:tc>
        <w:tc>
          <w:tcPr>
            <w:tcW w:w="2728" w:type="dxa"/>
            <w:tcPrChange w:id="13663" w:author="Gao, Guan-Wei (高貫偉 ITC)" w:date="2012-08-24T19:13:00Z">
              <w:tcPr>
                <w:tcW w:w="2728" w:type="dxa"/>
              </w:tcPr>
            </w:tcPrChange>
          </w:tcPr>
          <w:p w:rsidR="00034F31" w:rsidRPr="002F02C9" w:rsidRDefault="00034F31" w:rsidP="00F02448">
            <w:pPr>
              <w:ind w:left="100" w:hangingChars="50" w:hanging="100"/>
              <w:rPr>
                <w:ins w:id="13664" w:author="Gao, Guan-Wei (高貫偉 ITC)" w:date="2012-08-24T18:49:00Z"/>
                <w:rFonts w:ascii="SimSun" w:hAnsi="SimSun"/>
                <w:rPrChange w:id="13665" w:author="Chen, Ivy (陳素貞 IEC1)" w:date="2015-01-12T13:45:00Z">
                  <w:rPr>
                    <w:ins w:id="13666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  <w:tcPrChange w:id="13667" w:author="Gao, Guan-Wei (高貫偉 ITC)" w:date="2012-08-24T19:13:00Z">
              <w:tcPr>
                <w:tcW w:w="2629" w:type="dxa"/>
              </w:tcPr>
            </w:tcPrChange>
          </w:tcPr>
          <w:p w:rsidR="00034F31" w:rsidRPr="002F02C9" w:rsidRDefault="00034F31" w:rsidP="00F02448">
            <w:pPr>
              <w:rPr>
                <w:ins w:id="13668" w:author="Gao, Guan-Wei (高貫偉 ITC)" w:date="2012-08-24T18:49:00Z"/>
                <w:rPrChange w:id="13669" w:author="Chen, Ivy (陳素貞 IEC1)" w:date="2015-01-12T13:45:00Z">
                  <w:rPr>
                    <w:ins w:id="13670" w:author="Gao, Guan-Wei (高貫偉 ITC)" w:date="2012-08-24T18:49:00Z"/>
                  </w:rPr>
                </w:rPrChange>
              </w:rPr>
            </w:pPr>
          </w:p>
        </w:tc>
      </w:tr>
      <w:tr w:rsidR="00CF77F7" w:rsidRPr="002F02C9" w:rsidTr="0051634B">
        <w:trPr>
          <w:ins w:id="13671" w:author="Gao, Guan-Wei (高貫偉 ITC)" w:date="2012-08-24T18:49:00Z"/>
        </w:trPr>
        <w:tc>
          <w:tcPr>
            <w:tcW w:w="445" w:type="dxa"/>
            <w:tcPrChange w:id="13672" w:author="Gao, Guan-Wei (高貫偉 ITC)" w:date="2012-08-24T19:13:00Z">
              <w:tcPr>
                <w:tcW w:w="445" w:type="dxa"/>
              </w:tcPr>
            </w:tcPrChange>
          </w:tcPr>
          <w:p w:rsidR="00CF77F7" w:rsidRPr="002F02C9" w:rsidRDefault="00152C15" w:rsidP="00F02448">
            <w:pPr>
              <w:rPr>
                <w:ins w:id="13673" w:author="Gao, Guan-Wei (高貫偉 ITC)" w:date="2012-08-24T18:49:00Z"/>
                <w:rPrChange w:id="13674" w:author="Chen, Ivy (陳素貞 IEC1)" w:date="2015-01-12T13:45:00Z">
                  <w:rPr>
                    <w:ins w:id="13675" w:author="Gao, Guan-Wei (高貫偉 ITC)" w:date="2012-08-24T18:49:00Z"/>
                  </w:rPr>
                </w:rPrChange>
              </w:rPr>
            </w:pPr>
            <w:ins w:id="13676" w:author="Gao, Guan-Wei (高貫偉 ITC)" w:date="2012-08-24T18:59:00Z">
              <w:r w:rsidRPr="002F02C9">
                <w:rPr>
                  <w:rPrChange w:id="1367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15</w:t>
              </w:r>
            </w:ins>
          </w:p>
        </w:tc>
        <w:tc>
          <w:tcPr>
            <w:tcW w:w="1310" w:type="dxa"/>
            <w:tcPrChange w:id="13678" w:author="Gao, Guan-Wei (高貫偉 ITC)" w:date="2012-08-24T19:13:00Z">
              <w:tcPr>
                <w:tcW w:w="1310" w:type="dxa"/>
              </w:tcPr>
            </w:tcPrChange>
          </w:tcPr>
          <w:p w:rsidR="00CF77F7" w:rsidRPr="002F02C9" w:rsidRDefault="00152C15" w:rsidP="00F02448">
            <w:pPr>
              <w:rPr>
                <w:ins w:id="13679" w:author="Gao, Guan-Wei (高貫偉 ITC)" w:date="2012-08-24T18:49:00Z"/>
                <w:rPrChange w:id="13680" w:author="Chen, Ivy (陳素貞 IEC1)" w:date="2015-01-12T13:45:00Z">
                  <w:rPr>
                    <w:ins w:id="13681" w:author="Gao, Guan-Wei (高貫偉 ITC)" w:date="2012-08-24T18:49:00Z"/>
                  </w:rPr>
                </w:rPrChange>
              </w:rPr>
            </w:pPr>
            <w:ins w:id="13682" w:author="Gao, Guan-Wei (高貫偉 ITC)" w:date="2012-08-24T18:59:00Z">
              <w:r w:rsidRPr="002F02C9">
                <w:rPr>
                  <w:rPrChange w:id="1368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CHK_Stat</w:t>
              </w:r>
            </w:ins>
          </w:p>
        </w:tc>
        <w:tc>
          <w:tcPr>
            <w:tcW w:w="916" w:type="dxa"/>
            <w:tcPrChange w:id="13684" w:author="Gao, Guan-Wei (高貫偉 ITC)" w:date="2012-08-24T19:13:00Z">
              <w:tcPr>
                <w:tcW w:w="916" w:type="dxa"/>
              </w:tcPr>
            </w:tcPrChange>
          </w:tcPr>
          <w:p w:rsidR="00CF77F7" w:rsidRPr="002F02C9" w:rsidRDefault="00152C15" w:rsidP="00F02448">
            <w:pPr>
              <w:rPr>
                <w:ins w:id="13685" w:author="Gao, Guan-Wei (高貫偉 ITC)" w:date="2012-08-24T18:49:00Z"/>
                <w:rFonts w:ascii="SimSun" w:hAnsi="SimSun"/>
                <w:rPrChange w:id="13686" w:author="Chen, Ivy (陳素貞 IEC1)" w:date="2015-01-12T13:45:00Z">
                  <w:rPr>
                    <w:ins w:id="13687" w:author="Gao, Guan-Wei (高貫偉 ITC)" w:date="2012-08-24T18:49:00Z"/>
                    <w:rFonts w:ascii="SimSun" w:hAnsi="SimSun"/>
                  </w:rPr>
                </w:rPrChange>
              </w:rPr>
            </w:pPr>
            <w:ins w:id="13688" w:author="Gao, Guan-Wei (高貫偉 ITC)" w:date="2012-08-24T19:00:00Z">
              <w:r w:rsidRPr="002F02C9">
                <w:rPr>
                  <w:rFonts w:ascii="SimSun" w:hAnsi="SimSun"/>
                  <w:rPrChange w:id="1368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Select</w:t>
              </w:r>
            </w:ins>
          </w:p>
        </w:tc>
        <w:tc>
          <w:tcPr>
            <w:tcW w:w="947" w:type="dxa"/>
            <w:tcPrChange w:id="13690" w:author="Gao, Guan-Wei (高貫偉 ITC)" w:date="2012-08-24T19:13:00Z">
              <w:tcPr>
                <w:tcW w:w="677" w:type="dxa"/>
              </w:tcPr>
            </w:tcPrChange>
          </w:tcPr>
          <w:p w:rsidR="00CF77F7" w:rsidRPr="002F02C9" w:rsidRDefault="00CF77F7" w:rsidP="00F02448">
            <w:pPr>
              <w:rPr>
                <w:ins w:id="13691" w:author="Gao, Guan-Wei (高貫偉 ITC)" w:date="2012-08-24T18:49:00Z"/>
                <w:rPrChange w:id="13692" w:author="Chen, Ivy (陳素貞 IEC1)" w:date="2015-01-12T13:45:00Z">
                  <w:rPr>
                    <w:ins w:id="13693" w:author="Gao, Guan-Wei (高貫偉 ITC)" w:date="2012-08-24T18:49:00Z"/>
                  </w:rPr>
                </w:rPrChange>
              </w:rPr>
            </w:pPr>
          </w:p>
        </w:tc>
        <w:tc>
          <w:tcPr>
            <w:tcW w:w="1162" w:type="dxa"/>
            <w:tcPrChange w:id="13694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CF77F7" w:rsidRPr="002F02C9" w:rsidRDefault="00152C15" w:rsidP="00F02448">
            <w:pPr>
              <w:rPr>
                <w:ins w:id="13695" w:author="Gao, Guan-Wei (高貫偉 ITC)" w:date="2012-08-24T18:49:00Z"/>
                <w:rFonts w:ascii="SimSun" w:hAnsi="SimSun"/>
                <w:rPrChange w:id="13696" w:author="Chen, Ivy (陳素貞 IEC1)" w:date="2015-01-12T13:45:00Z">
                  <w:rPr>
                    <w:ins w:id="13697" w:author="Gao, Guan-Wei (高貫偉 ITC)" w:date="2012-08-24T18:49:00Z"/>
                    <w:rFonts w:ascii="SimSun" w:hAnsi="SimSun"/>
                  </w:rPr>
                </w:rPrChange>
              </w:rPr>
            </w:pPr>
            <w:ins w:id="13698" w:author="Gao, Guan-Wei (高貫偉 ITC)" w:date="2012-08-24T19:14:00Z">
              <w:r w:rsidRPr="002F02C9">
                <w:rPr>
                  <w:rFonts w:ascii="SimSun" w:hAnsi="SimSun" w:hint="eastAsia"/>
                  <w:rPrChange w:id="1369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第一项</w:t>
              </w:r>
            </w:ins>
          </w:p>
        </w:tc>
        <w:tc>
          <w:tcPr>
            <w:tcW w:w="680" w:type="dxa"/>
            <w:tcPrChange w:id="13700" w:author="Gao, Guan-Wei (高貫偉 ITC)" w:date="2012-08-24T19:13:00Z">
              <w:tcPr>
                <w:tcW w:w="680" w:type="dxa"/>
              </w:tcPr>
            </w:tcPrChange>
          </w:tcPr>
          <w:p w:rsidR="00CF77F7" w:rsidRPr="002F02C9" w:rsidRDefault="00CF77F7" w:rsidP="00F02448">
            <w:pPr>
              <w:rPr>
                <w:ins w:id="13701" w:author="Gao, Guan-Wei (高貫偉 ITC)" w:date="2012-08-24T18:49:00Z"/>
                <w:rPrChange w:id="13702" w:author="Chen, Ivy (陳素貞 IEC1)" w:date="2015-01-12T13:45:00Z">
                  <w:rPr>
                    <w:ins w:id="13703" w:author="Gao, Guan-Wei (高貫偉 ITC)" w:date="2012-08-24T18:49:00Z"/>
                  </w:rPr>
                </w:rPrChange>
              </w:rPr>
            </w:pPr>
          </w:p>
        </w:tc>
        <w:tc>
          <w:tcPr>
            <w:tcW w:w="2728" w:type="dxa"/>
            <w:tcPrChange w:id="13704" w:author="Gao, Guan-Wei (高貫偉 ITC)" w:date="2012-08-24T19:13:00Z">
              <w:tcPr>
                <w:tcW w:w="2728" w:type="dxa"/>
              </w:tcPr>
            </w:tcPrChange>
          </w:tcPr>
          <w:p w:rsidR="00CF77F7" w:rsidRPr="002F02C9" w:rsidRDefault="00CF77F7" w:rsidP="00F02448">
            <w:pPr>
              <w:ind w:left="100" w:hangingChars="50" w:hanging="100"/>
              <w:rPr>
                <w:ins w:id="13705" w:author="Gao, Guan-Wei (高貫偉 ITC)" w:date="2012-08-24T18:49:00Z"/>
                <w:rFonts w:ascii="SimSun" w:hAnsi="SimSun"/>
                <w:rPrChange w:id="13706" w:author="Chen, Ivy (陳素貞 IEC1)" w:date="2015-01-12T13:45:00Z">
                  <w:rPr>
                    <w:ins w:id="13707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  <w:tcPrChange w:id="13708" w:author="Gao, Guan-Wei (高貫偉 ITC)" w:date="2012-08-24T19:13:00Z">
              <w:tcPr>
                <w:tcW w:w="2629" w:type="dxa"/>
              </w:tcPr>
            </w:tcPrChange>
          </w:tcPr>
          <w:p w:rsidR="00CF77F7" w:rsidRPr="002F02C9" w:rsidRDefault="00152C15" w:rsidP="00F02448">
            <w:pPr>
              <w:rPr>
                <w:ins w:id="13709" w:author="Gao, Guan-Wei (高貫偉 ITC)" w:date="2012-08-24T19:32:00Z"/>
                <w:rPrChange w:id="13710" w:author="Chen, Ivy (陳素貞 IEC1)" w:date="2015-01-12T13:45:00Z">
                  <w:rPr>
                    <w:ins w:id="13711" w:author="Gao, Guan-Wei (高貫偉 ITC)" w:date="2012-08-24T19:32:00Z"/>
                  </w:rPr>
                </w:rPrChange>
              </w:rPr>
            </w:pPr>
            <w:ins w:id="13712" w:author="Gao, Guan-Wei (高貫偉 ITC)" w:date="2012-08-24T19:32:00Z">
              <w:r w:rsidRPr="002F02C9">
                <w:rPr>
                  <w:rPrChange w:id="1371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Item1(‘PASS’,</w:t>
              </w:r>
            </w:ins>
            <w:ins w:id="13714" w:author="Gao, Guan-Wei (高貫偉 ITC)" w:date="2012-08-24T19:33:00Z">
              <w:r w:rsidRPr="002F02C9">
                <w:rPr>
                  <w:rPrChange w:id="1371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</w:t>
              </w:r>
            </w:ins>
            <w:ins w:id="13716" w:author="Gao, Guan-Wei (高貫偉 ITC)" w:date="2012-08-24T19:32:00Z">
              <w:r w:rsidRPr="002F02C9">
                <w:rPr>
                  <w:rPrChange w:id="1371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’PASS’)</w:t>
              </w:r>
            </w:ins>
          </w:p>
          <w:p w:rsidR="00CF77F7" w:rsidRPr="002F02C9" w:rsidRDefault="00152C15" w:rsidP="00F02448">
            <w:pPr>
              <w:rPr>
                <w:ins w:id="13718" w:author="Gao, Guan-Wei (高貫偉 ITC)" w:date="2012-08-24T18:49:00Z"/>
                <w:rPrChange w:id="13719" w:author="Chen, Ivy (陳素貞 IEC1)" w:date="2015-01-12T13:45:00Z">
                  <w:rPr>
                    <w:ins w:id="13720" w:author="Gao, Guan-Wei (高貫偉 ITC)" w:date="2012-08-24T18:49:00Z"/>
                  </w:rPr>
                </w:rPrChange>
              </w:rPr>
            </w:pPr>
            <w:ins w:id="13721" w:author="Gao, Guan-Wei (高貫偉 ITC)" w:date="2012-08-24T19:32:00Z">
              <w:r w:rsidRPr="002F02C9">
                <w:rPr>
                  <w:rPrChange w:id="1372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Item2(‘FAIL’, ‘FAIL’)</w:t>
              </w:r>
            </w:ins>
          </w:p>
        </w:tc>
      </w:tr>
      <w:tr w:rsidR="00034F31" w:rsidRPr="002F02C9" w:rsidTr="0051634B">
        <w:trPr>
          <w:ins w:id="13723" w:author="Gao, Guan-Wei (高貫偉 ITC)" w:date="2012-08-24T18:50:00Z"/>
        </w:trPr>
        <w:tc>
          <w:tcPr>
            <w:tcW w:w="445" w:type="dxa"/>
            <w:tcPrChange w:id="13724" w:author="Gao, Guan-Wei (高貫偉 ITC)" w:date="2012-08-24T19:13:00Z">
              <w:tcPr>
                <w:tcW w:w="445" w:type="dxa"/>
              </w:tcPr>
            </w:tcPrChange>
          </w:tcPr>
          <w:p w:rsidR="00034F31" w:rsidRPr="002F02C9" w:rsidRDefault="00152C15" w:rsidP="00F02448">
            <w:pPr>
              <w:rPr>
                <w:ins w:id="13725" w:author="Gao, Guan-Wei (高貫偉 ITC)" w:date="2012-08-24T18:50:00Z"/>
                <w:rPrChange w:id="13726" w:author="Chen, Ivy (陳素貞 IEC1)" w:date="2015-01-12T13:45:00Z">
                  <w:rPr>
                    <w:ins w:id="13727" w:author="Gao, Guan-Wei (高貫偉 ITC)" w:date="2012-08-24T18:50:00Z"/>
                  </w:rPr>
                </w:rPrChange>
              </w:rPr>
            </w:pPr>
            <w:ins w:id="13728" w:author="Gao, Guan-Wei (高貫偉 ITC)" w:date="2012-08-24T18:59:00Z">
              <w:r w:rsidRPr="002F02C9">
                <w:rPr>
                  <w:rPrChange w:id="1372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16</w:t>
              </w:r>
            </w:ins>
          </w:p>
        </w:tc>
        <w:tc>
          <w:tcPr>
            <w:tcW w:w="1310" w:type="dxa"/>
            <w:tcPrChange w:id="13730" w:author="Gao, Guan-Wei (高貫偉 ITC)" w:date="2012-08-24T19:13:00Z">
              <w:tcPr>
                <w:tcW w:w="1310" w:type="dxa"/>
              </w:tcPr>
            </w:tcPrChange>
          </w:tcPr>
          <w:p w:rsidR="00034F31" w:rsidRPr="002F02C9" w:rsidRDefault="00152C15" w:rsidP="00F02448">
            <w:pPr>
              <w:rPr>
                <w:ins w:id="13731" w:author="Gao, Guan-Wei (高貫偉 ITC)" w:date="2012-08-24T18:50:00Z"/>
                <w:rPrChange w:id="13732" w:author="Chen, Ivy (陳素貞 IEC1)" w:date="2015-01-12T13:45:00Z">
                  <w:rPr>
                    <w:ins w:id="13733" w:author="Gao, Guan-Wei (高貫偉 ITC)" w:date="2012-08-24T18:50:00Z"/>
                  </w:rPr>
                </w:rPrChange>
              </w:rPr>
            </w:pPr>
            <w:ins w:id="13734" w:author="Gao, Guan-Wei (高貫偉 ITC)" w:date="2012-08-24T18:59:00Z">
              <w:r w:rsidRPr="002F02C9">
                <w:rPr>
                  <w:rPrChange w:id="1373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NG_Record</w:t>
              </w:r>
            </w:ins>
          </w:p>
        </w:tc>
        <w:tc>
          <w:tcPr>
            <w:tcW w:w="916" w:type="dxa"/>
            <w:tcPrChange w:id="13736" w:author="Gao, Guan-Wei (高貫偉 ITC)" w:date="2012-08-24T19:13:00Z">
              <w:tcPr>
                <w:tcW w:w="916" w:type="dxa"/>
              </w:tcPr>
            </w:tcPrChange>
          </w:tcPr>
          <w:p w:rsidR="00034F31" w:rsidRPr="002F02C9" w:rsidRDefault="00152C15" w:rsidP="00F02448">
            <w:pPr>
              <w:rPr>
                <w:ins w:id="13737" w:author="Gao, Guan-Wei (高貫偉 ITC)" w:date="2012-08-24T18:50:00Z"/>
                <w:rFonts w:ascii="SimSun" w:hAnsi="SimSun"/>
                <w:rPrChange w:id="13738" w:author="Chen, Ivy (陳素貞 IEC1)" w:date="2015-01-12T13:45:00Z">
                  <w:rPr>
                    <w:ins w:id="13739" w:author="Gao, Guan-Wei (高貫偉 ITC)" w:date="2012-08-24T18:50:00Z"/>
                    <w:rFonts w:ascii="SimSun" w:hAnsi="SimSun"/>
                  </w:rPr>
                </w:rPrChange>
              </w:rPr>
            </w:pPr>
            <w:ins w:id="13740" w:author="Gao, Guan-Wei (高貫偉 ITC)" w:date="2012-10-30T09:08:00Z">
              <w:r w:rsidRPr="002F02C9">
                <w:rPr>
                  <w:rFonts w:ascii="SimSun" w:hAnsi="SimSun"/>
                  <w:rPrChange w:id="1374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947" w:type="dxa"/>
            <w:tcPrChange w:id="13742" w:author="Gao, Guan-Wei (高貫偉 ITC)" w:date="2012-08-24T19:13:00Z">
              <w:tcPr>
                <w:tcW w:w="677" w:type="dxa"/>
              </w:tcPr>
            </w:tcPrChange>
          </w:tcPr>
          <w:p w:rsidR="00034F31" w:rsidRPr="002F02C9" w:rsidRDefault="00152C15" w:rsidP="00F02448">
            <w:pPr>
              <w:rPr>
                <w:ins w:id="13743" w:author="Gao, Guan-Wei (高貫偉 ITC)" w:date="2012-08-24T18:50:00Z"/>
                <w:rPrChange w:id="13744" w:author="Chen, Ivy (陳素貞 IEC1)" w:date="2015-01-12T13:45:00Z">
                  <w:rPr>
                    <w:ins w:id="13745" w:author="Gao, Guan-Wei (高貫偉 ITC)" w:date="2012-08-24T18:50:00Z"/>
                  </w:rPr>
                </w:rPrChange>
              </w:rPr>
            </w:pPr>
            <w:ins w:id="13746" w:author="Gao, Guan-Wei (高貫偉 ITC)" w:date="2012-08-24T19:13:00Z">
              <w:r w:rsidRPr="002F02C9">
                <w:rPr>
                  <w:rFonts w:hint="eastAsia"/>
                  <w:rPrChange w:id="1374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同</w:t>
              </w:r>
              <w:r w:rsidRPr="002F02C9">
                <w:rPr>
                  <w:rPrChange w:id="1374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1374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定义</w:t>
              </w:r>
            </w:ins>
          </w:p>
        </w:tc>
        <w:tc>
          <w:tcPr>
            <w:tcW w:w="1162" w:type="dxa"/>
            <w:tcPrChange w:id="13750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034F31" w:rsidRPr="002F02C9" w:rsidRDefault="00152C15" w:rsidP="00F02448">
            <w:pPr>
              <w:rPr>
                <w:ins w:id="13751" w:author="Gao, Guan-Wei (高貫偉 ITC)" w:date="2012-08-24T18:50:00Z"/>
                <w:rFonts w:ascii="SimSun" w:hAnsi="SimSun"/>
                <w:rPrChange w:id="13752" w:author="Chen, Ivy (陳素貞 IEC1)" w:date="2015-01-12T13:45:00Z">
                  <w:rPr>
                    <w:ins w:id="13753" w:author="Gao, Guan-Wei (高貫偉 ITC)" w:date="2012-08-24T18:50:00Z"/>
                    <w:rFonts w:ascii="SimSun" w:hAnsi="SimSun"/>
                  </w:rPr>
                </w:rPrChange>
              </w:rPr>
            </w:pPr>
            <w:ins w:id="13754" w:author="Gao, Guan-Wei (高貫偉 ITC)" w:date="2012-08-24T19:14:00Z">
              <w:r w:rsidRPr="002F02C9">
                <w:rPr>
                  <w:rFonts w:ascii="SimSun" w:hAnsi="SimSun" w:hint="eastAsia"/>
                  <w:rPrChange w:id="1375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  <w:tcPrChange w:id="13756" w:author="Gao, Guan-Wei (高貫偉 ITC)" w:date="2012-08-24T19:13:00Z">
              <w:tcPr>
                <w:tcW w:w="680" w:type="dxa"/>
              </w:tcPr>
            </w:tcPrChange>
          </w:tcPr>
          <w:p w:rsidR="00034F31" w:rsidRPr="002F02C9" w:rsidRDefault="00034F31" w:rsidP="00F02448">
            <w:pPr>
              <w:rPr>
                <w:ins w:id="13757" w:author="Gao, Guan-Wei (高貫偉 ITC)" w:date="2012-08-24T18:50:00Z"/>
                <w:rPrChange w:id="13758" w:author="Chen, Ivy (陳素貞 IEC1)" w:date="2015-01-12T13:45:00Z">
                  <w:rPr>
                    <w:ins w:id="13759" w:author="Gao, Guan-Wei (高貫偉 ITC)" w:date="2012-08-24T18:50:00Z"/>
                  </w:rPr>
                </w:rPrChange>
              </w:rPr>
            </w:pPr>
          </w:p>
        </w:tc>
        <w:tc>
          <w:tcPr>
            <w:tcW w:w="2728" w:type="dxa"/>
            <w:tcPrChange w:id="13760" w:author="Gao, Guan-Wei (高貫偉 ITC)" w:date="2012-08-24T19:13:00Z">
              <w:tcPr>
                <w:tcW w:w="2728" w:type="dxa"/>
              </w:tcPr>
            </w:tcPrChange>
          </w:tcPr>
          <w:p w:rsidR="00034F31" w:rsidRPr="002F02C9" w:rsidRDefault="00034F31" w:rsidP="00F02448">
            <w:pPr>
              <w:ind w:left="100" w:hangingChars="50" w:hanging="100"/>
              <w:rPr>
                <w:ins w:id="13761" w:author="Gao, Guan-Wei (高貫偉 ITC)" w:date="2012-08-24T18:50:00Z"/>
                <w:rFonts w:ascii="SimSun" w:hAnsi="SimSun"/>
                <w:rPrChange w:id="13762" w:author="Chen, Ivy (陳素貞 IEC1)" w:date="2015-01-12T13:45:00Z">
                  <w:rPr>
                    <w:ins w:id="13763" w:author="Gao, Guan-Wei (高貫偉 ITC)" w:date="2012-08-24T18:50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  <w:tcPrChange w:id="13764" w:author="Gao, Guan-Wei (高貫偉 ITC)" w:date="2012-08-24T19:13:00Z">
              <w:tcPr>
                <w:tcW w:w="2629" w:type="dxa"/>
              </w:tcPr>
            </w:tcPrChange>
          </w:tcPr>
          <w:p w:rsidR="00034F31" w:rsidRPr="002F02C9" w:rsidRDefault="00034F31" w:rsidP="00F02448">
            <w:pPr>
              <w:rPr>
                <w:ins w:id="13765" w:author="Gao, Guan-Wei (高貫偉 ITC)" w:date="2012-08-24T18:50:00Z"/>
                <w:rPrChange w:id="13766" w:author="Chen, Ivy (陳素貞 IEC1)" w:date="2015-01-12T13:45:00Z">
                  <w:rPr>
                    <w:ins w:id="13767" w:author="Gao, Guan-Wei (高貫偉 ITC)" w:date="2012-08-24T18:50:00Z"/>
                  </w:rPr>
                </w:rPrChange>
              </w:rPr>
            </w:pPr>
          </w:p>
        </w:tc>
      </w:tr>
      <w:tr w:rsidR="00034F31" w:rsidRPr="002F02C9" w:rsidTr="0051634B">
        <w:trPr>
          <w:ins w:id="13768" w:author="Gao, Guan-Wei (高貫偉 ITC)" w:date="2012-08-24T18:50:00Z"/>
        </w:trPr>
        <w:tc>
          <w:tcPr>
            <w:tcW w:w="445" w:type="dxa"/>
            <w:tcPrChange w:id="13769" w:author="Gao, Guan-Wei (高貫偉 ITC)" w:date="2012-08-24T19:13:00Z">
              <w:tcPr>
                <w:tcW w:w="445" w:type="dxa"/>
              </w:tcPr>
            </w:tcPrChange>
          </w:tcPr>
          <w:p w:rsidR="00034F31" w:rsidRPr="002F02C9" w:rsidRDefault="00152C15" w:rsidP="00F02448">
            <w:pPr>
              <w:rPr>
                <w:ins w:id="13770" w:author="Gao, Guan-Wei (高貫偉 ITC)" w:date="2012-08-24T18:50:00Z"/>
                <w:rPrChange w:id="13771" w:author="Chen, Ivy (陳素貞 IEC1)" w:date="2015-01-12T13:45:00Z">
                  <w:rPr>
                    <w:ins w:id="13772" w:author="Gao, Guan-Wei (高貫偉 ITC)" w:date="2012-08-24T18:50:00Z"/>
                  </w:rPr>
                </w:rPrChange>
              </w:rPr>
            </w:pPr>
            <w:ins w:id="13773" w:author="Gao, Guan-Wei (高貫偉 ITC)" w:date="2012-08-24T18:59:00Z">
              <w:r w:rsidRPr="002F02C9">
                <w:rPr>
                  <w:rPrChange w:id="1377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17</w:t>
              </w:r>
            </w:ins>
          </w:p>
        </w:tc>
        <w:tc>
          <w:tcPr>
            <w:tcW w:w="1310" w:type="dxa"/>
            <w:tcPrChange w:id="13775" w:author="Gao, Guan-Wei (高貫偉 ITC)" w:date="2012-08-24T19:13:00Z">
              <w:tcPr>
                <w:tcW w:w="1310" w:type="dxa"/>
              </w:tcPr>
            </w:tcPrChange>
          </w:tcPr>
          <w:p w:rsidR="00034F31" w:rsidRPr="002F02C9" w:rsidRDefault="00152C15" w:rsidP="00F02448">
            <w:pPr>
              <w:rPr>
                <w:ins w:id="13776" w:author="Gao, Guan-Wei (高貫偉 ITC)" w:date="2012-08-24T18:50:00Z"/>
                <w:rPrChange w:id="13777" w:author="Chen, Ivy (陳素貞 IEC1)" w:date="2015-01-12T13:45:00Z">
                  <w:rPr>
                    <w:ins w:id="13778" w:author="Gao, Guan-Wei (高貫偉 ITC)" w:date="2012-08-24T18:50:00Z"/>
                  </w:rPr>
                </w:rPrChange>
              </w:rPr>
            </w:pPr>
            <w:ins w:id="13779" w:author="Gao, Guan-Wei (高貫偉 ITC)" w:date="2012-08-24T18:59:00Z">
              <w:r w:rsidRPr="002F02C9">
                <w:rPr>
                  <w:rPrChange w:id="1378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IMP_Record</w:t>
              </w:r>
            </w:ins>
          </w:p>
        </w:tc>
        <w:tc>
          <w:tcPr>
            <w:tcW w:w="916" w:type="dxa"/>
            <w:tcPrChange w:id="13781" w:author="Gao, Guan-Wei (高貫偉 ITC)" w:date="2012-08-24T19:13:00Z">
              <w:tcPr>
                <w:tcW w:w="916" w:type="dxa"/>
              </w:tcPr>
            </w:tcPrChange>
          </w:tcPr>
          <w:p w:rsidR="00034F31" w:rsidRPr="002F02C9" w:rsidRDefault="00152C15" w:rsidP="00F02448">
            <w:pPr>
              <w:rPr>
                <w:ins w:id="13782" w:author="Gao, Guan-Wei (高貫偉 ITC)" w:date="2012-08-24T18:50:00Z"/>
                <w:rFonts w:ascii="SimSun" w:hAnsi="SimSun"/>
                <w:rPrChange w:id="13783" w:author="Chen, Ivy (陳素貞 IEC1)" w:date="2015-01-12T13:45:00Z">
                  <w:rPr>
                    <w:ins w:id="13784" w:author="Gao, Guan-Wei (高貫偉 ITC)" w:date="2012-08-24T18:50:00Z"/>
                    <w:rFonts w:ascii="SimSun" w:hAnsi="SimSun"/>
                  </w:rPr>
                </w:rPrChange>
              </w:rPr>
            </w:pPr>
            <w:ins w:id="13785" w:author="Gao, Guan-Wei (高貫偉 ITC)" w:date="2012-10-30T09:08:00Z">
              <w:r w:rsidRPr="002F02C9">
                <w:rPr>
                  <w:rFonts w:ascii="SimSun" w:hAnsi="SimSun"/>
                  <w:rPrChange w:id="1378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947" w:type="dxa"/>
            <w:tcPrChange w:id="13787" w:author="Gao, Guan-Wei (高貫偉 ITC)" w:date="2012-08-24T19:13:00Z">
              <w:tcPr>
                <w:tcW w:w="677" w:type="dxa"/>
              </w:tcPr>
            </w:tcPrChange>
          </w:tcPr>
          <w:p w:rsidR="00034F31" w:rsidRPr="002F02C9" w:rsidRDefault="00152C15" w:rsidP="00F02448">
            <w:pPr>
              <w:rPr>
                <w:ins w:id="13788" w:author="Gao, Guan-Wei (高貫偉 ITC)" w:date="2012-08-24T18:50:00Z"/>
                <w:rPrChange w:id="13789" w:author="Chen, Ivy (陳素貞 IEC1)" w:date="2015-01-12T13:45:00Z">
                  <w:rPr>
                    <w:ins w:id="13790" w:author="Gao, Guan-Wei (高貫偉 ITC)" w:date="2012-08-24T18:50:00Z"/>
                  </w:rPr>
                </w:rPrChange>
              </w:rPr>
            </w:pPr>
            <w:ins w:id="13791" w:author="Gao, Guan-Wei (高貫偉 ITC)" w:date="2012-08-24T19:13:00Z">
              <w:r w:rsidRPr="002F02C9">
                <w:rPr>
                  <w:rFonts w:hint="eastAsia"/>
                  <w:rPrChange w:id="1379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同</w:t>
              </w:r>
              <w:r w:rsidRPr="002F02C9">
                <w:rPr>
                  <w:rPrChange w:id="1379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DB</w:t>
              </w:r>
              <w:r w:rsidRPr="002F02C9">
                <w:rPr>
                  <w:rFonts w:hint="eastAsia"/>
                  <w:rPrChange w:id="1379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定义</w:t>
              </w:r>
            </w:ins>
          </w:p>
        </w:tc>
        <w:tc>
          <w:tcPr>
            <w:tcW w:w="1162" w:type="dxa"/>
            <w:tcPrChange w:id="13795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034F31" w:rsidRPr="002F02C9" w:rsidRDefault="00152C15" w:rsidP="00F02448">
            <w:pPr>
              <w:rPr>
                <w:ins w:id="13796" w:author="Gao, Guan-Wei (高貫偉 ITC)" w:date="2012-08-24T18:50:00Z"/>
                <w:rFonts w:ascii="SimSun" w:hAnsi="SimSun"/>
                <w:rPrChange w:id="13797" w:author="Chen, Ivy (陳素貞 IEC1)" w:date="2015-01-12T13:45:00Z">
                  <w:rPr>
                    <w:ins w:id="13798" w:author="Gao, Guan-Wei (高貫偉 ITC)" w:date="2012-08-24T18:50:00Z"/>
                    <w:rFonts w:ascii="SimSun" w:hAnsi="SimSun"/>
                  </w:rPr>
                </w:rPrChange>
              </w:rPr>
            </w:pPr>
            <w:ins w:id="13799" w:author="Gao, Guan-Wei (高貫偉 ITC)" w:date="2012-08-24T19:14:00Z">
              <w:r w:rsidRPr="002F02C9">
                <w:rPr>
                  <w:rFonts w:ascii="SimSun" w:hAnsi="SimSun" w:hint="eastAsia"/>
                  <w:rPrChange w:id="1380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  <w:tcPrChange w:id="13801" w:author="Gao, Guan-Wei (高貫偉 ITC)" w:date="2012-08-24T19:13:00Z">
              <w:tcPr>
                <w:tcW w:w="680" w:type="dxa"/>
              </w:tcPr>
            </w:tcPrChange>
          </w:tcPr>
          <w:p w:rsidR="00034F31" w:rsidRPr="002F02C9" w:rsidRDefault="00034F31" w:rsidP="00F02448">
            <w:pPr>
              <w:rPr>
                <w:ins w:id="13802" w:author="Gao, Guan-Wei (高貫偉 ITC)" w:date="2012-08-24T18:50:00Z"/>
                <w:rPrChange w:id="13803" w:author="Chen, Ivy (陳素貞 IEC1)" w:date="2015-01-12T13:45:00Z">
                  <w:rPr>
                    <w:ins w:id="13804" w:author="Gao, Guan-Wei (高貫偉 ITC)" w:date="2012-08-24T18:50:00Z"/>
                  </w:rPr>
                </w:rPrChange>
              </w:rPr>
            </w:pPr>
          </w:p>
        </w:tc>
        <w:tc>
          <w:tcPr>
            <w:tcW w:w="2728" w:type="dxa"/>
            <w:tcPrChange w:id="13805" w:author="Gao, Guan-Wei (高貫偉 ITC)" w:date="2012-08-24T19:13:00Z">
              <w:tcPr>
                <w:tcW w:w="2728" w:type="dxa"/>
              </w:tcPr>
            </w:tcPrChange>
          </w:tcPr>
          <w:p w:rsidR="00034F31" w:rsidRPr="002F02C9" w:rsidRDefault="00034F31" w:rsidP="00F02448">
            <w:pPr>
              <w:ind w:left="100" w:hangingChars="50" w:hanging="100"/>
              <w:rPr>
                <w:ins w:id="13806" w:author="Gao, Guan-Wei (高貫偉 ITC)" w:date="2012-08-24T18:50:00Z"/>
                <w:rFonts w:ascii="SimSun" w:hAnsi="SimSun"/>
                <w:rPrChange w:id="13807" w:author="Chen, Ivy (陳素貞 IEC1)" w:date="2015-01-12T13:45:00Z">
                  <w:rPr>
                    <w:ins w:id="13808" w:author="Gao, Guan-Wei (高貫偉 ITC)" w:date="2012-08-24T18:50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  <w:tcPrChange w:id="13809" w:author="Gao, Guan-Wei (高貫偉 ITC)" w:date="2012-08-24T19:13:00Z">
              <w:tcPr>
                <w:tcW w:w="2629" w:type="dxa"/>
              </w:tcPr>
            </w:tcPrChange>
          </w:tcPr>
          <w:p w:rsidR="00034F31" w:rsidRPr="002F02C9" w:rsidRDefault="00034F31" w:rsidP="00F02448">
            <w:pPr>
              <w:rPr>
                <w:ins w:id="13810" w:author="Gao, Guan-Wei (高貫偉 ITC)" w:date="2012-08-24T18:50:00Z"/>
                <w:rPrChange w:id="13811" w:author="Chen, Ivy (陳素貞 IEC1)" w:date="2015-01-12T13:45:00Z">
                  <w:rPr>
                    <w:ins w:id="13812" w:author="Gao, Guan-Wei (高貫偉 ITC)" w:date="2012-08-24T18:50:00Z"/>
                  </w:rPr>
                </w:rPrChange>
              </w:rPr>
            </w:pPr>
          </w:p>
        </w:tc>
      </w:tr>
      <w:tr w:rsidR="00CF77F7" w:rsidRPr="002F02C9" w:rsidTr="0051634B">
        <w:trPr>
          <w:ins w:id="13813" w:author="Gao, Guan-Wei (高貫偉 ITC)" w:date="2012-08-24T18:50:00Z"/>
        </w:trPr>
        <w:tc>
          <w:tcPr>
            <w:tcW w:w="445" w:type="dxa"/>
            <w:tcPrChange w:id="13814" w:author="Gao, Guan-Wei (高貫偉 ITC)" w:date="2012-08-24T19:13:00Z">
              <w:tcPr>
                <w:tcW w:w="445" w:type="dxa"/>
              </w:tcPr>
            </w:tcPrChange>
          </w:tcPr>
          <w:p w:rsidR="00CF77F7" w:rsidRPr="002F02C9" w:rsidRDefault="00152C15" w:rsidP="00F02448">
            <w:pPr>
              <w:rPr>
                <w:ins w:id="13815" w:author="Gao, Guan-Wei (高貫偉 ITC)" w:date="2012-08-24T18:50:00Z"/>
                <w:rPrChange w:id="13816" w:author="Chen, Ivy (陳素貞 IEC1)" w:date="2015-01-12T13:45:00Z">
                  <w:rPr>
                    <w:ins w:id="13817" w:author="Gao, Guan-Wei (高貫偉 ITC)" w:date="2012-08-24T18:50:00Z"/>
                  </w:rPr>
                </w:rPrChange>
              </w:rPr>
            </w:pPr>
            <w:ins w:id="13818" w:author="Gao, Guan-Wei (高貫偉 ITC)" w:date="2012-08-24T19:16:00Z">
              <w:r w:rsidRPr="002F02C9">
                <w:rPr>
                  <w:rPrChange w:id="1381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18</w:t>
              </w:r>
            </w:ins>
          </w:p>
        </w:tc>
        <w:tc>
          <w:tcPr>
            <w:tcW w:w="1310" w:type="dxa"/>
            <w:tcPrChange w:id="13820" w:author="Gao, Guan-Wei (高貫偉 ITC)" w:date="2012-08-24T19:13:00Z">
              <w:tcPr>
                <w:tcW w:w="1310" w:type="dxa"/>
              </w:tcPr>
            </w:tcPrChange>
          </w:tcPr>
          <w:p w:rsidR="00CF77F7" w:rsidRPr="002F02C9" w:rsidRDefault="00152C15" w:rsidP="00F02448">
            <w:pPr>
              <w:rPr>
                <w:ins w:id="13821" w:author="Gao, Guan-Wei (高貫偉 ITC)" w:date="2012-08-24T18:50:00Z"/>
                <w:rPrChange w:id="13822" w:author="Chen, Ivy (陳素貞 IEC1)" w:date="2015-01-12T13:45:00Z">
                  <w:rPr>
                    <w:ins w:id="13823" w:author="Gao, Guan-Wei (高貫偉 ITC)" w:date="2012-08-24T18:50:00Z"/>
                  </w:rPr>
                </w:rPrChange>
              </w:rPr>
            </w:pPr>
            <w:ins w:id="13824" w:author="Gao, Guan-Wei (高貫偉 ITC)" w:date="2012-08-24T19:16:00Z">
              <w:r w:rsidRPr="002F02C9">
                <w:rPr>
                  <w:rPrChange w:id="1382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Save</w:t>
              </w:r>
            </w:ins>
          </w:p>
        </w:tc>
        <w:tc>
          <w:tcPr>
            <w:tcW w:w="916" w:type="dxa"/>
            <w:tcPrChange w:id="13826" w:author="Gao, Guan-Wei (高貫偉 ITC)" w:date="2012-08-24T19:13:00Z">
              <w:tcPr>
                <w:tcW w:w="916" w:type="dxa"/>
              </w:tcPr>
            </w:tcPrChange>
          </w:tcPr>
          <w:p w:rsidR="00CF77F7" w:rsidRPr="002F02C9" w:rsidRDefault="00152C15" w:rsidP="00F02448">
            <w:pPr>
              <w:rPr>
                <w:ins w:id="13827" w:author="Gao, Guan-Wei (高貫偉 ITC)" w:date="2012-08-24T18:50:00Z"/>
                <w:rFonts w:ascii="SimSun" w:hAnsi="SimSun"/>
                <w:rPrChange w:id="13828" w:author="Chen, Ivy (陳素貞 IEC1)" w:date="2015-01-12T13:45:00Z">
                  <w:rPr>
                    <w:ins w:id="13829" w:author="Gao, Guan-Wei (高貫偉 ITC)" w:date="2012-08-24T18:50:00Z"/>
                    <w:rFonts w:ascii="SimSun" w:hAnsi="SimSun"/>
                  </w:rPr>
                </w:rPrChange>
              </w:rPr>
            </w:pPr>
            <w:ins w:id="13830" w:author="Gao, Guan-Wei (高貫偉 ITC)" w:date="2012-08-24T19:17:00Z">
              <w:r w:rsidRPr="002F02C9">
                <w:rPr>
                  <w:rFonts w:ascii="SimSun" w:hAnsi="SimSun"/>
                  <w:rPrChange w:id="1383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947" w:type="dxa"/>
            <w:tcPrChange w:id="13832" w:author="Gao, Guan-Wei (高貫偉 ITC)" w:date="2012-08-24T19:13:00Z">
              <w:tcPr>
                <w:tcW w:w="677" w:type="dxa"/>
              </w:tcPr>
            </w:tcPrChange>
          </w:tcPr>
          <w:p w:rsidR="00CF77F7" w:rsidRPr="002F02C9" w:rsidRDefault="00CF77F7" w:rsidP="00F02448">
            <w:pPr>
              <w:rPr>
                <w:ins w:id="13833" w:author="Gao, Guan-Wei (高貫偉 ITC)" w:date="2012-08-24T18:50:00Z"/>
                <w:rPrChange w:id="13834" w:author="Chen, Ivy (陳素貞 IEC1)" w:date="2015-01-12T13:45:00Z">
                  <w:rPr>
                    <w:ins w:id="13835" w:author="Gao, Guan-Wei (高貫偉 ITC)" w:date="2012-08-24T18:50:00Z"/>
                  </w:rPr>
                </w:rPrChange>
              </w:rPr>
            </w:pPr>
          </w:p>
        </w:tc>
        <w:tc>
          <w:tcPr>
            <w:tcW w:w="1162" w:type="dxa"/>
            <w:tcPrChange w:id="13836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CF77F7" w:rsidRPr="002F02C9" w:rsidRDefault="00CF77F7" w:rsidP="00F02448">
            <w:pPr>
              <w:rPr>
                <w:ins w:id="13837" w:author="Gao, Guan-Wei (高貫偉 ITC)" w:date="2012-08-24T18:50:00Z"/>
                <w:rFonts w:ascii="SimSun" w:hAnsi="SimSun"/>
                <w:rPrChange w:id="13838" w:author="Chen, Ivy (陳素貞 IEC1)" w:date="2015-01-12T13:45:00Z">
                  <w:rPr>
                    <w:ins w:id="13839" w:author="Gao, Guan-Wei (高貫偉 ITC)" w:date="2012-08-24T18:50:00Z"/>
                    <w:rFonts w:ascii="SimSun" w:hAnsi="SimSun"/>
                  </w:rPr>
                </w:rPrChange>
              </w:rPr>
            </w:pPr>
          </w:p>
        </w:tc>
        <w:tc>
          <w:tcPr>
            <w:tcW w:w="680" w:type="dxa"/>
            <w:tcPrChange w:id="13840" w:author="Gao, Guan-Wei (高貫偉 ITC)" w:date="2012-08-24T19:13:00Z">
              <w:tcPr>
                <w:tcW w:w="680" w:type="dxa"/>
              </w:tcPr>
            </w:tcPrChange>
          </w:tcPr>
          <w:p w:rsidR="00CF77F7" w:rsidRPr="002F02C9" w:rsidRDefault="00CF77F7" w:rsidP="00F02448">
            <w:pPr>
              <w:rPr>
                <w:ins w:id="13841" w:author="Gao, Guan-Wei (高貫偉 ITC)" w:date="2012-08-24T18:50:00Z"/>
                <w:rPrChange w:id="13842" w:author="Chen, Ivy (陳素貞 IEC1)" w:date="2015-01-12T13:45:00Z">
                  <w:rPr>
                    <w:ins w:id="13843" w:author="Gao, Guan-Wei (高貫偉 ITC)" w:date="2012-08-24T18:50:00Z"/>
                  </w:rPr>
                </w:rPrChange>
              </w:rPr>
            </w:pPr>
          </w:p>
        </w:tc>
        <w:tc>
          <w:tcPr>
            <w:tcW w:w="2728" w:type="dxa"/>
            <w:tcPrChange w:id="13844" w:author="Gao, Guan-Wei (高貫偉 ITC)" w:date="2012-08-24T19:13:00Z">
              <w:tcPr>
                <w:tcW w:w="2728" w:type="dxa"/>
              </w:tcPr>
            </w:tcPrChange>
          </w:tcPr>
          <w:p w:rsidR="00CF77F7" w:rsidRPr="002F02C9" w:rsidRDefault="00152C15" w:rsidP="00F02448">
            <w:pPr>
              <w:ind w:left="100" w:hangingChars="50" w:hanging="100"/>
              <w:rPr>
                <w:ins w:id="13845" w:author="Gao, Guan-Wei (高貫偉 ITC)" w:date="2012-08-24T19:27:00Z"/>
                <w:rFonts w:ascii="SimSun" w:hAnsi="SimSun"/>
                <w:rPrChange w:id="13846" w:author="Chen, Ivy (陳素貞 IEC1)" w:date="2015-01-12T13:45:00Z">
                  <w:rPr>
                    <w:ins w:id="13847" w:author="Gao, Guan-Wei (高貫偉 ITC)" w:date="2012-08-24T19:27:00Z"/>
                    <w:rFonts w:ascii="SimSun" w:hAnsi="SimSun"/>
                  </w:rPr>
                </w:rPrChange>
              </w:rPr>
            </w:pPr>
            <w:ins w:id="13848" w:author="Gao, Guan-Wei (高貫偉 ITC)" w:date="2012-08-24T19:27:00Z">
              <w:r w:rsidRPr="002F02C9">
                <w:rPr>
                  <w:rFonts w:ascii="SimSun" w:hAnsi="SimSun"/>
                  <w:rPrChange w:id="1384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Onclick：</w:t>
              </w:r>
            </w:ins>
          </w:p>
          <w:p w:rsidR="00CF77F7" w:rsidRPr="002F02C9" w:rsidRDefault="00152C15" w:rsidP="00F02448">
            <w:pPr>
              <w:ind w:left="100" w:hangingChars="50" w:hanging="100"/>
              <w:rPr>
                <w:ins w:id="13850" w:author="Gao, Guan-Wei (高貫偉 ITC)" w:date="2012-08-24T19:27:00Z"/>
                <w:rFonts w:ascii="SimSun" w:hAnsi="SimSun"/>
                <w:rPrChange w:id="13851" w:author="Chen, Ivy (陳素貞 IEC1)" w:date="2015-01-12T13:45:00Z">
                  <w:rPr>
                    <w:ins w:id="13852" w:author="Gao, Guan-Wei (高貫偉 ITC)" w:date="2012-08-24T19:27:00Z"/>
                    <w:rFonts w:ascii="SimSun" w:hAnsi="SimSun"/>
                  </w:rPr>
                </w:rPrChange>
              </w:rPr>
            </w:pPr>
            <w:ins w:id="13853" w:author="Gao, Guan-Wei (高貫偉 ITC)" w:date="2012-08-24T19:29:00Z">
              <w:r w:rsidRPr="002F02C9">
                <w:rPr>
                  <w:rFonts w:ascii="SimSun" w:hAnsi="SimSun"/>
                  <w:rPrChange w:id="1385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1.</w:t>
              </w:r>
            </w:ins>
            <w:ins w:id="13855" w:author="Gao, Guan-Wei (高貫偉 ITC)" w:date="2012-08-24T19:26:00Z">
              <w:r w:rsidRPr="002F02C9">
                <w:rPr>
                  <w:rFonts w:ascii="SimSun" w:hAnsi="SimSun" w:hint="eastAsia"/>
                  <w:rPrChange w:id="1385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若</w:t>
              </w:r>
              <w:r w:rsidRPr="002F02C9">
                <w:rPr>
                  <w:rFonts w:ascii="SimSun" w:hAnsi="SimSun"/>
                  <w:rPrChange w:id="1385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[IECPN]</w:t>
              </w:r>
            </w:ins>
            <w:ins w:id="13858" w:author="Gao, Guan-Wei (高貫偉 ITC)" w:date="2012-08-24T19:35:00Z">
              <w:r w:rsidRPr="002F02C9">
                <w:rPr>
                  <w:rFonts w:ascii="SimSun" w:hAnsi="SimSun" w:hint="eastAsia"/>
                  <w:rPrChange w:id="1385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Fonts w:ascii="SimSun" w:hAnsi="SimSun"/>
                  <w:rPrChange w:id="1386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[FIN_Time]</w:t>
              </w:r>
            </w:ins>
            <w:ins w:id="13861" w:author="Gao, Guan-Wei (高貫偉 ITC)" w:date="2012-08-24T19:27:00Z">
              <w:r w:rsidRPr="002F02C9">
                <w:rPr>
                  <w:rFonts w:ascii="SimSun" w:hAnsi="SimSun" w:hint="eastAsia"/>
                  <w:rPrChange w:id="1386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为空，则提示</w:t>
              </w:r>
              <w:r w:rsidRPr="002F02C9">
                <w:rPr>
                  <w:rFonts w:ascii="SimSun" w:hAnsi="SimSun"/>
                  <w:rPrChange w:id="1386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User输入，并放弃后续操作</w:t>
              </w:r>
            </w:ins>
          </w:p>
          <w:p w:rsidR="00CF77F7" w:rsidRPr="002F02C9" w:rsidRDefault="00152C15" w:rsidP="00F02448">
            <w:pPr>
              <w:ind w:left="100" w:hangingChars="50" w:hanging="100"/>
              <w:rPr>
                <w:ins w:id="13864" w:author="Gao, Guan-Wei (高貫偉 ITC)" w:date="2012-08-24T19:28:00Z"/>
                <w:rFonts w:ascii="SimSun" w:hAnsi="SimSun"/>
                <w:rPrChange w:id="13865" w:author="Chen, Ivy (陳素貞 IEC1)" w:date="2015-01-12T13:45:00Z">
                  <w:rPr>
                    <w:ins w:id="13866" w:author="Gao, Guan-Wei (高貫偉 ITC)" w:date="2012-08-24T19:28:00Z"/>
                    <w:rFonts w:ascii="SimSun" w:hAnsi="SimSun"/>
                  </w:rPr>
                </w:rPrChange>
              </w:rPr>
            </w:pPr>
            <w:ins w:id="13867" w:author="Gao, Guan-Wei (高貫偉 ITC)" w:date="2012-08-24T19:29:00Z">
              <w:r w:rsidRPr="002F02C9">
                <w:rPr>
                  <w:rFonts w:ascii="SimSun" w:hAnsi="SimSun"/>
                  <w:rPrChange w:id="1386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2.</w:t>
              </w:r>
            </w:ins>
            <w:ins w:id="13869" w:author="Gao, Guan-Wei (高貫偉 ITC)" w:date="2012-08-24T19:27:00Z">
              <w:r w:rsidRPr="002F02C9">
                <w:rPr>
                  <w:rFonts w:ascii="SimSun" w:hAnsi="SimSun" w:hint="eastAsia"/>
                  <w:rPrChange w:id="1387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若</w:t>
              </w:r>
              <w:r w:rsidRPr="002F02C9">
                <w:rPr>
                  <w:rFonts w:ascii="SimSun" w:hAnsi="SimSun"/>
                  <w:rPrChange w:id="1387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[</w:t>
              </w:r>
            </w:ins>
            <w:ins w:id="13872" w:author="Gao, Guan-Wei (高貫偉 ITC)" w:date="2012-08-24T19:28:00Z">
              <w:r w:rsidRPr="002F02C9">
                <w:rPr>
                  <w:rFonts w:ascii="SimSun" w:hAnsi="SimSun"/>
                  <w:rPrChange w:id="1387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IECPN</w:t>
              </w:r>
            </w:ins>
            <w:ins w:id="13874" w:author="Gao, Guan-Wei (高貫偉 ITC)" w:date="2012-08-24T19:27:00Z">
              <w:r w:rsidRPr="002F02C9">
                <w:rPr>
                  <w:rFonts w:ascii="SimSun" w:hAnsi="SimSun"/>
                  <w:rPrChange w:id="1387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]</w:t>
              </w:r>
            </w:ins>
            <w:ins w:id="13876" w:author="Gao, Guan-Wei (高貫偉 ITC)" w:date="2012-08-24T19:28:00Z">
              <w:r w:rsidRPr="002F02C9">
                <w:rPr>
                  <w:rFonts w:ascii="SimSun" w:hAnsi="SimSun" w:hint="eastAsia"/>
                  <w:rPrChange w:id="1387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已在</w:t>
              </w:r>
              <w:r w:rsidRPr="002F02C9">
                <w:rPr>
                  <w:rFonts w:ascii="SimSun" w:hAnsi="SimSun"/>
                  <w:rPrChange w:id="1387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[FAI List]存在，则Update当前数据</w:t>
              </w:r>
            </w:ins>
            <w:ins w:id="13879" w:author="Gao, Guan-Wei (高貫偉 ITC)" w:date="2012-08-24T19:29:00Z">
              <w:r w:rsidRPr="002F02C9">
                <w:rPr>
                  <w:rFonts w:ascii="SimSun" w:hAnsi="SimSun" w:hint="eastAsia"/>
                  <w:rPrChange w:id="1388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，并记录</w:t>
              </w:r>
              <w:r w:rsidRPr="002F02C9">
                <w:rPr>
                  <w:rFonts w:ascii="SimSun" w:hAnsi="SimSun"/>
                  <w:rPrChange w:id="1388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Editor和Udt</w:t>
              </w:r>
            </w:ins>
          </w:p>
          <w:p w:rsidR="00CF77F7" w:rsidRPr="002F02C9" w:rsidRDefault="00152C15" w:rsidP="00F02448">
            <w:pPr>
              <w:ind w:left="100" w:hangingChars="50" w:hanging="100"/>
              <w:rPr>
                <w:ins w:id="13882" w:author="Gao, Guan-Wei (高貫偉 ITC)" w:date="2012-08-24T18:50:00Z"/>
                <w:rFonts w:ascii="SimSun" w:hAnsi="SimSun"/>
                <w:rPrChange w:id="13883" w:author="Chen, Ivy (陳素貞 IEC1)" w:date="2015-01-12T13:45:00Z">
                  <w:rPr>
                    <w:ins w:id="13884" w:author="Gao, Guan-Wei (高貫偉 ITC)" w:date="2012-08-24T18:50:00Z"/>
                    <w:rFonts w:ascii="SimSun" w:hAnsi="SimSun"/>
                  </w:rPr>
                </w:rPrChange>
              </w:rPr>
            </w:pPr>
            <w:ins w:id="13885" w:author="Gao, Guan-Wei (高貫偉 ITC)" w:date="2012-08-24T19:30:00Z">
              <w:r w:rsidRPr="002F02C9">
                <w:rPr>
                  <w:rFonts w:ascii="SimSun" w:hAnsi="SimSun"/>
                  <w:rPrChange w:id="1388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3.</w:t>
              </w:r>
            </w:ins>
            <w:ins w:id="13887" w:author="Gao, Guan-Wei (高貫偉 ITC)" w:date="2012-08-24T19:28:00Z">
              <w:r w:rsidRPr="002F02C9">
                <w:rPr>
                  <w:rFonts w:ascii="SimSun" w:hAnsi="SimSun" w:hint="eastAsia"/>
                  <w:rPrChange w:id="1388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若</w:t>
              </w:r>
            </w:ins>
            <w:ins w:id="13889" w:author="Gao, Guan-Wei (高貫偉 ITC)" w:date="2012-08-24T19:29:00Z">
              <w:r w:rsidRPr="002F02C9">
                <w:rPr>
                  <w:rFonts w:ascii="SimSun" w:hAnsi="SimSun"/>
                  <w:rPrChange w:id="1389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[FAI List]不存在[IECPN]，则Insert </w:t>
              </w:r>
              <w:r w:rsidRPr="002F02C9">
                <w:rPr>
                  <w:rFonts w:ascii="SimSun" w:hAnsi="SimSun" w:hint="eastAsia"/>
                  <w:rPrChange w:id="1389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当前记录，并记录</w:t>
              </w:r>
              <w:r w:rsidRPr="002F02C9">
                <w:rPr>
                  <w:rFonts w:ascii="SimSun" w:hAnsi="SimSun"/>
                  <w:rPrChange w:id="1389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Editor、Cdt和Udt</w:t>
              </w:r>
            </w:ins>
          </w:p>
        </w:tc>
        <w:tc>
          <w:tcPr>
            <w:tcW w:w="2629" w:type="dxa"/>
            <w:tcPrChange w:id="13893" w:author="Gao, Guan-Wei (高貫偉 ITC)" w:date="2012-08-24T19:13:00Z">
              <w:tcPr>
                <w:tcW w:w="2629" w:type="dxa"/>
              </w:tcPr>
            </w:tcPrChange>
          </w:tcPr>
          <w:p w:rsidR="00CF77F7" w:rsidRPr="002F02C9" w:rsidRDefault="00CF77F7" w:rsidP="00F02448">
            <w:pPr>
              <w:rPr>
                <w:ins w:id="13894" w:author="Gao, Guan-Wei (高貫偉 ITC)" w:date="2012-08-24T18:50:00Z"/>
                <w:rPrChange w:id="13895" w:author="Chen, Ivy (陳素貞 IEC1)" w:date="2015-01-12T13:45:00Z">
                  <w:rPr>
                    <w:ins w:id="13896" w:author="Gao, Guan-Wei (高貫偉 ITC)" w:date="2012-08-24T18:50:00Z"/>
                  </w:rPr>
                </w:rPrChange>
              </w:rPr>
            </w:pPr>
          </w:p>
        </w:tc>
      </w:tr>
      <w:tr w:rsidR="00CF77F7" w:rsidRPr="002F02C9" w:rsidTr="0051634B">
        <w:trPr>
          <w:ins w:id="13897" w:author="Gao, Guan-Wei (高貫偉 ITC)" w:date="2012-08-24T18:50:00Z"/>
        </w:trPr>
        <w:tc>
          <w:tcPr>
            <w:tcW w:w="445" w:type="dxa"/>
            <w:tcPrChange w:id="13898" w:author="Gao, Guan-Wei (高貫偉 ITC)" w:date="2012-08-24T19:13:00Z">
              <w:tcPr>
                <w:tcW w:w="445" w:type="dxa"/>
              </w:tcPr>
            </w:tcPrChange>
          </w:tcPr>
          <w:p w:rsidR="00CF77F7" w:rsidRPr="002F02C9" w:rsidRDefault="00152C15" w:rsidP="00F02448">
            <w:pPr>
              <w:rPr>
                <w:ins w:id="13899" w:author="Gao, Guan-Wei (高貫偉 ITC)" w:date="2012-08-24T18:50:00Z"/>
                <w:rPrChange w:id="13900" w:author="Chen, Ivy (陳素貞 IEC1)" w:date="2015-01-12T13:45:00Z">
                  <w:rPr>
                    <w:ins w:id="13901" w:author="Gao, Guan-Wei (高貫偉 ITC)" w:date="2012-08-24T18:50:00Z"/>
                  </w:rPr>
                </w:rPrChange>
              </w:rPr>
            </w:pPr>
            <w:ins w:id="13902" w:author="Gao, Guan-Wei (高貫偉 ITC)" w:date="2012-08-24T19:16:00Z">
              <w:r w:rsidRPr="002F02C9">
                <w:rPr>
                  <w:rPrChange w:id="1390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19</w:t>
              </w:r>
            </w:ins>
          </w:p>
        </w:tc>
        <w:tc>
          <w:tcPr>
            <w:tcW w:w="1310" w:type="dxa"/>
            <w:tcPrChange w:id="13904" w:author="Gao, Guan-Wei (高貫偉 ITC)" w:date="2012-08-24T19:13:00Z">
              <w:tcPr>
                <w:tcW w:w="1310" w:type="dxa"/>
              </w:tcPr>
            </w:tcPrChange>
          </w:tcPr>
          <w:p w:rsidR="00CF77F7" w:rsidRPr="002F02C9" w:rsidRDefault="00152C15" w:rsidP="00F02448">
            <w:pPr>
              <w:rPr>
                <w:ins w:id="13905" w:author="Gao, Guan-Wei (高貫偉 ITC)" w:date="2012-08-24T18:50:00Z"/>
                <w:rPrChange w:id="13906" w:author="Chen, Ivy (陳素貞 IEC1)" w:date="2015-01-12T13:45:00Z">
                  <w:rPr>
                    <w:ins w:id="13907" w:author="Gao, Guan-Wei (高貫偉 ITC)" w:date="2012-08-24T18:50:00Z"/>
                  </w:rPr>
                </w:rPrChange>
              </w:rPr>
            </w:pPr>
            <w:ins w:id="13908" w:author="Gao, Guan-Wei (高貫偉 ITC)" w:date="2012-08-24T19:16:00Z">
              <w:r w:rsidRPr="002F02C9">
                <w:rPr>
                  <w:rPrChange w:id="1390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Query</w:t>
              </w:r>
            </w:ins>
          </w:p>
        </w:tc>
        <w:tc>
          <w:tcPr>
            <w:tcW w:w="916" w:type="dxa"/>
            <w:tcPrChange w:id="13910" w:author="Gao, Guan-Wei (高貫偉 ITC)" w:date="2012-08-24T19:13:00Z">
              <w:tcPr>
                <w:tcW w:w="916" w:type="dxa"/>
              </w:tcPr>
            </w:tcPrChange>
          </w:tcPr>
          <w:p w:rsidR="00CF77F7" w:rsidRPr="002F02C9" w:rsidRDefault="00152C15" w:rsidP="00F02448">
            <w:pPr>
              <w:rPr>
                <w:ins w:id="13911" w:author="Gao, Guan-Wei (高貫偉 ITC)" w:date="2012-08-24T18:50:00Z"/>
                <w:rFonts w:ascii="SimSun" w:hAnsi="SimSun"/>
                <w:rPrChange w:id="13912" w:author="Chen, Ivy (陳素貞 IEC1)" w:date="2015-01-12T13:45:00Z">
                  <w:rPr>
                    <w:ins w:id="13913" w:author="Gao, Guan-Wei (高貫偉 ITC)" w:date="2012-08-24T18:50:00Z"/>
                    <w:rFonts w:ascii="SimSun" w:hAnsi="SimSun"/>
                  </w:rPr>
                </w:rPrChange>
              </w:rPr>
            </w:pPr>
            <w:ins w:id="13914" w:author="Gao, Guan-Wei (高貫偉 ITC)" w:date="2012-08-24T19:17:00Z">
              <w:r w:rsidRPr="002F02C9">
                <w:rPr>
                  <w:rFonts w:ascii="SimSun" w:hAnsi="SimSun"/>
                  <w:rPrChange w:id="1391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947" w:type="dxa"/>
            <w:tcPrChange w:id="13916" w:author="Gao, Guan-Wei (高貫偉 ITC)" w:date="2012-08-24T19:13:00Z">
              <w:tcPr>
                <w:tcW w:w="677" w:type="dxa"/>
              </w:tcPr>
            </w:tcPrChange>
          </w:tcPr>
          <w:p w:rsidR="00CF77F7" w:rsidRPr="002F02C9" w:rsidRDefault="00CF77F7" w:rsidP="00F02448">
            <w:pPr>
              <w:rPr>
                <w:ins w:id="13917" w:author="Gao, Guan-Wei (高貫偉 ITC)" w:date="2012-08-24T18:50:00Z"/>
                <w:rPrChange w:id="13918" w:author="Chen, Ivy (陳素貞 IEC1)" w:date="2015-01-12T13:45:00Z">
                  <w:rPr>
                    <w:ins w:id="13919" w:author="Gao, Guan-Wei (高貫偉 ITC)" w:date="2012-08-24T18:50:00Z"/>
                  </w:rPr>
                </w:rPrChange>
              </w:rPr>
            </w:pPr>
          </w:p>
        </w:tc>
        <w:tc>
          <w:tcPr>
            <w:tcW w:w="1162" w:type="dxa"/>
            <w:tcPrChange w:id="13920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CF77F7" w:rsidRPr="002F02C9" w:rsidRDefault="00CF77F7" w:rsidP="00F02448">
            <w:pPr>
              <w:rPr>
                <w:ins w:id="13921" w:author="Gao, Guan-Wei (高貫偉 ITC)" w:date="2012-08-24T18:50:00Z"/>
                <w:rFonts w:ascii="SimSun" w:hAnsi="SimSun"/>
                <w:rPrChange w:id="13922" w:author="Chen, Ivy (陳素貞 IEC1)" w:date="2015-01-12T13:45:00Z">
                  <w:rPr>
                    <w:ins w:id="13923" w:author="Gao, Guan-Wei (高貫偉 ITC)" w:date="2012-08-24T18:50:00Z"/>
                    <w:rFonts w:ascii="SimSun" w:hAnsi="SimSun"/>
                  </w:rPr>
                </w:rPrChange>
              </w:rPr>
            </w:pPr>
          </w:p>
        </w:tc>
        <w:tc>
          <w:tcPr>
            <w:tcW w:w="680" w:type="dxa"/>
            <w:tcPrChange w:id="13924" w:author="Gao, Guan-Wei (高貫偉 ITC)" w:date="2012-08-24T19:13:00Z">
              <w:tcPr>
                <w:tcW w:w="680" w:type="dxa"/>
              </w:tcPr>
            </w:tcPrChange>
          </w:tcPr>
          <w:p w:rsidR="00CF77F7" w:rsidRPr="002F02C9" w:rsidRDefault="00CF77F7" w:rsidP="00F02448">
            <w:pPr>
              <w:rPr>
                <w:ins w:id="13925" w:author="Gao, Guan-Wei (高貫偉 ITC)" w:date="2012-08-24T18:50:00Z"/>
                <w:rPrChange w:id="13926" w:author="Chen, Ivy (陳素貞 IEC1)" w:date="2015-01-12T13:45:00Z">
                  <w:rPr>
                    <w:ins w:id="13927" w:author="Gao, Guan-Wei (高貫偉 ITC)" w:date="2012-08-24T18:50:00Z"/>
                  </w:rPr>
                </w:rPrChange>
              </w:rPr>
            </w:pPr>
          </w:p>
        </w:tc>
        <w:tc>
          <w:tcPr>
            <w:tcW w:w="2728" w:type="dxa"/>
            <w:tcPrChange w:id="13928" w:author="Gao, Guan-Wei (高貫偉 ITC)" w:date="2012-08-24T19:13:00Z">
              <w:tcPr>
                <w:tcW w:w="2728" w:type="dxa"/>
              </w:tcPr>
            </w:tcPrChange>
          </w:tcPr>
          <w:p w:rsidR="00CF77F7" w:rsidRPr="002F02C9" w:rsidRDefault="00152C15" w:rsidP="00F02448">
            <w:pPr>
              <w:ind w:left="100" w:hangingChars="50" w:hanging="100"/>
              <w:rPr>
                <w:ins w:id="13929" w:author="Gao, Guan-Wei (高貫偉 ITC)" w:date="2012-08-24T19:30:00Z"/>
                <w:rFonts w:ascii="SimSun" w:hAnsi="SimSun"/>
                <w:rPrChange w:id="13930" w:author="Chen, Ivy (陳素貞 IEC1)" w:date="2015-01-12T13:45:00Z">
                  <w:rPr>
                    <w:ins w:id="13931" w:author="Gao, Guan-Wei (高貫偉 ITC)" w:date="2012-08-24T19:30:00Z"/>
                    <w:rFonts w:ascii="SimSun" w:hAnsi="SimSun"/>
                  </w:rPr>
                </w:rPrChange>
              </w:rPr>
            </w:pPr>
            <w:ins w:id="13932" w:author="Gao, Guan-Wei (高貫偉 ITC)" w:date="2012-08-24T19:30:00Z">
              <w:r w:rsidRPr="002F02C9">
                <w:rPr>
                  <w:rFonts w:ascii="SimSun" w:hAnsi="SimSun"/>
                  <w:rPrChange w:id="1393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Onclick：</w:t>
              </w:r>
            </w:ins>
          </w:p>
          <w:p w:rsidR="00A631AB" w:rsidRPr="002F02C9" w:rsidRDefault="00152C15" w:rsidP="00F02448">
            <w:pPr>
              <w:ind w:left="100" w:hangingChars="50" w:hanging="100"/>
              <w:rPr>
                <w:ins w:id="13934" w:author="Gao, Guan-Wei (高貫偉 ITC)" w:date="2012-08-24T19:40:00Z"/>
                <w:rFonts w:ascii="SimSun" w:hAnsi="SimSun"/>
                <w:rPrChange w:id="13935" w:author="Chen, Ivy (陳素貞 IEC1)" w:date="2015-01-12T13:45:00Z">
                  <w:rPr>
                    <w:ins w:id="13936" w:author="Gao, Guan-Wei (高貫偉 ITC)" w:date="2012-08-24T19:40:00Z"/>
                    <w:rFonts w:ascii="SimSun" w:hAnsi="SimSun"/>
                  </w:rPr>
                </w:rPrChange>
              </w:rPr>
            </w:pPr>
            <w:ins w:id="13937" w:author="Gao, Guan-Wei (高貫偉 ITC)" w:date="2012-08-24T19:35:00Z">
              <w:r w:rsidRPr="002F02C9">
                <w:rPr>
                  <w:rFonts w:ascii="SimSun" w:hAnsi="SimSun"/>
                  <w:rPrChange w:id="1393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Select* from FAI_INFO </w:t>
              </w:r>
            </w:ins>
          </w:p>
          <w:p w:rsidR="00A631AB" w:rsidRPr="002F02C9" w:rsidRDefault="00152C15" w:rsidP="00F02448">
            <w:pPr>
              <w:ind w:left="100" w:hangingChars="50" w:hanging="100"/>
              <w:rPr>
                <w:ins w:id="13939" w:author="Gao, Guan-Wei (高貫偉 ITC)" w:date="2012-08-24T19:39:00Z"/>
                <w:rFonts w:ascii="SimSun" w:hAnsi="SimSun"/>
                <w:rPrChange w:id="13940" w:author="Chen, Ivy (陳素貞 IEC1)" w:date="2015-01-12T13:45:00Z">
                  <w:rPr>
                    <w:ins w:id="13941" w:author="Gao, Guan-Wei (高貫偉 ITC)" w:date="2012-08-24T19:39:00Z"/>
                    <w:rFonts w:ascii="SimSun" w:hAnsi="SimSun"/>
                  </w:rPr>
                </w:rPrChange>
              </w:rPr>
            </w:pPr>
            <w:ins w:id="13942" w:author="Gao, Guan-Wei (高貫偉 ITC)" w:date="2012-08-24T19:40:00Z">
              <w:r w:rsidRPr="002F02C9">
                <w:rPr>
                  <w:rFonts w:ascii="SimSun" w:hAnsi="SimSun"/>
                  <w:rPrChange w:id="1394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 </w:t>
              </w:r>
            </w:ins>
            <w:ins w:id="13944" w:author="Gao, Guan-Wei (高貫偉 ITC)" w:date="2012-08-24T19:35:00Z">
              <w:r w:rsidRPr="002F02C9">
                <w:rPr>
                  <w:rFonts w:ascii="SimSun" w:hAnsi="SimSun"/>
                  <w:rPrChange w:id="1394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where FIN_</w:t>
              </w:r>
            </w:ins>
            <w:ins w:id="13946" w:author="Gao, Guan-Wei (高貫偉 ITC)" w:date="2012-08-24T19:36:00Z">
              <w:r w:rsidRPr="002F02C9">
                <w:rPr>
                  <w:rFonts w:ascii="SimSun" w:hAnsi="SimSun"/>
                  <w:rPrChange w:id="1394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Time&gt;=[FIN_Time] </w:t>
              </w:r>
            </w:ins>
          </w:p>
          <w:p w:rsidR="00A631AB" w:rsidRPr="002F02C9" w:rsidRDefault="00152C15" w:rsidP="00F02448">
            <w:pPr>
              <w:ind w:left="100" w:hangingChars="50" w:hanging="100"/>
              <w:rPr>
                <w:ins w:id="13948" w:author="Gao, Guan-Wei (高貫偉 ITC)" w:date="2012-08-24T19:39:00Z"/>
                <w:rFonts w:ascii="SimSun" w:hAnsi="SimSun"/>
                <w:rPrChange w:id="13949" w:author="Chen, Ivy (陳素貞 IEC1)" w:date="2015-01-12T13:45:00Z">
                  <w:rPr>
                    <w:ins w:id="13950" w:author="Gao, Guan-Wei (高貫偉 ITC)" w:date="2012-08-24T19:39:00Z"/>
                    <w:rFonts w:ascii="SimSun" w:hAnsi="SimSun"/>
                  </w:rPr>
                </w:rPrChange>
              </w:rPr>
            </w:pPr>
            <w:ins w:id="13951" w:author="Gao, Guan-Wei (高貫偉 ITC)" w:date="2012-08-24T19:39:00Z">
              <w:r w:rsidRPr="002F02C9">
                <w:rPr>
                  <w:rFonts w:ascii="SimSun" w:hAnsi="SimSun"/>
                  <w:rPrChange w:id="1395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   </w:t>
              </w:r>
            </w:ins>
            <w:ins w:id="13953" w:author="Gao, Guan-Wei (高貫偉 ITC)" w:date="2012-08-24T19:36:00Z">
              <w:r w:rsidRPr="002F02C9">
                <w:rPr>
                  <w:rFonts w:ascii="SimSun" w:hAnsi="SimSun"/>
                  <w:rPrChange w:id="1395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and IECPN like [IECPN]+‘%’ </w:t>
              </w:r>
            </w:ins>
          </w:p>
          <w:p w:rsidR="00A631AB" w:rsidRPr="002F02C9" w:rsidRDefault="00152C15" w:rsidP="00F02448">
            <w:pPr>
              <w:ind w:left="100" w:hangingChars="50" w:hanging="100"/>
              <w:rPr>
                <w:ins w:id="13955" w:author="Gao, Guan-Wei (高貫偉 ITC)" w:date="2012-08-24T19:39:00Z"/>
                <w:rFonts w:ascii="SimSun" w:hAnsi="SimSun"/>
                <w:rPrChange w:id="13956" w:author="Chen, Ivy (陳素貞 IEC1)" w:date="2015-01-12T13:45:00Z">
                  <w:rPr>
                    <w:ins w:id="13957" w:author="Gao, Guan-Wei (高貫偉 ITC)" w:date="2012-08-24T19:39:00Z"/>
                    <w:rFonts w:ascii="SimSun" w:hAnsi="SimSun"/>
                  </w:rPr>
                </w:rPrChange>
              </w:rPr>
            </w:pPr>
            <w:ins w:id="13958" w:author="Gao, Guan-Wei (高貫偉 ITC)" w:date="2012-08-24T19:39:00Z">
              <w:r w:rsidRPr="002F02C9">
                <w:rPr>
                  <w:rFonts w:ascii="SimSun" w:hAnsi="SimSun"/>
                  <w:rPrChange w:id="1395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   </w:t>
              </w:r>
            </w:ins>
            <w:ins w:id="13960" w:author="Gao, Guan-Wei (高貫偉 ITC)" w:date="2012-08-24T19:36:00Z">
              <w:r w:rsidRPr="002F02C9">
                <w:rPr>
                  <w:rFonts w:ascii="SimSun" w:hAnsi="SimSun"/>
                  <w:rPrChange w:id="1396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a</w:t>
              </w:r>
            </w:ins>
            <w:ins w:id="13962" w:author="Gao, Guan-Wei (高貫偉 ITC)" w:date="2012-08-24T19:37:00Z">
              <w:r w:rsidRPr="002F02C9">
                <w:rPr>
                  <w:rFonts w:ascii="SimSun" w:hAnsi="SimSun"/>
                  <w:rPrChange w:id="1396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nd </w:t>
              </w:r>
            </w:ins>
            <w:ins w:id="13964" w:author="Gao, Guan-Wei (高貫偉 ITC)" w:date="2012-08-24T19:38:00Z">
              <w:r w:rsidRPr="002F02C9">
                <w:rPr>
                  <w:rFonts w:ascii="SimSun" w:hAnsi="SimSun"/>
                  <w:rPrChange w:id="1396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HPQPN like [HPQPN]+’</w:t>
              </w:r>
            </w:ins>
            <w:ins w:id="13966" w:author="Gao, Guan-Wei (高貫偉 ITC)" w:date="2012-08-24T19:39:00Z">
              <w:r w:rsidRPr="002F02C9">
                <w:rPr>
                  <w:rFonts w:ascii="SimSun" w:hAnsi="SimSun"/>
                  <w:rPrChange w:id="1396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%</w:t>
              </w:r>
            </w:ins>
            <w:ins w:id="13968" w:author="Gao, Guan-Wei (高貫偉 ITC)" w:date="2012-08-24T19:38:00Z">
              <w:r w:rsidRPr="002F02C9">
                <w:rPr>
                  <w:rFonts w:ascii="SimSun" w:hAnsi="SimSun"/>
                  <w:rPrChange w:id="1396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’</w:t>
              </w:r>
            </w:ins>
            <w:ins w:id="13970" w:author="Gao, Guan-Wei (高貫偉 ITC)" w:date="2012-08-24T19:39:00Z">
              <w:r w:rsidRPr="002F02C9">
                <w:rPr>
                  <w:rFonts w:ascii="SimSun" w:hAnsi="SimSun"/>
                  <w:rPrChange w:id="1397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</w:t>
              </w:r>
            </w:ins>
          </w:p>
          <w:p w:rsidR="00CF77F7" w:rsidRPr="002F02C9" w:rsidRDefault="00152C15" w:rsidP="00F02448">
            <w:pPr>
              <w:ind w:left="100" w:hangingChars="50" w:hanging="100"/>
              <w:rPr>
                <w:ins w:id="13972" w:author="Gao, Guan-Wei (高貫偉 ITC)" w:date="2012-08-24T19:39:00Z"/>
                <w:rFonts w:ascii="SimSun" w:hAnsi="SimSun"/>
                <w:rPrChange w:id="13973" w:author="Chen, Ivy (陳素貞 IEC1)" w:date="2015-01-12T13:45:00Z">
                  <w:rPr>
                    <w:ins w:id="13974" w:author="Gao, Guan-Wei (高貫偉 ITC)" w:date="2012-08-24T19:39:00Z"/>
                    <w:rFonts w:ascii="SimSun" w:hAnsi="SimSun"/>
                  </w:rPr>
                </w:rPrChange>
              </w:rPr>
            </w:pPr>
            <w:ins w:id="13975" w:author="Gao, Guan-Wei (高貫偉 ITC)" w:date="2012-08-24T19:40:00Z">
              <w:r w:rsidRPr="002F02C9">
                <w:rPr>
                  <w:rFonts w:ascii="SimSun" w:hAnsi="SimSun"/>
                  <w:rPrChange w:id="1397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   </w:t>
              </w:r>
            </w:ins>
            <w:ins w:id="13977" w:author="Gao, Guan-Wei (高貫偉 ITC)" w:date="2012-08-24T19:39:00Z">
              <w:r w:rsidRPr="002F02C9">
                <w:rPr>
                  <w:rFonts w:ascii="SimSun" w:hAnsi="SimSun"/>
                  <w:rPrChange w:id="1397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and SNO like  [SNO] +‘%’</w:t>
              </w:r>
            </w:ins>
          </w:p>
          <w:p w:rsidR="00A631AB" w:rsidRPr="002F02C9" w:rsidRDefault="00152C15" w:rsidP="00F02448">
            <w:pPr>
              <w:ind w:left="100" w:hangingChars="50" w:hanging="100"/>
              <w:rPr>
                <w:ins w:id="13979" w:author="Gao, Guan-Wei (高貫偉 ITC)" w:date="2012-08-24T18:50:00Z"/>
                <w:rFonts w:ascii="SimSun" w:hAnsi="SimSun"/>
                <w:rPrChange w:id="13980" w:author="Chen, Ivy (陳素貞 IEC1)" w:date="2015-01-12T13:45:00Z">
                  <w:rPr>
                    <w:ins w:id="13981" w:author="Gao, Guan-Wei (高貫偉 ITC)" w:date="2012-08-24T18:50:00Z"/>
                    <w:rFonts w:ascii="SimSun" w:hAnsi="SimSun"/>
                  </w:rPr>
                </w:rPrChange>
              </w:rPr>
            </w:pPr>
            <w:ins w:id="13982" w:author="Gao, Guan-Wei (高貫偉 ITC)" w:date="2012-08-24T19:39:00Z">
              <w:r w:rsidRPr="002F02C9">
                <w:rPr>
                  <w:rFonts w:ascii="SimSun" w:hAnsi="SimSun"/>
                  <w:rPrChange w:id="1398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lastRenderedPageBreak/>
                <w:t>Order by Cdt</w:t>
              </w:r>
            </w:ins>
          </w:p>
        </w:tc>
        <w:tc>
          <w:tcPr>
            <w:tcW w:w="2629" w:type="dxa"/>
            <w:tcPrChange w:id="13984" w:author="Gao, Guan-Wei (高貫偉 ITC)" w:date="2012-08-24T19:13:00Z">
              <w:tcPr>
                <w:tcW w:w="2629" w:type="dxa"/>
              </w:tcPr>
            </w:tcPrChange>
          </w:tcPr>
          <w:p w:rsidR="00CF77F7" w:rsidRPr="002F02C9" w:rsidRDefault="00CF77F7" w:rsidP="00F02448">
            <w:pPr>
              <w:rPr>
                <w:ins w:id="13985" w:author="Gao, Guan-Wei (高貫偉 ITC)" w:date="2012-08-24T18:50:00Z"/>
                <w:rPrChange w:id="13986" w:author="Chen, Ivy (陳素貞 IEC1)" w:date="2015-01-12T13:45:00Z">
                  <w:rPr>
                    <w:ins w:id="13987" w:author="Gao, Guan-Wei (高貫偉 ITC)" w:date="2012-08-24T18:50:00Z"/>
                  </w:rPr>
                </w:rPrChange>
              </w:rPr>
            </w:pPr>
          </w:p>
        </w:tc>
      </w:tr>
      <w:tr w:rsidR="00CF77F7" w:rsidRPr="002F02C9" w:rsidTr="0051634B">
        <w:trPr>
          <w:ins w:id="13988" w:author="Gao, Guan-Wei (高貫偉 ITC)" w:date="2012-08-24T18:50:00Z"/>
        </w:trPr>
        <w:tc>
          <w:tcPr>
            <w:tcW w:w="445" w:type="dxa"/>
            <w:tcPrChange w:id="13989" w:author="Gao, Guan-Wei (高貫偉 ITC)" w:date="2012-08-24T19:13:00Z">
              <w:tcPr>
                <w:tcW w:w="445" w:type="dxa"/>
              </w:tcPr>
            </w:tcPrChange>
          </w:tcPr>
          <w:p w:rsidR="00CF77F7" w:rsidRPr="002F02C9" w:rsidRDefault="00152C15" w:rsidP="00F02448">
            <w:pPr>
              <w:rPr>
                <w:ins w:id="13990" w:author="Gao, Guan-Wei (高貫偉 ITC)" w:date="2012-08-24T18:50:00Z"/>
                <w:rPrChange w:id="13991" w:author="Chen, Ivy (陳素貞 IEC1)" w:date="2015-01-12T13:45:00Z">
                  <w:rPr>
                    <w:ins w:id="13992" w:author="Gao, Guan-Wei (高貫偉 ITC)" w:date="2012-08-24T18:50:00Z"/>
                  </w:rPr>
                </w:rPrChange>
              </w:rPr>
            </w:pPr>
            <w:ins w:id="13993" w:author="Gao, Guan-Wei (高貫偉 ITC)" w:date="2012-08-24T19:16:00Z">
              <w:r w:rsidRPr="002F02C9">
                <w:rPr>
                  <w:rPrChange w:id="1399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lastRenderedPageBreak/>
                <w:t>20</w:t>
              </w:r>
            </w:ins>
          </w:p>
        </w:tc>
        <w:tc>
          <w:tcPr>
            <w:tcW w:w="1310" w:type="dxa"/>
            <w:tcPrChange w:id="13995" w:author="Gao, Guan-Wei (高貫偉 ITC)" w:date="2012-08-24T19:13:00Z">
              <w:tcPr>
                <w:tcW w:w="1310" w:type="dxa"/>
              </w:tcPr>
            </w:tcPrChange>
          </w:tcPr>
          <w:p w:rsidR="00CF77F7" w:rsidRPr="002F02C9" w:rsidRDefault="00152C15" w:rsidP="00F02448">
            <w:pPr>
              <w:rPr>
                <w:ins w:id="13996" w:author="Gao, Guan-Wei (高貫偉 ITC)" w:date="2012-08-24T18:50:00Z"/>
                <w:rPrChange w:id="13997" w:author="Chen, Ivy (陳素貞 IEC1)" w:date="2015-01-12T13:45:00Z">
                  <w:rPr>
                    <w:ins w:id="13998" w:author="Gao, Guan-Wei (高貫偉 ITC)" w:date="2012-08-24T18:50:00Z"/>
                  </w:rPr>
                </w:rPrChange>
              </w:rPr>
            </w:pPr>
            <w:ins w:id="13999" w:author="Gao, Guan-Wei (高貫偉 ITC)" w:date="2012-08-24T19:17:00Z">
              <w:r w:rsidRPr="002F02C9">
                <w:rPr>
                  <w:rPrChange w:id="1400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ToExcel</w:t>
              </w:r>
            </w:ins>
          </w:p>
        </w:tc>
        <w:tc>
          <w:tcPr>
            <w:tcW w:w="916" w:type="dxa"/>
            <w:tcPrChange w:id="14001" w:author="Gao, Guan-Wei (高貫偉 ITC)" w:date="2012-08-24T19:13:00Z">
              <w:tcPr>
                <w:tcW w:w="916" w:type="dxa"/>
              </w:tcPr>
            </w:tcPrChange>
          </w:tcPr>
          <w:p w:rsidR="00CF77F7" w:rsidRPr="002F02C9" w:rsidRDefault="00152C15" w:rsidP="00F02448">
            <w:pPr>
              <w:rPr>
                <w:ins w:id="14002" w:author="Gao, Guan-Wei (高貫偉 ITC)" w:date="2012-08-24T18:50:00Z"/>
                <w:rFonts w:ascii="SimSun" w:hAnsi="SimSun"/>
                <w:rPrChange w:id="14003" w:author="Chen, Ivy (陳素貞 IEC1)" w:date="2015-01-12T13:45:00Z">
                  <w:rPr>
                    <w:ins w:id="14004" w:author="Gao, Guan-Wei (高貫偉 ITC)" w:date="2012-08-24T18:50:00Z"/>
                    <w:rFonts w:ascii="SimSun" w:hAnsi="SimSun"/>
                  </w:rPr>
                </w:rPrChange>
              </w:rPr>
            </w:pPr>
            <w:ins w:id="14005" w:author="Gao, Guan-Wei (高貫偉 ITC)" w:date="2012-08-24T19:17:00Z">
              <w:r w:rsidRPr="002F02C9">
                <w:rPr>
                  <w:rFonts w:ascii="SimSun" w:hAnsi="SimSun"/>
                  <w:rPrChange w:id="1400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947" w:type="dxa"/>
            <w:tcPrChange w:id="14007" w:author="Gao, Guan-Wei (高貫偉 ITC)" w:date="2012-08-24T19:13:00Z">
              <w:tcPr>
                <w:tcW w:w="677" w:type="dxa"/>
              </w:tcPr>
            </w:tcPrChange>
          </w:tcPr>
          <w:p w:rsidR="00CF77F7" w:rsidRPr="002F02C9" w:rsidRDefault="00CF77F7" w:rsidP="00F02448">
            <w:pPr>
              <w:rPr>
                <w:ins w:id="14008" w:author="Gao, Guan-Wei (高貫偉 ITC)" w:date="2012-08-24T18:50:00Z"/>
                <w:rPrChange w:id="14009" w:author="Chen, Ivy (陳素貞 IEC1)" w:date="2015-01-12T13:45:00Z">
                  <w:rPr>
                    <w:ins w:id="14010" w:author="Gao, Guan-Wei (高貫偉 ITC)" w:date="2012-08-24T18:50:00Z"/>
                  </w:rPr>
                </w:rPrChange>
              </w:rPr>
            </w:pPr>
          </w:p>
        </w:tc>
        <w:tc>
          <w:tcPr>
            <w:tcW w:w="1162" w:type="dxa"/>
            <w:tcPrChange w:id="14011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CF77F7" w:rsidRPr="002F02C9" w:rsidRDefault="00CF77F7" w:rsidP="00F02448">
            <w:pPr>
              <w:rPr>
                <w:ins w:id="14012" w:author="Gao, Guan-Wei (高貫偉 ITC)" w:date="2012-08-24T18:50:00Z"/>
                <w:rFonts w:ascii="SimSun" w:hAnsi="SimSun"/>
                <w:rPrChange w:id="14013" w:author="Chen, Ivy (陳素貞 IEC1)" w:date="2015-01-12T13:45:00Z">
                  <w:rPr>
                    <w:ins w:id="14014" w:author="Gao, Guan-Wei (高貫偉 ITC)" w:date="2012-08-24T18:50:00Z"/>
                    <w:rFonts w:ascii="SimSun" w:hAnsi="SimSun"/>
                  </w:rPr>
                </w:rPrChange>
              </w:rPr>
            </w:pPr>
          </w:p>
        </w:tc>
        <w:tc>
          <w:tcPr>
            <w:tcW w:w="680" w:type="dxa"/>
            <w:tcPrChange w:id="14015" w:author="Gao, Guan-Wei (高貫偉 ITC)" w:date="2012-08-24T19:13:00Z">
              <w:tcPr>
                <w:tcW w:w="680" w:type="dxa"/>
              </w:tcPr>
            </w:tcPrChange>
          </w:tcPr>
          <w:p w:rsidR="00CF77F7" w:rsidRPr="002F02C9" w:rsidRDefault="00CF77F7" w:rsidP="00F02448">
            <w:pPr>
              <w:rPr>
                <w:ins w:id="14016" w:author="Gao, Guan-Wei (高貫偉 ITC)" w:date="2012-08-24T18:50:00Z"/>
                <w:rPrChange w:id="14017" w:author="Chen, Ivy (陳素貞 IEC1)" w:date="2015-01-12T13:45:00Z">
                  <w:rPr>
                    <w:ins w:id="14018" w:author="Gao, Guan-Wei (高貫偉 ITC)" w:date="2012-08-24T18:50:00Z"/>
                  </w:rPr>
                </w:rPrChange>
              </w:rPr>
            </w:pPr>
          </w:p>
        </w:tc>
        <w:tc>
          <w:tcPr>
            <w:tcW w:w="2728" w:type="dxa"/>
            <w:tcPrChange w:id="14019" w:author="Gao, Guan-Wei (高貫偉 ITC)" w:date="2012-08-24T19:13:00Z">
              <w:tcPr>
                <w:tcW w:w="2728" w:type="dxa"/>
              </w:tcPr>
            </w:tcPrChange>
          </w:tcPr>
          <w:p w:rsidR="00CF77F7" w:rsidRPr="002F02C9" w:rsidRDefault="00152C15" w:rsidP="00F02448">
            <w:pPr>
              <w:ind w:left="100" w:hangingChars="50" w:hanging="100"/>
              <w:rPr>
                <w:ins w:id="14020" w:author="Gao, Guan-Wei (高貫偉 ITC)" w:date="2012-08-24T19:18:00Z"/>
                <w:rFonts w:ascii="SimSun" w:hAnsi="SimSun"/>
                <w:rPrChange w:id="14021" w:author="Chen, Ivy (陳素貞 IEC1)" w:date="2015-01-12T13:45:00Z">
                  <w:rPr>
                    <w:ins w:id="14022" w:author="Gao, Guan-Wei (高貫偉 ITC)" w:date="2012-08-24T19:18:00Z"/>
                    <w:rFonts w:ascii="SimSun" w:hAnsi="SimSun"/>
                  </w:rPr>
                </w:rPrChange>
              </w:rPr>
            </w:pPr>
            <w:ins w:id="14023" w:author="Gao, Guan-Wei (高貫偉 ITC)" w:date="2012-08-24T19:18:00Z">
              <w:r w:rsidRPr="002F02C9">
                <w:rPr>
                  <w:rFonts w:ascii="SimSun" w:hAnsi="SimSun"/>
                  <w:rPrChange w:id="1402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Onclick：</w:t>
              </w:r>
            </w:ins>
          </w:p>
          <w:p w:rsidR="00CF77F7" w:rsidRPr="002F02C9" w:rsidRDefault="00152C15" w:rsidP="00F02448">
            <w:pPr>
              <w:ind w:left="100" w:hangingChars="50" w:hanging="100"/>
              <w:rPr>
                <w:ins w:id="14025" w:author="Gao, Guan-Wei (高貫偉 ITC)" w:date="2012-08-24T18:50:00Z"/>
                <w:rFonts w:ascii="SimSun" w:hAnsi="SimSun"/>
                <w:rPrChange w:id="14026" w:author="Chen, Ivy (陳素貞 IEC1)" w:date="2015-01-12T13:45:00Z">
                  <w:rPr>
                    <w:ins w:id="14027" w:author="Gao, Guan-Wei (高貫偉 ITC)" w:date="2012-08-24T18:50:00Z"/>
                    <w:rFonts w:ascii="SimSun" w:hAnsi="SimSun"/>
                  </w:rPr>
                </w:rPrChange>
              </w:rPr>
            </w:pPr>
            <w:ins w:id="14028" w:author="Gao, Guan-Wei (高貫偉 ITC)" w:date="2012-08-24T19:19:00Z">
              <w:r w:rsidRPr="002F02C9">
                <w:rPr>
                  <w:rFonts w:ascii="SimSun" w:hAnsi="SimSun"/>
                  <w:rPrChange w:id="1402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Save [FAI List] to Excel</w:t>
              </w:r>
            </w:ins>
          </w:p>
        </w:tc>
        <w:tc>
          <w:tcPr>
            <w:tcW w:w="2629" w:type="dxa"/>
            <w:tcPrChange w:id="14030" w:author="Gao, Guan-Wei (高貫偉 ITC)" w:date="2012-08-24T19:13:00Z">
              <w:tcPr>
                <w:tcW w:w="2629" w:type="dxa"/>
              </w:tcPr>
            </w:tcPrChange>
          </w:tcPr>
          <w:p w:rsidR="00CF77F7" w:rsidRPr="002F02C9" w:rsidRDefault="00CF77F7" w:rsidP="00F02448">
            <w:pPr>
              <w:rPr>
                <w:ins w:id="14031" w:author="Gao, Guan-Wei (高貫偉 ITC)" w:date="2012-08-24T18:50:00Z"/>
                <w:rPrChange w:id="14032" w:author="Chen, Ivy (陳素貞 IEC1)" w:date="2015-01-12T13:45:00Z">
                  <w:rPr>
                    <w:ins w:id="14033" w:author="Gao, Guan-Wei (高貫偉 ITC)" w:date="2012-08-24T18:50:00Z"/>
                  </w:rPr>
                </w:rPrChange>
              </w:rPr>
            </w:pPr>
          </w:p>
        </w:tc>
      </w:tr>
      <w:tr w:rsidR="00CF77F7" w:rsidRPr="002F02C9" w:rsidTr="0051634B">
        <w:trPr>
          <w:ins w:id="14034" w:author="Gao, Guan-Wei (高貫偉 ITC)" w:date="2012-08-24T18:50:00Z"/>
        </w:trPr>
        <w:tc>
          <w:tcPr>
            <w:tcW w:w="445" w:type="dxa"/>
            <w:tcPrChange w:id="14035" w:author="Gao, Guan-Wei (高貫偉 ITC)" w:date="2012-08-24T19:13:00Z">
              <w:tcPr>
                <w:tcW w:w="445" w:type="dxa"/>
              </w:tcPr>
            </w:tcPrChange>
          </w:tcPr>
          <w:p w:rsidR="00CF77F7" w:rsidRPr="002F02C9" w:rsidRDefault="00152C15" w:rsidP="00F02448">
            <w:pPr>
              <w:rPr>
                <w:ins w:id="14036" w:author="Gao, Guan-Wei (高貫偉 ITC)" w:date="2012-08-24T18:50:00Z"/>
                <w:rPrChange w:id="14037" w:author="Chen, Ivy (陳素貞 IEC1)" w:date="2015-01-12T13:45:00Z">
                  <w:rPr>
                    <w:ins w:id="14038" w:author="Gao, Guan-Wei (高貫偉 ITC)" w:date="2012-08-24T18:50:00Z"/>
                  </w:rPr>
                </w:rPrChange>
              </w:rPr>
            </w:pPr>
            <w:ins w:id="14039" w:author="Gao, Guan-Wei (高貫偉 ITC)" w:date="2012-08-24T19:16:00Z">
              <w:r w:rsidRPr="002F02C9">
                <w:rPr>
                  <w:rPrChange w:id="1404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21</w:t>
              </w:r>
            </w:ins>
          </w:p>
        </w:tc>
        <w:tc>
          <w:tcPr>
            <w:tcW w:w="1310" w:type="dxa"/>
            <w:tcPrChange w:id="14041" w:author="Gao, Guan-Wei (高貫偉 ITC)" w:date="2012-08-24T19:13:00Z">
              <w:tcPr>
                <w:tcW w:w="1310" w:type="dxa"/>
              </w:tcPr>
            </w:tcPrChange>
          </w:tcPr>
          <w:p w:rsidR="00CF77F7" w:rsidRPr="002F02C9" w:rsidRDefault="00152C15" w:rsidP="00F02448">
            <w:pPr>
              <w:rPr>
                <w:ins w:id="14042" w:author="Gao, Guan-Wei (高貫偉 ITC)" w:date="2012-08-24T18:50:00Z"/>
                <w:rPrChange w:id="14043" w:author="Chen, Ivy (陳素貞 IEC1)" w:date="2015-01-12T13:45:00Z">
                  <w:rPr>
                    <w:ins w:id="14044" w:author="Gao, Guan-Wei (高貫偉 ITC)" w:date="2012-08-24T18:50:00Z"/>
                  </w:rPr>
                </w:rPrChange>
              </w:rPr>
            </w:pPr>
            <w:ins w:id="14045" w:author="Gao, Guan-Wei (高貫偉 ITC)" w:date="2012-08-24T19:17:00Z">
              <w:r w:rsidRPr="002F02C9">
                <w:rPr>
                  <w:rPrChange w:id="1404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Clear</w:t>
              </w:r>
            </w:ins>
          </w:p>
        </w:tc>
        <w:tc>
          <w:tcPr>
            <w:tcW w:w="916" w:type="dxa"/>
            <w:tcPrChange w:id="14047" w:author="Gao, Guan-Wei (高貫偉 ITC)" w:date="2012-08-24T19:13:00Z">
              <w:tcPr>
                <w:tcW w:w="916" w:type="dxa"/>
              </w:tcPr>
            </w:tcPrChange>
          </w:tcPr>
          <w:p w:rsidR="00CF77F7" w:rsidRPr="002F02C9" w:rsidRDefault="00152C15" w:rsidP="00F02448">
            <w:pPr>
              <w:rPr>
                <w:ins w:id="14048" w:author="Gao, Guan-Wei (高貫偉 ITC)" w:date="2012-08-24T18:50:00Z"/>
                <w:rFonts w:ascii="SimSun" w:hAnsi="SimSun"/>
                <w:rPrChange w:id="14049" w:author="Chen, Ivy (陳素貞 IEC1)" w:date="2015-01-12T13:45:00Z">
                  <w:rPr>
                    <w:ins w:id="14050" w:author="Gao, Guan-Wei (高貫偉 ITC)" w:date="2012-08-24T18:50:00Z"/>
                    <w:rFonts w:ascii="SimSun" w:hAnsi="SimSun"/>
                  </w:rPr>
                </w:rPrChange>
              </w:rPr>
            </w:pPr>
            <w:ins w:id="14051" w:author="Gao, Guan-Wei (高貫偉 ITC)" w:date="2012-08-24T19:17:00Z">
              <w:r w:rsidRPr="002F02C9">
                <w:rPr>
                  <w:rFonts w:ascii="SimSun" w:hAnsi="SimSun"/>
                  <w:rPrChange w:id="1405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947" w:type="dxa"/>
            <w:tcPrChange w:id="14053" w:author="Gao, Guan-Wei (高貫偉 ITC)" w:date="2012-08-24T19:13:00Z">
              <w:tcPr>
                <w:tcW w:w="677" w:type="dxa"/>
              </w:tcPr>
            </w:tcPrChange>
          </w:tcPr>
          <w:p w:rsidR="00CF77F7" w:rsidRPr="002F02C9" w:rsidRDefault="00CF77F7" w:rsidP="00F02448">
            <w:pPr>
              <w:rPr>
                <w:ins w:id="14054" w:author="Gao, Guan-Wei (高貫偉 ITC)" w:date="2012-08-24T18:50:00Z"/>
                <w:rPrChange w:id="14055" w:author="Chen, Ivy (陳素貞 IEC1)" w:date="2015-01-12T13:45:00Z">
                  <w:rPr>
                    <w:ins w:id="14056" w:author="Gao, Guan-Wei (高貫偉 ITC)" w:date="2012-08-24T18:50:00Z"/>
                  </w:rPr>
                </w:rPrChange>
              </w:rPr>
            </w:pPr>
          </w:p>
        </w:tc>
        <w:tc>
          <w:tcPr>
            <w:tcW w:w="1162" w:type="dxa"/>
            <w:tcPrChange w:id="14057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CF77F7" w:rsidRPr="002F02C9" w:rsidRDefault="00CF77F7" w:rsidP="00F02448">
            <w:pPr>
              <w:rPr>
                <w:ins w:id="14058" w:author="Gao, Guan-Wei (高貫偉 ITC)" w:date="2012-08-24T18:50:00Z"/>
                <w:rFonts w:ascii="SimSun" w:hAnsi="SimSun"/>
                <w:rPrChange w:id="14059" w:author="Chen, Ivy (陳素貞 IEC1)" w:date="2015-01-12T13:45:00Z">
                  <w:rPr>
                    <w:ins w:id="14060" w:author="Gao, Guan-Wei (高貫偉 ITC)" w:date="2012-08-24T18:50:00Z"/>
                    <w:rFonts w:ascii="SimSun" w:hAnsi="SimSun"/>
                  </w:rPr>
                </w:rPrChange>
              </w:rPr>
            </w:pPr>
          </w:p>
        </w:tc>
        <w:tc>
          <w:tcPr>
            <w:tcW w:w="680" w:type="dxa"/>
            <w:tcPrChange w:id="14061" w:author="Gao, Guan-Wei (高貫偉 ITC)" w:date="2012-08-24T19:13:00Z">
              <w:tcPr>
                <w:tcW w:w="680" w:type="dxa"/>
              </w:tcPr>
            </w:tcPrChange>
          </w:tcPr>
          <w:p w:rsidR="00CF77F7" w:rsidRPr="002F02C9" w:rsidRDefault="00CF77F7" w:rsidP="00F02448">
            <w:pPr>
              <w:rPr>
                <w:ins w:id="14062" w:author="Gao, Guan-Wei (高貫偉 ITC)" w:date="2012-08-24T18:50:00Z"/>
                <w:rPrChange w:id="14063" w:author="Chen, Ivy (陳素貞 IEC1)" w:date="2015-01-12T13:45:00Z">
                  <w:rPr>
                    <w:ins w:id="14064" w:author="Gao, Guan-Wei (高貫偉 ITC)" w:date="2012-08-24T18:50:00Z"/>
                  </w:rPr>
                </w:rPrChange>
              </w:rPr>
            </w:pPr>
          </w:p>
        </w:tc>
        <w:tc>
          <w:tcPr>
            <w:tcW w:w="2728" w:type="dxa"/>
            <w:tcPrChange w:id="14065" w:author="Gao, Guan-Wei (高貫偉 ITC)" w:date="2012-08-24T19:13:00Z">
              <w:tcPr>
                <w:tcW w:w="2728" w:type="dxa"/>
              </w:tcPr>
            </w:tcPrChange>
          </w:tcPr>
          <w:p w:rsidR="00CF77F7" w:rsidRPr="002F02C9" w:rsidRDefault="00152C15" w:rsidP="00F02448">
            <w:pPr>
              <w:ind w:left="100" w:hangingChars="50" w:hanging="100"/>
              <w:rPr>
                <w:ins w:id="14066" w:author="Gao, Guan-Wei (高貫偉 ITC)" w:date="2012-08-24T19:18:00Z"/>
                <w:rFonts w:ascii="SimSun" w:hAnsi="SimSun"/>
                <w:rPrChange w:id="14067" w:author="Chen, Ivy (陳素貞 IEC1)" w:date="2015-01-12T13:45:00Z">
                  <w:rPr>
                    <w:ins w:id="14068" w:author="Gao, Guan-Wei (高貫偉 ITC)" w:date="2012-08-24T19:18:00Z"/>
                    <w:rFonts w:ascii="SimSun" w:hAnsi="SimSun"/>
                  </w:rPr>
                </w:rPrChange>
              </w:rPr>
            </w:pPr>
            <w:ins w:id="14069" w:author="Gao, Guan-Wei (高貫偉 ITC)" w:date="2012-08-24T19:18:00Z">
              <w:r w:rsidRPr="002F02C9">
                <w:rPr>
                  <w:rFonts w:ascii="SimSun" w:hAnsi="SimSun"/>
                  <w:rPrChange w:id="1407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OnClick:</w:t>
              </w:r>
            </w:ins>
          </w:p>
          <w:p w:rsidR="00065423" w:rsidRPr="002F02C9" w:rsidRDefault="00152C15">
            <w:pPr>
              <w:ind w:left="100" w:hangingChars="50" w:hanging="100"/>
              <w:rPr>
                <w:ins w:id="14071" w:author="Gao, Guan-Wei (高貫偉 ITC)" w:date="2012-08-24T18:50:00Z"/>
                <w:rFonts w:ascii="SimSun" w:hAnsi="SimSun"/>
                <w:rPrChange w:id="14072" w:author="Chen, Ivy (陳素貞 IEC1)" w:date="2015-01-12T13:45:00Z">
                  <w:rPr>
                    <w:ins w:id="14073" w:author="Gao, Guan-Wei (高貫偉 ITC)" w:date="2012-08-24T18:50:00Z"/>
                    <w:rFonts w:ascii="SimSun" w:hAnsi="SimSun"/>
                  </w:rPr>
                </w:rPrChange>
              </w:rPr>
            </w:pPr>
            <w:ins w:id="14074" w:author="Gao, Guan-Wei (高貫偉 ITC)" w:date="2012-08-24T19:18:00Z">
              <w:r w:rsidRPr="002F02C9">
                <w:rPr>
                  <w:rFonts w:ascii="SimSun" w:hAnsi="SimSun" w:hint="eastAsia"/>
                  <w:rPrChange w:id="1407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清空</w:t>
              </w:r>
              <w:r w:rsidRPr="002F02C9">
                <w:rPr>
                  <w:rFonts w:ascii="SimSun" w:hAnsi="SimSun"/>
                  <w:rPrChange w:id="1407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UI</w:t>
              </w:r>
            </w:ins>
          </w:p>
        </w:tc>
        <w:tc>
          <w:tcPr>
            <w:tcW w:w="2629" w:type="dxa"/>
            <w:tcPrChange w:id="14077" w:author="Gao, Guan-Wei (高貫偉 ITC)" w:date="2012-08-24T19:13:00Z">
              <w:tcPr>
                <w:tcW w:w="2629" w:type="dxa"/>
              </w:tcPr>
            </w:tcPrChange>
          </w:tcPr>
          <w:p w:rsidR="00CF77F7" w:rsidRPr="002F02C9" w:rsidRDefault="00CF77F7" w:rsidP="00F02448">
            <w:pPr>
              <w:rPr>
                <w:ins w:id="14078" w:author="Gao, Guan-Wei (高貫偉 ITC)" w:date="2012-08-24T18:50:00Z"/>
                <w:rPrChange w:id="14079" w:author="Chen, Ivy (陳素貞 IEC1)" w:date="2015-01-12T13:45:00Z">
                  <w:rPr>
                    <w:ins w:id="14080" w:author="Gao, Guan-Wei (高貫偉 ITC)" w:date="2012-08-24T18:50:00Z"/>
                  </w:rPr>
                </w:rPrChange>
              </w:rPr>
            </w:pPr>
          </w:p>
        </w:tc>
      </w:tr>
      <w:tr w:rsidR="00CF77F7" w:rsidRPr="002F02C9" w:rsidTr="0051634B">
        <w:trPr>
          <w:ins w:id="14081" w:author="Gao, Guan-Wei (高貫偉 ITC)" w:date="2012-08-24T18:49:00Z"/>
        </w:trPr>
        <w:tc>
          <w:tcPr>
            <w:tcW w:w="445" w:type="dxa"/>
            <w:tcPrChange w:id="14082" w:author="Gao, Guan-Wei (高貫偉 ITC)" w:date="2012-08-24T19:13:00Z">
              <w:tcPr>
                <w:tcW w:w="445" w:type="dxa"/>
              </w:tcPr>
            </w:tcPrChange>
          </w:tcPr>
          <w:p w:rsidR="00CF77F7" w:rsidRPr="002F02C9" w:rsidRDefault="00152C15" w:rsidP="00F02448">
            <w:pPr>
              <w:rPr>
                <w:ins w:id="14083" w:author="Gao, Guan-Wei (高貫偉 ITC)" w:date="2012-08-24T18:49:00Z"/>
                <w:rPrChange w:id="14084" w:author="Chen, Ivy (陳素貞 IEC1)" w:date="2015-01-12T13:45:00Z">
                  <w:rPr>
                    <w:ins w:id="14085" w:author="Gao, Guan-Wei (高貫偉 ITC)" w:date="2012-08-24T18:49:00Z"/>
                  </w:rPr>
                </w:rPrChange>
              </w:rPr>
            </w:pPr>
            <w:ins w:id="14086" w:author="Gao, Guan-Wei (高貫偉 ITC)" w:date="2012-08-24T19:16:00Z">
              <w:r w:rsidRPr="002F02C9">
                <w:rPr>
                  <w:rPrChange w:id="1408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22</w:t>
              </w:r>
            </w:ins>
          </w:p>
        </w:tc>
        <w:tc>
          <w:tcPr>
            <w:tcW w:w="1310" w:type="dxa"/>
            <w:tcPrChange w:id="14088" w:author="Gao, Guan-Wei (高貫偉 ITC)" w:date="2012-08-24T19:13:00Z">
              <w:tcPr>
                <w:tcW w:w="1310" w:type="dxa"/>
              </w:tcPr>
            </w:tcPrChange>
          </w:tcPr>
          <w:p w:rsidR="00CF77F7" w:rsidRPr="002F02C9" w:rsidRDefault="00152C15" w:rsidP="00F02448">
            <w:pPr>
              <w:rPr>
                <w:ins w:id="14089" w:author="Gao, Guan-Wei (高貫偉 ITC)" w:date="2012-08-24T18:49:00Z"/>
                <w:rPrChange w:id="14090" w:author="Chen, Ivy (陳素貞 IEC1)" w:date="2015-01-12T13:45:00Z">
                  <w:rPr>
                    <w:ins w:id="14091" w:author="Gao, Guan-Wei (高貫偉 ITC)" w:date="2012-08-24T18:49:00Z"/>
                  </w:rPr>
                </w:rPrChange>
              </w:rPr>
            </w:pPr>
            <w:ins w:id="14092" w:author="Gao, Guan-Wei (高貫偉 ITC)" w:date="2012-08-24T19:17:00Z">
              <w:r w:rsidRPr="002F02C9">
                <w:rPr>
                  <w:rPrChange w:id="1409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FAI List</w:t>
              </w:r>
            </w:ins>
          </w:p>
        </w:tc>
        <w:tc>
          <w:tcPr>
            <w:tcW w:w="916" w:type="dxa"/>
            <w:tcPrChange w:id="14094" w:author="Gao, Guan-Wei (高貫偉 ITC)" w:date="2012-08-24T19:13:00Z">
              <w:tcPr>
                <w:tcW w:w="916" w:type="dxa"/>
              </w:tcPr>
            </w:tcPrChange>
          </w:tcPr>
          <w:p w:rsidR="00CF77F7" w:rsidRPr="002F02C9" w:rsidRDefault="00152C15" w:rsidP="00F02448">
            <w:pPr>
              <w:rPr>
                <w:ins w:id="14095" w:author="Gao, Guan-Wei (高貫偉 ITC)" w:date="2012-08-24T18:49:00Z"/>
                <w:rFonts w:ascii="SimSun" w:hAnsi="SimSun"/>
                <w:rPrChange w:id="14096" w:author="Chen, Ivy (陳素貞 IEC1)" w:date="2015-01-12T13:45:00Z">
                  <w:rPr>
                    <w:ins w:id="14097" w:author="Gao, Guan-Wei (高貫偉 ITC)" w:date="2012-08-24T18:49:00Z"/>
                    <w:rFonts w:ascii="SimSun" w:hAnsi="SimSun"/>
                  </w:rPr>
                </w:rPrChange>
              </w:rPr>
            </w:pPr>
            <w:ins w:id="14098" w:author="Gao, Guan-Wei (高貫偉 ITC)" w:date="2012-08-24T19:18:00Z">
              <w:r w:rsidRPr="002F02C9">
                <w:rPr>
                  <w:rFonts w:ascii="SimSun" w:hAnsi="SimSun"/>
                  <w:rPrChange w:id="1409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947" w:type="dxa"/>
            <w:tcPrChange w:id="14100" w:author="Gao, Guan-Wei (高貫偉 ITC)" w:date="2012-08-24T19:13:00Z">
              <w:tcPr>
                <w:tcW w:w="677" w:type="dxa"/>
              </w:tcPr>
            </w:tcPrChange>
          </w:tcPr>
          <w:p w:rsidR="00CF77F7" w:rsidRPr="002F02C9" w:rsidRDefault="00CF77F7" w:rsidP="00F02448">
            <w:pPr>
              <w:rPr>
                <w:ins w:id="14101" w:author="Gao, Guan-Wei (高貫偉 ITC)" w:date="2012-08-24T18:49:00Z"/>
                <w:rPrChange w:id="14102" w:author="Chen, Ivy (陳素貞 IEC1)" w:date="2015-01-12T13:45:00Z">
                  <w:rPr>
                    <w:ins w:id="14103" w:author="Gao, Guan-Wei (高貫偉 ITC)" w:date="2012-08-24T18:49:00Z"/>
                  </w:rPr>
                </w:rPrChange>
              </w:rPr>
            </w:pPr>
          </w:p>
        </w:tc>
        <w:tc>
          <w:tcPr>
            <w:tcW w:w="1162" w:type="dxa"/>
            <w:tcPrChange w:id="14104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CF77F7" w:rsidRPr="002F02C9" w:rsidRDefault="00CF77F7" w:rsidP="00F02448">
            <w:pPr>
              <w:rPr>
                <w:ins w:id="14105" w:author="Gao, Guan-Wei (高貫偉 ITC)" w:date="2012-08-24T18:49:00Z"/>
                <w:rFonts w:ascii="SimSun" w:hAnsi="SimSun"/>
                <w:rPrChange w:id="14106" w:author="Chen, Ivy (陳素貞 IEC1)" w:date="2015-01-12T13:45:00Z">
                  <w:rPr>
                    <w:ins w:id="14107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680" w:type="dxa"/>
            <w:tcPrChange w:id="14108" w:author="Gao, Guan-Wei (高貫偉 ITC)" w:date="2012-08-24T19:13:00Z">
              <w:tcPr>
                <w:tcW w:w="680" w:type="dxa"/>
              </w:tcPr>
            </w:tcPrChange>
          </w:tcPr>
          <w:p w:rsidR="00CF77F7" w:rsidRPr="002F02C9" w:rsidRDefault="00CF77F7" w:rsidP="00F02448">
            <w:pPr>
              <w:rPr>
                <w:ins w:id="14109" w:author="Gao, Guan-Wei (高貫偉 ITC)" w:date="2012-08-24T18:49:00Z"/>
                <w:rPrChange w:id="14110" w:author="Chen, Ivy (陳素貞 IEC1)" w:date="2015-01-12T13:45:00Z">
                  <w:rPr>
                    <w:ins w:id="14111" w:author="Gao, Guan-Wei (高貫偉 ITC)" w:date="2012-08-24T18:49:00Z"/>
                  </w:rPr>
                </w:rPrChange>
              </w:rPr>
            </w:pPr>
          </w:p>
        </w:tc>
        <w:tc>
          <w:tcPr>
            <w:tcW w:w="2728" w:type="dxa"/>
            <w:tcPrChange w:id="14112" w:author="Gao, Guan-Wei (高貫偉 ITC)" w:date="2012-08-24T19:13:00Z">
              <w:tcPr>
                <w:tcW w:w="2728" w:type="dxa"/>
              </w:tcPr>
            </w:tcPrChange>
          </w:tcPr>
          <w:p w:rsidR="003B389F" w:rsidRPr="002F02C9" w:rsidRDefault="00152C15">
            <w:pPr>
              <w:rPr>
                <w:ins w:id="14113" w:author="Gao, Guan-Wei (高貫偉 ITC)" w:date="2012-08-24T19:24:00Z"/>
                <w:rFonts w:ascii="SimSun" w:hAnsi="SimSun"/>
                <w:rPrChange w:id="14114" w:author="Chen, Ivy (陳素貞 IEC1)" w:date="2015-01-12T13:45:00Z">
                  <w:rPr>
                    <w:ins w:id="14115" w:author="Gao, Guan-Wei (高貫偉 ITC)" w:date="2012-08-24T19:24:00Z"/>
                    <w:rFonts w:ascii="SimSun" w:hAnsi="SimSun"/>
                  </w:rPr>
                </w:rPrChange>
              </w:rPr>
              <w:pPrChange w:id="14116" w:author="Gao, Guan-Wei (高貫偉 ITC)" w:date="2012-08-24T19:23:00Z">
                <w:pPr>
                  <w:ind w:left="100" w:hangingChars="50" w:hanging="100"/>
                </w:pPr>
              </w:pPrChange>
            </w:pPr>
            <w:ins w:id="14117" w:author="Gao, Guan-Wei (高貫偉 ITC)" w:date="2012-08-24T19:24:00Z">
              <w:r w:rsidRPr="002F02C9">
                <w:rPr>
                  <w:rFonts w:ascii="SimSun" w:hAnsi="SimSun"/>
                  <w:rPrChange w:id="1411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OnSelect:</w:t>
              </w:r>
            </w:ins>
          </w:p>
          <w:p w:rsidR="003B389F" w:rsidRPr="002F02C9" w:rsidRDefault="00152C15">
            <w:pPr>
              <w:rPr>
                <w:ins w:id="14119" w:author="Gao, Guan-Wei (高貫偉 ITC)" w:date="2012-08-24T18:49:00Z"/>
                <w:rFonts w:ascii="SimSun" w:hAnsi="SimSun"/>
                <w:rPrChange w:id="14120" w:author="Chen, Ivy (陳素貞 IEC1)" w:date="2015-01-12T13:45:00Z">
                  <w:rPr>
                    <w:ins w:id="14121" w:author="Gao, Guan-Wei (高貫偉 ITC)" w:date="2012-08-24T18:49:00Z"/>
                    <w:rFonts w:ascii="SimSun" w:hAnsi="SimSun"/>
                  </w:rPr>
                </w:rPrChange>
              </w:rPr>
              <w:pPrChange w:id="14122" w:author="Gao, Guan-Wei (高貫偉 ITC)" w:date="2012-08-24T19:23:00Z">
                <w:pPr>
                  <w:ind w:left="100" w:hangingChars="50" w:hanging="100"/>
                </w:pPr>
              </w:pPrChange>
            </w:pPr>
            <w:ins w:id="14123" w:author="Gao, Guan-Wei (高貫偉 ITC)" w:date="2012-08-24T19:24:00Z">
              <w:r w:rsidRPr="002F02C9">
                <w:rPr>
                  <w:rFonts w:ascii="SimSun" w:hAnsi="SimSun" w:hint="eastAsia"/>
                  <w:rPrChange w:id="1412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若存在数据，则高亮显示当前选中的行，并将各栏位信息显示在</w:t>
              </w:r>
              <w:r w:rsidRPr="002F02C9">
                <w:rPr>
                  <w:rFonts w:ascii="SimSun" w:hAnsi="SimSun"/>
                  <w:rPrChange w:id="1412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Item1-17</w:t>
              </w:r>
            </w:ins>
          </w:p>
        </w:tc>
        <w:tc>
          <w:tcPr>
            <w:tcW w:w="2629" w:type="dxa"/>
            <w:tcPrChange w:id="14126" w:author="Gao, Guan-Wei (高貫偉 ITC)" w:date="2012-08-24T19:13:00Z">
              <w:tcPr>
                <w:tcW w:w="2629" w:type="dxa"/>
              </w:tcPr>
            </w:tcPrChange>
          </w:tcPr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127" w:author="Gao, Guan-Wei (高貫偉 ITC)" w:date="2012-08-24T19:20:00Z"/>
                <w:rPrChange w:id="14128" w:author="Chen, Ivy (陳素貞 IEC1)" w:date="2015-01-12T13:45:00Z">
                  <w:rPr>
                    <w:ins w:id="14129" w:author="Gao, Guan-Wei (高貫偉 ITC)" w:date="2012-08-24T19:20:00Z"/>
                  </w:rPr>
                </w:rPrChange>
              </w:rPr>
            </w:pPr>
            <w:ins w:id="14130" w:author="Gao, Guan-Wei (高貫偉 ITC)" w:date="2012-08-24T19:19:00Z">
              <w:r w:rsidRPr="002F02C9">
                <w:rPr>
                  <w:rFonts w:hint="eastAsia"/>
                  <w:rPrChange w:id="1413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栏位：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132" w:author="Gao, Guan-Wei (高貫偉 ITC)" w:date="2012-08-24T19:21:00Z"/>
                <w:rFonts w:ascii="Consolas" w:hAnsi="Consolas" w:cs="Consolas"/>
                <w:color w:val="800000"/>
                <w:sz w:val="19"/>
                <w:szCs w:val="19"/>
                <w:rPrChange w:id="14133" w:author="Chen, Ivy (陳素貞 IEC1)" w:date="2015-01-12T13:45:00Z">
                  <w:rPr>
                    <w:ins w:id="14134" w:author="Gao, Guan-Wei (高貫偉 ITC)" w:date="2012-08-24T19:21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135" w:author="Gao, Guan-Wei (高貫偉 ITC)" w:date="2012-08-24T19:20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136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>IEC P/N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137" w:author="Gao, Guan-Wei (高貫偉 ITC)" w:date="2012-08-24T19:20:00Z"/>
                <w:rFonts w:ascii="Consolas" w:hAnsi="Consolas" w:cs="Consolas"/>
                <w:color w:val="800000"/>
                <w:sz w:val="19"/>
                <w:szCs w:val="19"/>
                <w:rPrChange w:id="14138" w:author="Chen, Ivy (陳素貞 IEC1)" w:date="2015-01-12T13:45:00Z">
                  <w:rPr>
                    <w:ins w:id="14139" w:author="Gao, Guan-Wei (高貫偉 ITC)" w:date="2012-08-24T19:20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140" w:author="Gao, Guan-Wei (高貫偉 ITC)" w:date="2012-08-24T19:20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141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 xml:space="preserve">HPQ P/N 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142" w:author="Gao, Guan-Wei (高貫偉 ITC)" w:date="2012-08-24T19:20:00Z"/>
                <w:rFonts w:ascii="Consolas" w:hAnsi="Consolas" w:cs="Consolas"/>
                <w:color w:val="800000"/>
                <w:sz w:val="19"/>
                <w:szCs w:val="19"/>
                <w:rPrChange w:id="14143" w:author="Chen, Ivy (陳素貞 IEC1)" w:date="2015-01-12T13:45:00Z">
                  <w:rPr>
                    <w:ins w:id="14144" w:author="Gao, Guan-Wei (高貫偉 ITC)" w:date="2012-08-24T19:20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145" w:author="Gao, Guan-Wei (高貫偉 ITC)" w:date="2012-08-24T19:20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146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 xml:space="preserve">S/N 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147" w:author="Gao, Guan-Wei (高貫偉 ITC)" w:date="2012-08-24T19:22:00Z"/>
                <w:rFonts w:ascii="Consolas" w:hAnsi="Consolas" w:cs="Consolas"/>
                <w:color w:val="800000"/>
                <w:sz w:val="19"/>
                <w:szCs w:val="19"/>
                <w:rPrChange w:id="14148" w:author="Chen, Ivy (陳素貞 IEC1)" w:date="2015-01-12T13:45:00Z">
                  <w:rPr>
                    <w:ins w:id="14149" w:author="Gao, Guan-Wei (高貫偉 ITC)" w:date="2012-08-24T19:22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150" w:author="Gao, Guan-Wei (高貫偉 ITC)" w:date="2012-08-24T19:20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151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>BIOS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152" w:author="Gao, Guan-Wei (高貫偉 ITC)" w:date="2012-08-24T19:21:00Z"/>
                <w:rFonts w:ascii="Consolas" w:hAnsi="Consolas" w:cs="Consolas"/>
                <w:color w:val="800000"/>
                <w:sz w:val="19"/>
                <w:szCs w:val="19"/>
                <w:rPrChange w:id="14153" w:author="Chen, Ivy (陳素貞 IEC1)" w:date="2015-01-12T13:45:00Z">
                  <w:rPr>
                    <w:ins w:id="14154" w:author="Gao, Guan-Wei (高貫偉 ITC)" w:date="2012-08-24T19:21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155" w:author="Gao, Guan-Wei (高貫偉 ITC)" w:date="2012-08-24T19:20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156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>KBC Version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157" w:author="Gao, Guan-Wei (高貫偉 ITC)" w:date="2012-08-24T19:21:00Z"/>
                <w:rFonts w:ascii="Consolas" w:hAnsi="Consolas" w:cs="Consolas"/>
                <w:color w:val="800000"/>
                <w:sz w:val="19"/>
                <w:szCs w:val="19"/>
                <w:rPrChange w:id="14158" w:author="Chen, Ivy (陳素貞 IEC1)" w:date="2015-01-12T13:45:00Z">
                  <w:rPr>
                    <w:ins w:id="14159" w:author="Gao, Guan-Wei (高貫偉 ITC)" w:date="2012-08-24T19:21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160" w:author="Gao, Guan-Wei (高貫偉 ITC)" w:date="2012-08-24T19:20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161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>Video BIOS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162" w:author="Gao, Guan-Wei (高貫偉 ITC)" w:date="2012-08-24T19:22:00Z"/>
                <w:rFonts w:ascii="Consolas" w:hAnsi="Consolas" w:cs="Consolas"/>
                <w:color w:val="800000"/>
                <w:sz w:val="19"/>
                <w:szCs w:val="19"/>
                <w:rPrChange w:id="14163" w:author="Chen, Ivy (陳素貞 IEC1)" w:date="2015-01-12T13:45:00Z">
                  <w:rPr>
                    <w:ins w:id="14164" w:author="Gao, Guan-Wei (高貫偉 ITC)" w:date="2012-08-24T19:22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165" w:author="Gao, Guan-Wei (高貫偉 ITC)" w:date="2012-08-24T19:20:00Z">
              <w:r w:rsidRPr="002F02C9">
                <w:rPr>
                  <w:rFonts w:ascii="Consolas" w:hAnsi="Consolas" w:cs="Consolas"/>
                  <w:strike/>
                  <w:color w:val="800000"/>
                  <w:sz w:val="19"/>
                  <w:szCs w:val="19"/>
                  <w:rPrChange w:id="14166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>FDD Supplier</w:t>
              </w:r>
            </w:ins>
            <w:ins w:id="14167" w:author="Gao, Guan-Wei (高貫偉 ITC)" w:date="2012-10-30T09:12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168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 xml:space="preserve"> Image Rev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169" w:author="Gao, Guan-Wei (高貫偉 ITC)" w:date="2012-08-24T19:22:00Z"/>
                <w:rFonts w:ascii="Consolas" w:hAnsi="Consolas" w:cs="Consolas"/>
                <w:color w:val="800000"/>
                <w:sz w:val="19"/>
                <w:szCs w:val="19"/>
                <w:rPrChange w:id="14170" w:author="Chen, Ivy (陳素貞 IEC1)" w:date="2015-01-12T13:45:00Z">
                  <w:rPr>
                    <w:ins w:id="14171" w:author="Gao, Guan-Wei (高貫偉 ITC)" w:date="2012-08-24T19:22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172" w:author="Gao, Guan-Wei (高貫偉 ITC)" w:date="2012-08-24T19:20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173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>HDD Supplier</w:t>
              </w:r>
            </w:ins>
            <w:ins w:id="14174" w:author="Gao, Guan-Wei (高貫偉 ITC)" w:date="2012-10-30T09:11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175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 xml:space="preserve"> 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176" w:author="Gao, Guan-Wei (高貫偉 ITC)" w:date="2012-08-24T19:22:00Z"/>
                <w:rFonts w:ascii="Consolas" w:hAnsi="Consolas" w:cs="Consolas"/>
                <w:color w:val="800000"/>
                <w:sz w:val="19"/>
                <w:szCs w:val="19"/>
                <w:rPrChange w:id="14177" w:author="Chen, Ivy (陳素貞 IEC1)" w:date="2015-01-12T13:45:00Z">
                  <w:rPr>
                    <w:ins w:id="14178" w:author="Gao, Guan-Wei (高貫偉 ITC)" w:date="2012-08-24T19:22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179" w:author="Gao, Guan-Wei (高貫偉 ITC)" w:date="2012-08-24T19:20:00Z">
              <w:r w:rsidRPr="002F02C9">
                <w:rPr>
                  <w:rFonts w:ascii="Consolas" w:hAnsi="Consolas" w:cs="Consolas"/>
                  <w:strike/>
                  <w:color w:val="800000"/>
                  <w:sz w:val="19"/>
                  <w:szCs w:val="19"/>
                  <w:rPrChange w:id="14180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>Optical Supplier</w:t>
              </w:r>
            </w:ins>
            <w:ins w:id="14181" w:author="Gao, Guan-Wei (高貫偉 ITC)" w:date="2012-10-30T09:12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182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 xml:space="preserve"> ODD Supplier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183" w:author="Gao, Guan-Wei (高貫偉 ITC)" w:date="2012-08-24T19:22:00Z"/>
                <w:rFonts w:ascii="Consolas" w:hAnsi="Consolas" w:cs="Consolas"/>
                <w:color w:val="800000"/>
                <w:sz w:val="19"/>
                <w:szCs w:val="19"/>
                <w:rPrChange w:id="14184" w:author="Chen, Ivy (陳素貞 IEC1)" w:date="2015-01-12T13:45:00Z">
                  <w:rPr>
                    <w:ins w:id="14185" w:author="Gao, Guan-Wei (高貫偉 ITC)" w:date="2012-08-24T19:22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186" w:author="Gao, Guan-Wei (高貫偉 ITC)" w:date="2012-08-24T19:20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187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>RAM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188" w:author="Gao, Guan-Wei (高貫偉 ITC)" w:date="2012-08-24T19:21:00Z"/>
                <w:rFonts w:ascii="Consolas" w:hAnsi="Consolas" w:cs="Consolas"/>
                <w:color w:val="800000"/>
                <w:sz w:val="19"/>
                <w:szCs w:val="19"/>
                <w:rPrChange w:id="14189" w:author="Chen, Ivy (陳素貞 IEC1)" w:date="2015-01-12T13:45:00Z">
                  <w:rPr>
                    <w:ins w:id="14190" w:author="Gao, Guan-Wei (高貫偉 ITC)" w:date="2012-08-24T19:21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191" w:author="Gao, Guan-Wei (高貫偉 ITC)" w:date="2012-08-24T19:20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192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 xml:space="preserve">Battery 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193" w:author="Gao, Guan-Wei (高貫偉 ITC)" w:date="2012-08-24T19:21:00Z"/>
                <w:rFonts w:ascii="Consolas" w:hAnsi="Consolas" w:cs="Consolas"/>
                <w:color w:val="800000"/>
                <w:sz w:val="19"/>
                <w:szCs w:val="19"/>
                <w:rPrChange w:id="14194" w:author="Chen, Ivy (陳素貞 IEC1)" w:date="2015-01-12T13:45:00Z">
                  <w:rPr>
                    <w:ins w:id="14195" w:author="Gao, Guan-Wei (高貫偉 ITC)" w:date="2012-08-24T19:21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196" w:author="Gao, Guan-Wei (高貫偉 ITC)" w:date="2012-08-24T19:20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197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 xml:space="preserve">Finish Time 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198" w:author="Gao, Guan-Wei (高貫偉 ITC)" w:date="2012-08-24T19:21:00Z"/>
                <w:rFonts w:ascii="Consolas" w:hAnsi="Consolas" w:cs="Consolas"/>
                <w:color w:val="800000"/>
                <w:sz w:val="19"/>
                <w:szCs w:val="19"/>
                <w:rPrChange w:id="14199" w:author="Chen, Ivy (陳素貞 IEC1)" w:date="2015-01-12T13:45:00Z">
                  <w:rPr>
                    <w:ins w:id="14200" w:author="Gao, Guan-Wei (高貫偉 ITC)" w:date="2012-08-24T19:21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201" w:author="Gao, Guan-Wei (高貫偉 ITC)" w:date="2012-08-24T19:20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202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 xml:space="preserve">Receipt Time 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203" w:author="Gao, Guan-Wei (高貫偉 ITC)" w:date="2012-08-24T19:21:00Z"/>
                <w:rFonts w:ascii="Consolas" w:hAnsi="Consolas" w:cs="Consolas"/>
                <w:color w:val="800000"/>
                <w:sz w:val="19"/>
                <w:szCs w:val="19"/>
                <w:rPrChange w:id="14204" w:author="Chen, Ivy (陳素貞 IEC1)" w:date="2015-01-12T13:45:00Z">
                  <w:rPr>
                    <w:ins w:id="14205" w:author="Gao, Guan-Wei (高貫偉 ITC)" w:date="2012-08-24T19:21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206" w:author="Gao, Guan-Wei (高貫偉 ITC)" w:date="2012-08-24T19:20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207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 xml:space="preserve">UPC Code 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208" w:author="Gao, Guan-Wei (高貫偉 ITC)" w:date="2012-08-24T19:21:00Z"/>
                <w:rFonts w:ascii="Consolas" w:hAnsi="Consolas" w:cs="Consolas"/>
                <w:color w:val="800000"/>
                <w:sz w:val="19"/>
                <w:szCs w:val="19"/>
                <w:rPrChange w:id="14209" w:author="Chen, Ivy (陳素貞 IEC1)" w:date="2015-01-12T13:45:00Z">
                  <w:rPr>
                    <w:ins w:id="14210" w:author="Gao, Guan-Wei (高貫偉 ITC)" w:date="2012-08-24T19:21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211" w:author="Gao, Guan-Wei (高貫偉 ITC)" w:date="2012-08-24T19:20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212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 xml:space="preserve">Check Status 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213" w:author="Gao, Guan-Wei (高貫偉 ITC)" w:date="2012-08-24T19:21:00Z"/>
                <w:rFonts w:ascii="Consolas" w:hAnsi="Consolas" w:cs="Consolas"/>
                <w:color w:val="800000"/>
                <w:sz w:val="19"/>
                <w:szCs w:val="19"/>
                <w:rPrChange w:id="14214" w:author="Chen, Ivy (陳素貞 IEC1)" w:date="2015-01-12T13:45:00Z">
                  <w:rPr>
                    <w:ins w:id="14215" w:author="Gao, Guan-Wei (高貫偉 ITC)" w:date="2012-08-24T19:21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216" w:author="Gao, Guan-Wei (高貫偉 ITC)" w:date="2012-08-24T19:20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217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 xml:space="preserve">N/G Record 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218" w:author="Gao, Guan-Wei (高貫偉 ITC)" w:date="2012-08-24T19:21:00Z"/>
                <w:rFonts w:ascii="Consolas" w:hAnsi="Consolas" w:cs="Consolas"/>
                <w:color w:val="800000"/>
                <w:sz w:val="19"/>
                <w:szCs w:val="19"/>
                <w:rPrChange w:id="14219" w:author="Chen, Ivy (陳素貞 IEC1)" w:date="2015-01-12T13:45:00Z">
                  <w:rPr>
                    <w:ins w:id="14220" w:author="Gao, Guan-Wei (高貫偉 ITC)" w:date="2012-08-24T19:21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221" w:author="Gao, Guan-Wei (高貫偉 ITC)" w:date="2012-08-24T19:20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222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 xml:space="preserve">Improve Policy 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223" w:author="Gao, Guan-Wei (高貫偉 ITC)" w:date="2012-08-24T19:23:00Z"/>
                <w:rFonts w:ascii="Consolas" w:hAnsi="Consolas" w:cs="Consolas"/>
                <w:color w:val="800000"/>
                <w:sz w:val="19"/>
                <w:szCs w:val="19"/>
                <w:rPrChange w:id="14224" w:author="Chen, Ivy (陳素貞 IEC1)" w:date="2015-01-12T13:45:00Z">
                  <w:rPr>
                    <w:ins w:id="14225" w:author="Gao, Guan-Wei (高貫偉 ITC)" w:date="2012-08-24T19:23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226" w:author="Gao, Guan-Wei (高貫偉 ITC)" w:date="2012-08-24T19:23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227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>Editor</w:t>
              </w:r>
            </w:ins>
          </w:p>
          <w:p w:rsidR="00CF77F7" w:rsidRPr="002F02C9" w:rsidRDefault="00152C15" w:rsidP="00214D53">
            <w:pPr>
              <w:autoSpaceDE w:val="0"/>
              <w:autoSpaceDN w:val="0"/>
              <w:adjustRightInd w:val="0"/>
              <w:rPr>
                <w:ins w:id="14228" w:author="Gao, Guan-Wei (高貫偉 ITC)" w:date="2012-08-24T19:23:00Z"/>
                <w:rFonts w:ascii="Consolas" w:hAnsi="Consolas" w:cs="Consolas"/>
                <w:color w:val="800000"/>
                <w:sz w:val="19"/>
                <w:szCs w:val="19"/>
                <w:rPrChange w:id="14229" w:author="Chen, Ivy (陳素貞 IEC1)" w:date="2015-01-12T13:45:00Z">
                  <w:rPr>
                    <w:ins w:id="14230" w:author="Gao, Guan-Wei (高貫偉 ITC)" w:date="2012-08-24T19:23:00Z"/>
                    <w:rFonts w:ascii="Consolas" w:hAnsi="Consolas" w:cs="Consolas"/>
                    <w:color w:val="800000"/>
                    <w:sz w:val="19"/>
                    <w:szCs w:val="19"/>
                  </w:rPr>
                </w:rPrChange>
              </w:rPr>
            </w:pPr>
            <w:ins w:id="14231" w:author="Gao, Guan-Wei (高貫偉 ITC)" w:date="2012-08-24T19:23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232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>Cdt</w:t>
              </w:r>
            </w:ins>
          </w:p>
          <w:p w:rsidR="003B389F" w:rsidRPr="002F02C9" w:rsidRDefault="00152C15">
            <w:pPr>
              <w:autoSpaceDE w:val="0"/>
              <w:autoSpaceDN w:val="0"/>
              <w:adjustRightInd w:val="0"/>
              <w:rPr>
                <w:ins w:id="14233" w:author="Gao, Guan-Wei (高貫偉 ITC)" w:date="2012-08-24T18:49:00Z"/>
                <w:rPrChange w:id="14234" w:author="Chen, Ivy (陳素貞 IEC1)" w:date="2015-01-12T13:45:00Z">
                  <w:rPr>
                    <w:ins w:id="14235" w:author="Gao, Guan-Wei (高貫偉 ITC)" w:date="2012-08-24T18:49:00Z"/>
                  </w:rPr>
                </w:rPrChange>
              </w:rPr>
              <w:pPrChange w:id="14236" w:author="Gao, Guan-Wei (高貫偉 ITC)" w:date="2012-08-24T19:23:00Z">
                <w:pPr/>
              </w:pPrChange>
            </w:pPr>
            <w:ins w:id="14237" w:author="Gao, Guan-Wei (高貫偉 ITC)" w:date="2012-08-24T19:23:00Z">
              <w:r w:rsidRPr="002F02C9">
                <w:rPr>
                  <w:rFonts w:ascii="Consolas" w:hAnsi="Consolas" w:cs="Consolas"/>
                  <w:color w:val="800000"/>
                  <w:sz w:val="19"/>
                  <w:szCs w:val="19"/>
                  <w:rPrChange w:id="14238" w:author="Chen, Ivy (陳素貞 IEC1)" w:date="2015-01-12T13:45:00Z">
                    <w:rPr>
                      <w:rFonts w:ascii="Consolas" w:hAnsi="Consolas" w:cs="Consolas"/>
                      <w:color w:val="800000"/>
                      <w:sz w:val="19"/>
                      <w:szCs w:val="19"/>
                      <w:u w:val="single"/>
                    </w:rPr>
                  </w:rPrChange>
                </w:rPr>
                <w:t>Udt</w:t>
              </w:r>
            </w:ins>
          </w:p>
        </w:tc>
      </w:tr>
      <w:tr w:rsidR="00CF77F7" w:rsidRPr="002F02C9" w:rsidTr="0051634B">
        <w:trPr>
          <w:ins w:id="14239" w:author="Gao, Guan-Wei (高貫偉 ITC)" w:date="2012-08-24T18:49:00Z"/>
        </w:trPr>
        <w:tc>
          <w:tcPr>
            <w:tcW w:w="445" w:type="dxa"/>
            <w:tcPrChange w:id="14240" w:author="Gao, Guan-Wei (高貫偉 ITC)" w:date="2012-08-24T19:13:00Z">
              <w:tcPr>
                <w:tcW w:w="445" w:type="dxa"/>
              </w:tcPr>
            </w:tcPrChange>
          </w:tcPr>
          <w:p w:rsidR="00CF77F7" w:rsidRPr="002F02C9" w:rsidRDefault="00CF77F7" w:rsidP="00F02448">
            <w:pPr>
              <w:rPr>
                <w:ins w:id="14241" w:author="Gao, Guan-Wei (高貫偉 ITC)" w:date="2012-08-24T18:49:00Z"/>
                <w:rPrChange w:id="14242" w:author="Chen, Ivy (陳素貞 IEC1)" w:date="2015-01-12T13:45:00Z">
                  <w:rPr>
                    <w:ins w:id="14243" w:author="Gao, Guan-Wei (高貫偉 ITC)" w:date="2012-08-24T18:49:00Z"/>
                  </w:rPr>
                </w:rPrChange>
              </w:rPr>
            </w:pPr>
          </w:p>
        </w:tc>
        <w:tc>
          <w:tcPr>
            <w:tcW w:w="1310" w:type="dxa"/>
            <w:tcPrChange w:id="14244" w:author="Gao, Guan-Wei (高貫偉 ITC)" w:date="2012-08-24T19:13:00Z">
              <w:tcPr>
                <w:tcW w:w="1310" w:type="dxa"/>
              </w:tcPr>
            </w:tcPrChange>
          </w:tcPr>
          <w:p w:rsidR="00CF77F7" w:rsidRPr="002F02C9" w:rsidRDefault="00CF77F7" w:rsidP="00F02448">
            <w:pPr>
              <w:rPr>
                <w:ins w:id="14245" w:author="Gao, Guan-Wei (高貫偉 ITC)" w:date="2012-08-24T18:49:00Z"/>
                <w:rPrChange w:id="14246" w:author="Chen, Ivy (陳素貞 IEC1)" w:date="2015-01-12T13:45:00Z">
                  <w:rPr>
                    <w:ins w:id="14247" w:author="Gao, Guan-Wei (高貫偉 ITC)" w:date="2012-08-24T18:49:00Z"/>
                  </w:rPr>
                </w:rPrChange>
              </w:rPr>
            </w:pPr>
          </w:p>
        </w:tc>
        <w:tc>
          <w:tcPr>
            <w:tcW w:w="916" w:type="dxa"/>
            <w:tcPrChange w:id="14248" w:author="Gao, Guan-Wei (高貫偉 ITC)" w:date="2012-08-24T19:13:00Z">
              <w:tcPr>
                <w:tcW w:w="916" w:type="dxa"/>
              </w:tcPr>
            </w:tcPrChange>
          </w:tcPr>
          <w:p w:rsidR="00CF77F7" w:rsidRPr="002F02C9" w:rsidRDefault="00CF77F7" w:rsidP="00F02448">
            <w:pPr>
              <w:rPr>
                <w:ins w:id="14249" w:author="Gao, Guan-Wei (高貫偉 ITC)" w:date="2012-08-24T18:49:00Z"/>
                <w:rFonts w:ascii="SimSun" w:hAnsi="SimSun"/>
                <w:rPrChange w:id="14250" w:author="Chen, Ivy (陳素貞 IEC1)" w:date="2015-01-12T13:45:00Z">
                  <w:rPr>
                    <w:ins w:id="14251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947" w:type="dxa"/>
            <w:tcPrChange w:id="14252" w:author="Gao, Guan-Wei (高貫偉 ITC)" w:date="2012-08-24T19:13:00Z">
              <w:tcPr>
                <w:tcW w:w="677" w:type="dxa"/>
              </w:tcPr>
            </w:tcPrChange>
          </w:tcPr>
          <w:p w:rsidR="00CF77F7" w:rsidRPr="002F02C9" w:rsidRDefault="00CF77F7" w:rsidP="00F02448">
            <w:pPr>
              <w:rPr>
                <w:ins w:id="14253" w:author="Gao, Guan-Wei (高貫偉 ITC)" w:date="2012-08-24T18:49:00Z"/>
                <w:rPrChange w:id="14254" w:author="Chen, Ivy (陳素貞 IEC1)" w:date="2015-01-12T13:45:00Z">
                  <w:rPr>
                    <w:ins w:id="14255" w:author="Gao, Guan-Wei (高貫偉 ITC)" w:date="2012-08-24T18:49:00Z"/>
                  </w:rPr>
                </w:rPrChange>
              </w:rPr>
            </w:pPr>
          </w:p>
        </w:tc>
        <w:tc>
          <w:tcPr>
            <w:tcW w:w="1162" w:type="dxa"/>
            <w:tcPrChange w:id="14256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CF77F7" w:rsidRPr="002F02C9" w:rsidRDefault="00CF77F7" w:rsidP="00F02448">
            <w:pPr>
              <w:rPr>
                <w:ins w:id="14257" w:author="Gao, Guan-Wei (高貫偉 ITC)" w:date="2012-08-24T18:49:00Z"/>
                <w:rFonts w:ascii="SimSun" w:hAnsi="SimSun"/>
                <w:rPrChange w:id="14258" w:author="Chen, Ivy (陳素貞 IEC1)" w:date="2015-01-12T13:45:00Z">
                  <w:rPr>
                    <w:ins w:id="14259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680" w:type="dxa"/>
            <w:tcPrChange w:id="14260" w:author="Gao, Guan-Wei (高貫偉 ITC)" w:date="2012-08-24T19:13:00Z">
              <w:tcPr>
                <w:tcW w:w="680" w:type="dxa"/>
              </w:tcPr>
            </w:tcPrChange>
          </w:tcPr>
          <w:p w:rsidR="00CF77F7" w:rsidRPr="002F02C9" w:rsidRDefault="00CF77F7" w:rsidP="00F02448">
            <w:pPr>
              <w:rPr>
                <w:ins w:id="14261" w:author="Gao, Guan-Wei (高貫偉 ITC)" w:date="2012-08-24T18:49:00Z"/>
                <w:rPrChange w:id="14262" w:author="Chen, Ivy (陳素貞 IEC1)" w:date="2015-01-12T13:45:00Z">
                  <w:rPr>
                    <w:ins w:id="14263" w:author="Gao, Guan-Wei (高貫偉 ITC)" w:date="2012-08-24T18:49:00Z"/>
                  </w:rPr>
                </w:rPrChange>
              </w:rPr>
            </w:pPr>
          </w:p>
        </w:tc>
        <w:tc>
          <w:tcPr>
            <w:tcW w:w="2728" w:type="dxa"/>
            <w:tcPrChange w:id="14264" w:author="Gao, Guan-Wei (高貫偉 ITC)" w:date="2012-08-24T19:13:00Z">
              <w:tcPr>
                <w:tcW w:w="2728" w:type="dxa"/>
              </w:tcPr>
            </w:tcPrChange>
          </w:tcPr>
          <w:p w:rsidR="00CF77F7" w:rsidRPr="002F02C9" w:rsidRDefault="00CF77F7" w:rsidP="00F02448">
            <w:pPr>
              <w:ind w:left="100" w:hangingChars="50" w:hanging="100"/>
              <w:rPr>
                <w:ins w:id="14265" w:author="Gao, Guan-Wei (高貫偉 ITC)" w:date="2012-08-24T18:49:00Z"/>
                <w:rFonts w:ascii="SimSun" w:hAnsi="SimSun"/>
                <w:rPrChange w:id="14266" w:author="Chen, Ivy (陳素貞 IEC1)" w:date="2015-01-12T13:45:00Z">
                  <w:rPr>
                    <w:ins w:id="14267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  <w:tcPrChange w:id="14268" w:author="Gao, Guan-Wei (高貫偉 ITC)" w:date="2012-08-24T19:13:00Z">
              <w:tcPr>
                <w:tcW w:w="2629" w:type="dxa"/>
              </w:tcPr>
            </w:tcPrChange>
          </w:tcPr>
          <w:p w:rsidR="00CF77F7" w:rsidRPr="002F02C9" w:rsidRDefault="00CF77F7" w:rsidP="00F02448">
            <w:pPr>
              <w:rPr>
                <w:ins w:id="14269" w:author="Gao, Guan-Wei (高貫偉 ITC)" w:date="2012-08-24T18:49:00Z"/>
                <w:rPrChange w:id="14270" w:author="Chen, Ivy (陳素貞 IEC1)" w:date="2015-01-12T13:45:00Z">
                  <w:rPr>
                    <w:ins w:id="14271" w:author="Gao, Guan-Wei (高貫偉 ITC)" w:date="2012-08-24T18:49:00Z"/>
                  </w:rPr>
                </w:rPrChange>
              </w:rPr>
            </w:pPr>
          </w:p>
        </w:tc>
      </w:tr>
      <w:tr w:rsidR="00CF77F7" w:rsidRPr="002F02C9" w:rsidTr="0051634B">
        <w:trPr>
          <w:ins w:id="14272" w:author="Gao, Guan-Wei (高貫偉 ITC)" w:date="2012-08-24T18:49:00Z"/>
        </w:trPr>
        <w:tc>
          <w:tcPr>
            <w:tcW w:w="445" w:type="dxa"/>
            <w:tcPrChange w:id="14273" w:author="Gao, Guan-Wei (高貫偉 ITC)" w:date="2012-08-24T19:13:00Z">
              <w:tcPr>
                <w:tcW w:w="445" w:type="dxa"/>
              </w:tcPr>
            </w:tcPrChange>
          </w:tcPr>
          <w:p w:rsidR="00CF77F7" w:rsidRPr="002F02C9" w:rsidRDefault="00CF77F7" w:rsidP="00F02448">
            <w:pPr>
              <w:rPr>
                <w:ins w:id="14274" w:author="Gao, Guan-Wei (高貫偉 ITC)" w:date="2012-08-24T18:49:00Z"/>
                <w:rPrChange w:id="14275" w:author="Chen, Ivy (陳素貞 IEC1)" w:date="2015-01-12T13:45:00Z">
                  <w:rPr>
                    <w:ins w:id="14276" w:author="Gao, Guan-Wei (高貫偉 ITC)" w:date="2012-08-24T18:49:00Z"/>
                  </w:rPr>
                </w:rPrChange>
              </w:rPr>
            </w:pPr>
          </w:p>
        </w:tc>
        <w:tc>
          <w:tcPr>
            <w:tcW w:w="1310" w:type="dxa"/>
            <w:tcPrChange w:id="14277" w:author="Gao, Guan-Wei (高貫偉 ITC)" w:date="2012-08-24T19:13:00Z">
              <w:tcPr>
                <w:tcW w:w="1310" w:type="dxa"/>
              </w:tcPr>
            </w:tcPrChange>
          </w:tcPr>
          <w:p w:rsidR="00CF77F7" w:rsidRPr="002F02C9" w:rsidRDefault="00CF77F7" w:rsidP="00F02448">
            <w:pPr>
              <w:rPr>
                <w:ins w:id="14278" w:author="Gao, Guan-Wei (高貫偉 ITC)" w:date="2012-08-24T18:49:00Z"/>
                <w:rPrChange w:id="14279" w:author="Chen, Ivy (陳素貞 IEC1)" w:date="2015-01-12T13:45:00Z">
                  <w:rPr>
                    <w:ins w:id="14280" w:author="Gao, Guan-Wei (高貫偉 ITC)" w:date="2012-08-24T18:49:00Z"/>
                  </w:rPr>
                </w:rPrChange>
              </w:rPr>
            </w:pPr>
          </w:p>
        </w:tc>
        <w:tc>
          <w:tcPr>
            <w:tcW w:w="916" w:type="dxa"/>
            <w:tcPrChange w:id="14281" w:author="Gao, Guan-Wei (高貫偉 ITC)" w:date="2012-08-24T19:13:00Z">
              <w:tcPr>
                <w:tcW w:w="916" w:type="dxa"/>
              </w:tcPr>
            </w:tcPrChange>
          </w:tcPr>
          <w:p w:rsidR="00CF77F7" w:rsidRPr="002F02C9" w:rsidRDefault="00CF77F7" w:rsidP="00F02448">
            <w:pPr>
              <w:rPr>
                <w:ins w:id="14282" w:author="Gao, Guan-Wei (高貫偉 ITC)" w:date="2012-08-24T18:49:00Z"/>
                <w:rFonts w:ascii="SimSun" w:hAnsi="SimSun"/>
                <w:rPrChange w:id="14283" w:author="Chen, Ivy (陳素貞 IEC1)" w:date="2015-01-12T13:45:00Z">
                  <w:rPr>
                    <w:ins w:id="14284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947" w:type="dxa"/>
            <w:tcPrChange w:id="14285" w:author="Gao, Guan-Wei (高貫偉 ITC)" w:date="2012-08-24T19:13:00Z">
              <w:tcPr>
                <w:tcW w:w="677" w:type="dxa"/>
              </w:tcPr>
            </w:tcPrChange>
          </w:tcPr>
          <w:p w:rsidR="00CF77F7" w:rsidRPr="002F02C9" w:rsidRDefault="00CF77F7" w:rsidP="00F02448">
            <w:pPr>
              <w:rPr>
                <w:ins w:id="14286" w:author="Gao, Guan-Wei (高貫偉 ITC)" w:date="2012-08-24T18:49:00Z"/>
                <w:rPrChange w:id="14287" w:author="Chen, Ivy (陳素貞 IEC1)" w:date="2015-01-12T13:45:00Z">
                  <w:rPr>
                    <w:ins w:id="14288" w:author="Gao, Guan-Wei (高貫偉 ITC)" w:date="2012-08-24T18:49:00Z"/>
                  </w:rPr>
                </w:rPrChange>
              </w:rPr>
            </w:pPr>
          </w:p>
        </w:tc>
        <w:tc>
          <w:tcPr>
            <w:tcW w:w="1162" w:type="dxa"/>
            <w:tcPrChange w:id="14289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CF77F7" w:rsidRPr="002F02C9" w:rsidRDefault="00CF77F7" w:rsidP="00F02448">
            <w:pPr>
              <w:rPr>
                <w:ins w:id="14290" w:author="Gao, Guan-Wei (高貫偉 ITC)" w:date="2012-08-24T18:49:00Z"/>
                <w:rFonts w:ascii="SimSun" w:hAnsi="SimSun"/>
                <w:rPrChange w:id="14291" w:author="Chen, Ivy (陳素貞 IEC1)" w:date="2015-01-12T13:45:00Z">
                  <w:rPr>
                    <w:ins w:id="14292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680" w:type="dxa"/>
            <w:tcPrChange w:id="14293" w:author="Gao, Guan-Wei (高貫偉 ITC)" w:date="2012-08-24T19:13:00Z">
              <w:tcPr>
                <w:tcW w:w="680" w:type="dxa"/>
              </w:tcPr>
            </w:tcPrChange>
          </w:tcPr>
          <w:p w:rsidR="00CF77F7" w:rsidRPr="002F02C9" w:rsidRDefault="00CF77F7" w:rsidP="00F02448">
            <w:pPr>
              <w:rPr>
                <w:ins w:id="14294" w:author="Gao, Guan-Wei (高貫偉 ITC)" w:date="2012-08-24T18:49:00Z"/>
                <w:rPrChange w:id="14295" w:author="Chen, Ivy (陳素貞 IEC1)" w:date="2015-01-12T13:45:00Z">
                  <w:rPr>
                    <w:ins w:id="14296" w:author="Gao, Guan-Wei (高貫偉 ITC)" w:date="2012-08-24T18:49:00Z"/>
                  </w:rPr>
                </w:rPrChange>
              </w:rPr>
            </w:pPr>
          </w:p>
        </w:tc>
        <w:tc>
          <w:tcPr>
            <w:tcW w:w="2728" w:type="dxa"/>
            <w:tcPrChange w:id="14297" w:author="Gao, Guan-Wei (高貫偉 ITC)" w:date="2012-08-24T19:13:00Z">
              <w:tcPr>
                <w:tcW w:w="2728" w:type="dxa"/>
              </w:tcPr>
            </w:tcPrChange>
          </w:tcPr>
          <w:p w:rsidR="00CF77F7" w:rsidRPr="002F02C9" w:rsidRDefault="00CF77F7" w:rsidP="00F02448">
            <w:pPr>
              <w:ind w:left="100" w:hangingChars="50" w:hanging="100"/>
              <w:rPr>
                <w:ins w:id="14298" w:author="Gao, Guan-Wei (高貫偉 ITC)" w:date="2012-08-24T18:49:00Z"/>
                <w:rFonts w:ascii="SimSun" w:hAnsi="SimSun"/>
                <w:rPrChange w:id="14299" w:author="Chen, Ivy (陳素貞 IEC1)" w:date="2015-01-12T13:45:00Z">
                  <w:rPr>
                    <w:ins w:id="14300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  <w:tcPrChange w:id="14301" w:author="Gao, Guan-Wei (高貫偉 ITC)" w:date="2012-08-24T19:13:00Z">
              <w:tcPr>
                <w:tcW w:w="2629" w:type="dxa"/>
              </w:tcPr>
            </w:tcPrChange>
          </w:tcPr>
          <w:p w:rsidR="00CF77F7" w:rsidRPr="002F02C9" w:rsidRDefault="00CF77F7" w:rsidP="00F02448">
            <w:pPr>
              <w:rPr>
                <w:ins w:id="14302" w:author="Gao, Guan-Wei (高貫偉 ITC)" w:date="2012-08-24T18:49:00Z"/>
                <w:rPrChange w:id="14303" w:author="Chen, Ivy (陳素貞 IEC1)" w:date="2015-01-12T13:45:00Z">
                  <w:rPr>
                    <w:ins w:id="14304" w:author="Gao, Guan-Wei (高貫偉 ITC)" w:date="2012-08-24T18:49:00Z"/>
                  </w:rPr>
                </w:rPrChange>
              </w:rPr>
            </w:pPr>
          </w:p>
        </w:tc>
      </w:tr>
      <w:tr w:rsidR="00CF77F7" w:rsidRPr="002F02C9" w:rsidTr="0051634B">
        <w:trPr>
          <w:ins w:id="14305" w:author="Gao, Guan-Wei (高貫偉 ITC)" w:date="2012-08-24T18:49:00Z"/>
        </w:trPr>
        <w:tc>
          <w:tcPr>
            <w:tcW w:w="445" w:type="dxa"/>
            <w:tcPrChange w:id="14306" w:author="Gao, Guan-Wei (高貫偉 ITC)" w:date="2012-08-24T19:13:00Z">
              <w:tcPr>
                <w:tcW w:w="445" w:type="dxa"/>
              </w:tcPr>
            </w:tcPrChange>
          </w:tcPr>
          <w:p w:rsidR="00CF77F7" w:rsidRPr="002F02C9" w:rsidRDefault="00CF77F7" w:rsidP="00F02448">
            <w:pPr>
              <w:rPr>
                <w:ins w:id="14307" w:author="Gao, Guan-Wei (高貫偉 ITC)" w:date="2012-08-24T18:49:00Z"/>
                <w:rPrChange w:id="14308" w:author="Chen, Ivy (陳素貞 IEC1)" w:date="2015-01-12T13:45:00Z">
                  <w:rPr>
                    <w:ins w:id="14309" w:author="Gao, Guan-Wei (高貫偉 ITC)" w:date="2012-08-24T18:49:00Z"/>
                  </w:rPr>
                </w:rPrChange>
              </w:rPr>
            </w:pPr>
          </w:p>
        </w:tc>
        <w:tc>
          <w:tcPr>
            <w:tcW w:w="1310" w:type="dxa"/>
            <w:tcPrChange w:id="14310" w:author="Gao, Guan-Wei (高貫偉 ITC)" w:date="2012-08-24T19:13:00Z">
              <w:tcPr>
                <w:tcW w:w="1310" w:type="dxa"/>
              </w:tcPr>
            </w:tcPrChange>
          </w:tcPr>
          <w:p w:rsidR="00CF77F7" w:rsidRPr="002F02C9" w:rsidRDefault="00CF77F7" w:rsidP="00F02448">
            <w:pPr>
              <w:rPr>
                <w:ins w:id="14311" w:author="Gao, Guan-Wei (高貫偉 ITC)" w:date="2012-08-24T18:49:00Z"/>
                <w:rPrChange w:id="14312" w:author="Chen, Ivy (陳素貞 IEC1)" w:date="2015-01-12T13:45:00Z">
                  <w:rPr>
                    <w:ins w:id="14313" w:author="Gao, Guan-Wei (高貫偉 ITC)" w:date="2012-08-24T18:49:00Z"/>
                  </w:rPr>
                </w:rPrChange>
              </w:rPr>
            </w:pPr>
          </w:p>
        </w:tc>
        <w:tc>
          <w:tcPr>
            <w:tcW w:w="916" w:type="dxa"/>
            <w:tcPrChange w:id="14314" w:author="Gao, Guan-Wei (高貫偉 ITC)" w:date="2012-08-24T19:13:00Z">
              <w:tcPr>
                <w:tcW w:w="916" w:type="dxa"/>
              </w:tcPr>
            </w:tcPrChange>
          </w:tcPr>
          <w:p w:rsidR="00CF77F7" w:rsidRPr="002F02C9" w:rsidRDefault="00CF77F7" w:rsidP="00F02448">
            <w:pPr>
              <w:rPr>
                <w:ins w:id="14315" w:author="Gao, Guan-Wei (高貫偉 ITC)" w:date="2012-08-24T18:49:00Z"/>
                <w:rFonts w:ascii="SimSun" w:hAnsi="SimSun"/>
                <w:rPrChange w:id="14316" w:author="Chen, Ivy (陳素貞 IEC1)" w:date="2015-01-12T13:45:00Z">
                  <w:rPr>
                    <w:ins w:id="14317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947" w:type="dxa"/>
            <w:tcPrChange w:id="14318" w:author="Gao, Guan-Wei (高貫偉 ITC)" w:date="2012-08-24T19:13:00Z">
              <w:tcPr>
                <w:tcW w:w="677" w:type="dxa"/>
              </w:tcPr>
            </w:tcPrChange>
          </w:tcPr>
          <w:p w:rsidR="00CF77F7" w:rsidRPr="002F02C9" w:rsidRDefault="00CF77F7" w:rsidP="00F02448">
            <w:pPr>
              <w:rPr>
                <w:ins w:id="14319" w:author="Gao, Guan-Wei (高貫偉 ITC)" w:date="2012-08-24T18:49:00Z"/>
                <w:rPrChange w:id="14320" w:author="Chen, Ivy (陳素貞 IEC1)" w:date="2015-01-12T13:45:00Z">
                  <w:rPr>
                    <w:ins w:id="14321" w:author="Gao, Guan-Wei (高貫偉 ITC)" w:date="2012-08-24T18:49:00Z"/>
                  </w:rPr>
                </w:rPrChange>
              </w:rPr>
            </w:pPr>
          </w:p>
        </w:tc>
        <w:tc>
          <w:tcPr>
            <w:tcW w:w="1162" w:type="dxa"/>
            <w:tcPrChange w:id="14322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CF77F7" w:rsidRPr="002F02C9" w:rsidRDefault="00CF77F7" w:rsidP="00F02448">
            <w:pPr>
              <w:rPr>
                <w:ins w:id="14323" w:author="Gao, Guan-Wei (高貫偉 ITC)" w:date="2012-08-24T18:49:00Z"/>
                <w:rFonts w:ascii="SimSun" w:hAnsi="SimSun"/>
                <w:rPrChange w:id="14324" w:author="Chen, Ivy (陳素貞 IEC1)" w:date="2015-01-12T13:45:00Z">
                  <w:rPr>
                    <w:ins w:id="14325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680" w:type="dxa"/>
            <w:tcPrChange w:id="14326" w:author="Gao, Guan-Wei (高貫偉 ITC)" w:date="2012-08-24T19:13:00Z">
              <w:tcPr>
                <w:tcW w:w="680" w:type="dxa"/>
              </w:tcPr>
            </w:tcPrChange>
          </w:tcPr>
          <w:p w:rsidR="00CF77F7" w:rsidRPr="002F02C9" w:rsidRDefault="00CF77F7" w:rsidP="00F02448">
            <w:pPr>
              <w:rPr>
                <w:ins w:id="14327" w:author="Gao, Guan-Wei (高貫偉 ITC)" w:date="2012-08-24T18:49:00Z"/>
                <w:rPrChange w:id="14328" w:author="Chen, Ivy (陳素貞 IEC1)" w:date="2015-01-12T13:45:00Z">
                  <w:rPr>
                    <w:ins w:id="14329" w:author="Gao, Guan-Wei (高貫偉 ITC)" w:date="2012-08-24T18:49:00Z"/>
                  </w:rPr>
                </w:rPrChange>
              </w:rPr>
            </w:pPr>
          </w:p>
        </w:tc>
        <w:tc>
          <w:tcPr>
            <w:tcW w:w="2728" w:type="dxa"/>
            <w:tcPrChange w:id="14330" w:author="Gao, Guan-Wei (高貫偉 ITC)" w:date="2012-08-24T19:13:00Z">
              <w:tcPr>
                <w:tcW w:w="2728" w:type="dxa"/>
              </w:tcPr>
            </w:tcPrChange>
          </w:tcPr>
          <w:p w:rsidR="00CF77F7" w:rsidRPr="002F02C9" w:rsidRDefault="00CF77F7" w:rsidP="00F02448">
            <w:pPr>
              <w:ind w:left="100" w:hangingChars="50" w:hanging="100"/>
              <w:rPr>
                <w:ins w:id="14331" w:author="Gao, Guan-Wei (高貫偉 ITC)" w:date="2012-08-24T18:49:00Z"/>
                <w:rFonts w:ascii="SimSun" w:hAnsi="SimSun"/>
                <w:rPrChange w:id="14332" w:author="Chen, Ivy (陳素貞 IEC1)" w:date="2015-01-12T13:45:00Z">
                  <w:rPr>
                    <w:ins w:id="14333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  <w:tcPrChange w:id="14334" w:author="Gao, Guan-Wei (高貫偉 ITC)" w:date="2012-08-24T19:13:00Z">
              <w:tcPr>
                <w:tcW w:w="2629" w:type="dxa"/>
              </w:tcPr>
            </w:tcPrChange>
          </w:tcPr>
          <w:p w:rsidR="00CF77F7" w:rsidRPr="002F02C9" w:rsidRDefault="00CF77F7" w:rsidP="00F02448">
            <w:pPr>
              <w:rPr>
                <w:ins w:id="14335" w:author="Gao, Guan-Wei (高貫偉 ITC)" w:date="2012-08-24T18:49:00Z"/>
                <w:rPrChange w:id="14336" w:author="Chen, Ivy (陳素貞 IEC1)" w:date="2015-01-12T13:45:00Z">
                  <w:rPr>
                    <w:ins w:id="14337" w:author="Gao, Guan-Wei (高貫偉 ITC)" w:date="2012-08-24T18:49:00Z"/>
                  </w:rPr>
                </w:rPrChange>
              </w:rPr>
            </w:pPr>
          </w:p>
        </w:tc>
      </w:tr>
      <w:tr w:rsidR="00CF77F7" w:rsidRPr="002F02C9" w:rsidTr="0051634B">
        <w:trPr>
          <w:ins w:id="14338" w:author="Gao, Guan-Wei (高貫偉 ITC)" w:date="2012-08-24T18:49:00Z"/>
        </w:trPr>
        <w:tc>
          <w:tcPr>
            <w:tcW w:w="445" w:type="dxa"/>
            <w:tcPrChange w:id="14339" w:author="Gao, Guan-Wei (高貫偉 ITC)" w:date="2012-08-24T19:13:00Z">
              <w:tcPr>
                <w:tcW w:w="445" w:type="dxa"/>
              </w:tcPr>
            </w:tcPrChange>
          </w:tcPr>
          <w:p w:rsidR="00CF77F7" w:rsidRPr="002F02C9" w:rsidRDefault="00CF77F7" w:rsidP="00F02448">
            <w:pPr>
              <w:rPr>
                <w:ins w:id="14340" w:author="Gao, Guan-Wei (高貫偉 ITC)" w:date="2012-08-24T18:49:00Z"/>
                <w:rPrChange w:id="14341" w:author="Chen, Ivy (陳素貞 IEC1)" w:date="2015-01-12T13:45:00Z">
                  <w:rPr>
                    <w:ins w:id="14342" w:author="Gao, Guan-Wei (高貫偉 ITC)" w:date="2012-08-24T18:49:00Z"/>
                  </w:rPr>
                </w:rPrChange>
              </w:rPr>
            </w:pPr>
          </w:p>
        </w:tc>
        <w:tc>
          <w:tcPr>
            <w:tcW w:w="1310" w:type="dxa"/>
            <w:tcPrChange w:id="14343" w:author="Gao, Guan-Wei (高貫偉 ITC)" w:date="2012-08-24T19:13:00Z">
              <w:tcPr>
                <w:tcW w:w="1310" w:type="dxa"/>
              </w:tcPr>
            </w:tcPrChange>
          </w:tcPr>
          <w:p w:rsidR="00CF77F7" w:rsidRPr="002F02C9" w:rsidRDefault="00CF77F7" w:rsidP="00F02448">
            <w:pPr>
              <w:rPr>
                <w:ins w:id="14344" w:author="Gao, Guan-Wei (高貫偉 ITC)" w:date="2012-08-24T18:49:00Z"/>
                <w:rPrChange w:id="14345" w:author="Chen, Ivy (陳素貞 IEC1)" w:date="2015-01-12T13:45:00Z">
                  <w:rPr>
                    <w:ins w:id="14346" w:author="Gao, Guan-Wei (高貫偉 ITC)" w:date="2012-08-24T18:49:00Z"/>
                  </w:rPr>
                </w:rPrChange>
              </w:rPr>
            </w:pPr>
          </w:p>
        </w:tc>
        <w:tc>
          <w:tcPr>
            <w:tcW w:w="916" w:type="dxa"/>
            <w:tcPrChange w:id="14347" w:author="Gao, Guan-Wei (高貫偉 ITC)" w:date="2012-08-24T19:13:00Z">
              <w:tcPr>
                <w:tcW w:w="916" w:type="dxa"/>
              </w:tcPr>
            </w:tcPrChange>
          </w:tcPr>
          <w:p w:rsidR="00CF77F7" w:rsidRPr="002F02C9" w:rsidRDefault="00CF77F7" w:rsidP="00F02448">
            <w:pPr>
              <w:rPr>
                <w:ins w:id="14348" w:author="Gao, Guan-Wei (高貫偉 ITC)" w:date="2012-08-24T18:49:00Z"/>
                <w:rFonts w:ascii="SimSun" w:hAnsi="SimSun"/>
                <w:rPrChange w:id="14349" w:author="Chen, Ivy (陳素貞 IEC1)" w:date="2015-01-12T13:45:00Z">
                  <w:rPr>
                    <w:ins w:id="14350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947" w:type="dxa"/>
            <w:tcPrChange w:id="14351" w:author="Gao, Guan-Wei (高貫偉 ITC)" w:date="2012-08-24T19:13:00Z">
              <w:tcPr>
                <w:tcW w:w="677" w:type="dxa"/>
              </w:tcPr>
            </w:tcPrChange>
          </w:tcPr>
          <w:p w:rsidR="00CF77F7" w:rsidRPr="002F02C9" w:rsidRDefault="00CF77F7" w:rsidP="00F02448">
            <w:pPr>
              <w:rPr>
                <w:ins w:id="14352" w:author="Gao, Guan-Wei (高貫偉 ITC)" w:date="2012-08-24T18:49:00Z"/>
                <w:rPrChange w:id="14353" w:author="Chen, Ivy (陳素貞 IEC1)" w:date="2015-01-12T13:45:00Z">
                  <w:rPr>
                    <w:ins w:id="14354" w:author="Gao, Guan-Wei (高貫偉 ITC)" w:date="2012-08-24T18:49:00Z"/>
                  </w:rPr>
                </w:rPrChange>
              </w:rPr>
            </w:pPr>
          </w:p>
        </w:tc>
        <w:tc>
          <w:tcPr>
            <w:tcW w:w="1162" w:type="dxa"/>
            <w:tcPrChange w:id="14355" w:author="Gao, Guan-Wei (高貫偉 ITC)" w:date="2012-08-24T19:13:00Z">
              <w:tcPr>
                <w:tcW w:w="1432" w:type="dxa"/>
                <w:gridSpan w:val="2"/>
              </w:tcPr>
            </w:tcPrChange>
          </w:tcPr>
          <w:p w:rsidR="00CF77F7" w:rsidRPr="002F02C9" w:rsidRDefault="00CF77F7" w:rsidP="00F02448">
            <w:pPr>
              <w:rPr>
                <w:ins w:id="14356" w:author="Gao, Guan-Wei (高貫偉 ITC)" w:date="2012-08-24T18:49:00Z"/>
                <w:rFonts w:ascii="SimSun" w:hAnsi="SimSun"/>
                <w:rPrChange w:id="14357" w:author="Chen, Ivy (陳素貞 IEC1)" w:date="2015-01-12T13:45:00Z">
                  <w:rPr>
                    <w:ins w:id="14358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680" w:type="dxa"/>
            <w:tcPrChange w:id="14359" w:author="Gao, Guan-Wei (高貫偉 ITC)" w:date="2012-08-24T19:13:00Z">
              <w:tcPr>
                <w:tcW w:w="680" w:type="dxa"/>
              </w:tcPr>
            </w:tcPrChange>
          </w:tcPr>
          <w:p w:rsidR="00CF77F7" w:rsidRPr="002F02C9" w:rsidRDefault="00CF77F7" w:rsidP="00F02448">
            <w:pPr>
              <w:rPr>
                <w:ins w:id="14360" w:author="Gao, Guan-Wei (高貫偉 ITC)" w:date="2012-08-24T18:49:00Z"/>
                <w:rPrChange w:id="14361" w:author="Chen, Ivy (陳素貞 IEC1)" w:date="2015-01-12T13:45:00Z">
                  <w:rPr>
                    <w:ins w:id="14362" w:author="Gao, Guan-Wei (高貫偉 ITC)" w:date="2012-08-24T18:49:00Z"/>
                  </w:rPr>
                </w:rPrChange>
              </w:rPr>
            </w:pPr>
          </w:p>
        </w:tc>
        <w:tc>
          <w:tcPr>
            <w:tcW w:w="2728" w:type="dxa"/>
            <w:tcPrChange w:id="14363" w:author="Gao, Guan-Wei (高貫偉 ITC)" w:date="2012-08-24T19:13:00Z">
              <w:tcPr>
                <w:tcW w:w="2728" w:type="dxa"/>
              </w:tcPr>
            </w:tcPrChange>
          </w:tcPr>
          <w:p w:rsidR="00CF77F7" w:rsidRPr="002F02C9" w:rsidRDefault="00CF77F7" w:rsidP="00F02448">
            <w:pPr>
              <w:ind w:left="100" w:hangingChars="50" w:hanging="100"/>
              <w:rPr>
                <w:ins w:id="14364" w:author="Gao, Guan-Wei (高貫偉 ITC)" w:date="2012-08-24T18:49:00Z"/>
                <w:rFonts w:ascii="SimSun" w:hAnsi="SimSun"/>
                <w:rPrChange w:id="14365" w:author="Chen, Ivy (陳素貞 IEC1)" w:date="2015-01-12T13:45:00Z">
                  <w:rPr>
                    <w:ins w:id="14366" w:author="Gao, Guan-Wei (高貫偉 ITC)" w:date="2012-08-24T18:49:00Z"/>
                    <w:rFonts w:ascii="SimSun" w:hAnsi="SimSun"/>
                  </w:rPr>
                </w:rPrChange>
              </w:rPr>
            </w:pPr>
          </w:p>
        </w:tc>
        <w:tc>
          <w:tcPr>
            <w:tcW w:w="2629" w:type="dxa"/>
            <w:tcPrChange w:id="14367" w:author="Gao, Guan-Wei (高貫偉 ITC)" w:date="2012-08-24T19:13:00Z">
              <w:tcPr>
                <w:tcW w:w="2629" w:type="dxa"/>
              </w:tcPr>
            </w:tcPrChange>
          </w:tcPr>
          <w:p w:rsidR="00CF77F7" w:rsidRPr="002F02C9" w:rsidRDefault="00CF77F7" w:rsidP="00F02448">
            <w:pPr>
              <w:rPr>
                <w:ins w:id="14368" w:author="Gao, Guan-Wei (高貫偉 ITC)" w:date="2012-08-24T18:49:00Z"/>
                <w:rPrChange w:id="14369" w:author="Chen, Ivy (陳素貞 IEC1)" w:date="2015-01-12T13:45:00Z">
                  <w:rPr>
                    <w:ins w:id="14370" w:author="Gao, Guan-Wei (高貫偉 ITC)" w:date="2012-08-24T18:49:00Z"/>
                  </w:rPr>
                </w:rPrChange>
              </w:rPr>
            </w:pPr>
          </w:p>
        </w:tc>
      </w:tr>
    </w:tbl>
    <w:p w:rsidR="001509C9" w:rsidRPr="002F02C9" w:rsidRDefault="001509C9">
      <w:pPr>
        <w:rPr>
          <w:ins w:id="14371" w:author="Gao, Guan-Wei (高貫偉 ITC)" w:date="2012-06-28T14:06:00Z"/>
          <w:rPrChange w:id="14372" w:author="Chen, Ivy (陳素貞 IEC1)" w:date="2015-01-12T13:45:00Z">
            <w:rPr>
              <w:ins w:id="14373" w:author="Gao, Guan-Wei (高貫偉 ITC)" w:date="2012-06-28T14:06:00Z"/>
            </w:rPr>
          </w:rPrChange>
        </w:rPr>
      </w:pPr>
    </w:p>
    <w:p w:rsidR="001509C9" w:rsidRPr="002F02C9" w:rsidRDefault="001509C9">
      <w:pPr>
        <w:rPr>
          <w:ins w:id="14374" w:author="Gao, Guan-Wei (高貫偉 ITC)" w:date="2012-06-28T14:06:00Z"/>
          <w:rPrChange w:id="14375" w:author="Chen, Ivy (陳素貞 IEC1)" w:date="2015-01-12T13:45:00Z">
            <w:rPr>
              <w:ins w:id="14376" w:author="Gao, Guan-Wei (高貫偉 ITC)" w:date="2012-06-28T14:06:00Z"/>
            </w:rPr>
          </w:rPrChange>
        </w:rPr>
      </w:pPr>
    </w:p>
    <w:p w:rsidR="00B76D1B" w:rsidRPr="002F02C9" w:rsidRDefault="00152C15">
      <w:pPr>
        <w:pStyle w:val="3"/>
        <w:rPr>
          <w:ins w:id="14377" w:author="Gao, Guan-Wei (高貫偉 ITC)" w:date="2012-11-05T09:50:00Z"/>
          <w:rPrChange w:id="14378" w:author="Chen, Ivy (陳素貞 IEC1)" w:date="2015-01-12T13:45:00Z">
            <w:rPr>
              <w:ins w:id="14379" w:author="Gao, Guan-Wei (高貫偉 ITC)" w:date="2012-11-05T09:50:00Z"/>
            </w:rPr>
          </w:rPrChange>
        </w:rPr>
      </w:pPr>
      <w:bookmarkStart w:id="14380" w:name="_Toc408834688"/>
      <w:ins w:id="14381" w:author="Gao, Guan-Wei (高貫偉 ITC)" w:date="2012-11-05T09:50:00Z">
        <w:r w:rsidRPr="002F02C9">
          <w:rPr>
            <w:rPrChange w:id="1438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lastRenderedPageBreak/>
          <w:t>Win8 MBSPS Maintain</w:t>
        </w:r>
        <w:bookmarkEnd w:id="14380"/>
      </w:ins>
    </w:p>
    <w:p w:rsidR="00F5085F" w:rsidRPr="002F02C9" w:rsidRDefault="00152C15" w:rsidP="00F5085F">
      <w:pPr>
        <w:pStyle w:val="4"/>
        <w:rPr>
          <w:ins w:id="14383" w:author="Gao, Guan-Wei (高貫偉 ITC)" w:date="2012-11-05T09:50:00Z"/>
          <w:rPrChange w:id="14384" w:author="Chen, Ivy (陳素貞 IEC1)" w:date="2015-01-12T13:45:00Z">
            <w:rPr>
              <w:ins w:id="14385" w:author="Gao, Guan-Wei (高貫偉 ITC)" w:date="2012-11-05T09:50:00Z"/>
            </w:rPr>
          </w:rPrChange>
        </w:rPr>
      </w:pPr>
      <w:ins w:id="14386" w:author="Gao, Guan-Wei (高貫偉 ITC)" w:date="2012-11-05T09:50:00Z">
        <w:r w:rsidRPr="002F02C9">
          <w:rPr>
            <w:rFonts w:hint="eastAsia"/>
            <w:rPrChange w:id="14387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示意圖</w:t>
        </w:r>
      </w:ins>
    </w:p>
    <w:p w:rsidR="00F5085F" w:rsidRPr="002F02C9" w:rsidRDefault="00152C15" w:rsidP="00F5085F">
      <w:pPr>
        <w:jc w:val="center"/>
        <w:rPr>
          <w:ins w:id="14388" w:author="Gao, Guan-Wei (高貫偉 ITC)" w:date="2012-11-05T09:50:00Z"/>
          <w:rPrChange w:id="14389" w:author="Chen, Ivy (陳素貞 IEC1)" w:date="2015-01-12T13:45:00Z">
            <w:rPr>
              <w:ins w:id="14390" w:author="Gao, Guan-Wei (高貫偉 ITC)" w:date="2012-11-05T09:50:00Z"/>
            </w:rPr>
          </w:rPrChange>
        </w:rPr>
      </w:pPr>
      <w:ins w:id="14391" w:author="Gao, Guan-Wei (高貫偉 ITC)" w:date="2012-11-05T10:15:00Z">
        <w:r w:rsidRPr="002F02C9">
          <w:rPr>
            <w:noProof/>
            <w:rPrChange w:id="14392" w:author="Chen, Ivy (陳素貞 IEC1)" w:date="2015-01-12T13:45:00Z">
              <w:rPr>
                <w:noProof/>
              </w:rPr>
            </w:rPrChange>
          </w:rPr>
          <w:pict>
            <v:oval id="_x0000_s3956" style="position:absolute;left:0;text-align:left;margin-left:181.45pt;margin-top:158.65pt;width:174.05pt;height:33pt;z-index:251662848" fillcolor="yellow" strokecolor="red" strokeweight="1pt">
              <v:textbox style="mso-next-textbox:#_x0000_s3956" inset="0,0,0,0">
                <w:txbxContent>
                  <w:p w:rsidR="003B389F" w:rsidRPr="008721B4" w:rsidRDefault="003B389F" w:rsidP="00E22A78">
                    <w:pPr>
                      <w:jc w:val="center"/>
                      <w:rPr>
                        <w:b/>
                        <w:szCs w:val="20"/>
                      </w:rPr>
                    </w:pPr>
                    <w:del w:id="14393" w:author="Gao, Guan-Wei (高貫偉 ITC)" w:date="2012-11-05T10:16:00Z">
                      <w:r w:rsidDel="00E22A78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4394" w:author="Gao, Guan-Wei (高貫偉 ITC)" w:date="2012-11-05T10:16:00Z">
                      <w:r>
                        <w:rPr>
                          <w:rFonts w:hint="eastAsia"/>
                          <w:b/>
                          <w:szCs w:val="20"/>
                        </w:rPr>
                        <w:t>3</w:t>
                      </w:r>
                    </w:ins>
                  </w:p>
                </w:txbxContent>
              </v:textbox>
            </v:oval>
          </w:pict>
        </w:r>
      </w:ins>
      <w:ins w:id="14395" w:author="Gao, Guan-Wei (高貫偉 ITC)" w:date="2012-11-05T09:54:00Z">
        <w:r w:rsidRPr="002F02C9">
          <w:rPr>
            <w:noProof/>
            <w:rPrChange w:id="14396" w:author="Chen, Ivy (陳素貞 IEC1)" w:date="2015-01-12T13:45:00Z">
              <w:rPr>
                <w:noProof/>
              </w:rPr>
            </w:rPrChange>
          </w:rPr>
          <w:pict>
            <v:oval id="_x0000_s3955" style="position:absolute;left:0;text-align:left;margin-left:385.55pt;margin-top:44.45pt;width:19.45pt;height:17.25pt;z-index:251661824" fillcolor="yellow" strokecolor="red" strokeweight="1pt">
              <v:textbox style="mso-next-textbox:#_x0000_s3955;mso-fit-shape-to-text:t" inset="0,0,0,0">
                <w:txbxContent>
                  <w:p w:rsidR="003B389F" w:rsidRPr="008721B4" w:rsidRDefault="003B389F" w:rsidP="00F5085F">
                    <w:pPr>
                      <w:jc w:val="center"/>
                      <w:rPr>
                        <w:b/>
                        <w:szCs w:val="20"/>
                      </w:rPr>
                    </w:pPr>
                    <w:del w:id="14397" w:author="Gao, Guan-Wei (高貫偉 ITC)" w:date="2012-11-05T09:54:00Z">
                      <w:r w:rsidDel="00F5085F">
                        <w:rPr>
                          <w:rFonts w:hint="eastAsia"/>
                          <w:b/>
                          <w:szCs w:val="20"/>
                        </w:rPr>
                        <w:delText>8</w:delText>
                      </w:r>
                    </w:del>
                    <w:ins w:id="14398" w:author="Gao, Guan-Wei (高貫偉 ITC)" w:date="2012-11-05T10:17:00Z">
                      <w:r>
                        <w:rPr>
                          <w:rFonts w:hint="eastAsia"/>
                          <w:b/>
                          <w:szCs w:val="20"/>
                        </w:rPr>
                        <w:t>10</w:t>
                      </w:r>
                    </w:ins>
                  </w:p>
                </w:txbxContent>
              </v:textbox>
            </v:oval>
          </w:pict>
        </w:r>
      </w:ins>
      <w:ins w:id="14399" w:author="Gao, Guan-Wei (高貫偉 ITC)" w:date="2012-11-05T09:50:00Z">
        <w:r w:rsidRPr="002F02C9">
          <w:rPr>
            <w:noProof/>
            <w:rPrChange w:id="14400" w:author="Chen, Ivy (陳素貞 IEC1)" w:date="2015-01-12T13:45:00Z">
              <w:rPr>
                <w:noProof/>
              </w:rPr>
            </w:rPrChange>
          </w:rPr>
          <w:pict>
            <v:oval id="_x0000_s3950" style="position:absolute;left:0;text-align:left;margin-left:267.05pt;margin-top:44.45pt;width:19.45pt;height:17.25pt;z-index:251660800" fillcolor="yellow" strokecolor="red" strokeweight="1pt">
              <v:textbox style="mso-next-textbox:#_x0000_s3950;mso-fit-shape-to-text:t" inset="0,0,0,0">
                <w:txbxContent>
                  <w:p w:rsidR="003B389F" w:rsidRPr="008721B4" w:rsidRDefault="003B389F" w:rsidP="00F5085F">
                    <w:pPr>
                      <w:jc w:val="center"/>
                      <w:rPr>
                        <w:b/>
                        <w:szCs w:val="20"/>
                      </w:rPr>
                    </w:pPr>
                    <w:del w:id="14401" w:author="Gao, Guan-Wei (高貫偉 ITC)" w:date="2012-11-05T10:17:00Z">
                      <w:r w:rsidDel="003164AF">
                        <w:rPr>
                          <w:rFonts w:hint="eastAsia"/>
                          <w:b/>
                          <w:szCs w:val="20"/>
                        </w:rPr>
                        <w:delText>8</w:delText>
                      </w:r>
                    </w:del>
                    <w:ins w:id="14402" w:author="Gao, Guan-Wei (高貫偉 ITC)" w:date="2012-11-05T10:17:00Z">
                      <w:r>
                        <w:rPr>
                          <w:rFonts w:hint="eastAsia"/>
                          <w:b/>
                          <w:szCs w:val="20"/>
                        </w:rPr>
                        <w:t>9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4403" w:author="Chen, Ivy (陳素貞 IEC1)" w:date="2015-01-12T13:45:00Z">
              <w:rPr>
                <w:noProof/>
              </w:rPr>
            </w:rPrChange>
          </w:rPr>
          <w:pict>
            <v:oval id="_x0000_s3949" style="position:absolute;left:0;text-align:left;margin-left:493.55pt;margin-top:309.4pt;width:19.45pt;height:17.25pt;z-index:251659776" fillcolor="yellow" strokecolor="red" strokeweight="1pt">
              <v:textbox style="mso-next-textbox:#_x0000_s3949;mso-fit-shape-to-text:t" inset="0,0,0,0">
                <w:txbxContent>
                  <w:p w:rsidR="003B389F" w:rsidRPr="008721B4" w:rsidRDefault="003B389F" w:rsidP="00F5085F">
                    <w:pPr>
                      <w:jc w:val="center"/>
                      <w:rPr>
                        <w:b/>
                        <w:szCs w:val="20"/>
                      </w:rPr>
                    </w:pPr>
                    <w:del w:id="14404" w:author="Gao, Guan-Wei (高貫偉 ITC)" w:date="2012-11-05T10:16:00Z">
                      <w:r w:rsidDel="003164AF">
                        <w:rPr>
                          <w:rFonts w:hint="eastAsia"/>
                          <w:b/>
                          <w:szCs w:val="20"/>
                        </w:rPr>
                        <w:delText>7</w:delText>
                      </w:r>
                    </w:del>
                    <w:ins w:id="14405" w:author="Gao, Guan-Wei (高貫偉 ITC)" w:date="2012-11-08T09:17:00Z">
                      <w:r>
                        <w:rPr>
                          <w:rFonts w:hint="eastAsia"/>
                          <w:b/>
                          <w:szCs w:val="20"/>
                        </w:rPr>
                        <w:t>8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4406" w:author="Chen, Ivy (陳素貞 IEC1)" w:date="2015-01-12T13:45:00Z">
              <w:rPr>
                <w:noProof/>
              </w:rPr>
            </w:rPrChange>
          </w:rPr>
          <w:pict>
            <v:oval id="_x0000_s3948" style="position:absolute;left:0;text-align:left;margin-left:409.5pt;margin-top:309.4pt;width:19.45pt;height:17.25pt;z-index:251658752" fillcolor="yellow" strokecolor="red" strokeweight="1pt">
              <v:textbox style="mso-next-textbox:#_x0000_s3948;mso-fit-shape-to-text:t" inset="0,0,0,0">
                <w:txbxContent>
                  <w:p w:rsidR="003B389F" w:rsidRPr="008721B4" w:rsidRDefault="003B389F" w:rsidP="00F5085F">
                    <w:pPr>
                      <w:jc w:val="center"/>
                      <w:rPr>
                        <w:b/>
                        <w:szCs w:val="20"/>
                      </w:rPr>
                    </w:pPr>
                    <w:del w:id="14407" w:author="Gao, Guan-Wei (高貫偉 ITC)" w:date="2012-11-05T10:16:00Z">
                      <w:r w:rsidDel="003164AF">
                        <w:rPr>
                          <w:rFonts w:hint="eastAsia"/>
                          <w:b/>
                          <w:szCs w:val="20"/>
                        </w:rPr>
                        <w:delText>6</w:delText>
                      </w:r>
                    </w:del>
                    <w:ins w:id="14408" w:author="Gao, Guan-Wei (高貫偉 ITC)" w:date="2012-11-05T10:16:00Z">
                      <w:r>
                        <w:rPr>
                          <w:rFonts w:hint="eastAsia"/>
                          <w:b/>
                          <w:szCs w:val="20"/>
                        </w:rPr>
                        <w:t>7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4409" w:author="Chen, Ivy (陳素貞 IEC1)" w:date="2015-01-12T13:45:00Z">
              <w:rPr>
                <w:noProof/>
              </w:rPr>
            </w:rPrChange>
          </w:rPr>
          <w:pict>
            <v:oval id="_x0000_s3943" style="position:absolute;left:0;text-align:left;margin-left:282.05pt;margin-top:309.4pt;width:19.45pt;height:17.25pt;z-index:251653632" fillcolor="yellow" strokecolor="red" strokeweight="1pt">
              <v:textbox style="mso-next-textbox:#_x0000_s3943;mso-fit-shape-to-text:t" inset="0,0,0,0">
                <w:txbxContent>
                  <w:p w:rsidR="003B389F" w:rsidRPr="008721B4" w:rsidRDefault="003B389F" w:rsidP="00F5085F">
                    <w:pPr>
                      <w:jc w:val="center"/>
                      <w:rPr>
                        <w:b/>
                        <w:szCs w:val="20"/>
                      </w:rPr>
                    </w:pPr>
                    <w:del w:id="14410" w:author="Gao, Guan-Wei (高貫偉 ITC)" w:date="2012-11-05T10:16:00Z">
                      <w:r w:rsidDel="003164AF">
                        <w:rPr>
                          <w:rFonts w:hint="eastAsia"/>
                          <w:b/>
                          <w:szCs w:val="20"/>
                        </w:rPr>
                        <w:delText>5</w:delText>
                      </w:r>
                    </w:del>
                    <w:ins w:id="14411" w:author="Gao, Guan-Wei (高貫偉 ITC)" w:date="2012-11-05T10:16:00Z">
                      <w:r>
                        <w:rPr>
                          <w:rFonts w:hint="eastAsia"/>
                          <w:b/>
                          <w:szCs w:val="20"/>
                        </w:rPr>
                        <w:t>6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4412" w:author="Chen, Ivy (陳素貞 IEC1)" w:date="2015-01-12T13:45:00Z">
              <w:rPr>
                <w:noProof/>
              </w:rPr>
            </w:rPrChange>
          </w:rPr>
          <w:pict>
            <v:oval id="_x0000_s3946" style="position:absolute;left:0;text-align:left;margin-left:168.75pt;margin-top:309.4pt;width:19.45pt;height:17.25pt;z-index:251656704" fillcolor="yellow" strokecolor="red" strokeweight="1pt">
              <v:textbox style="mso-next-textbox:#_x0000_s3946;mso-fit-shape-to-text:t" inset="0,0,0,0">
                <w:txbxContent>
                  <w:p w:rsidR="003B389F" w:rsidRPr="008721B4" w:rsidRDefault="003B389F" w:rsidP="00F5085F">
                    <w:pPr>
                      <w:jc w:val="center"/>
                      <w:rPr>
                        <w:b/>
                        <w:szCs w:val="20"/>
                      </w:rPr>
                    </w:pPr>
                    <w:del w:id="14413" w:author="Gao, Guan-Wei (高貫偉 ITC)" w:date="2012-11-05T10:16:00Z">
                      <w:r w:rsidDel="003164AF">
                        <w:rPr>
                          <w:rFonts w:hint="eastAsia"/>
                          <w:b/>
                          <w:szCs w:val="20"/>
                        </w:rPr>
                        <w:delText>4</w:delText>
                      </w:r>
                    </w:del>
                    <w:ins w:id="14414" w:author="Gao, Guan-Wei (高貫偉 ITC)" w:date="2012-11-05T10:16:00Z">
                      <w:r>
                        <w:rPr>
                          <w:rFonts w:hint="eastAsia"/>
                          <w:b/>
                          <w:szCs w:val="20"/>
                        </w:rPr>
                        <w:t>5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4415" w:author="Chen, Ivy (陳素貞 IEC1)" w:date="2015-01-12T13:45:00Z">
              <w:rPr>
                <w:noProof/>
              </w:rPr>
            </w:rPrChange>
          </w:rPr>
          <w:pict>
            <v:oval id="_x0000_s3944" style="position:absolute;left:0;text-align:left;margin-left:75pt;margin-top:309.4pt;width:19.45pt;height:17.25pt;z-index:251654656" fillcolor="yellow" strokecolor="red" strokeweight="1pt">
              <v:textbox style="mso-next-textbox:#_x0000_s3944;mso-fit-shape-to-text:t" inset="0,0,0,0">
                <w:txbxContent>
                  <w:p w:rsidR="003B389F" w:rsidRPr="008721B4" w:rsidRDefault="003B389F" w:rsidP="00F5085F">
                    <w:pPr>
                      <w:jc w:val="center"/>
                      <w:rPr>
                        <w:b/>
                        <w:szCs w:val="20"/>
                      </w:rPr>
                    </w:pPr>
                    <w:del w:id="14416" w:author="Gao, Guan-Wei (高貫偉 ITC)" w:date="2012-11-05T10:16:00Z">
                      <w:r w:rsidDel="003164AF">
                        <w:rPr>
                          <w:rFonts w:hint="eastAsia"/>
                          <w:b/>
                          <w:szCs w:val="20"/>
                        </w:rPr>
                        <w:delText>3</w:delText>
                      </w:r>
                    </w:del>
                    <w:ins w:id="14417" w:author="Gao, Guan-Wei (高貫偉 ITC)" w:date="2012-11-05T10:16:00Z">
                      <w:r>
                        <w:rPr>
                          <w:rFonts w:hint="eastAsia"/>
                          <w:b/>
                          <w:szCs w:val="20"/>
                        </w:rPr>
                        <w:t>4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rPrChange w:id="14418" w:author="Chen, Ivy (陳素貞 IEC1)" w:date="2015-01-12T13:45:00Z">
              <w:rPr>
                <w:noProof/>
              </w:rPr>
            </w:rPrChange>
          </w:rPr>
          <w:pict>
            <v:oval id="_x0000_s3947" style="position:absolute;left:0;text-align:left;margin-left:444pt;margin-top:44.45pt;width:19.45pt;height:17.25pt;z-index:251657728" fillcolor="yellow" strokecolor="red" strokeweight="1pt">
              <v:textbox style="mso-next-textbox:#_x0000_s3947;mso-fit-shape-to-text:t" inset="0,0,0,0">
                <w:txbxContent>
                  <w:p w:rsidR="003B389F" w:rsidRPr="008721B4" w:rsidRDefault="003B389F" w:rsidP="00F5085F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2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14419" w:author="Chen, Ivy (陳素貞 IEC1)" w:date="2015-01-12T13:45:00Z">
              <w:rPr>
                <w:noProof/>
              </w:rPr>
            </w:rPrChange>
          </w:rPr>
          <w:pict>
            <v:oval id="_x0000_s3945" style="position:absolute;left:0;text-align:left;margin-left:138.75pt;margin-top:72.4pt;width:19.45pt;height:17.25pt;z-index:251655680" fillcolor="yellow" strokecolor="red" strokeweight="1pt">
              <v:textbox style="mso-next-textbox:#_x0000_s3945;mso-fit-shape-to-text:t" inset="0,0,0,0">
                <w:txbxContent>
                  <w:p w:rsidR="003B389F" w:rsidRPr="008721B4" w:rsidRDefault="003B389F" w:rsidP="00F5085F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1</w:t>
                    </w:r>
                  </w:p>
                </w:txbxContent>
              </v:textbox>
            </v:oval>
          </w:pict>
        </w:r>
        <w:r w:rsidRPr="002F02C9">
          <w:rPr>
            <w:rPrChange w:id="14420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</w:ins>
      <w:ins w:id="14421" w:author="Gao, Guan-Wei (高貫偉 ITC)" w:date="2012-11-05T09:52:00Z">
        <w:r w:rsidR="003B389F" w:rsidRPr="002F02C9">
          <w:rPr>
            <w:noProof/>
            <w:lang w:eastAsia="zh-TW"/>
            <w:rPrChange w:id="14422" w:author="Chen, Ivy (陳素貞 IEC1)" w:date="2015-01-12T13:45:00Z">
              <w:rPr>
                <w:rFonts w:ascii="Arial" w:hAnsi="Arial" w:cs="Arial"/>
                <w:b/>
                <w:bCs/>
                <w:noProof/>
                <w:color w:val="0000FF"/>
                <w:sz w:val="24"/>
                <w:szCs w:val="26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4121785"/>
              <wp:effectExtent l="19050" t="0" r="635" b="0"/>
              <wp:docPr id="15" name="图片 14" descr="Win8 MBSPS Maintai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Win8 MBSPS Maintain.jpg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4121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5085F" w:rsidRPr="002F02C9" w:rsidRDefault="00152C15" w:rsidP="00F5085F">
      <w:pPr>
        <w:pStyle w:val="ae"/>
        <w:jc w:val="center"/>
        <w:rPr>
          <w:ins w:id="14423" w:author="Gao, Guan-Wei (高貫偉 ITC)" w:date="2012-11-05T09:50:00Z"/>
          <w:rPrChange w:id="14424" w:author="Chen, Ivy (陳素貞 IEC1)" w:date="2015-01-12T13:45:00Z">
            <w:rPr>
              <w:ins w:id="14425" w:author="Gao, Guan-Wei (高貫偉 ITC)" w:date="2012-11-05T09:50:00Z"/>
            </w:rPr>
          </w:rPrChange>
        </w:rPr>
      </w:pPr>
      <w:ins w:id="14426" w:author="Gao, Guan-Wei (高貫偉 ITC)" w:date="2012-11-05T09:50:00Z">
        <w:r w:rsidRPr="002F02C9">
          <w:rPr>
            <w:rFonts w:hint="eastAsia"/>
            <w:rPrChange w:id="14427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圖</w:t>
        </w:r>
        <w:r w:rsidRPr="002F02C9">
          <w:rPr>
            <w:rPrChange w:id="1442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 xml:space="preserve"> </w:t>
        </w:r>
        <w:r w:rsidRPr="002F02C9">
          <w:rPr>
            <w:rPrChange w:id="14429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1443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STYLEREF 2 \s </w:instrText>
        </w:r>
        <w:r w:rsidRPr="002F02C9">
          <w:rPr>
            <w:rPrChange w:id="14431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14432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1.</w:t>
        </w:r>
        <w:r w:rsidRPr="002F02C9">
          <w:rPr>
            <w:rPrChange w:id="14433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  <w:ins w:id="14434" w:author="Gao, Guan-Wei (高貫偉 ITC)" w:date="2012-11-05T09:54:00Z">
        <w:r w:rsidRPr="002F02C9">
          <w:rPr>
            <w:rFonts w:eastAsiaTheme="minorEastAsia"/>
            <w:rPrChange w:id="14435" w:author="Chen, Ivy (陳素貞 IEC1)" w:date="2015-01-12T13:45:00Z">
              <w:rPr>
                <w:rFonts w:eastAsiaTheme="minorEastAsia" w:cs="Times New Roman"/>
                <w:color w:val="0000FF"/>
                <w:u w:val="single"/>
              </w:rPr>
            </w:rPrChange>
          </w:rPr>
          <w:t>11</w:t>
        </w:r>
      </w:ins>
      <w:ins w:id="14436" w:author="Gao, Guan-Wei (高貫偉 ITC)" w:date="2012-11-05T09:50:00Z">
        <w:r w:rsidRPr="002F02C9">
          <w:rPr>
            <w:rPrChange w:id="14437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noBreakHyphen/>
        </w:r>
        <w:r w:rsidRPr="002F02C9">
          <w:rPr>
            <w:rPrChange w:id="1443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14439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rPrChange w:id="14440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instrText>圖</w:instrText>
        </w:r>
        <w:r w:rsidRPr="002F02C9">
          <w:rPr>
            <w:rPrChange w:id="14441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\* ARABIC \s 2 </w:instrText>
        </w:r>
        <w:r w:rsidRPr="002F02C9">
          <w:rPr>
            <w:rPrChange w:id="1444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14443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</w:t>
        </w:r>
        <w:r w:rsidRPr="002F02C9">
          <w:rPr>
            <w:rPrChange w:id="14444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</w:p>
    <w:p w:rsidR="00F5085F" w:rsidRPr="002F02C9" w:rsidRDefault="00152C15" w:rsidP="00F5085F">
      <w:pPr>
        <w:pStyle w:val="4"/>
        <w:rPr>
          <w:ins w:id="14445" w:author="Gao, Guan-Wei (高貫偉 ITC)" w:date="2012-11-05T09:50:00Z"/>
          <w:rPrChange w:id="14446" w:author="Chen, Ivy (陳素貞 IEC1)" w:date="2015-01-12T13:45:00Z">
            <w:rPr>
              <w:ins w:id="14447" w:author="Gao, Guan-Wei (高貫偉 ITC)" w:date="2012-11-05T09:50:00Z"/>
            </w:rPr>
          </w:rPrChange>
        </w:rPr>
      </w:pPr>
      <w:ins w:id="14448" w:author="Gao, Guan-Wei (高貫偉 ITC)" w:date="2012-11-05T09:50:00Z">
        <w:r w:rsidRPr="002F02C9">
          <w:rPr>
            <w:rFonts w:hint="eastAsia"/>
            <w:rPrChange w:id="14449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界面說明</w:t>
        </w:r>
      </w:ins>
    </w:p>
    <w:p w:rsidR="00F5085F" w:rsidRPr="002F02C9" w:rsidRDefault="00152C15" w:rsidP="00F5085F">
      <w:pPr>
        <w:rPr>
          <w:ins w:id="14450" w:author="Gao, Guan-Wei (高貫偉 ITC)" w:date="2012-11-05T09:50:00Z"/>
          <w:rPrChange w:id="14451" w:author="Chen, Ivy (陳素貞 IEC1)" w:date="2015-01-12T13:45:00Z">
            <w:rPr>
              <w:ins w:id="14452" w:author="Gao, Guan-Wei (高貫偉 ITC)" w:date="2012-11-05T09:50:00Z"/>
            </w:rPr>
          </w:rPrChange>
        </w:rPr>
      </w:pPr>
      <w:ins w:id="14453" w:author="Gao, Guan-Wei (高貫偉 ITC)" w:date="2012-11-05T09:50:00Z">
        <w:r w:rsidRPr="002F02C9">
          <w:rPr>
            <w:rFonts w:hint="eastAsia"/>
            <w:rPrChange w:id="1445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14455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14456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界面名稱：</w:t>
        </w:r>
      </w:ins>
      <w:ins w:id="14457" w:author="Gao, Guan-Wei (高貫偉 ITC)" w:date="2012-11-05T09:55:00Z">
        <w:r w:rsidRPr="002F02C9">
          <w:rPr>
            <w:rPrChange w:id="14458" w:author="Chen, Ivy (陳素貞 IEC1)" w:date="2015-01-12T13:45:00Z">
              <w:rPr>
                <w:color w:val="0000FF"/>
                <w:u w:val="single"/>
              </w:rPr>
            </w:rPrChange>
          </w:rPr>
          <w:t>Win8 MBSPS Maintain</w:t>
        </w:r>
      </w:ins>
      <w:ins w:id="14459" w:author="Gao, Guan-Wei (高貫偉 ITC)" w:date="2012-11-05T09:50:00Z">
        <w:r w:rsidRPr="002F02C9">
          <w:rPr>
            <w:rFonts w:hint="eastAsia"/>
            <w:rPrChange w:id="1446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维护界面。</w:t>
        </w:r>
      </w:ins>
    </w:p>
    <w:p w:rsidR="00F5085F" w:rsidRPr="002F02C9" w:rsidRDefault="00152C15" w:rsidP="00F5085F">
      <w:pPr>
        <w:jc w:val="both"/>
        <w:rPr>
          <w:ins w:id="14461" w:author="Gao, Guan-Wei (高貫偉 ITC)" w:date="2012-11-05T09:50:00Z"/>
          <w:rPrChange w:id="14462" w:author="Chen, Ivy (陳素貞 IEC1)" w:date="2015-01-12T13:45:00Z">
            <w:rPr>
              <w:ins w:id="14463" w:author="Gao, Guan-Wei (高貫偉 ITC)" w:date="2012-11-05T09:50:00Z"/>
            </w:rPr>
          </w:rPrChange>
        </w:rPr>
      </w:pPr>
      <w:ins w:id="14464" w:author="Gao, Guan-Wei (高貫偉 ITC)" w:date="2012-11-05T09:50:00Z">
        <w:r w:rsidRPr="002F02C9">
          <w:rPr>
            <w:rFonts w:hint="eastAsia"/>
            <w:rPrChange w:id="1446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14466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14467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概述：</w:t>
        </w:r>
        <w:r w:rsidRPr="002F02C9">
          <w:rPr>
            <w:rFonts w:eastAsia="新細明體" w:hint="eastAsia"/>
            <w:rPrChange w:id="14468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使用此界面來</w:t>
        </w:r>
        <w:r w:rsidRPr="002F02C9">
          <w:rPr>
            <w:rFonts w:ascii="SimSun" w:hAnsi="SimSun" w:hint="eastAsia"/>
            <w:rPrChange w:id="14469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维护</w:t>
        </w:r>
      </w:ins>
      <w:ins w:id="14470" w:author="Gao, Guan-Wei (高貫偉 ITC)" w:date="2012-11-05T09:55:00Z">
        <w:r w:rsidRPr="002F02C9">
          <w:rPr>
            <w:rPrChange w:id="14471" w:author="Chen, Ivy (陳素貞 IEC1)" w:date="2015-01-12T13:45:00Z">
              <w:rPr>
                <w:color w:val="0000FF"/>
                <w:u w:val="single"/>
              </w:rPr>
            </w:rPrChange>
          </w:rPr>
          <w:t>Win8 MBSPS Maintain</w:t>
        </w:r>
      </w:ins>
      <w:ins w:id="14472" w:author="Gao, Guan-Wei (高貫偉 ITC)" w:date="2012-11-05T09:50:00Z">
        <w:r w:rsidRPr="002F02C9">
          <w:rPr>
            <w:rFonts w:hint="eastAsia"/>
            <w:rPrChange w:id="1447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 w:hint="eastAsia"/>
            <w:rPrChange w:id="14474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资料</w:t>
        </w:r>
        <w:r w:rsidRPr="002F02C9">
          <w:rPr>
            <w:rFonts w:hint="eastAsia"/>
            <w:rPrChange w:id="1447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F5085F" w:rsidRPr="002F02C9" w:rsidRDefault="00152C15" w:rsidP="00F5085F">
      <w:pPr>
        <w:rPr>
          <w:ins w:id="14476" w:author="Gao, Guan-Wei (高貫偉 ITC)" w:date="2012-11-05T09:50:00Z"/>
          <w:lang w:eastAsia="zh-TW"/>
          <w:rPrChange w:id="14477" w:author="Chen, Ivy (陳素貞 IEC1)" w:date="2015-01-12T13:45:00Z">
            <w:rPr>
              <w:ins w:id="14478" w:author="Gao, Guan-Wei (高貫偉 ITC)" w:date="2012-11-05T09:50:00Z"/>
              <w:lang w:eastAsia="zh-TW"/>
            </w:rPr>
          </w:rPrChange>
        </w:rPr>
      </w:pPr>
      <w:ins w:id="14479" w:author="Gao, Guan-Wei (高貫偉 ITC)" w:date="2012-11-05T09:50:00Z">
        <w:r w:rsidRPr="002F02C9">
          <w:rPr>
            <w:rFonts w:hint="eastAsia"/>
            <w:lang w:eastAsia="zh-TW"/>
            <w:rPrChange w:id="14480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●</w:t>
        </w:r>
        <w:r w:rsidRPr="002F02C9">
          <w:rPr>
            <w:lang w:eastAsia="zh-TW"/>
            <w:rPrChange w:id="14481" w:author="Chen, Ivy (陳素貞 IEC1)" w:date="2015-01-12T13:45:00Z">
              <w:rPr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hint="eastAsia"/>
            <w:lang w:eastAsia="zh-TW"/>
            <w:rPrChange w:id="14482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lang w:eastAsia="zh-TW"/>
            <w:rPrChange w:id="14483" w:author="Chen, Ivy (陳素貞 IEC1)" w:date="2015-01-12T13:45:00Z">
              <w:rPr>
                <w:rFonts w:eastAsia="新細明體"/>
                <w:color w:val="0000FF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lang w:eastAsia="zh-TW"/>
            <w:rPrChange w:id="14484" w:author="Chen, Ivy (陳素貞 IEC1)" w:date="2015-01-12T13:45:00Z">
              <w:rPr>
                <w:rFonts w:eastAsia="新細明體" w:hint="eastAsia"/>
                <w:color w:val="0000FF"/>
                <w:u w:val="single"/>
                <w:lang w:eastAsia="zh-TW"/>
              </w:rPr>
            </w:rPrChange>
          </w:rPr>
          <w:t>界面</w:t>
        </w:r>
        <w:r w:rsidRPr="002F02C9">
          <w:rPr>
            <w:rFonts w:ascii="SimSun" w:hAnsi="SimSun" w:hint="eastAsia"/>
            <w:lang w:eastAsia="zh-TW"/>
            <w:rPrChange w:id="14485" w:author="Chen, Ivy (陳素貞 IEC1)" w:date="2015-01-12T13:45:00Z">
              <w:rPr>
                <w:rFonts w:ascii="SimSun" w:hAnsi="SimSun" w:hint="eastAsia"/>
                <w:color w:val="0000FF"/>
                <w:u w:val="single"/>
                <w:lang w:eastAsia="zh-TW"/>
              </w:rPr>
            </w:rPrChange>
          </w:rPr>
          <w:t>，不固定尺寸</w:t>
        </w:r>
        <w:r w:rsidRPr="002F02C9">
          <w:rPr>
            <w:rFonts w:hint="eastAsia"/>
            <w:lang w:eastAsia="zh-TW"/>
            <w:rPrChange w:id="14486" w:author="Chen, Ivy (陳素貞 IEC1)" w:date="2015-01-12T13:45:00Z">
              <w:rPr>
                <w:rFonts w:hint="eastAsia"/>
                <w:color w:val="0000FF"/>
                <w:u w:val="single"/>
                <w:lang w:eastAsia="zh-TW"/>
              </w:rPr>
            </w:rPrChange>
          </w:rPr>
          <w:t>。</w:t>
        </w:r>
      </w:ins>
    </w:p>
    <w:p w:rsidR="00F5085F" w:rsidRPr="002F02C9" w:rsidRDefault="00152C15" w:rsidP="00F5085F">
      <w:pPr>
        <w:rPr>
          <w:ins w:id="14487" w:author="Gao, Guan-Wei (高貫偉 ITC)" w:date="2012-11-05T09:50:00Z"/>
          <w:rPrChange w:id="14488" w:author="Chen, Ivy (陳素貞 IEC1)" w:date="2015-01-12T13:45:00Z">
            <w:rPr>
              <w:ins w:id="14489" w:author="Gao, Guan-Wei (高貫偉 ITC)" w:date="2012-11-05T09:50:00Z"/>
            </w:rPr>
          </w:rPrChange>
        </w:rPr>
      </w:pPr>
      <w:ins w:id="14490" w:author="Gao, Guan-Wei (高貫偉 ITC)" w:date="2012-11-05T09:50:00Z">
        <w:r w:rsidRPr="002F02C9">
          <w:rPr>
            <w:rFonts w:hint="eastAsia"/>
            <w:rPrChange w:id="14491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14492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14493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進入途徑：</w:t>
        </w:r>
        <w:r w:rsidRPr="002F02C9">
          <w:rPr>
            <w:rFonts w:eastAsia="新細明體" w:hint="eastAsia"/>
            <w:rPrChange w:id="14494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在</w:t>
        </w:r>
        <w:r w:rsidRPr="002F02C9">
          <w:rPr>
            <w:rFonts w:ascii="SimSun" w:hAnsi="SimSun"/>
            <w:rPrChange w:id="14495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iMES</w:t>
        </w:r>
        <w:r w:rsidRPr="002F02C9">
          <w:rPr>
            <w:rFonts w:ascii="SimSun" w:hAnsi="SimSun" w:hint="eastAsia"/>
            <w:rPrChange w:id="14496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框架</w:t>
        </w:r>
        <w:r w:rsidRPr="002F02C9">
          <w:rPr>
            <w:rFonts w:ascii="SimSun" w:hAnsi="SimSun"/>
            <w:rPrChange w:id="14497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Function Tree</w:t>
        </w:r>
        <w:r w:rsidRPr="002F02C9">
          <w:rPr>
            <w:rFonts w:ascii="SimSun" w:hAnsi="SimSun" w:hint="eastAsia"/>
            <w:rPrChange w:id="14498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的</w:t>
        </w:r>
        <w:r w:rsidRPr="002F02C9">
          <w:rPr>
            <w:rFonts w:ascii="SimSun" w:hAnsi="SimSun"/>
            <w:rPrChange w:id="14499" w:author="Chen, Ivy (陳素貞 IEC1)" w:date="2015-01-12T13:45:00Z">
              <w:rPr>
                <w:rFonts w:ascii="SimSun" w:hAnsi="SimSun"/>
                <w:color w:val="0000FF"/>
                <w:u w:val="single"/>
              </w:rPr>
            </w:rPrChange>
          </w:rPr>
          <w:t>Maintain</w:t>
        </w:r>
        <w:r w:rsidRPr="002F02C9">
          <w:rPr>
            <w:rFonts w:ascii="SimSun" w:hAnsi="SimSun" w:hint="eastAsia"/>
            <w:rPrChange w:id="14500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节点下点击“</w:t>
        </w:r>
      </w:ins>
      <w:ins w:id="14501" w:author="Gao, Guan-Wei (高貫偉 ITC)" w:date="2012-11-05T09:55:00Z">
        <w:r w:rsidRPr="002F02C9">
          <w:rPr>
            <w:rPrChange w:id="14502" w:author="Chen, Ivy (陳素貞 IEC1)" w:date="2015-01-12T13:45:00Z">
              <w:rPr>
                <w:color w:val="0000FF"/>
                <w:u w:val="single"/>
              </w:rPr>
            </w:rPrChange>
          </w:rPr>
          <w:t>Win8 MBSPS Maintain</w:t>
        </w:r>
      </w:ins>
      <w:ins w:id="14503" w:author="Gao, Guan-Wei (高貫偉 ITC)" w:date="2012-11-05T09:50:00Z">
        <w:r w:rsidRPr="002F02C9">
          <w:rPr>
            <w:rFonts w:ascii="SimSun" w:hAnsi="SimSun" w:hint="eastAsia"/>
            <w:rPrChange w:id="14504" w:author="Chen, Ivy (陳素貞 IEC1)" w:date="2015-01-12T13:45:00Z">
              <w:rPr>
                <w:rFonts w:ascii="SimSun" w:hAnsi="SimSun" w:hint="eastAsia"/>
                <w:color w:val="0000FF"/>
                <w:u w:val="single"/>
              </w:rPr>
            </w:rPrChange>
          </w:rPr>
          <w:t>”节点后进入</w:t>
        </w:r>
        <w:r w:rsidRPr="002F02C9">
          <w:rPr>
            <w:rFonts w:hint="eastAsia"/>
            <w:rPrChange w:id="14505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。</w:t>
        </w:r>
      </w:ins>
    </w:p>
    <w:p w:rsidR="00F5085F" w:rsidRPr="002F02C9" w:rsidRDefault="00152C15" w:rsidP="00F5085F">
      <w:pPr>
        <w:rPr>
          <w:ins w:id="14506" w:author="Gao, Guan-Wei (高貫偉 ITC)" w:date="2012-11-05T09:50:00Z"/>
          <w:rPrChange w:id="14507" w:author="Chen, Ivy (陳素貞 IEC1)" w:date="2015-01-12T13:45:00Z">
            <w:rPr>
              <w:ins w:id="14508" w:author="Gao, Guan-Wei (高貫偉 ITC)" w:date="2012-11-05T09:50:00Z"/>
            </w:rPr>
          </w:rPrChange>
        </w:rPr>
      </w:pPr>
      <w:ins w:id="14509" w:author="Gao, Guan-Wei (高貫偉 ITC)" w:date="2012-11-05T09:50:00Z">
        <w:r w:rsidRPr="002F02C9">
          <w:rPr>
            <w:rFonts w:hint="eastAsia"/>
            <w:rPrChange w:id="1451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14511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hint="eastAsia"/>
            <w:rPrChange w:id="1451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用例：</w:t>
        </w:r>
      </w:ins>
    </w:p>
    <w:p w:rsidR="00F5085F" w:rsidRPr="002F02C9" w:rsidRDefault="00152C15" w:rsidP="00F5085F">
      <w:pPr>
        <w:rPr>
          <w:ins w:id="14513" w:author="Gao, Guan-Wei (高貫偉 ITC)" w:date="2012-11-05T09:50:00Z"/>
          <w:rFonts w:eastAsiaTheme="minorEastAsia"/>
          <w:rPrChange w:id="14514" w:author="Chen, Ivy (陳素貞 IEC1)" w:date="2015-01-12T13:45:00Z">
            <w:rPr>
              <w:ins w:id="14515" w:author="Gao, Guan-Wei (高貫偉 ITC)" w:date="2012-11-05T09:50:00Z"/>
              <w:rFonts w:eastAsiaTheme="minorEastAsia"/>
            </w:rPr>
          </w:rPrChange>
        </w:rPr>
      </w:pPr>
      <w:ins w:id="14516" w:author="Gao, Guan-Wei (高貫偉 ITC)" w:date="2012-11-05T09:50:00Z">
        <w:r w:rsidRPr="002F02C9">
          <w:rPr>
            <w:rFonts w:hint="eastAsia"/>
            <w:rPrChange w:id="14517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</w:t>
        </w:r>
        <w:r w:rsidRPr="002F02C9">
          <w:rPr>
            <w:rPrChange w:id="14518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  <w:r w:rsidRPr="002F02C9">
          <w:rPr>
            <w:rFonts w:eastAsia="新細明體" w:hint="eastAsia"/>
            <w:rPrChange w:id="14519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特殊考量：此界面</w:t>
        </w:r>
        <w:r w:rsidRPr="002F02C9">
          <w:rPr>
            <w:rFonts w:hint="eastAsia"/>
            <w:rPrChange w:id="1452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仅能够维护</w:t>
        </w:r>
      </w:ins>
      <w:ins w:id="14521" w:author="Gao, Guan-Wei (高貫偉 ITC)" w:date="2012-11-05T09:55:00Z">
        <w:r w:rsidRPr="002F02C9">
          <w:rPr>
            <w:rPrChange w:id="14522" w:author="Chen, Ivy (陳素貞 IEC1)" w:date="2015-01-12T13:45:00Z">
              <w:rPr>
                <w:color w:val="0000FF"/>
                <w:u w:val="single"/>
              </w:rPr>
            </w:rPrChange>
          </w:rPr>
          <w:t>Win8 MBSPS Maintain</w:t>
        </w:r>
      </w:ins>
      <w:ins w:id="14523" w:author="Gao, Guan-Wei (高貫偉 ITC)" w:date="2012-11-05T09:50:00Z">
        <w:r w:rsidRPr="002F02C9">
          <w:rPr>
            <w:rFonts w:hint="eastAsia"/>
            <w:rPrChange w:id="14524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的人</w:t>
        </w:r>
        <w:r w:rsidRPr="002F02C9">
          <w:rPr>
            <w:rFonts w:eastAsia="新細明體" w:hint="eastAsia"/>
            <w:rPrChange w:id="14525" w:author="Chen, Ivy (陳素貞 IEC1)" w:date="2015-01-12T13:45:00Z">
              <w:rPr>
                <w:rFonts w:eastAsia="新細明體" w:hint="eastAsia"/>
                <w:color w:val="0000FF"/>
                <w:u w:val="single"/>
              </w:rPr>
            </w:rPrChange>
          </w:rPr>
          <w:t>有權限進來</w:t>
        </w:r>
      </w:ins>
    </w:p>
    <w:p w:rsidR="00F5085F" w:rsidRPr="002F02C9" w:rsidRDefault="00152C15" w:rsidP="00F5085F">
      <w:pPr>
        <w:rPr>
          <w:ins w:id="14526" w:author="Gao, Guan-Wei (高貫偉 ITC)" w:date="2012-11-05T09:58:00Z"/>
          <w:rFonts w:ascii="Courier New" w:hAnsi="Courier New" w:cs="Courier New"/>
          <w:noProof/>
          <w:szCs w:val="20"/>
          <w:rPrChange w:id="14527" w:author="Chen, Ivy (陳素貞 IEC1)" w:date="2015-01-12T13:45:00Z">
            <w:rPr>
              <w:ins w:id="14528" w:author="Gao, Guan-Wei (高貫偉 ITC)" w:date="2012-11-05T09:58:00Z"/>
              <w:rFonts w:ascii="Courier New" w:hAnsi="Courier New" w:cs="Courier New"/>
              <w:noProof/>
              <w:szCs w:val="20"/>
            </w:rPr>
          </w:rPrChange>
        </w:rPr>
      </w:pPr>
      <w:ins w:id="14529" w:author="Gao, Guan-Wei (高貫偉 ITC)" w:date="2012-11-05T09:50:00Z">
        <w:r w:rsidRPr="002F02C9">
          <w:rPr>
            <w:rFonts w:hint="eastAsia"/>
            <w:rPrChange w:id="14530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●对应数据表：</w:t>
        </w:r>
      </w:ins>
      <w:ins w:id="14531" w:author="Gao, Guan-Wei (高貫偉 ITC)" w:date="2012-11-05T09:58:00Z">
        <w:r w:rsidRPr="002F02C9">
          <w:rPr>
            <w:rFonts w:ascii="Courier New" w:hAnsi="Courier New" w:cs="Courier New"/>
            <w:noProof/>
            <w:szCs w:val="20"/>
            <w:rPrChange w:id="14532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W8MBSPS</w:t>
        </w:r>
      </w:ins>
    </w:p>
    <w:p w:rsidR="001020F2" w:rsidRPr="002F02C9" w:rsidRDefault="00152C15" w:rsidP="001020F2">
      <w:pPr>
        <w:autoSpaceDE w:val="0"/>
        <w:autoSpaceDN w:val="0"/>
        <w:adjustRightInd w:val="0"/>
        <w:rPr>
          <w:ins w:id="14533" w:author="Gao, Guan-Wei (高貫偉 ITC)" w:date="2012-11-05T10:06:00Z"/>
          <w:rFonts w:ascii="Courier New" w:hAnsi="Courier New" w:cs="Courier New"/>
          <w:noProof/>
          <w:color w:val="808080"/>
          <w:szCs w:val="20"/>
          <w:rPrChange w:id="14534" w:author="Chen, Ivy (陳素貞 IEC1)" w:date="2015-01-12T13:45:00Z">
            <w:rPr>
              <w:ins w:id="14535" w:author="Gao, Guan-Wei (高貫偉 ITC)" w:date="2012-11-05T10:06:00Z"/>
              <w:rFonts w:ascii="Courier New" w:hAnsi="Courier New" w:cs="Courier New"/>
              <w:noProof/>
              <w:color w:val="808080"/>
              <w:szCs w:val="20"/>
            </w:rPr>
          </w:rPrChange>
        </w:rPr>
      </w:pPr>
      <w:ins w:id="14536" w:author="Gao, Guan-Wei (高貫偉 ITC)" w:date="2012-11-05T10:06:00Z">
        <w:r w:rsidRPr="002F02C9">
          <w:rPr>
            <w:rFonts w:ascii="Courier New" w:hAnsi="Courier New" w:cs="Courier New"/>
            <w:noProof/>
            <w:color w:val="0000FF"/>
            <w:szCs w:val="20"/>
            <w:rPrChange w:id="1453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CREATE</w:t>
        </w:r>
        <w:r w:rsidRPr="002F02C9">
          <w:rPr>
            <w:rFonts w:ascii="Courier New" w:hAnsi="Courier New" w:cs="Courier New"/>
            <w:noProof/>
            <w:szCs w:val="20"/>
            <w:rPrChange w:id="14538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53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TABLE</w:t>
        </w:r>
        <w:r w:rsidRPr="002F02C9">
          <w:rPr>
            <w:rFonts w:ascii="Courier New" w:hAnsi="Courier New" w:cs="Courier New"/>
            <w:noProof/>
            <w:szCs w:val="20"/>
            <w:rPrChange w:id="14540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W8MBSPS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41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(</w:t>
        </w:r>
      </w:ins>
    </w:p>
    <w:p w:rsidR="001020F2" w:rsidRPr="002F02C9" w:rsidRDefault="00152C15" w:rsidP="001020F2">
      <w:pPr>
        <w:autoSpaceDE w:val="0"/>
        <w:autoSpaceDN w:val="0"/>
        <w:adjustRightInd w:val="0"/>
        <w:rPr>
          <w:ins w:id="14542" w:author="Gao, Guan-Wei (高貫偉 ITC)" w:date="2012-11-05T10:06:00Z"/>
          <w:rFonts w:ascii="Courier New" w:hAnsi="Courier New" w:cs="Courier New"/>
          <w:noProof/>
          <w:color w:val="808080"/>
          <w:szCs w:val="20"/>
          <w:rPrChange w:id="14543" w:author="Chen, Ivy (陳素貞 IEC1)" w:date="2015-01-12T13:45:00Z">
            <w:rPr>
              <w:ins w:id="14544" w:author="Gao, Guan-Wei (高貫偉 ITC)" w:date="2012-11-05T10:06:00Z"/>
              <w:rFonts w:ascii="Courier New" w:hAnsi="Courier New" w:cs="Courier New"/>
              <w:noProof/>
              <w:color w:val="808080"/>
              <w:szCs w:val="20"/>
            </w:rPr>
          </w:rPrChange>
        </w:rPr>
      </w:pPr>
      <w:ins w:id="14545" w:author="Gao, Guan-Wei (高貫偉 ITC)" w:date="2012-11-05T10:06:00Z">
        <w:r w:rsidRPr="002F02C9">
          <w:rPr>
            <w:rFonts w:ascii="Courier New" w:hAnsi="Courier New" w:cs="Courier New"/>
            <w:noProof/>
            <w:szCs w:val="20"/>
            <w:rPrChange w:id="14546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ab/>
          <w:t xml:space="preserve">[ID] [int]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54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IDENTITY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48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(</w:t>
        </w:r>
        <w:r w:rsidRPr="002F02C9">
          <w:rPr>
            <w:rFonts w:ascii="Courier New" w:hAnsi="Courier New" w:cs="Courier New"/>
            <w:noProof/>
            <w:szCs w:val="20"/>
            <w:rPrChange w:id="1454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1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50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,</w:t>
        </w:r>
        <w:r w:rsidRPr="002F02C9">
          <w:rPr>
            <w:rFonts w:ascii="Courier New" w:hAnsi="Courier New" w:cs="Courier New"/>
            <w:noProof/>
            <w:szCs w:val="20"/>
            <w:rPrChange w:id="1455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1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52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)</w:t>
        </w:r>
        <w:r w:rsidRPr="002F02C9">
          <w:rPr>
            <w:rFonts w:ascii="Courier New" w:hAnsi="Courier New" w:cs="Courier New"/>
            <w:noProof/>
            <w:szCs w:val="20"/>
            <w:rPrChange w:id="1455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54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NOT</w:t>
        </w:r>
        <w:r w:rsidRPr="002F02C9">
          <w:rPr>
            <w:rFonts w:ascii="Courier New" w:hAnsi="Courier New" w:cs="Courier New"/>
            <w:noProof/>
            <w:szCs w:val="20"/>
            <w:rPrChange w:id="1455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56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NULL,</w:t>
        </w:r>
      </w:ins>
    </w:p>
    <w:p w:rsidR="001020F2" w:rsidRPr="002F02C9" w:rsidRDefault="00152C15" w:rsidP="001020F2">
      <w:pPr>
        <w:autoSpaceDE w:val="0"/>
        <w:autoSpaceDN w:val="0"/>
        <w:adjustRightInd w:val="0"/>
        <w:rPr>
          <w:ins w:id="14557" w:author="Gao, Guan-Wei (高貫偉 ITC)" w:date="2012-11-05T10:06:00Z"/>
          <w:rFonts w:ascii="Courier New" w:hAnsi="Courier New" w:cs="Courier New"/>
          <w:noProof/>
          <w:color w:val="808080"/>
          <w:szCs w:val="20"/>
          <w:rPrChange w:id="14558" w:author="Chen, Ivy (陳素貞 IEC1)" w:date="2015-01-12T13:45:00Z">
            <w:rPr>
              <w:ins w:id="14559" w:author="Gao, Guan-Wei (高貫偉 ITC)" w:date="2012-11-05T10:06:00Z"/>
              <w:rFonts w:ascii="Courier New" w:hAnsi="Courier New" w:cs="Courier New"/>
              <w:noProof/>
              <w:color w:val="808080"/>
              <w:szCs w:val="20"/>
            </w:rPr>
          </w:rPrChange>
        </w:rPr>
      </w:pPr>
      <w:ins w:id="14560" w:author="Gao, Guan-Wei (高貫偉 ITC)" w:date="2012-11-05T10:06:00Z">
        <w:r w:rsidRPr="002F02C9">
          <w:rPr>
            <w:rFonts w:ascii="Courier New" w:hAnsi="Courier New" w:cs="Courier New"/>
            <w:noProof/>
            <w:szCs w:val="20"/>
            <w:rPrChange w:id="1456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ab/>
          <w:t>MB [varchar]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62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(</w:t>
        </w:r>
        <w:r w:rsidRPr="002F02C9">
          <w:rPr>
            <w:rFonts w:ascii="Courier New" w:hAnsi="Courier New" w:cs="Courier New"/>
            <w:noProof/>
            <w:szCs w:val="20"/>
            <w:rPrChange w:id="1456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20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64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),</w:t>
        </w:r>
        <w:r w:rsidRPr="002F02C9">
          <w:rPr>
            <w:rFonts w:ascii="Courier New" w:hAnsi="Courier New" w:cs="Courier New"/>
            <w:noProof/>
            <w:szCs w:val="20"/>
            <w:rPrChange w:id="1456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66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not</w:t>
        </w:r>
        <w:r w:rsidRPr="002F02C9">
          <w:rPr>
            <w:rFonts w:ascii="Courier New" w:hAnsi="Courier New" w:cs="Courier New"/>
            <w:noProof/>
            <w:szCs w:val="20"/>
            <w:rPrChange w:id="1456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68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null,</w:t>
        </w:r>
      </w:ins>
    </w:p>
    <w:p w:rsidR="001020F2" w:rsidRPr="002F02C9" w:rsidRDefault="00152C15" w:rsidP="001020F2">
      <w:pPr>
        <w:autoSpaceDE w:val="0"/>
        <w:autoSpaceDN w:val="0"/>
        <w:adjustRightInd w:val="0"/>
        <w:rPr>
          <w:ins w:id="14569" w:author="Gao, Guan-Wei (高貫偉 ITC)" w:date="2012-11-05T10:06:00Z"/>
          <w:rFonts w:ascii="Courier New" w:hAnsi="Courier New" w:cs="Courier New"/>
          <w:noProof/>
          <w:color w:val="808080"/>
          <w:szCs w:val="20"/>
          <w:rPrChange w:id="14570" w:author="Chen, Ivy (陳素貞 IEC1)" w:date="2015-01-12T13:45:00Z">
            <w:rPr>
              <w:ins w:id="14571" w:author="Gao, Guan-Wei (高貫偉 ITC)" w:date="2012-11-05T10:06:00Z"/>
              <w:rFonts w:ascii="Courier New" w:hAnsi="Courier New" w:cs="Courier New"/>
              <w:noProof/>
              <w:color w:val="808080"/>
              <w:szCs w:val="20"/>
            </w:rPr>
          </w:rPrChange>
        </w:rPr>
      </w:pPr>
      <w:ins w:id="14572" w:author="Gao, Guan-Wei (高貫偉 ITC)" w:date="2012-11-05T10:06:00Z">
        <w:r w:rsidRPr="002F02C9">
          <w:rPr>
            <w:rFonts w:ascii="Courier New" w:hAnsi="Courier New" w:cs="Courier New"/>
            <w:noProof/>
            <w:szCs w:val="20"/>
            <w:rPrChange w:id="1457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ab/>
          <w:t>ZMOD [Varchar]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74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(</w:t>
        </w:r>
        <w:r w:rsidRPr="002F02C9">
          <w:rPr>
            <w:rFonts w:ascii="Courier New" w:hAnsi="Courier New" w:cs="Courier New"/>
            <w:noProof/>
            <w:szCs w:val="20"/>
            <w:rPrChange w:id="1457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20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76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),</w:t>
        </w:r>
        <w:r w:rsidRPr="002F02C9">
          <w:rPr>
            <w:rFonts w:ascii="Courier New" w:hAnsi="Courier New" w:cs="Courier New"/>
            <w:noProof/>
            <w:szCs w:val="20"/>
            <w:rPrChange w:id="1457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78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not</w:t>
        </w:r>
        <w:r w:rsidRPr="002F02C9">
          <w:rPr>
            <w:rFonts w:ascii="Courier New" w:hAnsi="Courier New" w:cs="Courier New"/>
            <w:noProof/>
            <w:szCs w:val="20"/>
            <w:rPrChange w:id="1457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80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null,</w:t>
        </w:r>
      </w:ins>
    </w:p>
    <w:p w:rsidR="001020F2" w:rsidRPr="002F02C9" w:rsidRDefault="00152C15" w:rsidP="001020F2">
      <w:pPr>
        <w:autoSpaceDE w:val="0"/>
        <w:autoSpaceDN w:val="0"/>
        <w:adjustRightInd w:val="0"/>
        <w:rPr>
          <w:ins w:id="14581" w:author="Gao, Guan-Wei (高貫偉 ITC)" w:date="2012-11-05T10:06:00Z"/>
          <w:rFonts w:ascii="Courier New" w:hAnsi="Courier New" w:cs="Courier New"/>
          <w:noProof/>
          <w:color w:val="808080"/>
          <w:szCs w:val="20"/>
          <w:rPrChange w:id="14582" w:author="Chen, Ivy (陳素貞 IEC1)" w:date="2015-01-12T13:45:00Z">
            <w:rPr>
              <w:ins w:id="14583" w:author="Gao, Guan-Wei (高貫偉 ITC)" w:date="2012-11-05T10:06:00Z"/>
              <w:rFonts w:ascii="Courier New" w:hAnsi="Courier New" w:cs="Courier New"/>
              <w:noProof/>
              <w:color w:val="808080"/>
              <w:szCs w:val="20"/>
            </w:rPr>
          </w:rPrChange>
        </w:rPr>
      </w:pPr>
      <w:ins w:id="14584" w:author="Gao, Guan-Wei (高貫偉 ITC)" w:date="2012-11-05T10:06:00Z">
        <w:r w:rsidRPr="002F02C9">
          <w:rPr>
            <w:rFonts w:ascii="Courier New" w:hAnsi="Courier New" w:cs="Courier New"/>
            <w:noProof/>
            <w:szCs w:val="20"/>
            <w:rPrChange w:id="1458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ab/>
          <w:t>TPMONSPS [varchar]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86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(</w:t>
        </w:r>
        <w:r w:rsidRPr="002F02C9">
          <w:rPr>
            <w:rFonts w:ascii="Courier New" w:hAnsi="Courier New" w:cs="Courier New"/>
            <w:noProof/>
            <w:szCs w:val="20"/>
            <w:rPrChange w:id="1458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20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88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),</w:t>
        </w:r>
        <w:r w:rsidRPr="002F02C9">
          <w:rPr>
            <w:rFonts w:ascii="Courier New" w:hAnsi="Courier New" w:cs="Courier New"/>
            <w:noProof/>
            <w:szCs w:val="20"/>
            <w:rPrChange w:id="1458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90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not</w:t>
        </w:r>
        <w:r w:rsidRPr="002F02C9">
          <w:rPr>
            <w:rFonts w:ascii="Courier New" w:hAnsi="Courier New" w:cs="Courier New"/>
            <w:noProof/>
            <w:szCs w:val="20"/>
            <w:rPrChange w:id="1459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92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null,</w:t>
        </w:r>
      </w:ins>
    </w:p>
    <w:p w:rsidR="001020F2" w:rsidRPr="002F02C9" w:rsidRDefault="00152C15" w:rsidP="001020F2">
      <w:pPr>
        <w:autoSpaceDE w:val="0"/>
        <w:autoSpaceDN w:val="0"/>
        <w:adjustRightInd w:val="0"/>
        <w:rPr>
          <w:ins w:id="14593" w:author="Gao, Guan-Wei (高貫偉 ITC)" w:date="2012-11-05T10:06:00Z"/>
          <w:rFonts w:ascii="Courier New" w:hAnsi="Courier New" w:cs="Courier New"/>
          <w:noProof/>
          <w:color w:val="808080"/>
          <w:szCs w:val="20"/>
          <w:rPrChange w:id="14594" w:author="Chen, Ivy (陳素貞 IEC1)" w:date="2015-01-12T13:45:00Z">
            <w:rPr>
              <w:ins w:id="14595" w:author="Gao, Guan-Wei (高貫偉 ITC)" w:date="2012-11-05T10:06:00Z"/>
              <w:rFonts w:ascii="Courier New" w:hAnsi="Courier New" w:cs="Courier New"/>
              <w:noProof/>
              <w:color w:val="808080"/>
              <w:szCs w:val="20"/>
            </w:rPr>
          </w:rPrChange>
        </w:rPr>
      </w:pPr>
      <w:ins w:id="14596" w:author="Gao, Guan-Wei (高貫偉 ITC)" w:date="2012-11-05T10:06:00Z">
        <w:r w:rsidRPr="002F02C9">
          <w:rPr>
            <w:rFonts w:ascii="Courier New" w:hAnsi="Courier New" w:cs="Courier New"/>
            <w:noProof/>
            <w:szCs w:val="20"/>
            <w:rPrChange w:id="1459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ab/>
          <w:t>TMPOFFSPS [varchar]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598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(</w:t>
        </w:r>
        <w:r w:rsidRPr="002F02C9">
          <w:rPr>
            <w:rFonts w:ascii="Courier New" w:hAnsi="Courier New" w:cs="Courier New"/>
            <w:noProof/>
            <w:szCs w:val="20"/>
            <w:rPrChange w:id="1459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20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00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),</w:t>
        </w:r>
        <w:r w:rsidRPr="002F02C9">
          <w:rPr>
            <w:rFonts w:ascii="Courier New" w:hAnsi="Courier New" w:cs="Courier New"/>
            <w:noProof/>
            <w:szCs w:val="20"/>
            <w:rPrChange w:id="1460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02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not</w:t>
        </w:r>
        <w:r w:rsidRPr="002F02C9">
          <w:rPr>
            <w:rFonts w:ascii="Courier New" w:hAnsi="Courier New" w:cs="Courier New"/>
            <w:noProof/>
            <w:szCs w:val="20"/>
            <w:rPrChange w:id="1460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04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null,</w:t>
        </w:r>
      </w:ins>
    </w:p>
    <w:p w:rsidR="001020F2" w:rsidRPr="002F02C9" w:rsidRDefault="00152C15" w:rsidP="001020F2">
      <w:pPr>
        <w:autoSpaceDE w:val="0"/>
        <w:autoSpaceDN w:val="0"/>
        <w:adjustRightInd w:val="0"/>
        <w:rPr>
          <w:ins w:id="14605" w:author="Gao, Guan-Wei (高貫偉 ITC)" w:date="2012-11-05T10:06:00Z"/>
          <w:rFonts w:ascii="Courier New" w:hAnsi="Courier New" w:cs="Courier New"/>
          <w:noProof/>
          <w:color w:val="808080"/>
          <w:szCs w:val="20"/>
          <w:rPrChange w:id="14606" w:author="Chen, Ivy (陳素貞 IEC1)" w:date="2015-01-12T13:45:00Z">
            <w:rPr>
              <w:ins w:id="14607" w:author="Gao, Guan-Wei (高貫偉 ITC)" w:date="2012-11-05T10:06:00Z"/>
              <w:rFonts w:ascii="Courier New" w:hAnsi="Courier New" w:cs="Courier New"/>
              <w:noProof/>
              <w:color w:val="808080"/>
              <w:szCs w:val="20"/>
            </w:rPr>
          </w:rPrChange>
        </w:rPr>
      </w:pPr>
      <w:ins w:id="14608" w:author="Gao, Guan-Wei (高貫偉 ITC)" w:date="2012-11-05T10:06:00Z">
        <w:r w:rsidRPr="002F02C9">
          <w:rPr>
            <w:rFonts w:ascii="Courier New" w:hAnsi="Courier New" w:cs="Courier New"/>
            <w:noProof/>
            <w:szCs w:val="20"/>
            <w:rPrChange w:id="1460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ab/>
          <w:t>[Editor] [varchar]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10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(</w:t>
        </w:r>
        <w:r w:rsidRPr="002F02C9">
          <w:rPr>
            <w:rFonts w:ascii="Courier New" w:hAnsi="Courier New" w:cs="Courier New"/>
            <w:noProof/>
            <w:szCs w:val="20"/>
            <w:rPrChange w:id="1461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30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12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)</w:t>
        </w:r>
        <w:r w:rsidRPr="002F02C9">
          <w:rPr>
            <w:rFonts w:ascii="Courier New" w:hAnsi="Courier New" w:cs="Courier New"/>
            <w:noProof/>
            <w:szCs w:val="20"/>
            <w:rPrChange w:id="1461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14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NOT</w:t>
        </w:r>
        <w:r w:rsidRPr="002F02C9">
          <w:rPr>
            <w:rFonts w:ascii="Courier New" w:hAnsi="Courier New" w:cs="Courier New"/>
            <w:noProof/>
            <w:szCs w:val="20"/>
            <w:rPrChange w:id="1461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16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NULL,</w:t>
        </w:r>
      </w:ins>
    </w:p>
    <w:p w:rsidR="001020F2" w:rsidRPr="002F02C9" w:rsidRDefault="00152C15" w:rsidP="001020F2">
      <w:pPr>
        <w:autoSpaceDE w:val="0"/>
        <w:autoSpaceDN w:val="0"/>
        <w:adjustRightInd w:val="0"/>
        <w:rPr>
          <w:ins w:id="14617" w:author="Gao, Guan-Wei (高貫偉 ITC)" w:date="2012-11-05T10:06:00Z"/>
          <w:rFonts w:ascii="Courier New" w:hAnsi="Courier New" w:cs="Courier New"/>
          <w:noProof/>
          <w:color w:val="808080"/>
          <w:szCs w:val="20"/>
          <w:rPrChange w:id="14618" w:author="Chen, Ivy (陳素貞 IEC1)" w:date="2015-01-12T13:45:00Z">
            <w:rPr>
              <w:ins w:id="14619" w:author="Gao, Guan-Wei (高貫偉 ITC)" w:date="2012-11-05T10:06:00Z"/>
              <w:rFonts w:ascii="Courier New" w:hAnsi="Courier New" w:cs="Courier New"/>
              <w:noProof/>
              <w:color w:val="808080"/>
              <w:szCs w:val="20"/>
            </w:rPr>
          </w:rPrChange>
        </w:rPr>
      </w:pPr>
      <w:ins w:id="14620" w:author="Gao, Guan-Wei (高貫偉 ITC)" w:date="2012-11-05T10:06:00Z">
        <w:r w:rsidRPr="002F02C9">
          <w:rPr>
            <w:rFonts w:ascii="Courier New" w:hAnsi="Courier New" w:cs="Courier New"/>
            <w:noProof/>
            <w:szCs w:val="20"/>
            <w:rPrChange w:id="1462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ab/>
          <w:t xml:space="preserve">[Cdt] [datetime]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22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NOT</w:t>
        </w:r>
        <w:r w:rsidRPr="002F02C9">
          <w:rPr>
            <w:rFonts w:ascii="Courier New" w:hAnsi="Courier New" w:cs="Courier New"/>
            <w:noProof/>
            <w:szCs w:val="20"/>
            <w:rPrChange w:id="1462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24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NULL,</w:t>
        </w:r>
      </w:ins>
    </w:p>
    <w:p w:rsidR="001020F2" w:rsidRPr="002F02C9" w:rsidRDefault="00152C15" w:rsidP="001020F2">
      <w:pPr>
        <w:autoSpaceDE w:val="0"/>
        <w:autoSpaceDN w:val="0"/>
        <w:adjustRightInd w:val="0"/>
        <w:rPr>
          <w:ins w:id="14625" w:author="Gao, Guan-Wei (高貫偉 ITC)" w:date="2012-11-05T10:06:00Z"/>
          <w:rFonts w:ascii="Courier New" w:hAnsi="Courier New" w:cs="Courier New"/>
          <w:noProof/>
          <w:color w:val="808080"/>
          <w:szCs w:val="20"/>
          <w:rPrChange w:id="14626" w:author="Chen, Ivy (陳素貞 IEC1)" w:date="2015-01-12T13:45:00Z">
            <w:rPr>
              <w:ins w:id="14627" w:author="Gao, Guan-Wei (高貫偉 ITC)" w:date="2012-11-05T10:06:00Z"/>
              <w:rFonts w:ascii="Courier New" w:hAnsi="Courier New" w:cs="Courier New"/>
              <w:noProof/>
              <w:color w:val="808080"/>
              <w:szCs w:val="20"/>
            </w:rPr>
          </w:rPrChange>
        </w:rPr>
      </w:pPr>
      <w:ins w:id="14628" w:author="Gao, Guan-Wei (高貫偉 ITC)" w:date="2012-11-05T10:06:00Z">
        <w:r w:rsidRPr="002F02C9">
          <w:rPr>
            <w:rFonts w:ascii="Courier New" w:hAnsi="Courier New" w:cs="Courier New"/>
            <w:noProof/>
            <w:szCs w:val="20"/>
            <w:rPrChange w:id="1462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ab/>
          <w:t xml:space="preserve">[Udt] [datetime]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30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NOT</w:t>
        </w:r>
        <w:r w:rsidRPr="002F02C9">
          <w:rPr>
            <w:rFonts w:ascii="Courier New" w:hAnsi="Courier New" w:cs="Courier New"/>
            <w:noProof/>
            <w:szCs w:val="20"/>
            <w:rPrChange w:id="1463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32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NULL,</w:t>
        </w:r>
      </w:ins>
    </w:p>
    <w:p w:rsidR="001020F2" w:rsidRPr="002F02C9" w:rsidRDefault="00152C15" w:rsidP="001020F2">
      <w:pPr>
        <w:autoSpaceDE w:val="0"/>
        <w:autoSpaceDN w:val="0"/>
        <w:adjustRightInd w:val="0"/>
        <w:rPr>
          <w:ins w:id="14633" w:author="Gao, Guan-Wei (高貫偉 ITC)" w:date="2012-11-05T10:06:00Z"/>
          <w:rFonts w:ascii="Courier New" w:hAnsi="Courier New" w:cs="Courier New"/>
          <w:noProof/>
          <w:szCs w:val="20"/>
          <w:rPrChange w:id="14634" w:author="Chen, Ivy (陳素貞 IEC1)" w:date="2015-01-12T13:45:00Z">
            <w:rPr>
              <w:ins w:id="14635" w:author="Gao, Guan-Wei (高貫偉 ITC)" w:date="2012-11-05T10:06:00Z"/>
              <w:rFonts w:ascii="Courier New" w:hAnsi="Courier New" w:cs="Courier New"/>
              <w:noProof/>
              <w:szCs w:val="20"/>
            </w:rPr>
          </w:rPrChange>
        </w:rPr>
      </w:pPr>
      <w:ins w:id="14636" w:author="Gao, Guan-Wei (高貫偉 ITC)" w:date="2012-11-05T10:06:00Z">
        <w:r w:rsidRPr="002F02C9">
          <w:rPr>
            <w:rFonts w:ascii="Courier New" w:hAnsi="Courier New" w:cs="Courier New"/>
            <w:noProof/>
            <w:szCs w:val="20"/>
            <w:rPrChange w:id="1463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38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CONSTRAINT</w:t>
        </w:r>
        <w:r w:rsidRPr="002F02C9">
          <w:rPr>
            <w:rFonts w:ascii="Courier New" w:hAnsi="Courier New" w:cs="Courier New"/>
            <w:noProof/>
            <w:szCs w:val="20"/>
            <w:rPrChange w:id="1463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[PK_W8MBSPS]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40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PRIMARY</w:t>
        </w:r>
        <w:r w:rsidRPr="002F02C9">
          <w:rPr>
            <w:rFonts w:ascii="Courier New" w:hAnsi="Courier New" w:cs="Courier New"/>
            <w:noProof/>
            <w:szCs w:val="20"/>
            <w:rPrChange w:id="1464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42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KEY</w:t>
        </w:r>
        <w:r w:rsidRPr="002F02C9">
          <w:rPr>
            <w:rFonts w:ascii="Courier New" w:hAnsi="Courier New" w:cs="Courier New"/>
            <w:noProof/>
            <w:szCs w:val="20"/>
            <w:rPrChange w:id="1464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44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CLUSTERED</w:t>
        </w:r>
        <w:r w:rsidRPr="002F02C9">
          <w:rPr>
            <w:rFonts w:ascii="Courier New" w:hAnsi="Courier New" w:cs="Courier New"/>
            <w:noProof/>
            <w:szCs w:val="20"/>
            <w:rPrChange w:id="1464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</w:ins>
    </w:p>
    <w:p w:rsidR="001020F2" w:rsidRPr="002F02C9" w:rsidRDefault="00152C15" w:rsidP="001020F2">
      <w:pPr>
        <w:autoSpaceDE w:val="0"/>
        <w:autoSpaceDN w:val="0"/>
        <w:adjustRightInd w:val="0"/>
        <w:rPr>
          <w:ins w:id="14646" w:author="Gao, Guan-Wei (高貫偉 ITC)" w:date="2012-11-05T10:06:00Z"/>
          <w:rFonts w:ascii="Courier New" w:hAnsi="Courier New" w:cs="Courier New"/>
          <w:noProof/>
          <w:color w:val="808080"/>
          <w:szCs w:val="20"/>
          <w:rPrChange w:id="14647" w:author="Chen, Ivy (陳素貞 IEC1)" w:date="2015-01-12T13:45:00Z">
            <w:rPr>
              <w:ins w:id="14648" w:author="Gao, Guan-Wei (高貫偉 ITC)" w:date="2012-11-05T10:06:00Z"/>
              <w:rFonts w:ascii="Courier New" w:hAnsi="Courier New" w:cs="Courier New"/>
              <w:noProof/>
              <w:color w:val="808080"/>
              <w:szCs w:val="20"/>
            </w:rPr>
          </w:rPrChange>
        </w:rPr>
      </w:pPr>
      <w:ins w:id="14649" w:author="Gao, Guan-Wei (高貫偉 ITC)" w:date="2012-11-05T10:06:00Z">
        <w:r w:rsidRPr="002F02C9">
          <w:rPr>
            <w:rFonts w:ascii="Courier New" w:hAnsi="Courier New" w:cs="Courier New"/>
            <w:noProof/>
            <w:color w:val="808080"/>
            <w:szCs w:val="20"/>
            <w:rPrChange w:id="14650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(</w:t>
        </w:r>
      </w:ins>
    </w:p>
    <w:p w:rsidR="001020F2" w:rsidRPr="002F02C9" w:rsidRDefault="00152C15" w:rsidP="001020F2">
      <w:pPr>
        <w:autoSpaceDE w:val="0"/>
        <w:autoSpaceDN w:val="0"/>
        <w:adjustRightInd w:val="0"/>
        <w:rPr>
          <w:ins w:id="14651" w:author="Gao, Guan-Wei (高貫偉 ITC)" w:date="2012-11-05T10:06:00Z"/>
          <w:rFonts w:ascii="Courier New" w:hAnsi="Courier New" w:cs="Courier New"/>
          <w:noProof/>
          <w:color w:val="0000FF"/>
          <w:szCs w:val="20"/>
          <w:rPrChange w:id="14652" w:author="Chen, Ivy (陳素貞 IEC1)" w:date="2015-01-12T13:45:00Z">
            <w:rPr>
              <w:ins w:id="14653" w:author="Gao, Guan-Wei (高貫偉 ITC)" w:date="2012-11-05T10:06:00Z"/>
              <w:rFonts w:ascii="Courier New" w:hAnsi="Courier New" w:cs="Courier New"/>
              <w:noProof/>
              <w:color w:val="0000FF"/>
              <w:szCs w:val="20"/>
            </w:rPr>
          </w:rPrChange>
        </w:rPr>
      </w:pPr>
      <w:ins w:id="14654" w:author="Gao, Guan-Wei (高貫偉 ITC)" w:date="2012-11-05T10:06:00Z">
        <w:r w:rsidRPr="002F02C9">
          <w:rPr>
            <w:rFonts w:ascii="Courier New" w:hAnsi="Courier New" w:cs="Courier New"/>
            <w:noProof/>
            <w:szCs w:val="20"/>
            <w:rPrChange w:id="1465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ab/>
          <w:t xml:space="preserve">[ID]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56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ASC</w:t>
        </w:r>
      </w:ins>
    </w:p>
    <w:p w:rsidR="001020F2" w:rsidRPr="002F02C9" w:rsidRDefault="00152C15" w:rsidP="001020F2">
      <w:pPr>
        <w:autoSpaceDE w:val="0"/>
        <w:autoSpaceDN w:val="0"/>
        <w:adjustRightInd w:val="0"/>
        <w:rPr>
          <w:ins w:id="14657" w:author="Gao, Guan-Wei (高貫偉 ITC)" w:date="2012-11-05T10:06:00Z"/>
          <w:rFonts w:ascii="Courier New" w:hAnsi="Courier New" w:cs="Courier New"/>
          <w:noProof/>
          <w:szCs w:val="20"/>
          <w:rPrChange w:id="14658" w:author="Chen, Ivy (陳素貞 IEC1)" w:date="2015-01-12T13:45:00Z">
            <w:rPr>
              <w:ins w:id="14659" w:author="Gao, Guan-Wei (高貫偉 ITC)" w:date="2012-11-05T10:06:00Z"/>
              <w:rFonts w:ascii="Courier New" w:hAnsi="Courier New" w:cs="Courier New"/>
              <w:noProof/>
              <w:szCs w:val="20"/>
            </w:rPr>
          </w:rPrChange>
        </w:rPr>
      </w:pPr>
      <w:ins w:id="14660" w:author="Gao, Guan-Wei (高貫偉 ITC)" w:date="2012-11-05T10:06:00Z">
        <w:r w:rsidRPr="002F02C9">
          <w:rPr>
            <w:rFonts w:ascii="Courier New" w:hAnsi="Courier New" w:cs="Courier New"/>
            <w:noProof/>
            <w:color w:val="808080"/>
            <w:szCs w:val="20"/>
            <w:rPrChange w:id="14661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)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62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WITH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63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(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64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PAD_INDEX</w:t>
        </w:r>
        <w:r w:rsidRPr="002F02C9">
          <w:rPr>
            <w:rFonts w:ascii="Courier New" w:hAnsi="Courier New" w:cs="Courier New"/>
            <w:noProof/>
            <w:szCs w:val="20"/>
            <w:rPrChange w:id="1466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66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=</w:t>
        </w:r>
        <w:r w:rsidRPr="002F02C9">
          <w:rPr>
            <w:rFonts w:ascii="Courier New" w:hAnsi="Courier New" w:cs="Courier New"/>
            <w:noProof/>
            <w:szCs w:val="20"/>
            <w:rPrChange w:id="1466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68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OFF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69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,</w:t>
        </w:r>
        <w:r w:rsidRPr="002F02C9">
          <w:rPr>
            <w:rFonts w:ascii="Courier New" w:hAnsi="Courier New" w:cs="Courier New"/>
            <w:noProof/>
            <w:szCs w:val="20"/>
            <w:rPrChange w:id="14670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7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STATISTICS_NORECOMPUTE</w:t>
        </w:r>
        <w:r w:rsidRPr="002F02C9">
          <w:rPr>
            <w:rFonts w:ascii="Courier New" w:hAnsi="Courier New" w:cs="Courier New"/>
            <w:noProof/>
            <w:szCs w:val="20"/>
            <w:rPrChange w:id="14672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73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=</w:t>
        </w:r>
        <w:r w:rsidRPr="002F02C9">
          <w:rPr>
            <w:rFonts w:ascii="Courier New" w:hAnsi="Courier New" w:cs="Courier New"/>
            <w:noProof/>
            <w:szCs w:val="20"/>
            <w:rPrChange w:id="14674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7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OFF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76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,</w:t>
        </w:r>
        <w:r w:rsidRPr="002F02C9">
          <w:rPr>
            <w:rFonts w:ascii="Courier New" w:hAnsi="Courier New" w:cs="Courier New"/>
            <w:noProof/>
            <w:szCs w:val="20"/>
            <w:rPrChange w:id="1467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78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IGNORE_DUP_KEY</w:t>
        </w:r>
        <w:r w:rsidRPr="002F02C9">
          <w:rPr>
            <w:rFonts w:ascii="Courier New" w:hAnsi="Courier New" w:cs="Courier New"/>
            <w:noProof/>
            <w:szCs w:val="20"/>
            <w:rPrChange w:id="1467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80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=</w:t>
        </w:r>
        <w:r w:rsidRPr="002F02C9">
          <w:rPr>
            <w:rFonts w:ascii="Courier New" w:hAnsi="Courier New" w:cs="Courier New"/>
            <w:noProof/>
            <w:szCs w:val="20"/>
            <w:rPrChange w:id="1468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82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OFF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83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,</w:t>
        </w:r>
        <w:r w:rsidRPr="002F02C9">
          <w:rPr>
            <w:rFonts w:ascii="Courier New" w:hAnsi="Courier New" w:cs="Courier New"/>
            <w:noProof/>
            <w:szCs w:val="20"/>
            <w:rPrChange w:id="14684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8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ALLOW_ROW_LOCKS</w:t>
        </w:r>
        <w:r w:rsidRPr="002F02C9">
          <w:rPr>
            <w:rFonts w:ascii="Courier New" w:hAnsi="Courier New" w:cs="Courier New"/>
            <w:noProof/>
            <w:szCs w:val="20"/>
            <w:rPrChange w:id="14686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87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=</w:t>
        </w:r>
        <w:r w:rsidRPr="002F02C9">
          <w:rPr>
            <w:rFonts w:ascii="Courier New" w:hAnsi="Courier New" w:cs="Courier New"/>
            <w:noProof/>
            <w:szCs w:val="20"/>
            <w:rPrChange w:id="14688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8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ON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90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,</w:t>
        </w:r>
        <w:r w:rsidRPr="002F02C9">
          <w:rPr>
            <w:rFonts w:ascii="Courier New" w:hAnsi="Courier New" w:cs="Courier New"/>
            <w:noProof/>
            <w:szCs w:val="20"/>
            <w:rPrChange w:id="14691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92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ALLOW_PAGE_LOCKS</w:t>
        </w:r>
        <w:r w:rsidRPr="002F02C9">
          <w:rPr>
            <w:rFonts w:ascii="Courier New" w:hAnsi="Courier New" w:cs="Courier New"/>
            <w:noProof/>
            <w:szCs w:val="20"/>
            <w:rPrChange w:id="14693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 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94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=</w:t>
        </w:r>
        <w:r w:rsidRPr="002F02C9">
          <w:rPr>
            <w:rFonts w:ascii="Courier New" w:hAnsi="Courier New" w:cs="Courier New"/>
            <w:noProof/>
            <w:szCs w:val="20"/>
            <w:rPrChange w:id="14695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96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ON</w:t>
        </w:r>
        <w:r w:rsidRPr="002F02C9">
          <w:rPr>
            <w:rFonts w:ascii="Courier New" w:hAnsi="Courier New" w:cs="Courier New"/>
            <w:noProof/>
            <w:color w:val="808080"/>
            <w:szCs w:val="20"/>
            <w:rPrChange w:id="14697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)</w:t>
        </w:r>
        <w:r w:rsidRPr="002F02C9">
          <w:rPr>
            <w:rFonts w:ascii="Courier New" w:hAnsi="Courier New" w:cs="Courier New"/>
            <w:noProof/>
            <w:szCs w:val="20"/>
            <w:rPrChange w:id="14698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699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ON</w:t>
        </w:r>
        <w:r w:rsidRPr="002F02C9">
          <w:rPr>
            <w:rFonts w:ascii="Courier New" w:hAnsi="Courier New" w:cs="Courier New"/>
            <w:noProof/>
            <w:szCs w:val="20"/>
            <w:rPrChange w:id="14700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[PRIMARY]</w:t>
        </w:r>
      </w:ins>
    </w:p>
    <w:p w:rsidR="001020F2" w:rsidRPr="002F02C9" w:rsidRDefault="00152C15" w:rsidP="001020F2">
      <w:pPr>
        <w:autoSpaceDE w:val="0"/>
        <w:autoSpaceDN w:val="0"/>
        <w:adjustRightInd w:val="0"/>
        <w:rPr>
          <w:ins w:id="14701" w:author="Gao, Guan-Wei (高貫偉 ITC)" w:date="2012-11-05T10:06:00Z"/>
          <w:rFonts w:ascii="Courier New" w:hAnsi="Courier New" w:cs="Courier New"/>
          <w:noProof/>
          <w:szCs w:val="20"/>
          <w:rPrChange w:id="14702" w:author="Chen, Ivy (陳素貞 IEC1)" w:date="2015-01-12T13:45:00Z">
            <w:rPr>
              <w:ins w:id="14703" w:author="Gao, Guan-Wei (高貫偉 ITC)" w:date="2012-11-05T10:06:00Z"/>
              <w:rFonts w:ascii="Courier New" w:hAnsi="Courier New" w:cs="Courier New"/>
              <w:noProof/>
              <w:szCs w:val="20"/>
            </w:rPr>
          </w:rPrChange>
        </w:rPr>
      </w:pPr>
      <w:ins w:id="14704" w:author="Gao, Guan-Wei (高貫偉 ITC)" w:date="2012-11-05T10:06:00Z">
        <w:r w:rsidRPr="002F02C9">
          <w:rPr>
            <w:rFonts w:ascii="Courier New" w:hAnsi="Courier New" w:cs="Courier New"/>
            <w:noProof/>
            <w:color w:val="808080"/>
            <w:szCs w:val="20"/>
            <w:rPrChange w:id="14705" w:author="Chen, Ivy (陳素貞 IEC1)" w:date="2015-01-12T13:45:00Z">
              <w:rPr>
                <w:rFonts w:ascii="Courier New" w:hAnsi="Courier New" w:cs="Courier New"/>
                <w:noProof/>
                <w:color w:val="808080"/>
                <w:szCs w:val="20"/>
                <w:u w:val="single"/>
              </w:rPr>
            </w:rPrChange>
          </w:rPr>
          <w:t>)</w:t>
        </w:r>
        <w:r w:rsidRPr="002F02C9">
          <w:rPr>
            <w:rFonts w:ascii="Courier New" w:hAnsi="Courier New" w:cs="Courier New"/>
            <w:noProof/>
            <w:szCs w:val="20"/>
            <w:rPrChange w:id="14706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</w:t>
        </w:r>
        <w:r w:rsidRPr="002F02C9">
          <w:rPr>
            <w:rFonts w:ascii="Courier New" w:hAnsi="Courier New" w:cs="Courier New"/>
            <w:noProof/>
            <w:color w:val="0000FF"/>
            <w:szCs w:val="20"/>
            <w:rPrChange w:id="14707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>ON</w:t>
        </w:r>
        <w:r w:rsidRPr="002F02C9">
          <w:rPr>
            <w:rFonts w:ascii="Courier New" w:hAnsi="Courier New" w:cs="Courier New"/>
            <w:noProof/>
            <w:szCs w:val="20"/>
            <w:rPrChange w:id="14708" w:author="Chen, Ivy (陳素貞 IEC1)" w:date="2015-01-12T13:45:00Z">
              <w:rPr>
                <w:rFonts w:ascii="Courier New" w:hAnsi="Courier New" w:cs="Courier New"/>
                <w:noProof/>
                <w:color w:val="0000FF"/>
                <w:szCs w:val="20"/>
                <w:u w:val="single"/>
              </w:rPr>
            </w:rPrChange>
          </w:rPr>
          <w:t xml:space="preserve"> [PRIMARY]</w:t>
        </w:r>
      </w:ins>
    </w:p>
    <w:p w:rsidR="001020F2" w:rsidRPr="002F02C9" w:rsidRDefault="001020F2" w:rsidP="00F5085F">
      <w:pPr>
        <w:rPr>
          <w:ins w:id="14709" w:author="Gao, Guan-Wei (高貫偉 ITC)" w:date="2012-11-05T09:50:00Z"/>
          <w:rFonts w:eastAsiaTheme="minorEastAsia"/>
          <w:rPrChange w:id="14710" w:author="Chen, Ivy (陳素貞 IEC1)" w:date="2015-01-12T13:45:00Z">
            <w:rPr>
              <w:ins w:id="14711" w:author="Gao, Guan-Wei (高貫偉 ITC)" w:date="2012-11-05T09:50:00Z"/>
              <w:rFonts w:eastAsiaTheme="minorEastAsia"/>
            </w:rPr>
          </w:rPrChange>
        </w:rPr>
      </w:pPr>
    </w:p>
    <w:p w:rsidR="00F5085F" w:rsidRPr="002F02C9" w:rsidRDefault="00F5085F" w:rsidP="00F5085F">
      <w:pPr>
        <w:rPr>
          <w:ins w:id="14712" w:author="Gao, Guan-Wei (高貫偉 ITC)" w:date="2012-11-05T09:50:00Z"/>
          <w:rPrChange w:id="14713" w:author="Chen, Ivy (陳素貞 IEC1)" w:date="2015-01-12T13:45:00Z">
            <w:rPr>
              <w:ins w:id="14714" w:author="Gao, Guan-Wei (高貫偉 ITC)" w:date="2012-11-05T09:50:00Z"/>
            </w:rPr>
          </w:rPrChange>
        </w:rPr>
      </w:pPr>
    </w:p>
    <w:p w:rsidR="00F5085F" w:rsidRPr="002F02C9" w:rsidRDefault="00F5085F" w:rsidP="00F5085F">
      <w:pPr>
        <w:pStyle w:val="ae"/>
        <w:jc w:val="center"/>
        <w:rPr>
          <w:ins w:id="14715" w:author="Gao, Guan-Wei (高貫偉 ITC)" w:date="2012-11-05T09:50:00Z"/>
          <w:rFonts w:eastAsia="新細明體"/>
          <w:lang w:eastAsia="zh-TW"/>
          <w:rPrChange w:id="14716" w:author="Chen, Ivy (陳素貞 IEC1)" w:date="2015-01-12T13:45:00Z">
            <w:rPr>
              <w:ins w:id="14717" w:author="Gao, Guan-Wei (高貫偉 ITC)" w:date="2012-11-05T09:50:00Z"/>
            </w:rPr>
          </w:rPrChange>
        </w:rPr>
      </w:pPr>
    </w:p>
    <w:p w:rsidR="00F5085F" w:rsidRPr="002F02C9" w:rsidRDefault="00152C15" w:rsidP="00F5085F">
      <w:pPr>
        <w:pStyle w:val="4"/>
        <w:rPr>
          <w:ins w:id="14718" w:author="Gao, Guan-Wei (高貫偉 ITC)" w:date="2012-11-05T09:50:00Z"/>
          <w:rPrChange w:id="14719" w:author="Chen, Ivy (陳素貞 IEC1)" w:date="2015-01-12T13:45:00Z">
            <w:rPr>
              <w:ins w:id="14720" w:author="Gao, Guan-Wei (高貫偉 ITC)" w:date="2012-11-05T09:50:00Z"/>
            </w:rPr>
          </w:rPrChange>
        </w:rPr>
      </w:pPr>
      <w:ins w:id="14721" w:author="Gao, Guan-Wei (高貫偉 ITC)" w:date="2012-11-05T09:50:00Z">
        <w:r w:rsidRPr="002F02C9">
          <w:rPr>
            <w:rFonts w:hint="eastAsia"/>
            <w:rPrChange w:id="14722" w:author="Chen, Ivy (陳素貞 IEC1)" w:date="2015-01-12T13:45:00Z">
              <w:rPr>
                <w:rFonts w:hint="eastAsia"/>
                <w:color w:val="0000FF"/>
                <w:u w:val="single"/>
              </w:rPr>
            </w:rPrChange>
          </w:rPr>
          <w:t>控件說明</w:t>
        </w:r>
      </w:ins>
    </w:p>
    <w:p w:rsidR="00F5085F" w:rsidRPr="002F02C9" w:rsidRDefault="00152C15" w:rsidP="00F5085F">
      <w:pPr>
        <w:pStyle w:val="ae"/>
        <w:jc w:val="right"/>
        <w:rPr>
          <w:ins w:id="14723" w:author="Gao, Guan-Wei (高貫偉 ITC)" w:date="2012-11-05T09:50:00Z"/>
          <w:rPrChange w:id="14724" w:author="Chen, Ivy (陳素貞 IEC1)" w:date="2015-01-12T13:45:00Z">
            <w:rPr>
              <w:ins w:id="14725" w:author="Gao, Guan-Wei (高貫偉 ITC)" w:date="2012-11-05T09:50:00Z"/>
            </w:rPr>
          </w:rPrChange>
        </w:rPr>
      </w:pPr>
      <w:ins w:id="14726" w:author="Gao, Guan-Wei (高貫偉 ITC)" w:date="2012-11-05T09:50:00Z">
        <w:r w:rsidRPr="002F02C9">
          <w:rPr>
            <w:rFonts w:hint="eastAsia"/>
            <w:rPrChange w:id="14727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表</w:t>
        </w:r>
        <w:r w:rsidRPr="002F02C9">
          <w:rPr>
            <w:rPrChange w:id="14728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 xml:space="preserve">: </w:t>
        </w:r>
      </w:ins>
      <w:ins w:id="14729" w:author="Gao, Guan-Wei (高貫偉 ITC)" w:date="2012-11-05T10:14:00Z">
        <w:r w:rsidRPr="002F02C9">
          <w:rPr>
            <w:rPrChange w:id="14730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t>1.11</w:t>
        </w:r>
      </w:ins>
      <w:ins w:id="14731" w:author="Gao, Guan-Wei (高貫偉 ITC)" w:date="2012-11-05T09:50:00Z">
        <w:r w:rsidRPr="002F02C9">
          <w:rPr>
            <w:rPrChange w:id="14732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noBreakHyphen/>
        </w:r>
        <w:r w:rsidRPr="002F02C9">
          <w:rPr>
            <w:rPrChange w:id="14733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begin"/>
        </w:r>
        <w:r w:rsidRPr="002F02C9">
          <w:rPr>
            <w:rPrChange w:id="14734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rPrChange w:id="14735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instrText>表</w:instrText>
        </w:r>
        <w:r w:rsidRPr="002F02C9">
          <w:rPr>
            <w:rPrChange w:id="14736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instrText xml:space="preserve">: \* ARABIC \s 2 </w:instrText>
        </w:r>
        <w:r w:rsidRPr="002F02C9">
          <w:rPr>
            <w:rPrChange w:id="14737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14738" w:author="Chen, Ivy (陳素貞 IEC1)" w:date="2015-01-12T13:45:00Z">
              <w:rPr>
                <w:rFonts w:cs="Times New Roman"/>
                <w:noProof/>
                <w:color w:val="0000FF"/>
                <w:u w:val="single"/>
              </w:rPr>
            </w:rPrChange>
          </w:rPr>
          <w:t>1</w:t>
        </w:r>
        <w:r w:rsidRPr="002F02C9">
          <w:rPr>
            <w:rPrChange w:id="14739" w:author="Chen, Ivy (陳素貞 IEC1)" w:date="2015-01-12T13:45:00Z">
              <w:rPr>
                <w:rFonts w:cs="Times New Roman"/>
                <w:color w:val="0000FF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F5085F" w:rsidRPr="002F02C9" w:rsidTr="00282098">
        <w:trPr>
          <w:tblHeader/>
          <w:ins w:id="14740" w:author="Gao, Guan-Wei (高貫偉 ITC)" w:date="2012-11-05T09:50:00Z"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ins w:id="14741" w:author="Gao, Guan-Wei (高貫偉 ITC)" w:date="2012-11-05T09:50:00Z"/>
                <w:rPrChange w:id="14742" w:author="Chen, Ivy (陳素貞 IEC1)" w:date="2015-01-12T13:45:00Z">
                  <w:rPr>
                    <w:ins w:id="14743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4744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4745" w:author="Gao, Guan-Wei (高貫偉 ITC)" w:date="2012-11-05T09:50:00Z">
              <w:r w:rsidRPr="002F02C9">
                <w:rPr>
                  <w:rPrChange w:id="14746" w:author="Chen, Ivy (陳素貞 IEC1)" w:date="2015-01-12T13:45:00Z">
                    <w:rPr>
                      <w:b/>
                      <w:color w:val="0000FF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10" w:type="dxa"/>
            <w:shd w:val="clear" w:color="auto" w:fill="CCCCCC"/>
          </w:tcPr>
          <w:p w:rsidR="003B389F" w:rsidRPr="002F02C9" w:rsidRDefault="00152C15">
            <w:pPr>
              <w:rPr>
                <w:ins w:id="14747" w:author="Gao, Guan-Wei (高貫偉 ITC)" w:date="2012-11-05T09:50:00Z"/>
                <w:rPrChange w:id="14748" w:author="Chen, Ivy (陳素貞 IEC1)" w:date="2015-01-12T13:45:00Z">
                  <w:rPr>
                    <w:ins w:id="14749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4750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4751" w:author="Gao, Guan-Wei (高貫偉 ITC)" w:date="2012-11-05T09:50:00Z">
              <w:r w:rsidRPr="002F02C9">
                <w:rPr>
                  <w:rFonts w:hint="eastAsia"/>
                  <w:rPrChange w:id="14752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916" w:type="dxa"/>
            <w:shd w:val="clear" w:color="auto" w:fill="CCCCCC"/>
          </w:tcPr>
          <w:p w:rsidR="003B389F" w:rsidRPr="002F02C9" w:rsidRDefault="00152C15">
            <w:pPr>
              <w:rPr>
                <w:ins w:id="14753" w:author="Gao, Guan-Wei (高貫偉 ITC)" w:date="2012-11-05T09:50:00Z"/>
                <w:rPrChange w:id="14754" w:author="Chen, Ivy (陳素貞 IEC1)" w:date="2015-01-12T13:45:00Z">
                  <w:rPr>
                    <w:ins w:id="14755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4756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4757" w:author="Gao, Guan-Wei (高貫偉 ITC)" w:date="2012-11-05T09:50:00Z">
              <w:r w:rsidRPr="002F02C9">
                <w:rPr>
                  <w:rFonts w:hint="eastAsia"/>
                  <w:rPrChange w:id="14758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677" w:type="dxa"/>
            <w:shd w:val="clear" w:color="auto" w:fill="CCCCCC"/>
            <w:tcFitText/>
          </w:tcPr>
          <w:p w:rsidR="003B389F" w:rsidRPr="002F02C9" w:rsidRDefault="00152C15">
            <w:pPr>
              <w:rPr>
                <w:ins w:id="14759" w:author="Gao, Guan-Wei (高貫偉 ITC)" w:date="2012-11-05T09:50:00Z"/>
                <w:rPrChange w:id="14760" w:author="Chen, Ivy (陳素貞 IEC1)" w:date="2015-01-12T13:45:00Z">
                  <w:rPr>
                    <w:ins w:id="14761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4762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4763" w:author="Gao, Guan-Wei (高貫偉 ITC)" w:date="2012-11-05T09:50:00Z">
              <w:r w:rsidRPr="002F02C9">
                <w:rPr>
                  <w:rFonts w:hint="eastAsia"/>
                  <w:spacing w:val="40"/>
                  <w:rPrChange w:id="14764" w:author="Chen, Ivy (陳素貞 IEC1)" w:date="2015-01-12T13:45:00Z">
                    <w:rPr>
                      <w:rFonts w:hint="eastAsia"/>
                      <w:b/>
                      <w:color w:val="0000FF"/>
                      <w:spacing w:val="39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hint="eastAsia"/>
                  <w:spacing w:val="1"/>
                  <w:rPrChange w:id="14765" w:author="Chen, Ivy (陳素貞 IEC1)" w:date="2015-01-12T13:45:00Z">
                    <w:rPr>
                      <w:rFonts w:hint="eastAsia"/>
                      <w:b/>
                      <w:color w:val="0000FF"/>
                      <w:spacing w:val="1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432" w:type="dxa"/>
            <w:shd w:val="clear" w:color="auto" w:fill="CCCCCC"/>
          </w:tcPr>
          <w:p w:rsidR="003B389F" w:rsidRPr="002F02C9" w:rsidRDefault="00152C15">
            <w:pPr>
              <w:rPr>
                <w:ins w:id="14766" w:author="Gao, Guan-Wei (高貫偉 ITC)" w:date="2012-11-05T09:50:00Z"/>
                <w:rPrChange w:id="14767" w:author="Chen, Ivy (陳素貞 IEC1)" w:date="2015-01-12T13:45:00Z">
                  <w:rPr>
                    <w:ins w:id="14768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4769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4770" w:author="Gao, Guan-Wei (高貫偉 ITC)" w:date="2012-11-05T09:50:00Z">
              <w:r w:rsidRPr="002F02C9">
                <w:rPr>
                  <w:rFonts w:hint="eastAsia"/>
                  <w:rPrChange w:id="14771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80" w:type="dxa"/>
            <w:shd w:val="clear" w:color="auto" w:fill="CCCCCC"/>
          </w:tcPr>
          <w:p w:rsidR="003B389F" w:rsidRPr="002F02C9" w:rsidRDefault="00152C15">
            <w:pPr>
              <w:rPr>
                <w:ins w:id="14772" w:author="Gao, Guan-Wei (高貫偉 ITC)" w:date="2012-11-05T09:50:00Z"/>
                <w:rPrChange w:id="14773" w:author="Chen, Ivy (陳素貞 IEC1)" w:date="2015-01-12T13:45:00Z">
                  <w:rPr>
                    <w:ins w:id="14774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4775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4776" w:author="Gao, Guan-Wei (高貫偉 ITC)" w:date="2012-11-05T09:50:00Z">
              <w:r w:rsidRPr="002F02C9">
                <w:rPr>
                  <w:rFonts w:hint="eastAsia"/>
                  <w:rPrChange w:id="14777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ins w:id="14778" w:author="Gao, Guan-Wei (高貫偉 ITC)" w:date="2012-11-05T09:50:00Z"/>
                <w:rPrChange w:id="14779" w:author="Chen, Ivy (陳素貞 IEC1)" w:date="2015-01-12T13:45:00Z">
                  <w:rPr>
                    <w:ins w:id="14780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4781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4782" w:author="Gao, Guan-Wei (高貫偉 ITC)" w:date="2012-11-05T09:50:00Z">
              <w:r w:rsidRPr="002F02C9">
                <w:rPr>
                  <w:rFonts w:hint="eastAsia"/>
                  <w:rPrChange w:id="14783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ins w:id="14784" w:author="Gao, Guan-Wei (高貫偉 ITC)" w:date="2012-11-05T09:50:00Z"/>
                <w:rPrChange w:id="14785" w:author="Chen, Ivy (陳素貞 IEC1)" w:date="2015-01-12T13:45:00Z">
                  <w:rPr>
                    <w:ins w:id="14786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4787" w:author="Chen, Ivy (陳素貞 IEC1)" w:date="2014-02-07T15:53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4788" w:author="Gao, Guan-Wei (高貫偉 ITC)" w:date="2012-11-05T09:50:00Z">
              <w:r w:rsidRPr="002F02C9">
                <w:rPr>
                  <w:rFonts w:hint="eastAsia"/>
                  <w:rPrChange w:id="14789" w:author="Chen, Ivy (陳素貞 IEC1)" w:date="2015-01-12T13:45:00Z">
                    <w:rPr>
                      <w:rFonts w:hint="eastAsia"/>
                      <w:b/>
                      <w:color w:val="0000FF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831120" w:rsidRPr="002F02C9" w:rsidTr="00282098">
        <w:trPr>
          <w:ins w:id="14790" w:author="Gao, Guan-Wei (高貫偉 ITC)" w:date="2012-11-05T09:50:00Z"/>
        </w:trPr>
        <w:tc>
          <w:tcPr>
            <w:tcW w:w="445" w:type="dxa"/>
          </w:tcPr>
          <w:p w:rsidR="003B389F" w:rsidRPr="002F02C9" w:rsidRDefault="00152C15">
            <w:pPr>
              <w:rPr>
                <w:ins w:id="14791" w:author="Gao, Guan-Wei (高貫偉 ITC)" w:date="2012-11-05T09:50:00Z"/>
                <w:rFonts w:eastAsiaTheme="minorEastAsia"/>
                <w:lang w:eastAsia="zh-TW"/>
                <w:rPrChange w:id="14792" w:author="Chen, Ivy (陳素貞 IEC1)" w:date="2015-01-12T13:45:00Z">
                  <w:rPr>
                    <w:ins w:id="14793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4794" w:author="Gao, Guan-Wei (高貫偉 ITC)" w:date="2012-11-05T10:3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4795" w:author="Gao, Guan-Wei (高貫偉 ITC)" w:date="2012-11-05T10:32:00Z">
              <w:r w:rsidRPr="002F02C9">
                <w:rPr>
                  <w:rPrChange w:id="1479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</w:t>
              </w:r>
            </w:ins>
            <w:ins w:id="14797" w:author="Gao, Guan-Wei (高貫偉 ITC)" w:date="2012-11-05T10:18:00Z">
              <w:del w:id="14798" w:author="Chen, Ivy (陳素貞 IEC1)" w:date="2014-02-07T15:53:00Z">
                <w:r w:rsidRPr="002F02C9">
                  <w:rPr>
                    <w:rPrChange w:id="14799" w:author="Chen, Ivy (陳素貞 IEC1)" w:date="2015-01-12T13:45:00Z">
                      <w:rPr>
                        <w:color w:val="0000FF"/>
                        <w:highlight w:val="darkYellow"/>
                        <w:u w:val="single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1310" w:type="dxa"/>
          </w:tcPr>
          <w:p w:rsidR="003B389F" w:rsidRPr="002F02C9" w:rsidRDefault="00152C15">
            <w:pPr>
              <w:rPr>
                <w:ins w:id="14800" w:author="Gao, Guan-Wei (高貫偉 ITC)" w:date="2012-11-05T09:50:00Z"/>
                <w:rPrChange w:id="14801" w:author="Chen, Ivy (陳素貞 IEC1)" w:date="2015-01-12T13:45:00Z">
                  <w:rPr>
                    <w:ins w:id="14802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4803" w:author="Gao, Guan-Wei (高貫偉 ITC)" w:date="2012-11-05T10:3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4804" w:author="Gao, Guan-Wei (高貫偉 ITC)" w:date="2012-11-05T10:18:00Z">
              <w:r w:rsidRPr="002F02C9">
                <w:rPr>
                  <w:rPrChange w:id="14805" w:author="Chen, Ivy (陳素貞 IEC1)" w:date="2015-01-12T13:45:00Z">
                    <w:rPr>
                      <w:color w:val="0000FF"/>
                      <w:highlight w:val="darkYellow"/>
                      <w:u w:val="single"/>
                    </w:rPr>
                  </w:rPrChange>
                </w:rPr>
                <w:t>Find</w:t>
              </w:r>
            </w:ins>
            <w:ins w:id="14806" w:author="Gao, Guan-Wei (高貫偉 ITC)" w:date="2012-11-05T10:19:00Z">
              <w:r w:rsidRPr="002F02C9">
                <w:rPr>
                  <w:rPrChange w:id="1480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MB</w:t>
              </w:r>
            </w:ins>
          </w:p>
        </w:tc>
        <w:tc>
          <w:tcPr>
            <w:tcW w:w="916" w:type="dxa"/>
          </w:tcPr>
          <w:p w:rsidR="003B389F" w:rsidRPr="002F02C9" w:rsidRDefault="00152C15">
            <w:pPr>
              <w:rPr>
                <w:ins w:id="14808" w:author="Gao, Guan-Wei (高貫偉 ITC)" w:date="2012-11-05T09:50:00Z"/>
                <w:rPrChange w:id="14809" w:author="Chen, Ivy (陳素貞 IEC1)" w:date="2015-01-12T13:45:00Z">
                  <w:rPr>
                    <w:ins w:id="14810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4811" w:author="Gao, Guan-Wei (高貫偉 ITC)" w:date="2012-11-05T10:3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4812" w:author="Gao, Guan-Wei (高貫偉 ITC)" w:date="2012-11-05T10:18:00Z">
              <w:r w:rsidRPr="002F02C9">
                <w:rPr>
                  <w:rPrChange w:id="14813" w:author="Chen, Ivy (陳素貞 IEC1)" w:date="2015-01-12T13:45:00Z">
                    <w:rPr>
                      <w:rFonts w:ascii="SimSun" w:hAnsi="SimSun"/>
                      <w:color w:val="0000FF"/>
                      <w:highlight w:val="darkYellow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831120" w:rsidRPr="002F02C9" w:rsidRDefault="00831120" w:rsidP="0078640F">
            <w:pPr>
              <w:rPr>
                <w:ins w:id="14814" w:author="Gao, Guan-Wei (高貫偉 ITC)" w:date="2012-11-05T09:50:00Z"/>
                <w:rPrChange w:id="14815" w:author="Chen, Ivy (陳素貞 IEC1)" w:date="2015-01-12T13:45:00Z">
                  <w:rPr>
                    <w:ins w:id="14816" w:author="Gao, Guan-Wei (高貫偉 ITC)" w:date="2012-11-05T09:50:00Z"/>
                  </w:rPr>
                </w:rPrChange>
              </w:rPr>
            </w:pPr>
          </w:p>
        </w:tc>
        <w:tc>
          <w:tcPr>
            <w:tcW w:w="1432" w:type="dxa"/>
          </w:tcPr>
          <w:p w:rsidR="003B389F" w:rsidRPr="002F02C9" w:rsidRDefault="00152C15">
            <w:pPr>
              <w:rPr>
                <w:ins w:id="14817" w:author="Gao, Guan-Wei (高貫偉 ITC)" w:date="2012-11-05T09:50:00Z"/>
                <w:rPrChange w:id="14818" w:author="Chen, Ivy (陳素貞 IEC1)" w:date="2015-01-12T13:45:00Z">
                  <w:rPr>
                    <w:ins w:id="14819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4820" w:author="IEC960923" w:date="2013-02-08T13:19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bookmarkStart w:id="14821" w:name="_Toc347236471"/>
            <w:ins w:id="14822" w:author="Gao, Guan-Wei (高貫偉 ITC)" w:date="2012-11-05T10:18:00Z">
              <w:r w:rsidRPr="002F02C9">
                <w:rPr>
                  <w:rFonts w:hint="eastAsia"/>
                  <w:rPrChange w:id="14823" w:author="Chen, Ivy (陳素貞 IEC1)" w:date="2015-01-12T13:45:00Z">
                    <w:rPr>
                      <w:rFonts w:hint="eastAsia"/>
                      <w:color w:val="0000FF"/>
                      <w:highlight w:val="darkYellow"/>
                      <w:u w:val="single"/>
                    </w:rPr>
                  </w:rPrChange>
                </w:rPr>
                <w:t>空</w:t>
              </w:r>
            </w:ins>
            <w:bookmarkEnd w:id="14821"/>
          </w:p>
        </w:tc>
        <w:tc>
          <w:tcPr>
            <w:tcW w:w="680" w:type="dxa"/>
          </w:tcPr>
          <w:p w:rsidR="00831120" w:rsidRPr="002F02C9" w:rsidRDefault="00831120" w:rsidP="0078640F">
            <w:pPr>
              <w:rPr>
                <w:ins w:id="14824" w:author="Gao, Guan-Wei (高貫偉 ITC)" w:date="2012-11-05T09:50:00Z"/>
                <w:rPrChange w:id="14825" w:author="Chen, Ivy (陳素貞 IEC1)" w:date="2015-01-12T13:45:00Z">
                  <w:rPr>
                    <w:ins w:id="14826" w:author="Gao, Guan-Wei (高貫偉 ITC)" w:date="2012-11-05T09:50:00Z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RDefault="00152C15">
            <w:pPr>
              <w:rPr>
                <w:ins w:id="14827" w:author="Gao, Guan-Wei (高貫偉 ITC)" w:date="2012-11-05T10:18:00Z"/>
                <w:rPrChange w:id="14828" w:author="Chen, Ivy (陳素貞 IEC1)" w:date="2015-01-12T13:45:00Z">
                  <w:rPr>
                    <w:ins w:id="14829" w:author="Gao, Guan-Wei (高貫偉 ITC)" w:date="2012-11-05T10:18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  <w:highlight w:val="darkYellow"/>
                  </w:rPr>
                </w:rPrChange>
              </w:rPr>
              <w:pPrChange w:id="14830" w:author="Gao, Guan-Wei (高貫偉 ITC)" w:date="2012-11-05T10:3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4831" w:author="Gao, Guan-Wei (高貫偉 ITC)" w:date="2012-11-05T10:18:00Z">
              <w:r w:rsidRPr="002F02C9">
                <w:rPr>
                  <w:rPrChange w:id="14832" w:author="Chen, Ivy (陳素貞 IEC1)" w:date="2015-01-12T13:45:00Z">
                    <w:rPr>
                      <w:color w:val="0000FF"/>
                      <w:highlight w:val="darkYellow"/>
                      <w:u w:val="single"/>
                    </w:rPr>
                  </w:rPrChange>
                </w:rPr>
                <w:t>EnterKey</w:t>
              </w:r>
              <w:r w:rsidRPr="002F02C9">
                <w:rPr>
                  <w:rFonts w:hint="eastAsia"/>
                  <w:rPrChange w:id="14833" w:author="Chen, Ivy (陳素貞 IEC1)" w:date="2015-01-12T13:45:00Z">
                    <w:rPr>
                      <w:rFonts w:hint="eastAsia"/>
                      <w:color w:val="0000FF"/>
                      <w:highlight w:val="darkYellow"/>
                      <w:u w:val="single"/>
                    </w:rPr>
                  </w:rPrChange>
                </w:rPr>
                <w:t>：</w:t>
              </w:r>
            </w:ins>
          </w:p>
          <w:p w:rsidR="003B389F" w:rsidRPr="002F02C9" w:rsidRDefault="00152C15">
            <w:pPr>
              <w:rPr>
                <w:ins w:id="14834" w:author="Gao, Guan-Wei (高貫偉 ITC)" w:date="2012-11-05T09:50:00Z"/>
                <w:rPrChange w:id="14835" w:author="Chen, Ivy (陳素貞 IEC1)" w:date="2015-01-12T13:45:00Z">
                  <w:rPr>
                    <w:ins w:id="14836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  <w:pPrChange w:id="14837" w:author="Gao, Guan-Wei (高貫偉 ITC)" w:date="2012-11-05T10:32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4838" w:author="Gao, Guan-Wei (高貫偉 ITC)" w:date="2012-11-05T10:18:00Z">
              <w:r w:rsidRPr="002F02C9">
                <w:rPr>
                  <w:rFonts w:hint="eastAsia"/>
                  <w:rPrChange w:id="14839" w:author="Chen, Ivy (陳素貞 IEC1)" w:date="2015-01-12T13:45:00Z">
                    <w:rPr>
                      <w:rFonts w:hint="eastAsia"/>
                      <w:color w:val="0000FF"/>
                      <w:highlight w:val="darkYellow"/>
                      <w:u w:val="single"/>
                    </w:rPr>
                  </w:rPrChange>
                </w:rPr>
                <w:t>若本框中内容不为空，则在</w:t>
              </w:r>
              <w:r w:rsidRPr="002F02C9">
                <w:rPr>
                  <w:rPrChange w:id="14840" w:author="Chen, Ivy (陳素貞 IEC1)" w:date="2015-01-12T13:45:00Z">
                    <w:rPr>
                      <w:color w:val="0000FF"/>
                      <w:highlight w:val="darkYellow"/>
                      <w:u w:val="single"/>
                    </w:rPr>
                  </w:rPrChange>
                </w:rPr>
                <w:t>List</w:t>
              </w:r>
              <w:r w:rsidRPr="002F02C9">
                <w:rPr>
                  <w:rFonts w:hint="eastAsia"/>
                  <w:rPrChange w:id="14841" w:author="Chen, Ivy (陳素貞 IEC1)" w:date="2015-01-12T13:45:00Z">
                    <w:rPr>
                      <w:rFonts w:hint="eastAsia"/>
                      <w:color w:val="0000FF"/>
                      <w:highlight w:val="darkYellow"/>
                      <w:u w:val="single"/>
                    </w:rPr>
                  </w:rPrChange>
                </w:rPr>
                <w:t>表格的</w:t>
              </w:r>
            </w:ins>
            <w:ins w:id="14842" w:author="Gao, Guan-Wei (高貫偉 ITC)" w:date="2012-11-05T10:19:00Z">
              <w:r w:rsidRPr="002F02C9">
                <w:rPr>
                  <w:rPrChange w:id="1484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MB</w:t>
              </w:r>
            </w:ins>
            <w:ins w:id="14844" w:author="Gao, Guan-Wei (高貫偉 ITC)" w:date="2012-11-05T10:18:00Z">
              <w:r w:rsidRPr="002F02C9">
                <w:rPr>
                  <w:rFonts w:hint="eastAsia"/>
                  <w:rPrChange w:id="14845" w:author="Chen, Ivy (陳素貞 IEC1)" w:date="2015-01-12T13:45:00Z">
                    <w:rPr>
                      <w:rFonts w:hint="eastAsia"/>
                      <w:color w:val="0000FF"/>
                      <w:highlight w:val="darkYellow"/>
                      <w:u w:val="single"/>
                    </w:rPr>
                  </w:rPrChange>
                </w:rPr>
                <w:t>列中搜索并高亮第一条与本框中内容左端匹配的</w:t>
              </w:r>
            </w:ins>
            <w:ins w:id="14846" w:author="Gao, Guan-Wei (高貫偉 ITC)" w:date="2012-11-05T10:19:00Z">
              <w:r w:rsidRPr="002F02C9">
                <w:rPr>
                  <w:rPrChange w:id="1484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MBSPS</w:t>
              </w:r>
            </w:ins>
            <w:ins w:id="14848" w:author="Gao, Guan-Wei (高貫偉 ITC)" w:date="2012-11-05T10:18:00Z">
              <w:r w:rsidRPr="002F02C9">
                <w:rPr>
                  <w:rFonts w:hint="eastAsia"/>
                  <w:rPrChange w:id="14849" w:author="Chen, Ivy (陳素貞 IEC1)" w:date="2015-01-12T13:45:00Z">
                    <w:rPr>
                      <w:rFonts w:hint="eastAsia"/>
                      <w:color w:val="0000FF"/>
                      <w:highlight w:val="darkYellow"/>
                      <w:u w:val="single"/>
                    </w:rPr>
                  </w:rPrChange>
                </w:rPr>
                <w:t>记录。</w:t>
              </w:r>
            </w:ins>
          </w:p>
        </w:tc>
        <w:tc>
          <w:tcPr>
            <w:tcW w:w="2629" w:type="dxa"/>
          </w:tcPr>
          <w:p w:rsidR="00BF0605" w:rsidRPr="002F02C9" w:rsidRDefault="00BF0605">
            <w:pPr>
              <w:rPr>
                <w:ins w:id="14850" w:author="Gao, Guan-Wei (高貫偉 ITC)" w:date="2012-11-05T09:50:00Z"/>
                <w:rPrChange w:id="14851" w:author="Chen, Ivy (陳素貞 IEC1)" w:date="2015-01-12T13:45:00Z">
                  <w:rPr>
                    <w:ins w:id="14852" w:author="Gao, Guan-Wei (高貫偉 ITC)" w:date="2012-11-05T09:50:00Z"/>
                  </w:rPr>
                </w:rPrChange>
              </w:rPr>
            </w:pPr>
          </w:p>
        </w:tc>
      </w:tr>
      <w:tr w:rsidR="00831120" w:rsidRPr="002F02C9" w:rsidTr="00282098">
        <w:trPr>
          <w:ins w:id="14853" w:author="Gao, Guan-Wei (高貫偉 ITC)" w:date="2012-11-05T10:17:00Z"/>
        </w:trPr>
        <w:tc>
          <w:tcPr>
            <w:tcW w:w="445" w:type="dxa"/>
          </w:tcPr>
          <w:p w:rsidR="00831120" w:rsidRPr="002F02C9" w:rsidRDefault="00152C15" w:rsidP="00282098">
            <w:pPr>
              <w:rPr>
                <w:ins w:id="14854" w:author="Gao, Guan-Wei (高貫偉 ITC)" w:date="2012-11-05T10:17:00Z"/>
                <w:rPrChange w:id="14855" w:author="Chen, Ivy (陳素貞 IEC1)" w:date="2015-01-12T13:45:00Z">
                  <w:rPr>
                    <w:ins w:id="14856" w:author="Gao, Guan-Wei (高貫偉 ITC)" w:date="2012-11-05T10:17:00Z"/>
                  </w:rPr>
                </w:rPrChange>
              </w:rPr>
            </w:pPr>
            <w:ins w:id="14857" w:author="Gao, Guan-Wei (高貫偉 ITC)" w:date="2012-11-05T10:17:00Z">
              <w:r w:rsidRPr="002F02C9">
                <w:rPr>
                  <w:rPrChange w:id="1485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2</w:t>
              </w:r>
            </w:ins>
          </w:p>
        </w:tc>
        <w:tc>
          <w:tcPr>
            <w:tcW w:w="1310" w:type="dxa"/>
          </w:tcPr>
          <w:p w:rsidR="00831120" w:rsidRPr="002F02C9" w:rsidRDefault="00152C15" w:rsidP="00282098">
            <w:pPr>
              <w:rPr>
                <w:ins w:id="14859" w:author="Gao, Guan-Wei (高貫偉 ITC)" w:date="2012-11-05T10:17:00Z"/>
                <w:rPrChange w:id="14860" w:author="Chen, Ivy (陳素貞 IEC1)" w:date="2015-01-12T13:45:00Z">
                  <w:rPr>
                    <w:ins w:id="14861" w:author="Gao, Guan-Wei (高貫偉 ITC)" w:date="2012-11-05T10:17:00Z"/>
                  </w:rPr>
                </w:rPrChange>
              </w:rPr>
            </w:pPr>
            <w:ins w:id="14862" w:author="Gao, Guan-Wei (高貫偉 ITC)" w:date="2012-11-05T10:17:00Z">
              <w:r w:rsidRPr="002F02C9">
                <w:rPr>
                  <w:rPrChange w:id="1486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916" w:type="dxa"/>
          </w:tcPr>
          <w:p w:rsidR="00831120" w:rsidRPr="002F02C9" w:rsidRDefault="00152C15" w:rsidP="00282098">
            <w:pPr>
              <w:rPr>
                <w:ins w:id="14864" w:author="Gao, Guan-Wei (高貫偉 ITC)" w:date="2012-11-05T10:17:00Z"/>
                <w:rFonts w:ascii="SimSun" w:hAnsi="SimSun"/>
                <w:rPrChange w:id="14865" w:author="Chen, Ivy (陳素貞 IEC1)" w:date="2015-01-12T13:45:00Z">
                  <w:rPr>
                    <w:ins w:id="14866" w:author="Gao, Guan-Wei (高貫偉 ITC)" w:date="2012-11-05T10:17:00Z"/>
                    <w:rFonts w:ascii="SimSun" w:hAnsi="SimSun"/>
                  </w:rPr>
                </w:rPrChange>
              </w:rPr>
            </w:pPr>
            <w:ins w:id="14867" w:author="Gao, Guan-Wei (高貫偉 ITC)" w:date="2012-11-05T10:17:00Z">
              <w:r w:rsidRPr="002F02C9">
                <w:rPr>
                  <w:rFonts w:ascii="SimSun" w:hAnsi="SimSun"/>
                  <w:rPrChange w:id="1486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831120" w:rsidRPr="002F02C9" w:rsidRDefault="00831120" w:rsidP="00282098">
            <w:pPr>
              <w:rPr>
                <w:ins w:id="14869" w:author="Gao, Guan-Wei (高貫偉 ITC)" w:date="2012-11-05T10:17:00Z"/>
                <w:rPrChange w:id="14870" w:author="Chen, Ivy (陳素貞 IEC1)" w:date="2015-01-12T13:45:00Z">
                  <w:rPr>
                    <w:ins w:id="14871" w:author="Gao, Guan-Wei (高貫偉 ITC)" w:date="2012-11-05T10:17:00Z"/>
                  </w:rPr>
                </w:rPrChange>
              </w:rPr>
            </w:pPr>
          </w:p>
        </w:tc>
        <w:tc>
          <w:tcPr>
            <w:tcW w:w="1432" w:type="dxa"/>
          </w:tcPr>
          <w:p w:rsidR="00831120" w:rsidRPr="002F02C9" w:rsidRDefault="00152C15" w:rsidP="00831120">
            <w:pPr>
              <w:rPr>
                <w:ins w:id="14872" w:author="Gao, Guan-Wei (高貫偉 ITC)" w:date="2012-11-05T10:17:00Z"/>
                <w:rFonts w:ascii="SimSun" w:hAnsi="SimSun"/>
                <w:rPrChange w:id="14873" w:author="Chen, Ivy (陳素貞 IEC1)" w:date="2015-01-12T13:45:00Z">
                  <w:rPr>
                    <w:ins w:id="14874" w:author="Gao, Guan-Wei (高貫偉 ITC)" w:date="2012-11-05T10:17:00Z"/>
                    <w:rFonts w:ascii="SimSun" w:hAnsi="SimSun"/>
                  </w:rPr>
                </w:rPrChange>
              </w:rPr>
            </w:pPr>
            <w:ins w:id="14875" w:author="Gao, Guan-Wei (高貫偉 ITC)" w:date="2012-11-05T10:17:00Z">
              <w:r w:rsidRPr="002F02C9">
                <w:rPr>
                  <w:rFonts w:ascii="SimSun" w:hAnsi="SimSun" w:hint="eastAsia"/>
                  <w:rPrChange w:id="1487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1487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ascii="SimSun" w:hAnsi="SimSun" w:hint="eastAsia"/>
                  <w:rPrChange w:id="1487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  <w:p w:rsidR="00831120" w:rsidRPr="002F02C9" w:rsidRDefault="00152C15" w:rsidP="00282098">
            <w:pPr>
              <w:rPr>
                <w:ins w:id="14879" w:author="Gao, Guan-Wei (高貫偉 ITC)" w:date="2012-11-05T10:17:00Z"/>
                <w:rPrChange w:id="14880" w:author="Chen, Ivy (陳素貞 IEC1)" w:date="2015-01-12T13:45:00Z">
                  <w:rPr>
                    <w:ins w:id="14881" w:author="Gao, Guan-Wei (高貫偉 ITC)" w:date="2012-11-05T10:17:00Z"/>
                  </w:rPr>
                </w:rPrChange>
              </w:rPr>
            </w:pPr>
            <w:ins w:id="14882" w:author="Gao, Guan-Wei (高貫偉 ITC)" w:date="2012-11-05T10:17:00Z">
              <w:r w:rsidRPr="002F02C9">
                <w:rPr>
                  <w:rFonts w:ascii="SimSun" w:hAnsi="SimSun"/>
                  <w:rPrChange w:id="1488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Disable</w:t>
              </w:r>
            </w:ins>
          </w:p>
        </w:tc>
        <w:tc>
          <w:tcPr>
            <w:tcW w:w="680" w:type="dxa"/>
          </w:tcPr>
          <w:p w:rsidR="00831120" w:rsidRPr="002F02C9" w:rsidRDefault="00831120" w:rsidP="00282098">
            <w:pPr>
              <w:rPr>
                <w:ins w:id="14884" w:author="Gao, Guan-Wei (高貫偉 ITC)" w:date="2012-11-05T10:17:00Z"/>
                <w:rPrChange w:id="14885" w:author="Chen, Ivy (陳素貞 IEC1)" w:date="2015-01-12T13:45:00Z">
                  <w:rPr>
                    <w:ins w:id="14886" w:author="Gao, Guan-Wei (高貫偉 ITC)" w:date="2012-11-05T10:17:00Z"/>
                  </w:rPr>
                </w:rPrChange>
              </w:rPr>
            </w:pPr>
          </w:p>
        </w:tc>
        <w:tc>
          <w:tcPr>
            <w:tcW w:w="2728" w:type="dxa"/>
          </w:tcPr>
          <w:p w:rsidR="00831120" w:rsidRPr="002F02C9" w:rsidRDefault="00152C15" w:rsidP="00831120">
            <w:pPr>
              <w:rPr>
                <w:ins w:id="14887" w:author="Gao, Guan-Wei (高貫偉 ITC)" w:date="2012-11-05T10:17:00Z"/>
                <w:rFonts w:ascii="SimSun"/>
                <w:rPrChange w:id="14888" w:author="Chen, Ivy (陳素貞 IEC1)" w:date="2015-01-12T13:45:00Z">
                  <w:rPr>
                    <w:ins w:id="14889" w:author="Gao, Guan-Wei (高貫偉 ITC)" w:date="2012-11-05T10:17:00Z"/>
                    <w:rFonts w:ascii="SimSun"/>
                  </w:rPr>
                </w:rPrChange>
              </w:rPr>
            </w:pPr>
            <w:ins w:id="14890" w:author="Gao, Guan-Wei (高貫偉 ITC)" w:date="2012-11-05T10:17:00Z">
              <w:r w:rsidRPr="002F02C9">
                <w:rPr>
                  <w:rFonts w:eastAsia="新細明體"/>
                  <w:rPrChange w:id="14891" w:author="Chen, Ivy (陳素貞 IEC1)" w:date="2015-01-12T13:45:00Z">
                    <w:rPr>
                      <w:rFonts w:eastAsia="新細明體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eastAsia="新細明體" w:hint="eastAsia"/>
                  <w:rPrChange w:id="14892" w:author="Chen, Ivy (陳素貞 IEC1)" w:date="2015-01-12T13:45:00Z">
                    <w:rPr>
                      <w:rFonts w:eastAsia="新細明體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1489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1489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  <w:r w:rsidRPr="002F02C9">
                <w:rPr>
                  <w:rFonts w:ascii="SimSun" w:hAnsi="SimSun"/>
                  <w:rPrChange w:id="1489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List</w:t>
              </w:r>
              <w:r w:rsidRPr="002F02C9">
                <w:rPr>
                  <w:rFonts w:ascii="SimSun" w:hAnsi="SimSun" w:hint="eastAsia"/>
                  <w:rPrChange w:id="1489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中当前没有任何行被选，则提示用户，放弃后续操作。</w:t>
              </w:r>
            </w:ins>
          </w:p>
          <w:p w:rsidR="00831120" w:rsidRPr="002F02C9" w:rsidRDefault="00152C15" w:rsidP="00831120">
            <w:pPr>
              <w:rPr>
                <w:ins w:id="14897" w:author="Gao, Guan-Wei (高貫偉 ITC)" w:date="2012-11-05T10:17:00Z"/>
                <w:rFonts w:ascii="SimSun"/>
                <w:rPrChange w:id="14898" w:author="Chen, Ivy (陳素貞 IEC1)" w:date="2015-01-12T13:45:00Z">
                  <w:rPr>
                    <w:ins w:id="14899" w:author="Gao, Guan-Wei (高貫偉 ITC)" w:date="2012-11-05T10:17:00Z"/>
                    <w:rFonts w:ascii="SimSun"/>
                  </w:rPr>
                </w:rPrChange>
              </w:rPr>
            </w:pPr>
            <w:ins w:id="14900" w:author="Gao, Guan-Wei (高貫偉 ITC)" w:date="2012-11-05T10:17:00Z">
              <w:r w:rsidRPr="002F02C9">
                <w:rPr>
                  <w:rFonts w:ascii="SimSun" w:hAnsi="SimSun"/>
                  <w:rPrChange w:id="1490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1490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、要求用户再次确认要执行删除操作。</w:t>
              </w:r>
            </w:ins>
          </w:p>
          <w:p w:rsidR="00831120" w:rsidRPr="002F02C9" w:rsidRDefault="00152C15" w:rsidP="00831120">
            <w:pPr>
              <w:rPr>
                <w:ins w:id="14903" w:author="Gao, Guan-Wei (高貫偉 ITC)" w:date="2012-11-05T10:17:00Z"/>
                <w:rFonts w:ascii="SimSun"/>
                <w:rPrChange w:id="14904" w:author="Chen, Ivy (陳素貞 IEC1)" w:date="2015-01-12T13:45:00Z">
                  <w:rPr>
                    <w:ins w:id="14905" w:author="Gao, Guan-Wei (高貫偉 ITC)" w:date="2012-11-05T10:17:00Z"/>
                    <w:rFonts w:ascii="SimSun"/>
                  </w:rPr>
                </w:rPrChange>
              </w:rPr>
            </w:pPr>
            <w:ins w:id="14906" w:author="Gao, Guan-Wei (高貫偉 ITC)" w:date="2012-11-05T10:17:00Z">
              <w:r w:rsidRPr="002F02C9">
                <w:rPr>
                  <w:rFonts w:ascii="SimSun" w:hAnsi="SimSun"/>
                  <w:rPrChange w:id="1490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ascii="SimSun" w:hAnsi="SimSun" w:hint="eastAsia"/>
                  <w:rPrChange w:id="1490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、若用户选择放弃，则放弃后续操作。</w:t>
              </w:r>
            </w:ins>
          </w:p>
          <w:p w:rsidR="00831120" w:rsidRPr="002F02C9" w:rsidRDefault="00152C15" w:rsidP="00282098">
            <w:pPr>
              <w:rPr>
                <w:ins w:id="14909" w:author="Gao, Guan-Wei (高貫偉 ITC)" w:date="2012-11-05T10:17:00Z"/>
                <w:rPrChange w:id="14910" w:author="Chen, Ivy (陳素貞 IEC1)" w:date="2015-01-12T13:45:00Z">
                  <w:rPr>
                    <w:ins w:id="14911" w:author="Gao, Guan-Wei (高貫偉 ITC)" w:date="2012-11-05T10:17:00Z"/>
                  </w:rPr>
                </w:rPrChange>
              </w:rPr>
            </w:pPr>
            <w:ins w:id="14912" w:author="Gao, Guan-Wei (高貫偉 ITC)" w:date="2012-11-05T10:17:00Z">
              <w:r w:rsidRPr="002F02C9">
                <w:rPr>
                  <w:rFonts w:ascii="SimSun" w:hAnsi="SimSun"/>
                  <w:rPrChange w:id="1491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</w:t>
              </w:r>
              <w:r w:rsidRPr="002F02C9">
                <w:rPr>
                  <w:rFonts w:ascii="SimSun" w:hAnsi="SimSun" w:hint="eastAsia"/>
                  <w:rPrChange w:id="1491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、删除该行数据。</w:t>
              </w:r>
            </w:ins>
          </w:p>
        </w:tc>
        <w:tc>
          <w:tcPr>
            <w:tcW w:w="2629" w:type="dxa"/>
          </w:tcPr>
          <w:p w:rsidR="00831120" w:rsidRPr="002F02C9" w:rsidRDefault="00831120" w:rsidP="00282098">
            <w:pPr>
              <w:rPr>
                <w:ins w:id="14915" w:author="Gao, Guan-Wei (高貫偉 ITC)" w:date="2012-11-05T10:17:00Z"/>
                <w:rFonts w:ascii="Tahoma" w:hAnsi="Tahoma"/>
                <w:sz w:val="18"/>
                <w:rPrChange w:id="14916" w:author="Chen, Ivy (陳素貞 IEC1)" w:date="2015-01-12T13:45:00Z">
                  <w:rPr>
                    <w:ins w:id="14917" w:author="Gao, Guan-Wei (高貫偉 ITC)" w:date="2012-11-05T10:17:00Z"/>
                    <w:rFonts w:ascii="Tahoma" w:hAnsi="Tahoma"/>
                    <w:sz w:val="18"/>
                  </w:rPr>
                </w:rPrChange>
              </w:rPr>
            </w:pPr>
          </w:p>
        </w:tc>
      </w:tr>
      <w:tr w:rsidR="00831120" w:rsidRPr="002F02C9" w:rsidTr="00282098">
        <w:trPr>
          <w:ins w:id="14918" w:author="Gao, Guan-Wei (高貫偉 ITC)" w:date="2012-11-05T10:17:00Z"/>
        </w:trPr>
        <w:tc>
          <w:tcPr>
            <w:tcW w:w="445" w:type="dxa"/>
          </w:tcPr>
          <w:p w:rsidR="00831120" w:rsidRPr="002F02C9" w:rsidRDefault="00152C15" w:rsidP="00282098">
            <w:pPr>
              <w:rPr>
                <w:ins w:id="14919" w:author="Gao, Guan-Wei (高貫偉 ITC)" w:date="2012-11-05T10:17:00Z"/>
                <w:rPrChange w:id="14920" w:author="Chen, Ivy (陳素貞 IEC1)" w:date="2015-01-12T13:45:00Z">
                  <w:rPr>
                    <w:ins w:id="14921" w:author="Gao, Guan-Wei (高貫偉 ITC)" w:date="2012-11-05T10:17:00Z"/>
                  </w:rPr>
                </w:rPrChange>
              </w:rPr>
            </w:pPr>
            <w:ins w:id="14922" w:author="Gao, Guan-Wei (高貫偉 ITC)" w:date="2012-11-05T10:21:00Z">
              <w:r w:rsidRPr="002F02C9">
                <w:rPr>
                  <w:rPrChange w:id="1492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3</w:t>
              </w:r>
            </w:ins>
          </w:p>
        </w:tc>
        <w:tc>
          <w:tcPr>
            <w:tcW w:w="1310" w:type="dxa"/>
          </w:tcPr>
          <w:p w:rsidR="00831120" w:rsidRPr="002F02C9" w:rsidRDefault="00152C15" w:rsidP="00282098">
            <w:pPr>
              <w:rPr>
                <w:ins w:id="14924" w:author="Gao, Guan-Wei (高貫偉 ITC)" w:date="2012-11-05T10:17:00Z"/>
                <w:rPrChange w:id="14925" w:author="Chen, Ivy (陳素貞 IEC1)" w:date="2015-01-12T13:45:00Z">
                  <w:rPr>
                    <w:ins w:id="14926" w:author="Gao, Guan-Wei (高貫偉 ITC)" w:date="2012-11-05T10:17:00Z"/>
                  </w:rPr>
                </w:rPrChange>
              </w:rPr>
            </w:pPr>
            <w:ins w:id="14927" w:author="Gao, Guan-Wei (高貫偉 ITC)" w:date="2012-11-05T10:20:00Z">
              <w:r w:rsidRPr="002F02C9">
                <w:rPr>
                  <w:rPrChange w:id="1492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MBSPS List</w:t>
              </w:r>
            </w:ins>
          </w:p>
        </w:tc>
        <w:tc>
          <w:tcPr>
            <w:tcW w:w="916" w:type="dxa"/>
          </w:tcPr>
          <w:p w:rsidR="00831120" w:rsidRPr="002F02C9" w:rsidRDefault="00152C15" w:rsidP="00282098">
            <w:pPr>
              <w:rPr>
                <w:ins w:id="14929" w:author="Gao, Guan-Wei (高貫偉 ITC)" w:date="2012-11-05T10:17:00Z"/>
                <w:rFonts w:ascii="SimSun" w:hAnsi="SimSun"/>
                <w:rPrChange w:id="14930" w:author="Chen, Ivy (陳素貞 IEC1)" w:date="2015-01-12T13:45:00Z">
                  <w:rPr>
                    <w:ins w:id="14931" w:author="Gao, Guan-Wei (高貫偉 ITC)" w:date="2012-11-05T10:17:00Z"/>
                    <w:rFonts w:ascii="SimSun" w:hAnsi="SimSun"/>
                  </w:rPr>
                </w:rPrChange>
              </w:rPr>
            </w:pPr>
            <w:ins w:id="14932" w:author="Gao, Guan-Wei (高貫偉 ITC)" w:date="2012-11-05T10:17:00Z">
              <w:r w:rsidRPr="002F02C9">
                <w:rPr>
                  <w:rFonts w:ascii="SimSun" w:hAnsi="SimSun"/>
                  <w:rPrChange w:id="1493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677" w:type="dxa"/>
          </w:tcPr>
          <w:p w:rsidR="00831120" w:rsidRPr="002F02C9" w:rsidRDefault="00831120" w:rsidP="00282098">
            <w:pPr>
              <w:rPr>
                <w:ins w:id="14934" w:author="Gao, Guan-Wei (高貫偉 ITC)" w:date="2012-11-05T10:17:00Z"/>
                <w:rPrChange w:id="14935" w:author="Chen, Ivy (陳素貞 IEC1)" w:date="2015-01-12T13:45:00Z">
                  <w:rPr>
                    <w:ins w:id="14936" w:author="Gao, Guan-Wei (高貫偉 ITC)" w:date="2012-11-05T10:17:00Z"/>
                  </w:rPr>
                </w:rPrChange>
              </w:rPr>
            </w:pPr>
          </w:p>
        </w:tc>
        <w:tc>
          <w:tcPr>
            <w:tcW w:w="1432" w:type="dxa"/>
          </w:tcPr>
          <w:p w:rsidR="001F2983" w:rsidRPr="002F02C9" w:rsidRDefault="00152C15">
            <w:pPr>
              <w:rPr>
                <w:ins w:id="14937" w:author="Gao, Guan-Wei (高貫偉 ITC)" w:date="2012-11-05T10:17:00Z"/>
                <w:rPrChange w:id="14938" w:author="Chen, Ivy (陳素貞 IEC1)" w:date="2015-01-12T13:45:00Z">
                  <w:rPr>
                    <w:ins w:id="14939" w:author="Gao, Guan-Wei (高貫偉 ITC)" w:date="2012-11-05T10:17:00Z"/>
                  </w:rPr>
                </w:rPrChange>
              </w:rPr>
            </w:pPr>
            <w:ins w:id="14940" w:author="Gao, Guan-Wei (高貫偉 ITC)" w:date="2012-11-05T10:17:00Z">
              <w:r w:rsidRPr="002F02C9">
                <w:rPr>
                  <w:rFonts w:hint="eastAsia"/>
                  <w:rPrChange w:id="1494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显示所有的</w:t>
              </w:r>
            </w:ins>
            <w:ins w:id="14942" w:author="Gao, Guan-Wei (高貫偉 ITC)" w:date="2012-11-05T10:20:00Z">
              <w:r w:rsidRPr="002F02C9">
                <w:rPr>
                  <w:rFonts w:ascii="Courier New" w:hAnsi="Courier New" w:cs="Courier New"/>
                  <w:noProof/>
                  <w:szCs w:val="20"/>
                  <w:rPrChange w:id="1494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MBSPS</w:t>
              </w:r>
            </w:ins>
            <w:ins w:id="14944" w:author="Gao, Guan-Wei (高貫偉 ITC)" w:date="2012-11-05T10:17:00Z">
              <w:r w:rsidRPr="002F02C9">
                <w:rPr>
                  <w:rFonts w:hint="eastAsia"/>
                  <w:rPrChange w:id="1494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记录</w:t>
              </w:r>
            </w:ins>
          </w:p>
        </w:tc>
        <w:tc>
          <w:tcPr>
            <w:tcW w:w="680" w:type="dxa"/>
          </w:tcPr>
          <w:p w:rsidR="00831120" w:rsidRPr="002F02C9" w:rsidRDefault="00831120" w:rsidP="00282098">
            <w:pPr>
              <w:rPr>
                <w:ins w:id="14946" w:author="Gao, Guan-Wei (高貫偉 ITC)" w:date="2012-11-05T10:17:00Z"/>
                <w:rPrChange w:id="14947" w:author="Chen, Ivy (陳素貞 IEC1)" w:date="2015-01-12T13:45:00Z">
                  <w:rPr>
                    <w:ins w:id="14948" w:author="Gao, Guan-Wei (高貫偉 ITC)" w:date="2012-11-05T10:17:00Z"/>
                  </w:rPr>
                </w:rPrChange>
              </w:rPr>
            </w:pPr>
          </w:p>
        </w:tc>
        <w:tc>
          <w:tcPr>
            <w:tcW w:w="2728" w:type="dxa"/>
          </w:tcPr>
          <w:p w:rsidR="001F2983" w:rsidRPr="002F02C9" w:rsidRDefault="00152C15">
            <w:pPr>
              <w:rPr>
                <w:ins w:id="14949" w:author="Gao, Guan-Wei (高貫偉 ITC)" w:date="2012-11-05T10:17:00Z"/>
                <w:rPrChange w:id="14950" w:author="Chen, Ivy (陳素貞 IEC1)" w:date="2015-01-12T13:45:00Z">
                  <w:rPr>
                    <w:ins w:id="14951" w:author="Gao, Guan-Wei (高貫偉 ITC)" w:date="2012-11-05T10:17:00Z"/>
                  </w:rPr>
                </w:rPrChange>
              </w:rPr>
            </w:pPr>
            <w:ins w:id="14952" w:author="Gao, Guan-Wei (高貫偉 ITC)" w:date="2012-11-05T10:17:00Z">
              <w:r w:rsidRPr="002F02C9">
                <w:rPr>
                  <w:rPrChange w:id="1495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hint="eastAsia"/>
                  <w:rPrChange w:id="1495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：原高亮被选的数据行恢复正常显示，被点击的行被高亮选择，下部的</w:t>
              </w:r>
            </w:ins>
            <w:ins w:id="14955" w:author="Gao, Guan-Wei (高貫偉 ITC)" w:date="2012-11-05T10:20:00Z">
              <w:r w:rsidRPr="002F02C9">
                <w:rPr>
                  <w:rPrChange w:id="1495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4</w:t>
              </w:r>
            </w:ins>
            <w:ins w:id="14957" w:author="Gao, Guan-Wei (高貫偉 ITC)" w:date="2012-11-05T10:17:00Z">
              <w:r w:rsidRPr="002F02C9">
                <w:rPr>
                  <w:rFonts w:hint="eastAsia"/>
                  <w:rPrChange w:id="1495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到</w:t>
              </w:r>
            </w:ins>
            <w:ins w:id="14959" w:author="Gao, Guan-Wei (高貫偉 ITC)" w:date="2012-11-05T10:20:00Z">
              <w:r w:rsidRPr="002F02C9">
                <w:rPr>
                  <w:rPrChange w:id="1496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7</w:t>
              </w:r>
            </w:ins>
            <w:ins w:id="14961" w:author="Gao, Guan-Wei (高貫偉 ITC)" w:date="2012-11-05T10:17:00Z">
              <w:r w:rsidRPr="002F02C9">
                <w:rPr>
                  <w:rFonts w:hint="eastAsia"/>
                  <w:rPrChange w:id="1496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号控件中显示被点击数据行的详细资料，</w:t>
              </w:r>
              <w:r w:rsidRPr="002F02C9">
                <w:rPr>
                  <w:rPrChange w:id="1496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Enable Save</w:t>
              </w:r>
              <w:r w:rsidRPr="002F02C9">
                <w:rPr>
                  <w:rFonts w:hint="eastAsia"/>
                  <w:rPrChange w:id="1496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1496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hint="eastAsia"/>
                  <w:rPrChange w:id="1496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按钮。若被点击行为空行，则</w:t>
              </w:r>
              <w:r w:rsidRPr="002F02C9">
                <w:rPr>
                  <w:rPrChange w:id="1496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Disable Save</w:t>
              </w:r>
              <w:r w:rsidRPr="002F02C9">
                <w:rPr>
                  <w:rFonts w:hint="eastAsia"/>
                  <w:rPrChange w:id="1496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和</w:t>
              </w:r>
              <w:r w:rsidRPr="002F02C9">
                <w:rPr>
                  <w:rPrChange w:id="1496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hint="eastAsia"/>
                  <w:rPrChange w:id="1497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</w:t>
              </w:r>
            </w:ins>
          </w:p>
        </w:tc>
        <w:tc>
          <w:tcPr>
            <w:tcW w:w="2629" w:type="dxa"/>
          </w:tcPr>
          <w:p w:rsidR="00831120" w:rsidRPr="002F02C9" w:rsidRDefault="00152C15" w:rsidP="00831120">
            <w:pPr>
              <w:rPr>
                <w:ins w:id="14971" w:author="Gao, Guan-Wei (高貫偉 ITC)" w:date="2012-11-05T10:17:00Z"/>
                <w:rFonts w:ascii="Tahoma" w:hAnsi="Tahoma"/>
                <w:sz w:val="18"/>
                <w:rPrChange w:id="14972" w:author="Chen, Ivy (陳素貞 IEC1)" w:date="2015-01-12T13:45:00Z">
                  <w:rPr>
                    <w:ins w:id="14973" w:author="Gao, Guan-Wei (高貫偉 ITC)" w:date="2012-11-05T10:17:00Z"/>
                    <w:rFonts w:ascii="Tahoma" w:hAnsi="Tahoma"/>
                    <w:sz w:val="18"/>
                  </w:rPr>
                </w:rPrChange>
              </w:rPr>
            </w:pPr>
            <w:ins w:id="14974" w:author="Gao, Guan-Wei (高貫偉 ITC)" w:date="2012-11-05T10:17:00Z">
              <w:r w:rsidRPr="002F02C9">
                <w:rPr>
                  <w:rFonts w:ascii="Tahoma" w:hAnsi="Tahoma" w:hint="eastAsia"/>
                  <w:sz w:val="18"/>
                  <w:rPrChange w:id="14975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栏位包括：</w:t>
              </w:r>
            </w:ins>
            <w:ins w:id="14976" w:author="Gao, Guan-Wei (高貫偉 ITC)" w:date="2012-11-05T10:20:00Z">
              <w:r w:rsidRPr="002F02C9">
                <w:rPr>
                  <w:rFonts w:ascii="Tahoma" w:hAnsi="Tahoma"/>
                  <w:sz w:val="18"/>
                  <w:rPrChange w:id="14977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MB, ZMOD, T</w:t>
              </w:r>
            </w:ins>
            <w:ins w:id="14978" w:author="Gao, Guan-Wei (高貫偉 ITC)" w:date="2012-11-05T10:21:00Z">
              <w:r w:rsidRPr="002F02C9">
                <w:rPr>
                  <w:rFonts w:ascii="Tahoma" w:hAnsi="Tahoma"/>
                  <w:sz w:val="18"/>
                  <w:rPrChange w:id="14979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MPONSPS, TPMOFFSPS, Editor, Cdt, Udt</w:t>
              </w:r>
            </w:ins>
          </w:p>
          <w:p w:rsidR="00831120" w:rsidRPr="002F02C9" w:rsidRDefault="00152C15" w:rsidP="00831120">
            <w:pPr>
              <w:rPr>
                <w:ins w:id="14980" w:author="Gao, Guan-Wei (高貫偉 ITC)" w:date="2012-11-05T10:17:00Z"/>
                <w:rFonts w:ascii="Arial" w:hAnsi="Arial" w:cs="Arial"/>
                <w:b/>
                <w:bCs/>
                <w:kern w:val="32"/>
                <w:sz w:val="32"/>
                <w:rPrChange w:id="14981" w:author="Chen, Ivy (陳素貞 IEC1)" w:date="2015-01-12T13:45:00Z">
                  <w:rPr>
                    <w:ins w:id="14982" w:author="Gao, Guan-Wei (高貫偉 ITC)" w:date="2012-11-05T10:17:00Z"/>
                    <w:rFonts w:ascii="Arial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ins w:id="14983" w:author="Gao, Guan-Wei (高貫偉 ITC)" w:date="2012-11-05T10:17:00Z">
              <w:r w:rsidRPr="002F02C9">
                <w:rPr>
                  <w:rFonts w:hint="eastAsia"/>
                  <w:rPrChange w:id="1498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</w:t>
              </w:r>
            </w:ins>
            <w:ins w:id="14985" w:author="Gao, Guan-Wei (高貫偉 ITC)" w:date="2012-11-05T10:20:00Z">
              <w:r w:rsidRPr="002F02C9">
                <w:rPr>
                  <w:rPrChange w:id="1498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MB</w:t>
              </w:r>
            </w:ins>
            <w:ins w:id="14987" w:author="Gao, Guan-Wei (高貫偉 ITC)" w:date="2012-11-08T09:19:00Z">
              <w:r w:rsidRPr="002F02C9">
                <w:rPr>
                  <w:rPrChange w:id="1498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, ZMOD</w:t>
              </w:r>
            </w:ins>
            <w:ins w:id="14989" w:author="Gao, Guan-Wei (高貫偉 ITC)" w:date="2012-11-05T10:17:00Z">
              <w:r w:rsidRPr="002F02C9">
                <w:rPr>
                  <w:rFonts w:hint="eastAsia"/>
                  <w:rPrChange w:id="1499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栏位排序</w:t>
              </w:r>
            </w:ins>
          </w:p>
          <w:p w:rsidR="00831120" w:rsidRPr="002F02C9" w:rsidRDefault="00831120" w:rsidP="00282098">
            <w:pPr>
              <w:rPr>
                <w:ins w:id="14991" w:author="Gao, Guan-Wei (高貫偉 ITC)" w:date="2012-11-05T10:17:00Z"/>
                <w:rFonts w:ascii="Tahoma" w:hAnsi="Tahoma"/>
                <w:sz w:val="18"/>
                <w:rPrChange w:id="14992" w:author="Chen, Ivy (陳素貞 IEC1)" w:date="2015-01-12T13:45:00Z">
                  <w:rPr>
                    <w:ins w:id="14993" w:author="Gao, Guan-Wei (高貫偉 ITC)" w:date="2012-11-05T10:17:00Z"/>
                    <w:rFonts w:ascii="Tahoma" w:hAnsi="Tahoma"/>
                    <w:sz w:val="18"/>
                  </w:rPr>
                </w:rPrChange>
              </w:rPr>
            </w:pPr>
          </w:p>
        </w:tc>
      </w:tr>
      <w:tr w:rsidR="00831120" w:rsidRPr="002F02C9" w:rsidTr="00282098">
        <w:trPr>
          <w:ins w:id="14994" w:author="Gao, Guan-Wei (高貫偉 ITC)" w:date="2012-11-05T09:50:00Z"/>
        </w:trPr>
        <w:tc>
          <w:tcPr>
            <w:tcW w:w="445" w:type="dxa"/>
          </w:tcPr>
          <w:p w:rsidR="00831120" w:rsidRPr="002F02C9" w:rsidRDefault="00152C15" w:rsidP="00282098">
            <w:pPr>
              <w:rPr>
                <w:ins w:id="14995" w:author="Gao, Guan-Wei (高貫偉 ITC)" w:date="2012-11-05T09:50:00Z"/>
                <w:rPrChange w:id="14996" w:author="Chen, Ivy (陳素貞 IEC1)" w:date="2015-01-12T13:45:00Z">
                  <w:rPr>
                    <w:ins w:id="14997" w:author="Gao, Guan-Wei (高貫偉 ITC)" w:date="2012-11-05T09:50:00Z"/>
                  </w:rPr>
                </w:rPrChange>
              </w:rPr>
            </w:pPr>
            <w:ins w:id="14998" w:author="Gao, Guan-Wei (高貫偉 ITC)" w:date="2012-11-05T10:21:00Z">
              <w:r w:rsidRPr="002F02C9">
                <w:rPr>
                  <w:rPrChange w:id="1499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4</w:t>
              </w:r>
            </w:ins>
          </w:p>
        </w:tc>
        <w:tc>
          <w:tcPr>
            <w:tcW w:w="1310" w:type="dxa"/>
          </w:tcPr>
          <w:p w:rsidR="00831120" w:rsidRPr="002F02C9" w:rsidRDefault="00152C15" w:rsidP="00282098">
            <w:pPr>
              <w:rPr>
                <w:ins w:id="15000" w:author="Gao, Guan-Wei (高貫偉 ITC)" w:date="2012-11-05T09:50:00Z"/>
                <w:rPrChange w:id="15001" w:author="Chen, Ivy (陳素貞 IEC1)" w:date="2015-01-12T13:45:00Z">
                  <w:rPr>
                    <w:ins w:id="15002" w:author="Gao, Guan-Wei (高貫偉 ITC)" w:date="2012-11-05T09:50:00Z"/>
                  </w:rPr>
                </w:rPrChange>
              </w:rPr>
            </w:pPr>
            <w:ins w:id="15003" w:author="Gao, Guan-Wei (高貫偉 ITC)" w:date="2012-11-05T10:22:00Z">
              <w:r w:rsidRPr="002F02C9">
                <w:rPr>
                  <w:rPrChange w:id="1500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MB</w:t>
              </w:r>
            </w:ins>
          </w:p>
        </w:tc>
        <w:tc>
          <w:tcPr>
            <w:tcW w:w="916" w:type="dxa"/>
          </w:tcPr>
          <w:p w:rsidR="00831120" w:rsidRPr="002F02C9" w:rsidRDefault="00152C15" w:rsidP="00282098">
            <w:pPr>
              <w:rPr>
                <w:ins w:id="15005" w:author="Gao, Guan-Wei (高貫偉 ITC)" w:date="2012-11-05T09:50:00Z"/>
                <w:rFonts w:ascii="SimSun" w:hAnsi="SimSun"/>
                <w:rPrChange w:id="15006" w:author="Chen, Ivy (陳素貞 IEC1)" w:date="2015-01-12T13:45:00Z">
                  <w:rPr>
                    <w:ins w:id="15007" w:author="Gao, Guan-Wei (高貫偉 ITC)" w:date="2012-11-05T09:50:00Z"/>
                    <w:rFonts w:ascii="SimSun" w:hAnsi="SimSun"/>
                  </w:rPr>
                </w:rPrChange>
              </w:rPr>
            </w:pPr>
            <w:ins w:id="15008" w:author="Gao, Guan-Wei (高貫偉 ITC)" w:date="2012-11-05T10:23:00Z">
              <w:r w:rsidRPr="002F02C9">
                <w:rPr>
                  <w:rFonts w:ascii="SimSun" w:hAnsi="SimSun"/>
                  <w:rPrChange w:id="1500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831120" w:rsidRPr="002F02C9" w:rsidRDefault="00152C15" w:rsidP="00282098">
            <w:pPr>
              <w:rPr>
                <w:ins w:id="15010" w:author="Gao, Guan-Wei (高貫偉 ITC)" w:date="2012-11-05T09:50:00Z"/>
                <w:rPrChange w:id="15011" w:author="Chen, Ivy (陳素貞 IEC1)" w:date="2015-01-12T13:45:00Z">
                  <w:rPr>
                    <w:ins w:id="15012" w:author="Gao, Guan-Wei (高貫偉 ITC)" w:date="2012-11-05T09:50:00Z"/>
                  </w:rPr>
                </w:rPrChange>
              </w:rPr>
            </w:pPr>
            <w:ins w:id="15013" w:author="Gao, Guan-Wei (高貫偉 ITC)" w:date="2012-11-05T10:23:00Z">
              <w:r w:rsidRPr="002F02C9">
                <w:rPr>
                  <w:rFonts w:hint="eastAsia"/>
                  <w:rPrChange w:id="1501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参考数据库定义</w:t>
              </w:r>
            </w:ins>
          </w:p>
        </w:tc>
        <w:tc>
          <w:tcPr>
            <w:tcW w:w="1432" w:type="dxa"/>
          </w:tcPr>
          <w:p w:rsidR="00831120" w:rsidRPr="002F02C9" w:rsidRDefault="00152C15" w:rsidP="00282098">
            <w:pPr>
              <w:rPr>
                <w:ins w:id="15015" w:author="Gao, Guan-Wei (高貫偉 ITC)" w:date="2012-11-05T09:50:00Z"/>
                <w:rFonts w:ascii="SimSun" w:hAnsi="SimSun"/>
                <w:rPrChange w:id="15016" w:author="Chen, Ivy (陳素貞 IEC1)" w:date="2015-01-12T13:45:00Z">
                  <w:rPr>
                    <w:ins w:id="15017" w:author="Gao, Guan-Wei (高貫偉 ITC)" w:date="2012-11-05T09:50:00Z"/>
                    <w:rFonts w:ascii="SimSun" w:hAnsi="SimSun"/>
                  </w:rPr>
                </w:rPrChange>
              </w:rPr>
            </w:pPr>
            <w:ins w:id="15018" w:author="Gao, Guan-Wei (高貫偉 ITC)" w:date="2012-11-05T09:50:00Z">
              <w:r w:rsidRPr="002F02C9">
                <w:rPr>
                  <w:rFonts w:ascii="SimSun" w:hAnsi="SimSun" w:hint="eastAsia"/>
                  <w:rPrChange w:id="1501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831120" w:rsidRPr="002F02C9" w:rsidRDefault="00152C15" w:rsidP="00282098">
            <w:pPr>
              <w:rPr>
                <w:ins w:id="15020" w:author="Gao, Guan-Wei (高貫偉 ITC)" w:date="2012-11-05T09:50:00Z"/>
                <w:rPrChange w:id="15021" w:author="Chen, Ivy (陳素貞 IEC1)" w:date="2015-01-12T13:45:00Z">
                  <w:rPr>
                    <w:ins w:id="15022" w:author="Gao, Guan-Wei (高貫偉 ITC)" w:date="2012-11-05T09:50:00Z"/>
                  </w:rPr>
                </w:rPrChange>
              </w:rPr>
            </w:pPr>
            <w:ins w:id="15023" w:author="Gao, Guan-Wei (高貫偉 ITC)" w:date="2012-11-05T09:50:00Z">
              <w:r w:rsidRPr="002F02C9">
                <w:rPr>
                  <w:rFonts w:hint="eastAsia"/>
                  <w:rPrChange w:id="1502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831120" w:rsidRPr="002F02C9" w:rsidRDefault="00831120" w:rsidP="00282098">
            <w:pPr>
              <w:rPr>
                <w:ins w:id="15025" w:author="Gao, Guan-Wei (高貫偉 ITC)" w:date="2012-11-05T09:50:00Z"/>
                <w:rFonts w:eastAsia="新細明體"/>
                <w:rPrChange w:id="15026" w:author="Chen, Ivy (陳素貞 IEC1)" w:date="2015-01-12T13:45:00Z">
                  <w:rPr>
                    <w:ins w:id="15027" w:author="Gao, Guan-Wei (高貫偉 ITC)" w:date="2012-11-05T09:50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831120" w:rsidRPr="002F02C9" w:rsidRDefault="00831120" w:rsidP="00282098">
            <w:pPr>
              <w:ind w:left="100" w:hangingChars="50" w:hanging="100"/>
              <w:rPr>
                <w:ins w:id="15028" w:author="Gao, Guan-Wei (高貫偉 ITC)" w:date="2012-11-05T09:50:00Z"/>
                <w:rPrChange w:id="15029" w:author="Chen, Ivy (陳素貞 IEC1)" w:date="2015-01-12T13:45:00Z">
                  <w:rPr>
                    <w:ins w:id="15030" w:author="Gao, Guan-Wei (高貫偉 ITC)" w:date="2012-11-05T09:50:00Z"/>
                  </w:rPr>
                </w:rPrChange>
              </w:rPr>
            </w:pPr>
          </w:p>
        </w:tc>
      </w:tr>
      <w:tr w:rsidR="00831120" w:rsidRPr="002F02C9" w:rsidTr="00282098">
        <w:trPr>
          <w:ins w:id="15031" w:author="Gao, Guan-Wei (高貫偉 ITC)" w:date="2012-11-05T09:50:00Z"/>
        </w:trPr>
        <w:tc>
          <w:tcPr>
            <w:tcW w:w="445" w:type="dxa"/>
          </w:tcPr>
          <w:p w:rsidR="00831120" w:rsidRPr="002F02C9" w:rsidRDefault="00152C15" w:rsidP="00282098">
            <w:pPr>
              <w:rPr>
                <w:ins w:id="15032" w:author="Gao, Guan-Wei (高貫偉 ITC)" w:date="2012-11-05T09:50:00Z"/>
                <w:rPrChange w:id="15033" w:author="Chen, Ivy (陳素貞 IEC1)" w:date="2015-01-12T13:45:00Z">
                  <w:rPr>
                    <w:ins w:id="15034" w:author="Gao, Guan-Wei (高貫偉 ITC)" w:date="2012-11-05T09:50:00Z"/>
                  </w:rPr>
                </w:rPrChange>
              </w:rPr>
            </w:pPr>
            <w:ins w:id="15035" w:author="Gao, Guan-Wei (高貫偉 ITC)" w:date="2012-11-05T10:21:00Z">
              <w:r w:rsidRPr="002F02C9">
                <w:rPr>
                  <w:rPrChange w:id="1503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5</w:t>
              </w:r>
            </w:ins>
          </w:p>
        </w:tc>
        <w:tc>
          <w:tcPr>
            <w:tcW w:w="1310" w:type="dxa"/>
          </w:tcPr>
          <w:p w:rsidR="00831120" w:rsidRPr="002F02C9" w:rsidRDefault="00152C15" w:rsidP="00282098">
            <w:pPr>
              <w:rPr>
                <w:ins w:id="15037" w:author="Gao, Guan-Wei (高貫偉 ITC)" w:date="2012-11-05T09:50:00Z"/>
                <w:rPrChange w:id="15038" w:author="Chen, Ivy (陳素貞 IEC1)" w:date="2015-01-12T13:45:00Z">
                  <w:rPr>
                    <w:ins w:id="15039" w:author="Gao, Guan-Wei (高貫偉 ITC)" w:date="2012-11-05T09:50:00Z"/>
                  </w:rPr>
                </w:rPrChange>
              </w:rPr>
            </w:pPr>
            <w:ins w:id="15040" w:author="Gao, Guan-Wei (高貫偉 ITC)" w:date="2012-11-05T10:22:00Z">
              <w:r w:rsidRPr="002F02C9">
                <w:rPr>
                  <w:rPrChange w:id="1504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ZMOD</w:t>
              </w:r>
            </w:ins>
          </w:p>
        </w:tc>
        <w:tc>
          <w:tcPr>
            <w:tcW w:w="916" w:type="dxa"/>
          </w:tcPr>
          <w:p w:rsidR="00831120" w:rsidRPr="002F02C9" w:rsidRDefault="00152C15" w:rsidP="00282098">
            <w:pPr>
              <w:rPr>
                <w:ins w:id="15042" w:author="Gao, Guan-Wei (高貫偉 ITC)" w:date="2012-11-05T09:50:00Z"/>
                <w:rFonts w:ascii="SimSun" w:hAnsi="SimSun"/>
                <w:rPrChange w:id="15043" w:author="Chen, Ivy (陳素貞 IEC1)" w:date="2015-01-12T13:45:00Z">
                  <w:rPr>
                    <w:ins w:id="15044" w:author="Gao, Guan-Wei (高貫偉 ITC)" w:date="2012-11-05T09:50:00Z"/>
                    <w:rFonts w:ascii="SimSun" w:hAnsi="SimSun"/>
                  </w:rPr>
                </w:rPrChange>
              </w:rPr>
            </w:pPr>
            <w:ins w:id="15045" w:author="Gao, Guan-Wei (高貫偉 ITC)" w:date="2012-11-05T10:23:00Z">
              <w:r w:rsidRPr="002F02C9">
                <w:rPr>
                  <w:rFonts w:ascii="SimSun" w:hAnsi="SimSun"/>
                  <w:rPrChange w:id="1504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831120" w:rsidRPr="002F02C9" w:rsidRDefault="00152C15" w:rsidP="00282098">
            <w:pPr>
              <w:rPr>
                <w:ins w:id="15047" w:author="Gao, Guan-Wei (高貫偉 ITC)" w:date="2012-11-05T09:50:00Z"/>
                <w:rPrChange w:id="15048" w:author="Chen, Ivy (陳素貞 IEC1)" w:date="2015-01-12T13:45:00Z">
                  <w:rPr>
                    <w:ins w:id="15049" w:author="Gao, Guan-Wei (高貫偉 ITC)" w:date="2012-11-05T09:50:00Z"/>
                  </w:rPr>
                </w:rPrChange>
              </w:rPr>
            </w:pPr>
            <w:ins w:id="15050" w:author="Gao, Guan-Wei (高貫偉 ITC)" w:date="2012-11-05T10:23:00Z">
              <w:r w:rsidRPr="002F02C9">
                <w:rPr>
                  <w:rFonts w:hint="eastAsia"/>
                  <w:rPrChange w:id="1505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参考数据库定义</w:t>
              </w:r>
            </w:ins>
          </w:p>
        </w:tc>
        <w:tc>
          <w:tcPr>
            <w:tcW w:w="1432" w:type="dxa"/>
          </w:tcPr>
          <w:p w:rsidR="00831120" w:rsidRPr="002F02C9" w:rsidRDefault="00152C15" w:rsidP="00282098">
            <w:pPr>
              <w:rPr>
                <w:ins w:id="15052" w:author="Gao, Guan-Wei (高貫偉 ITC)" w:date="2012-11-05T09:50:00Z"/>
                <w:rFonts w:ascii="SimSun" w:hAnsi="SimSun"/>
                <w:rPrChange w:id="15053" w:author="Chen, Ivy (陳素貞 IEC1)" w:date="2015-01-12T13:45:00Z">
                  <w:rPr>
                    <w:ins w:id="15054" w:author="Gao, Guan-Wei (高貫偉 ITC)" w:date="2012-11-05T09:50:00Z"/>
                    <w:rFonts w:ascii="SimSun" w:hAnsi="SimSun"/>
                  </w:rPr>
                </w:rPrChange>
              </w:rPr>
            </w:pPr>
            <w:ins w:id="15055" w:author="Gao, Guan-Wei (高貫偉 ITC)" w:date="2012-11-05T09:50:00Z">
              <w:r w:rsidRPr="002F02C9">
                <w:rPr>
                  <w:rFonts w:ascii="SimSun" w:hAnsi="SimSun" w:hint="eastAsia"/>
                  <w:rPrChange w:id="1505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831120" w:rsidRPr="002F02C9" w:rsidRDefault="00152C15" w:rsidP="00282098">
            <w:pPr>
              <w:rPr>
                <w:ins w:id="15057" w:author="Gao, Guan-Wei (高貫偉 ITC)" w:date="2012-11-05T09:50:00Z"/>
                <w:rPrChange w:id="15058" w:author="Chen, Ivy (陳素貞 IEC1)" w:date="2015-01-12T13:45:00Z">
                  <w:rPr>
                    <w:ins w:id="15059" w:author="Gao, Guan-Wei (高貫偉 ITC)" w:date="2012-11-05T09:50:00Z"/>
                  </w:rPr>
                </w:rPrChange>
              </w:rPr>
            </w:pPr>
            <w:ins w:id="15060" w:author="Gao, Guan-Wei (高貫偉 ITC)" w:date="2012-11-05T09:50:00Z">
              <w:r w:rsidRPr="002F02C9">
                <w:rPr>
                  <w:rFonts w:hint="eastAsia"/>
                  <w:rPrChange w:id="1506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831120" w:rsidRPr="002F02C9" w:rsidRDefault="00831120" w:rsidP="00282098">
            <w:pPr>
              <w:rPr>
                <w:ins w:id="15062" w:author="Gao, Guan-Wei (高貫偉 ITC)" w:date="2012-11-05T09:50:00Z"/>
                <w:rFonts w:eastAsia="新細明體"/>
                <w:rPrChange w:id="15063" w:author="Chen, Ivy (陳素貞 IEC1)" w:date="2015-01-12T13:45:00Z">
                  <w:rPr>
                    <w:ins w:id="15064" w:author="Gao, Guan-Wei (高貫偉 ITC)" w:date="2012-11-05T09:50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831120" w:rsidRPr="002F02C9" w:rsidRDefault="00831120" w:rsidP="00282098">
            <w:pPr>
              <w:rPr>
                <w:ins w:id="15065" w:author="Gao, Guan-Wei (高貫偉 ITC)" w:date="2012-11-05T09:50:00Z"/>
                <w:rFonts w:ascii="Arial" w:hAnsi="Arial" w:cs="Arial"/>
                <w:b/>
                <w:bCs/>
                <w:kern w:val="32"/>
                <w:sz w:val="32"/>
                <w:szCs w:val="32"/>
                <w:rPrChange w:id="15066" w:author="Chen, Ivy (陳素貞 IEC1)" w:date="2015-01-12T13:45:00Z">
                  <w:rPr>
                    <w:ins w:id="15067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</w:rPr>
                </w:rPrChange>
              </w:rPr>
            </w:pPr>
          </w:p>
        </w:tc>
      </w:tr>
      <w:tr w:rsidR="00831120" w:rsidRPr="002F02C9" w:rsidTr="00282098">
        <w:trPr>
          <w:ins w:id="15068" w:author="Gao, Guan-Wei (高貫偉 ITC)" w:date="2012-11-05T09:50:00Z"/>
        </w:trPr>
        <w:tc>
          <w:tcPr>
            <w:tcW w:w="445" w:type="dxa"/>
          </w:tcPr>
          <w:p w:rsidR="00831120" w:rsidRPr="002F02C9" w:rsidRDefault="00152C15" w:rsidP="00282098">
            <w:pPr>
              <w:rPr>
                <w:ins w:id="15069" w:author="Gao, Guan-Wei (高貫偉 ITC)" w:date="2012-11-05T09:50:00Z"/>
                <w:rPrChange w:id="15070" w:author="Chen, Ivy (陳素貞 IEC1)" w:date="2015-01-12T13:45:00Z">
                  <w:rPr>
                    <w:ins w:id="15071" w:author="Gao, Guan-Wei (高貫偉 ITC)" w:date="2012-11-05T09:50:00Z"/>
                  </w:rPr>
                </w:rPrChange>
              </w:rPr>
            </w:pPr>
            <w:ins w:id="15072" w:author="Gao, Guan-Wei (高貫偉 ITC)" w:date="2012-11-05T10:21:00Z">
              <w:r w:rsidRPr="002F02C9">
                <w:rPr>
                  <w:rPrChange w:id="1507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6</w:t>
              </w:r>
            </w:ins>
          </w:p>
        </w:tc>
        <w:tc>
          <w:tcPr>
            <w:tcW w:w="1310" w:type="dxa"/>
          </w:tcPr>
          <w:p w:rsidR="00831120" w:rsidRPr="002F02C9" w:rsidRDefault="00152C15" w:rsidP="00282098">
            <w:pPr>
              <w:rPr>
                <w:ins w:id="15074" w:author="Gao, Guan-Wei (高貫偉 ITC)" w:date="2012-11-05T09:50:00Z"/>
                <w:rPrChange w:id="15075" w:author="Chen, Ivy (陳素貞 IEC1)" w:date="2015-01-12T13:45:00Z">
                  <w:rPr>
                    <w:ins w:id="15076" w:author="Gao, Guan-Wei (高貫偉 ITC)" w:date="2012-11-05T09:50:00Z"/>
                  </w:rPr>
                </w:rPrChange>
              </w:rPr>
            </w:pPr>
            <w:ins w:id="15077" w:author="Gao, Guan-Wei (高貫偉 ITC)" w:date="2012-11-05T10:22:00Z">
              <w:r w:rsidRPr="002F02C9">
                <w:rPr>
                  <w:rPrChange w:id="1507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T</w:t>
              </w:r>
            </w:ins>
            <w:ins w:id="15079" w:author="Gao, Guan-Wei (高貫偉 ITC)" w:date="2012-11-05T10:23:00Z">
              <w:r w:rsidRPr="002F02C9">
                <w:rPr>
                  <w:rPrChange w:id="1508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PM</w:t>
              </w:r>
            </w:ins>
            <w:ins w:id="15081" w:author="Gao, Guan-Wei (高貫偉 ITC)" w:date="2012-11-05T10:22:00Z">
              <w:r w:rsidRPr="002F02C9">
                <w:rPr>
                  <w:rPrChange w:id="15082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ONSPS</w:t>
              </w:r>
            </w:ins>
          </w:p>
        </w:tc>
        <w:tc>
          <w:tcPr>
            <w:tcW w:w="916" w:type="dxa"/>
          </w:tcPr>
          <w:p w:rsidR="00831120" w:rsidRPr="002F02C9" w:rsidRDefault="00152C15" w:rsidP="00282098">
            <w:pPr>
              <w:rPr>
                <w:ins w:id="15083" w:author="Gao, Guan-Wei (高貫偉 ITC)" w:date="2012-11-05T09:50:00Z"/>
                <w:rFonts w:ascii="SimSun" w:hAnsi="SimSun"/>
                <w:rPrChange w:id="15084" w:author="Chen, Ivy (陳素貞 IEC1)" w:date="2015-01-12T13:45:00Z">
                  <w:rPr>
                    <w:ins w:id="15085" w:author="Gao, Guan-Wei (高貫偉 ITC)" w:date="2012-11-05T09:50:00Z"/>
                    <w:rFonts w:ascii="SimSun" w:hAnsi="SimSun"/>
                  </w:rPr>
                </w:rPrChange>
              </w:rPr>
            </w:pPr>
            <w:ins w:id="15086" w:author="Gao, Guan-Wei (高貫偉 ITC)" w:date="2012-11-05T10:23:00Z">
              <w:r w:rsidRPr="002F02C9">
                <w:rPr>
                  <w:rFonts w:ascii="SimSun" w:hAnsi="SimSun"/>
                  <w:rPrChange w:id="15087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831120" w:rsidRPr="002F02C9" w:rsidRDefault="00152C15" w:rsidP="00282098">
            <w:pPr>
              <w:rPr>
                <w:ins w:id="15088" w:author="Gao, Guan-Wei (高貫偉 ITC)" w:date="2012-11-05T09:50:00Z"/>
                <w:rPrChange w:id="15089" w:author="Chen, Ivy (陳素貞 IEC1)" w:date="2015-01-12T13:45:00Z">
                  <w:rPr>
                    <w:ins w:id="15090" w:author="Gao, Guan-Wei (高貫偉 ITC)" w:date="2012-11-05T09:50:00Z"/>
                  </w:rPr>
                </w:rPrChange>
              </w:rPr>
            </w:pPr>
            <w:ins w:id="15091" w:author="Gao, Guan-Wei (高貫偉 ITC)" w:date="2012-11-05T10:23:00Z">
              <w:r w:rsidRPr="002F02C9">
                <w:rPr>
                  <w:rFonts w:hint="eastAsia"/>
                  <w:rPrChange w:id="1509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参考数据库定义</w:t>
              </w:r>
            </w:ins>
          </w:p>
        </w:tc>
        <w:tc>
          <w:tcPr>
            <w:tcW w:w="1432" w:type="dxa"/>
          </w:tcPr>
          <w:p w:rsidR="00831120" w:rsidRPr="002F02C9" w:rsidRDefault="00152C15" w:rsidP="00282098">
            <w:pPr>
              <w:rPr>
                <w:ins w:id="15093" w:author="Gao, Guan-Wei (高貫偉 ITC)" w:date="2012-11-05T09:50:00Z"/>
                <w:rFonts w:ascii="SimSun" w:hAnsi="SimSun"/>
                <w:rPrChange w:id="15094" w:author="Chen, Ivy (陳素貞 IEC1)" w:date="2015-01-12T13:45:00Z">
                  <w:rPr>
                    <w:ins w:id="15095" w:author="Gao, Guan-Wei (高貫偉 ITC)" w:date="2012-11-05T09:50:00Z"/>
                    <w:rFonts w:ascii="SimSun" w:hAnsi="SimSun"/>
                  </w:rPr>
                </w:rPrChange>
              </w:rPr>
            </w:pPr>
            <w:ins w:id="15096" w:author="Gao, Guan-Wei (高貫偉 ITC)" w:date="2012-11-05T09:50:00Z">
              <w:r w:rsidRPr="002F02C9">
                <w:rPr>
                  <w:rFonts w:ascii="SimSun" w:hAnsi="SimSun" w:hint="eastAsia"/>
                  <w:rPrChange w:id="1509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831120" w:rsidRPr="002F02C9" w:rsidRDefault="00152C15" w:rsidP="00282098">
            <w:pPr>
              <w:rPr>
                <w:ins w:id="15098" w:author="Gao, Guan-Wei (高貫偉 ITC)" w:date="2012-11-05T09:50:00Z"/>
                <w:rPrChange w:id="15099" w:author="Chen, Ivy (陳素貞 IEC1)" w:date="2015-01-12T13:45:00Z">
                  <w:rPr>
                    <w:ins w:id="15100" w:author="Gao, Guan-Wei (高貫偉 ITC)" w:date="2012-11-05T09:50:00Z"/>
                  </w:rPr>
                </w:rPrChange>
              </w:rPr>
            </w:pPr>
            <w:ins w:id="15101" w:author="Gao, Guan-Wei (高貫偉 ITC)" w:date="2012-11-05T10:24:00Z">
              <w:r w:rsidRPr="002F02C9">
                <w:rPr>
                  <w:rFonts w:hint="eastAsia"/>
                  <w:rPrChange w:id="1510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831120" w:rsidRPr="002F02C9" w:rsidRDefault="00831120" w:rsidP="00282098">
            <w:pPr>
              <w:rPr>
                <w:ins w:id="15103" w:author="Gao, Guan-Wei (高貫偉 ITC)" w:date="2012-11-05T09:50:00Z"/>
                <w:rFonts w:eastAsia="新細明體"/>
                <w:rPrChange w:id="15104" w:author="Chen, Ivy (陳素貞 IEC1)" w:date="2015-01-12T13:45:00Z">
                  <w:rPr>
                    <w:ins w:id="15105" w:author="Gao, Guan-Wei (高貫偉 ITC)" w:date="2012-11-05T09:50:00Z"/>
                    <w:rFonts w:eastAsia="新細明體"/>
                  </w:rPr>
                </w:rPrChange>
              </w:rPr>
            </w:pPr>
          </w:p>
        </w:tc>
        <w:tc>
          <w:tcPr>
            <w:tcW w:w="2629" w:type="dxa"/>
          </w:tcPr>
          <w:p w:rsidR="00831120" w:rsidRPr="002F02C9" w:rsidRDefault="00831120" w:rsidP="00282098">
            <w:pPr>
              <w:rPr>
                <w:ins w:id="15106" w:author="Gao, Guan-Wei (高貫偉 ITC)" w:date="2012-11-05T09:50:00Z"/>
                <w:rPrChange w:id="15107" w:author="Chen, Ivy (陳素貞 IEC1)" w:date="2015-01-12T13:45:00Z">
                  <w:rPr>
                    <w:ins w:id="15108" w:author="Gao, Guan-Wei (高貫偉 ITC)" w:date="2012-11-05T09:50:00Z"/>
                  </w:rPr>
                </w:rPrChange>
              </w:rPr>
            </w:pPr>
          </w:p>
        </w:tc>
      </w:tr>
      <w:tr w:rsidR="00831120" w:rsidRPr="002F02C9" w:rsidTr="00282098">
        <w:trPr>
          <w:ins w:id="15109" w:author="Gao, Guan-Wei (高貫偉 ITC)" w:date="2012-11-05T09:50:00Z"/>
        </w:trPr>
        <w:tc>
          <w:tcPr>
            <w:tcW w:w="445" w:type="dxa"/>
          </w:tcPr>
          <w:p w:rsidR="00831120" w:rsidRPr="002F02C9" w:rsidRDefault="00152C15" w:rsidP="00282098">
            <w:pPr>
              <w:rPr>
                <w:ins w:id="15110" w:author="Gao, Guan-Wei (高貫偉 ITC)" w:date="2012-11-05T09:50:00Z"/>
                <w:rPrChange w:id="15111" w:author="Chen, Ivy (陳素貞 IEC1)" w:date="2015-01-12T13:45:00Z">
                  <w:rPr>
                    <w:ins w:id="15112" w:author="Gao, Guan-Wei (高貫偉 ITC)" w:date="2012-11-05T09:50:00Z"/>
                  </w:rPr>
                </w:rPrChange>
              </w:rPr>
            </w:pPr>
            <w:ins w:id="15113" w:author="Gao, Guan-Wei (高貫偉 ITC)" w:date="2012-11-05T10:21:00Z">
              <w:r w:rsidRPr="002F02C9">
                <w:rPr>
                  <w:rPrChange w:id="1511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7</w:t>
              </w:r>
            </w:ins>
          </w:p>
        </w:tc>
        <w:tc>
          <w:tcPr>
            <w:tcW w:w="1310" w:type="dxa"/>
          </w:tcPr>
          <w:p w:rsidR="00831120" w:rsidRPr="002F02C9" w:rsidRDefault="00152C15" w:rsidP="00282098">
            <w:pPr>
              <w:rPr>
                <w:ins w:id="15115" w:author="Gao, Guan-Wei (高貫偉 ITC)" w:date="2012-11-05T09:50:00Z"/>
                <w:rPrChange w:id="15116" w:author="Chen, Ivy (陳素貞 IEC1)" w:date="2015-01-12T13:45:00Z">
                  <w:rPr>
                    <w:ins w:id="15117" w:author="Gao, Guan-Wei (高貫偉 ITC)" w:date="2012-11-05T09:50:00Z"/>
                  </w:rPr>
                </w:rPrChange>
              </w:rPr>
            </w:pPr>
            <w:ins w:id="15118" w:author="Gao, Guan-Wei (高貫偉 ITC)" w:date="2012-11-05T10:22:00Z">
              <w:r w:rsidRPr="002F02C9">
                <w:rPr>
                  <w:rPrChange w:id="1511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TPM</w:t>
              </w:r>
            </w:ins>
            <w:ins w:id="15120" w:author="Gao, Guan-Wei (高貫偉 ITC)" w:date="2012-11-05T10:23:00Z">
              <w:r w:rsidRPr="002F02C9">
                <w:rPr>
                  <w:rPrChange w:id="1512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OFFSPS</w:t>
              </w:r>
            </w:ins>
          </w:p>
        </w:tc>
        <w:tc>
          <w:tcPr>
            <w:tcW w:w="916" w:type="dxa"/>
          </w:tcPr>
          <w:p w:rsidR="00831120" w:rsidRPr="002F02C9" w:rsidRDefault="00152C15" w:rsidP="00282098">
            <w:pPr>
              <w:rPr>
                <w:ins w:id="15122" w:author="Gao, Guan-Wei (高貫偉 ITC)" w:date="2012-11-05T09:50:00Z"/>
                <w:rFonts w:ascii="SimSun"/>
                <w:rPrChange w:id="15123" w:author="Chen, Ivy (陳素貞 IEC1)" w:date="2015-01-12T13:45:00Z">
                  <w:rPr>
                    <w:ins w:id="15124" w:author="Gao, Guan-Wei (高貫偉 ITC)" w:date="2012-11-05T09:50:00Z"/>
                    <w:rFonts w:ascii="SimSun"/>
                  </w:rPr>
                </w:rPrChange>
              </w:rPr>
            </w:pPr>
            <w:ins w:id="15125" w:author="Gao, Guan-Wei (高貫偉 ITC)" w:date="2012-11-05T10:23:00Z">
              <w:r w:rsidRPr="002F02C9">
                <w:rPr>
                  <w:rFonts w:ascii="SimSun" w:hAnsi="SimSun"/>
                  <w:rPrChange w:id="1512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831120" w:rsidRPr="002F02C9" w:rsidRDefault="00152C15" w:rsidP="00282098">
            <w:pPr>
              <w:rPr>
                <w:ins w:id="15127" w:author="Gao, Guan-Wei (高貫偉 ITC)" w:date="2012-11-05T09:50:00Z"/>
                <w:rPrChange w:id="15128" w:author="Chen, Ivy (陳素貞 IEC1)" w:date="2015-01-12T13:45:00Z">
                  <w:rPr>
                    <w:ins w:id="15129" w:author="Gao, Guan-Wei (高貫偉 ITC)" w:date="2012-11-05T09:50:00Z"/>
                  </w:rPr>
                </w:rPrChange>
              </w:rPr>
            </w:pPr>
            <w:ins w:id="15130" w:author="Gao, Guan-Wei (高貫偉 ITC)" w:date="2012-11-05T10:23:00Z">
              <w:r w:rsidRPr="002F02C9">
                <w:rPr>
                  <w:rFonts w:hint="eastAsia"/>
                  <w:rPrChange w:id="1513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参考数据库定义</w:t>
              </w:r>
            </w:ins>
          </w:p>
        </w:tc>
        <w:tc>
          <w:tcPr>
            <w:tcW w:w="1432" w:type="dxa"/>
          </w:tcPr>
          <w:p w:rsidR="00831120" w:rsidRPr="002F02C9" w:rsidRDefault="00831120" w:rsidP="00282098">
            <w:pPr>
              <w:rPr>
                <w:ins w:id="15132" w:author="Gao, Guan-Wei (高貫偉 ITC)" w:date="2012-11-05T09:50:00Z"/>
                <w:lang w:eastAsia="zh-TW"/>
                <w:rPrChange w:id="15133" w:author="Chen, Ivy (陳素貞 IEC1)" w:date="2015-01-12T13:45:00Z">
                  <w:rPr>
                    <w:ins w:id="15134" w:author="Gao, Guan-Wei (高貫偉 ITC)" w:date="2012-11-05T09:50:00Z"/>
                    <w:lang w:eastAsia="zh-TW"/>
                  </w:rPr>
                </w:rPrChange>
              </w:rPr>
            </w:pPr>
          </w:p>
        </w:tc>
        <w:tc>
          <w:tcPr>
            <w:tcW w:w="680" w:type="dxa"/>
          </w:tcPr>
          <w:p w:rsidR="00831120" w:rsidRPr="002F02C9" w:rsidRDefault="00152C15" w:rsidP="00282098">
            <w:pPr>
              <w:rPr>
                <w:ins w:id="15135" w:author="Gao, Guan-Wei (高貫偉 ITC)" w:date="2012-11-05T09:50:00Z"/>
                <w:lang w:eastAsia="zh-TW"/>
                <w:rPrChange w:id="15136" w:author="Chen, Ivy (陳素貞 IEC1)" w:date="2015-01-12T13:45:00Z">
                  <w:rPr>
                    <w:ins w:id="15137" w:author="Gao, Guan-Wei (高貫偉 ITC)" w:date="2012-11-05T09:50:00Z"/>
                    <w:lang w:eastAsia="zh-TW"/>
                  </w:rPr>
                </w:rPrChange>
              </w:rPr>
            </w:pPr>
            <w:ins w:id="15138" w:author="Gao, Guan-Wei (高貫偉 ITC)" w:date="2012-11-05T10:24:00Z">
              <w:r w:rsidRPr="002F02C9">
                <w:rPr>
                  <w:rFonts w:hint="eastAsia"/>
                  <w:rPrChange w:id="1513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831120" w:rsidRPr="002F02C9" w:rsidRDefault="00831120" w:rsidP="00282098">
            <w:pPr>
              <w:rPr>
                <w:ins w:id="15140" w:author="Gao, Guan-Wei (高貫偉 ITC)" w:date="2012-11-05T09:50:00Z"/>
                <w:rFonts w:ascii="Arial" w:eastAsia="新細明體" w:hAnsi="Arial" w:cs="Arial"/>
                <w:b/>
                <w:bCs/>
                <w:kern w:val="32"/>
                <w:sz w:val="32"/>
                <w:rPrChange w:id="15141" w:author="Chen, Ivy (陳素貞 IEC1)" w:date="2015-01-12T13:45:00Z">
                  <w:rPr>
                    <w:ins w:id="15142" w:author="Gao, Guan-Wei (高貫偉 ITC)" w:date="2012-11-05T09:50:00Z"/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</w:p>
        </w:tc>
        <w:tc>
          <w:tcPr>
            <w:tcW w:w="2629" w:type="dxa"/>
          </w:tcPr>
          <w:p w:rsidR="00831120" w:rsidRPr="002F02C9" w:rsidRDefault="00831120" w:rsidP="00282098">
            <w:pPr>
              <w:rPr>
                <w:ins w:id="15143" w:author="Gao, Guan-Wei (高貫偉 ITC)" w:date="2012-11-05T09:50:00Z"/>
                <w:rPrChange w:id="15144" w:author="Chen, Ivy (陳素貞 IEC1)" w:date="2015-01-12T13:45:00Z">
                  <w:rPr>
                    <w:ins w:id="15145" w:author="Gao, Guan-Wei (高貫偉 ITC)" w:date="2012-11-05T09:50:00Z"/>
                  </w:rPr>
                </w:rPrChange>
              </w:rPr>
            </w:pPr>
          </w:p>
        </w:tc>
      </w:tr>
      <w:tr w:rsidR="00831120" w:rsidRPr="002F02C9" w:rsidTr="00282098">
        <w:trPr>
          <w:ins w:id="15146" w:author="Gao, Guan-Wei (高貫偉 ITC)" w:date="2012-11-05T09:50:00Z"/>
        </w:trPr>
        <w:tc>
          <w:tcPr>
            <w:tcW w:w="445" w:type="dxa"/>
          </w:tcPr>
          <w:p w:rsidR="00831120" w:rsidRPr="002F02C9" w:rsidRDefault="00152C15" w:rsidP="00282098">
            <w:pPr>
              <w:rPr>
                <w:ins w:id="15147" w:author="Gao, Guan-Wei (高貫偉 ITC)" w:date="2012-11-05T09:50:00Z"/>
                <w:rPrChange w:id="15148" w:author="Chen, Ivy (陳素貞 IEC1)" w:date="2015-01-12T13:45:00Z">
                  <w:rPr>
                    <w:ins w:id="15149" w:author="Gao, Guan-Wei (高貫偉 ITC)" w:date="2012-11-05T09:50:00Z"/>
                  </w:rPr>
                </w:rPrChange>
              </w:rPr>
            </w:pPr>
            <w:ins w:id="15150" w:author="Gao, Guan-Wei (高貫偉 ITC)" w:date="2012-11-05T10:21:00Z">
              <w:r w:rsidRPr="002F02C9">
                <w:rPr>
                  <w:rPrChange w:id="1515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8</w:t>
              </w:r>
            </w:ins>
          </w:p>
        </w:tc>
        <w:tc>
          <w:tcPr>
            <w:tcW w:w="1310" w:type="dxa"/>
          </w:tcPr>
          <w:p w:rsidR="00831120" w:rsidRPr="002F02C9" w:rsidRDefault="00152C15" w:rsidP="00282098">
            <w:pPr>
              <w:rPr>
                <w:ins w:id="15152" w:author="Gao, Guan-Wei (高貫偉 ITC)" w:date="2012-11-05T09:50:00Z"/>
                <w:rPrChange w:id="15153" w:author="Chen, Ivy (陳素貞 IEC1)" w:date="2015-01-12T13:45:00Z">
                  <w:rPr>
                    <w:ins w:id="15154" w:author="Gao, Guan-Wei (高貫偉 ITC)" w:date="2012-11-05T09:50:00Z"/>
                  </w:rPr>
                </w:rPrChange>
              </w:rPr>
            </w:pPr>
            <w:ins w:id="15155" w:author="Gao, Guan-Wei (高貫偉 ITC)" w:date="2012-11-05T09:50:00Z">
              <w:r w:rsidRPr="002F02C9">
                <w:rPr>
                  <w:rPrChange w:id="1515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Save</w:t>
              </w:r>
            </w:ins>
          </w:p>
        </w:tc>
        <w:tc>
          <w:tcPr>
            <w:tcW w:w="916" w:type="dxa"/>
          </w:tcPr>
          <w:p w:rsidR="00831120" w:rsidRPr="002F02C9" w:rsidRDefault="00152C15" w:rsidP="00282098">
            <w:pPr>
              <w:rPr>
                <w:ins w:id="15157" w:author="Gao, Guan-Wei (高貫偉 ITC)" w:date="2012-11-05T09:50:00Z"/>
                <w:rFonts w:ascii="SimSun" w:hAnsi="SimSun"/>
                <w:rPrChange w:id="15158" w:author="Chen, Ivy (陳素貞 IEC1)" w:date="2015-01-12T13:45:00Z">
                  <w:rPr>
                    <w:ins w:id="15159" w:author="Gao, Guan-Wei (高貫偉 ITC)" w:date="2012-11-05T09:50:00Z"/>
                    <w:rFonts w:ascii="SimSun" w:hAnsi="SimSun"/>
                  </w:rPr>
                </w:rPrChange>
              </w:rPr>
            </w:pPr>
            <w:ins w:id="15160" w:author="Gao, Guan-Wei (高貫偉 ITC)" w:date="2012-11-05T09:50:00Z">
              <w:r w:rsidRPr="002F02C9">
                <w:rPr>
                  <w:rFonts w:ascii="SimSun" w:hAnsi="SimSun"/>
                  <w:rPrChange w:id="1516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831120" w:rsidRPr="002F02C9" w:rsidRDefault="00831120" w:rsidP="00282098">
            <w:pPr>
              <w:rPr>
                <w:ins w:id="15162" w:author="Gao, Guan-Wei (高貫偉 ITC)" w:date="2012-11-05T09:50:00Z"/>
                <w:rPrChange w:id="15163" w:author="Chen, Ivy (陳素貞 IEC1)" w:date="2015-01-12T13:45:00Z">
                  <w:rPr>
                    <w:ins w:id="15164" w:author="Gao, Guan-Wei (高貫偉 ITC)" w:date="2012-11-05T09:50:00Z"/>
                  </w:rPr>
                </w:rPrChange>
              </w:rPr>
            </w:pPr>
          </w:p>
        </w:tc>
        <w:tc>
          <w:tcPr>
            <w:tcW w:w="1432" w:type="dxa"/>
          </w:tcPr>
          <w:p w:rsidR="00831120" w:rsidRPr="002F02C9" w:rsidRDefault="00152C15" w:rsidP="00282098">
            <w:pPr>
              <w:rPr>
                <w:ins w:id="15165" w:author="Gao, Guan-Wei (高貫偉 ITC)" w:date="2012-11-05T09:50:00Z"/>
                <w:rFonts w:ascii="SimSun" w:hAnsi="SimSun"/>
                <w:rPrChange w:id="15166" w:author="Chen, Ivy (陳素貞 IEC1)" w:date="2015-01-12T13:45:00Z">
                  <w:rPr>
                    <w:ins w:id="15167" w:author="Gao, Guan-Wei (高貫偉 ITC)" w:date="2012-11-05T09:50:00Z"/>
                    <w:rFonts w:ascii="SimSun" w:hAnsi="SimSun"/>
                  </w:rPr>
                </w:rPrChange>
              </w:rPr>
            </w:pPr>
            <w:ins w:id="15168" w:author="Gao, Guan-Wei (高貫偉 ITC)" w:date="2012-11-05T09:50:00Z">
              <w:r w:rsidRPr="002F02C9">
                <w:rPr>
                  <w:rFonts w:ascii="SimSun" w:hAnsi="SimSun" w:hint="eastAsia"/>
                  <w:rPrChange w:id="1516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SimSun" w:hAnsi="SimSun"/>
                  <w:rPrChange w:id="1517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Save</w:t>
              </w:r>
              <w:r w:rsidRPr="002F02C9">
                <w:rPr>
                  <w:rFonts w:ascii="SimSun" w:hAnsi="SimSun" w:hint="eastAsia"/>
                  <w:rPrChange w:id="1517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  <w:p w:rsidR="00831120" w:rsidRPr="002F02C9" w:rsidRDefault="00152C15" w:rsidP="00282098">
            <w:pPr>
              <w:rPr>
                <w:ins w:id="15172" w:author="Gao, Guan-Wei (高貫偉 ITC)" w:date="2012-11-05T09:50:00Z"/>
                <w:rFonts w:ascii="SimSun"/>
                <w:rPrChange w:id="15173" w:author="Chen, Ivy (陳素貞 IEC1)" w:date="2015-01-12T13:45:00Z">
                  <w:rPr>
                    <w:ins w:id="15174" w:author="Gao, Guan-Wei (高貫偉 ITC)" w:date="2012-11-05T09:50:00Z"/>
                    <w:rFonts w:ascii="SimSun"/>
                  </w:rPr>
                </w:rPrChange>
              </w:rPr>
            </w:pPr>
            <w:ins w:id="15175" w:author="Gao, Guan-Wei (高貫偉 ITC)" w:date="2012-11-05T09:50:00Z">
              <w:r w:rsidRPr="002F02C9">
                <w:rPr>
                  <w:rFonts w:ascii="SimSun" w:hAnsi="SimSun"/>
                  <w:rPrChange w:id="1517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Disable</w:t>
              </w:r>
            </w:ins>
          </w:p>
        </w:tc>
        <w:tc>
          <w:tcPr>
            <w:tcW w:w="680" w:type="dxa"/>
          </w:tcPr>
          <w:p w:rsidR="00831120" w:rsidRPr="002F02C9" w:rsidRDefault="00831120" w:rsidP="00282098">
            <w:pPr>
              <w:rPr>
                <w:ins w:id="15177" w:author="Gao, Guan-Wei (高貫偉 ITC)" w:date="2012-11-05T09:50:00Z"/>
                <w:rPrChange w:id="15178" w:author="Chen, Ivy (陳素貞 IEC1)" w:date="2015-01-12T13:45:00Z">
                  <w:rPr>
                    <w:ins w:id="15179" w:author="Gao, Guan-Wei (高貫偉 ITC)" w:date="2012-11-05T09:50:00Z"/>
                  </w:rPr>
                </w:rPrChange>
              </w:rPr>
            </w:pPr>
          </w:p>
        </w:tc>
        <w:tc>
          <w:tcPr>
            <w:tcW w:w="2728" w:type="dxa"/>
          </w:tcPr>
          <w:p w:rsidR="00831120" w:rsidRPr="002F02C9" w:rsidRDefault="00152C15" w:rsidP="00282098">
            <w:pPr>
              <w:ind w:left="100" w:hangingChars="50" w:hanging="100"/>
              <w:rPr>
                <w:ins w:id="15180" w:author="Gao, Guan-Wei (高貫偉 ITC)" w:date="2012-11-05T09:50:00Z"/>
                <w:rFonts w:ascii="SimSun"/>
                <w:rPrChange w:id="15181" w:author="Chen, Ivy (陳素貞 IEC1)" w:date="2015-01-12T13:45:00Z">
                  <w:rPr>
                    <w:ins w:id="15182" w:author="Gao, Guan-Wei (高貫偉 ITC)" w:date="2012-11-05T09:50:00Z"/>
                    <w:rFonts w:ascii="SimSun"/>
                  </w:rPr>
                </w:rPrChange>
              </w:rPr>
            </w:pPr>
            <w:ins w:id="15183" w:author="Gao, Guan-Wei (高貫偉 ITC)" w:date="2012-11-05T09:50:00Z">
              <w:r w:rsidRPr="002F02C9">
                <w:rPr>
                  <w:rFonts w:ascii="SimSun" w:hAnsi="SimSun"/>
                  <w:rPrChange w:id="1518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SimSun" w:hAnsi="SimSun" w:hint="eastAsia"/>
                  <w:rPrChange w:id="1518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SimSun" w:hAnsi="SimSun"/>
                  <w:rPrChange w:id="1518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SimSun" w:hAnsi="SimSun" w:hint="eastAsia"/>
                  <w:rPrChange w:id="1518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、若有任何必填项为空，则警示用户，放弃后续操作。</w:t>
              </w:r>
            </w:ins>
          </w:p>
          <w:p w:rsidR="00831120" w:rsidRPr="002F02C9" w:rsidRDefault="00152C15" w:rsidP="00282098">
            <w:pPr>
              <w:rPr>
                <w:ins w:id="15188" w:author="Gao, Guan-Wei (高貫偉 ITC)" w:date="2012-11-05T09:50:00Z"/>
                <w:rFonts w:ascii="SimSun" w:hAnsi="SimSun"/>
                <w:rPrChange w:id="15189" w:author="Chen, Ivy (陳素貞 IEC1)" w:date="2015-01-12T13:45:00Z">
                  <w:rPr>
                    <w:ins w:id="15190" w:author="Gao, Guan-Wei (高貫偉 ITC)" w:date="2012-11-05T09:50:00Z"/>
                    <w:rFonts w:ascii="SimSun" w:hAnsi="SimSun"/>
                  </w:rPr>
                </w:rPrChange>
              </w:rPr>
            </w:pPr>
            <w:ins w:id="15191" w:author="Gao, Guan-Wei (高貫偉 ITC)" w:date="2012-11-05T09:50:00Z">
              <w:r w:rsidRPr="002F02C9">
                <w:rPr>
                  <w:rFonts w:ascii="SimSun" w:hAnsi="SimSun"/>
                  <w:rPrChange w:id="1519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SimSun" w:hAnsi="SimSun" w:hint="eastAsia"/>
                  <w:rPrChange w:id="1519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</w:ins>
            <w:ins w:id="15194" w:author="Gao, Guan-Wei (高貫偉 ITC)" w:date="2012-11-05T10:25:00Z">
              <w:r w:rsidRPr="002F02C9">
                <w:rPr>
                  <w:rFonts w:ascii="SimSun" w:hAnsi="SimSun"/>
                  <w:rPrChange w:id="1519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4到7栏位</w:t>
              </w:r>
            </w:ins>
            <w:ins w:id="15196" w:author="Gao, Guan-Wei (高貫偉 ITC)" w:date="2012-11-05T09:50:00Z">
              <w:r w:rsidRPr="002F02C9">
                <w:rPr>
                  <w:rFonts w:ascii="SimSun" w:hAnsi="SimSun" w:hint="eastAsia"/>
                  <w:rPrChange w:id="1519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中数据不符合其对应的值域范围，则警示用户，放弃后续操作。</w:t>
              </w:r>
            </w:ins>
          </w:p>
          <w:p w:rsidR="001F2983" w:rsidRPr="002F02C9" w:rsidRDefault="00152C15">
            <w:pPr>
              <w:rPr>
                <w:ins w:id="15198" w:author="Gao, Guan-Wei (高貫偉 ITC)" w:date="2012-11-05T09:50:00Z"/>
                <w:rFonts w:ascii="SimSun"/>
                <w:rPrChange w:id="15199" w:author="Chen, Ivy (陳素貞 IEC1)" w:date="2015-01-12T13:45:00Z">
                  <w:rPr>
                    <w:ins w:id="15200" w:author="Gao, Guan-Wei (高貫偉 ITC)" w:date="2012-11-05T09:50:00Z"/>
                    <w:rFonts w:ascii="SimSun"/>
                  </w:rPr>
                </w:rPrChange>
              </w:rPr>
            </w:pPr>
            <w:ins w:id="15201" w:author="Gao, Guan-Wei (高貫偉 ITC)" w:date="2012-11-05T09:50:00Z">
              <w:r w:rsidRPr="002F02C9">
                <w:rPr>
                  <w:rFonts w:ascii="SimSun" w:hAnsi="SimSun"/>
                  <w:rPrChange w:id="1520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3、</w:t>
              </w:r>
            </w:ins>
            <w:ins w:id="15203" w:author="Gao, Guan-Wei (高貫偉 ITC)" w:date="2012-11-05T10:26:00Z">
              <w:r w:rsidRPr="002F02C9">
                <w:rPr>
                  <w:rFonts w:ascii="SimSun" w:hAnsi="SimSun" w:hint="eastAsia"/>
                  <w:rPrChange w:id="1520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若</w:t>
              </w:r>
              <w:r w:rsidRPr="002F02C9">
                <w:rPr>
                  <w:rFonts w:ascii="SimSun" w:hAnsi="SimSun"/>
                  <w:rPrChange w:id="1520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MB和ZMOD已经在List中存在，则Update，否则Insert。</w:t>
              </w:r>
            </w:ins>
          </w:p>
          <w:p w:rsidR="001F2983" w:rsidRPr="002F02C9" w:rsidRDefault="00152C15">
            <w:pPr>
              <w:rPr>
                <w:ins w:id="15206" w:author="Gao, Guan-Wei (高貫偉 ITC)" w:date="2012-11-05T09:50:00Z"/>
                <w:rFonts w:ascii="Arial" w:eastAsia="新細明體" w:hAnsi="Arial" w:cs="Arial"/>
                <w:b/>
                <w:bCs/>
                <w:kern w:val="32"/>
                <w:sz w:val="32"/>
                <w:rPrChange w:id="15207" w:author="Chen, Ivy (陳素貞 IEC1)" w:date="2015-01-12T13:45:00Z">
                  <w:rPr>
                    <w:ins w:id="15208" w:author="Gao, Guan-Wei (高貫偉 ITC)" w:date="2012-11-05T09:50:00Z"/>
                    <w:rFonts w:ascii="Arial" w:eastAsia="新細明體" w:hAnsi="Arial" w:cs="Arial"/>
                    <w:b/>
                    <w:bCs/>
                    <w:kern w:val="32"/>
                    <w:sz w:val="32"/>
                  </w:rPr>
                </w:rPrChange>
              </w:rPr>
            </w:pPr>
            <w:ins w:id="15209" w:author="Gao, Guan-Wei (高貫偉 ITC)" w:date="2012-11-05T10:25:00Z">
              <w:r w:rsidRPr="002F02C9">
                <w:rPr>
                  <w:rFonts w:ascii="SimSun" w:hAnsi="SimSun"/>
                  <w:rPrChange w:id="1521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</w:t>
              </w:r>
            </w:ins>
            <w:ins w:id="15211" w:author="Gao, Guan-Wei (高貫偉 ITC)" w:date="2012-11-05T09:50:00Z">
              <w:r w:rsidRPr="002F02C9">
                <w:rPr>
                  <w:rFonts w:ascii="SimSun" w:hAnsi="SimSun" w:hint="eastAsia"/>
                  <w:rPrChange w:id="1521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、刷新</w:t>
              </w:r>
              <w:r w:rsidRPr="002F02C9">
                <w:rPr>
                  <w:rFonts w:ascii="SimSun" w:hAnsi="SimSun"/>
                  <w:rPrChange w:id="1521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List</w:t>
              </w:r>
              <w:r w:rsidRPr="002F02C9">
                <w:rPr>
                  <w:rFonts w:ascii="SimSun" w:hAnsi="SimSun" w:hint="eastAsia"/>
                  <w:rPrChange w:id="1521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831120" w:rsidRPr="002F02C9" w:rsidRDefault="00831120" w:rsidP="00282098">
            <w:pPr>
              <w:rPr>
                <w:ins w:id="15215" w:author="Gao, Guan-Wei (高貫偉 ITC)" w:date="2012-11-05T09:50:00Z"/>
                <w:rPrChange w:id="15216" w:author="Chen, Ivy (陳素貞 IEC1)" w:date="2015-01-12T13:45:00Z">
                  <w:rPr>
                    <w:ins w:id="15217" w:author="Gao, Guan-Wei (高貫偉 ITC)" w:date="2012-11-05T09:50:00Z"/>
                  </w:rPr>
                </w:rPrChange>
              </w:rPr>
            </w:pPr>
          </w:p>
        </w:tc>
      </w:tr>
      <w:tr w:rsidR="00831120" w:rsidRPr="002F02C9" w:rsidTr="00282098">
        <w:trPr>
          <w:ins w:id="15218" w:author="Gao, Guan-Wei (高貫偉 ITC)" w:date="2012-11-05T09:50:00Z"/>
        </w:trPr>
        <w:tc>
          <w:tcPr>
            <w:tcW w:w="445" w:type="dxa"/>
          </w:tcPr>
          <w:p w:rsidR="00152C15" w:rsidRPr="002F02C9" w:rsidRDefault="00152C15" w:rsidP="00152C15">
            <w:pPr>
              <w:rPr>
                <w:ins w:id="15219" w:author="Gao, Guan-Wei (高貫偉 ITC)" w:date="2012-11-05T09:50:00Z"/>
                <w:rPrChange w:id="15220" w:author="Chen, Ivy (陳素貞 IEC1)" w:date="2015-01-12T13:45:00Z">
                  <w:rPr>
                    <w:ins w:id="15221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  <w:highlight w:val="green"/>
                  </w:rPr>
                </w:rPrChange>
              </w:rPr>
              <w:pPrChange w:id="15222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5223" w:author="Gao, Guan-Wei (高貫偉 ITC)" w:date="2012-11-05T10:27:00Z">
              <w:r w:rsidRPr="002F02C9">
                <w:rPr>
                  <w:rPrChange w:id="1522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lastRenderedPageBreak/>
                <w:t>9</w:t>
              </w:r>
            </w:ins>
          </w:p>
        </w:tc>
        <w:tc>
          <w:tcPr>
            <w:tcW w:w="1310" w:type="dxa"/>
          </w:tcPr>
          <w:p w:rsidR="00152C15" w:rsidRPr="002F02C9" w:rsidRDefault="00152C15" w:rsidP="00152C15">
            <w:pPr>
              <w:rPr>
                <w:ins w:id="15225" w:author="Gao, Guan-Wei (高貫偉 ITC)" w:date="2012-11-05T09:50:00Z"/>
                <w:rPrChange w:id="15226" w:author="Chen, Ivy (陳素貞 IEC1)" w:date="2015-01-12T13:45:00Z">
                  <w:rPr>
                    <w:ins w:id="15227" w:author="Gao, Guan-Wei (高貫偉 ITC)" w:date="2012-11-05T09:50:00Z"/>
                    <w:rFonts w:ascii="Arial" w:hAnsi="Arial" w:cs="Arial"/>
                    <w:b/>
                    <w:bCs/>
                    <w:kern w:val="32"/>
                    <w:sz w:val="32"/>
                    <w:szCs w:val="32"/>
                    <w:highlight w:val="green"/>
                  </w:rPr>
                </w:rPrChange>
              </w:rPr>
              <w:pPrChange w:id="15228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5229" w:author="Gao, Guan-Wei (高貫偉 ITC)" w:date="2012-11-05T09:50:00Z">
              <w:r w:rsidRPr="002F02C9">
                <w:rPr>
                  <w:rPrChange w:id="15230" w:author="Chen, Ivy (陳素貞 IEC1)" w:date="2015-01-12T13:45:00Z">
                    <w:rPr>
                      <w:color w:val="0000FF"/>
                      <w:highlight w:val="green"/>
                      <w:u w:val="single"/>
                    </w:rPr>
                  </w:rPrChange>
                </w:rPr>
                <w:t>File</w:t>
              </w:r>
            </w:ins>
          </w:p>
        </w:tc>
        <w:tc>
          <w:tcPr>
            <w:tcW w:w="916" w:type="dxa"/>
          </w:tcPr>
          <w:p w:rsidR="00152C15" w:rsidRPr="002F02C9" w:rsidRDefault="00152C15" w:rsidP="00152C15">
            <w:pPr>
              <w:rPr>
                <w:ins w:id="15231" w:author="Gao, Guan-Wei (高貫偉 ITC)" w:date="2012-11-05T09:50:00Z"/>
                <w:rPrChange w:id="15232" w:author="Chen, Ivy (陳素貞 IEC1)" w:date="2015-01-12T13:45:00Z">
                  <w:rPr>
                    <w:ins w:id="15233" w:author="Gao, Guan-Wei (高貫偉 ITC)" w:date="2012-11-05T09:50:00Z"/>
                    <w:rFonts w:ascii="SimSun" w:hAnsi="SimSun" w:cs="Arial"/>
                    <w:b/>
                    <w:bCs/>
                    <w:kern w:val="32"/>
                    <w:sz w:val="32"/>
                    <w:szCs w:val="32"/>
                    <w:highlight w:val="green"/>
                  </w:rPr>
                </w:rPrChange>
              </w:rPr>
              <w:pPrChange w:id="15234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5235" w:author="Gao, Guan-Wei (高貫偉 ITC)" w:date="2012-11-05T09:50:00Z">
              <w:r w:rsidRPr="002F02C9">
                <w:rPr>
                  <w:rPrChange w:id="15236" w:author="Chen, Ivy (陳素貞 IEC1)" w:date="2015-01-12T13:45:00Z">
                    <w:rPr>
                      <w:rFonts w:ascii="SimSun" w:hAnsi="SimSun"/>
                      <w:color w:val="0000FF"/>
                      <w:highlight w:val="green"/>
                      <w:u w:val="single"/>
                    </w:rPr>
                  </w:rPrChange>
                </w:rPr>
                <w:t>File</w:t>
              </w:r>
            </w:ins>
          </w:p>
        </w:tc>
        <w:tc>
          <w:tcPr>
            <w:tcW w:w="677" w:type="dxa"/>
          </w:tcPr>
          <w:p w:rsidR="00831120" w:rsidRPr="002F02C9" w:rsidRDefault="00831120" w:rsidP="00282098">
            <w:pPr>
              <w:rPr>
                <w:ins w:id="15237" w:author="Gao, Guan-Wei (高貫偉 ITC)" w:date="2012-11-05T09:50:00Z"/>
                <w:rPrChange w:id="15238" w:author="Chen, Ivy (陳素貞 IEC1)" w:date="2015-01-12T13:45:00Z">
                  <w:rPr>
                    <w:ins w:id="15239" w:author="Gao, Guan-Wei (高貫偉 ITC)" w:date="2012-11-05T09:50:00Z"/>
                    <w:highlight w:val="green"/>
                  </w:rPr>
                </w:rPrChange>
              </w:rPr>
            </w:pPr>
          </w:p>
        </w:tc>
        <w:tc>
          <w:tcPr>
            <w:tcW w:w="1432" w:type="dxa"/>
          </w:tcPr>
          <w:p w:rsidR="00831120" w:rsidRPr="002F02C9" w:rsidRDefault="00831120" w:rsidP="00282098">
            <w:pPr>
              <w:rPr>
                <w:ins w:id="15240" w:author="Gao, Guan-Wei (高貫偉 ITC)" w:date="2012-11-05T09:50:00Z"/>
                <w:rPrChange w:id="15241" w:author="Chen, Ivy (陳素貞 IEC1)" w:date="2015-01-12T13:45:00Z">
                  <w:rPr>
                    <w:ins w:id="15242" w:author="Gao, Guan-Wei (高貫偉 ITC)" w:date="2012-11-05T09:50:00Z"/>
                    <w:rFonts w:ascii="SimSun" w:hAnsi="SimSun"/>
                    <w:highlight w:val="green"/>
                  </w:rPr>
                </w:rPrChange>
              </w:rPr>
            </w:pPr>
          </w:p>
        </w:tc>
        <w:tc>
          <w:tcPr>
            <w:tcW w:w="680" w:type="dxa"/>
          </w:tcPr>
          <w:p w:rsidR="00831120" w:rsidRPr="002F02C9" w:rsidRDefault="00831120" w:rsidP="00282098">
            <w:pPr>
              <w:rPr>
                <w:ins w:id="15243" w:author="Gao, Guan-Wei (高貫偉 ITC)" w:date="2012-11-05T09:50:00Z"/>
                <w:rPrChange w:id="15244" w:author="Chen, Ivy (陳素貞 IEC1)" w:date="2015-01-12T13:45:00Z">
                  <w:rPr>
                    <w:ins w:id="15245" w:author="Gao, Guan-Wei (高貫偉 ITC)" w:date="2012-11-05T09:50:00Z"/>
                    <w:highlight w:val="green"/>
                  </w:rPr>
                </w:rPrChange>
              </w:rPr>
            </w:pPr>
          </w:p>
        </w:tc>
        <w:tc>
          <w:tcPr>
            <w:tcW w:w="2728" w:type="dxa"/>
          </w:tcPr>
          <w:p w:rsidR="00152C15" w:rsidRPr="002F02C9" w:rsidRDefault="00152C15" w:rsidP="00152C15">
            <w:pPr>
              <w:rPr>
                <w:ins w:id="15246" w:author="Gao, Guan-Wei (高貫偉 ITC)" w:date="2012-11-05T09:50:00Z"/>
                <w:rPrChange w:id="15247" w:author="Chen, Ivy (陳素貞 IEC1)" w:date="2015-01-12T13:45:00Z">
                  <w:rPr>
                    <w:ins w:id="15248" w:author="Gao, Guan-Wei (高貫偉 ITC)" w:date="2012-11-05T09:50:00Z"/>
                    <w:rFonts w:ascii="SimSun" w:hAnsi="SimSun"/>
                    <w:highlight w:val="green"/>
                  </w:rPr>
                </w:rPrChange>
              </w:rPr>
              <w:pPrChange w:id="15249" w:author="Chen, Ivy (陳素貞 IEC1)" w:date="2014-02-07T15:46:00Z">
                <w:pPr>
                  <w:pStyle w:val="ae"/>
                </w:pPr>
              </w:pPrChange>
            </w:pPr>
          </w:p>
        </w:tc>
        <w:tc>
          <w:tcPr>
            <w:tcW w:w="2629" w:type="dxa"/>
          </w:tcPr>
          <w:p w:rsidR="00831120" w:rsidRPr="002F02C9" w:rsidRDefault="00831120" w:rsidP="00282098">
            <w:pPr>
              <w:rPr>
                <w:ins w:id="15250" w:author="Gao, Guan-Wei (高貫偉 ITC)" w:date="2012-11-05T09:50:00Z"/>
                <w:rPrChange w:id="15251" w:author="Chen, Ivy (陳素貞 IEC1)" w:date="2015-01-12T13:45:00Z">
                  <w:rPr>
                    <w:ins w:id="15252" w:author="Gao, Guan-Wei (高貫偉 ITC)" w:date="2012-11-05T09:50:00Z"/>
                    <w:highlight w:val="green"/>
                  </w:rPr>
                </w:rPrChange>
              </w:rPr>
            </w:pPr>
          </w:p>
        </w:tc>
      </w:tr>
      <w:tr w:rsidR="00831120" w:rsidRPr="002F02C9" w:rsidTr="00282098">
        <w:trPr>
          <w:ins w:id="15253" w:author="Gao, Guan-Wei (高貫偉 ITC)" w:date="2012-11-05T09:50:00Z"/>
        </w:trPr>
        <w:tc>
          <w:tcPr>
            <w:tcW w:w="445" w:type="dxa"/>
          </w:tcPr>
          <w:p w:rsidR="00831120" w:rsidRPr="002F02C9" w:rsidRDefault="00152C15" w:rsidP="00282098">
            <w:pPr>
              <w:rPr>
                <w:ins w:id="15254" w:author="Gao, Guan-Wei (高貫偉 ITC)" w:date="2012-11-05T09:50:00Z"/>
                <w:rPrChange w:id="15255" w:author="Chen, Ivy (陳素貞 IEC1)" w:date="2015-01-12T13:45:00Z">
                  <w:rPr>
                    <w:ins w:id="15256" w:author="Gao, Guan-Wei (高貫偉 ITC)" w:date="2012-11-05T09:50:00Z"/>
                    <w:highlight w:val="green"/>
                  </w:rPr>
                </w:rPrChange>
              </w:rPr>
            </w:pPr>
            <w:ins w:id="15257" w:author="Gao, Guan-Wei (高貫偉 ITC)" w:date="2012-11-05T10:27:00Z">
              <w:r w:rsidRPr="002F02C9">
                <w:rPr>
                  <w:rPrChange w:id="1525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10</w:t>
              </w:r>
            </w:ins>
          </w:p>
        </w:tc>
        <w:tc>
          <w:tcPr>
            <w:tcW w:w="1310" w:type="dxa"/>
          </w:tcPr>
          <w:p w:rsidR="00831120" w:rsidRPr="002F02C9" w:rsidRDefault="00152C15" w:rsidP="00282098">
            <w:pPr>
              <w:rPr>
                <w:ins w:id="15259" w:author="Gao, Guan-Wei (高貫偉 ITC)" w:date="2012-11-05T09:50:00Z"/>
                <w:rPrChange w:id="15260" w:author="Chen, Ivy (陳素貞 IEC1)" w:date="2015-01-12T13:45:00Z">
                  <w:rPr>
                    <w:ins w:id="15261" w:author="Gao, Guan-Wei (高貫偉 ITC)" w:date="2012-11-05T09:50:00Z"/>
                    <w:highlight w:val="green"/>
                  </w:rPr>
                </w:rPrChange>
              </w:rPr>
            </w:pPr>
            <w:ins w:id="15262" w:author="Gao, Guan-Wei (高貫偉 ITC)" w:date="2012-11-05T10:27:00Z">
              <w:r w:rsidRPr="002F02C9">
                <w:rPr>
                  <w:rPrChange w:id="1526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Uplaod</w:t>
              </w:r>
            </w:ins>
          </w:p>
        </w:tc>
        <w:tc>
          <w:tcPr>
            <w:tcW w:w="916" w:type="dxa"/>
          </w:tcPr>
          <w:p w:rsidR="00831120" w:rsidRPr="002F02C9" w:rsidRDefault="00152C15" w:rsidP="00282098">
            <w:pPr>
              <w:rPr>
                <w:ins w:id="15264" w:author="Gao, Guan-Wei (高貫偉 ITC)" w:date="2012-11-05T09:50:00Z"/>
                <w:rFonts w:ascii="SimSun" w:hAnsi="SimSun"/>
                <w:rPrChange w:id="15265" w:author="Chen, Ivy (陳素貞 IEC1)" w:date="2015-01-12T13:45:00Z">
                  <w:rPr>
                    <w:ins w:id="15266" w:author="Gao, Guan-Wei (高貫偉 ITC)" w:date="2012-11-05T09:50:00Z"/>
                    <w:rFonts w:ascii="SimSun" w:hAnsi="SimSun"/>
                    <w:highlight w:val="green"/>
                  </w:rPr>
                </w:rPrChange>
              </w:rPr>
            </w:pPr>
            <w:ins w:id="15267" w:author="Gao, Guan-Wei (高貫偉 ITC)" w:date="2012-11-05T09:50:00Z">
              <w:r w:rsidRPr="002F02C9">
                <w:rPr>
                  <w:rFonts w:ascii="SimSun" w:hAnsi="SimSun"/>
                  <w:rPrChange w:id="15268" w:author="Chen, Ivy (陳素貞 IEC1)" w:date="2015-01-12T13:45:00Z">
                    <w:rPr>
                      <w:rFonts w:ascii="SimSun" w:hAnsi="SimSun"/>
                      <w:color w:val="0000FF"/>
                      <w:highlight w:val="green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831120" w:rsidRPr="002F02C9" w:rsidRDefault="00831120" w:rsidP="00282098">
            <w:pPr>
              <w:rPr>
                <w:ins w:id="15269" w:author="Gao, Guan-Wei (高貫偉 ITC)" w:date="2012-11-05T09:50:00Z"/>
                <w:rPrChange w:id="15270" w:author="Chen, Ivy (陳素貞 IEC1)" w:date="2015-01-12T13:45:00Z">
                  <w:rPr>
                    <w:ins w:id="15271" w:author="Gao, Guan-Wei (高貫偉 ITC)" w:date="2012-11-05T09:50:00Z"/>
                    <w:highlight w:val="green"/>
                  </w:rPr>
                </w:rPrChange>
              </w:rPr>
            </w:pPr>
          </w:p>
        </w:tc>
        <w:tc>
          <w:tcPr>
            <w:tcW w:w="1432" w:type="dxa"/>
          </w:tcPr>
          <w:p w:rsidR="00831120" w:rsidRPr="002F02C9" w:rsidRDefault="00831120" w:rsidP="00282098">
            <w:pPr>
              <w:rPr>
                <w:ins w:id="15272" w:author="Gao, Guan-Wei (高貫偉 ITC)" w:date="2012-11-05T09:50:00Z"/>
                <w:rFonts w:ascii="SimSun" w:hAnsi="SimSun"/>
                <w:rPrChange w:id="15273" w:author="Chen, Ivy (陳素貞 IEC1)" w:date="2015-01-12T13:45:00Z">
                  <w:rPr>
                    <w:ins w:id="15274" w:author="Gao, Guan-Wei (高貫偉 ITC)" w:date="2012-11-05T09:50:00Z"/>
                    <w:rFonts w:ascii="SimSun" w:hAnsi="SimSun"/>
                    <w:highlight w:val="green"/>
                  </w:rPr>
                </w:rPrChange>
              </w:rPr>
            </w:pPr>
          </w:p>
        </w:tc>
        <w:tc>
          <w:tcPr>
            <w:tcW w:w="680" w:type="dxa"/>
          </w:tcPr>
          <w:p w:rsidR="00831120" w:rsidRPr="002F02C9" w:rsidRDefault="00831120" w:rsidP="00282098">
            <w:pPr>
              <w:rPr>
                <w:ins w:id="15275" w:author="Gao, Guan-Wei (高貫偉 ITC)" w:date="2012-11-05T09:50:00Z"/>
                <w:rPrChange w:id="15276" w:author="Chen, Ivy (陳素貞 IEC1)" w:date="2015-01-12T13:45:00Z">
                  <w:rPr>
                    <w:ins w:id="15277" w:author="Gao, Guan-Wei (高貫偉 ITC)" w:date="2012-11-05T09:50:00Z"/>
                    <w:highlight w:val="green"/>
                  </w:rPr>
                </w:rPrChange>
              </w:rPr>
            </w:pPr>
          </w:p>
        </w:tc>
        <w:tc>
          <w:tcPr>
            <w:tcW w:w="2728" w:type="dxa"/>
          </w:tcPr>
          <w:p w:rsidR="00831120" w:rsidRPr="002F02C9" w:rsidRDefault="00152C15" w:rsidP="00282098">
            <w:pPr>
              <w:rPr>
                <w:ins w:id="15278" w:author="Gao, Guan-Wei (高貫偉 ITC)" w:date="2012-11-05T09:50:00Z"/>
                <w:rFonts w:asciiTheme="minorEastAsia" w:eastAsiaTheme="minorEastAsia" w:hAnsiTheme="minorEastAsia"/>
                <w:rPrChange w:id="15279" w:author="Chen, Ivy (陳素貞 IEC1)" w:date="2015-01-12T13:45:00Z">
                  <w:rPr>
                    <w:ins w:id="15280" w:author="Gao, Guan-Wei (高貫偉 ITC)" w:date="2012-11-05T09:50:00Z"/>
                    <w:rFonts w:asciiTheme="minorEastAsia" w:eastAsiaTheme="minorEastAsia" w:hAnsiTheme="minorEastAsia"/>
                    <w:highlight w:val="green"/>
                  </w:rPr>
                </w:rPrChange>
              </w:rPr>
            </w:pPr>
            <w:ins w:id="15281" w:author="Gao, Guan-Wei (高貫偉 ITC)" w:date="2012-11-05T09:50:00Z">
              <w:r w:rsidRPr="002F02C9">
                <w:rPr>
                  <w:rFonts w:asciiTheme="minorEastAsia" w:eastAsiaTheme="minorEastAsia" w:hAnsiTheme="minorEastAsia"/>
                  <w:rPrChange w:id="15282" w:author="Chen, Ivy (陳素貞 IEC1)" w:date="2015-01-12T13:45:00Z">
                    <w:rPr>
                      <w:rFonts w:asciiTheme="minorEastAsia" w:eastAsiaTheme="minorEastAsia" w:hAnsiTheme="minorEastAsia"/>
                      <w:color w:val="0000FF"/>
                      <w:highlight w:val="green"/>
                      <w:u w:val="single"/>
                    </w:rPr>
                  </w:rPrChange>
                </w:rPr>
                <w:t>Click：1、若File框</w:t>
              </w:r>
              <w:r w:rsidRPr="002F02C9">
                <w:rPr>
                  <w:rFonts w:asciiTheme="minorEastAsia" w:eastAsiaTheme="minorEastAsia" w:hAnsiTheme="minorEastAsia" w:hint="eastAsia"/>
                  <w:rPrChange w:id="15283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highlight w:val="green"/>
                      <w:u w:val="single"/>
                    </w:rPr>
                  </w:rPrChange>
                </w:rPr>
                <w:t>为空，则提示用户，放弃后续操作。</w:t>
              </w:r>
            </w:ins>
          </w:p>
          <w:p w:rsidR="00831120" w:rsidRPr="002F02C9" w:rsidRDefault="00152C15" w:rsidP="00282098">
            <w:pPr>
              <w:rPr>
                <w:ins w:id="15284" w:author="Gao, Guan-Wei (高貫偉 ITC)" w:date="2012-11-05T09:50:00Z"/>
                <w:rFonts w:asciiTheme="minorEastAsia" w:eastAsiaTheme="minorEastAsia" w:hAnsiTheme="minorEastAsia"/>
                <w:rPrChange w:id="15285" w:author="Chen, Ivy (陳素貞 IEC1)" w:date="2015-01-12T13:45:00Z">
                  <w:rPr>
                    <w:ins w:id="15286" w:author="Gao, Guan-Wei (高貫偉 ITC)" w:date="2012-11-05T09:50:00Z"/>
                    <w:rFonts w:asciiTheme="minorEastAsia" w:eastAsiaTheme="minorEastAsia" w:hAnsiTheme="minorEastAsia"/>
                    <w:highlight w:val="green"/>
                  </w:rPr>
                </w:rPrChange>
              </w:rPr>
            </w:pPr>
            <w:ins w:id="15287" w:author="Gao, Guan-Wei (高貫偉 ITC)" w:date="2012-11-05T09:50:00Z">
              <w:r w:rsidRPr="002F02C9">
                <w:rPr>
                  <w:rFonts w:asciiTheme="minorEastAsia" w:eastAsiaTheme="minorEastAsia" w:hAnsiTheme="minorEastAsia"/>
                  <w:rPrChange w:id="15288" w:author="Chen, Ivy (陳素貞 IEC1)" w:date="2015-01-12T13:45:00Z">
                    <w:rPr>
                      <w:rFonts w:asciiTheme="minorEastAsia" w:eastAsiaTheme="minorEastAsia" w:hAnsiTheme="minorEastAsia"/>
                      <w:color w:val="0000FF"/>
                      <w:highlight w:val="green"/>
                      <w:u w:val="single"/>
                    </w:rPr>
                  </w:rPrChange>
                </w:rPr>
                <w:t>2、若File框</w:t>
              </w:r>
              <w:r w:rsidRPr="002F02C9">
                <w:rPr>
                  <w:rFonts w:asciiTheme="minorEastAsia" w:eastAsiaTheme="minorEastAsia" w:hAnsiTheme="minorEastAsia" w:hint="eastAsia"/>
                  <w:rPrChange w:id="15289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highlight w:val="green"/>
                      <w:u w:val="single"/>
                    </w:rPr>
                  </w:rPrChange>
                </w:rPr>
                <w:t>内容不是以”</w:t>
              </w:r>
              <w:r w:rsidRPr="002F02C9">
                <w:rPr>
                  <w:rFonts w:asciiTheme="minorEastAsia" w:eastAsiaTheme="minorEastAsia" w:hAnsiTheme="minorEastAsia"/>
                  <w:rPrChange w:id="15290" w:author="Chen, Ivy (陳素貞 IEC1)" w:date="2015-01-12T13:45:00Z">
                    <w:rPr>
                      <w:rFonts w:asciiTheme="minorEastAsia" w:eastAsiaTheme="minorEastAsia" w:hAnsiTheme="minorEastAsia"/>
                      <w:color w:val="0000FF"/>
                      <w:highlight w:val="green"/>
                      <w:u w:val="single"/>
                    </w:rPr>
                  </w:rPrChange>
                </w:rPr>
                <w:t>.xls”</w:t>
              </w:r>
              <w:r w:rsidRPr="002F02C9">
                <w:rPr>
                  <w:rFonts w:asciiTheme="minorEastAsia" w:eastAsiaTheme="minorEastAsia" w:hAnsiTheme="minorEastAsia" w:hint="eastAsia"/>
                  <w:color w:val="00B050"/>
                  <w:rPrChange w:id="15291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B050"/>
                      <w:highlight w:val="green"/>
                      <w:u w:val="single"/>
                    </w:rPr>
                  </w:rPrChange>
                </w:rPr>
                <w:t>、</w:t>
              </w:r>
              <w:r w:rsidRPr="002F02C9">
                <w:rPr>
                  <w:rFonts w:ascii="NSimSun" w:eastAsia="NSimSun" w:cs="NSimSun"/>
                  <w:color w:val="00B050"/>
                  <w:sz w:val="18"/>
                  <w:szCs w:val="18"/>
                  <w:rPrChange w:id="15292" w:author="Chen, Ivy (陳素貞 IEC1)" w:date="2015-01-12T13:45:00Z">
                    <w:rPr>
                      <w:rFonts w:ascii="NSimSun" w:eastAsia="NSimSun" w:cs="NSimSun"/>
                      <w:color w:val="00B050"/>
                      <w:sz w:val="18"/>
                      <w:szCs w:val="18"/>
                      <w:highlight w:val="green"/>
                      <w:u w:val="single"/>
                    </w:rPr>
                  </w:rPrChange>
                </w:rPr>
                <w:t xml:space="preserve"> ".xlsx"</w:t>
              </w:r>
              <w:r w:rsidRPr="002F02C9">
                <w:rPr>
                  <w:rFonts w:ascii="NSimSun" w:eastAsia="NSimSun" w:cs="NSimSun" w:hint="eastAsia"/>
                  <w:color w:val="00B050"/>
                  <w:sz w:val="18"/>
                  <w:szCs w:val="18"/>
                  <w:lang w:val="zh-CN"/>
                  <w:rPrChange w:id="15293" w:author="Chen, Ivy (陳素貞 IEC1)" w:date="2015-01-12T13:45:00Z">
                    <w:rPr>
                      <w:rFonts w:ascii="NSimSun" w:eastAsia="NSimSun" w:cs="NSimSun" w:hint="eastAsia"/>
                      <w:color w:val="00B050"/>
                      <w:sz w:val="18"/>
                      <w:szCs w:val="18"/>
                      <w:highlight w:val="green"/>
                      <w:u w:val="single"/>
                      <w:lang w:val="zh-CN"/>
                    </w:rPr>
                  </w:rPrChange>
                </w:rPr>
                <w:t>或</w:t>
              </w:r>
              <w:r w:rsidRPr="002F02C9">
                <w:rPr>
                  <w:rFonts w:ascii="NSimSun" w:eastAsia="NSimSun" w:cs="NSimSun"/>
                  <w:color w:val="00B050"/>
                  <w:sz w:val="18"/>
                  <w:szCs w:val="18"/>
                  <w:rPrChange w:id="15294" w:author="Chen, Ivy (陳素貞 IEC1)" w:date="2015-01-12T13:45:00Z">
                    <w:rPr>
                      <w:rFonts w:ascii="NSimSun" w:eastAsia="NSimSun" w:cs="NSimSun"/>
                      <w:color w:val="00B050"/>
                      <w:sz w:val="18"/>
                      <w:szCs w:val="18"/>
                      <w:highlight w:val="green"/>
                      <w:u w:val="single"/>
                    </w:rPr>
                  </w:rPrChange>
                </w:rPr>
                <w:t>".xlsm"</w:t>
              </w:r>
              <w:r w:rsidRPr="002F02C9">
                <w:rPr>
                  <w:rFonts w:asciiTheme="minorEastAsia" w:eastAsiaTheme="minorEastAsia" w:hAnsiTheme="minorEastAsia" w:hint="eastAsia"/>
                  <w:rPrChange w:id="15295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highlight w:val="green"/>
                      <w:u w:val="single"/>
                    </w:rPr>
                  </w:rPrChange>
                </w:rPr>
                <w:t>结尾，则提示用户，放弃后续操作。</w:t>
              </w:r>
            </w:ins>
          </w:p>
          <w:p w:rsidR="00831120" w:rsidRPr="002F02C9" w:rsidRDefault="00152C15" w:rsidP="00282098">
            <w:pPr>
              <w:rPr>
                <w:ins w:id="15296" w:author="Gao, Guan-Wei (高貫偉 ITC)" w:date="2012-11-05T09:50:00Z"/>
                <w:rFonts w:asciiTheme="minorEastAsia" w:eastAsiaTheme="minorEastAsia" w:hAnsiTheme="minorEastAsia"/>
                <w:rPrChange w:id="15297" w:author="Chen, Ivy (陳素貞 IEC1)" w:date="2015-01-12T13:45:00Z">
                  <w:rPr>
                    <w:ins w:id="15298" w:author="Gao, Guan-Wei (高貫偉 ITC)" w:date="2012-11-05T09:50:00Z"/>
                    <w:rFonts w:asciiTheme="minorEastAsia" w:eastAsiaTheme="minorEastAsia" w:hAnsiTheme="minorEastAsia"/>
                    <w:highlight w:val="green"/>
                  </w:rPr>
                </w:rPrChange>
              </w:rPr>
            </w:pPr>
            <w:ins w:id="15299" w:author="Gao, Guan-Wei (高貫偉 ITC)" w:date="2012-11-05T10:29:00Z">
              <w:r w:rsidRPr="002F02C9">
                <w:rPr>
                  <w:rFonts w:asciiTheme="minorEastAsia" w:hAnsiTheme="minorEastAsia"/>
                  <w:rPrChange w:id="15300" w:author="Chen, Ivy (陳素貞 IEC1)" w:date="2015-01-12T13:45:00Z">
                    <w:rPr>
                      <w:rFonts w:asciiTheme="minorEastAsia" w:hAnsiTheme="minorEastAsia"/>
                      <w:color w:val="0000FF"/>
                      <w:u w:val="single"/>
                    </w:rPr>
                  </w:rPrChange>
                </w:rPr>
                <w:t>3</w:t>
              </w:r>
            </w:ins>
            <w:ins w:id="15301" w:author="Gao, Guan-Wei (高貫偉 ITC)" w:date="2012-11-05T09:50:00Z">
              <w:r w:rsidRPr="002F02C9">
                <w:rPr>
                  <w:rFonts w:asciiTheme="minorEastAsia" w:eastAsiaTheme="minorEastAsia" w:hAnsiTheme="minorEastAsia" w:hint="eastAsia"/>
                  <w:rPrChange w:id="15302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highlight w:val="green"/>
                      <w:u w:val="single"/>
                    </w:rPr>
                  </w:rPrChange>
                </w:rPr>
                <w:t>、上传并解析所上传的</w:t>
              </w:r>
              <w:r w:rsidRPr="002F02C9">
                <w:rPr>
                  <w:rFonts w:asciiTheme="minorEastAsia" w:eastAsiaTheme="minorEastAsia" w:hAnsiTheme="minorEastAsia"/>
                  <w:rPrChange w:id="15303" w:author="Chen, Ivy (陳素貞 IEC1)" w:date="2015-01-12T13:45:00Z">
                    <w:rPr>
                      <w:rFonts w:asciiTheme="minorEastAsia" w:eastAsiaTheme="minorEastAsia" w:hAnsiTheme="minorEastAsia"/>
                      <w:color w:val="0000FF"/>
                      <w:highlight w:val="green"/>
                      <w:u w:val="single"/>
                    </w:rPr>
                  </w:rPrChange>
                </w:rPr>
                <w:t>excel文件</w:t>
              </w:r>
              <w:r w:rsidRPr="002F02C9">
                <w:rPr>
                  <w:rFonts w:asciiTheme="minorEastAsia" w:eastAsiaTheme="minorEastAsia" w:hAnsiTheme="minorEastAsia" w:hint="eastAsia"/>
                  <w:color w:val="FF0000"/>
                  <w:rPrChange w:id="15304" w:author="Chen, Ivy (陳素貞 IEC1)" w:date="2015-01-12T13:45:00Z">
                    <w:rPr>
                      <w:rFonts w:asciiTheme="minorEastAsia" w:eastAsiaTheme="minorEastAsia" w:hAnsiTheme="minorEastAsia" w:hint="eastAsia"/>
                      <w:color w:val="FF0000"/>
                      <w:highlight w:val="green"/>
                      <w:u w:val="single"/>
                    </w:rPr>
                  </w:rPrChange>
                </w:rPr>
                <w:t>（</w:t>
              </w:r>
            </w:ins>
            <w:ins w:id="15305" w:author="Gao, Guan-Wei (高貫偉 ITC)" w:date="2012-11-05T10:28:00Z">
              <w:r w:rsidRPr="002F02C9">
                <w:rPr>
                  <w:rFonts w:asciiTheme="minorEastAsia" w:eastAsiaTheme="minorEastAsia" w:hAnsiTheme="minorEastAsia" w:hint="eastAsia"/>
                  <w:color w:val="FF0000"/>
                  <w:rPrChange w:id="15306" w:author="Chen, Ivy (陳素貞 IEC1)" w:date="2015-01-12T13:45:00Z">
                    <w:rPr>
                      <w:rFonts w:asciiTheme="minorEastAsia" w:eastAsiaTheme="minorEastAsia" w:hAnsiTheme="minorEastAsia" w:hint="eastAsia"/>
                      <w:color w:val="FF0000"/>
                      <w:u w:val="single"/>
                    </w:rPr>
                  </w:rPrChange>
                </w:rPr>
                <w:t>四列：</w:t>
              </w:r>
            </w:ins>
            <w:ins w:id="15307" w:author="Gao, Guan-Wei (高貫偉 ITC)" w:date="2012-11-05T10:29:00Z">
              <w:r w:rsidRPr="002F02C9">
                <w:rPr>
                  <w:rFonts w:ascii="Tahoma" w:hAnsi="Tahoma"/>
                  <w:color w:val="FF0000"/>
                  <w:sz w:val="18"/>
                  <w:rPrChange w:id="15308" w:author="Chen, Ivy (陳素貞 IEC1)" w:date="2015-01-12T13:45:00Z">
                    <w:rPr>
                      <w:rFonts w:ascii="Tahoma" w:hAnsi="Tahoma"/>
                      <w:color w:val="0000FF"/>
                      <w:sz w:val="18"/>
                      <w:u w:val="single"/>
                    </w:rPr>
                  </w:rPrChange>
                </w:rPr>
                <w:t>MB, ZMOD, TMPONSPS, TPMOFFSPS</w:t>
              </w:r>
            </w:ins>
            <w:ins w:id="15309" w:author="Gao, Guan-Wei (高貫偉 ITC)" w:date="2012-11-05T09:50:00Z">
              <w:r w:rsidRPr="002F02C9">
                <w:rPr>
                  <w:rFonts w:asciiTheme="minorEastAsia" w:eastAsiaTheme="minorEastAsia" w:hAnsiTheme="minorEastAsia"/>
                  <w:color w:val="FF0000"/>
                  <w:rPrChange w:id="15310" w:author="Chen, Ivy (陳素貞 IEC1)" w:date="2015-01-12T13:45:00Z">
                    <w:rPr>
                      <w:rFonts w:asciiTheme="minorEastAsia" w:eastAsiaTheme="minorEastAsia" w:hAnsiTheme="minorEastAsia"/>
                      <w:color w:val="FF0000"/>
                      <w:highlight w:val="green"/>
                      <w:u w:val="single"/>
                    </w:rPr>
                  </w:rPrChange>
                </w:rPr>
                <w:t>）</w:t>
              </w:r>
              <w:r w:rsidRPr="002F02C9">
                <w:rPr>
                  <w:rFonts w:asciiTheme="minorEastAsia" w:eastAsiaTheme="minorEastAsia" w:hAnsiTheme="minorEastAsia" w:hint="eastAsia"/>
                  <w:rPrChange w:id="15311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highlight w:val="green"/>
                      <w:u w:val="single"/>
                    </w:rPr>
                  </w:rPrChange>
                </w:rPr>
                <w:t>，从中获取所有数据（剔除重复的数据</w:t>
              </w:r>
              <w:r w:rsidRPr="002F02C9">
                <w:rPr>
                  <w:rFonts w:asciiTheme="minorEastAsia" w:eastAsiaTheme="minorEastAsia" w:hAnsiTheme="minorEastAsia"/>
                  <w:rPrChange w:id="15312" w:author="Chen, Ivy (陳素貞 IEC1)" w:date="2015-01-12T13:45:00Z">
                    <w:rPr>
                      <w:rFonts w:asciiTheme="minorEastAsia" w:eastAsiaTheme="minorEastAsia" w:hAnsiTheme="minorEastAsia"/>
                      <w:color w:val="0000FF"/>
                      <w:highlight w:val="green"/>
                      <w:u w:val="single"/>
                    </w:rPr>
                  </w:rPrChange>
                </w:rPr>
                <w:t>）</w:t>
              </w:r>
              <w:r w:rsidRPr="002F02C9">
                <w:rPr>
                  <w:rFonts w:asciiTheme="minorEastAsia" w:eastAsiaTheme="minorEastAsia" w:hAnsiTheme="minorEastAsia" w:hint="eastAsia"/>
                  <w:rPrChange w:id="15313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00FF"/>
                      <w:highlight w:val="green"/>
                      <w:u w:val="single"/>
                    </w:rPr>
                  </w:rPrChange>
                </w:rPr>
                <w:t>。</w:t>
              </w:r>
            </w:ins>
          </w:p>
          <w:p w:rsidR="00831120" w:rsidRPr="002F02C9" w:rsidRDefault="00152C15" w:rsidP="00282098">
            <w:pPr>
              <w:rPr>
                <w:ins w:id="15314" w:author="Gao, Guan-Wei (高貫偉 ITC)" w:date="2012-11-05T10:29:00Z"/>
                <w:rFonts w:ascii="SimSun" w:hAnsi="SimSun"/>
                <w:rPrChange w:id="15315" w:author="Chen, Ivy (陳素貞 IEC1)" w:date="2015-01-12T13:45:00Z">
                  <w:rPr>
                    <w:ins w:id="15316" w:author="Gao, Guan-Wei (高貫偉 ITC)" w:date="2012-11-05T10:29:00Z"/>
                    <w:rFonts w:ascii="SimSun" w:hAnsi="SimSun"/>
                  </w:rPr>
                </w:rPrChange>
              </w:rPr>
            </w:pPr>
            <w:ins w:id="15317" w:author="Gao, Guan-Wei (高貫偉 ITC)" w:date="2012-11-05T10:29:00Z">
              <w:r w:rsidRPr="002F02C9">
                <w:rPr>
                  <w:rFonts w:ascii="Courier New" w:hAnsi="Courier New" w:cs="Courier New"/>
                  <w:noProof/>
                  <w:szCs w:val="20"/>
                  <w:rPrChange w:id="1531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4</w:t>
              </w:r>
            </w:ins>
            <w:ins w:id="15319" w:author="Gao, Guan-Wei (高貫偉 ITC)" w:date="2012-11-05T09:50:00Z">
              <w:r w:rsidRPr="002F02C9">
                <w:rPr>
                  <w:rFonts w:ascii="Courier New" w:hAnsi="Courier New" w:cs="Courier New" w:hint="eastAsia"/>
                  <w:noProof/>
                  <w:szCs w:val="20"/>
                  <w:rPrChange w:id="15320" w:author="Chen, Ivy (陳素貞 IEC1)" w:date="2015-01-12T13:45:00Z">
                    <w:rPr>
                      <w:rFonts w:ascii="Courier New" w:hAnsi="Courier New" w:cs="Courier New" w:hint="eastAsia"/>
                      <w:noProof/>
                      <w:color w:val="0000FF"/>
                      <w:szCs w:val="20"/>
                      <w:highlight w:val="green"/>
                      <w:u w:val="single"/>
                    </w:rPr>
                  </w:rPrChange>
                </w:rPr>
                <w:t>、</w:t>
              </w:r>
            </w:ins>
            <w:ins w:id="15321" w:author="Gao, Guan-Wei (高貫偉 ITC)" w:date="2012-11-05T10:29:00Z">
              <w:r w:rsidRPr="002F02C9">
                <w:rPr>
                  <w:rFonts w:ascii="SimSun" w:hAnsi="SimSun" w:hint="eastAsia"/>
                  <w:rPrChange w:id="1532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若</w:t>
              </w:r>
              <w:r w:rsidRPr="002F02C9">
                <w:rPr>
                  <w:rFonts w:ascii="SimSun" w:hAnsi="SimSun"/>
                  <w:rPrChange w:id="1532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MB和ZMOD已经在List中存在，则Update，否则Insert。</w:t>
              </w:r>
            </w:ins>
          </w:p>
          <w:p w:rsidR="0072363A" w:rsidRPr="002F02C9" w:rsidRDefault="00152C15" w:rsidP="00282098">
            <w:pPr>
              <w:rPr>
                <w:ins w:id="15324" w:author="Gao, Guan-Wei (高貫偉 ITC)" w:date="2012-11-05T09:50:00Z"/>
                <w:rFonts w:ascii="SimSun" w:hAnsi="SimSun"/>
                <w:rPrChange w:id="15325" w:author="Chen, Ivy (陳素貞 IEC1)" w:date="2015-01-12T13:45:00Z">
                  <w:rPr>
                    <w:ins w:id="15326" w:author="Gao, Guan-Wei (高貫偉 ITC)" w:date="2012-11-05T09:50:00Z"/>
                    <w:rFonts w:ascii="SimSun" w:hAnsi="SimSun"/>
                    <w:highlight w:val="green"/>
                  </w:rPr>
                </w:rPrChange>
              </w:rPr>
            </w:pPr>
            <w:ins w:id="15327" w:author="Gao, Guan-Wei (高貫偉 ITC)" w:date="2012-11-05T10:29:00Z">
              <w:r w:rsidRPr="002F02C9">
                <w:rPr>
                  <w:rFonts w:ascii="SimSun" w:hAnsi="SimSun"/>
                  <w:rPrChange w:id="1532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5、刷新List</w:t>
              </w:r>
              <w:r w:rsidRPr="002F02C9">
                <w:rPr>
                  <w:rFonts w:ascii="SimSun" w:hAnsi="SimSun" w:hint="eastAsia"/>
                  <w:rPrChange w:id="1532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831120" w:rsidRPr="002F02C9" w:rsidRDefault="00831120" w:rsidP="00282098">
            <w:pPr>
              <w:rPr>
                <w:ins w:id="15330" w:author="Gao, Guan-Wei (高貫偉 ITC)" w:date="2012-11-05T09:50:00Z"/>
                <w:rPrChange w:id="15331" w:author="Chen, Ivy (陳素貞 IEC1)" w:date="2015-01-12T13:45:00Z">
                  <w:rPr>
                    <w:ins w:id="15332" w:author="Gao, Guan-Wei (高貫偉 ITC)" w:date="2012-11-05T09:50:00Z"/>
                    <w:highlight w:val="green"/>
                  </w:rPr>
                </w:rPrChange>
              </w:rPr>
            </w:pPr>
          </w:p>
        </w:tc>
      </w:tr>
    </w:tbl>
    <w:p w:rsidR="003B389F" w:rsidRPr="002F02C9" w:rsidRDefault="003B389F">
      <w:pPr>
        <w:rPr>
          <w:ins w:id="15333" w:author="IEC960923" w:date="2013-05-06T10:44:00Z"/>
          <w:rPrChange w:id="15334" w:author="Chen, Ivy (陳素貞 IEC1)" w:date="2015-01-12T13:45:00Z">
            <w:rPr>
              <w:ins w:id="15335" w:author="IEC960923" w:date="2013-05-06T10:44:00Z"/>
            </w:rPr>
          </w:rPrChange>
        </w:rPr>
        <w:pPrChange w:id="15336" w:author="IEC960923" w:date="2013-05-06T11:17:00Z">
          <w:pPr>
            <w:pStyle w:val="3"/>
          </w:pPr>
        </w:pPrChange>
      </w:pPr>
    </w:p>
    <w:p w:rsidR="00C3413B" w:rsidRPr="002F02C9" w:rsidRDefault="00152C15">
      <w:pPr>
        <w:rPr>
          <w:ins w:id="15337" w:author="IEC960923" w:date="2013-05-06T10:44:00Z"/>
          <w:rFonts w:ascii="Arial" w:hAnsi="Arial" w:cs="Arial"/>
          <w:b/>
          <w:bCs/>
          <w:color w:val="000000" w:themeColor="text1"/>
          <w:sz w:val="24"/>
          <w:szCs w:val="26"/>
          <w:rPrChange w:id="15338" w:author="Chen, Ivy (陳素貞 IEC1)" w:date="2015-01-12T13:45:00Z">
            <w:rPr>
              <w:ins w:id="15339" w:author="IEC960923" w:date="2013-05-06T10:44:00Z"/>
              <w:rFonts w:ascii="Arial" w:hAnsi="Arial" w:cs="Arial"/>
              <w:b/>
              <w:bCs/>
              <w:color w:val="000000" w:themeColor="text1"/>
              <w:sz w:val="24"/>
              <w:szCs w:val="26"/>
            </w:rPr>
          </w:rPrChange>
        </w:rPr>
      </w:pPr>
      <w:ins w:id="15340" w:author="IEC960923" w:date="2013-05-06T10:44:00Z">
        <w:r w:rsidRPr="002F02C9">
          <w:rPr>
            <w:rPrChange w:id="15341" w:author="Chen, Ivy (陳素貞 IEC1)" w:date="2015-01-12T13:45:00Z">
              <w:rPr>
                <w:color w:val="0000FF"/>
                <w:u w:val="single"/>
              </w:rPr>
            </w:rPrChange>
          </w:rPr>
          <w:br w:type="page"/>
        </w:r>
      </w:ins>
    </w:p>
    <w:p w:rsidR="00B76D1B" w:rsidRPr="002F02C9" w:rsidRDefault="00152C15">
      <w:pPr>
        <w:pStyle w:val="3"/>
        <w:rPr>
          <w:ins w:id="15342" w:author="IES11FQ32" w:date="2013-01-29T14:13:00Z"/>
          <w:rPrChange w:id="15343" w:author="Chen, Ivy (陳素貞 IEC1)" w:date="2015-01-12T13:45:00Z">
            <w:rPr>
              <w:ins w:id="15344" w:author="IES11FQ32" w:date="2013-01-29T14:13:00Z"/>
            </w:rPr>
          </w:rPrChange>
        </w:rPr>
      </w:pPr>
      <w:bookmarkStart w:id="15345" w:name="_Toc408834689"/>
      <w:ins w:id="15346" w:author="IES11FQ32" w:date="2013-01-29T14:13:00Z">
        <w:r w:rsidRPr="002F02C9">
          <w:rPr>
            <w:rPrChange w:id="15347" w:author="Chen, Ivy (陳素貞 IEC1)" w:date="2015-01-12T13:45:00Z">
              <w:rPr>
                <w:rFonts w:ascii="Times New Roman" w:hAnsi="Times New Roman" w:cs="Times New Roman"/>
                <w:b w:val="0"/>
                <w:bCs w:val="0"/>
                <w:color w:val="auto"/>
                <w:sz w:val="20"/>
                <w:szCs w:val="24"/>
                <w:u w:val="single"/>
              </w:rPr>
            </w:rPrChange>
          </w:rPr>
          <w:lastRenderedPageBreak/>
          <w:t>ConstValueType</w:t>
        </w:r>
        <w:r w:rsidRPr="002F02C9">
          <w:rPr>
            <w:rFonts w:hint="eastAsia"/>
            <w:rPrChange w:id="15348" w:author="Chen, Ivy (陳素貞 IEC1)" w:date="2015-01-12T13:45:00Z">
              <w:rPr>
                <w:rFonts w:ascii="Times New Roman" w:hAnsi="Times New Roman" w:cs="Times New Roman" w:hint="eastAsia"/>
                <w:b w:val="0"/>
                <w:bCs w:val="0"/>
                <w:color w:val="auto"/>
                <w:sz w:val="20"/>
                <w:szCs w:val="24"/>
                <w:u w:val="single"/>
              </w:rPr>
            </w:rPrChange>
          </w:rPr>
          <w:t>维护界面</w:t>
        </w:r>
        <w:bookmarkEnd w:id="15345"/>
      </w:ins>
    </w:p>
    <w:p w:rsidR="00552382" w:rsidRPr="002F02C9" w:rsidRDefault="00152C15" w:rsidP="00552382">
      <w:pPr>
        <w:pStyle w:val="4"/>
        <w:rPr>
          <w:color w:val="0033CC"/>
          <w:rPrChange w:id="15349" w:author="Chen, Ivy (陳素貞 IEC1)" w:date="2015-01-12T13:45:00Z">
            <w:rPr>
              <w:color w:val="0033CC"/>
            </w:rPr>
          </w:rPrChange>
        </w:rPr>
      </w:pPr>
      <w:r w:rsidRPr="002F02C9">
        <w:rPr>
          <w:rFonts w:hint="eastAsia"/>
          <w:color w:val="0033CC"/>
          <w:rPrChange w:id="15350" w:author="Chen, Ivy (陳素貞 IEC1)" w:date="2015-01-12T13:45:00Z">
            <w:rPr>
              <w:rFonts w:ascii="Arial" w:hAnsi="Arial" w:cs="Arial" w:hint="eastAsia"/>
              <w:b w:val="0"/>
              <w:bCs w:val="0"/>
              <w:color w:val="0033CC"/>
              <w:sz w:val="24"/>
              <w:szCs w:val="24"/>
              <w:u w:val="single"/>
            </w:rPr>
          </w:rPrChange>
        </w:rPr>
        <w:t>示意圖</w:t>
      </w:r>
      <w:r w:rsidRPr="002F02C9">
        <w:rPr>
          <w:color w:val="0033CC"/>
          <w:rPrChange w:id="15351" w:author="Chen, Ivy (陳素貞 IEC1)" w:date="2015-01-12T13:45:00Z">
            <w:rPr>
              <w:rFonts w:ascii="Arial" w:hAnsi="Arial" w:cs="Arial"/>
              <w:b w:val="0"/>
              <w:bCs w:val="0"/>
              <w:color w:val="0033CC"/>
              <w:sz w:val="24"/>
              <w:szCs w:val="24"/>
              <w:u w:val="single"/>
            </w:rPr>
          </w:rPrChange>
        </w:rPr>
        <w:t>(</w:t>
      </w:r>
      <w:r w:rsidRPr="002F02C9">
        <w:rPr>
          <w:rFonts w:hint="eastAsia"/>
          <w:color w:val="FF0000"/>
          <w:rPrChange w:id="15352" w:author="Chen, Ivy (陳素貞 IEC1)" w:date="2015-01-12T13:45:00Z">
            <w:rPr>
              <w:rFonts w:ascii="Arial" w:hAnsi="Arial" w:cs="Arial" w:hint="eastAsia"/>
              <w:b w:val="0"/>
              <w:bCs w:val="0"/>
              <w:color w:val="0033CC"/>
              <w:sz w:val="24"/>
              <w:szCs w:val="24"/>
              <w:u w:val="single"/>
            </w:rPr>
          </w:rPrChange>
        </w:rPr>
        <w:t>参考</w:t>
      </w:r>
      <w:r w:rsidRPr="002F02C9">
        <w:rPr>
          <w:color w:val="FF0000"/>
          <w:rPrChange w:id="15353" w:author="Chen, Ivy (陳素貞 IEC1)" w:date="2015-01-12T13:45:00Z">
            <w:rPr>
              <w:rFonts w:ascii="Arial" w:hAnsi="Arial" w:cs="Arial"/>
              <w:b w:val="0"/>
              <w:bCs w:val="0"/>
              <w:color w:val="0033CC"/>
              <w:sz w:val="24"/>
              <w:szCs w:val="24"/>
              <w:u w:val="single"/>
            </w:rPr>
          </w:rPrChange>
        </w:rPr>
        <w:t>ConstValue</w:t>
      </w:r>
      <w:r w:rsidRPr="002F02C9">
        <w:rPr>
          <w:rFonts w:hint="eastAsia"/>
          <w:color w:val="FF0000"/>
          <w:rPrChange w:id="15354" w:author="Chen, Ivy (陳素貞 IEC1)" w:date="2015-01-12T13:45:00Z">
            <w:rPr>
              <w:rFonts w:ascii="Arial" w:hAnsi="Arial" w:cs="Arial" w:hint="eastAsia"/>
              <w:b w:val="0"/>
              <w:bCs w:val="0"/>
              <w:color w:val="0033CC"/>
              <w:sz w:val="24"/>
              <w:szCs w:val="24"/>
              <w:u w:val="single"/>
            </w:rPr>
          </w:rPrChange>
        </w:rPr>
        <w:t>维护页面的示意图，红色矩形框里部分为修改过的，然后去掉</w:t>
      </w:r>
      <w:r w:rsidRPr="002F02C9">
        <w:rPr>
          <w:color w:val="FF0000"/>
          <w:rPrChange w:id="15355" w:author="Chen, Ivy (陳素貞 IEC1)" w:date="2015-01-12T13:45:00Z">
            <w:rPr>
              <w:rFonts w:ascii="Arial" w:hAnsi="Arial" w:cs="Arial"/>
              <w:b w:val="0"/>
              <w:bCs w:val="0"/>
              <w:color w:val="0033CC"/>
              <w:sz w:val="24"/>
              <w:szCs w:val="24"/>
              <w:u w:val="single"/>
            </w:rPr>
          </w:rPrChange>
        </w:rPr>
        <w:t>Name</w:t>
      </w:r>
      <w:r w:rsidRPr="002F02C9">
        <w:rPr>
          <w:rFonts w:hint="eastAsia"/>
          <w:color w:val="FF0000"/>
          <w:rPrChange w:id="15356" w:author="Chen, Ivy (陳素貞 IEC1)" w:date="2015-01-12T13:45:00Z">
            <w:rPr>
              <w:rFonts w:ascii="Arial" w:hAnsi="Arial" w:cs="Arial" w:hint="eastAsia"/>
              <w:b w:val="0"/>
              <w:bCs w:val="0"/>
              <w:color w:val="0033CC"/>
              <w:sz w:val="24"/>
              <w:szCs w:val="24"/>
              <w:u w:val="single"/>
            </w:rPr>
          </w:rPrChange>
        </w:rPr>
        <w:t>的维护和显示，即红色椭圆标注的部分删除掉</w:t>
      </w:r>
      <w:r w:rsidRPr="002F02C9">
        <w:rPr>
          <w:color w:val="0033CC"/>
          <w:rPrChange w:id="15357" w:author="Chen, Ivy (陳素貞 IEC1)" w:date="2015-01-12T13:45:00Z">
            <w:rPr>
              <w:rFonts w:ascii="Arial" w:hAnsi="Arial" w:cs="Arial"/>
              <w:b w:val="0"/>
              <w:bCs w:val="0"/>
              <w:color w:val="0033CC"/>
              <w:sz w:val="24"/>
              <w:szCs w:val="24"/>
              <w:u w:val="single"/>
            </w:rPr>
          </w:rPrChange>
        </w:rPr>
        <w:t>)</w:t>
      </w:r>
      <w:r w:rsidRPr="002F02C9">
        <w:rPr>
          <w:rFonts w:ascii="SimSun" w:hAnsi="SimSun"/>
          <w:color w:val="0033CC"/>
          <w:rPrChange w:id="15358" w:author="Chen, Ivy (陳素貞 IEC1)" w:date="2015-01-12T13:45:00Z">
            <w:rPr>
              <w:rFonts w:ascii="SimSun" w:hAnsi="SimSun" w:cs="Arial"/>
              <w:b w:val="0"/>
              <w:bCs w:val="0"/>
              <w:color w:val="0033CC"/>
              <w:sz w:val="24"/>
              <w:szCs w:val="24"/>
              <w:u w:val="single"/>
            </w:rPr>
          </w:rPrChange>
        </w:rPr>
        <w:t xml:space="preserve"> </w:t>
      </w:r>
    </w:p>
    <w:p w:rsidR="00552382" w:rsidRPr="002F02C9" w:rsidRDefault="00152C15" w:rsidP="00552382">
      <w:pPr>
        <w:jc w:val="center"/>
        <w:rPr>
          <w:ins w:id="15359" w:author="IES11FQ32" w:date="2013-01-29T14:13:00Z"/>
          <w:rPrChange w:id="15360" w:author="Chen, Ivy (陳素貞 IEC1)" w:date="2015-01-12T13:45:00Z">
            <w:rPr>
              <w:ins w:id="15361" w:author="IES11FQ32" w:date="2013-01-29T14:13:00Z"/>
            </w:rPr>
          </w:rPrChange>
        </w:rPr>
      </w:pPr>
      <w:ins w:id="15362" w:author="IES11FQ32" w:date="2013-01-29T14:13:00Z">
        <w:r w:rsidRPr="002F02C9">
          <w:rPr>
            <w:noProof/>
            <w:rPrChange w:id="15363" w:author="Chen, Ivy (陳素貞 IEC1)" w:date="2015-01-12T13:45:00Z">
              <w:rPr>
                <w:noProof/>
              </w:rPr>
            </w:rPrChange>
          </w:rPr>
          <w:pict>
            <v:oval id="_x0000_s3961" style="position:absolute;left:0;text-align:left;margin-left:130.5pt;margin-top:35.2pt;width:19.45pt;height:17.25pt;z-index:251665920" fillcolor="yellow" strokecolor="red" strokeweight="1pt">
              <v:textbox style="mso-next-textbox:#_x0000_s3961;mso-fit-shape-to-text:t" inset="0,0,0,0">
                <w:txbxContent>
                  <w:p w:rsidR="003B389F" w:rsidRPr="008721B4" w:rsidRDefault="003B389F" w:rsidP="0055238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1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15364" w:author="Chen, Ivy (陳素貞 IEC1)" w:date="2015-01-12T13:45:00Z">
              <w:rPr>
                <w:noProof/>
              </w:rPr>
            </w:rPrChange>
          </w:rPr>
          <w:pict>
            <v:oval id="_x0000_s3963" style="position:absolute;left:0;text-align:left;margin-left:190.5pt;margin-top:193.45pt;width:19.45pt;height:17.25pt;z-index:251667968" fillcolor="yellow" strokecolor="red" strokeweight="1pt">
              <v:textbox style="mso-next-textbox:#_x0000_s3963;mso-fit-shape-to-text:t" inset="0,0,0,0">
                <w:txbxContent>
                  <w:p w:rsidR="003B389F" w:rsidRPr="008721B4" w:rsidRDefault="003B389F" w:rsidP="0055238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b/>
                        <w:szCs w:val="20"/>
                      </w:rPr>
                      <w:t>2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15365" w:author="Chen, Ivy (陳素貞 IEC1)" w:date="2015-01-12T13:45:00Z">
              <w:rPr>
                <w:noProof/>
              </w:rPr>
            </w:rPrChange>
          </w:rPr>
          <w:pict>
            <v:oval id="_x0000_s3966" style="position:absolute;left:0;text-align:left;margin-left:478.55pt;margin-top:80.2pt;width:19.45pt;height:17.25pt;z-index:251671040" fillcolor="yellow" strokecolor="red" strokeweight="1pt">
              <v:textbox style="mso-next-textbox:#_x0000_s3966;mso-fit-shape-to-text:t" inset="0,0,0,0">
                <w:txbxContent>
                  <w:p w:rsidR="003B389F" w:rsidRPr="008721B4" w:rsidRDefault="003B389F" w:rsidP="0055238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7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15366" w:author="Chen, Ivy (陳素貞 IEC1)" w:date="2015-01-12T13:45:00Z">
              <w:rPr>
                <w:noProof/>
              </w:rPr>
            </w:rPrChange>
          </w:rPr>
          <w:pict>
            <v:oval id="_x0000_s3964" style="position:absolute;left:0;text-align:left;margin-left:429.05pt;margin-top:80.2pt;width:19.45pt;height:17.25pt;z-index:251668992" fillcolor="yellow" strokecolor="red" strokeweight="1pt">
              <v:textbox style="mso-next-textbox:#_x0000_s3964;mso-fit-shape-to-text:t" inset="0,0,0,0">
                <w:txbxContent>
                  <w:p w:rsidR="003B389F" w:rsidRPr="008721B4" w:rsidRDefault="003B389F" w:rsidP="0055238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6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15367" w:author="Chen, Ivy (陳素貞 IEC1)" w:date="2015-01-12T13:45:00Z">
              <w:rPr>
                <w:noProof/>
              </w:rPr>
            </w:rPrChange>
          </w:rPr>
          <w:pict>
            <v:oval id="_x0000_s3959" style="position:absolute;left:0;text-align:left;margin-left:204.8pt;margin-top:292.75pt;width:19.45pt;height:17.25pt;z-index:251663872" fillcolor="yellow" strokecolor="red" strokeweight="1pt">
              <v:textbox style="mso-next-textbox:#_x0000_s3959;mso-fit-shape-to-text:t" inset="0,0,0,0">
                <w:txbxContent>
                  <w:p w:rsidR="003B389F" w:rsidRPr="008721B4" w:rsidRDefault="003B389F" w:rsidP="0055238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4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15368" w:author="Chen, Ivy (陳素貞 IEC1)" w:date="2015-01-12T13:45:00Z">
              <w:rPr>
                <w:noProof/>
              </w:rPr>
            </w:rPrChange>
          </w:rPr>
          <w:pict>
            <v:oval id="_x0000_s3962" style="position:absolute;left:0;text-align:left;margin-left:376.55pt;margin-top:293.2pt;width:19.45pt;height:17.25pt;z-index:251666944" fillcolor="yellow" strokecolor="red" strokeweight="1pt">
              <v:textbox style="mso-next-textbox:#_x0000_s3962;mso-fit-shape-to-text:t" inset="0,0,0,0">
                <w:txbxContent>
                  <w:p w:rsidR="003B389F" w:rsidRPr="008721B4" w:rsidRDefault="003B389F" w:rsidP="0055238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5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15369" w:author="Chen, Ivy (陳素貞 IEC1)" w:date="2015-01-12T13:45:00Z">
              <w:rPr>
                <w:noProof/>
              </w:rPr>
            </w:rPrChange>
          </w:rPr>
          <w:pict>
            <v:oval id="_x0000_s3960" style="position:absolute;left:0;text-align:left;margin-left:90pt;margin-top:293.2pt;width:19.45pt;height:17.25pt;z-index:251664896" fillcolor="yellow" strokecolor="red" strokeweight="1pt">
              <v:textbox style="mso-next-textbox:#_x0000_s3960;mso-fit-shape-to-text:t" inset="0,0,0,0">
                <w:txbxContent>
                  <w:p w:rsidR="003B389F" w:rsidRPr="008721B4" w:rsidRDefault="003B389F" w:rsidP="0055238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3</w:t>
                    </w:r>
                  </w:p>
                </w:txbxContent>
              </v:textbox>
            </v:oval>
          </w:pict>
        </w:r>
      </w:ins>
      <w:ins w:id="15370" w:author="IES11FQ32" w:date="2013-01-29T17:49:00Z">
        <w:r w:rsidR="003B389F" w:rsidRPr="002F02C9">
          <w:rPr>
            <w:noProof/>
            <w:lang w:eastAsia="zh-TW"/>
            <w:rPrChange w:id="15371" w:author="Chen, Ivy (陳素貞 IEC1)" w:date="2015-01-12T13:45:00Z">
              <w:rPr>
                <w:rFonts w:ascii="Arial" w:hAnsi="Arial" w:cs="Arial"/>
                <w:b/>
                <w:bCs/>
                <w:noProof/>
                <w:color w:val="0000FF"/>
                <w:sz w:val="24"/>
                <w:szCs w:val="26"/>
                <w:u w:val="single"/>
                <w:lang w:eastAsia="zh-TW"/>
              </w:rPr>
            </w:rPrChange>
          </w:rPr>
          <w:drawing>
            <wp:inline distT="0" distB="0" distL="0" distR="0">
              <wp:extent cx="6638925" cy="4181475"/>
              <wp:effectExtent l="19050" t="0" r="9525" b="0"/>
              <wp:docPr id="1" name="圖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2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38925" cy="41814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ins w:id="15372" w:author="IES11FQ32" w:date="2013-01-29T14:13:00Z">
        <w:r w:rsidRPr="002F02C9">
          <w:rPr>
            <w:noProof/>
            <w:rPrChange w:id="15373" w:author="Chen, Ivy (陳素貞 IEC1)" w:date="2015-01-12T13:45:00Z">
              <w:rPr>
                <w:noProof/>
              </w:rPr>
            </w:rPrChange>
          </w:rPr>
          <w:pict>
            <v:oval id="_x0000_s3965" style="position:absolute;left:0;text-align:left;margin-left:489.8pt;margin-top:285.25pt;width:19.45pt;height:17.25pt;z-index:251670016;mso-position-horizontal-relative:text;mso-position-vertical-relative:text" fillcolor="yellow" strokecolor="red" strokeweight="1pt">
              <v:textbox style="mso-next-textbox:#_x0000_s3965;mso-fit-shape-to-text:t" inset="0,0,0,0">
                <w:txbxContent>
                  <w:p w:rsidR="003B389F" w:rsidRPr="008721B4" w:rsidRDefault="003B389F" w:rsidP="0055238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8</w:t>
                    </w:r>
                  </w:p>
                </w:txbxContent>
              </v:textbox>
            </v:oval>
          </w:pict>
        </w:r>
        <w:r w:rsidRPr="002F02C9">
          <w:rPr>
            <w:rPrChange w:id="15374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</w:ins>
    </w:p>
    <w:p w:rsidR="00552382" w:rsidRPr="002F02C9" w:rsidRDefault="00152C15" w:rsidP="00552382">
      <w:pPr>
        <w:pStyle w:val="ae"/>
        <w:jc w:val="center"/>
        <w:rPr>
          <w:ins w:id="15375" w:author="IES11FQ32" w:date="2013-01-29T14:13:00Z"/>
          <w:rPrChange w:id="15376" w:author="Chen, Ivy (陳素貞 IEC1)" w:date="2015-01-12T13:45:00Z">
            <w:rPr>
              <w:ins w:id="15377" w:author="IES11FQ32" w:date="2013-01-29T14:13:00Z"/>
            </w:rPr>
          </w:rPrChange>
        </w:rPr>
      </w:pPr>
      <w:ins w:id="15378" w:author="IES11FQ32" w:date="2013-01-29T14:13:00Z">
        <w:r w:rsidRPr="002F02C9">
          <w:rPr>
            <w:rFonts w:hint="eastAsia"/>
            <w:rPrChange w:id="15379" w:author="Chen, Ivy (陳素貞 IEC1)" w:date="2015-01-12T13:45:00Z">
              <w:rPr>
                <w:rFonts w:ascii="Times New Roman" w:eastAsia="SimSun" w:hAnsi="Times New Roman" w:cs="Times New Roman" w:hint="eastAsia"/>
                <w:b/>
                <w:bCs/>
                <w:color w:val="000000" w:themeColor="text1"/>
                <w:sz w:val="24"/>
                <w:szCs w:val="24"/>
                <w:u w:val="single"/>
              </w:rPr>
            </w:rPrChange>
          </w:rPr>
          <w:t>圖</w:t>
        </w:r>
        <w:r w:rsidRPr="002F02C9">
          <w:rPr>
            <w:rPrChange w:id="15380" w:author="Chen, Ivy (陳素貞 IEC1)" w:date="2015-01-12T13:45:00Z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4"/>
                <w:szCs w:val="24"/>
                <w:u w:val="single"/>
              </w:rPr>
            </w:rPrChange>
          </w:rPr>
          <w:t xml:space="preserve"> 3.1</w:t>
        </w:r>
        <w:r w:rsidRPr="002F02C9">
          <w:rPr>
            <w:rPrChange w:id="15381" w:author="Chen, Ivy (陳素貞 IEC1)" w:date="2015-01-12T13:45:00Z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4"/>
                <w:szCs w:val="24"/>
                <w:u w:val="single"/>
              </w:rPr>
            </w:rPrChange>
          </w:rPr>
          <w:noBreakHyphen/>
        </w:r>
        <w:r w:rsidRPr="002F02C9">
          <w:rPr>
            <w:rPrChange w:id="15382" w:author="Chen, Ivy (陳素貞 IEC1)" w:date="2015-01-12T13:45:00Z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4"/>
                <w:szCs w:val="24"/>
                <w:u w:val="single"/>
              </w:rPr>
            </w:rPrChange>
          </w:rPr>
          <w:fldChar w:fldCharType="begin"/>
        </w:r>
        <w:r w:rsidRPr="002F02C9">
          <w:rPr>
            <w:rPrChange w:id="15383" w:author="Chen, Ivy (陳素貞 IEC1)" w:date="2015-01-12T13:45:00Z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4"/>
                <w:szCs w:val="24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rPrChange w:id="15384" w:author="Chen, Ivy (陳素貞 IEC1)" w:date="2015-01-12T13:45:00Z">
              <w:rPr>
                <w:rFonts w:ascii="Times New Roman" w:eastAsia="SimSun" w:hAnsi="Times New Roman" w:cs="Times New Roman" w:hint="eastAsia"/>
                <w:b/>
                <w:bCs/>
                <w:color w:val="000000" w:themeColor="text1"/>
                <w:sz w:val="24"/>
                <w:szCs w:val="24"/>
                <w:u w:val="single"/>
              </w:rPr>
            </w:rPrChange>
          </w:rPr>
          <w:instrText>圖</w:instrText>
        </w:r>
        <w:r w:rsidRPr="002F02C9">
          <w:rPr>
            <w:rPrChange w:id="15385" w:author="Chen, Ivy (陳素貞 IEC1)" w:date="2015-01-12T13:45:00Z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4"/>
                <w:szCs w:val="24"/>
                <w:u w:val="single"/>
              </w:rPr>
            </w:rPrChange>
          </w:rPr>
          <w:instrText xml:space="preserve"> \* ARABIC \s 2 </w:instrText>
        </w:r>
        <w:r w:rsidRPr="002F02C9">
          <w:rPr>
            <w:rPrChange w:id="15386" w:author="Chen, Ivy (陳素貞 IEC1)" w:date="2015-01-12T13:45:00Z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4"/>
                <w:szCs w:val="24"/>
                <w:u w:val="single"/>
              </w:rPr>
            </w:rPrChange>
          </w:rPr>
          <w:fldChar w:fldCharType="separate"/>
        </w:r>
        <w:r w:rsidRPr="002F02C9">
          <w:rPr>
            <w:noProof/>
            <w:rPrChange w:id="15387" w:author="Chen, Ivy (陳素貞 IEC1)" w:date="2015-01-12T13:45:00Z">
              <w:rPr>
                <w:rFonts w:ascii="Times New Roman" w:eastAsia="SimSu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u w:val="single"/>
              </w:rPr>
            </w:rPrChange>
          </w:rPr>
          <w:t>1</w:t>
        </w:r>
        <w:r w:rsidRPr="002F02C9">
          <w:rPr>
            <w:rPrChange w:id="15388" w:author="Chen, Ivy (陳素貞 IEC1)" w:date="2015-01-12T13:45:00Z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4"/>
                <w:szCs w:val="24"/>
                <w:u w:val="single"/>
              </w:rPr>
            </w:rPrChange>
          </w:rPr>
          <w:fldChar w:fldCharType="end"/>
        </w:r>
      </w:ins>
    </w:p>
    <w:p w:rsidR="00552382" w:rsidRPr="002F02C9" w:rsidRDefault="00152C15" w:rsidP="00552382">
      <w:pPr>
        <w:jc w:val="center"/>
        <w:rPr>
          <w:ins w:id="15389" w:author="IES11FQ32" w:date="2013-01-29T14:13:00Z"/>
          <w:rPrChange w:id="15390" w:author="Chen, Ivy (陳素貞 IEC1)" w:date="2015-01-12T13:45:00Z">
            <w:rPr>
              <w:ins w:id="15391" w:author="IES11FQ32" w:date="2013-01-29T14:13:00Z"/>
            </w:rPr>
          </w:rPrChange>
        </w:rPr>
      </w:pPr>
      <w:ins w:id="15392" w:author="IES11FQ32" w:date="2013-01-29T14:13:00Z">
        <w:r w:rsidRPr="002F02C9">
          <w:rPr>
            <w:noProof/>
            <w:rPrChange w:id="15393" w:author="Chen, Ivy (陳素貞 IEC1)" w:date="2015-01-12T13:45:00Z">
              <w:rPr>
                <w:noProof/>
              </w:rPr>
            </w:rPrChange>
          </w:rPr>
          <w:pict>
            <v:oval id="_x0000_s3970" style="position:absolute;left:0;text-align:left;margin-left:167.25pt;margin-top:3.45pt;width:19.45pt;height:17.25pt;z-index:251675136" fillcolor="yellow" strokecolor="red" strokeweight="1pt">
              <v:textbox style="mso-next-textbox:#_x0000_s3970;mso-fit-shape-to-text:t" inset="0,0,0,0">
                <w:txbxContent>
                  <w:p w:rsidR="003B389F" w:rsidRPr="008721B4" w:rsidRDefault="003B389F" w:rsidP="0055238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9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15394" w:author="Chen, Ivy (陳素貞 IEC1)" w:date="2015-01-12T13:45:00Z">
              <w:rPr>
                <w:noProof/>
              </w:rPr>
            </w:rPrChange>
          </w:rPr>
          <w:pict>
            <v:oval id="_x0000_s3969" style="position:absolute;left:0;text-align:left;margin-left:345.7pt;margin-top:140.7pt;width:19.45pt;height:17.25pt;z-index:251674112" fillcolor="yellow" strokecolor="red" strokeweight="1pt">
              <v:textbox style="mso-next-textbox:#_x0000_s3969;mso-fit-shape-to-text:t" inset="0,0,0,0">
                <w:txbxContent>
                  <w:p w:rsidR="003B389F" w:rsidRPr="008721B4" w:rsidRDefault="003B389F" w:rsidP="0055238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12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15395" w:author="Chen, Ivy (陳素貞 IEC1)" w:date="2015-01-12T13:45:00Z">
              <w:rPr>
                <w:noProof/>
              </w:rPr>
            </w:rPrChange>
          </w:rPr>
          <w:pict>
            <v:oval id="_x0000_s3968" style="position:absolute;left:0;text-align:left;margin-left:243.75pt;margin-top:140.7pt;width:19.45pt;height:17.25pt;z-index:251673088" fillcolor="yellow" strokecolor="red" strokeweight="1pt">
              <v:textbox style="mso-next-textbox:#_x0000_s3968;mso-fit-shape-to-text:t" inset="0,0,0,0">
                <w:txbxContent>
                  <w:p w:rsidR="003B389F" w:rsidRPr="008721B4" w:rsidRDefault="003B389F" w:rsidP="0055238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11</w:t>
                    </w:r>
                  </w:p>
                </w:txbxContent>
              </v:textbox>
            </v:oval>
          </w:pict>
        </w:r>
        <w:r w:rsidRPr="002F02C9">
          <w:rPr>
            <w:noProof/>
            <w:rPrChange w:id="15396" w:author="Chen, Ivy (陳素貞 IEC1)" w:date="2015-01-12T13:45:00Z">
              <w:rPr>
                <w:noProof/>
              </w:rPr>
            </w:rPrChange>
          </w:rPr>
          <w:pict>
            <v:oval id="_x0000_s3967" style="position:absolute;left:0;text-align:left;margin-left:314.25pt;margin-top:61.2pt;width:19.45pt;height:17.25pt;z-index:251672064" fillcolor="yellow" strokecolor="red" strokeweight="1pt">
              <v:textbox style="mso-next-textbox:#_x0000_s3967;mso-fit-shape-to-text:t" inset="0,0,0,0">
                <w:txbxContent>
                  <w:p w:rsidR="003B389F" w:rsidRPr="008721B4" w:rsidRDefault="003B389F" w:rsidP="00552382">
                    <w:pPr>
                      <w:jc w:val="center"/>
                      <w:rPr>
                        <w:b/>
                        <w:szCs w:val="20"/>
                      </w:rPr>
                    </w:pPr>
                    <w:r>
                      <w:rPr>
                        <w:rFonts w:hint="eastAsia"/>
                        <w:b/>
                        <w:szCs w:val="20"/>
                      </w:rPr>
                      <w:t>10</w:t>
                    </w:r>
                  </w:p>
                </w:txbxContent>
              </v:textbox>
            </v:oval>
          </w:pict>
        </w:r>
        <w:r w:rsidR="003B389F" w:rsidRPr="002F02C9">
          <w:rPr>
            <w:noProof/>
            <w:lang w:eastAsia="zh-TW"/>
            <w:rPrChange w:id="15397" w:author="Chen, Ivy (陳素貞 IEC1)" w:date="2015-01-12T13:45:00Z">
              <w:rPr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6"/>
                <w:u w:val="single"/>
                <w:lang w:eastAsia="zh-TW"/>
              </w:rPr>
            </w:rPrChange>
          </w:rPr>
          <w:drawing>
            <wp:inline distT="0" distB="0" distL="0" distR="0">
              <wp:extent cx="3800475" cy="2828925"/>
              <wp:effectExtent l="19050" t="0" r="9525" b="0"/>
              <wp:docPr id="16" name="图片 12" descr="ConstValueAddTyp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onstValueAddType.jpg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00475" cy="28289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52382" w:rsidRPr="002F02C9" w:rsidRDefault="00152C15" w:rsidP="00552382">
      <w:pPr>
        <w:pStyle w:val="ae"/>
        <w:jc w:val="center"/>
        <w:rPr>
          <w:ins w:id="15398" w:author="IES11FQ32" w:date="2013-01-29T14:13:00Z"/>
          <w:rPrChange w:id="15399" w:author="Chen, Ivy (陳素貞 IEC1)" w:date="2015-01-12T13:45:00Z">
            <w:rPr>
              <w:ins w:id="15400" w:author="IES11FQ32" w:date="2013-01-29T14:13:00Z"/>
            </w:rPr>
          </w:rPrChange>
        </w:rPr>
      </w:pPr>
      <w:ins w:id="15401" w:author="IES11FQ32" w:date="2013-01-29T14:13:00Z">
        <w:r w:rsidRPr="002F02C9">
          <w:rPr>
            <w:rFonts w:hint="eastAsia"/>
            <w:rPrChange w:id="15402" w:author="Chen, Ivy (陳素貞 IEC1)" w:date="2015-01-12T13:45:00Z">
              <w:rPr>
                <w:rFonts w:ascii="Times New Roman" w:eastAsia="SimSun" w:hAnsi="Times New Roman" w:cs="Times New Roman" w:hint="eastAsia"/>
                <w:b/>
                <w:bCs/>
                <w:color w:val="000000" w:themeColor="text1"/>
                <w:sz w:val="24"/>
                <w:szCs w:val="24"/>
                <w:u w:val="single"/>
              </w:rPr>
            </w:rPrChange>
          </w:rPr>
          <w:t>圖</w:t>
        </w:r>
        <w:r w:rsidRPr="002F02C9">
          <w:rPr>
            <w:rPrChange w:id="15403" w:author="Chen, Ivy (陳素貞 IEC1)" w:date="2015-01-12T13:45:00Z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4"/>
                <w:szCs w:val="24"/>
                <w:u w:val="single"/>
              </w:rPr>
            </w:rPrChange>
          </w:rPr>
          <w:t xml:space="preserve"> 3.1</w:t>
        </w:r>
        <w:r w:rsidRPr="002F02C9">
          <w:rPr>
            <w:rPrChange w:id="15404" w:author="Chen, Ivy (陳素貞 IEC1)" w:date="2015-01-12T13:45:00Z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4"/>
                <w:szCs w:val="24"/>
                <w:u w:val="single"/>
              </w:rPr>
            </w:rPrChange>
          </w:rPr>
          <w:noBreakHyphen/>
          <w:t>2</w:t>
        </w:r>
      </w:ins>
    </w:p>
    <w:p w:rsidR="00552382" w:rsidRPr="002F02C9" w:rsidRDefault="00552382" w:rsidP="00552382">
      <w:pPr>
        <w:jc w:val="center"/>
        <w:rPr>
          <w:ins w:id="15405" w:author="IES11FQ32" w:date="2013-01-29T14:13:00Z"/>
          <w:rPrChange w:id="15406" w:author="Chen, Ivy (陳素貞 IEC1)" w:date="2015-01-12T13:45:00Z">
            <w:rPr>
              <w:ins w:id="15407" w:author="IES11FQ32" w:date="2013-01-29T14:13:00Z"/>
            </w:rPr>
          </w:rPrChange>
        </w:rPr>
      </w:pPr>
    </w:p>
    <w:p w:rsidR="00552382" w:rsidRPr="002F02C9" w:rsidRDefault="00152C15" w:rsidP="00552382">
      <w:pPr>
        <w:pStyle w:val="4"/>
        <w:rPr>
          <w:color w:val="0033CC"/>
          <w:rPrChange w:id="15408" w:author="Chen, Ivy (陳素貞 IEC1)" w:date="2015-01-12T13:45:00Z">
            <w:rPr>
              <w:color w:val="0033CC"/>
            </w:rPr>
          </w:rPrChange>
        </w:rPr>
      </w:pPr>
      <w:r w:rsidRPr="002F02C9">
        <w:rPr>
          <w:rFonts w:hint="eastAsia"/>
          <w:color w:val="0033CC"/>
          <w:rPrChange w:id="15409" w:author="Chen, Ivy (陳素貞 IEC1)" w:date="2015-01-12T13:45:00Z">
            <w:rPr>
              <w:rFonts w:ascii="Arial" w:hAnsi="Arial" w:cs="Arial" w:hint="eastAsia"/>
              <w:b w:val="0"/>
              <w:bCs w:val="0"/>
              <w:color w:val="0033CC"/>
              <w:sz w:val="24"/>
              <w:szCs w:val="24"/>
              <w:u w:val="single"/>
            </w:rPr>
          </w:rPrChange>
        </w:rPr>
        <w:lastRenderedPageBreak/>
        <w:t>界面說明</w:t>
      </w:r>
      <w:ins w:id="15410" w:author="IES11FQ32" w:date="2013-01-29T15:15:00Z">
        <w:r w:rsidRPr="002F02C9">
          <w:rPr>
            <w:rFonts w:hint="eastAsia"/>
            <w:color w:val="0033CC"/>
            <w:rPrChange w:id="15411" w:author="Chen, Ivy (陳素貞 IEC1)" w:date="2015-01-12T13:45:00Z">
              <w:rPr>
                <w:rFonts w:ascii="Arial" w:hAnsi="Arial" w:cs="Arial" w:hint="eastAsia"/>
                <w:b w:val="0"/>
                <w:bCs w:val="0"/>
                <w:color w:val="0033CC"/>
                <w:sz w:val="24"/>
                <w:szCs w:val="24"/>
                <w:u w:val="single"/>
              </w:rPr>
            </w:rPrChange>
          </w:rPr>
          <w:t>（可参考</w:t>
        </w:r>
        <w:r w:rsidRPr="002F02C9">
          <w:rPr>
            <w:color w:val="0033CC"/>
            <w:rPrChange w:id="15412" w:author="Chen, Ivy (陳素貞 IEC1)" w:date="2015-01-12T13:45:00Z">
              <w:rPr>
                <w:rFonts w:ascii="Arial" w:hAnsi="Arial" w:cs="Arial"/>
                <w:b w:val="0"/>
                <w:bCs w:val="0"/>
                <w:color w:val="0033CC"/>
                <w:sz w:val="24"/>
                <w:szCs w:val="24"/>
                <w:u w:val="single"/>
              </w:rPr>
            </w:rPrChange>
          </w:rPr>
          <w:t>ConstValue</w:t>
        </w:r>
        <w:r w:rsidRPr="002F02C9">
          <w:rPr>
            <w:rFonts w:hint="eastAsia"/>
            <w:color w:val="0033CC"/>
            <w:rPrChange w:id="15413" w:author="Chen, Ivy (陳素貞 IEC1)" w:date="2015-01-12T13:45:00Z">
              <w:rPr>
                <w:rFonts w:ascii="Arial" w:hAnsi="Arial" w:cs="Arial" w:hint="eastAsia"/>
                <w:b w:val="0"/>
                <w:bCs w:val="0"/>
                <w:color w:val="0033CC"/>
                <w:sz w:val="24"/>
                <w:szCs w:val="24"/>
                <w:u w:val="single"/>
              </w:rPr>
            </w:rPrChange>
          </w:rPr>
          <w:t>页面</w:t>
        </w:r>
      </w:ins>
      <w:ins w:id="15414" w:author="IES11FQ32" w:date="2013-01-29T15:16:00Z">
        <w:r w:rsidRPr="002F02C9">
          <w:rPr>
            <w:rFonts w:hint="eastAsia"/>
            <w:color w:val="0033CC"/>
            <w:rPrChange w:id="15415" w:author="Chen, Ivy (陳素貞 IEC1)" w:date="2015-01-12T13:45:00Z">
              <w:rPr>
                <w:rFonts w:ascii="Arial" w:hAnsi="Arial" w:cs="Arial" w:hint="eastAsia"/>
                <w:b w:val="0"/>
                <w:bCs w:val="0"/>
                <w:color w:val="0033CC"/>
                <w:sz w:val="24"/>
                <w:szCs w:val="24"/>
                <w:u w:val="single"/>
              </w:rPr>
            </w:rPrChange>
          </w:rPr>
          <w:t>，</w:t>
        </w:r>
      </w:ins>
      <w:ins w:id="15416" w:author="IES11FQ32" w:date="2013-01-29T15:15:00Z">
        <w:r w:rsidRPr="002F02C9">
          <w:rPr>
            <w:rFonts w:hint="eastAsia"/>
            <w:color w:val="0033CC"/>
            <w:rPrChange w:id="15417" w:author="Chen, Ivy (陳素貞 IEC1)" w:date="2015-01-12T13:45:00Z">
              <w:rPr>
                <w:rFonts w:ascii="Arial" w:hAnsi="Arial" w:cs="Arial" w:hint="eastAsia"/>
                <w:b w:val="0"/>
                <w:bCs w:val="0"/>
                <w:color w:val="0033CC"/>
                <w:sz w:val="24"/>
                <w:szCs w:val="24"/>
                <w:u w:val="single"/>
              </w:rPr>
            </w:rPrChange>
          </w:rPr>
          <w:t>黄色标注部分为在</w:t>
        </w:r>
      </w:ins>
      <w:ins w:id="15418" w:author="IES11FQ32" w:date="2013-01-29T15:16:00Z">
        <w:r w:rsidRPr="002F02C9">
          <w:rPr>
            <w:color w:val="0033CC"/>
            <w:rPrChange w:id="15419" w:author="Chen, Ivy (陳素貞 IEC1)" w:date="2015-01-12T13:45:00Z">
              <w:rPr>
                <w:rFonts w:ascii="Arial" w:hAnsi="Arial" w:cs="Arial"/>
                <w:b w:val="0"/>
                <w:bCs w:val="0"/>
                <w:color w:val="0033CC"/>
                <w:sz w:val="24"/>
                <w:szCs w:val="24"/>
                <w:highlight w:val="yellow"/>
                <w:u w:val="single"/>
              </w:rPr>
            </w:rPrChange>
          </w:rPr>
          <w:t>ConstValue</w:t>
        </w:r>
        <w:r w:rsidRPr="002F02C9">
          <w:rPr>
            <w:rFonts w:hint="eastAsia"/>
            <w:color w:val="0033CC"/>
            <w:rPrChange w:id="15420" w:author="Chen, Ivy (陳素貞 IEC1)" w:date="2015-01-12T13:45:00Z">
              <w:rPr>
                <w:rFonts w:ascii="Arial" w:hAnsi="Arial" w:cs="Arial" w:hint="eastAsia"/>
                <w:b w:val="0"/>
                <w:bCs w:val="0"/>
                <w:color w:val="0033CC"/>
                <w:sz w:val="24"/>
                <w:szCs w:val="24"/>
                <w:highlight w:val="yellow"/>
                <w:u w:val="single"/>
              </w:rPr>
            </w:rPrChange>
          </w:rPr>
          <w:t>页面的基础上</w:t>
        </w:r>
      </w:ins>
      <w:ins w:id="15421" w:author="IES11FQ32" w:date="2013-01-29T15:15:00Z">
        <w:r w:rsidRPr="002F02C9">
          <w:rPr>
            <w:rFonts w:hint="eastAsia"/>
            <w:color w:val="0033CC"/>
            <w:rPrChange w:id="15422" w:author="Chen, Ivy (陳素貞 IEC1)" w:date="2015-01-12T13:45:00Z">
              <w:rPr>
                <w:rFonts w:ascii="Arial" w:hAnsi="Arial" w:cs="Arial" w:hint="eastAsia"/>
                <w:b w:val="0"/>
                <w:bCs w:val="0"/>
                <w:color w:val="0033CC"/>
                <w:sz w:val="24"/>
                <w:szCs w:val="24"/>
                <w:u w:val="single"/>
              </w:rPr>
            </w:rPrChange>
          </w:rPr>
          <w:t>修改</w:t>
        </w:r>
      </w:ins>
      <w:ins w:id="15423" w:author="IES11FQ32" w:date="2013-01-29T15:16:00Z">
        <w:r w:rsidRPr="002F02C9">
          <w:rPr>
            <w:rFonts w:hint="eastAsia"/>
            <w:color w:val="0033CC"/>
            <w:rPrChange w:id="15424" w:author="Chen, Ivy (陳素貞 IEC1)" w:date="2015-01-12T13:45:00Z">
              <w:rPr>
                <w:rFonts w:ascii="Arial" w:hAnsi="Arial" w:cs="Arial" w:hint="eastAsia"/>
                <w:b w:val="0"/>
                <w:bCs w:val="0"/>
                <w:color w:val="0033CC"/>
                <w:sz w:val="24"/>
                <w:szCs w:val="24"/>
                <w:u w:val="single"/>
              </w:rPr>
            </w:rPrChange>
          </w:rPr>
          <w:t>过的部分</w:t>
        </w:r>
      </w:ins>
      <w:ins w:id="15425" w:author="IES11FQ32" w:date="2013-01-29T15:15:00Z">
        <w:r w:rsidRPr="002F02C9">
          <w:rPr>
            <w:rFonts w:hint="eastAsia"/>
            <w:color w:val="0033CC"/>
            <w:rPrChange w:id="15426" w:author="Chen, Ivy (陳素貞 IEC1)" w:date="2015-01-12T13:45:00Z">
              <w:rPr>
                <w:rFonts w:ascii="Arial" w:hAnsi="Arial" w:cs="Arial" w:hint="eastAsia"/>
                <w:b w:val="0"/>
                <w:bCs w:val="0"/>
                <w:color w:val="0033CC"/>
                <w:sz w:val="24"/>
                <w:szCs w:val="24"/>
                <w:u w:val="single"/>
              </w:rPr>
            </w:rPrChange>
          </w:rPr>
          <w:t>）</w:t>
        </w:r>
      </w:ins>
    </w:p>
    <w:p w:rsidR="00552382" w:rsidRPr="002F02C9" w:rsidRDefault="00152C15" w:rsidP="00552382">
      <w:pPr>
        <w:rPr>
          <w:color w:val="0033CC"/>
          <w:rPrChange w:id="15427" w:author="Chen, Ivy (陳素貞 IEC1)" w:date="2015-01-12T13:45:00Z">
            <w:rPr>
              <w:color w:val="0033CC"/>
            </w:rPr>
          </w:rPrChange>
        </w:rPr>
      </w:pPr>
      <w:r w:rsidRPr="002F02C9">
        <w:rPr>
          <w:rFonts w:hint="eastAsia"/>
          <w:color w:val="0033CC"/>
          <w:rPrChange w:id="15428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●</w:t>
      </w:r>
      <w:r w:rsidRPr="002F02C9">
        <w:rPr>
          <w:color w:val="0033CC"/>
          <w:rPrChange w:id="15429" w:author="Chen, Ivy (陳素貞 IEC1)" w:date="2015-01-12T13:45:00Z">
            <w:rPr>
              <w:color w:val="0033CC"/>
              <w:u w:val="single"/>
            </w:rPr>
          </w:rPrChange>
        </w:rPr>
        <w:t xml:space="preserve"> </w:t>
      </w:r>
      <w:r w:rsidRPr="002F02C9">
        <w:rPr>
          <w:rFonts w:hint="eastAsia"/>
          <w:color w:val="0033CC"/>
          <w:rPrChange w:id="15430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界面名稱：</w:t>
      </w:r>
      <w:r w:rsidRPr="002F02C9">
        <w:rPr>
          <w:color w:val="0033CC"/>
          <w:rPrChange w:id="15431" w:author="Chen, Ivy (陳素貞 IEC1)" w:date="2015-01-12T13:45:00Z">
            <w:rPr>
              <w:rFonts w:ascii="Arial" w:hAnsi="Arial" w:cs="Arial"/>
              <w:b/>
              <w:bCs/>
              <w:color w:val="0033CC"/>
              <w:sz w:val="24"/>
              <w:szCs w:val="26"/>
              <w:u w:val="single"/>
            </w:rPr>
          </w:rPrChange>
        </w:rPr>
        <w:t>ConstValueType</w:t>
      </w:r>
      <w:r w:rsidRPr="002F02C9">
        <w:rPr>
          <w:rFonts w:hint="eastAsia"/>
          <w:color w:val="0033CC"/>
          <w:rPrChange w:id="15432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维护界面。</w:t>
      </w:r>
    </w:p>
    <w:p w:rsidR="00552382" w:rsidRPr="002F02C9" w:rsidRDefault="00152C15" w:rsidP="00552382">
      <w:pPr>
        <w:jc w:val="both"/>
        <w:rPr>
          <w:color w:val="0033CC"/>
          <w:rPrChange w:id="15433" w:author="Chen, Ivy (陳素貞 IEC1)" w:date="2015-01-12T13:45:00Z">
            <w:rPr>
              <w:color w:val="0033CC"/>
            </w:rPr>
          </w:rPrChange>
        </w:rPr>
      </w:pPr>
      <w:r w:rsidRPr="002F02C9">
        <w:rPr>
          <w:rFonts w:hint="eastAsia"/>
          <w:color w:val="0033CC"/>
          <w:rPrChange w:id="15434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●</w:t>
      </w:r>
      <w:r w:rsidRPr="002F02C9">
        <w:rPr>
          <w:color w:val="0033CC"/>
          <w:rPrChange w:id="15435" w:author="Chen, Ivy (陳素貞 IEC1)" w:date="2015-01-12T13:45:00Z">
            <w:rPr>
              <w:color w:val="0033CC"/>
              <w:u w:val="single"/>
            </w:rPr>
          </w:rPrChange>
        </w:rPr>
        <w:t xml:space="preserve"> </w:t>
      </w:r>
      <w:r w:rsidRPr="002F02C9">
        <w:rPr>
          <w:rFonts w:hint="eastAsia"/>
          <w:color w:val="0033CC"/>
          <w:rPrChange w:id="15436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概述：</w:t>
      </w:r>
      <w:r w:rsidRPr="002F02C9">
        <w:rPr>
          <w:rFonts w:eastAsia="新細明體" w:hint="eastAsia"/>
          <w:color w:val="0033CC"/>
          <w:rPrChange w:id="15437" w:author="Chen, Ivy (陳素貞 IEC1)" w:date="2015-01-12T13:45:00Z">
            <w:rPr>
              <w:rFonts w:eastAsia="新細明體" w:hint="eastAsia"/>
              <w:color w:val="0033CC"/>
              <w:u w:val="single"/>
            </w:rPr>
          </w:rPrChange>
        </w:rPr>
        <w:t>使用此界面來</w:t>
      </w:r>
      <w:r w:rsidRPr="002F02C9">
        <w:rPr>
          <w:rFonts w:ascii="SimSun" w:hAnsi="SimSun" w:hint="eastAsia"/>
          <w:color w:val="0033CC"/>
          <w:rPrChange w:id="15438" w:author="Chen, Ivy (陳素貞 IEC1)" w:date="2015-01-12T13:45:00Z">
            <w:rPr>
              <w:rFonts w:ascii="SimSun" w:hAnsi="SimSun" w:hint="eastAsia"/>
              <w:color w:val="0033CC"/>
              <w:u w:val="single"/>
            </w:rPr>
          </w:rPrChange>
        </w:rPr>
        <w:t>维护</w:t>
      </w:r>
      <w:r w:rsidRPr="002F02C9">
        <w:rPr>
          <w:color w:val="0033CC"/>
          <w:rPrChange w:id="15439" w:author="Chen, Ivy (陳素貞 IEC1)" w:date="2015-01-12T13:45:00Z">
            <w:rPr>
              <w:rFonts w:ascii="Arial" w:hAnsi="Arial" w:cs="Arial"/>
              <w:b/>
              <w:bCs/>
              <w:color w:val="0033CC"/>
              <w:sz w:val="24"/>
              <w:szCs w:val="26"/>
              <w:u w:val="single"/>
            </w:rPr>
          </w:rPrChange>
        </w:rPr>
        <w:t>ConstValueType</w:t>
      </w:r>
      <w:r w:rsidRPr="002F02C9">
        <w:rPr>
          <w:rFonts w:hint="eastAsia"/>
          <w:color w:val="0033CC"/>
          <w:rPrChange w:id="15440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的</w:t>
      </w:r>
      <w:r w:rsidRPr="002F02C9">
        <w:rPr>
          <w:rFonts w:ascii="SimSun" w:hAnsi="SimSun" w:hint="eastAsia"/>
          <w:color w:val="0033CC"/>
          <w:rPrChange w:id="15441" w:author="Chen, Ivy (陳素貞 IEC1)" w:date="2015-01-12T13:45:00Z">
            <w:rPr>
              <w:rFonts w:ascii="SimSun" w:hAnsi="SimSun" w:hint="eastAsia"/>
              <w:color w:val="0033CC"/>
              <w:u w:val="single"/>
            </w:rPr>
          </w:rPrChange>
        </w:rPr>
        <w:t>资料</w:t>
      </w:r>
      <w:r w:rsidRPr="002F02C9">
        <w:rPr>
          <w:rFonts w:hint="eastAsia"/>
          <w:color w:val="0033CC"/>
          <w:rPrChange w:id="15442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。</w:t>
      </w:r>
    </w:p>
    <w:p w:rsidR="00552382" w:rsidRPr="002F02C9" w:rsidRDefault="00152C15" w:rsidP="00552382">
      <w:pPr>
        <w:rPr>
          <w:color w:val="0033CC"/>
          <w:lang w:eastAsia="zh-TW"/>
          <w:rPrChange w:id="15443" w:author="Chen, Ivy (陳素貞 IEC1)" w:date="2015-01-12T13:45:00Z">
            <w:rPr>
              <w:color w:val="0033CC"/>
              <w:lang w:eastAsia="zh-TW"/>
            </w:rPr>
          </w:rPrChange>
        </w:rPr>
      </w:pPr>
      <w:r w:rsidRPr="002F02C9">
        <w:rPr>
          <w:rFonts w:hint="eastAsia"/>
          <w:color w:val="0033CC"/>
          <w:lang w:eastAsia="zh-TW"/>
          <w:rPrChange w:id="15444" w:author="Chen, Ivy (陳素貞 IEC1)" w:date="2015-01-12T13:45:00Z">
            <w:rPr>
              <w:rFonts w:hint="eastAsia"/>
              <w:color w:val="0033CC"/>
              <w:u w:val="single"/>
              <w:lang w:eastAsia="zh-TW"/>
            </w:rPr>
          </w:rPrChange>
        </w:rPr>
        <w:t>●</w:t>
      </w:r>
      <w:r w:rsidRPr="002F02C9">
        <w:rPr>
          <w:color w:val="0033CC"/>
          <w:lang w:eastAsia="zh-TW"/>
          <w:rPrChange w:id="15445" w:author="Chen, Ivy (陳素貞 IEC1)" w:date="2015-01-12T13:45:00Z">
            <w:rPr>
              <w:color w:val="0033CC"/>
              <w:u w:val="single"/>
              <w:lang w:eastAsia="zh-TW"/>
            </w:rPr>
          </w:rPrChange>
        </w:rPr>
        <w:t xml:space="preserve"> </w:t>
      </w:r>
      <w:r w:rsidRPr="002F02C9">
        <w:rPr>
          <w:rFonts w:hint="eastAsia"/>
          <w:color w:val="0033CC"/>
          <w:lang w:eastAsia="zh-TW"/>
          <w:rPrChange w:id="15446" w:author="Chen, Ivy (陳素貞 IEC1)" w:date="2015-01-12T13:45:00Z">
            <w:rPr>
              <w:rFonts w:hint="eastAsia"/>
              <w:color w:val="0033CC"/>
              <w:u w:val="single"/>
              <w:lang w:eastAsia="zh-TW"/>
            </w:rPr>
          </w:rPrChange>
        </w:rPr>
        <w:t>界面類型：非</w:t>
      </w:r>
      <w:r w:rsidRPr="002F02C9">
        <w:rPr>
          <w:rFonts w:eastAsia="新細明體"/>
          <w:color w:val="0033CC"/>
          <w:lang w:eastAsia="zh-TW"/>
          <w:rPrChange w:id="15447" w:author="Chen, Ivy (陳素貞 IEC1)" w:date="2015-01-12T13:45:00Z">
            <w:rPr>
              <w:rFonts w:eastAsia="新細明體"/>
              <w:color w:val="0033CC"/>
              <w:u w:val="single"/>
              <w:lang w:eastAsia="zh-TW"/>
            </w:rPr>
          </w:rPrChange>
        </w:rPr>
        <w:t>modal</w:t>
      </w:r>
      <w:r w:rsidRPr="002F02C9">
        <w:rPr>
          <w:rFonts w:eastAsia="新細明體" w:hint="eastAsia"/>
          <w:color w:val="0033CC"/>
          <w:lang w:eastAsia="zh-TW"/>
          <w:rPrChange w:id="15448" w:author="Chen, Ivy (陳素貞 IEC1)" w:date="2015-01-12T13:45:00Z">
            <w:rPr>
              <w:rFonts w:eastAsia="新細明體" w:hint="eastAsia"/>
              <w:color w:val="0033CC"/>
              <w:u w:val="single"/>
              <w:lang w:eastAsia="zh-TW"/>
            </w:rPr>
          </w:rPrChange>
        </w:rPr>
        <w:t>界面</w:t>
      </w:r>
      <w:r w:rsidRPr="002F02C9">
        <w:rPr>
          <w:rFonts w:ascii="SimSun" w:hAnsi="SimSun" w:hint="eastAsia"/>
          <w:color w:val="0033CC"/>
          <w:lang w:eastAsia="zh-TW"/>
          <w:rPrChange w:id="15449" w:author="Chen, Ivy (陳素貞 IEC1)" w:date="2015-01-12T13:45:00Z">
            <w:rPr>
              <w:rFonts w:ascii="SimSun" w:hAnsi="SimSun" w:hint="eastAsia"/>
              <w:color w:val="0033CC"/>
              <w:u w:val="single"/>
              <w:lang w:eastAsia="zh-TW"/>
            </w:rPr>
          </w:rPrChange>
        </w:rPr>
        <w:t>，不固定尺寸</w:t>
      </w:r>
      <w:r w:rsidRPr="002F02C9">
        <w:rPr>
          <w:rFonts w:hint="eastAsia"/>
          <w:color w:val="0033CC"/>
          <w:lang w:eastAsia="zh-TW"/>
          <w:rPrChange w:id="15450" w:author="Chen, Ivy (陳素貞 IEC1)" w:date="2015-01-12T13:45:00Z">
            <w:rPr>
              <w:rFonts w:hint="eastAsia"/>
              <w:color w:val="0033CC"/>
              <w:u w:val="single"/>
              <w:lang w:eastAsia="zh-TW"/>
            </w:rPr>
          </w:rPrChange>
        </w:rPr>
        <w:t>。</w:t>
      </w:r>
    </w:p>
    <w:p w:rsidR="00552382" w:rsidRPr="002F02C9" w:rsidRDefault="00152C15" w:rsidP="00552382">
      <w:pPr>
        <w:rPr>
          <w:color w:val="0033CC"/>
          <w:rPrChange w:id="15451" w:author="Chen, Ivy (陳素貞 IEC1)" w:date="2015-01-12T13:45:00Z">
            <w:rPr>
              <w:color w:val="0033CC"/>
            </w:rPr>
          </w:rPrChange>
        </w:rPr>
      </w:pPr>
      <w:r w:rsidRPr="002F02C9">
        <w:rPr>
          <w:rFonts w:hint="eastAsia"/>
          <w:color w:val="0033CC"/>
          <w:rPrChange w:id="15452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●</w:t>
      </w:r>
      <w:r w:rsidRPr="002F02C9">
        <w:rPr>
          <w:color w:val="0033CC"/>
          <w:rPrChange w:id="15453" w:author="Chen, Ivy (陳素貞 IEC1)" w:date="2015-01-12T13:45:00Z">
            <w:rPr>
              <w:color w:val="0033CC"/>
              <w:u w:val="single"/>
            </w:rPr>
          </w:rPrChange>
        </w:rPr>
        <w:t xml:space="preserve"> </w:t>
      </w:r>
      <w:r w:rsidRPr="002F02C9">
        <w:rPr>
          <w:rFonts w:hint="eastAsia"/>
          <w:color w:val="0033CC"/>
          <w:rPrChange w:id="15454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進入途徑：</w:t>
      </w:r>
      <w:r w:rsidRPr="002F02C9">
        <w:rPr>
          <w:rFonts w:eastAsia="新細明體" w:hint="eastAsia"/>
          <w:color w:val="0033CC"/>
          <w:rPrChange w:id="15455" w:author="Chen, Ivy (陳素貞 IEC1)" w:date="2015-01-12T13:45:00Z">
            <w:rPr>
              <w:rFonts w:eastAsia="新細明體" w:hint="eastAsia"/>
              <w:color w:val="0033CC"/>
              <w:u w:val="single"/>
            </w:rPr>
          </w:rPrChange>
        </w:rPr>
        <w:t>在</w:t>
      </w:r>
      <w:r w:rsidRPr="002F02C9">
        <w:rPr>
          <w:rFonts w:ascii="SimSun" w:hAnsi="SimSun"/>
          <w:color w:val="0033CC"/>
          <w:rPrChange w:id="15456" w:author="Chen, Ivy (陳素貞 IEC1)" w:date="2015-01-12T13:45:00Z">
            <w:rPr>
              <w:rFonts w:ascii="SimSun" w:hAnsi="SimSun"/>
              <w:color w:val="0033CC"/>
              <w:u w:val="single"/>
            </w:rPr>
          </w:rPrChange>
        </w:rPr>
        <w:t>iMES</w:t>
      </w:r>
      <w:r w:rsidRPr="002F02C9">
        <w:rPr>
          <w:rFonts w:ascii="SimSun" w:hAnsi="SimSun" w:hint="eastAsia"/>
          <w:color w:val="0033CC"/>
          <w:rPrChange w:id="15457" w:author="Chen, Ivy (陳素貞 IEC1)" w:date="2015-01-12T13:45:00Z">
            <w:rPr>
              <w:rFonts w:ascii="SimSun" w:hAnsi="SimSun" w:hint="eastAsia"/>
              <w:color w:val="0033CC"/>
              <w:u w:val="single"/>
            </w:rPr>
          </w:rPrChange>
        </w:rPr>
        <w:t>框架</w:t>
      </w:r>
      <w:r w:rsidRPr="002F02C9">
        <w:rPr>
          <w:rFonts w:ascii="SimSun" w:hAnsi="SimSun"/>
          <w:color w:val="0033CC"/>
          <w:rPrChange w:id="15458" w:author="Chen, Ivy (陳素貞 IEC1)" w:date="2015-01-12T13:45:00Z">
            <w:rPr>
              <w:rFonts w:ascii="SimSun" w:hAnsi="SimSun"/>
              <w:color w:val="0033CC"/>
              <w:u w:val="single"/>
            </w:rPr>
          </w:rPrChange>
        </w:rPr>
        <w:t>Function Tree</w:t>
      </w:r>
      <w:r w:rsidRPr="002F02C9">
        <w:rPr>
          <w:rFonts w:ascii="SimSun" w:hAnsi="SimSun" w:hint="eastAsia"/>
          <w:color w:val="0033CC"/>
          <w:rPrChange w:id="15459" w:author="Chen, Ivy (陳素貞 IEC1)" w:date="2015-01-12T13:45:00Z">
            <w:rPr>
              <w:rFonts w:ascii="SimSun" w:hAnsi="SimSun" w:hint="eastAsia"/>
              <w:color w:val="0033CC"/>
              <w:u w:val="single"/>
            </w:rPr>
          </w:rPrChange>
        </w:rPr>
        <w:t>的</w:t>
      </w:r>
      <w:r w:rsidRPr="002F02C9">
        <w:rPr>
          <w:rFonts w:ascii="SimSun" w:hAnsi="SimSun"/>
          <w:color w:val="0033CC"/>
          <w:rPrChange w:id="15460" w:author="Chen, Ivy (陳素貞 IEC1)" w:date="2015-01-12T13:45:00Z">
            <w:rPr>
              <w:rFonts w:ascii="SimSun" w:hAnsi="SimSun"/>
              <w:color w:val="0033CC"/>
              <w:u w:val="single"/>
            </w:rPr>
          </w:rPrChange>
        </w:rPr>
        <w:t>Maintain</w:t>
      </w:r>
      <w:r w:rsidRPr="002F02C9">
        <w:rPr>
          <w:rFonts w:ascii="SimSun" w:hAnsi="SimSun" w:hint="eastAsia"/>
          <w:color w:val="0033CC"/>
          <w:rPrChange w:id="15461" w:author="Chen, Ivy (陳素貞 IEC1)" w:date="2015-01-12T13:45:00Z">
            <w:rPr>
              <w:rFonts w:ascii="SimSun" w:hAnsi="SimSun" w:hint="eastAsia"/>
              <w:color w:val="0033CC"/>
              <w:u w:val="single"/>
            </w:rPr>
          </w:rPrChange>
        </w:rPr>
        <w:t>节点下点击“</w:t>
      </w:r>
      <w:r w:rsidRPr="002F02C9">
        <w:rPr>
          <w:color w:val="0033CC"/>
          <w:rPrChange w:id="15462" w:author="Chen, Ivy (陳素貞 IEC1)" w:date="2015-01-12T13:45:00Z">
            <w:rPr>
              <w:rFonts w:ascii="Arial" w:hAnsi="Arial" w:cs="Arial"/>
              <w:b/>
              <w:bCs/>
              <w:color w:val="0033CC"/>
              <w:sz w:val="24"/>
              <w:szCs w:val="26"/>
              <w:u w:val="single"/>
            </w:rPr>
          </w:rPrChange>
        </w:rPr>
        <w:t>ConstValueType Maintain</w:t>
      </w:r>
      <w:r w:rsidRPr="002F02C9">
        <w:rPr>
          <w:rFonts w:ascii="SimSun" w:hAnsi="SimSun" w:hint="eastAsia"/>
          <w:color w:val="0033CC"/>
          <w:rPrChange w:id="15463" w:author="Chen, Ivy (陳素貞 IEC1)" w:date="2015-01-12T13:45:00Z">
            <w:rPr>
              <w:rFonts w:ascii="SimSun" w:hAnsi="SimSun" w:hint="eastAsia"/>
              <w:color w:val="0033CC"/>
              <w:u w:val="single"/>
            </w:rPr>
          </w:rPrChange>
        </w:rPr>
        <w:t>”节点后进入</w:t>
      </w:r>
      <w:r w:rsidRPr="002F02C9">
        <w:rPr>
          <w:rFonts w:hint="eastAsia"/>
          <w:color w:val="0033CC"/>
          <w:rPrChange w:id="15464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。</w:t>
      </w:r>
    </w:p>
    <w:p w:rsidR="00552382" w:rsidRPr="002F02C9" w:rsidRDefault="00152C15" w:rsidP="00552382">
      <w:pPr>
        <w:rPr>
          <w:color w:val="0033CC"/>
          <w:rPrChange w:id="15465" w:author="Chen, Ivy (陳素貞 IEC1)" w:date="2015-01-12T13:45:00Z">
            <w:rPr>
              <w:color w:val="0033CC"/>
            </w:rPr>
          </w:rPrChange>
        </w:rPr>
      </w:pPr>
      <w:r w:rsidRPr="002F02C9">
        <w:rPr>
          <w:rFonts w:hint="eastAsia"/>
          <w:color w:val="0033CC"/>
          <w:rPrChange w:id="15466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●</w:t>
      </w:r>
      <w:r w:rsidRPr="002F02C9">
        <w:rPr>
          <w:color w:val="0033CC"/>
          <w:rPrChange w:id="15467" w:author="Chen, Ivy (陳素貞 IEC1)" w:date="2015-01-12T13:45:00Z">
            <w:rPr>
              <w:color w:val="0033CC"/>
              <w:u w:val="single"/>
            </w:rPr>
          </w:rPrChange>
        </w:rPr>
        <w:t xml:space="preserve"> </w:t>
      </w:r>
      <w:r w:rsidRPr="002F02C9">
        <w:rPr>
          <w:rFonts w:hint="eastAsia"/>
          <w:color w:val="0033CC"/>
          <w:rPrChange w:id="15468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用例：</w:t>
      </w:r>
    </w:p>
    <w:p w:rsidR="00552382" w:rsidRPr="002F02C9" w:rsidRDefault="00152C15" w:rsidP="00552382">
      <w:pPr>
        <w:rPr>
          <w:rFonts w:eastAsiaTheme="minorEastAsia"/>
          <w:color w:val="0033CC"/>
          <w:rPrChange w:id="15469" w:author="Chen, Ivy (陳素貞 IEC1)" w:date="2015-01-12T13:45:00Z">
            <w:rPr>
              <w:rFonts w:eastAsiaTheme="minorEastAsia"/>
              <w:color w:val="0033CC"/>
            </w:rPr>
          </w:rPrChange>
        </w:rPr>
      </w:pPr>
      <w:r w:rsidRPr="002F02C9">
        <w:rPr>
          <w:rFonts w:hint="eastAsia"/>
          <w:color w:val="0033CC"/>
          <w:rPrChange w:id="15470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●</w:t>
      </w:r>
      <w:r w:rsidRPr="002F02C9">
        <w:rPr>
          <w:color w:val="0033CC"/>
          <w:rPrChange w:id="15471" w:author="Chen, Ivy (陳素貞 IEC1)" w:date="2015-01-12T13:45:00Z">
            <w:rPr>
              <w:color w:val="0033CC"/>
              <w:u w:val="single"/>
            </w:rPr>
          </w:rPrChange>
        </w:rPr>
        <w:t xml:space="preserve"> </w:t>
      </w:r>
      <w:r w:rsidRPr="002F02C9">
        <w:rPr>
          <w:rFonts w:eastAsia="新細明體" w:hint="eastAsia"/>
          <w:color w:val="0033CC"/>
          <w:rPrChange w:id="15472" w:author="Chen, Ivy (陳素貞 IEC1)" w:date="2015-01-12T13:45:00Z">
            <w:rPr>
              <w:rFonts w:eastAsia="新細明體" w:hint="eastAsia"/>
              <w:color w:val="0033CC"/>
              <w:u w:val="single"/>
            </w:rPr>
          </w:rPrChange>
        </w:rPr>
        <w:t>特殊考量：此界面</w:t>
      </w:r>
      <w:r w:rsidRPr="002F02C9">
        <w:rPr>
          <w:rFonts w:hint="eastAsia"/>
          <w:color w:val="0033CC"/>
          <w:rPrChange w:id="15473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仅能够维护</w:t>
      </w:r>
      <w:r w:rsidRPr="002F02C9">
        <w:rPr>
          <w:color w:val="0033CC"/>
          <w:rPrChange w:id="15474" w:author="Chen, Ivy (陳素貞 IEC1)" w:date="2015-01-12T13:45:00Z">
            <w:rPr>
              <w:rFonts w:ascii="Arial" w:hAnsi="Arial" w:cs="Arial"/>
              <w:b/>
              <w:bCs/>
              <w:color w:val="0033CC"/>
              <w:sz w:val="24"/>
              <w:szCs w:val="26"/>
              <w:u w:val="single"/>
            </w:rPr>
          </w:rPrChange>
        </w:rPr>
        <w:t>ConstValueType Maintain</w:t>
      </w:r>
      <w:r w:rsidRPr="002F02C9">
        <w:rPr>
          <w:rFonts w:hint="eastAsia"/>
          <w:color w:val="0033CC"/>
          <w:rPrChange w:id="15475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的人</w:t>
      </w:r>
      <w:r w:rsidRPr="002F02C9">
        <w:rPr>
          <w:rFonts w:eastAsia="新細明體" w:hint="eastAsia"/>
          <w:color w:val="0033CC"/>
          <w:rPrChange w:id="15476" w:author="Chen, Ivy (陳素貞 IEC1)" w:date="2015-01-12T13:45:00Z">
            <w:rPr>
              <w:rFonts w:eastAsia="新細明體" w:hint="eastAsia"/>
              <w:color w:val="0033CC"/>
              <w:u w:val="single"/>
            </w:rPr>
          </w:rPrChange>
        </w:rPr>
        <w:t>有權限進來</w:t>
      </w:r>
    </w:p>
    <w:p w:rsidR="00552382" w:rsidRPr="002F02C9" w:rsidRDefault="00152C15" w:rsidP="00552382">
      <w:pPr>
        <w:rPr>
          <w:rFonts w:eastAsiaTheme="minorEastAsia"/>
          <w:color w:val="0033CC"/>
          <w:rPrChange w:id="15477" w:author="Chen, Ivy (陳素貞 IEC1)" w:date="2015-01-12T13:45:00Z">
            <w:rPr>
              <w:rFonts w:eastAsiaTheme="minorEastAsia"/>
              <w:color w:val="0033CC"/>
            </w:rPr>
          </w:rPrChange>
        </w:rPr>
      </w:pPr>
      <w:r w:rsidRPr="002F02C9">
        <w:rPr>
          <w:rFonts w:hint="eastAsia"/>
          <w:color w:val="0033CC"/>
          <w:rPrChange w:id="15478" w:author="Chen, Ivy (陳素貞 IEC1)" w:date="2015-01-12T13:45:00Z">
            <w:rPr>
              <w:rFonts w:hint="eastAsia"/>
              <w:color w:val="0033CC"/>
              <w:u w:val="single"/>
            </w:rPr>
          </w:rPrChange>
        </w:rPr>
        <w:t>●对应数据表：</w:t>
      </w:r>
      <w:r w:rsidRPr="002F02C9">
        <w:rPr>
          <w:rFonts w:ascii="Courier New" w:hAnsi="Courier New" w:cs="Courier New"/>
          <w:noProof/>
          <w:color w:val="0033CC"/>
          <w:szCs w:val="20"/>
          <w:rPrChange w:id="15479" w:author="Chen, Ivy (陳素貞 IEC1)" w:date="2015-01-12T13:45:00Z">
            <w:rPr>
              <w:rFonts w:ascii="Courier New" w:hAnsi="Courier New" w:cs="Courier New"/>
              <w:b/>
              <w:bCs/>
              <w:noProof/>
              <w:color w:val="0033CC"/>
              <w:sz w:val="24"/>
              <w:szCs w:val="20"/>
              <w:u w:val="single"/>
            </w:rPr>
          </w:rPrChange>
        </w:rPr>
        <w:t>ConstValueType</w:t>
      </w:r>
    </w:p>
    <w:p w:rsidR="00552382" w:rsidRPr="002F02C9" w:rsidRDefault="00552382" w:rsidP="00552382">
      <w:pPr>
        <w:rPr>
          <w:color w:val="0033CC"/>
          <w:rPrChange w:id="15480" w:author="Chen, Ivy (陳素貞 IEC1)" w:date="2015-01-12T13:45:00Z">
            <w:rPr>
              <w:color w:val="0033CC"/>
            </w:rPr>
          </w:rPrChange>
        </w:rPr>
      </w:pPr>
    </w:p>
    <w:p w:rsidR="00552382" w:rsidRPr="002F02C9" w:rsidRDefault="00552382" w:rsidP="00552382">
      <w:pPr>
        <w:pStyle w:val="ae"/>
        <w:jc w:val="center"/>
        <w:rPr>
          <w:color w:val="0033CC"/>
          <w:rPrChange w:id="15481" w:author="Chen, Ivy (陳素貞 IEC1)" w:date="2015-01-12T13:45:00Z">
            <w:rPr>
              <w:color w:val="0033CC"/>
            </w:rPr>
          </w:rPrChange>
        </w:rPr>
      </w:pPr>
    </w:p>
    <w:p w:rsidR="00552382" w:rsidRPr="002F02C9" w:rsidRDefault="00152C15" w:rsidP="00552382">
      <w:pPr>
        <w:pStyle w:val="4"/>
        <w:rPr>
          <w:color w:val="0033CC"/>
          <w:rPrChange w:id="15482" w:author="Chen, Ivy (陳素貞 IEC1)" w:date="2015-01-12T13:45:00Z">
            <w:rPr>
              <w:color w:val="0033CC"/>
            </w:rPr>
          </w:rPrChange>
        </w:rPr>
      </w:pPr>
      <w:r w:rsidRPr="002F02C9">
        <w:rPr>
          <w:rFonts w:hint="eastAsia"/>
          <w:color w:val="0033CC"/>
          <w:rPrChange w:id="15483" w:author="Chen, Ivy (陳素貞 IEC1)" w:date="2015-01-12T13:45:00Z">
            <w:rPr>
              <w:rFonts w:ascii="Arial" w:hAnsi="Arial" w:cs="Arial" w:hint="eastAsia"/>
              <w:b w:val="0"/>
              <w:bCs w:val="0"/>
              <w:color w:val="0033CC"/>
              <w:sz w:val="24"/>
              <w:szCs w:val="24"/>
              <w:u w:val="single"/>
            </w:rPr>
          </w:rPrChange>
        </w:rPr>
        <w:t>控件說明</w:t>
      </w:r>
    </w:p>
    <w:p w:rsidR="00552382" w:rsidRPr="002F02C9" w:rsidRDefault="00152C15" w:rsidP="00552382">
      <w:pPr>
        <w:pStyle w:val="ae"/>
        <w:jc w:val="right"/>
        <w:rPr>
          <w:color w:val="0033CC"/>
          <w:rPrChange w:id="15484" w:author="Chen, Ivy (陳素貞 IEC1)" w:date="2015-01-12T13:45:00Z">
            <w:rPr>
              <w:color w:val="0033CC"/>
            </w:rPr>
          </w:rPrChange>
        </w:rPr>
      </w:pPr>
      <w:r w:rsidRPr="002F02C9">
        <w:rPr>
          <w:rFonts w:hint="eastAsia"/>
          <w:color w:val="0033CC"/>
          <w:rPrChange w:id="15485" w:author="Chen, Ivy (陳素貞 IEC1)" w:date="2015-01-12T13:45:00Z">
            <w:rPr>
              <w:rFonts w:ascii="Times New Roman" w:eastAsia="SimSun" w:hAnsi="Times New Roman" w:cs="Times New Roman" w:hint="eastAsia"/>
              <w:b/>
              <w:bCs/>
              <w:color w:val="0033CC"/>
              <w:sz w:val="24"/>
              <w:szCs w:val="24"/>
              <w:u w:val="single"/>
            </w:rPr>
          </w:rPrChange>
        </w:rPr>
        <w:t>表</w:t>
      </w:r>
      <w:r w:rsidRPr="002F02C9">
        <w:rPr>
          <w:color w:val="0033CC"/>
          <w:rPrChange w:id="15486" w:author="Chen, Ivy (陳素貞 IEC1)" w:date="2015-01-12T13:45:00Z">
            <w:rPr>
              <w:rFonts w:ascii="Times New Roman" w:eastAsia="SimSun" w:hAnsi="Times New Roman" w:cs="Times New Roman"/>
              <w:b/>
              <w:bCs/>
              <w:color w:val="0033CC"/>
              <w:sz w:val="24"/>
              <w:szCs w:val="24"/>
              <w:u w:val="single"/>
            </w:rPr>
          </w:rPrChange>
        </w:rPr>
        <w:t xml:space="preserve">: </w:t>
      </w:r>
      <w:r w:rsidRPr="002F02C9">
        <w:rPr>
          <w:color w:val="0033CC"/>
          <w:rPrChange w:id="15487" w:author="Chen, Ivy (陳素貞 IEC1)" w:date="2015-01-12T13:45:00Z">
            <w:rPr>
              <w:rFonts w:ascii="Times New Roman" w:eastAsia="SimSun" w:hAnsi="Times New Roman" w:cs="Times New Roman"/>
              <w:b/>
              <w:bCs/>
              <w:color w:val="0033CC"/>
              <w:sz w:val="24"/>
              <w:szCs w:val="24"/>
              <w:u w:val="single"/>
            </w:rPr>
          </w:rPrChange>
        </w:rPr>
        <w:fldChar w:fldCharType="begin"/>
      </w:r>
      <w:r w:rsidRPr="002F02C9">
        <w:rPr>
          <w:color w:val="0033CC"/>
          <w:rPrChange w:id="15488" w:author="Chen, Ivy (陳素貞 IEC1)" w:date="2015-01-12T13:45:00Z">
            <w:rPr>
              <w:rFonts w:ascii="Times New Roman" w:eastAsia="SimSun" w:hAnsi="Times New Roman" w:cs="Times New Roman"/>
              <w:b/>
              <w:bCs/>
              <w:color w:val="0033CC"/>
              <w:sz w:val="24"/>
              <w:szCs w:val="24"/>
              <w:u w:val="single"/>
            </w:rPr>
          </w:rPrChange>
        </w:rPr>
        <w:instrText xml:space="preserve"> STYLEREF 2 \s </w:instrText>
      </w:r>
      <w:r w:rsidRPr="002F02C9">
        <w:rPr>
          <w:color w:val="0033CC"/>
          <w:rPrChange w:id="15489" w:author="Chen, Ivy (陳素貞 IEC1)" w:date="2015-01-12T13:45:00Z">
            <w:rPr>
              <w:rFonts w:ascii="Times New Roman" w:eastAsia="SimSun" w:hAnsi="Times New Roman" w:cs="Times New Roman"/>
              <w:b/>
              <w:bCs/>
              <w:color w:val="0033CC"/>
              <w:sz w:val="24"/>
              <w:szCs w:val="24"/>
              <w:u w:val="single"/>
            </w:rPr>
          </w:rPrChange>
        </w:rPr>
        <w:fldChar w:fldCharType="separate"/>
      </w:r>
      <w:r w:rsidRPr="002F02C9">
        <w:rPr>
          <w:noProof/>
          <w:color w:val="0033CC"/>
          <w:rPrChange w:id="15490" w:author="Chen, Ivy (陳素貞 IEC1)" w:date="2015-01-12T13:45:00Z">
            <w:rPr>
              <w:rFonts w:ascii="Times New Roman" w:eastAsia="SimSun" w:hAnsi="Times New Roman" w:cs="Times New Roman"/>
              <w:b/>
              <w:bCs/>
              <w:noProof/>
              <w:color w:val="0033CC"/>
              <w:sz w:val="24"/>
              <w:szCs w:val="24"/>
              <w:u w:val="single"/>
            </w:rPr>
          </w:rPrChange>
        </w:rPr>
        <w:t>1.</w:t>
      </w:r>
      <w:r w:rsidRPr="002F02C9">
        <w:rPr>
          <w:rFonts w:eastAsiaTheme="minorEastAsia"/>
          <w:noProof/>
          <w:color w:val="0033CC"/>
          <w:rPrChange w:id="15491" w:author="Chen, Ivy (陳素貞 IEC1)" w:date="2015-01-12T13:45:00Z">
            <w:rPr>
              <w:rFonts w:ascii="Times New Roman" w:eastAsiaTheme="minorEastAsia" w:hAnsi="Times New Roman" w:cs="Times New Roman"/>
              <w:b/>
              <w:bCs/>
              <w:noProof/>
              <w:color w:val="0033CC"/>
              <w:sz w:val="24"/>
              <w:szCs w:val="24"/>
              <w:u w:val="single"/>
            </w:rPr>
          </w:rPrChange>
        </w:rPr>
        <w:t>6</w:t>
      </w:r>
      <w:r w:rsidRPr="002F02C9">
        <w:rPr>
          <w:color w:val="0033CC"/>
          <w:rPrChange w:id="15492" w:author="Chen, Ivy (陳素貞 IEC1)" w:date="2015-01-12T13:45:00Z">
            <w:rPr>
              <w:rFonts w:ascii="Times New Roman" w:eastAsia="SimSun" w:hAnsi="Times New Roman" w:cs="Times New Roman"/>
              <w:b/>
              <w:bCs/>
              <w:color w:val="0033CC"/>
              <w:sz w:val="24"/>
              <w:szCs w:val="24"/>
              <w:u w:val="single"/>
            </w:rPr>
          </w:rPrChange>
        </w:rPr>
        <w:fldChar w:fldCharType="end"/>
      </w:r>
      <w:r w:rsidRPr="002F02C9">
        <w:rPr>
          <w:color w:val="0033CC"/>
          <w:rPrChange w:id="15493" w:author="Chen, Ivy (陳素貞 IEC1)" w:date="2015-01-12T13:45:00Z">
            <w:rPr>
              <w:rFonts w:ascii="Times New Roman" w:eastAsia="SimSun" w:hAnsi="Times New Roman" w:cs="Times New Roman"/>
              <w:b/>
              <w:bCs/>
              <w:color w:val="0033CC"/>
              <w:sz w:val="24"/>
              <w:szCs w:val="24"/>
              <w:u w:val="single"/>
            </w:rPr>
          </w:rPrChange>
        </w:rPr>
        <w:noBreakHyphen/>
      </w:r>
      <w:r w:rsidRPr="002F02C9">
        <w:rPr>
          <w:color w:val="0033CC"/>
          <w:rPrChange w:id="15494" w:author="Chen, Ivy (陳素貞 IEC1)" w:date="2015-01-12T13:45:00Z">
            <w:rPr>
              <w:rFonts w:ascii="Times New Roman" w:eastAsia="SimSun" w:hAnsi="Times New Roman" w:cs="Times New Roman"/>
              <w:b/>
              <w:bCs/>
              <w:color w:val="0033CC"/>
              <w:sz w:val="24"/>
              <w:szCs w:val="24"/>
              <w:u w:val="single"/>
            </w:rPr>
          </w:rPrChange>
        </w:rPr>
        <w:fldChar w:fldCharType="begin"/>
      </w:r>
      <w:r w:rsidRPr="002F02C9">
        <w:rPr>
          <w:color w:val="0033CC"/>
          <w:rPrChange w:id="15495" w:author="Chen, Ivy (陳素貞 IEC1)" w:date="2015-01-12T13:45:00Z">
            <w:rPr>
              <w:rFonts w:ascii="Times New Roman" w:eastAsia="SimSun" w:hAnsi="Times New Roman" w:cs="Times New Roman"/>
              <w:b/>
              <w:bCs/>
              <w:color w:val="0033CC"/>
              <w:sz w:val="24"/>
              <w:szCs w:val="24"/>
              <w:u w:val="single"/>
            </w:rPr>
          </w:rPrChange>
        </w:rPr>
        <w:instrText xml:space="preserve"> SEQ </w:instrText>
      </w:r>
      <w:r w:rsidRPr="002F02C9">
        <w:rPr>
          <w:rFonts w:hint="eastAsia"/>
          <w:color w:val="0033CC"/>
          <w:rPrChange w:id="15496" w:author="Chen, Ivy (陳素貞 IEC1)" w:date="2015-01-12T13:45:00Z">
            <w:rPr>
              <w:rFonts w:ascii="Times New Roman" w:eastAsia="SimSun" w:hAnsi="Times New Roman" w:cs="Times New Roman" w:hint="eastAsia"/>
              <w:b/>
              <w:bCs/>
              <w:color w:val="0033CC"/>
              <w:sz w:val="24"/>
              <w:szCs w:val="24"/>
              <w:u w:val="single"/>
            </w:rPr>
          </w:rPrChange>
        </w:rPr>
        <w:instrText>表</w:instrText>
      </w:r>
      <w:r w:rsidRPr="002F02C9">
        <w:rPr>
          <w:color w:val="0033CC"/>
          <w:rPrChange w:id="15497" w:author="Chen, Ivy (陳素貞 IEC1)" w:date="2015-01-12T13:45:00Z">
            <w:rPr>
              <w:rFonts w:ascii="Times New Roman" w:eastAsia="SimSun" w:hAnsi="Times New Roman" w:cs="Times New Roman"/>
              <w:b/>
              <w:bCs/>
              <w:color w:val="0033CC"/>
              <w:sz w:val="24"/>
              <w:szCs w:val="24"/>
              <w:u w:val="single"/>
            </w:rPr>
          </w:rPrChange>
        </w:rPr>
        <w:instrText xml:space="preserve">: \* ARABIC \s 2 </w:instrText>
      </w:r>
      <w:r w:rsidRPr="002F02C9">
        <w:rPr>
          <w:color w:val="0033CC"/>
          <w:rPrChange w:id="15498" w:author="Chen, Ivy (陳素貞 IEC1)" w:date="2015-01-12T13:45:00Z">
            <w:rPr>
              <w:rFonts w:ascii="Times New Roman" w:eastAsia="SimSun" w:hAnsi="Times New Roman" w:cs="Times New Roman"/>
              <w:b/>
              <w:bCs/>
              <w:color w:val="0033CC"/>
              <w:sz w:val="24"/>
              <w:szCs w:val="24"/>
              <w:u w:val="single"/>
            </w:rPr>
          </w:rPrChange>
        </w:rPr>
        <w:fldChar w:fldCharType="separate"/>
      </w:r>
      <w:r w:rsidRPr="002F02C9">
        <w:rPr>
          <w:noProof/>
          <w:color w:val="0033CC"/>
          <w:rPrChange w:id="15499" w:author="Chen, Ivy (陳素貞 IEC1)" w:date="2015-01-12T13:45:00Z">
            <w:rPr>
              <w:rFonts w:ascii="Times New Roman" w:eastAsia="SimSun" w:hAnsi="Times New Roman" w:cs="Times New Roman"/>
              <w:b/>
              <w:bCs/>
              <w:noProof/>
              <w:color w:val="0033CC"/>
              <w:sz w:val="24"/>
              <w:szCs w:val="24"/>
              <w:u w:val="single"/>
            </w:rPr>
          </w:rPrChange>
        </w:rPr>
        <w:t>1</w:t>
      </w:r>
      <w:r w:rsidRPr="002F02C9">
        <w:rPr>
          <w:color w:val="0033CC"/>
          <w:rPrChange w:id="15500" w:author="Chen, Ivy (陳素貞 IEC1)" w:date="2015-01-12T13:45:00Z">
            <w:rPr>
              <w:rFonts w:ascii="Times New Roman" w:eastAsia="SimSun" w:hAnsi="Times New Roman" w:cs="Times New Roman"/>
              <w:b/>
              <w:bCs/>
              <w:color w:val="0033CC"/>
              <w:sz w:val="24"/>
              <w:szCs w:val="24"/>
              <w:u w:val="single"/>
            </w:rPr>
          </w:rPrChange>
        </w:rPr>
        <w:fldChar w:fldCharType="end"/>
      </w:r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552382" w:rsidRPr="002F02C9" w:rsidTr="00552382">
        <w:trPr>
          <w:tblHeader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color w:val="0033CC"/>
                <w:rPrChange w:id="15501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5502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color w:val="0033CC"/>
                <w:rPrChange w:id="15503" w:author="Chen, Ivy (陳素貞 IEC1)" w:date="2015-01-12T13:45:00Z">
                  <w:rPr>
                    <w:b/>
                    <w:color w:val="0033CC"/>
                    <w:u w:val="single"/>
                  </w:rPr>
                </w:rPrChange>
              </w:rPr>
              <w:t>#</w:t>
            </w:r>
          </w:p>
        </w:tc>
        <w:tc>
          <w:tcPr>
            <w:tcW w:w="1310" w:type="dxa"/>
            <w:shd w:val="clear" w:color="auto" w:fill="CCCCCC"/>
          </w:tcPr>
          <w:p w:rsidR="003B389F" w:rsidRPr="002F02C9" w:rsidRDefault="00152C15">
            <w:pPr>
              <w:rPr>
                <w:color w:val="0033CC"/>
                <w:rPrChange w:id="15504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5505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color w:val="0033CC"/>
                <w:rPrChange w:id="15506" w:author="Chen, Ivy (陳素貞 IEC1)" w:date="2015-01-12T13:45:00Z">
                  <w:rPr>
                    <w:rFonts w:hint="eastAsia"/>
                    <w:b/>
                    <w:color w:val="0033CC"/>
                    <w:u w:val="single"/>
                  </w:rPr>
                </w:rPrChange>
              </w:rPr>
              <w:t>名稱</w:t>
            </w:r>
          </w:p>
        </w:tc>
        <w:tc>
          <w:tcPr>
            <w:tcW w:w="916" w:type="dxa"/>
            <w:shd w:val="clear" w:color="auto" w:fill="CCCCCC"/>
          </w:tcPr>
          <w:p w:rsidR="003B389F" w:rsidRPr="002F02C9" w:rsidRDefault="00152C15">
            <w:pPr>
              <w:rPr>
                <w:color w:val="0033CC"/>
                <w:rPrChange w:id="15507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5508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color w:val="0033CC"/>
                <w:rPrChange w:id="15509" w:author="Chen, Ivy (陳素貞 IEC1)" w:date="2015-01-12T13:45:00Z">
                  <w:rPr>
                    <w:rFonts w:hint="eastAsia"/>
                    <w:b/>
                    <w:color w:val="0033CC"/>
                    <w:u w:val="single"/>
                  </w:rPr>
                </w:rPrChange>
              </w:rPr>
              <w:t>類型</w:t>
            </w:r>
          </w:p>
        </w:tc>
        <w:tc>
          <w:tcPr>
            <w:tcW w:w="677" w:type="dxa"/>
            <w:shd w:val="clear" w:color="auto" w:fill="CCCCCC"/>
            <w:tcFitText/>
          </w:tcPr>
          <w:p w:rsidR="003B389F" w:rsidRPr="002F02C9" w:rsidRDefault="00152C15">
            <w:pPr>
              <w:rPr>
                <w:color w:val="0033CC"/>
                <w:rPrChange w:id="15510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5511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color w:val="0033CC"/>
                <w:spacing w:val="40"/>
                <w:rPrChange w:id="15512" w:author="Chen, Ivy (陳素貞 IEC1)" w:date="2015-01-12T13:45:00Z">
                  <w:rPr>
                    <w:rFonts w:hint="eastAsia"/>
                    <w:b/>
                    <w:color w:val="0033CC"/>
                    <w:spacing w:val="39"/>
                    <w:u w:val="single"/>
                  </w:rPr>
                </w:rPrChange>
              </w:rPr>
              <w:t>格</w:t>
            </w:r>
            <w:r w:rsidRPr="002F02C9">
              <w:rPr>
                <w:rFonts w:hint="eastAsia"/>
                <w:color w:val="0033CC"/>
                <w:spacing w:val="1"/>
                <w:rPrChange w:id="15513" w:author="Chen, Ivy (陳素貞 IEC1)" w:date="2015-01-12T13:45:00Z">
                  <w:rPr>
                    <w:rFonts w:hint="eastAsia"/>
                    <w:b/>
                    <w:color w:val="0033CC"/>
                    <w:spacing w:val="1"/>
                    <w:u w:val="single"/>
                  </w:rPr>
                </w:rPrChange>
              </w:rPr>
              <w:t>式</w:t>
            </w:r>
          </w:p>
        </w:tc>
        <w:tc>
          <w:tcPr>
            <w:tcW w:w="1432" w:type="dxa"/>
            <w:shd w:val="clear" w:color="auto" w:fill="CCCCCC"/>
          </w:tcPr>
          <w:p w:rsidR="003B389F" w:rsidRPr="002F02C9" w:rsidRDefault="00152C15">
            <w:pPr>
              <w:rPr>
                <w:color w:val="0033CC"/>
                <w:rPrChange w:id="15514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5515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color w:val="0033CC"/>
                <w:rPrChange w:id="15516" w:author="Chen, Ivy (陳素貞 IEC1)" w:date="2015-01-12T13:45:00Z">
                  <w:rPr>
                    <w:rFonts w:hint="eastAsia"/>
                    <w:b/>
                    <w:color w:val="0033CC"/>
                    <w:u w:val="single"/>
                  </w:rPr>
                </w:rPrChange>
              </w:rPr>
              <w:t>默認</w:t>
            </w:r>
          </w:p>
        </w:tc>
        <w:tc>
          <w:tcPr>
            <w:tcW w:w="680" w:type="dxa"/>
            <w:shd w:val="clear" w:color="auto" w:fill="CCCCCC"/>
          </w:tcPr>
          <w:p w:rsidR="003B389F" w:rsidRPr="002F02C9" w:rsidRDefault="00152C15">
            <w:pPr>
              <w:rPr>
                <w:color w:val="0033CC"/>
                <w:rPrChange w:id="15517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5518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color w:val="0033CC"/>
                <w:rPrChange w:id="15519" w:author="Chen, Ivy (陳素貞 IEC1)" w:date="2015-01-12T13:45:00Z">
                  <w:rPr>
                    <w:rFonts w:hint="eastAsia"/>
                    <w:b/>
                    <w:color w:val="0033CC"/>
                    <w:u w:val="single"/>
                  </w:rPr>
                </w:rPrChange>
              </w:rPr>
              <w:t>必填</w:t>
            </w:r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color w:val="0033CC"/>
                <w:rPrChange w:id="15520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5521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color w:val="0033CC"/>
                <w:rPrChange w:id="15522" w:author="Chen, Ivy (陳素貞 IEC1)" w:date="2015-01-12T13:45:00Z">
                  <w:rPr>
                    <w:rFonts w:hint="eastAsia"/>
                    <w:b/>
                    <w:color w:val="0033CC"/>
                    <w:u w:val="single"/>
                  </w:rPr>
                </w:rPrChange>
              </w:rPr>
              <w:t>事件</w:t>
            </w:r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color w:val="0033CC"/>
                <w:rPrChange w:id="15523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5524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r w:rsidRPr="002F02C9">
              <w:rPr>
                <w:rFonts w:hint="eastAsia"/>
                <w:color w:val="0033CC"/>
                <w:rPrChange w:id="15525" w:author="Chen, Ivy (陳素貞 IEC1)" w:date="2015-01-12T13:45:00Z">
                  <w:rPr>
                    <w:rFonts w:hint="eastAsia"/>
                    <w:b/>
                    <w:color w:val="0033CC"/>
                    <w:u w:val="single"/>
                  </w:rPr>
                </w:rPrChange>
              </w:rPr>
              <w:t>備注</w:t>
            </w:r>
          </w:p>
        </w:tc>
      </w:tr>
      <w:tr w:rsidR="00552382" w:rsidRPr="002F02C9" w:rsidTr="00552382">
        <w:tc>
          <w:tcPr>
            <w:tcW w:w="445" w:type="dxa"/>
          </w:tcPr>
          <w:p w:rsidR="003B389F" w:rsidRPr="002F02C9" w:rsidRDefault="00152C15">
            <w:pPr>
              <w:rPr>
                <w:color w:val="0033CC"/>
                <w:rPrChange w:id="15526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5527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color w:val="0033CC"/>
                <w:rPrChange w:id="15528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sz w:val="24"/>
                    <w:szCs w:val="26"/>
                    <w:u w:val="single"/>
                  </w:rPr>
                </w:rPrChange>
              </w:rPr>
              <w:t>1</w:t>
            </w:r>
          </w:p>
        </w:tc>
        <w:tc>
          <w:tcPr>
            <w:tcW w:w="1310" w:type="dxa"/>
          </w:tcPr>
          <w:p w:rsidR="003B389F" w:rsidRPr="002F02C9" w:rsidRDefault="00152C15">
            <w:pPr>
              <w:rPr>
                <w:color w:val="0033CC"/>
                <w:rPrChange w:id="15529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5530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color w:val="0033CC"/>
                <w:rPrChange w:id="15531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sz w:val="24"/>
                    <w:szCs w:val="26"/>
                    <w:u w:val="single"/>
                  </w:rPr>
                </w:rPrChange>
              </w:rPr>
              <w:t>Type</w:t>
            </w:r>
          </w:p>
        </w:tc>
        <w:tc>
          <w:tcPr>
            <w:tcW w:w="916" w:type="dxa"/>
          </w:tcPr>
          <w:p w:rsidR="003B389F" w:rsidRPr="002F02C9" w:rsidRDefault="00152C15">
            <w:pPr>
              <w:rPr>
                <w:color w:val="0033CC"/>
                <w:rPrChange w:id="15532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5533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color w:val="0033CC"/>
                <w:rPrChange w:id="15534" w:author="Chen, Ivy (陳素貞 IEC1)" w:date="2015-01-12T13:45:00Z">
                  <w:rPr>
                    <w:rFonts w:ascii="SimSun" w:hAnsi="SimSun" w:cs="Arial"/>
                    <w:b/>
                    <w:bCs/>
                    <w:color w:val="0033CC"/>
                    <w:sz w:val="24"/>
                    <w:szCs w:val="26"/>
                    <w:u w:val="single"/>
                  </w:rPr>
                </w:rPrChange>
              </w:rPr>
              <w:t>DropDownList</w:t>
            </w:r>
          </w:p>
        </w:tc>
        <w:tc>
          <w:tcPr>
            <w:tcW w:w="677" w:type="dxa"/>
          </w:tcPr>
          <w:p w:rsidR="00552382" w:rsidRPr="002F02C9" w:rsidRDefault="00552382" w:rsidP="00552382">
            <w:pPr>
              <w:rPr>
                <w:color w:val="0033CC"/>
                <w:rPrChange w:id="15535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152C15" w:rsidRPr="002F02C9" w:rsidRDefault="00152C15" w:rsidP="00152C15">
            <w:pPr>
              <w:rPr>
                <w:color w:val="0033CC"/>
                <w:rPrChange w:id="15536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5537" w:author="Chen, Ivy (陳素貞 IEC1)" w:date="2014-02-07T15:59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rFonts w:hint="eastAsia"/>
                <w:color w:val="0033CC"/>
                <w:rPrChange w:id="15538" w:author="Chen, Ivy (陳素貞 IEC1)" w:date="2015-01-12T13:45:00Z">
                  <w:rPr>
                    <w:rFonts w:ascii="SimSun" w:hAnsi="SimSun" w:cs="Arial" w:hint="eastAsia"/>
                    <w:b/>
                    <w:bCs/>
                    <w:color w:val="0033CC"/>
                    <w:sz w:val="24"/>
                    <w:szCs w:val="26"/>
                    <w:u w:val="single"/>
                  </w:rPr>
                </w:rPrChange>
              </w:rPr>
              <w:t>非空第一码</w:t>
            </w:r>
          </w:p>
        </w:tc>
        <w:tc>
          <w:tcPr>
            <w:tcW w:w="680" w:type="dxa"/>
          </w:tcPr>
          <w:p w:rsidR="00552382" w:rsidRPr="002F02C9" w:rsidRDefault="00552382" w:rsidP="00552382">
            <w:pPr>
              <w:rPr>
                <w:color w:val="0033CC"/>
                <w:rPrChange w:id="15539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152C15" w:rsidRPr="002F02C9" w:rsidRDefault="00152C15" w:rsidP="00152C15">
            <w:pPr>
              <w:rPr>
                <w:color w:val="0033CC"/>
                <w:rPrChange w:id="15540" w:author="Chen, Ivy (陳素貞 IEC1)" w:date="2015-01-12T13:45:00Z">
                  <w:rPr>
                    <w:rFonts w:ascii="Tahoma" w:hAnsi="Tahoma" w:cs="Arial"/>
                    <w:b/>
                    <w:bCs/>
                    <w:color w:val="0033CC"/>
                    <w:kern w:val="32"/>
                    <w:sz w:val="18"/>
                    <w:szCs w:val="32"/>
                  </w:rPr>
                </w:rPrChange>
              </w:rPr>
              <w:pPrChange w:id="15541" w:author="Chen, Ivy (陳素貞 IEC1)" w:date="2014-02-07T15:59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color w:val="0033CC"/>
                <w:rPrChange w:id="15542" w:author="Chen, Ivy (陳素貞 IEC1)" w:date="2015-01-12T13:45:00Z">
                  <w:rPr>
                    <w:rFonts w:ascii="Tahoma" w:hAnsi="Tahoma" w:cs="Arial"/>
                    <w:b/>
                    <w:bCs/>
                    <w:color w:val="0033CC"/>
                    <w:sz w:val="18"/>
                    <w:szCs w:val="26"/>
                    <w:u w:val="single"/>
                  </w:rPr>
                </w:rPrChange>
              </w:rPr>
              <w:t>OnLoad</w:t>
            </w:r>
            <w:r w:rsidRPr="002F02C9">
              <w:rPr>
                <w:rFonts w:hint="eastAsia"/>
                <w:color w:val="0033CC"/>
                <w:rPrChange w:id="15543" w:author="Chen, Ivy (陳素貞 IEC1)" w:date="2015-01-12T13:45:00Z">
                  <w:rPr>
                    <w:rFonts w:ascii="Tahoma" w:hAnsi="Tahoma" w:cs="Arial" w:hint="eastAsia"/>
                    <w:b/>
                    <w:bCs/>
                    <w:color w:val="0033CC"/>
                    <w:sz w:val="18"/>
                    <w:szCs w:val="26"/>
                    <w:u w:val="single"/>
                  </w:rPr>
                </w:rPrChange>
              </w:rPr>
              <w:t>：</w:t>
            </w:r>
          </w:p>
          <w:p w:rsidR="00152C15" w:rsidRPr="002F02C9" w:rsidRDefault="00152C15" w:rsidP="00152C15">
            <w:pPr>
              <w:rPr>
                <w:ins w:id="15544" w:author="IEC960923" w:date="2013-05-06T10:50:00Z"/>
                <w:color w:val="0033CC"/>
                <w:rPrChange w:id="15545" w:author="Chen, Ivy (陳素貞 IEC1)" w:date="2015-01-12T13:45:00Z">
                  <w:rPr>
                    <w:ins w:id="15546" w:author="IEC960923" w:date="2013-05-06T10:50:00Z"/>
                    <w:rFonts w:ascii="Tahoma" w:eastAsiaTheme="minorEastAsia" w:hAnsi="Tahoma" w:cs="Arial"/>
                    <w:b/>
                    <w:bCs/>
                    <w:color w:val="0033CC"/>
                    <w:kern w:val="32"/>
                    <w:sz w:val="18"/>
                    <w:szCs w:val="32"/>
                    <w:lang w:eastAsia="zh-TW"/>
                  </w:rPr>
                </w:rPrChange>
              </w:rPr>
              <w:pPrChange w:id="15547" w:author="Chen, Ivy (陳素貞 IEC1)" w:date="2014-02-07T15:59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color w:val="0033CC"/>
                <w:rPrChange w:id="15548" w:author="Chen, Ivy (陳素貞 IEC1)" w:date="2015-01-12T13:45:00Z">
                  <w:rPr>
                    <w:rFonts w:ascii="Tahoma" w:hAnsi="Tahoma" w:cs="Arial"/>
                    <w:b/>
                    <w:bCs/>
                    <w:color w:val="0033CC"/>
                    <w:sz w:val="18"/>
                    <w:szCs w:val="26"/>
                    <w:u w:val="single"/>
                  </w:rPr>
                </w:rPrChange>
              </w:rPr>
              <w:t xml:space="preserve">Select distinct </w:t>
            </w:r>
            <w:del w:id="15549" w:author="IEC960923" w:date="2013-09-10T11:02:00Z">
              <w:r w:rsidRPr="002F02C9">
                <w:rPr>
                  <w:color w:val="0033CC"/>
                  <w:rPrChange w:id="15550" w:author="Chen, Ivy (陳素貞 IEC1)" w:date="2015-01-12T13:45:00Z">
                    <w:rPr>
                      <w:rFonts w:ascii="Tahoma" w:hAnsi="Tahoma" w:cs="Arial"/>
                      <w:b/>
                      <w:bCs/>
                      <w:color w:val="0033CC"/>
                      <w:sz w:val="18"/>
                      <w:szCs w:val="26"/>
                      <w:u w:val="single"/>
                    </w:rPr>
                  </w:rPrChange>
                </w:rPr>
                <w:delText xml:space="preserve">Type </w:delText>
              </w:r>
            </w:del>
            <w:ins w:id="15551" w:author="IEC960923" w:date="2013-05-06T10:50:00Z">
              <w:r w:rsidRPr="002F02C9">
                <w:rPr>
                  <w:color w:val="0033CC"/>
                  <w:rPrChange w:id="15552" w:author="Chen, Ivy (陳素貞 IEC1)" w:date="2015-01-12T13:45:00Z">
                    <w:rPr>
                      <w:rFonts w:ascii="Tahoma" w:eastAsiaTheme="minorEastAsia" w:hAnsi="Tahoma" w:cs="Arial"/>
                      <w:b/>
                      <w:bCs/>
                      <w:color w:val="0033CC"/>
                      <w:sz w:val="18"/>
                      <w:szCs w:val="26"/>
                      <w:u w:val="single"/>
                      <w:lang w:eastAsia="zh-TW"/>
                    </w:rPr>
                  </w:rPrChange>
                </w:rPr>
                <w:t xml:space="preserve">Value </w:t>
              </w:r>
            </w:ins>
          </w:p>
          <w:p w:rsidR="00152C15" w:rsidRPr="002F02C9" w:rsidRDefault="00152C15" w:rsidP="00152C15">
            <w:pPr>
              <w:rPr>
                <w:ins w:id="15553" w:author="IEC960923" w:date="2013-05-06T10:50:00Z"/>
                <w:color w:val="0033CC"/>
                <w:rPrChange w:id="15554" w:author="Chen, Ivy (陳素貞 IEC1)" w:date="2015-01-12T13:45:00Z">
                  <w:rPr>
                    <w:ins w:id="15555" w:author="IEC960923" w:date="2013-05-06T10:50:00Z"/>
                    <w:rFonts w:ascii="Tahoma" w:eastAsiaTheme="minorEastAsia" w:hAnsi="Tahoma" w:cs="Arial"/>
                    <w:b/>
                    <w:bCs/>
                    <w:color w:val="0033CC"/>
                    <w:kern w:val="32"/>
                    <w:sz w:val="18"/>
                    <w:szCs w:val="32"/>
                    <w:lang w:eastAsia="zh-TW"/>
                  </w:rPr>
                </w:rPrChange>
              </w:rPr>
              <w:pPrChange w:id="15556" w:author="Chen, Ivy (陳素貞 IEC1)" w:date="2014-02-07T15:59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r w:rsidRPr="002F02C9">
              <w:rPr>
                <w:color w:val="0033CC"/>
                <w:rPrChange w:id="15557" w:author="Chen, Ivy (陳素貞 IEC1)" w:date="2015-01-12T13:45:00Z">
                  <w:rPr>
                    <w:rFonts w:ascii="Tahoma" w:hAnsi="Tahoma" w:cs="Arial"/>
                    <w:b/>
                    <w:bCs/>
                    <w:color w:val="0033CC"/>
                    <w:sz w:val="18"/>
                    <w:szCs w:val="26"/>
                    <w:u w:val="single"/>
                  </w:rPr>
                </w:rPrChange>
              </w:rPr>
              <w:t>from</w:t>
            </w:r>
            <w:ins w:id="15558" w:author="IEC960923" w:date="2013-05-06T10:50:00Z">
              <w:r w:rsidRPr="002F02C9">
                <w:rPr>
                  <w:color w:val="0033CC"/>
                  <w:rPrChange w:id="15559" w:author="Chen, Ivy (陳素貞 IEC1)" w:date="2015-01-12T13:45:00Z">
                    <w:rPr>
                      <w:rFonts w:ascii="Tahoma" w:eastAsiaTheme="minorEastAsia" w:hAnsi="Tahoma" w:cs="Arial"/>
                      <w:b/>
                      <w:bCs/>
                      <w:color w:val="0033CC"/>
                      <w:sz w:val="18"/>
                      <w:szCs w:val="26"/>
                      <w:u w:val="single"/>
                      <w:lang w:eastAsia="zh-TW"/>
                    </w:rPr>
                  </w:rPrChange>
                </w:rPr>
                <w:t xml:space="preserve"> </w:t>
              </w:r>
            </w:ins>
            <w:r w:rsidRPr="002F02C9">
              <w:rPr>
                <w:color w:val="0033CC"/>
                <w:rPrChange w:id="15560" w:author="Chen, Ivy (陳素貞 IEC1)" w:date="2015-01-12T13:45:00Z">
                  <w:rPr>
                    <w:rFonts w:ascii="Tahoma" w:hAnsi="Tahoma" w:cs="Arial"/>
                    <w:b/>
                    <w:bCs/>
                    <w:color w:val="0033CC"/>
                    <w:sz w:val="18"/>
                    <w:szCs w:val="26"/>
                    <w:u w:val="single"/>
                  </w:rPr>
                </w:rPrChange>
              </w:rPr>
              <w:t xml:space="preserve">ConstValueType </w:t>
            </w:r>
          </w:p>
          <w:p w:rsidR="003A3557" w:rsidRPr="002F02C9" w:rsidRDefault="00152C15" w:rsidP="00552382">
            <w:pPr>
              <w:rPr>
                <w:ins w:id="15561" w:author="IEC960923" w:date="2013-05-06T10:50:00Z"/>
                <w:color w:val="0033CC"/>
                <w:rPrChange w:id="15562" w:author="Chen, Ivy (陳素貞 IEC1)" w:date="2015-01-12T13:45:00Z">
                  <w:rPr>
                    <w:ins w:id="15563" w:author="IEC960923" w:date="2013-05-06T10:50:00Z"/>
                    <w:rFonts w:ascii="Tahoma" w:eastAsiaTheme="minorEastAsia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5564" w:author="IEC960923" w:date="2013-05-06T10:50:00Z">
              <w:r w:rsidRPr="002F02C9">
                <w:rPr>
                  <w:color w:val="0033CC"/>
                  <w:rPrChange w:id="15565" w:author="Chen, Ivy (陳素貞 IEC1)" w:date="2015-01-12T13:45:00Z">
                    <w:rPr>
                      <w:rFonts w:ascii="Tahoma" w:eastAsiaTheme="minorEastAsia" w:hAnsi="Tahoma" w:cs="Arial"/>
                      <w:b/>
                      <w:bCs/>
                      <w:color w:val="0033CC"/>
                      <w:sz w:val="18"/>
                      <w:szCs w:val="26"/>
                      <w:u w:val="single"/>
                      <w:lang w:eastAsia="zh-TW"/>
                    </w:rPr>
                  </w:rPrChange>
                </w:rPr>
                <w:t>Where Type=’SYS’</w:t>
              </w:r>
            </w:ins>
          </w:p>
          <w:p w:rsidR="00552382" w:rsidRPr="002F02C9" w:rsidRDefault="00152C15" w:rsidP="00552382">
            <w:pPr>
              <w:rPr>
                <w:ins w:id="15566" w:author="Chen, Ivy (陳素貞 IEC1)" w:date="2014-02-07T15:59:00Z"/>
                <w:rFonts w:eastAsiaTheme="minorEastAsia"/>
                <w:color w:val="0033CC"/>
                <w:lang w:eastAsia="zh-TW"/>
                <w:rPrChange w:id="15567" w:author="Chen, Ivy (陳素貞 IEC1)" w:date="2015-01-12T13:45:00Z">
                  <w:rPr>
                    <w:ins w:id="15568" w:author="Chen, Ivy (陳素貞 IEC1)" w:date="2014-02-07T15:59:00Z"/>
                    <w:rFonts w:eastAsiaTheme="minorEastAsia"/>
                    <w:color w:val="0033CC"/>
                    <w:lang w:eastAsia="zh-TW"/>
                  </w:rPr>
                </w:rPrChange>
              </w:rPr>
            </w:pPr>
            <w:r w:rsidRPr="002F02C9">
              <w:rPr>
                <w:color w:val="0033CC"/>
                <w:rPrChange w:id="15569" w:author="Chen, Ivy (陳素貞 IEC1)" w:date="2015-01-12T13:45:00Z">
                  <w:rPr>
                    <w:rFonts w:ascii="Tahoma" w:hAnsi="Tahoma" w:cs="Arial"/>
                    <w:b/>
                    <w:bCs/>
                    <w:color w:val="0033CC"/>
                    <w:sz w:val="18"/>
                    <w:szCs w:val="26"/>
                    <w:u w:val="single"/>
                  </w:rPr>
                </w:rPrChange>
              </w:rPr>
              <w:t xml:space="preserve">order by </w:t>
            </w:r>
            <w:del w:id="15570" w:author="IEC960923" w:date="2013-09-10T11:02:00Z">
              <w:r w:rsidRPr="002F02C9">
                <w:rPr>
                  <w:color w:val="0033CC"/>
                  <w:rPrChange w:id="15571" w:author="Chen, Ivy (陳素貞 IEC1)" w:date="2015-01-12T13:45:00Z">
                    <w:rPr>
                      <w:rFonts w:ascii="Tahoma" w:hAnsi="Tahoma" w:cs="Arial"/>
                      <w:b/>
                      <w:bCs/>
                      <w:color w:val="0033CC"/>
                      <w:sz w:val="18"/>
                      <w:szCs w:val="26"/>
                      <w:u w:val="single"/>
                    </w:rPr>
                  </w:rPrChange>
                </w:rPr>
                <w:delText>Type</w:delText>
              </w:r>
            </w:del>
            <w:ins w:id="15572" w:author="IEC960923" w:date="2013-05-06T10:50:00Z">
              <w:r w:rsidRPr="002F02C9">
                <w:rPr>
                  <w:color w:val="0033CC"/>
                  <w:rPrChange w:id="15573" w:author="Chen, Ivy (陳素貞 IEC1)" w:date="2015-01-12T13:45:00Z">
                    <w:rPr>
                      <w:rFonts w:ascii="Tahoma" w:eastAsiaTheme="minorEastAsia" w:hAnsi="Tahoma" w:cs="Arial"/>
                      <w:b/>
                      <w:bCs/>
                      <w:color w:val="0033CC"/>
                      <w:sz w:val="18"/>
                      <w:szCs w:val="26"/>
                      <w:u w:val="single"/>
                      <w:lang w:eastAsia="zh-TW"/>
                    </w:rPr>
                  </w:rPrChange>
                </w:rPr>
                <w:t>Value</w:t>
              </w:r>
            </w:ins>
          </w:p>
          <w:p w:rsidR="009B1394" w:rsidRPr="002F02C9" w:rsidRDefault="009B1394" w:rsidP="00552382">
            <w:pPr>
              <w:rPr>
                <w:rFonts w:eastAsiaTheme="minorEastAsia"/>
                <w:color w:val="0033CC"/>
                <w:lang w:eastAsia="zh-TW"/>
                <w:rPrChange w:id="15574" w:author="Chen, Ivy (陳素貞 IEC1)" w:date="2015-01-12T13:45:00Z">
                  <w:rPr>
                    <w:color w:val="0033CC"/>
                  </w:rPr>
                </w:rPrChange>
              </w:rPr>
            </w:pPr>
          </w:p>
          <w:p w:rsidR="00552382" w:rsidRPr="002F02C9" w:rsidRDefault="00152C15" w:rsidP="00552382">
            <w:pPr>
              <w:rPr>
                <w:color w:val="0033CC"/>
                <w:rPrChange w:id="15575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576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sz w:val="24"/>
                    <w:szCs w:val="26"/>
                    <w:u w:val="single"/>
                  </w:rPr>
                </w:rPrChange>
              </w:rPr>
              <w:t>Onchange</w:t>
            </w:r>
            <w:r w:rsidRPr="002F02C9">
              <w:rPr>
                <w:rFonts w:hint="eastAsia"/>
                <w:color w:val="0033CC"/>
                <w:rPrChange w:id="15577" w:author="Chen, Ivy (陳素貞 IEC1)" w:date="2015-01-12T13:45:00Z">
                  <w:rPr>
                    <w:rFonts w:ascii="Arial" w:hAnsi="Arial" w:cs="Arial" w:hint="eastAsia"/>
                    <w:b/>
                    <w:bCs/>
                    <w:color w:val="0033CC"/>
                    <w:sz w:val="24"/>
                    <w:szCs w:val="26"/>
                    <w:u w:val="single"/>
                  </w:rPr>
                </w:rPrChange>
              </w:rPr>
              <w:t>：</w:t>
            </w:r>
          </w:p>
          <w:p w:rsidR="00552382" w:rsidRPr="002F02C9" w:rsidRDefault="00152C15" w:rsidP="00552382">
            <w:pPr>
              <w:rPr>
                <w:color w:val="0033CC"/>
                <w:rPrChange w:id="15578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rFonts w:hint="eastAsia"/>
                <w:color w:val="0033CC"/>
                <w:rPrChange w:id="15579" w:author="Chen, Ivy (陳素貞 IEC1)" w:date="2015-01-12T13:45:00Z">
                  <w:rPr>
                    <w:rFonts w:ascii="Arial" w:hAnsi="Arial" w:cs="Arial" w:hint="eastAsia"/>
                    <w:b/>
                    <w:bCs/>
                    <w:color w:val="0033CC"/>
                    <w:sz w:val="24"/>
                    <w:szCs w:val="26"/>
                    <w:u w:val="single"/>
                  </w:rPr>
                </w:rPrChange>
              </w:rPr>
              <w:t>重新获取</w:t>
            </w:r>
            <w:r w:rsidRPr="002F02C9">
              <w:rPr>
                <w:color w:val="0033CC"/>
                <w:rPrChange w:id="15580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sz w:val="24"/>
                    <w:szCs w:val="26"/>
                    <w:u w:val="single"/>
                  </w:rPr>
                </w:rPrChange>
              </w:rPr>
              <w:t>List</w:t>
            </w:r>
            <w:r w:rsidRPr="002F02C9">
              <w:rPr>
                <w:rFonts w:hint="eastAsia"/>
                <w:color w:val="0033CC"/>
                <w:rPrChange w:id="15581" w:author="Chen, Ivy (陳素貞 IEC1)" w:date="2015-01-12T13:45:00Z">
                  <w:rPr>
                    <w:rFonts w:ascii="Arial" w:hAnsi="Arial" w:cs="Arial" w:hint="eastAsia"/>
                    <w:b/>
                    <w:bCs/>
                    <w:color w:val="0033CC"/>
                    <w:sz w:val="24"/>
                    <w:szCs w:val="26"/>
                    <w:u w:val="single"/>
                  </w:rPr>
                </w:rPrChange>
              </w:rPr>
              <w:t>数据</w:t>
            </w:r>
          </w:p>
          <w:p w:rsidR="00552382" w:rsidRPr="002F02C9" w:rsidRDefault="00152C15" w:rsidP="00552382">
            <w:pPr>
              <w:rPr>
                <w:color w:val="0033CC"/>
                <w:rPrChange w:id="15582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583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sz w:val="24"/>
                    <w:szCs w:val="26"/>
                    <w:u w:val="single"/>
                  </w:rPr>
                </w:rPrChange>
              </w:rPr>
              <w:t>SELECT   *</w:t>
            </w:r>
          </w:p>
          <w:p w:rsidR="00552382" w:rsidRPr="002F02C9" w:rsidRDefault="00152C15" w:rsidP="00552382">
            <w:pPr>
              <w:rPr>
                <w:color w:val="0033CC"/>
                <w:rPrChange w:id="15584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585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sz w:val="24"/>
                    <w:szCs w:val="26"/>
                    <w:u w:val="single"/>
                  </w:rPr>
                </w:rPrChange>
              </w:rPr>
              <w:t>FROM      ConstValueType</w:t>
            </w:r>
          </w:p>
          <w:p w:rsidR="00552382" w:rsidRPr="002F02C9" w:rsidRDefault="00152C15" w:rsidP="00552382">
            <w:pPr>
              <w:rPr>
                <w:color w:val="0033CC"/>
                <w:rPrChange w:id="15586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587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sz w:val="24"/>
                    <w:szCs w:val="26"/>
                    <w:u w:val="single"/>
                  </w:rPr>
                </w:rPrChange>
              </w:rPr>
              <w:t>Where  Type = '[Type]'</w:t>
            </w:r>
          </w:p>
          <w:p w:rsidR="00552382" w:rsidRPr="002F02C9" w:rsidDel="00B3119A" w:rsidRDefault="00152C15" w:rsidP="00552382">
            <w:pPr>
              <w:rPr>
                <w:del w:id="15588" w:author="IEC960923" w:date="2013-09-10T11:02:00Z"/>
                <w:color w:val="0033CC"/>
                <w:rPrChange w:id="15589" w:author="Chen, Ivy (陳素貞 IEC1)" w:date="2015-01-12T13:45:00Z">
                  <w:rPr>
                    <w:del w:id="15590" w:author="IEC960923" w:date="2013-09-10T11:02:00Z"/>
                    <w:strike/>
                    <w:color w:val="0033CC"/>
                    <w:highlight w:val="yellow"/>
                  </w:rPr>
                </w:rPrChange>
              </w:rPr>
            </w:pPr>
            <w:del w:id="15591" w:author="IEC960923" w:date="2013-09-10T11:02:00Z">
              <w:r w:rsidRPr="002F02C9">
                <w:rPr>
                  <w:color w:val="0033CC"/>
                  <w:rPrChange w:id="15592" w:author="Chen, Ivy (陳素貞 IEC1)" w:date="2015-01-12T13:45:00Z">
                    <w:rPr>
                      <w:rFonts w:ascii="Arial" w:hAnsi="Arial" w:cs="Arial"/>
                      <w:b/>
                      <w:bCs/>
                      <w:strike/>
                      <w:color w:val="0033CC"/>
                      <w:sz w:val="24"/>
                      <w:szCs w:val="26"/>
                      <w:highlight w:val="yellow"/>
                      <w:u w:val="single"/>
                    </w:rPr>
                  </w:rPrChange>
                </w:rPr>
                <w:delText>And Name&lt;&gt;’’</w:delText>
              </w:r>
            </w:del>
          </w:p>
          <w:p w:rsidR="00DD6226" w:rsidRPr="002F02C9" w:rsidRDefault="00152C15" w:rsidP="00552382">
            <w:pPr>
              <w:rPr>
                <w:color w:val="0033CC"/>
                <w:rPrChange w:id="15593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594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sz w:val="24"/>
                    <w:szCs w:val="26"/>
                    <w:highlight w:val="yellow"/>
                    <w:u w:val="single"/>
                  </w:rPr>
                </w:rPrChange>
              </w:rPr>
              <w:t>order by Value</w:t>
            </w:r>
          </w:p>
        </w:tc>
        <w:tc>
          <w:tcPr>
            <w:tcW w:w="2629" w:type="dxa"/>
          </w:tcPr>
          <w:p w:rsidR="00552382" w:rsidRPr="002F02C9" w:rsidRDefault="00552382" w:rsidP="00552382">
            <w:pPr>
              <w:rPr>
                <w:color w:val="0033CC"/>
                <w:rPrChange w:id="15595" w:author="Chen, Ivy (陳素貞 IEC1)" w:date="2015-01-12T13:45:00Z">
                  <w:rPr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</w:tr>
      <w:tr w:rsidR="00552382" w:rsidRPr="002F02C9" w:rsidTr="00552382">
        <w:tc>
          <w:tcPr>
            <w:tcW w:w="445" w:type="dxa"/>
          </w:tcPr>
          <w:p w:rsidR="00552382" w:rsidRPr="002F02C9" w:rsidRDefault="00152C15" w:rsidP="00552382">
            <w:pPr>
              <w:rPr>
                <w:color w:val="0033CC"/>
                <w:rPrChange w:id="15596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597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2</w:t>
            </w:r>
          </w:p>
        </w:tc>
        <w:tc>
          <w:tcPr>
            <w:tcW w:w="1310" w:type="dxa"/>
          </w:tcPr>
          <w:p w:rsidR="00552382" w:rsidRPr="002F02C9" w:rsidRDefault="00152C15" w:rsidP="00552382">
            <w:pPr>
              <w:rPr>
                <w:color w:val="0033CC"/>
                <w:rPrChange w:id="15598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599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sz w:val="24"/>
                    <w:szCs w:val="26"/>
                    <w:highlight w:val="yellow"/>
                    <w:u w:val="single"/>
                  </w:rPr>
                </w:rPrChange>
              </w:rPr>
              <w:t>ConstValueTypeList</w:t>
            </w:r>
          </w:p>
        </w:tc>
        <w:tc>
          <w:tcPr>
            <w:tcW w:w="916" w:type="dxa"/>
          </w:tcPr>
          <w:p w:rsidR="00552382" w:rsidRPr="002F02C9" w:rsidRDefault="00152C15" w:rsidP="00552382">
            <w:pPr>
              <w:rPr>
                <w:rFonts w:ascii="SimSun" w:hAnsi="SimSun"/>
                <w:color w:val="0033CC"/>
                <w:rPrChange w:id="15600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601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Table</w:t>
            </w:r>
          </w:p>
        </w:tc>
        <w:tc>
          <w:tcPr>
            <w:tcW w:w="677" w:type="dxa"/>
          </w:tcPr>
          <w:p w:rsidR="00552382" w:rsidRPr="002F02C9" w:rsidRDefault="00552382" w:rsidP="00552382">
            <w:pPr>
              <w:rPr>
                <w:color w:val="0033CC"/>
                <w:rPrChange w:id="15602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552382" w:rsidRPr="002F02C9" w:rsidRDefault="00552382" w:rsidP="00552382">
            <w:pPr>
              <w:rPr>
                <w:rFonts w:ascii="SimSun" w:hAnsi="SimSun"/>
                <w:color w:val="0033CC"/>
                <w:rPrChange w:id="15603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</w:p>
        </w:tc>
        <w:tc>
          <w:tcPr>
            <w:tcW w:w="680" w:type="dxa"/>
          </w:tcPr>
          <w:p w:rsidR="00552382" w:rsidRPr="002F02C9" w:rsidRDefault="00552382" w:rsidP="00552382">
            <w:pPr>
              <w:rPr>
                <w:color w:val="0033CC"/>
                <w:rPrChange w:id="15604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552382" w:rsidRPr="002F02C9" w:rsidRDefault="00152C15" w:rsidP="00552382">
            <w:pPr>
              <w:rPr>
                <w:color w:val="0033CC"/>
                <w:rPrChange w:id="15605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606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Click</w:t>
            </w:r>
            <w:r w:rsidRPr="002F02C9">
              <w:rPr>
                <w:rFonts w:hint="eastAsia"/>
                <w:color w:val="0033CC"/>
                <w:rPrChange w:id="15607" w:author="Chen, Ivy (陳素貞 IEC1)" w:date="2015-01-12T13:45:00Z">
                  <w:rPr>
                    <w:rFonts w:hint="eastAsia"/>
                    <w:color w:val="0033CC"/>
                    <w:u w:val="single"/>
                  </w:rPr>
                </w:rPrChange>
              </w:rPr>
              <w:t>：原高亮被选的数据行恢复正常显示，被点击的行被高亮选择，下部的</w:t>
            </w:r>
            <w:r w:rsidRPr="002F02C9">
              <w:rPr>
                <w:color w:val="0033CC"/>
                <w:rPrChange w:id="15608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3</w:t>
            </w:r>
            <w:r w:rsidRPr="002F02C9">
              <w:rPr>
                <w:rFonts w:hint="eastAsia"/>
                <w:color w:val="0033CC"/>
                <w:rPrChange w:id="15609" w:author="Chen, Ivy (陳素貞 IEC1)" w:date="2015-01-12T13:45:00Z">
                  <w:rPr>
                    <w:rFonts w:hint="eastAsia"/>
                    <w:color w:val="0033CC"/>
                    <w:u w:val="single"/>
                  </w:rPr>
                </w:rPrChange>
              </w:rPr>
              <w:t>到</w:t>
            </w:r>
            <w:r w:rsidRPr="002F02C9">
              <w:rPr>
                <w:color w:val="0033CC"/>
                <w:rPrChange w:id="15610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5</w:t>
            </w:r>
            <w:r w:rsidRPr="002F02C9">
              <w:rPr>
                <w:rFonts w:hint="eastAsia"/>
                <w:color w:val="0033CC"/>
                <w:rPrChange w:id="15611" w:author="Chen, Ivy (陳素貞 IEC1)" w:date="2015-01-12T13:45:00Z">
                  <w:rPr>
                    <w:rFonts w:hint="eastAsia"/>
                    <w:color w:val="0033CC"/>
                    <w:u w:val="single"/>
                  </w:rPr>
                </w:rPrChange>
              </w:rPr>
              <w:t>号控件中显示被点击数据行的详细资料，</w:t>
            </w:r>
            <w:r w:rsidRPr="002F02C9">
              <w:rPr>
                <w:color w:val="0033CC"/>
                <w:rPrChange w:id="15612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Enable Delete</w:t>
            </w:r>
            <w:r w:rsidRPr="002F02C9">
              <w:rPr>
                <w:rFonts w:hint="eastAsia"/>
                <w:color w:val="0033CC"/>
                <w:rPrChange w:id="15613" w:author="Chen, Ivy (陳素貞 IEC1)" w:date="2015-01-12T13:45:00Z">
                  <w:rPr>
                    <w:rFonts w:hint="eastAsia"/>
                    <w:color w:val="0033CC"/>
                    <w:u w:val="single"/>
                  </w:rPr>
                </w:rPrChange>
              </w:rPr>
              <w:t>按钮。若被点击行为空行，则</w:t>
            </w:r>
            <w:r w:rsidRPr="002F02C9">
              <w:rPr>
                <w:color w:val="0033CC"/>
                <w:rPrChange w:id="15614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Disable Delete</w:t>
            </w:r>
            <w:r w:rsidRPr="002F02C9">
              <w:rPr>
                <w:rFonts w:hint="eastAsia"/>
                <w:color w:val="0033CC"/>
                <w:rPrChange w:id="15615" w:author="Chen, Ivy (陳素貞 IEC1)" w:date="2015-01-12T13:45:00Z">
                  <w:rPr>
                    <w:rFonts w:hint="eastAsia"/>
                    <w:color w:val="0033CC"/>
                    <w:u w:val="single"/>
                  </w:rPr>
                </w:rPrChange>
              </w:rPr>
              <w:t>按钮。</w:t>
            </w:r>
          </w:p>
        </w:tc>
        <w:tc>
          <w:tcPr>
            <w:tcW w:w="2629" w:type="dxa"/>
          </w:tcPr>
          <w:p w:rsidR="00552382" w:rsidRPr="002F02C9" w:rsidRDefault="00552382" w:rsidP="00552382">
            <w:pPr>
              <w:rPr>
                <w:rFonts w:ascii="Tahoma" w:hAnsi="Tahoma"/>
                <w:color w:val="0033CC"/>
                <w:sz w:val="18"/>
                <w:rPrChange w:id="15616" w:author="Chen, Ivy (陳素貞 IEC1)" w:date="2015-01-12T13:45:00Z">
                  <w:rPr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</w:tr>
      <w:tr w:rsidR="00552382" w:rsidRPr="002F02C9" w:rsidDel="00B3119A" w:rsidTr="00552382">
        <w:trPr>
          <w:del w:id="15617" w:author="IEC960923" w:date="2013-09-10T11:02:00Z"/>
        </w:trPr>
        <w:tc>
          <w:tcPr>
            <w:tcW w:w="445" w:type="dxa"/>
          </w:tcPr>
          <w:p w:rsidR="00552382" w:rsidRPr="002F02C9" w:rsidDel="00B3119A" w:rsidRDefault="00152C15" w:rsidP="00552382">
            <w:pPr>
              <w:rPr>
                <w:del w:id="15618" w:author="IEC960923" w:date="2013-09-10T11:02:00Z"/>
                <w:strike/>
                <w:color w:val="0033CC"/>
                <w:rPrChange w:id="15619" w:author="Chen, Ivy (陳素貞 IEC1)" w:date="2015-01-12T13:45:00Z">
                  <w:rPr>
                    <w:del w:id="15620" w:author="IEC960923" w:date="2013-09-10T11:02:00Z"/>
                    <w:strike/>
                    <w:color w:val="0033CC"/>
                    <w:highlight w:val="yellow"/>
                  </w:rPr>
                </w:rPrChange>
              </w:rPr>
            </w:pPr>
            <w:del w:id="15621" w:author="IEC960923" w:date="2013-09-10T11:02:00Z">
              <w:r w:rsidRPr="002F02C9">
                <w:rPr>
                  <w:strike/>
                  <w:color w:val="0033CC"/>
                  <w:rPrChange w:id="15622" w:author="Chen, Ivy (陳素貞 IEC1)" w:date="2015-01-12T13:45:00Z">
                    <w:rPr>
                      <w:rFonts w:ascii="Arial" w:hAnsi="Arial" w:cs="Arial"/>
                      <w:b/>
                      <w:bCs/>
                      <w:strike/>
                      <w:color w:val="0033CC"/>
                      <w:sz w:val="24"/>
                      <w:szCs w:val="26"/>
                      <w:highlight w:val="yellow"/>
                      <w:u w:val="single"/>
                    </w:rPr>
                  </w:rPrChange>
                </w:rPr>
                <w:delText>3</w:delText>
              </w:r>
            </w:del>
          </w:p>
        </w:tc>
        <w:tc>
          <w:tcPr>
            <w:tcW w:w="1310" w:type="dxa"/>
          </w:tcPr>
          <w:p w:rsidR="00552382" w:rsidRPr="002F02C9" w:rsidDel="00B3119A" w:rsidRDefault="00152C15" w:rsidP="00552382">
            <w:pPr>
              <w:rPr>
                <w:del w:id="15623" w:author="IEC960923" w:date="2013-09-10T11:02:00Z"/>
                <w:strike/>
                <w:color w:val="0033CC"/>
                <w:rPrChange w:id="15624" w:author="Chen, Ivy (陳素貞 IEC1)" w:date="2015-01-12T13:45:00Z">
                  <w:rPr>
                    <w:del w:id="15625" w:author="IEC960923" w:date="2013-09-10T11:02:00Z"/>
                    <w:strike/>
                    <w:color w:val="0033CC"/>
                    <w:highlight w:val="yellow"/>
                  </w:rPr>
                </w:rPrChange>
              </w:rPr>
            </w:pPr>
            <w:del w:id="15626" w:author="IEC960923" w:date="2013-09-10T11:02:00Z">
              <w:r w:rsidRPr="002F02C9">
                <w:rPr>
                  <w:strike/>
                  <w:color w:val="0033CC"/>
                  <w:rPrChange w:id="15627" w:author="Chen, Ivy (陳素貞 IEC1)" w:date="2015-01-12T13:45:00Z">
                    <w:rPr>
                      <w:rFonts w:ascii="Arial" w:hAnsi="Arial" w:cs="Arial"/>
                      <w:b/>
                      <w:bCs/>
                      <w:strike/>
                      <w:color w:val="0033CC"/>
                      <w:sz w:val="24"/>
                      <w:szCs w:val="26"/>
                      <w:highlight w:val="yellow"/>
                      <w:u w:val="single"/>
                    </w:rPr>
                  </w:rPrChange>
                </w:rPr>
                <w:delText>Name</w:delText>
              </w:r>
            </w:del>
          </w:p>
        </w:tc>
        <w:tc>
          <w:tcPr>
            <w:tcW w:w="916" w:type="dxa"/>
          </w:tcPr>
          <w:p w:rsidR="00552382" w:rsidRPr="002F02C9" w:rsidDel="00B3119A" w:rsidRDefault="00152C15" w:rsidP="00552382">
            <w:pPr>
              <w:rPr>
                <w:del w:id="15628" w:author="IEC960923" w:date="2013-09-10T11:02:00Z"/>
                <w:rFonts w:ascii="SimSun" w:hAnsi="SimSun"/>
                <w:strike/>
                <w:color w:val="0033CC"/>
                <w:rPrChange w:id="15629" w:author="Chen, Ivy (陳素貞 IEC1)" w:date="2015-01-12T13:45:00Z">
                  <w:rPr>
                    <w:del w:id="15630" w:author="IEC960923" w:date="2013-09-10T11:02:00Z"/>
                    <w:rFonts w:ascii="SimSun" w:hAnsi="SimSun"/>
                    <w:strike/>
                    <w:color w:val="0033CC"/>
                    <w:highlight w:val="yellow"/>
                  </w:rPr>
                </w:rPrChange>
              </w:rPr>
            </w:pPr>
            <w:del w:id="15631" w:author="IEC960923" w:date="2013-09-10T11:02:00Z">
              <w:r w:rsidRPr="002F02C9">
                <w:rPr>
                  <w:rFonts w:ascii="SimSun" w:hAnsi="SimSun"/>
                  <w:strike/>
                  <w:color w:val="0033CC"/>
                  <w:rPrChange w:id="15632" w:author="Chen, Ivy (陳素貞 IEC1)" w:date="2015-01-12T13:45:00Z">
                    <w:rPr>
                      <w:rFonts w:ascii="SimSun" w:hAnsi="SimSun" w:cs="Arial"/>
                      <w:b/>
                      <w:bCs/>
                      <w:strike/>
                      <w:color w:val="0033CC"/>
                      <w:sz w:val="24"/>
                      <w:szCs w:val="26"/>
                      <w:highlight w:val="yellow"/>
                      <w:u w:val="single"/>
                    </w:rPr>
                  </w:rPrChange>
                </w:rPr>
                <w:delText>TextBox</w:delText>
              </w:r>
            </w:del>
          </w:p>
        </w:tc>
        <w:tc>
          <w:tcPr>
            <w:tcW w:w="677" w:type="dxa"/>
          </w:tcPr>
          <w:p w:rsidR="00552382" w:rsidRPr="002F02C9" w:rsidDel="00B3119A" w:rsidRDefault="00552382" w:rsidP="00552382">
            <w:pPr>
              <w:rPr>
                <w:del w:id="15633" w:author="IEC960923" w:date="2013-09-10T11:02:00Z"/>
                <w:strike/>
                <w:color w:val="0033CC"/>
                <w:rPrChange w:id="15634" w:author="Chen, Ivy (陳素貞 IEC1)" w:date="2015-01-12T13:45:00Z">
                  <w:rPr>
                    <w:del w:id="15635" w:author="IEC960923" w:date="2013-09-10T11:02:00Z"/>
                    <w:strike/>
                    <w:color w:val="0033CC"/>
                    <w:highlight w:val="yellow"/>
                  </w:rPr>
                </w:rPrChange>
              </w:rPr>
            </w:pPr>
          </w:p>
        </w:tc>
        <w:tc>
          <w:tcPr>
            <w:tcW w:w="1432" w:type="dxa"/>
          </w:tcPr>
          <w:p w:rsidR="00552382" w:rsidRPr="002F02C9" w:rsidDel="00B3119A" w:rsidRDefault="00152C15" w:rsidP="00552382">
            <w:pPr>
              <w:rPr>
                <w:del w:id="15636" w:author="IEC960923" w:date="2013-09-10T11:02:00Z"/>
                <w:rFonts w:ascii="SimSun" w:hAnsi="SimSun"/>
                <w:strike/>
                <w:color w:val="0033CC"/>
                <w:rPrChange w:id="15637" w:author="Chen, Ivy (陳素貞 IEC1)" w:date="2015-01-12T13:45:00Z">
                  <w:rPr>
                    <w:del w:id="15638" w:author="IEC960923" w:date="2013-09-10T11:02:00Z"/>
                    <w:rFonts w:ascii="SimSun" w:hAnsi="SimSun"/>
                    <w:strike/>
                    <w:color w:val="0033CC"/>
                    <w:highlight w:val="yellow"/>
                  </w:rPr>
                </w:rPrChange>
              </w:rPr>
            </w:pPr>
            <w:del w:id="15639" w:author="IEC960923" w:date="2013-09-10T11:02:00Z">
              <w:r w:rsidRPr="002F02C9">
                <w:rPr>
                  <w:rFonts w:ascii="SimSun" w:hAnsi="SimSun" w:hint="eastAsia"/>
                  <w:strike/>
                  <w:color w:val="0033CC"/>
                  <w:rPrChange w:id="15640" w:author="Chen, Ivy (陳素貞 IEC1)" w:date="2015-01-12T13:45:00Z">
                    <w:rPr>
                      <w:rFonts w:ascii="SimSun" w:hAnsi="SimSun" w:cs="Arial" w:hint="eastAsia"/>
                      <w:b/>
                      <w:bCs/>
                      <w:strike/>
                      <w:color w:val="0033CC"/>
                      <w:sz w:val="24"/>
                      <w:szCs w:val="26"/>
                      <w:highlight w:val="yellow"/>
                      <w:u w:val="single"/>
                    </w:rPr>
                  </w:rPrChange>
                </w:rPr>
                <w:delText>空</w:delText>
              </w:r>
            </w:del>
          </w:p>
        </w:tc>
        <w:tc>
          <w:tcPr>
            <w:tcW w:w="680" w:type="dxa"/>
          </w:tcPr>
          <w:p w:rsidR="00552382" w:rsidRPr="002F02C9" w:rsidDel="00B3119A" w:rsidRDefault="00152C15" w:rsidP="00552382">
            <w:pPr>
              <w:rPr>
                <w:del w:id="15641" w:author="IEC960923" w:date="2013-09-10T11:02:00Z"/>
                <w:strike/>
                <w:color w:val="0033CC"/>
                <w:rPrChange w:id="15642" w:author="Chen, Ivy (陳素貞 IEC1)" w:date="2015-01-12T13:45:00Z">
                  <w:rPr>
                    <w:del w:id="15643" w:author="IEC960923" w:date="2013-09-10T11:02:00Z"/>
                    <w:strike/>
                    <w:color w:val="0033CC"/>
                    <w:highlight w:val="yellow"/>
                  </w:rPr>
                </w:rPrChange>
              </w:rPr>
            </w:pPr>
            <w:del w:id="15644" w:author="IEC960923" w:date="2013-09-10T11:02:00Z">
              <w:r w:rsidRPr="002F02C9">
                <w:rPr>
                  <w:rFonts w:hint="eastAsia"/>
                  <w:strike/>
                  <w:color w:val="0033CC"/>
                  <w:rPrChange w:id="15645" w:author="Chen, Ivy (陳素貞 IEC1)" w:date="2015-01-12T13:45:00Z">
                    <w:rPr>
                      <w:rFonts w:ascii="Arial" w:hAnsi="Arial" w:cs="Arial" w:hint="eastAsia"/>
                      <w:b/>
                      <w:bCs/>
                      <w:strike/>
                      <w:color w:val="0033CC"/>
                      <w:sz w:val="24"/>
                      <w:szCs w:val="26"/>
                      <w:highlight w:val="yellow"/>
                      <w:u w:val="single"/>
                    </w:rPr>
                  </w:rPrChange>
                </w:rPr>
                <w:delText>是</w:delText>
              </w:r>
            </w:del>
          </w:p>
        </w:tc>
        <w:tc>
          <w:tcPr>
            <w:tcW w:w="2728" w:type="dxa"/>
          </w:tcPr>
          <w:p w:rsidR="00552382" w:rsidRPr="002F02C9" w:rsidDel="00B3119A" w:rsidRDefault="00552382" w:rsidP="00552382">
            <w:pPr>
              <w:rPr>
                <w:del w:id="15646" w:author="IEC960923" w:date="2013-09-10T11:02:00Z"/>
                <w:strike/>
                <w:color w:val="0033CC"/>
                <w:rPrChange w:id="15647" w:author="Chen, Ivy (陳素貞 IEC1)" w:date="2015-01-12T13:45:00Z">
                  <w:rPr>
                    <w:del w:id="15648" w:author="IEC960923" w:date="2013-09-10T11:02:00Z"/>
                    <w:strike/>
                    <w:color w:val="0033CC"/>
                    <w:highlight w:val="yellow"/>
                  </w:rPr>
                </w:rPrChange>
              </w:rPr>
            </w:pPr>
          </w:p>
        </w:tc>
        <w:tc>
          <w:tcPr>
            <w:tcW w:w="2629" w:type="dxa"/>
          </w:tcPr>
          <w:p w:rsidR="00552382" w:rsidRPr="002F02C9" w:rsidDel="00B3119A" w:rsidRDefault="00152C15" w:rsidP="00552382">
            <w:pPr>
              <w:rPr>
                <w:del w:id="15649" w:author="IEC960923" w:date="2013-09-10T11:02:00Z"/>
                <w:rFonts w:ascii="Tahoma" w:hAnsi="Tahoma"/>
                <w:strike/>
                <w:color w:val="0033CC"/>
                <w:sz w:val="18"/>
                <w:rPrChange w:id="15650" w:author="Chen, Ivy (陳素貞 IEC1)" w:date="2015-01-12T13:45:00Z">
                  <w:rPr>
                    <w:del w:id="15651" w:author="IEC960923" w:date="2013-09-10T11:02:00Z"/>
                    <w:rFonts w:ascii="Tahoma" w:hAnsi="Tahoma"/>
                    <w:strike/>
                    <w:color w:val="0033CC"/>
                    <w:sz w:val="18"/>
                    <w:highlight w:val="yellow"/>
                  </w:rPr>
                </w:rPrChange>
              </w:rPr>
            </w:pPr>
            <w:del w:id="15652" w:author="IEC960923" w:date="2013-09-10T11:02:00Z">
              <w:r w:rsidRPr="002F02C9">
                <w:rPr>
                  <w:rFonts w:ascii="Tahoma" w:hAnsi="Tahoma" w:hint="eastAsia"/>
                  <w:strike/>
                  <w:color w:val="0033CC"/>
                  <w:sz w:val="18"/>
                  <w:rPrChange w:id="15653" w:author="Chen, Ivy (陳素貞 IEC1)" w:date="2015-01-12T13:45:00Z">
                    <w:rPr>
                      <w:rFonts w:ascii="Tahoma" w:hAnsi="Tahoma" w:cs="Arial" w:hint="eastAsia"/>
                      <w:b/>
                      <w:bCs/>
                      <w:strike/>
                      <w:color w:val="0033CC"/>
                      <w:sz w:val="18"/>
                      <w:szCs w:val="26"/>
                      <w:highlight w:val="yellow"/>
                      <w:u w:val="single"/>
                    </w:rPr>
                  </w:rPrChange>
                </w:rPr>
                <w:delText>根据数据库长度限制</w:delText>
              </w:r>
            </w:del>
          </w:p>
        </w:tc>
      </w:tr>
      <w:tr w:rsidR="00552382" w:rsidRPr="002F02C9" w:rsidTr="00552382">
        <w:tc>
          <w:tcPr>
            <w:tcW w:w="445" w:type="dxa"/>
          </w:tcPr>
          <w:p w:rsidR="00552382" w:rsidRPr="002F02C9" w:rsidRDefault="00152C15" w:rsidP="00552382">
            <w:pPr>
              <w:rPr>
                <w:color w:val="0033CC"/>
                <w:rPrChange w:id="15654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655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3</w:t>
            </w:r>
          </w:p>
        </w:tc>
        <w:tc>
          <w:tcPr>
            <w:tcW w:w="1310" w:type="dxa"/>
          </w:tcPr>
          <w:p w:rsidR="00552382" w:rsidRPr="002F02C9" w:rsidRDefault="00152C15" w:rsidP="00552382">
            <w:pPr>
              <w:rPr>
                <w:color w:val="0033CC"/>
                <w:rPrChange w:id="15656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657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Value</w:t>
            </w:r>
          </w:p>
        </w:tc>
        <w:tc>
          <w:tcPr>
            <w:tcW w:w="916" w:type="dxa"/>
          </w:tcPr>
          <w:p w:rsidR="00552382" w:rsidRPr="002F02C9" w:rsidRDefault="00152C15" w:rsidP="00552382">
            <w:pPr>
              <w:rPr>
                <w:rFonts w:ascii="SimSun" w:hAnsi="SimSun"/>
                <w:color w:val="0033CC"/>
                <w:rPrChange w:id="15658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659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TextBox</w:t>
            </w:r>
          </w:p>
        </w:tc>
        <w:tc>
          <w:tcPr>
            <w:tcW w:w="677" w:type="dxa"/>
          </w:tcPr>
          <w:p w:rsidR="00552382" w:rsidRPr="002F02C9" w:rsidRDefault="00552382" w:rsidP="00552382">
            <w:pPr>
              <w:rPr>
                <w:color w:val="0033CC"/>
                <w:rPrChange w:id="15660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552382" w:rsidRPr="002F02C9" w:rsidRDefault="00152C15" w:rsidP="00552382">
            <w:pPr>
              <w:rPr>
                <w:rFonts w:ascii="SimSun" w:hAnsi="SimSun"/>
                <w:color w:val="0033CC"/>
                <w:rPrChange w:id="15661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 w:hint="eastAsia"/>
                <w:color w:val="0033CC"/>
                <w:rPrChange w:id="15662" w:author="Chen, Ivy (陳素貞 IEC1)" w:date="2015-01-12T13:45:00Z">
                  <w:rPr>
                    <w:rFonts w:ascii="SimSun" w:hAnsi="SimSun" w:hint="eastAsia"/>
                    <w:color w:val="0033CC"/>
                    <w:u w:val="single"/>
                  </w:rPr>
                </w:rPrChange>
              </w:rPr>
              <w:t>空</w:t>
            </w:r>
          </w:p>
        </w:tc>
        <w:tc>
          <w:tcPr>
            <w:tcW w:w="680" w:type="dxa"/>
          </w:tcPr>
          <w:p w:rsidR="00552382" w:rsidRPr="002F02C9" w:rsidRDefault="00152C15" w:rsidP="00552382">
            <w:pPr>
              <w:rPr>
                <w:color w:val="0033CC"/>
                <w:rPrChange w:id="15663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rFonts w:hint="eastAsia"/>
                <w:color w:val="0033CC"/>
                <w:rPrChange w:id="15664" w:author="Chen, Ivy (陳素貞 IEC1)" w:date="2015-01-12T13:45:00Z">
                  <w:rPr>
                    <w:rFonts w:hint="eastAsia"/>
                    <w:color w:val="0033CC"/>
                    <w:u w:val="single"/>
                  </w:rPr>
                </w:rPrChange>
              </w:rPr>
              <w:t>是</w:t>
            </w:r>
          </w:p>
        </w:tc>
        <w:tc>
          <w:tcPr>
            <w:tcW w:w="2728" w:type="dxa"/>
          </w:tcPr>
          <w:p w:rsidR="00552382" w:rsidRPr="002F02C9" w:rsidRDefault="00552382" w:rsidP="00552382">
            <w:pPr>
              <w:rPr>
                <w:color w:val="0033CC"/>
                <w:rPrChange w:id="15665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2629" w:type="dxa"/>
          </w:tcPr>
          <w:p w:rsidR="00552382" w:rsidRPr="002F02C9" w:rsidRDefault="00152C15" w:rsidP="00552382">
            <w:pPr>
              <w:rPr>
                <w:rFonts w:ascii="Tahoma" w:hAnsi="Tahoma"/>
                <w:color w:val="0033CC"/>
                <w:sz w:val="18"/>
                <w:rPrChange w:id="15666" w:author="Chen, Ivy (陳素貞 IEC1)" w:date="2015-01-12T13:45:00Z">
                  <w:rPr>
                    <w:rFonts w:ascii="Tahoma" w:hAnsi="Tahoma"/>
                    <w:color w:val="0033CC"/>
                    <w:sz w:val="18"/>
                  </w:rPr>
                </w:rPrChange>
              </w:rPr>
            </w:pPr>
            <w:r w:rsidRPr="002F02C9">
              <w:rPr>
                <w:rFonts w:ascii="Tahoma" w:hAnsi="Tahoma" w:hint="eastAsia"/>
                <w:color w:val="0033CC"/>
                <w:sz w:val="18"/>
                <w:rPrChange w:id="15667" w:author="Chen, Ivy (陳素貞 IEC1)" w:date="2015-01-12T13:45:00Z">
                  <w:rPr>
                    <w:rFonts w:ascii="Tahoma" w:hAnsi="Tahoma" w:hint="eastAsia"/>
                    <w:color w:val="0033CC"/>
                    <w:sz w:val="18"/>
                    <w:u w:val="single"/>
                  </w:rPr>
                </w:rPrChange>
              </w:rPr>
              <w:t>根据数据库长度限制</w:t>
            </w:r>
          </w:p>
        </w:tc>
      </w:tr>
      <w:tr w:rsidR="002C5A6E" w:rsidRPr="002F02C9" w:rsidTr="00552382">
        <w:tc>
          <w:tcPr>
            <w:tcW w:w="445" w:type="dxa"/>
          </w:tcPr>
          <w:p w:rsidR="002C5A6E" w:rsidRPr="002F02C9" w:rsidRDefault="00152C15" w:rsidP="00552382">
            <w:pPr>
              <w:rPr>
                <w:color w:val="0033CC"/>
                <w:rPrChange w:id="15668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669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sz w:val="24"/>
                    <w:szCs w:val="26"/>
                    <w:u w:val="single"/>
                  </w:rPr>
                </w:rPrChange>
              </w:rPr>
              <w:t>4</w:t>
            </w:r>
          </w:p>
        </w:tc>
        <w:tc>
          <w:tcPr>
            <w:tcW w:w="1310" w:type="dxa"/>
          </w:tcPr>
          <w:p w:rsidR="002C5A6E" w:rsidRPr="002F02C9" w:rsidRDefault="00152C15" w:rsidP="00552382">
            <w:pPr>
              <w:rPr>
                <w:color w:val="0033CC"/>
                <w:rPrChange w:id="15670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671" w:author="Chen, Ivy (陳素貞 IEC1)" w:date="2015-01-12T13:45:00Z">
                  <w:rPr>
                    <w:rFonts w:ascii="Arial" w:hAnsi="Arial" w:cs="Arial"/>
                    <w:b/>
                    <w:bCs/>
                    <w:color w:val="0033CC"/>
                    <w:sz w:val="24"/>
                    <w:szCs w:val="26"/>
                    <w:u w:val="single"/>
                  </w:rPr>
                </w:rPrChange>
              </w:rPr>
              <w:t>Browse</w:t>
            </w:r>
          </w:p>
        </w:tc>
        <w:tc>
          <w:tcPr>
            <w:tcW w:w="916" w:type="dxa"/>
          </w:tcPr>
          <w:p w:rsidR="002C5A6E" w:rsidRPr="002F02C9" w:rsidRDefault="00152C15" w:rsidP="00552382">
            <w:pPr>
              <w:rPr>
                <w:rFonts w:ascii="SimSun" w:hAnsi="SimSun"/>
                <w:color w:val="0033CC"/>
                <w:rPrChange w:id="15672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673" w:author="Chen, Ivy (陳素貞 IEC1)" w:date="2015-01-12T13:45:00Z">
                  <w:rPr>
                    <w:rFonts w:ascii="SimSun" w:hAnsi="SimSun" w:cs="Arial"/>
                    <w:b/>
                    <w:bCs/>
                    <w:color w:val="0033CC"/>
                    <w:sz w:val="24"/>
                    <w:szCs w:val="26"/>
                    <w:u w:val="single"/>
                  </w:rPr>
                </w:rPrChange>
              </w:rPr>
              <w:t>Button</w:t>
            </w:r>
          </w:p>
        </w:tc>
        <w:tc>
          <w:tcPr>
            <w:tcW w:w="677" w:type="dxa"/>
          </w:tcPr>
          <w:p w:rsidR="002C5A6E" w:rsidRPr="002F02C9" w:rsidRDefault="002C5A6E" w:rsidP="00552382">
            <w:pPr>
              <w:rPr>
                <w:color w:val="0033CC"/>
                <w:rPrChange w:id="15674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2C5A6E" w:rsidRPr="002F02C9" w:rsidRDefault="002C5A6E" w:rsidP="00552382">
            <w:pPr>
              <w:rPr>
                <w:rFonts w:ascii="SimSun" w:hAnsi="SimSun"/>
                <w:color w:val="0033CC"/>
                <w:rPrChange w:id="15675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</w:p>
        </w:tc>
        <w:tc>
          <w:tcPr>
            <w:tcW w:w="680" w:type="dxa"/>
          </w:tcPr>
          <w:p w:rsidR="002C5A6E" w:rsidRPr="002F02C9" w:rsidRDefault="002C5A6E" w:rsidP="00552382">
            <w:pPr>
              <w:rPr>
                <w:color w:val="0033CC"/>
                <w:rPrChange w:id="15676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RDefault="00152C15">
            <w:pPr>
              <w:ind w:left="500" w:hangingChars="250" w:hanging="500"/>
              <w:rPr>
                <w:color w:val="0033CC"/>
                <w:rPrChange w:id="15677" w:author="Chen, Ivy (陳素貞 IEC1)" w:date="2015-01-12T13:45:00Z">
                  <w:rPr>
                    <w:color w:val="0033CC"/>
                  </w:rPr>
                </w:rPrChange>
              </w:rPr>
              <w:pPrChange w:id="15678" w:author="IES11FQ32" w:date="2013-01-29T17:54:00Z">
                <w:pPr/>
              </w:pPrChange>
            </w:pPr>
            <w:r w:rsidRPr="002F02C9">
              <w:rPr>
                <w:color w:val="0033CC"/>
                <w:rPrChange w:id="15679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Click:</w:t>
            </w:r>
            <w:r w:rsidRPr="002F02C9">
              <w:rPr>
                <w:rFonts w:hint="eastAsia"/>
                <w:color w:val="0033CC"/>
                <w:rPrChange w:id="15680" w:author="Chen, Ivy (陳素貞 IEC1)" w:date="2015-01-12T13:45:00Z">
                  <w:rPr>
                    <w:rFonts w:hint="eastAsia"/>
                    <w:color w:val="0033CC"/>
                    <w:u w:val="single"/>
                  </w:rPr>
                </w:rPrChange>
              </w:rPr>
              <w:t>打开一个页面对话框</w:t>
            </w:r>
            <w:r w:rsidRPr="002F02C9">
              <w:rPr>
                <w:color w:val="0033CC"/>
                <w:rPrChange w:id="15681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,</w:t>
            </w:r>
            <w:r w:rsidRPr="002F02C9">
              <w:rPr>
                <w:rFonts w:hint="eastAsia"/>
                <w:color w:val="0033CC"/>
                <w:rPrChange w:id="15682" w:author="Chen, Ivy (陳素貞 IEC1)" w:date="2015-01-12T13:45:00Z">
                  <w:rPr>
                    <w:rFonts w:hint="eastAsia"/>
                    <w:color w:val="0033CC"/>
                    <w:u w:val="single"/>
                  </w:rPr>
                </w:rPrChange>
              </w:rPr>
              <w:t>可以一次输入多笔数据</w:t>
            </w:r>
          </w:p>
        </w:tc>
        <w:tc>
          <w:tcPr>
            <w:tcW w:w="2629" w:type="dxa"/>
          </w:tcPr>
          <w:p w:rsidR="002C5A6E" w:rsidRPr="002F02C9" w:rsidRDefault="002C5A6E" w:rsidP="00552382">
            <w:pPr>
              <w:rPr>
                <w:rFonts w:ascii="Tahoma" w:hAnsi="Tahoma"/>
                <w:color w:val="0033CC"/>
                <w:sz w:val="18"/>
                <w:rPrChange w:id="15683" w:author="Chen, Ivy (陳素貞 IEC1)" w:date="2015-01-12T13:45:00Z">
                  <w:rPr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</w:tr>
      <w:tr w:rsidR="002C5A6E" w:rsidRPr="002F02C9" w:rsidTr="00552382">
        <w:tc>
          <w:tcPr>
            <w:tcW w:w="445" w:type="dxa"/>
          </w:tcPr>
          <w:p w:rsidR="002C5A6E" w:rsidRPr="002F02C9" w:rsidRDefault="00152C15" w:rsidP="00552382">
            <w:pPr>
              <w:rPr>
                <w:color w:val="0033CC"/>
                <w:rPrChange w:id="15684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685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5</w:t>
            </w:r>
          </w:p>
        </w:tc>
        <w:tc>
          <w:tcPr>
            <w:tcW w:w="1310" w:type="dxa"/>
          </w:tcPr>
          <w:p w:rsidR="002C5A6E" w:rsidRPr="002F02C9" w:rsidRDefault="00152C15" w:rsidP="00552382">
            <w:pPr>
              <w:rPr>
                <w:color w:val="0033CC"/>
                <w:rPrChange w:id="15686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687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Description</w:t>
            </w:r>
          </w:p>
        </w:tc>
        <w:tc>
          <w:tcPr>
            <w:tcW w:w="916" w:type="dxa"/>
          </w:tcPr>
          <w:p w:rsidR="002C5A6E" w:rsidRPr="002F02C9" w:rsidRDefault="00152C15" w:rsidP="00552382">
            <w:pPr>
              <w:rPr>
                <w:rFonts w:ascii="SimSun" w:hAnsi="SimSun"/>
                <w:color w:val="0033CC"/>
                <w:rPrChange w:id="15688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689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TextBox</w:t>
            </w:r>
          </w:p>
        </w:tc>
        <w:tc>
          <w:tcPr>
            <w:tcW w:w="677" w:type="dxa"/>
          </w:tcPr>
          <w:p w:rsidR="002C5A6E" w:rsidRPr="002F02C9" w:rsidRDefault="002C5A6E" w:rsidP="00552382">
            <w:pPr>
              <w:rPr>
                <w:color w:val="0033CC"/>
                <w:rPrChange w:id="15690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2C5A6E" w:rsidRPr="002F02C9" w:rsidRDefault="00152C15" w:rsidP="00552382">
            <w:pPr>
              <w:rPr>
                <w:rFonts w:ascii="SimSun" w:hAnsi="SimSun"/>
                <w:color w:val="0033CC"/>
                <w:rPrChange w:id="15691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 w:hint="eastAsia"/>
                <w:color w:val="0033CC"/>
                <w:rPrChange w:id="15692" w:author="Chen, Ivy (陳素貞 IEC1)" w:date="2015-01-12T13:45:00Z">
                  <w:rPr>
                    <w:rFonts w:ascii="SimSun" w:hAnsi="SimSun" w:hint="eastAsia"/>
                    <w:color w:val="0033CC"/>
                    <w:u w:val="single"/>
                  </w:rPr>
                </w:rPrChange>
              </w:rPr>
              <w:t>空</w:t>
            </w:r>
          </w:p>
        </w:tc>
        <w:tc>
          <w:tcPr>
            <w:tcW w:w="680" w:type="dxa"/>
          </w:tcPr>
          <w:p w:rsidR="002C5A6E" w:rsidRPr="002F02C9" w:rsidRDefault="002C5A6E" w:rsidP="00552382">
            <w:pPr>
              <w:rPr>
                <w:color w:val="0033CC"/>
                <w:rPrChange w:id="15693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2C5A6E" w:rsidRPr="002F02C9" w:rsidRDefault="002C5A6E" w:rsidP="00552382">
            <w:pPr>
              <w:rPr>
                <w:color w:val="0033CC"/>
                <w:rPrChange w:id="15694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2629" w:type="dxa"/>
          </w:tcPr>
          <w:p w:rsidR="002C5A6E" w:rsidRPr="002F02C9" w:rsidRDefault="00152C15" w:rsidP="00552382">
            <w:pPr>
              <w:rPr>
                <w:rFonts w:ascii="Tahoma" w:hAnsi="Tahoma"/>
                <w:color w:val="0033CC"/>
                <w:sz w:val="18"/>
                <w:rPrChange w:id="15695" w:author="Chen, Ivy (陳素貞 IEC1)" w:date="2015-01-12T13:45:00Z">
                  <w:rPr>
                    <w:rFonts w:ascii="Tahoma" w:hAnsi="Tahoma"/>
                    <w:color w:val="0033CC"/>
                    <w:sz w:val="18"/>
                  </w:rPr>
                </w:rPrChange>
              </w:rPr>
            </w:pPr>
            <w:r w:rsidRPr="002F02C9">
              <w:rPr>
                <w:rFonts w:ascii="Tahoma" w:hAnsi="Tahoma" w:hint="eastAsia"/>
                <w:color w:val="0033CC"/>
                <w:sz w:val="18"/>
                <w:rPrChange w:id="15696" w:author="Chen, Ivy (陳素貞 IEC1)" w:date="2015-01-12T13:45:00Z">
                  <w:rPr>
                    <w:rFonts w:ascii="Tahoma" w:hAnsi="Tahoma" w:hint="eastAsia"/>
                    <w:color w:val="0033CC"/>
                    <w:sz w:val="18"/>
                    <w:u w:val="single"/>
                  </w:rPr>
                </w:rPrChange>
              </w:rPr>
              <w:t>根据数据库长度限制</w:t>
            </w:r>
          </w:p>
        </w:tc>
      </w:tr>
      <w:tr w:rsidR="002C5A6E" w:rsidRPr="002F02C9" w:rsidTr="00552382">
        <w:tc>
          <w:tcPr>
            <w:tcW w:w="445" w:type="dxa"/>
          </w:tcPr>
          <w:p w:rsidR="002C5A6E" w:rsidRPr="002F02C9" w:rsidRDefault="00152C15" w:rsidP="00552382">
            <w:pPr>
              <w:rPr>
                <w:color w:val="0033CC"/>
                <w:rPrChange w:id="15697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698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6</w:t>
            </w:r>
          </w:p>
        </w:tc>
        <w:tc>
          <w:tcPr>
            <w:tcW w:w="1310" w:type="dxa"/>
          </w:tcPr>
          <w:p w:rsidR="002C5A6E" w:rsidRPr="002F02C9" w:rsidRDefault="00152C15" w:rsidP="00552382">
            <w:pPr>
              <w:rPr>
                <w:color w:val="0033CC"/>
                <w:rPrChange w:id="15699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700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Delete</w:t>
            </w:r>
          </w:p>
        </w:tc>
        <w:tc>
          <w:tcPr>
            <w:tcW w:w="916" w:type="dxa"/>
          </w:tcPr>
          <w:p w:rsidR="002C5A6E" w:rsidRPr="002F02C9" w:rsidRDefault="00152C15" w:rsidP="00552382">
            <w:pPr>
              <w:rPr>
                <w:rFonts w:ascii="SimSun" w:hAnsi="SimSun"/>
                <w:color w:val="0033CC"/>
                <w:rPrChange w:id="15701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702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Button</w:t>
            </w:r>
          </w:p>
        </w:tc>
        <w:tc>
          <w:tcPr>
            <w:tcW w:w="677" w:type="dxa"/>
          </w:tcPr>
          <w:p w:rsidR="002C5A6E" w:rsidRPr="002F02C9" w:rsidRDefault="002C5A6E" w:rsidP="00552382">
            <w:pPr>
              <w:rPr>
                <w:color w:val="0033CC"/>
                <w:rPrChange w:id="15703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2C5A6E" w:rsidRPr="002F02C9" w:rsidRDefault="00152C15" w:rsidP="00552382">
            <w:pPr>
              <w:rPr>
                <w:rFonts w:ascii="SimSun" w:hAnsi="SimSun"/>
                <w:color w:val="0033CC"/>
                <w:rPrChange w:id="15704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 w:hint="eastAsia"/>
                <w:color w:val="0033CC"/>
                <w:rPrChange w:id="15705" w:author="Chen, Ivy (陳素貞 IEC1)" w:date="2015-01-12T13:45:00Z">
                  <w:rPr>
                    <w:rFonts w:ascii="SimSun" w:hAnsi="SimSun" w:hint="eastAsia"/>
                    <w:color w:val="0033CC"/>
                    <w:u w:val="single"/>
                  </w:rPr>
                </w:rPrChange>
              </w:rPr>
              <w:t>“</w:t>
            </w:r>
            <w:r w:rsidRPr="002F02C9">
              <w:rPr>
                <w:rFonts w:ascii="SimSun" w:hAnsi="SimSun"/>
                <w:color w:val="0033CC"/>
                <w:rPrChange w:id="15706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Delete</w:t>
            </w:r>
            <w:r w:rsidRPr="002F02C9">
              <w:rPr>
                <w:rFonts w:ascii="SimSun" w:hAnsi="SimSun" w:hint="eastAsia"/>
                <w:color w:val="0033CC"/>
                <w:rPrChange w:id="15707" w:author="Chen, Ivy (陳素貞 IEC1)" w:date="2015-01-12T13:45:00Z">
                  <w:rPr>
                    <w:rFonts w:ascii="SimSun" w:hAnsi="SimSun" w:hint="eastAsia"/>
                    <w:color w:val="0033CC"/>
                    <w:u w:val="single"/>
                  </w:rPr>
                </w:rPrChange>
              </w:rPr>
              <w:t>”</w:t>
            </w:r>
          </w:p>
          <w:p w:rsidR="002C5A6E" w:rsidRPr="002F02C9" w:rsidRDefault="00152C15" w:rsidP="00552382">
            <w:pPr>
              <w:rPr>
                <w:rFonts w:eastAsia="新細明體"/>
                <w:color w:val="0033CC"/>
                <w:lang w:eastAsia="zh-TW"/>
                <w:rPrChange w:id="15708" w:author="Chen, Ivy (陳素貞 IEC1)" w:date="2015-01-12T13:45:00Z">
                  <w:rPr>
                    <w:rFonts w:eastAsia="新細明體"/>
                    <w:color w:val="0033CC"/>
                    <w:lang w:eastAsia="zh-TW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709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Disable</w:t>
            </w:r>
          </w:p>
        </w:tc>
        <w:tc>
          <w:tcPr>
            <w:tcW w:w="680" w:type="dxa"/>
          </w:tcPr>
          <w:p w:rsidR="002C5A6E" w:rsidRPr="002F02C9" w:rsidRDefault="002C5A6E" w:rsidP="00552382">
            <w:pPr>
              <w:rPr>
                <w:color w:val="0033CC"/>
                <w:rPrChange w:id="15710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2C5A6E" w:rsidRPr="002F02C9" w:rsidRDefault="00152C15" w:rsidP="00552382">
            <w:pPr>
              <w:rPr>
                <w:rFonts w:ascii="SimSun"/>
                <w:color w:val="0033CC"/>
                <w:rPrChange w:id="15711" w:author="Chen, Ivy (陳素貞 IEC1)" w:date="2015-01-12T13:45:00Z">
                  <w:rPr>
                    <w:rFonts w:ascii="SimSun"/>
                    <w:color w:val="0033CC"/>
                  </w:rPr>
                </w:rPrChange>
              </w:rPr>
            </w:pPr>
            <w:r w:rsidRPr="002F02C9">
              <w:rPr>
                <w:rFonts w:eastAsia="新細明體"/>
                <w:color w:val="0033CC"/>
                <w:rPrChange w:id="15712" w:author="Chen, Ivy (陳素貞 IEC1)" w:date="2015-01-12T13:45:00Z">
                  <w:rPr>
                    <w:rFonts w:eastAsia="新細明體"/>
                    <w:color w:val="0033CC"/>
                    <w:u w:val="single"/>
                  </w:rPr>
                </w:rPrChange>
              </w:rPr>
              <w:t>Click</w:t>
            </w:r>
            <w:r w:rsidRPr="002F02C9">
              <w:rPr>
                <w:rFonts w:eastAsia="新細明體" w:hint="eastAsia"/>
                <w:color w:val="0033CC"/>
                <w:rPrChange w:id="15713" w:author="Chen, Ivy (陳素貞 IEC1)" w:date="2015-01-12T13:45:00Z">
                  <w:rPr>
                    <w:rFonts w:eastAsia="新細明體" w:hint="eastAsia"/>
                    <w:color w:val="0033CC"/>
                    <w:u w:val="single"/>
                  </w:rPr>
                </w:rPrChange>
              </w:rPr>
              <w:t>：</w:t>
            </w:r>
            <w:r w:rsidRPr="002F02C9">
              <w:rPr>
                <w:rFonts w:ascii="SimSun" w:hAnsi="SimSun"/>
                <w:color w:val="0033CC"/>
                <w:rPrChange w:id="15714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1</w:t>
            </w:r>
            <w:r w:rsidRPr="002F02C9">
              <w:rPr>
                <w:rFonts w:ascii="SimSun" w:hAnsi="SimSun" w:hint="eastAsia"/>
                <w:color w:val="0033CC"/>
                <w:rPrChange w:id="15715" w:author="Chen, Ivy (陳素貞 IEC1)" w:date="2015-01-12T13:45:00Z">
                  <w:rPr>
                    <w:rFonts w:ascii="SimSun" w:hAnsi="SimSun" w:hint="eastAsia"/>
                    <w:color w:val="0033CC"/>
                    <w:u w:val="single"/>
                  </w:rPr>
                </w:rPrChange>
              </w:rPr>
              <w:t>、若</w:t>
            </w:r>
            <w:r w:rsidRPr="002F02C9">
              <w:rPr>
                <w:rFonts w:ascii="SimSun" w:hAnsi="SimSun"/>
                <w:color w:val="0033CC"/>
                <w:rPrChange w:id="15716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List</w:t>
            </w:r>
            <w:r w:rsidRPr="002F02C9">
              <w:rPr>
                <w:rFonts w:ascii="SimSun" w:hAnsi="SimSun" w:hint="eastAsia"/>
                <w:color w:val="0033CC"/>
                <w:rPrChange w:id="15717" w:author="Chen, Ivy (陳素貞 IEC1)" w:date="2015-01-12T13:45:00Z">
                  <w:rPr>
                    <w:rFonts w:ascii="SimSun" w:hAnsi="SimSun" w:hint="eastAsia"/>
                    <w:color w:val="0033CC"/>
                    <w:u w:val="single"/>
                  </w:rPr>
                </w:rPrChange>
              </w:rPr>
              <w:t>中当前没有任何行被选，则提示用户，放弃后续操作。</w:t>
            </w:r>
          </w:p>
          <w:p w:rsidR="002C5A6E" w:rsidRPr="002F02C9" w:rsidRDefault="00152C15" w:rsidP="00552382">
            <w:pPr>
              <w:rPr>
                <w:rFonts w:ascii="SimSun"/>
                <w:color w:val="0033CC"/>
                <w:rPrChange w:id="15718" w:author="Chen, Ivy (陳素貞 IEC1)" w:date="2015-01-12T13:45:00Z">
                  <w:rPr>
                    <w:rFonts w:asci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719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2</w:t>
            </w:r>
            <w:r w:rsidRPr="002F02C9">
              <w:rPr>
                <w:rFonts w:ascii="SimSun" w:hAnsi="SimSun" w:hint="eastAsia"/>
                <w:color w:val="0033CC"/>
                <w:rPrChange w:id="15720" w:author="Chen, Ivy (陳素貞 IEC1)" w:date="2015-01-12T13:45:00Z">
                  <w:rPr>
                    <w:rFonts w:ascii="SimSun" w:hAnsi="SimSun" w:hint="eastAsia"/>
                    <w:color w:val="0033CC"/>
                    <w:u w:val="single"/>
                  </w:rPr>
                </w:rPrChange>
              </w:rPr>
              <w:t>、要求用户再次确认要执行删除操作。</w:t>
            </w:r>
          </w:p>
          <w:p w:rsidR="002C5A6E" w:rsidRPr="002F02C9" w:rsidRDefault="00152C15" w:rsidP="00552382">
            <w:pPr>
              <w:rPr>
                <w:rFonts w:ascii="SimSun"/>
                <w:color w:val="0033CC"/>
                <w:rPrChange w:id="15721" w:author="Chen, Ivy (陳素貞 IEC1)" w:date="2015-01-12T13:45:00Z">
                  <w:rPr>
                    <w:rFonts w:asci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722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3</w:t>
            </w:r>
            <w:r w:rsidRPr="002F02C9">
              <w:rPr>
                <w:rFonts w:ascii="SimSun" w:hAnsi="SimSun" w:hint="eastAsia"/>
                <w:color w:val="0033CC"/>
                <w:rPrChange w:id="15723" w:author="Chen, Ivy (陳素貞 IEC1)" w:date="2015-01-12T13:45:00Z">
                  <w:rPr>
                    <w:rFonts w:ascii="SimSun" w:hAnsi="SimSun" w:hint="eastAsia"/>
                    <w:color w:val="0033CC"/>
                    <w:u w:val="single"/>
                  </w:rPr>
                </w:rPrChange>
              </w:rPr>
              <w:t>、若用户选择放弃，则放弃后续操作。</w:t>
            </w:r>
          </w:p>
          <w:p w:rsidR="002C5A6E" w:rsidRPr="002F02C9" w:rsidRDefault="00152C15" w:rsidP="00552382">
            <w:pPr>
              <w:rPr>
                <w:rFonts w:ascii="SimSun"/>
                <w:color w:val="0033CC"/>
                <w:rPrChange w:id="15724" w:author="Chen, Ivy (陳素貞 IEC1)" w:date="2015-01-12T13:45:00Z">
                  <w:rPr>
                    <w:rFonts w:asci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725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4</w:t>
            </w:r>
            <w:r w:rsidRPr="002F02C9">
              <w:rPr>
                <w:rFonts w:ascii="SimSun" w:hAnsi="SimSun" w:hint="eastAsia"/>
                <w:color w:val="0033CC"/>
                <w:rPrChange w:id="15726" w:author="Chen, Ivy (陳素貞 IEC1)" w:date="2015-01-12T13:45:00Z">
                  <w:rPr>
                    <w:rFonts w:ascii="SimSun" w:hAnsi="SimSun" w:hint="eastAsia"/>
                    <w:color w:val="0033CC"/>
                    <w:u w:val="single"/>
                  </w:rPr>
                </w:rPrChange>
              </w:rPr>
              <w:t>、删除该行数据。</w:t>
            </w:r>
          </w:p>
        </w:tc>
        <w:tc>
          <w:tcPr>
            <w:tcW w:w="2629" w:type="dxa"/>
          </w:tcPr>
          <w:p w:rsidR="002C5A6E" w:rsidRPr="002F02C9" w:rsidRDefault="002C5A6E" w:rsidP="00552382">
            <w:pPr>
              <w:rPr>
                <w:color w:val="0033CC"/>
                <w:rPrChange w:id="15727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</w:tr>
      <w:tr w:rsidR="002C5A6E" w:rsidRPr="002F02C9" w:rsidTr="00552382">
        <w:tc>
          <w:tcPr>
            <w:tcW w:w="445" w:type="dxa"/>
          </w:tcPr>
          <w:p w:rsidR="002C5A6E" w:rsidRPr="002F02C9" w:rsidRDefault="00152C15" w:rsidP="00552382">
            <w:pPr>
              <w:rPr>
                <w:color w:val="0033CC"/>
                <w:rPrChange w:id="15728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729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7</w:t>
            </w:r>
          </w:p>
        </w:tc>
        <w:tc>
          <w:tcPr>
            <w:tcW w:w="1310" w:type="dxa"/>
          </w:tcPr>
          <w:p w:rsidR="002C5A6E" w:rsidRPr="002F02C9" w:rsidRDefault="00152C15" w:rsidP="00552382">
            <w:pPr>
              <w:rPr>
                <w:color w:val="0033CC"/>
                <w:rPrChange w:id="15730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731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AddType</w:t>
            </w:r>
          </w:p>
        </w:tc>
        <w:tc>
          <w:tcPr>
            <w:tcW w:w="916" w:type="dxa"/>
          </w:tcPr>
          <w:p w:rsidR="002C5A6E" w:rsidRPr="002F02C9" w:rsidRDefault="00152C15" w:rsidP="00552382">
            <w:pPr>
              <w:rPr>
                <w:rFonts w:ascii="SimSun" w:hAnsi="SimSun"/>
                <w:color w:val="0033CC"/>
                <w:rPrChange w:id="15732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733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Button</w:t>
            </w:r>
          </w:p>
        </w:tc>
        <w:tc>
          <w:tcPr>
            <w:tcW w:w="677" w:type="dxa"/>
          </w:tcPr>
          <w:p w:rsidR="002C5A6E" w:rsidRPr="002F02C9" w:rsidRDefault="002C5A6E" w:rsidP="00552382">
            <w:pPr>
              <w:rPr>
                <w:color w:val="0033CC"/>
                <w:rPrChange w:id="15734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2C5A6E" w:rsidRPr="002F02C9" w:rsidRDefault="002C5A6E" w:rsidP="00552382">
            <w:pPr>
              <w:rPr>
                <w:rFonts w:ascii="SimSun" w:hAnsi="SimSun"/>
                <w:color w:val="0033CC"/>
                <w:rPrChange w:id="15735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</w:p>
        </w:tc>
        <w:tc>
          <w:tcPr>
            <w:tcW w:w="680" w:type="dxa"/>
          </w:tcPr>
          <w:p w:rsidR="002C5A6E" w:rsidRPr="002F02C9" w:rsidRDefault="002C5A6E" w:rsidP="00552382">
            <w:pPr>
              <w:rPr>
                <w:color w:val="0033CC"/>
                <w:rPrChange w:id="15736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3A3557" w:rsidRPr="002F02C9" w:rsidRDefault="00152C15" w:rsidP="00552382">
            <w:pPr>
              <w:rPr>
                <w:rFonts w:eastAsiaTheme="minorEastAsia"/>
                <w:color w:val="0033CC"/>
                <w:lang w:eastAsia="zh-TW"/>
                <w:rPrChange w:id="15737" w:author="Chen, Ivy (陳素貞 IEC1)" w:date="2015-01-12T13:45:00Z">
                  <w:rPr>
                    <w:rFonts w:eastAsiaTheme="minorEastAsia"/>
                    <w:color w:val="0033CC"/>
                    <w:lang w:eastAsia="zh-TW"/>
                  </w:rPr>
                </w:rPrChange>
              </w:rPr>
            </w:pPr>
            <w:del w:id="15738" w:author="IEC960923" w:date="2013-09-10T11:02:00Z">
              <w:r w:rsidRPr="002F02C9">
                <w:rPr>
                  <w:rFonts w:eastAsiaTheme="minorEastAsia"/>
                  <w:strike/>
                  <w:color w:val="0033CC"/>
                  <w:rPrChange w:id="15739" w:author="Chen, Ivy (陳素貞 IEC1)" w:date="2015-01-12T13:45:00Z">
                    <w:rPr>
                      <w:rFonts w:eastAsiaTheme="minorEastAsia"/>
                      <w:color w:val="0033CC"/>
                      <w:u w:val="single"/>
                    </w:rPr>
                  </w:rPrChange>
                </w:rPr>
                <w:delText>Click</w:delText>
              </w:r>
              <w:r w:rsidRPr="002F02C9">
                <w:rPr>
                  <w:rFonts w:eastAsiaTheme="minorEastAsia" w:hint="eastAsia"/>
                  <w:strike/>
                  <w:color w:val="0033CC"/>
                  <w:rPrChange w:id="15740" w:author="Chen, Ivy (陳素貞 IEC1)" w:date="2015-01-12T13:45:00Z">
                    <w:rPr>
                      <w:rFonts w:eastAsiaTheme="minorEastAsia" w:hint="eastAsia"/>
                      <w:color w:val="0033CC"/>
                      <w:u w:val="single"/>
                    </w:rPr>
                  </w:rPrChange>
                </w:rPr>
                <w:delText>：打开窗体</w:delText>
              </w:r>
              <w:r w:rsidRPr="002F02C9">
                <w:rPr>
                  <w:rFonts w:eastAsiaTheme="minorEastAsia"/>
                  <w:strike/>
                  <w:color w:val="0033CC"/>
                  <w:rPrChange w:id="15741" w:author="Chen, Ivy (陳素貞 IEC1)" w:date="2015-01-12T13:45:00Z">
                    <w:rPr>
                      <w:rFonts w:eastAsiaTheme="minorEastAsia"/>
                      <w:color w:val="0033CC"/>
                      <w:u w:val="single"/>
                    </w:rPr>
                  </w:rPrChange>
                </w:rPr>
                <w:delText>3.1-2</w:delText>
              </w:r>
            </w:del>
            <w:ins w:id="15742" w:author="IEC960923" w:date="2013-05-06T10:51:00Z">
              <w:r w:rsidRPr="002F02C9">
                <w:rPr>
                  <w:rFonts w:eastAsiaTheme="minorEastAsia"/>
                  <w:color w:val="0033CC"/>
                  <w:rPrChange w:id="15743" w:author="Chen, Ivy (陳素貞 IEC1)" w:date="2015-01-12T13:45:00Z">
                    <w:rPr>
                      <w:rFonts w:eastAsiaTheme="minorEastAsia"/>
                      <w:color w:val="0000FF"/>
                      <w:highlight w:val="green"/>
                      <w:u w:val="single"/>
                      <w:lang w:eastAsia="zh-TW"/>
                    </w:rPr>
                  </w:rPrChange>
                </w:rPr>
                <w:t xml:space="preserve">Disabled </w:t>
              </w:r>
              <w:r w:rsidRPr="002F02C9">
                <w:rPr>
                  <w:rFonts w:eastAsiaTheme="minorEastAsia" w:hint="eastAsia"/>
                  <w:color w:val="0033CC"/>
                  <w:rPrChange w:id="15744" w:author="Chen, Ivy (陳素貞 IEC1)" w:date="2015-01-12T13:45:00Z">
                    <w:rPr>
                      <w:rFonts w:eastAsiaTheme="minorEastAsia" w:hint="eastAsia"/>
                      <w:color w:val="0000FF"/>
                      <w:highlight w:val="green"/>
                      <w:u w:val="single"/>
                      <w:lang w:eastAsia="zh-TW"/>
                    </w:rPr>
                  </w:rPrChange>
                </w:rPr>
                <w:t>此按鈕，</w:t>
              </w:r>
              <w:r w:rsidRPr="002F02C9">
                <w:rPr>
                  <w:rFonts w:eastAsiaTheme="minorEastAsia"/>
                  <w:color w:val="0033CC"/>
                  <w:rPrChange w:id="15745" w:author="Chen, Ivy (陳素貞 IEC1)" w:date="2015-01-12T13:45:00Z">
                    <w:rPr>
                      <w:rFonts w:eastAsiaTheme="minorEastAsia"/>
                      <w:color w:val="0000FF"/>
                      <w:highlight w:val="green"/>
                      <w:u w:val="single"/>
                      <w:lang w:eastAsia="zh-TW"/>
                    </w:rPr>
                  </w:rPrChange>
                </w:rPr>
                <w:t>Type</w:t>
              </w:r>
              <w:r w:rsidRPr="002F02C9">
                <w:rPr>
                  <w:rFonts w:eastAsiaTheme="minorEastAsia" w:hint="eastAsia"/>
                  <w:color w:val="0033CC"/>
                  <w:rPrChange w:id="15746" w:author="Chen, Ivy (陳素貞 IEC1)" w:date="2015-01-12T13:45:00Z">
                    <w:rPr>
                      <w:rFonts w:eastAsiaTheme="minorEastAsia" w:hint="eastAsia"/>
                      <w:color w:val="0000FF"/>
                      <w:highlight w:val="green"/>
                      <w:u w:val="single"/>
                      <w:lang w:eastAsia="zh-TW"/>
                    </w:rPr>
                  </w:rPrChange>
                </w:rPr>
                <w:t>統一人工新增</w:t>
              </w:r>
              <w:r w:rsidRPr="002F02C9">
                <w:rPr>
                  <w:rFonts w:eastAsiaTheme="minorEastAsia"/>
                  <w:color w:val="0033CC"/>
                  <w:rPrChange w:id="15747" w:author="Chen, Ivy (陳素貞 IEC1)" w:date="2015-01-12T13:45:00Z">
                    <w:rPr>
                      <w:rFonts w:eastAsiaTheme="minorEastAsia"/>
                      <w:color w:val="0000FF"/>
                      <w:highlight w:val="green"/>
                      <w:u w:val="single"/>
                      <w:lang w:eastAsia="zh-TW"/>
                    </w:rPr>
                  </w:rPrChange>
                </w:rPr>
                <w:t>(</w:t>
              </w:r>
              <w:r w:rsidRPr="002F02C9">
                <w:rPr>
                  <w:rFonts w:eastAsiaTheme="minorEastAsia" w:hint="eastAsia"/>
                  <w:color w:val="0033CC"/>
                  <w:rPrChange w:id="15748" w:author="Chen, Ivy (陳素貞 IEC1)" w:date="2015-01-12T13:45:00Z">
                    <w:rPr>
                      <w:rFonts w:eastAsiaTheme="minorEastAsia" w:hint="eastAsia"/>
                      <w:color w:val="0000FF"/>
                      <w:highlight w:val="green"/>
                      <w:u w:val="single"/>
                      <w:lang w:eastAsia="zh-TW"/>
                    </w:rPr>
                  </w:rPrChange>
                </w:rPr>
                <w:t>新增至</w:t>
              </w:r>
              <w:r w:rsidRPr="002F02C9">
                <w:rPr>
                  <w:rFonts w:eastAsiaTheme="minorEastAsia"/>
                  <w:color w:val="0033CC"/>
                  <w:rPrChange w:id="15749" w:author="Chen, Ivy (陳素貞 IEC1)" w:date="2015-01-12T13:45:00Z">
                    <w:rPr>
                      <w:rFonts w:eastAsiaTheme="minorEastAsia"/>
                      <w:color w:val="0000FF"/>
                      <w:highlight w:val="green"/>
                      <w:u w:val="single"/>
                      <w:lang w:eastAsia="zh-TW"/>
                    </w:rPr>
                  </w:rPrChange>
                </w:rPr>
                <w:t xml:space="preserve"> Type=’SYS’)</w:t>
              </w:r>
              <w:r w:rsidRPr="002F02C9">
                <w:rPr>
                  <w:rFonts w:eastAsiaTheme="minorEastAsia" w:hint="eastAsia"/>
                  <w:color w:val="0033CC"/>
                  <w:rPrChange w:id="15750" w:author="Chen, Ivy (陳素貞 IEC1)" w:date="2015-01-12T13:45:00Z">
                    <w:rPr>
                      <w:rFonts w:eastAsiaTheme="minorEastAsia" w:hint="eastAsia"/>
                      <w:color w:val="0000FF"/>
                      <w:highlight w:val="green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</w:tc>
        <w:tc>
          <w:tcPr>
            <w:tcW w:w="2629" w:type="dxa"/>
          </w:tcPr>
          <w:p w:rsidR="002C5A6E" w:rsidRPr="002F02C9" w:rsidRDefault="002C5A6E" w:rsidP="00552382">
            <w:pPr>
              <w:rPr>
                <w:color w:val="0033CC"/>
                <w:rPrChange w:id="15751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</w:tr>
      <w:tr w:rsidR="002C5A6E" w:rsidRPr="002F02C9" w:rsidTr="00552382">
        <w:tc>
          <w:tcPr>
            <w:tcW w:w="445" w:type="dxa"/>
          </w:tcPr>
          <w:p w:rsidR="002C5A6E" w:rsidRPr="002F02C9" w:rsidRDefault="00152C15" w:rsidP="00552382">
            <w:pPr>
              <w:rPr>
                <w:color w:val="0033CC"/>
                <w:rPrChange w:id="15752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753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8</w:t>
            </w:r>
          </w:p>
        </w:tc>
        <w:tc>
          <w:tcPr>
            <w:tcW w:w="1310" w:type="dxa"/>
          </w:tcPr>
          <w:p w:rsidR="002C5A6E" w:rsidRPr="002F02C9" w:rsidRDefault="00152C15" w:rsidP="00552382">
            <w:pPr>
              <w:rPr>
                <w:color w:val="0033CC"/>
                <w:rPrChange w:id="15754" w:author="Chen, Ivy (陳素貞 IEC1)" w:date="2015-01-12T13:45:00Z">
                  <w:rPr>
                    <w:color w:val="0033CC"/>
                  </w:rPr>
                </w:rPrChange>
              </w:rPr>
            </w:pPr>
            <w:r w:rsidRPr="002F02C9">
              <w:rPr>
                <w:color w:val="0033CC"/>
                <w:rPrChange w:id="15755" w:author="Chen, Ivy (陳素貞 IEC1)" w:date="2015-01-12T13:45:00Z">
                  <w:rPr>
                    <w:color w:val="0033CC"/>
                    <w:u w:val="single"/>
                  </w:rPr>
                </w:rPrChange>
              </w:rPr>
              <w:t>Save</w:t>
            </w:r>
          </w:p>
        </w:tc>
        <w:tc>
          <w:tcPr>
            <w:tcW w:w="916" w:type="dxa"/>
          </w:tcPr>
          <w:p w:rsidR="002C5A6E" w:rsidRPr="002F02C9" w:rsidRDefault="00152C15" w:rsidP="00552382">
            <w:pPr>
              <w:rPr>
                <w:rFonts w:ascii="SimSun" w:hAnsi="SimSun"/>
                <w:color w:val="0033CC"/>
                <w:rPrChange w:id="15756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757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Button</w:t>
            </w:r>
          </w:p>
        </w:tc>
        <w:tc>
          <w:tcPr>
            <w:tcW w:w="677" w:type="dxa"/>
          </w:tcPr>
          <w:p w:rsidR="002C5A6E" w:rsidRPr="002F02C9" w:rsidRDefault="002C5A6E" w:rsidP="00552382">
            <w:pPr>
              <w:rPr>
                <w:color w:val="0033CC"/>
                <w:rPrChange w:id="15758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2C5A6E" w:rsidRPr="002F02C9" w:rsidRDefault="002C5A6E" w:rsidP="00552382">
            <w:pPr>
              <w:rPr>
                <w:rFonts w:ascii="SimSun" w:hAnsi="SimSun"/>
                <w:color w:val="0033CC"/>
                <w:rPrChange w:id="15759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</w:p>
        </w:tc>
        <w:tc>
          <w:tcPr>
            <w:tcW w:w="680" w:type="dxa"/>
          </w:tcPr>
          <w:p w:rsidR="002C5A6E" w:rsidRPr="002F02C9" w:rsidRDefault="002C5A6E" w:rsidP="00552382">
            <w:pPr>
              <w:rPr>
                <w:color w:val="0033CC"/>
                <w:rPrChange w:id="15760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414710" w:rsidRPr="002F02C9" w:rsidRDefault="00152C15" w:rsidP="00552382">
            <w:pPr>
              <w:ind w:left="100" w:hangingChars="50" w:hanging="100"/>
              <w:rPr>
                <w:ins w:id="15761" w:author="IES11FQ32" w:date="2013-01-29T18:00:00Z"/>
                <w:rFonts w:ascii="SimSun" w:hAnsi="SimSun"/>
                <w:color w:val="0033CC"/>
                <w:rPrChange w:id="15762" w:author="Chen, Ivy (陳素貞 IEC1)" w:date="2015-01-12T13:45:00Z">
                  <w:rPr>
                    <w:ins w:id="15763" w:author="IES11FQ32" w:date="2013-01-29T18:00:00Z"/>
                    <w:rFonts w:ascii="SimSun" w:hAns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764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Click</w:t>
            </w:r>
            <w:r w:rsidRPr="002F02C9">
              <w:rPr>
                <w:rFonts w:ascii="SimSun" w:hAnsi="SimSun" w:hint="eastAsia"/>
                <w:color w:val="0033CC"/>
                <w:rPrChange w:id="15765" w:author="Chen, Ivy (陳素貞 IEC1)" w:date="2015-01-12T13:45:00Z">
                  <w:rPr>
                    <w:rFonts w:ascii="SimSun" w:hAnsi="SimSun" w:hint="eastAsia"/>
                    <w:color w:val="0033CC"/>
                    <w:u w:val="single"/>
                  </w:rPr>
                </w:rPrChange>
              </w:rPr>
              <w:t>：</w:t>
            </w:r>
          </w:p>
          <w:p w:rsidR="002C5A6E" w:rsidRPr="002F02C9" w:rsidRDefault="00152C15" w:rsidP="00552382">
            <w:pPr>
              <w:ind w:left="100" w:hangingChars="50" w:hanging="100"/>
              <w:rPr>
                <w:rFonts w:ascii="SimSun" w:hAnsi="SimSun"/>
                <w:color w:val="0033CC"/>
                <w:rPrChange w:id="15766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767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1</w:t>
            </w:r>
            <w:r w:rsidRPr="002F02C9">
              <w:rPr>
                <w:rFonts w:ascii="SimSun" w:hAnsi="SimSun" w:hint="eastAsia"/>
                <w:color w:val="0033CC"/>
                <w:rPrChange w:id="15768" w:author="Chen, Ivy (陳素貞 IEC1)" w:date="2015-01-12T13:45:00Z">
                  <w:rPr>
                    <w:rFonts w:ascii="SimSun" w:hAnsi="SimSun" w:hint="eastAsia"/>
                    <w:color w:val="0033CC"/>
                    <w:u w:val="single"/>
                  </w:rPr>
                </w:rPrChange>
              </w:rPr>
              <w:t>、若有任何必填项为空，则警示用户，放弃后续操作。</w:t>
            </w:r>
          </w:p>
          <w:p w:rsidR="002C5A6E" w:rsidRPr="002F02C9" w:rsidRDefault="00152C15" w:rsidP="00552382">
            <w:pPr>
              <w:rPr>
                <w:rFonts w:ascii="SimSun" w:hAnsi="SimSun"/>
                <w:color w:val="0033CC"/>
                <w:rPrChange w:id="15769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770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2、若Value+Type数据已出现在</w:t>
            </w:r>
            <w:r w:rsidRPr="002F02C9">
              <w:rPr>
                <w:rFonts w:ascii="Courier New" w:hAnsi="Courier New" w:cs="Courier New"/>
                <w:noProof/>
                <w:color w:val="0033CC"/>
                <w:szCs w:val="20"/>
                <w:rPrChange w:id="15771" w:author="Chen, Ivy (陳素貞 IEC1)" w:date="2015-01-12T13:45:00Z">
                  <w:rPr>
                    <w:rFonts w:ascii="Courier New" w:hAnsi="Courier New" w:cs="Courier New"/>
                    <w:noProof/>
                    <w:color w:val="0033CC"/>
                    <w:szCs w:val="20"/>
                    <w:highlight w:val="yellow"/>
                    <w:u w:val="single"/>
                  </w:rPr>
                </w:rPrChange>
              </w:rPr>
              <w:t>ConstValueType</w:t>
            </w:r>
            <w:r w:rsidRPr="002F02C9">
              <w:rPr>
                <w:rFonts w:ascii="Courier New" w:hAnsi="Courier New" w:cs="Courier New" w:hint="eastAsia"/>
                <w:noProof/>
                <w:color w:val="0033CC"/>
                <w:szCs w:val="20"/>
                <w:rPrChange w:id="15772" w:author="Chen, Ivy (陳素貞 IEC1)" w:date="2015-01-12T13:45:00Z">
                  <w:rPr>
                    <w:rFonts w:ascii="Courier New" w:hAnsi="Courier New" w:cs="Courier New" w:hint="eastAsia"/>
                    <w:noProof/>
                    <w:color w:val="0033CC"/>
                    <w:szCs w:val="20"/>
                    <w:u w:val="single"/>
                  </w:rPr>
                </w:rPrChange>
              </w:rPr>
              <w:t>表的记录中</w:t>
            </w:r>
            <w:r w:rsidRPr="002F02C9">
              <w:rPr>
                <w:rFonts w:ascii="SimSun" w:hAnsi="SimSun" w:hint="eastAsia"/>
                <w:color w:val="0033CC"/>
                <w:rPrChange w:id="15773" w:author="Chen, Ivy (陳素貞 IEC1)" w:date="2015-01-12T13:45:00Z">
                  <w:rPr>
                    <w:rFonts w:ascii="SimSun" w:hAnsi="SimSun" w:hint="eastAsia"/>
                    <w:color w:val="0033CC"/>
                    <w:u w:val="single"/>
                  </w:rPr>
                </w:rPrChange>
              </w:rPr>
              <w:t>，则更新到</w:t>
            </w:r>
            <w:r w:rsidRPr="002F02C9">
              <w:rPr>
                <w:rFonts w:ascii="SimSun" w:hAnsi="SimSun"/>
                <w:color w:val="0033CC"/>
                <w:rPrChange w:id="15774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lastRenderedPageBreak/>
              <w:t>ConstValueType表中。</w:t>
            </w:r>
          </w:p>
          <w:p w:rsidR="002C5A6E" w:rsidRPr="002F02C9" w:rsidRDefault="00152C15" w:rsidP="00552382">
            <w:pPr>
              <w:rPr>
                <w:rFonts w:ascii="SimSun" w:hAnsi="SimSun"/>
                <w:color w:val="0033CC"/>
                <w:rPrChange w:id="15775" w:author="Chen, Ivy (陳素貞 IEC1)" w:date="2015-01-12T13:45:00Z">
                  <w:rPr>
                    <w:rFonts w:ascii="SimSun" w:hAnsi="SimSun"/>
                    <w:color w:val="0033CC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776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3、若Value+Type数据在ConstValueType表的记录不存在，则Insert。</w:t>
            </w:r>
          </w:p>
          <w:p w:rsidR="002C5A6E" w:rsidRPr="002F02C9" w:rsidRDefault="00152C15" w:rsidP="00552382">
            <w:pPr>
              <w:rPr>
                <w:rFonts w:ascii="Arial" w:eastAsia="新細明體" w:hAnsi="Arial" w:cs="Arial"/>
                <w:b/>
                <w:bCs/>
                <w:color w:val="0033CC"/>
                <w:kern w:val="32"/>
                <w:sz w:val="32"/>
                <w:rPrChange w:id="15777" w:author="Chen, Ivy (陳素貞 IEC1)" w:date="2015-01-12T13:45:00Z">
                  <w:rPr>
                    <w:rFonts w:ascii="Arial" w:eastAsia="新細明體" w:hAnsi="Arial" w:cs="Arial"/>
                    <w:b/>
                    <w:bCs/>
                    <w:color w:val="0033CC"/>
                    <w:kern w:val="32"/>
                    <w:sz w:val="32"/>
                  </w:rPr>
                </w:rPrChange>
              </w:rPr>
            </w:pPr>
            <w:r w:rsidRPr="002F02C9">
              <w:rPr>
                <w:rFonts w:ascii="SimSun" w:hAnsi="SimSun"/>
                <w:color w:val="0033CC"/>
                <w:rPrChange w:id="15778" w:author="Chen, Ivy (陳素貞 IEC1)" w:date="2015-01-12T13:45:00Z">
                  <w:rPr>
                    <w:rFonts w:ascii="SimSun" w:hAnsi="SimSun"/>
                    <w:color w:val="0033CC"/>
                    <w:u w:val="single"/>
                  </w:rPr>
                </w:rPrChange>
              </w:rPr>
              <w:t>4、刷新</w:t>
            </w:r>
            <w:r w:rsidRPr="002F02C9">
              <w:rPr>
                <w:color w:val="0033CC"/>
                <w:rPrChange w:id="15779" w:author="Chen, Ivy (陳素貞 IEC1)" w:date="2015-01-12T13:45:00Z">
                  <w:rPr>
                    <w:color w:val="0033CC"/>
                    <w:highlight w:val="yellow"/>
                    <w:u w:val="single"/>
                  </w:rPr>
                </w:rPrChange>
              </w:rPr>
              <w:t>ConstValueTypeList</w:t>
            </w:r>
            <w:r w:rsidRPr="002F02C9">
              <w:rPr>
                <w:rFonts w:ascii="SimSun" w:hAnsi="SimSun" w:hint="eastAsia"/>
                <w:color w:val="0033CC"/>
                <w:rPrChange w:id="15780" w:author="Chen, Ivy (陳素貞 IEC1)" w:date="2015-01-12T13:45:00Z">
                  <w:rPr>
                    <w:rFonts w:ascii="SimSun" w:hAnsi="SimSun" w:hint="eastAsia"/>
                    <w:color w:val="0033CC"/>
                    <w:u w:val="single"/>
                  </w:rPr>
                </w:rPrChange>
              </w:rPr>
              <w:t>的显示。</w:t>
            </w:r>
          </w:p>
        </w:tc>
        <w:tc>
          <w:tcPr>
            <w:tcW w:w="2629" w:type="dxa"/>
          </w:tcPr>
          <w:p w:rsidR="002C5A6E" w:rsidRPr="002F02C9" w:rsidRDefault="002C5A6E" w:rsidP="00552382">
            <w:pPr>
              <w:rPr>
                <w:color w:val="0033CC"/>
                <w:rPrChange w:id="15781" w:author="Chen, Ivy (陳素貞 IEC1)" w:date="2015-01-12T13:45:00Z">
                  <w:rPr>
                    <w:color w:val="0033CC"/>
                  </w:rPr>
                </w:rPrChange>
              </w:rPr>
            </w:pPr>
          </w:p>
        </w:tc>
      </w:tr>
      <w:tr w:rsidR="002C5A6E" w:rsidRPr="002F02C9" w:rsidDel="00B3119A" w:rsidTr="00552382">
        <w:trPr>
          <w:del w:id="15782" w:author="IEC960923" w:date="2013-09-10T11:02:00Z"/>
        </w:trPr>
        <w:tc>
          <w:tcPr>
            <w:tcW w:w="445" w:type="dxa"/>
          </w:tcPr>
          <w:p w:rsidR="002C5A6E" w:rsidRPr="002F02C9" w:rsidDel="00B3119A" w:rsidRDefault="00152C15" w:rsidP="00552382">
            <w:pPr>
              <w:rPr>
                <w:del w:id="15783" w:author="IEC960923" w:date="2013-09-10T11:02:00Z"/>
                <w:strike/>
                <w:color w:val="0033CC"/>
                <w:rPrChange w:id="15784" w:author="Chen, Ivy (陳素貞 IEC1)" w:date="2015-01-12T13:45:00Z">
                  <w:rPr>
                    <w:del w:id="15785" w:author="IEC960923" w:date="2013-09-10T11:02:00Z"/>
                    <w:color w:val="0033CC"/>
                  </w:rPr>
                </w:rPrChange>
              </w:rPr>
            </w:pPr>
            <w:del w:id="15786" w:author="IEC960923" w:date="2013-09-10T11:02:00Z">
              <w:r w:rsidRPr="002F02C9">
                <w:rPr>
                  <w:strike/>
                  <w:color w:val="0033CC"/>
                  <w:rPrChange w:id="15787" w:author="Chen, Ivy (陳素貞 IEC1)" w:date="2015-01-12T13:45:00Z">
                    <w:rPr>
                      <w:color w:val="0033CC"/>
                      <w:u w:val="single"/>
                    </w:rPr>
                  </w:rPrChange>
                </w:rPr>
                <w:lastRenderedPageBreak/>
                <w:delText>9</w:delText>
              </w:r>
            </w:del>
          </w:p>
        </w:tc>
        <w:tc>
          <w:tcPr>
            <w:tcW w:w="1310" w:type="dxa"/>
          </w:tcPr>
          <w:p w:rsidR="002C5A6E" w:rsidRPr="002F02C9" w:rsidDel="00B3119A" w:rsidRDefault="00152C15" w:rsidP="00552382">
            <w:pPr>
              <w:rPr>
                <w:del w:id="15788" w:author="IEC960923" w:date="2013-09-10T11:02:00Z"/>
                <w:strike/>
                <w:color w:val="0033CC"/>
                <w:rPrChange w:id="15789" w:author="Chen, Ivy (陳素貞 IEC1)" w:date="2015-01-12T13:45:00Z">
                  <w:rPr>
                    <w:del w:id="15790" w:author="IEC960923" w:date="2013-09-10T11:02:00Z"/>
                    <w:color w:val="0033CC"/>
                  </w:rPr>
                </w:rPrChange>
              </w:rPr>
            </w:pPr>
            <w:del w:id="15791" w:author="IEC960923" w:date="2013-09-10T11:02:00Z">
              <w:r w:rsidRPr="002F02C9">
                <w:rPr>
                  <w:strike/>
                  <w:color w:val="0033CC"/>
                  <w:rPrChange w:id="15792" w:author="Chen, Ivy (陳素貞 IEC1)" w:date="2015-01-12T13:45:00Z">
                    <w:rPr>
                      <w:color w:val="0033CC"/>
                      <w:u w:val="single"/>
                    </w:rPr>
                  </w:rPrChange>
                </w:rPr>
                <w:delText>WinName</w:delText>
              </w:r>
            </w:del>
          </w:p>
        </w:tc>
        <w:tc>
          <w:tcPr>
            <w:tcW w:w="916" w:type="dxa"/>
          </w:tcPr>
          <w:p w:rsidR="002C5A6E" w:rsidRPr="002F02C9" w:rsidDel="00B3119A" w:rsidRDefault="00152C15" w:rsidP="00552382">
            <w:pPr>
              <w:rPr>
                <w:del w:id="15793" w:author="IEC960923" w:date="2013-09-10T11:02:00Z"/>
                <w:rFonts w:ascii="SimSun" w:hAnsi="SimSun"/>
                <w:strike/>
                <w:color w:val="0033CC"/>
                <w:rPrChange w:id="15794" w:author="Chen, Ivy (陳素貞 IEC1)" w:date="2015-01-12T13:45:00Z">
                  <w:rPr>
                    <w:del w:id="15795" w:author="IEC960923" w:date="2013-09-10T11:02:00Z"/>
                    <w:rFonts w:ascii="SimSun" w:hAnsi="SimSun"/>
                    <w:color w:val="0033CC"/>
                  </w:rPr>
                </w:rPrChange>
              </w:rPr>
            </w:pPr>
            <w:del w:id="15796" w:author="IEC960923" w:date="2013-09-10T11:02:00Z">
              <w:r w:rsidRPr="002F02C9">
                <w:rPr>
                  <w:rFonts w:ascii="SimSun" w:hAnsi="SimSun"/>
                  <w:strike/>
                  <w:color w:val="0033CC"/>
                  <w:rPrChange w:id="15797" w:author="Chen, Ivy (陳素貞 IEC1)" w:date="2015-01-12T13:45:00Z">
                    <w:rPr>
                      <w:rFonts w:ascii="SimSun" w:hAnsi="SimSun"/>
                      <w:color w:val="0033CC"/>
                      <w:u w:val="single"/>
                    </w:rPr>
                  </w:rPrChange>
                </w:rPr>
                <w:delText>Win</w:delText>
              </w:r>
            </w:del>
          </w:p>
        </w:tc>
        <w:tc>
          <w:tcPr>
            <w:tcW w:w="677" w:type="dxa"/>
          </w:tcPr>
          <w:p w:rsidR="002C5A6E" w:rsidRPr="002F02C9" w:rsidDel="00B3119A" w:rsidRDefault="002C5A6E" w:rsidP="00552382">
            <w:pPr>
              <w:rPr>
                <w:del w:id="15798" w:author="IEC960923" w:date="2013-09-10T11:02:00Z"/>
                <w:strike/>
                <w:color w:val="0033CC"/>
                <w:rPrChange w:id="15799" w:author="Chen, Ivy (陳素貞 IEC1)" w:date="2015-01-12T13:45:00Z">
                  <w:rPr>
                    <w:del w:id="15800" w:author="IEC960923" w:date="2013-09-10T11:02:00Z"/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2C5A6E" w:rsidRPr="002F02C9" w:rsidDel="00B3119A" w:rsidRDefault="00152C15" w:rsidP="00552382">
            <w:pPr>
              <w:rPr>
                <w:del w:id="15801" w:author="IEC960923" w:date="2013-09-10T11:02:00Z"/>
                <w:rFonts w:ascii="SimSun" w:hAnsi="SimSun"/>
                <w:strike/>
                <w:color w:val="0033CC"/>
                <w:rPrChange w:id="15802" w:author="Chen, Ivy (陳素貞 IEC1)" w:date="2015-01-12T13:45:00Z">
                  <w:rPr>
                    <w:del w:id="15803" w:author="IEC960923" w:date="2013-09-10T11:02:00Z"/>
                    <w:rFonts w:ascii="SimSun" w:hAnsi="SimSun"/>
                    <w:color w:val="0033CC"/>
                  </w:rPr>
                </w:rPrChange>
              </w:rPr>
            </w:pPr>
            <w:del w:id="15804" w:author="IEC960923" w:date="2013-09-10T11:02:00Z">
              <w:r w:rsidRPr="002F02C9">
                <w:rPr>
                  <w:rFonts w:ascii="SimSun" w:hAnsi="SimSun"/>
                  <w:strike/>
                  <w:color w:val="0033CC"/>
                  <w:rPrChange w:id="15805" w:author="Chen, Ivy (陳素貞 IEC1)" w:date="2015-01-12T13:45:00Z">
                    <w:rPr>
                      <w:rFonts w:ascii="SimSun" w:hAnsi="SimSun"/>
                      <w:color w:val="0033CC"/>
                      <w:u w:val="single"/>
                    </w:rPr>
                  </w:rPrChange>
                </w:rPr>
                <w:delText>Add Type</w:delText>
              </w:r>
            </w:del>
          </w:p>
        </w:tc>
        <w:tc>
          <w:tcPr>
            <w:tcW w:w="680" w:type="dxa"/>
          </w:tcPr>
          <w:p w:rsidR="002C5A6E" w:rsidRPr="002F02C9" w:rsidDel="00B3119A" w:rsidRDefault="002C5A6E" w:rsidP="00552382">
            <w:pPr>
              <w:rPr>
                <w:del w:id="15806" w:author="IEC960923" w:date="2013-09-10T11:02:00Z"/>
                <w:strike/>
                <w:color w:val="0033CC"/>
                <w:rPrChange w:id="15807" w:author="Chen, Ivy (陳素貞 IEC1)" w:date="2015-01-12T13:45:00Z">
                  <w:rPr>
                    <w:del w:id="15808" w:author="IEC960923" w:date="2013-09-10T11:02:00Z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2C5A6E" w:rsidRPr="002F02C9" w:rsidDel="00B3119A" w:rsidRDefault="002C5A6E" w:rsidP="00552382">
            <w:pPr>
              <w:ind w:left="100" w:hangingChars="50" w:hanging="100"/>
              <w:rPr>
                <w:del w:id="15809" w:author="IEC960923" w:date="2013-09-10T11:02:00Z"/>
                <w:rFonts w:ascii="SimSun" w:hAnsi="SimSun"/>
                <w:strike/>
                <w:color w:val="0033CC"/>
                <w:rPrChange w:id="15810" w:author="Chen, Ivy (陳素貞 IEC1)" w:date="2015-01-12T13:45:00Z">
                  <w:rPr>
                    <w:del w:id="15811" w:author="IEC960923" w:date="2013-09-10T11:02:00Z"/>
                    <w:rFonts w:ascii="SimSun" w:hAnsi="SimSun"/>
                    <w:color w:val="0033CC"/>
                  </w:rPr>
                </w:rPrChange>
              </w:rPr>
            </w:pPr>
          </w:p>
        </w:tc>
        <w:tc>
          <w:tcPr>
            <w:tcW w:w="2629" w:type="dxa"/>
          </w:tcPr>
          <w:p w:rsidR="002C5A6E" w:rsidRPr="002F02C9" w:rsidDel="00B3119A" w:rsidRDefault="002C5A6E" w:rsidP="00552382">
            <w:pPr>
              <w:rPr>
                <w:del w:id="15812" w:author="IEC960923" w:date="2013-09-10T11:02:00Z"/>
                <w:strike/>
                <w:color w:val="0033CC"/>
                <w:rPrChange w:id="15813" w:author="Chen, Ivy (陳素貞 IEC1)" w:date="2015-01-12T13:45:00Z">
                  <w:rPr>
                    <w:del w:id="15814" w:author="IEC960923" w:date="2013-09-10T11:02:00Z"/>
                    <w:color w:val="0033CC"/>
                  </w:rPr>
                </w:rPrChange>
              </w:rPr>
            </w:pPr>
          </w:p>
        </w:tc>
      </w:tr>
      <w:tr w:rsidR="002C5A6E" w:rsidRPr="002F02C9" w:rsidDel="00B3119A" w:rsidTr="00552382">
        <w:trPr>
          <w:del w:id="15815" w:author="IEC960923" w:date="2013-09-10T11:02:00Z"/>
        </w:trPr>
        <w:tc>
          <w:tcPr>
            <w:tcW w:w="445" w:type="dxa"/>
          </w:tcPr>
          <w:p w:rsidR="002C5A6E" w:rsidRPr="002F02C9" w:rsidDel="00B3119A" w:rsidRDefault="00152C15" w:rsidP="00552382">
            <w:pPr>
              <w:rPr>
                <w:del w:id="15816" w:author="IEC960923" w:date="2013-09-10T11:02:00Z"/>
                <w:strike/>
                <w:color w:val="0033CC"/>
                <w:rPrChange w:id="15817" w:author="Chen, Ivy (陳素貞 IEC1)" w:date="2015-01-12T13:45:00Z">
                  <w:rPr>
                    <w:del w:id="15818" w:author="IEC960923" w:date="2013-09-10T11:02:00Z"/>
                    <w:color w:val="0033CC"/>
                  </w:rPr>
                </w:rPrChange>
              </w:rPr>
            </w:pPr>
            <w:del w:id="15819" w:author="IEC960923" w:date="2013-09-10T11:02:00Z">
              <w:r w:rsidRPr="002F02C9">
                <w:rPr>
                  <w:strike/>
                  <w:color w:val="0033CC"/>
                  <w:rPrChange w:id="15820" w:author="Chen, Ivy (陳素貞 IEC1)" w:date="2015-01-12T13:45:00Z">
                    <w:rPr>
                      <w:color w:val="0033CC"/>
                      <w:u w:val="single"/>
                    </w:rPr>
                  </w:rPrChange>
                </w:rPr>
                <w:delText>10</w:delText>
              </w:r>
            </w:del>
          </w:p>
        </w:tc>
        <w:tc>
          <w:tcPr>
            <w:tcW w:w="1310" w:type="dxa"/>
          </w:tcPr>
          <w:p w:rsidR="002C5A6E" w:rsidRPr="002F02C9" w:rsidDel="00B3119A" w:rsidRDefault="00152C15" w:rsidP="00552382">
            <w:pPr>
              <w:rPr>
                <w:del w:id="15821" w:author="IEC960923" w:date="2013-09-10T11:02:00Z"/>
                <w:strike/>
                <w:color w:val="0033CC"/>
                <w:rPrChange w:id="15822" w:author="Chen, Ivy (陳素貞 IEC1)" w:date="2015-01-12T13:45:00Z">
                  <w:rPr>
                    <w:del w:id="15823" w:author="IEC960923" w:date="2013-09-10T11:02:00Z"/>
                    <w:color w:val="0033CC"/>
                  </w:rPr>
                </w:rPrChange>
              </w:rPr>
            </w:pPr>
            <w:del w:id="15824" w:author="IEC960923" w:date="2013-09-10T11:02:00Z">
              <w:r w:rsidRPr="002F02C9">
                <w:rPr>
                  <w:strike/>
                  <w:color w:val="0033CC"/>
                  <w:rPrChange w:id="15825" w:author="Chen, Ivy (陳素貞 IEC1)" w:date="2015-01-12T13:45:00Z">
                    <w:rPr>
                      <w:color w:val="0033CC"/>
                      <w:u w:val="single"/>
                    </w:rPr>
                  </w:rPrChange>
                </w:rPr>
                <w:delText>Type1</w:delText>
              </w:r>
            </w:del>
          </w:p>
        </w:tc>
        <w:tc>
          <w:tcPr>
            <w:tcW w:w="916" w:type="dxa"/>
          </w:tcPr>
          <w:p w:rsidR="002C5A6E" w:rsidRPr="002F02C9" w:rsidDel="00B3119A" w:rsidRDefault="00152C15" w:rsidP="00552382">
            <w:pPr>
              <w:rPr>
                <w:del w:id="15826" w:author="IEC960923" w:date="2013-09-10T11:02:00Z"/>
                <w:rFonts w:ascii="SimSun" w:hAnsi="SimSun"/>
                <w:strike/>
                <w:color w:val="0033CC"/>
                <w:rPrChange w:id="15827" w:author="Chen, Ivy (陳素貞 IEC1)" w:date="2015-01-12T13:45:00Z">
                  <w:rPr>
                    <w:del w:id="15828" w:author="IEC960923" w:date="2013-09-10T11:02:00Z"/>
                    <w:rFonts w:ascii="SimSun" w:hAnsi="SimSun"/>
                    <w:color w:val="0033CC"/>
                  </w:rPr>
                </w:rPrChange>
              </w:rPr>
            </w:pPr>
            <w:del w:id="15829" w:author="IEC960923" w:date="2013-09-10T11:02:00Z">
              <w:r w:rsidRPr="002F02C9">
                <w:rPr>
                  <w:rFonts w:ascii="SimSun" w:hAnsi="SimSun"/>
                  <w:strike/>
                  <w:color w:val="0033CC"/>
                  <w:rPrChange w:id="15830" w:author="Chen, Ivy (陳素貞 IEC1)" w:date="2015-01-12T13:45:00Z">
                    <w:rPr>
                      <w:rFonts w:ascii="SimSun" w:hAnsi="SimSun"/>
                      <w:color w:val="0033CC"/>
                      <w:u w:val="single"/>
                    </w:rPr>
                  </w:rPrChange>
                </w:rPr>
                <w:delText>TextBox</w:delText>
              </w:r>
            </w:del>
          </w:p>
        </w:tc>
        <w:tc>
          <w:tcPr>
            <w:tcW w:w="677" w:type="dxa"/>
          </w:tcPr>
          <w:p w:rsidR="002C5A6E" w:rsidRPr="002F02C9" w:rsidDel="00B3119A" w:rsidRDefault="002C5A6E" w:rsidP="00552382">
            <w:pPr>
              <w:rPr>
                <w:del w:id="15831" w:author="IEC960923" w:date="2013-09-10T11:02:00Z"/>
                <w:strike/>
                <w:color w:val="0033CC"/>
                <w:rPrChange w:id="15832" w:author="Chen, Ivy (陳素貞 IEC1)" w:date="2015-01-12T13:45:00Z">
                  <w:rPr>
                    <w:del w:id="15833" w:author="IEC960923" w:date="2013-09-10T11:02:00Z"/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2C5A6E" w:rsidRPr="002F02C9" w:rsidDel="00B3119A" w:rsidRDefault="00152C15" w:rsidP="00552382">
            <w:pPr>
              <w:rPr>
                <w:del w:id="15834" w:author="IEC960923" w:date="2013-09-10T11:02:00Z"/>
                <w:rFonts w:ascii="SimSun" w:hAnsi="SimSun"/>
                <w:strike/>
                <w:color w:val="0033CC"/>
                <w:rPrChange w:id="15835" w:author="Chen, Ivy (陳素貞 IEC1)" w:date="2015-01-12T13:45:00Z">
                  <w:rPr>
                    <w:del w:id="15836" w:author="IEC960923" w:date="2013-09-10T11:02:00Z"/>
                    <w:rFonts w:ascii="SimSun" w:hAnsi="SimSun"/>
                    <w:color w:val="0033CC"/>
                  </w:rPr>
                </w:rPrChange>
              </w:rPr>
            </w:pPr>
            <w:del w:id="15837" w:author="IEC960923" w:date="2013-09-10T11:02:00Z">
              <w:r w:rsidRPr="002F02C9">
                <w:rPr>
                  <w:rFonts w:ascii="SimSun" w:hAnsi="SimSun" w:hint="eastAsia"/>
                  <w:strike/>
                  <w:color w:val="0033CC"/>
                  <w:rPrChange w:id="15838" w:author="Chen, Ivy (陳素貞 IEC1)" w:date="2015-01-12T13:45:00Z">
                    <w:rPr>
                      <w:rFonts w:ascii="SimSun" w:hAnsi="SimSun" w:hint="eastAsia"/>
                      <w:color w:val="0033CC"/>
                      <w:u w:val="single"/>
                    </w:rPr>
                  </w:rPrChange>
                </w:rPr>
                <w:delText>空</w:delText>
              </w:r>
            </w:del>
          </w:p>
        </w:tc>
        <w:tc>
          <w:tcPr>
            <w:tcW w:w="680" w:type="dxa"/>
          </w:tcPr>
          <w:p w:rsidR="002C5A6E" w:rsidRPr="002F02C9" w:rsidDel="00B3119A" w:rsidRDefault="00152C15" w:rsidP="00552382">
            <w:pPr>
              <w:rPr>
                <w:del w:id="15839" w:author="IEC960923" w:date="2013-09-10T11:02:00Z"/>
                <w:strike/>
                <w:color w:val="0033CC"/>
                <w:rPrChange w:id="15840" w:author="Chen, Ivy (陳素貞 IEC1)" w:date="2015-01-12T13:45:00Z">
                  <w:rPr>
                    <w:del w:id="15841" w:author="IEC960923" w:date="2013-09-10T11:02:00Z"/>
                    <w:color w:val="0033CC"/>
                  </w:rPr>
                </w:rPrChange>
              </w:rPr>
            </w:pPr>
            <w:del w:id="15842" w:author="IEC960923" w:date="2013-09-10T11:02:00Z">
              <w:r w:rsidRPr="002F02C9">
                <w:rPr>
                  <w:rFonts w:hint="eastAsia"/>
                  <w:strike/>
                  <w:color w:val="0033CC"/>
                  <w:rPrChange w:id="15843" w:author="Chen, Ivy (陳素貞 IEC1)" w:date="2015-01-12T13:45:00Z">
                    <w:rPr>
                      <w:rFonts w:hint="eastAsia"/>
                      <w:color w:val="0033CC"/>
                      <w:u w:val="single"/>
                    </w:rPr>
                  </w:rPrChange>
                </w:rPr>
                <w:delText>是</w:delText>
              </w:r>
            </w:del>
          </w:p>
        </w:tc>
        <w:tc>
          <w:tcPr>
            <w:tcW w:w="2728" w:type="dxa"/>
          </w:tcPr>
          <w:p w:rsidR="002C5A6E" w:rsidRPr="002F02C9" w:rsidDel="00B3119A" w:rsidRDefault="002C5A6E" w:rsidP="00552382">
            <w:pPr>
              <w:ind w:left="100" w:hangingChars="50" w:hanging="100"/>
              <w:rPr>
                <w:del w:id="15844" w:author="IEC960923" w:date="2013-09-10T11:02:00Z"/>
                <w:rFonts w:ascii="SimSun" w:hAnsi="SimSun"/>
                <w:strike/>
                <w:color w:val="0033CC"/>
                <w:rPrChange w:id="15845" w:author="Chen, Ivy (陳素貞 IEC1)" w:date="2015-01-12T13:45:00Z">
                  <w:rPr>
                    <w:del w:id="15846" w:author="IEC960923" w:date="2013-09-10T11:02:00Z"/>
                    <w:rFonts w:ascii="SimSun" w:hAnsi="SimSun"/>
                    <w:color w:val="0033CC"/>
                  </w:rPr>
                </w:rPrChange>
              </w:rPr>
            </w:pPr>
          </w:p>
        </w:tc>
        <w:tc>
          <w:tcPr>
            <w:tcW w:w="2629" w:type="dxa"/>
          </w:tcPr>
          <w:p w:rsidR="002C5A6E" w:rsidRPr="002F02C9" w:rsidDel="00B3119A" w:rsidRDefault="002C5A6E" w:rsidP="00552382">
            <w:pPr>
              <w:rPr>
                <w:del w:id="15847" w:author="IEC960923" w:date="2013-09-10T11:02:00Z"/>
                <w:strike/>
                <w:color w:val="0033CC"/>
                <w:rPrChange w:id="15848" w:author="Chen, Ivy (陳素貞 IEC1)" w:date="2015-01-12T13:45:00Z">
                  <w:rPr>
                    <w:del w:id="15849" w:author="IEC960923" w:date="2013-09-10T11:02:00Z"/>
                    <w:color w:val="0033CC"/>
                  </w:rPr>
                </w:rPrChange>
              </w:rPr>
            </w:pPr>
          </w:p>
        </w:tc>
      </w:tr>
      <w:tr w:rsidR="002C5A6E" w:rsidRPr="002F02C9" w:rsidDel="00B3119A" w:rsidTr="00552382">
        <w:trPr>
          <w:del w:id="15850" w:author="IEC960923" w:date="2013-09-10T11:02:00Z"/>
        </w:trPr>
        <w:tc>
          <w:tcPr>
            <w:tcW w:w="445" w:type="dxa"/>
          </w:tcPr>
          <w:p w:rsidR="002C5A6E" w:rsidRPr="002F02C9" w:rsidDel="00B3119A" w:rsidRDefault="00152C15" w:rsidP="00552382">
            <w:pPr>
              <w:rPr>
                <w:del w:id="15851" w:author="IEC960923" w:date="2013-09-10T11:02:00Z"/>
                <w:strike/>
                <w:color w:val="0033CC"/>
                <w:rPrChange w:id="15852" w:author="Chen, Ivy (陳素貞 IEC1)" w:date="2015-01-12T13:45:00Z">
                  <w:rPr>
                    <w:del w:id="15853" w:author="IEC960923" w:date="2013-09-10T11:02:00Z"/>
                    <w:color w:val="0033CC"/>
                  </w:rPr>
                </w:rPrChange>
              </w:rPr>
            </w:pPr>
            <w:del w:id="15854" w:author="IEC960923" w:date="2013-09-10T11:02:00Z">
              <w:r w:rsidRPr="002F02C9">
                <w:rPr>
                  <w:strike/>
                  <w:color w:val="0033CC"/>
                  <w:rPrChange w:id="15855" w:author="Chen, Ivy (陳素貞 IEC1)" w:date="2015-01-12T13:45:00Z">
                    <w:rPr>
                      <w:color w:val="0033CC"/>
                      <w:u w:val="single"/>
                    </w:rPr>
                  </w:rPrChange>
                </w:rPr>
                <w:delText>11</w:delText>
              </w:r>
            </w:del>
          </w:p>
        </w:tc>
        <w:tc>
          <w:tcPr>
            <w:tcW w:w="1310" w:type="dxa"/>
          </w:tcPr>
          <w:p w:rsidR="002C5A6E" w:rsidRPr="002F02C9" w:rsidDel="00B3119A" w:rsidRDefault="00152C15" w:rsidP="00552382">
            <w:pPr>
              <w:rPr>
                <w:del w:id="15856" w:author="IEC960923" w:date="2013-09-10T11:02:00Z"/>
                <w:strike/>
                <w:color w:val="0033CC"/>
                <w:rPrChange w:id="15857" w:author="Chen, Ivy (陳素貞 IEC1)" w:date="2015-01-12T13:45:00Z">
                  <w:rPr>
                    <w:del w:id="15858" w:author="IEC960923" w:date="2013-09-10T11:02:00Z"/>
                    <w:color w:val="0033CC"/>
                  </w:rPr>
                </w:rPrChange>
              </w:rPr>
            </w:pPr>
            <w:del w:id="15859" w:author="IEC960923" w:date="2013-09-10T11:02:00Z">
              <w:r w:rsidRPr="002F02C9">
                <w:rPr>
                  <w:strike/>
                  <w:color w:val="0033CC"/>
                  <w:rPrChange w:id="15860" w:author="Chen, Ivy (陳素貞 IEC1)" w:date="2015-01-12T13:45:00Z">
                    <w:rPr>
                      <w:color w:val="0033CC"/>
                      <w:u w:val="single"/>
                    </w:rPr>
                  </w:rPrChange>
                </w:rPr>
                <w:delText>Save1</w:delText>
              </w:r>
            </w:del>
          </w:p>
        </w:tc>
        <w:tc>
          <w:tcPr>
            <w:tcW w:w="916" w:type="dxa"/>
          </w:tcPr>
          <w:p w:rsidR="002C5A6E" w:rsidRPr="002F02C9" w:rsidDel="00B3119A" w:rsidRDefault="00152C15" w:rsidP="00552382">
            <w:pPr>
              <w:rPr>
                <w:del w:id="15861" w:author="IEC960923" w:date="2013-09-10T11:02:00Z"/>
                <w:rFonts w:ascii="SimSun" w:hAnsi="SimSun"/>
                <w:strike/>
                <w:color w:val="0033CC"/>
                <w:rPrChange w:id="15862" w:author="Chen, Ivy (陳素貞 IEC1)" w:date="2015-01-12T13:45:00Z">
                  <w:rPr>
                    <w:del w:id="15863" w:author="IEC960923" w:date="2013-09-10T11:02:00Z"/>
                    <w:rFonts w:ascii="SimSun" w:hAnsi="SimSun"/>
                    <w:color w:val="0033CC"/>
                  </w:rPr>
                </w:rPrChange>
              </w:rPr>
            </w:pPr>
            <w:del w:id="15864" w:author="IEC960923" w:date="2013-09-10T11:02:00Z">
              <w:r w:rsidRPr="002F02C9">
                <w:rPr>
                  <w:rFonts w:ascii="SimSun" w:hAnsi="SimSun"/>
                  <w:strike/>
                  <w:color w:val="0033CC"/>
                  <w:rPrChange w:id="15865" w:author="Chen, Ivy (陳素貞 IEC1)" w:date="2015-01-12T13:45:00Z">
                    <w:rPr>
                      <w:rFonts w:ascii="SimSun" w:hAnsi="SimSun"/>
                      <w:color w:val="0033CC"/>
                      <w:u w:val="single"/>
                    </w:rPr>
                  </w:rPrChange>
                </w:rPr>
                <w:delText>Button</w:delText>
              </w:r>
            </w:del>
          </w:p>
        </w:tc>
        <w:tc>
          <w:tcPr>
            <w:tcW w:w="677" w:type="dxa"/>
          </w:tcPr>
          <w:p w:rsidR="002C5A6E" w:rsidRPr="002F02C9" w:rsidDel="00B3119A" w:rsidRDefault="002C5A6E" w:rsidP="00552382">
            <w:pPr>
              <w:rPr>
                <w:del w:id="15866" w:author="IEC960923" w:date="2013-09-10T11:02:00Z"/>
                <w:strike/>
                <w:color w:val="0033CC"/>
                <w:rPrChange w:id="15867" w:author="Chen, Ivy (陳素貞 IEC1)" w:date="2015-01-12T13:45:00Z">
                  <w:rPr>
                    <w:del w:id="15868" w:author="IEC960923" w:date="2013-09-10T11:02:00Z"/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2C5A6E" w:rsidRPr="002F02C9" w:rsidDel="00B3119A" w:rsidRDefault="002C5A6E" w:rsidP="00552382">
            <w:pPr>
              <w:rPr>
                <w:del w:id="15869" w:author="IEC960923" w:date="2013-09-10T11:02:00Z"/>
                <w:rFonts w:ascii="SimSun" w:hAnsi="SimSun"/>
                <w:strike/>
                <w:color w:val="0033CC"/>
                <w:rPrChange w:id="15870" w:author="Chen, Ivy (陳素貞 IEC1)" w:date="2015-01-12T13:45:00Z">
                  <w:rPr>
                    <w:del w:id="15871" w:author="IEC960923" w:date="2013-09-10T11:02:00Z"/>
                    <w:rFonts w:ascii="SimSun" w:hAnsi="SimSun"/>
                    <w:color w:val="0033CC"/>
                  </w:rPr>
                </w:rPrChange>
              </w:rPr>
            </w:pPr>
          </w:p>
        </w:tc>
        <w:tc>
          <w:tcPr>
            <w:tcW w:w="680" w:type="dxa"/>
          </w:tcPr>
          <w:p w:rsidR="002C5A6E" w:rsidRPr="002F02C9" w:rsidDel="00B3119A" w:rsidRDefault="002C5A6E" w:rsidP="00552382">
            <w:pPr>
              <w:rPr>
                <w:del w:id="15872" w:author="IEC960923" w:date="2013-09-10T11:02:00Z"/>
                <w:strike/>
                <w:color w:val="0033CC"/>
                <w:rPrChange w:id="15873" w:author="Chen, Ivy (陳素貞 IEC1)" w:date="2015-01-12T13:45:00Z">
                  <w:rPr>
                    <w:del w:id="15874" w:author="IEC960923" w:date="2013-09-10T11:02:00Z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2C5A6E" w:rsidRPr="002F02C9" w:rsidDel="00B3119A" w:rsidRDefault="00152C15" w:rsidP="00552382">
            <w:pPr>
              <w:ind w:left="100" w:hangingChars="50" w:hanging="100"/>
              <w:rPr>
                <w:del w:id="15875" w:author="IEC960923" w:date="2013-09-10T11:02:00Z"/>
                <w:rFonts w:ascii="SimSun" w:hAnsi="SimSun"/>
                <w:strike/>
                <w:color w:val="0033CC"/>
                <w:rPrChange w:id="15876" w:author="Chen, Ivy (陳素貞 IEC1)" w:date="2015-01-12T13:45:00Z">
                  <w:rPr>
                    <w:del w:id="15877" w:author="IEC960923" w:date="2013-09-10T11:02:00Z"/>
                    <w:rFonts w:ascii="SimSun" w:hAnsi="SimSun"/>
                    <w:color w:val="0033CC"/>
                  </w:rPr>
                </w:rPrChange>
              </w:rPr>
            </w:pPr>
            <w:del w:id="15878" w:author="IEC960923" w:date="2013-09-10T11:02:00Z">
              <w:r w:rsidRPr="002F02C9">
                <w:rPr>
                  <w:rFonts w:ascii="SimSun" w:hAnsi="SimSun"/>
                  <w:strike/>
                  <w:color w:val="0033CC"/>
                  <w:rPrChange w:id="15879" w:author="Chen, Ivy (陳素貞 IEC1)" w:date="2015-01-12T13:45:00Z">
                    <w:rPr>
                      <w:rFonts w:ascii="SimSun" w:hAnsi="SimSun"/>
                      <w:color w:val="0033CC"/>
                      <w:u w:val="single"/>
                    </w:rPr>
                  </w:rPrChange>
                </w:rPr>
                <w:delText>Click：</w:delText>
              </w:r>
            </w:del>
          </w:p>
          <w:p w:rsidR="002C5A6E" w:rsidRPr="002F02C9" w:rsidDel="00B3119A" w:rsidRDefault="00152C15" w:rsidP="00552382">
            <w:pPr>
              <w:ind w:left="100" w:hangingChars="50" w:hanging="100"/>
              <w:rPr>
                <w:del w:id="15880" w:author="IEC960923" w:date="2013-09-10T11:02:00Z"/>
                <w:rFonts w:ascii="SimSun" w:hAnsi="SimSun"/>
                <w:strike/>
                <w:color w:val="0033CC"/>
                <w:rPrChange w:id="15881" w:author="Chen, Ivy (陳素貞 IEC1)" w:date="2015-01-12T13:45:00Z">
                  <w:rPr>
                    <w:del w:id="15882" w:author="IEC960923" w:date="2013-09-10T11:02:00Z"/>
                    <w:rFonts w:ascii="SimSun" w:hAnsi="SimSun"/>
                    <w:color w:val="0033CC"/>
                  </w:rPr>
                </w:rPrChange>
              </w:rPr>
            </w:pPr>
            <w:del w:id="15883" w:author="IEC960923" w:date="2013-09-10T11:02:00Z">
              <w:r w:rsidRPr="002F02C9">
                <w:rPr>
                  <w:rFonts w:ascii="SimSun" w:hAnsi="SimSun"/>
                  <w:strike/>
                  <w:color w:val="0033CC"/>
                  <w:rPrChange w:id="15884" w:author="Chen, Ivy (陳素貞 IEC1)" w:date="2015-01-12T13:45:00Z">
                    <w:rPr>
                      <w:rFonts w:ascii="SimSun" w:hAnsi="SimSun"/>
                      <w:color w:val="0033CC"/>
                      <w:u w:val="single"/>
                    </w:rPr>
                  </w:rPrChange>
                </w:rPr>
                <w:delText>1、若Type1为空，则警示用户，放弃后续操作</w:delText>
              </w:r>
            </w:del>
          </w:p>
          <w:p w:rsidR="002C5A6E" w:rsidRPr="002F02C9" w:rsidDel="00B3119A" w:rsidRDefault="00152C15" w:rsidP="00552382">
            <w:pPr>
              <w:ind w:left="100" w:hangingChars="50" w:hanging="100"/>
              <w:rPr>
                <w:del w:id="15885" w:author="IEC960923" w:date="2013-09-10T11:02:00Z"/>
                <w:rFonts w:ascii="SimSun" w:hAnsi="SimSun"/>
                <w:strike/>
                <w:color w:val="0033CC"/>
                <w:rPrChange w:id="15886" w:author="Chen, Ivy (陳素貞 IEC1)" w:date="2015-01-12T13:45:00Z">
                  <w:rPr>
                    <w:del w:id="15887" w:author="IEC960923" w:date="2013-09-10T11:02:00Z"/>
                    <w:rFonts w:ascii="SimSun" w:hAnsi="SimSun"/>
                    <w:color w:val="0033CC"/>
                  </w:rPr>
                </w:rPrChange>
              </w:rPr>
            </w:pPr>
            <w:del w:id="15888" w:author="IEC960923" w:date="2013-09-10T11:02:00Z">
              <w:r w:rsidRPr="002F02C9">
                <w:rPr>
                  <w:rFonts w:ascii="SimSun" w:hAnsi="SimSun"/>
                  <w:strike/>
                  <w:color w:val="0033CC"/>
                  <w:rPrChange w:id="15889" w:author="Chen, Ivy (陳素貞 IEC1)" w:date="2015-01-12T13:45:00Z">
                    <w:rPr>
                      <w:rFonts w:ascii="SimSun" w:hAnsi="SimSun"/>
                      <w:color w:val="0033CC"/>
                      <w:u w:val="single"/>
                    </w:rPr>
                  </w:rPrChange>
                </w:rPr>
                <w:delText>2、若Type1在ConstValueType.Type存在，则警示用户，提示已存在，放弃后续操作</w:delText>
              </w:r>
            </w:del>
          </w:p>
          <w:p w:rsidR="002C5A6E" w:rsidRPr="002F02C9" w:rsidDel="00B3119A" w:rsidRDefault="00152C15" w:rsidP="00552382">
            <w:pPr>
              <w:ind w:left="100" w:hangingChars="50" w:hanging="100"/>
              <w:rPr>
                <w:del w:id="15890" w:author="IEC960923" w:date="2013-09-10T11:02:00Z"/>
                <w:rFonts w:ascii="SimSun" w:hAnsi="SimSun"/>
                <w:strike/>
                <w:color w:val="0033CC"/>
                <w:rPrChange w:id="15891" w:author="Chen, Ivy (陳素貞 IEC1)" w:date="2015-01-12T13:45:00Z">
                  <w:rPr>
                    <w:del w:id="15892" w:author="IEC960923" w:date="2013-09-10T11:02:00Z"/>
                    <w:rFonts w:ascii="SimSun" w:hAnsi="SimSun"/>
                    <w:color w:val="0033CC"/>
                  </w:rPr>
                </w:rPrChange>
              </w:rPr>
            </w:pPr>
            <w:del w:id="15893" w:author="IEC960923" w:date="2013-09-10T11:02:00Z">
              <w:r w:rsidRPr="002F02C9">
                <w:rPr>
                  <w:rFonts w:ascii="SimSun" w:hAnsi="SimSun"/>
                  <w:strike/>
                  <w:color w:val="0033CC"/>
                  <w:rPrChange w:id="15894" w:author="Chen, Ivy (陳素貞 IEC1)" w:date="2015-01-12T13:45:00Z">
                    <w:rPr>
                      <w:rFonts w:ascii="SimSun" w:hAnsi="SimSun"/>
                      <w:color w:val="0033CC"/>
                      <w:u w:val="single"/>
                    </w:rPr>
                  </w:rPrChange>
                </w:rPr>
                <w:delText>3、若Type1在ConstValueType.Type不存在，则Insert ConstValueType (Name, Type, Value,Description, Editor, Cdt, Udt) values (‘’, [Type1], ‘’, ‘Type’,Editor, Getdate(),getdate())</w:delText>
              </w:r>
            </w:del>
          </w:p>
        </w:tc>
        <w:tc>
          <w:tcPr>
            <w:tcW w:w="2629" w:type="dxa"/>
          </w:tcPr>
          <w:p w:rsidR="002C5A6E" w:rsidRPr="002F02C9" w:rsidDel="00B3119A" w:rsidRDefault="00152C15" w:rsidP="00552382">
            <w:pPr>
              <w:rPr>
                <w:del w:id="15895" w:author="IEC960923" w:date="2013-09-10T11:02:00Z"/>
                <w:strike/>
                <w:color w:val="0033CC"/>
                <w:rPrChange w:id="15896" w:author="Chen, Ivy (陳素貞 IEC1)" w:date="2015-01-12T13:45:00Z">
                  <w:rPr>
                    <w:del w:id="15897" w:author="IEC960923" w:date="2013-09-10T11:02:00Z"/>
                    <w:color w:val="0033CC"/>
                  </w:rPr>
                </w:rPrChange>
              </w:rPr>
            </w:pPr>
            <w:del w:id="15898" w:author="IEC960923" w:date="2013-09-10T11:02:00Z">
              <w:r w:rsidRPr="002F02C9">
                <w:rPr>
                  <w:rFonts w:hint="eastAsia"/>
                  <w:strike/>
                  <w:color w:val="0033CC"/>
                  <w:rPrChange w:id="15899" w:author="Chen, Ivy (陳素貞 IEC1)" w:date="2015-01-12T13:45:00Z">
                    <w:rPr>
                      <w:rFonts w:hint="eastAsia"/>
                      <w:color w:val="0033CC"/>
                      <w:u w:val="single"/>
                    </w:rPr>
                  </w:rPrChange>
                </w:rPr>
                <w:delText>保存后，刷新</w:delText>
              </w:r>
              <w:r w:rsidRPr="002F02C9">
                <w:rPr>
                  <w:strike/>
                  <w:color w:val="0033CC"/>
                  <w:rPrChange w:id="15900" w:author="Chen, Ivy (陳素貞 IEC1)" w:date="2015-01-12T13:45:00Z">
                    <w:rPr>
                      <w:color w:val="0033CC"/>
                      <w:u w:val="single"/>
                    </w:rPr>
                  </w:rPrChange>
                </w:rPr>
                <w:delText>[Type]</w:delText>
              </w:r>
              <w:r w:rsidRPr="002F02C9">
                <w:rPr>
                  <w:rFonts w:hint="eastAsia"/>
                  <w:strike/>
                  <w:color w:val="0033CC"/>
                  <w:rPrChange w:id="15901" w:author="Chen, Ivy (陳素貞 IEC1)" w:date="2015-01-12T13:45:00Z">
                    <w:rPr>
                      <w:rFonts w:hint="eastAsia"/>
                      <w:color w:val="0033CC"/>
                      <w:u w:val="single"/>
                    </w:rPr>
                  </w:rPrChange>
                </w:rPr>
                <w:delText>，而非</w:delText>
              </w:r>
              <w:r w:rsidRPr="002F02C9">
                <w:rPr>
                  <w:strike/>
                  <w:color w:val="0033CC"/>
                  <w:rPrChange w:id="15902" w:author="Chen, Ivy (陳素貞 IEC1)" w:date="2015-01-12T13:45:00Z">
                    <w:rPr>
                      <w:color w:val="0033CC"/>
                      <w:u w:val="single"/>
                    </w:rPr>
                  </w:rPrChange>
                </w:rPr>
                <w:delText>[Type1]</w:delText>
              </w:r>
            </w:del>
          </w:p>
        </w:tc>
      </w:tr>
      <w:tr w:rsidR="002C5A6E" w:rsidRPr="002F02C9" w:rsidDel="00B3119A" w:rsidTr="00552382">
        <w:trPr>
          <w:del w:id="15903" w:author="IEC960923" w:date="2013-09-10T11:02:00Z"/>
        </w:trPr>
        <w:tc>
          <w:tcPr>
            <w:tcW w:w="445" w:type="dxa"/>
          </w:tcPr>
          <w:p w:rsidR="002C5A6E" w:rsidRPr="002F02C9" w:rsidDel="00B3119A" w:rsidRDefault="00152C15" w:rsidP="00552382">
            <w:pPr>
              <w:rPr>
                <w:del w:id="15904" w:author="IEC960923" w:date="2013-09-10T11:02:00Z"/>
                <w:strike/>
                <w:color w:val="0033CC"/>
                <w:rPrChange w:id="15905" w:author="Chen, Ivy (陳素貞 IEC1)" w:date="2015-01-12T13:45:00Z">
                  <w:rPr>
                    <w:del w:id="15906" w:author="IEC960923" w:date="2013-09-10T11:02:00Z"/>
                    <w:color w:val="0033CC"/>
                  </w:rPr>
                </w:rPrChange>
              </w:rPr>
            </w:pPr>
            <w:del w:id="15907" w:author="IEC960923" w:date="2013-09-10T11:02:00Z">
              <w:r w:rsidRPr="002F02C9">
                <w:rPr>
                  <w:strike/>
                  <w:color w:val="0033CC"/>
                  <w:rPrChange w:id="15908" w:author="Chen, Ivy (陳素貞 IEC1)" w:date="2015-01-12T13:45:00Z">
                    <w:rPr>
                      <w:color w:val="0033CC"/>
                      <w:u w:val="single"/>
                    </w:rPr>
                  </w:rPrChange>
                </w:rPr>
                <w:delText>12</w:delText>
              </w:r>
            </w:del>
          </w:p>
        </w:tc>
        <w:tc>
          <w:tcPr>
            <w:tcW w:w="1310" w:type="dxa"/>
          </w:tcPr>
          <w:p w:rsidR="002C5A6E" w:rsidRPr="002F02C9" w:rsidDel="00B3119A" w:rsidRDefault="00152C15" w:rsidP="00552382">
            <w:pPr>
              <w:rPr>
                <w:del w:id="15909" w:author="IEC960923" w:date="2013-09-10T11:02:00Z"/>
                <w:strike/>
                <w:color w:val="0033CC"/>
                <w:rPrChange w:id="15910" w:author="Chen, Ivy (陳素貞 IEC1)" w:date="2015-01-12T13:45:00Z">
                  <w:rPr>
                    <w:del w:id="15911" w:author="IEC960923" w:date="2013-09-10T11:02:00Z"/>
                    <w:color w:val="0033CC"/>
                  </w:rPr>
                </w:rPrChange>
              </w:rPr>
            </w:pPr>
            <w:del w:id="15912" w:author="IEC960923" w:date="2013-09-10T11:02:00Z">
              <w:r w:rsidRPr="002F02C9">
                <w:rPr>
                  <w:strike/>
                  <w:color w:val="0033CC"/>
                  <w:rPrChange w:id="15913" w:author="Chen, Ivy (陳素貞 IEC1)" w:date="2015-01-12T13:45:00Z">
                    <w:rPr>
                      <w:color w:val="0033CC"/>
                      <w:u w:val="single"/>
                    </w:rPr>
                  </w:rPrChange>
                </w:rPr>
                <w:delText>Cancel</w:delText>
              </w:r>
            </w:del>
          </w:p>
        </w:tc>
        <w:tc>
          <w:tcPr>
            <w:tcW w:w="916" w:type="dxa"/>
          </w:tcPr>
          <w:p w:rsidR="002C5A6E" w:rsidRPr="002F02C9" w:rsidDel="00B3119A" w:rsidRDefault="00152C15" w:rsidP="00552382">
            <w:pPr>
              <w:rPr>
                <w:del w:id="15914" w:author="IEC960923" w:date="2013-09-10T11:02:00Z"/>
                <w:rFonts w:ascii="SimSun" w:hAnsi="SimSun"/>
                <w:strike/>
                <w:color w:val="0033CC"/>
                <w:rPrChange w:id="15915" w:author="Chen, Ivy (陳素貞 IEC1)" w:date="2015-01-12T13:45:00Z">
                  <w:rPr>
                    <w:del w:id="15916" w:author="IEC960923" w:date="2013-09-10T11:02:00Z"/>
                    <w:rFonts w:ascii="SimSun" w:hAnsi="SimSun"/>
                    <w:color w:val="0033CC"/>
                  </w:rPr>
                </w:rPrChange>
              </w:rPr>
            </w:pPr>
            <w:del w:id="15917" w:author="IEC960923" w:date="2013-09-10T11:02:00Z">
              <w:r w:rsidRPr="002F02C9">
                <w:rPr>
                  <w:rFonts w:ascii="SimSun" w:hAnsi="SimSun"/>
                  <w:strike/>
                  <w:color w:val="0033CC"/>
                  <w:rPrChange w:id="15918" w:author="Chen, Ivy (陳素貞 IEC1)" w:date="2015-01-12T13:45:00Z">
                    <w:rPr>
                      <w:rFonts w:ascii="SimSun" w:hAnsi="SimSun"/>
                      <w:color w:val="0033CC"/>
                      <w:u w:val="single"/>
                    </w:rPr>
                  </w:rPrChange>
                </w:rPr>
                <w:delText>Button</w:delText>
              </w:r>
            </w:del>
          </w:p>
        </w:tc>
        <w:tc>
          <w:tcPr>
            <w:tcW w:w="677" w:type="dxa"/>
          </w:tcPr>
          <w:p w:rsidR="002C5A6E" w:rsidRPr="002F02C9" w:rsidDel="00B3119A" w:rsidRDefault="002C5A6E" w:rsidP="00552382">
            <w:pPr>
              <w:rPr>
                <w:del w:id="15919" w:author="IEC960923" w:date="2013-09-10T11:02:00Z"/>
                <w:strike/>
                <w:color w:val="0033CC"/>
                <w:rPrChange w:id="15920" w:author="Chen, Ivy (陳素貞 IEC1)" w:date="2015-01-12T13:45:00Z">
                  <w:rPr>
                    <w:del w:id="15921" w:author="IEC960923" w:date="2013-09-10T11:02:00Z"/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2C5A6E" w:rsidRPr="002F02C9" w:rsidDel="00B3119A" w:rsidRDefault="002C5A6E" w:rsidP="00552382">
            <w:pPr>
              <w:rPr>
                <w:del w:id="15922" w:author="IEC960923" w:date="2013-09-10T11:02:00Z"/>
                <w:rFonts w:ascii="SimSun" w:hAnsi="SimSun"/>
                <w:strike/>
                <w:color w:val="0033CC"/>
                <w:rPrChange w:id="15923" w:author="Chen, Ivy (陳素貞 IEC1)" w:date="2015-01-12T13:45:00Z">
                  <w:rPr>
                    <w:del w:id="15924" w:author="IEC960923" w:date="2013-09-10T11:02:00Z"/>
                    <w:rFonts w:ascii="SimSun" w:hAnsi="SimSun"/>
                    <w:color w:val="0033CC"/>
                  </w:rPr>
                </w:rPrChange>
              </w:rPr>
            </w:pPr>
          </w:p>
        </w:tc>
        <w:tc>
          <w:tcPr>
            <w:tcW w:w="680" w:type="dxa"/>
          </w:tcPr>
          <w:p w:rsidR="002C5A6E" w:rsidRPr="002F02C9" w:rsidDel="00B3119A" w:rsidRDefault="002C5A6E" w:rsidP="00552382">
            <w:pPr>
              <w:rPr>
                <w:del w:id="15925" w:author="IEC960923" w:date="2013-09-10T11:02:00Z"/>
                <w:strike/>
                <w:color w:val="0033CC"/>
                <w:rPrChange w:id="15926" w:author="Chen, Ivy (陳素貞 IEC1)" w:date="2015-01-12T13:45:00Z">
                  <w:rPr>
                    <w:del w:id="15927" w:author="IEC960923" w:date="2013-09-10T11:02:00Z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2C5A6E" w:rsidRPr="002F02C9" w:rsidDel="00B3119A" w:rsidRDefault="00152C15" w:rsidP="00552382">
            <w:pPr>
              <w:ind w:left="100" w:hangingChars="50" w:hanging="100"/>
              <w:rPr>
                <w:del w:id="15928" w:author="IEC960923" w:date="2013-09-10T11:02:00Z"/>
                <w:rFonts w:ascii="SimSun" w:hAnsi="SimSun"/>
                <w:strike/>
                <w:color w:val="0033CC"/>
                <w:rPrChange w:id="15929" w:author="Chen, Ivy (陳素貞 IEC1)" w:date="2015-01-12T13:45:00Z">
                  <w:rPr>
                    <w:del w:id="15930" w:author="IEC960923" w:date="2013-09-10T11:02:00Z"/>
                    <w:rFonts w:ascii="SimSun" w:hAnsi="SimSun"/>
                    <w:color w:val="0033CC"/>
                  </w:rPr>
                </w:rPrChange>
              </w:rPr>
            </w:pPr>
            <w:del w:id="15931" w:author="IEC960923" w:date="2013-09-10T11:02:00Z">
              <w:r w:rsidRPr="002F02C9">
                <w:rPr>
                  <w:rFonts w:ascii="SimSun" w:hAnsi="SimSun"/>
                  <w:strike/>
                  <w:color w:val="0033CC"/>
                  <w:rPrChange w:id="15932" w:author="Chen, Ivy (陳素貞 IEC1)" w:date="2015-01-12T13:45:00Z">
                    <w:rPr>
                      <w:rFonts w:ascii="SimSun" w:hAnsi="SimSun"/>
                      <w:color w:val="0033CC"/>
                      <w:u w:val="single"/>
                    </w:rPr>
                  </w:rPrChange>
                </w:rPr>
                <w:delText>Click:关闭窗体</w:delText>
              </w:r>
            </w:del>
          </w:p>
        </w:tc>
        <w:tc>
          <w:tcPr>
            <w:tcW w:w="2629" w:type="dxa"/>
          </w:tcPr>
          <w:p w:rsidR="002C5A6E" w:rsidRPr="002F02C9" w:rsidDel="00B3119A" w:rsidRDefault="002C5A6E" w:rsidP="00552382">
            <w:pPr>
              <w:rPr>
                <w:del w:id="15933" w:author="IEC960923" w:date="2013-09-10T11:02:00Z"/>
                <w:strike/>
                <w:color w:val="0033CC"/>
                <w:rPrChange w:id="15934" w:author="Chen, Ivy (陳素貞 IEC1)" w:date="2015-01-12T13:45:00Z">
                  <w:rPr>
                    <w:del w:id="15935" w:author="IEC960923" w:date="2013-09-10T11:02:00Z"/>
                    <w:color w:val="0033CC"/>
                  </w:rPr>
                </w:rPrChange>
              </w:rPr>
            </w:pPr>
          </w:p>
        </w:tc>
      </w:tr>
    </w:tbl>
    <w:p w:rsidR="00552382" w:rsidRPr="002F02C9" w:rsidRDefault="00552382">
      <w:pPr>
        <w:rPr>
          <w:ins w:id="15936" w:author="IEC960923" w:date="2013-02-08T13:20:00Z"/>
          <w:rFonts w:eastAsia="新細明體"/>
          <w:lang w:eastAsia="zh-TW"/>
          <w:rPrChange w:id="15937" w:author="Chen, Ivy (陳素貞 IEC1)" w:date="2015-01-12T13:45:00Z">
            <w:rPr>
              <w:ins w:id="15938" w:author="IEC960923" w:date="2013-02-08T13:20:00Z"/>
              <w:rFonts w:eastAsia="新細明體"/>
              <w:lang w:eastAsia="zh-TW"/>
            </w:rPr>
          </w:rPrChange>
        </w:rPr>
      </w:pPr>
    </w:p>
    <w:p w:rsidR="0098692C" w:rsidRPr="002F02C9" w:rsidRDefault="0098692C">
      <w:pPr>
        <w:rPr>
          <w:ins w:id="15939" w:author="IEC960923" w:date="2013-02-08T13:20:00Z"/>
          <w:rFonts w:eastAsia="新細明體"/>
          <w:lang w:eastAsia="zh-TW"/>
          <w:rPrChange w:id="15940" w:author="Chen, Ivy (陳素貞 IEC1)" w:date="2015-01-12T13:45:00Z">
            <w:rPr>
              <w:ins w:id="15941" w:author="IEC960923" w:date="2013-02-08T13:20:00Z"/>
              <w:rFonts w:eastAsia="新細明體"/>
              <w:lang w:eastAsia="zh-TW"/>
            </w:rPr>
          </w:rPrChange>
        </w:rPr>
      </w:pPr>
    </w:p>
    <w:p w:rsidR="0098692C" w:rsidRPr="002F02C9" w:rsidRDefault="0098692C">
      <w:pPr>
        <w:rPr>
          <w:ins w:id="15942" w:author="IEC960923" w:date="2013-02-08T13:20:00Z"/>
          <w:rFonts w:eastAsia="新細明體"/>
          <w:lang w:eastAsia="zh-TW"/>
          <w:rPrChange w:id="15943" w:author="Chen, Ivy (陳素貞 IEC1)" w:date="2015-01-12T13:45:00Z">
            <w:rPr>
              <w:ins w:id="15944" w:author="IEC960923" w:date="2013-02-08T13:20:00Z"/>
              <w:rFonts w:eastAsia="新細明體"/>
              <w:lang w:eastAsia="zh-TW"/>
            </w:rPr>
          </w:rPrChange>
        </w:rPr>
      </w:pPr>
    </w:p>
    <w:p w:rsidR="0098692C" w:rsidRPr="002F02C9" w:rsidRDefault="00152C15">
      <w:pPr>
        <w:rPr>
          <w:ins w:id="15945" w:author="IEC960923" w:date="2013-02-08T13:20:00Z"/>
          <w:rFonts w:eastAsia="新細明體"/>
          <w:lang w:eastAsia="zh-TW"/>
          <w:rPrChange w:id="15946" w:author="Chen, Ivy (陳素貞 IEC1)" w:date="2015-01-12T13:45:00Z">
            <w:rPr>
              <w:ins w:id="15947" w:author="IEC960923" w:date="2013-02-08T13:20:00Z"/>
              <w:rFonts w:eastAsia="新細明體"/>
              <w:lang w:eastAsia="zh-TW"/>
            </w:rPr>
          </w:rPrChange>
        </w:rPr>
      </w:pPr>
      <w:ins w:id="15948" w:author="IEC960923" w:date="2013-02-08T13:20:00Z">
        <w:r w:rsidRPr="002F02C9">
          <w:rPr>
            <w:rFonts w:eastAsia="新細明體"/>
            <w:lang w:eastAsia="zh-TW"/>
            <w:rPrChange w:id="15949" w:author="Chen, Ivy (陳素貞 IEC1)" w:date="2015-01-12T13:45:00Z">
              <w:rPr>
                <w:rFonts w:eastAsia="新細明體"/>
                <w:color w:val="0000FF"/>
                <w:u w:val="single"/>
                <w:lang w:eastAsia="zh-TW"/>
              </w:rPr>
            </w:rPrChange>
          </w:rPr>
          <w:br w:type="page"/>
        </w:r>
      </w:ins>
    </w:p>
    <w:p w:rsidR="0098692C" w:rsidRPr="002F02C9" w:rsidRDefault="00152C15" w:rsidP="0098692C">
      <w:pPr>
        <w:pStyle w:val="3"/>
        <w:rPr>
          <w:ins w:id="15950" w:author="IEC960923" w:date="2013-02-08T13:20:00Z"/>
          <w:rPrChange w:id="15951" w:author="Chen, Ivy (陳素貞 IEC1)" w:date="2015-01-12T13:45:00Z">
            <w:rPr>
              <w:ins w:id="15952" w:author="IEC960923" w:date="2013-02-08T13:20:00Z"/>
            </w:rPr>
          </w:rPrChange>
        </w:rPr>
      </w:pPr>
      <w:bookmarkStart w:id="15953" w:name="_Toc408834690"/>
      <w:ins w:id="15954" w:author="IEC960923" w:date="2013-02-08T13:22:00Z">
        <w:r w:rsidRPr="002F02C9">
          <w:rPr>
            <w:rFonts w:eastAsia="新細明體"/>
            <w:lang w:eastAsia="zh-TW"/>
            <w:rPrChange w:id="15955" w:author="Chen, Ivy (陳素貞 IEC1)" w:date="2015-01-12T13:45:00Z">
              <w:rPr>
                <w:rFonts w:eastAsia="新細明體" w:cs="Times New Roman"/>
                <w:color w:val="0000FF"/>
                <w:u w:val="single"/>
                <w:lang w:eastAsia="zh-TW"/>
              </w:rPr>
            </w:rPrChange>
          </w:rPr>
          <w:lastRenderedPageBreak/>
          <w:t>B</w:t>
        </w:r>
      </w:ins>
      <w:ins w:id="15956" w:author="IEC960923" w:date="2013-02-21T15:57:00Z">
        <w:r w:rsidRPr="002F02C9">
          <w:rPr>
            <w:rFonts w:eastAsia="新細明體"/>
            <w:lang w:eastAsia="zh-TW"/>
            <w:rPrChange w:id="15957" w:author="Chen, Ivy (陳素貞 IEC1)" w:date="2015-01-12T13:45:00Z">
              <w:rPr>
                <w:rFonts w:eastAsia="新細明體" w:cs="Times New Roman"/>
                <w:color w:val="0000FF"/>
                <w:u w:val="single"/>
                <w:lang w:eastAsia="zh-TW"/>
              </w:rPr>
            </w:rPrChange>
          </w:rPr>
          <w:t>S</w:t>
        </w:r>
      </w:ins>
      <w:ins w:id="15958" w:author="IEC960923" w:date="2013-02-08T13:22:00Z">
        <w:r w:rsidRPr="002F02C9">
          <w:rPr>
            <w:rFonts w:eastAsia="新細明體"/>
            <w:lang w:eastAsia="zh-TW"/>
            <w:rPrChange w:id="15959" w:author="Chen, Ivy (陳素貞 IEC1)" w:date="2015-01-12T13:45:00Z">
              <w:rPr>
                <w:rFonts w:eastAsia="新細明體" w:cs="Times New Roman"/>
                <w:color w:val="0000FF"/>
                <w:u w:val="single"/>
                <w:lang w:eastAsia="zh-TW"/>
              </w:rPr>
            </w:rPrChange>
          </w:rPr>
          <w:t xml:space="preserve">am Location </w:t>
        </w:r>
      </w:ins>
      <w:ins w:id="15960" w:author="IEC960923" w:date="2013-02-08T13:20:00Z">
        <w:r w:rsidRPr="002F02C9">
          <w:rPr>
            <w:rFonts w:hint="eastAsia"/>
            <w:rPrChange w:id="15961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维护界面</w:t>
        </w:r>
        <w:bookmarkEnd w:id="15953"/>
      </w:ins>
    </w:p>
    <w:p w:rsidR="0098692C" w:rsidRPr="002F02C9" w:rsidRDefault="00152C15" w:rsidP="0098692C">
      <w:pPr>
        <w:pStyle w:val="4"/>
        <w:rPr>
          <w:ins w:id="15962" w:author="IEC960923" w:date="2013-02-08T13:20:00Z"/>
          <w:color w:val="0033CC"/>
          <w:rPrChange w:id="15963" w:author="Chen, Ivy (陳素貞 IEC1)" w:date="2015-01-12T13:45:00Z">
            <w:rPr>
              <w:ins w:id="15964" w:author="IEC960923" w:date="2013-02-08T13:20:00Z"/>
              <w:color w:val="0033CC"/>
            </w:rPr>
          </w:rPrChange>
        </w:rPr>
      </w:pPr>
      <w:ins w:id="15965" w:author="IEC960923" w:date="2013-02-08T13:20:00Z">
        <w:r w:rsidRPr="002F02C9">
          <w:rPr>
            <w:rFonts w:hint="eastAsia"/>
            <w:color w:val="0033CC"/>
            <w:rPrChange w:id="15966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示意圖</w:t>
        </w:r>
        <w:r w:rsidRPr="002F02C9">
          <w:rPr>
            <w:rFonts w:ascii="SimSun" w:hAnsi="SimSun"/>
            <w:color w:val="0033CC"/>
            <w:rPrChange w:id="15967" w:author="Chen, Ivy (陳素貞 IEC1)" w:date="2015-01-12T13:45:00Z">
              <w:rPr>
                <w:rFonts w:ascii="SimSun" w:hAnsi="SimSun"/>
                <w:color w:val="0033CC"/>
                <w:u w:val="single"/>
              </w:rPr>
            </w:rPrChange>
          </w:rPr>
          <w:t xml:space="preserve"> </w:t>
        </w:r>
      </w:ins>
    </w:p>
    <w:p w:rsidR="003B389F" w:rsidRPr="002F02C9" w:rsidRDefault="00152C15">
      <w:pPr>
        <w:rPr>
          <w:ins w:id="15968" w:author="IEC960923" w:date="2013-02-08T13:20:00Z"/>
          <w:rPrChange w:id="15969" w:author="Chen, Ivy (陳素貞 IEC1)" w:date="2015-01-12T13:45:00Z">
            <w:rPr>
              <w:ins w:id="15970" w:author="IEC960923" w:date="2013-02-08T13:20:00Z"/>
            </w:rPr>
          </w:rPrChange>
        </w:rPr>
        <w:pPrChange w:id="15971" w:author="IEC960923" w:date="2013-02-08T13:23:00Z">
          <w:pPr>
            <w:jc w:val="center"/>
          </w:pPr>
        </w:pPrChange>
      </w:pPr>
      <w:ins w:id="15972" w:author="IEC960923" w:date="2013-02-21T15:23:00Z">
        <w:r w:rsidRPr="002F02C9">
          <w:rPr>
            <w:noProof/>
            <w:color w:val="0033CC"/>
            <w:lang w:eastAsia="zh-TW"/>
            <w:rPrChange w:id="15973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3997" style="position:absolute;margin-left:53.2pt;margin-top:63.9pt;width:19.45pt;height:17.25pt;z-index:251681280" fillcolor="yellow" strokecolor="red" strokeweight="1pt">
              <v:textbox style="mso-next-textbox:#_x0000_s3997;mso-fit-shape-to-text:t" inset="0,0,0,0">
                <w:txbxContent>
                  <w:p w:rsidR="003B389F" w:rsidRPr="00441ECA" w:rsidRDefault="003B389F" w:rsidP="00F2000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  <w:rPrChange w:id="15974" w:author="IEC960923" w:date="2013-02-08T14:32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ins w:id="15975" w:author="IEC960923" w:date="2013-02-21T15:23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4</w:t>
                      </w:r>
                    </w:ins>
                    <w:del w:id="15976" w:author="IEC960923" w:date="2013-02-08T14:32:00Z">
                      <w:r w:rsidDel="00441ECA">
                        <w:rPr>
                          <w:rFonts w:hint="eastAsia"/>
                          <w:b/>
                          <w:szCs w:val="20"/>
                        </w:rPr>
                        <w:delText>9</w:delText>
                      </w:r>
                    </w:del>
                  </w:p>
                </w:txbxContent>
              </v:textbox>
            </v:oval>
          </w:pict>
        </w:r>
      </w:ins>
      <w:ins w:id="15977" w:author="IEC960923" w:date="2013-02-21T15:24:00Z">
        <w:r w:rsidRPr="002F02C9">
          <w:rPr>
            <w:noProof/>
            <w:color w:val="0033CC"/>
            <w:lang w:eastAsia="zh-TW"/>
            <w:rPrChange w:id="15978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3998" style="position:absolute;margin-left:68.8pt;margin-top:127.8pt;width:19.45pt;height:17.25pt;z-index:251682304" fillcolor="yellow" strokecolor="red" strokeweight="1pt">
              <v:textbox style="mso-next-textbox:#_x0000_s3998;mso-fit-shape-to-text:t" inset="0,0,0,0">
                <w:txbxContent>
                  <w:p w:rsidR="003B389F" w:rsidRPr="00441ECA" w:rsidRDefault="003B389F" w:rsidP="00D225B1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  <w:rPrChange w:id="15979" w:author="IEC960923" w:date="2013-02-08T14:32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ins w:id="15980" w:author="IEC960923" w:date="2013-02-21T15:39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5</w:t>
                      </w:r>
                    </w:ins>
                    <w:del w:id="15981" w:author="IEC960923" w:date="2013-02-08T14:32:00Z">
                      <w:r w:rsidDel="00441ECA">
                        <w:rPr>
                          <w:rFonts w:hint="eastAsia"/>
                          <w:b/>
                          <w:szCs w:val="20"/>
                        </w:rPr>
                        <w:delText>9</w:delText>
                      </w:r>
                    </w:del>
                  </w:p>
                </w:txbxContent>
              </v:textbox>
            </v:oval>
          </w:pict>
        </w:r>
      </w:ins>
      <w:ins w:id="15982" w:author="IEC960923" w:date="2013-02-08T14:32:00Z">
        <w:r w:rsidRPr="002F02C9">
          <w:rPr>
            <w:noProof/>
            <w:color w:val="0033CC"/>
            <w:lang w:eastAsia="zh-TW"/>
            <w:rPrChange w:id="15983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3990" style="position:absolute;margin-left:168.6pt;margin-top:127.8pt;width:19.45pt;height:17.25pt;z-index:251678208" fillcolor="yellow" strokecolor="red" strokeweight="1pt">
              <v:textbox style="mso-next-textbox:#_x0000_s3990;mso-fit-shape-to-text:t" inset="0,0,0,0">
                <w:txbxContent>
                  <w:p w:rsidR="003B389F" w:rsidRPr="00441ECA" w:rsidRDefault="003B389F" w:rsidP="00441ECA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  <w:rPrChange w:id="15984" w:author="IEC960923" w:date="2013-02-08T14:32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ins w:id="15985" w:author="IEC960923" w:date="2013-02-21T15:39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6</w:t>
                      </w:r>
                    </w:ins>
                    <w:del w:id="15986" w:author="IEC960923" w:date="2013-02-08T14:32:00Z">
                      <w:r w:rsidDel="00441ECA">
                        <w:rPr>
                          <w:rFonts w:hint="eastAsia"/>
                          <w:b/>
                          <w:szCs w:val="20"/>
                        </w:rPr>
                        <w:delText>9</w:delText>
                      </w:r>
                    </w:del>
                  </w:p>
                </w:txbxContent>
              </v:textbox>
            </v:oval>
          </w:pict>
        </w:r>
      </w:ins>
      <w:ins w:id="15987" w:author="IEC960923" w:date="2013-02-08T14:33:00Z">
        <w:r w:rsidRPr="002F02C9">
          <w:rPr>
            <w:noProof/>
            <w:color w:val="0033CC"/>
            <w:lang w:eastAsia="zh-TW"/>
            <w:rPrChange w:id="15988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3992" style="position:absolute;margin-left:255.75pt;margin-top:130.5pt;width:19.45pt;height:17.25pt;z-index:251679232" fillcolor="yellow" strokecolor="red" strokeweight="1pt">
              <v:textbox style="mso-next-textbox:#_x0000_s3992;mso-fit-shape-to-text:t" inset="0,0,0,0">
                <w:txbxContent>
                  <w:p w:rsidR="003B389F" w:rsidRPr="00441ECA" w:rsidRDefault="003B389F" w:rsidP="00441ECA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  <w:rPrChange w:id="15989" w:author="IEC960923" w:date="2013-02-08T14:32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ins w:id="15990" w:author="IEC960923" w:date="2013-02-21T15:39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7</w:t>
                      </w:r>
                    </w:ins>
                    <w:del w:id="15991" w:author="IEC960923" w:date="2013-02-08T14:32:00Z">
                      <w:r w:rsidDel="00441ECA">
                        <w:rPr>
                          <w:rFonts w:hint="eastAsia"/>
                          <w:b/>
                          <w:szCs w:val="20"/>
                        </w:rPr>
                        <w:delText>9</w:delText>
                      </w:r>
                    </w:del>
                  </w:p>
                </w:txbxContent>
              </v:textbox>
            </v:oval>
          </w:pict>
        </w:r>
      </w:ins>
      <w:ins w:id="15992" w:author="IEC960923" w:date="2013-02-21T15:23:00Z">
        <w:r w:rsidRPr="002F02C9">
          <w:rPr>
            <w:noProof/>
            <w:color w:val="0033CC"/>
            <w:lang w:eastAsia="zh-TW"/>
            <w:rPrChange w:id="15993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3996" style="position:absolute;margin-left:168.6pt;margin-top:36.8pt;width:19.45pt;height:17.25pt;z-index:251680256" fillcolor="yellow" strokecolor="red" strokeweight="1pt">
              <v:textbox style="mso-next-textbox:#_x0000_s3996;mso-fit-shape-to-text:t" inset="0,0,0,0">
                <w:txbxContent>
                  <w:p w:rsidR="003B389F" w:rsidRPr="00441ECA" w:rsidRDefault="003B389F" w:rsidP="00F2000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  <w:rPrChange w:id="15994" w:author="IEC960923" w:date="2013-02-08T14:32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ins w:id="15995" w:author="IEC960923" w:date="2013-02-21T15:23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3</w:t>
                      </w:r>
                    </w:ins>
                    <w:del w:id="15996" w:author="IEC960923" w:date="2013-02-08T14:32:00Z">
                      <w:r w:rsidDel="00441ECA">
                        <w:rPr>
                          <w:rFonts w:hint="eastAsia"/>
                          <w:b/>
                          <w:szCs w:val="20"/>
                        </w:rPr>
                        <w:delText>9</w:delText>
                      </w:r>
                    </w:del>
                  </w:p>
                </w:txbxContent>
              </v:textbox>
            </v:oval>
          </w:pict>
        </w:r>
      </w:ins>
      <w:ins w:id="15997" w:author="IEC960923" w:date="2013-02-08T14:32:00Z">
        <w:r w:rsidRPr="002F02C9">
          <w:rPr>
            <w:noProof/>
            <w:lang w:eastAsia="zh-TW"/>
            <w:rPrChange w:id="15998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3987" style="position:absolute;margin-left:80.05pt;margin-top:42.05pt;width:19.45pt;height:17.25pt;z-index:251677184" fillcolor="yellow" strokecolor="red" strokeweight="1pt">
              <v:textbox style="mso-next-textbox:#_x0000_s3987;mso-fit-shape-to-text:t" inset="0,0,0,0">
                <w:txbxContent>
                  <w:p w:rsidR="003B389F" w:rsidRPr="00441ECA" w:rsidRDefault="003B389F" w:rsidP="00441ECA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  <w:rPrChange w:id="15999" w:author="IEC960923" w:date="2013-02-08T14:32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ins w:id="16000" w:author="IEC960923" w:date="2013-02-19T17:15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2</w:t>
                      </w:r>
                    </w:ins>
                    <w:del w:id="16001" w:author="IEC960923" w:date="2013-02-08T14:32:00Z">
                      <w:r w:rsidDel="00441ECA">
                        <w:rPr>
                          <w:rFonts w:hint="eastAsia"/>
                          <w:b/>
                          <w:szCs w:val="20"/>
                        </w:rPr>
                        <w:delText>9</w:delText>
                      </w:r>
                    </w:del>
                  </w:p>
                </w:txbxContent>
              </v:textbox>
            </v:oval>
          </w:pict>
        </w:r>
      </w:ins>
      <w:ins w:id="16002" w:author="IEC960923" w:date="2013-02-08T14:30:00Z">
        <w:r w:rsidRPr="002F02C9">
          <w:rPr>
            <w:noProof/>
            <w:lang w:eastAsia="zh-TW"/>
            <w:rPrChange w:id="16003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3985" style="position:absolute;margin-left:80.05pt;margin-top:19.85pt;width:19.45pt;height:17.25pt;z-index:251676160" fillcolor="yellow" strokecolor="red" strokeweight="1pt">
              <v:textbox style="mso-next-textbox:#_x0000_s3985;mso-fit-shape-to-text:t" inset="0,0,0,0">
                <w:txbxContent>
                  <w:p w:rsidR="003B389F" w:rsidRPr="00441ECA" w:rsidRDefault="003B389F" w:rsidP="00441ECA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  <w:rPrChange w:id="16004" w:author="IEC960923" w:date="2013-02-08T14:31:00Z">
                          <w:rPr>
                            <w:b/>
                            <w:szCs w:val="20"/>
                          </w:rPr>
                        </w:rPrChange>
                      </w:rPr>
                    </w:pPr>
                    <w:ins w:id="16005" w:author="IEC960923" w:date="2013-02-08T14:32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</w:t>
                      </w:r>
                    </w:ins>
                    <w:del w:id="16006" w:author="IEC960923" w:date="2013-02-08T14:31:00Z">
                      <w:r w:rsidDel="00441ECA">
                        <w:rPr>
                          <w:rFonts w:hint="eastAsia"/>
                          <w:b/>
                          <w:szCs w:val="20"/>
                        </w:rPr>
                        <w:delText>9</w:delText>
                      </w:r>
                    </w:del>
                  </w:p>
                </w:txbxContent>
              </v:textbox>
            </v:oval>
          </w:pict>
        </w:r>
      </w:ins>
      <w:ins w:id="16007" w:author="IEC960923" w:date="2013-02-08T13:23:00Z">
        <w:r w:rsidRPr="002F02C9">
          <w:rPr>
            <w:rPrChange w:id="16008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</w:ins>
      <w:del w:id="16009" w:author="IEC960923" w:date="2013-02-19T17:14:00Z">
        <w:r w:rsidRPr="002F02C9" w:rsidDel="00DB146A">
          <w:rPr>
            <w:rPrChange w:id="16010" w:author="Chen, Ivy (陳素貞 IEC1)" w:date="2015-01-12T13:45:00Z">
              <w:rPr>
                <w:color w:val="0000FF"/>
                <w:u w:val="single"/>
              </w:rPr>
            </w:rPrChange>
          </w:rPr>
          <w:fldChar w:fldCharType="begin"/>
        </w:r>
        <w:r w:rsidRPr="002F02C9" w:rsidDel="00DB146A">
          <w:rPr>
            <w:rPrChange w:id="16011" w:author="Chen, Ivy (陳素貞 IEC1)" w:date="2015-01-12T13:45:00Z">
              <w:rPr>
                <w:color w:val="0000FF"/>
                <w:u w:val="single"/>
              </w:rPr>
            </w:rPrChange>
          </w:rPr>
          <w:fldChar w:fldCharType="end"/>
        </w:r>
      </w:del>
      <w:del w:id="16012" w:author="IEC960923" w:date="2013-02-21T15:23:00Z">
        <w:r w:rsidRPr="002F02C9" w:rsidDel="00F20009">
          <w:rPr>
            <w:rPrChange w:id="16013" w:author="Chen, Ivy (陳素貞 IEC1)" w:date="2015-01-12T13:45:00Z">
              <w:rPr>
                <w:color w:val="0000FF"/>
                <w:u w:val="single"/>
              </w:rPr>
            </w:rPrChange>
          </w:rPr>
          <w:fldChar w:fldCharType="begin"/>
        </w:r>
        <w:r w:rsidRPr="002F02C9" w:rsidDel="00F20009">
          <w:rPr>
            <w:rPrChange w:id="16014" w:author="Chen, Ivy (陳素貞 IEC1)" w:date="2015-01-12T13:45:00Z">
              <w:rPr>
                <w:color w:val="0000FF"/>
                <w:u w:val="single"/>
              </w:rPr>
            </w:rPrChange>
          </w:rPr>
          <w:fldChar w:fldCharType="end"/>
        </w:r>
      </w:del>
      <w:ins w:id="16015" w:author="IEC960923" w:date="2013-02-21T15:23:00Z">
        <w:r w:rsidRPr="002F02C9">
          <w:rPr>
            <w:rPrChange w:id="16016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</w:ins>
      <w:del w:id="16017" w:author="IEC960923" w:date="2013-02-21T15:57:00Z">
        <w:r w:rsidRPr="002F02C9" w:rsidDel="00D451CF">
          <w:rPr>
            <w:rPrChange w:id="16018" w:author="Chen, Ivy (陳素貞 IEC1)" w:date="2015-01-12T13:45:00Z">
              <w:rPr>
                <w:color w:val="0000FF"/>
                <w:u w:val="single"/>
              </w:rPr>
            </w:rPrChange>
          </w:rPr>
          <w:fldChar w:fldCharType="begin"/>
        </w:r>
        <w:r w:rsidRPr="002F02C9" w:rsidDel="00D451CF">
          <w:rPr>
            <w:rPrChange w:id="16019" w:author="Chen, Ivy (陳素貞 IEC1)" w:date="2015-01-12T13:45:00Z">
              <w:rPr>
                <w:color w:val="0000FF"/>
                <w:u w:val="single"/>
              </w:rPr>
            </w:rPrChange>
          </w:rPr>
          <w:fldChar w:fldCharType="end"/>
        </w:r>
      </w:del>
      <w:ins w:id="16020" w:author="IEC960923" w:date="2013-02-21T15:57:00Z">
        <w:r w:rsidRPr="002F02C9">
          <w:rPr>
            <w:rPrChange w:id="16021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</w:ins>
      <w:del w:id="16022" w:author="IEC960923" w:date="2013-03-28T14:17:00Z">
        <w:r w:rsidRPr="002F02C9" w:rsidDel="00EC7C94">
          <w:rPr>
            <w:rPrChange w:id="16023" w:author="Chen, Ivy (陳素貞 IEC1)" w:date="2015-01-12T13:45:00Z">
              <w:rPr>
                <w:color w:val="0000FF"/>
                <w:u w:val="single"/>
              </w:rPr>
            </w:rPrChange>
          </w:rPr>
          <w:fldChar w:fldCharType="begin"/>
        </w:r>
        <w:r w:rsidRPr="002F02C9" w:rsidDel="00EC7C94">
          <w:rPr>
            <w:rPrChange w:id="16024" w:author="Chen, Ivy (陳素貞 IEC1)" w:date="2015-01-12T13:45:00Z">
              <w:rPr>
                <w:color w:val="0000FF"/>
                <w:u w:val="single"/>
              </w:rPr>
            </w:rPrChange>
          </w:rPr>
          <w:fldChar w:fldCharType="end"/>
        </w:r>
      </w:del>
      <w:ins w:id="16025" w:author="IEC960923" w:date="2013-03-28T14:17:00Z">
        <w:r w:rsidRPr="002F02C9">
          <w:rPr>
            <w:rPrChange w:id="16026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</w:ins>
      <w:ins w:id="16027" w:author="IEC960923" w:date="2013-03-28T14:17:00Z">
        <w:r w:rsidR="00EC7C94" w:rsidRPr="002F02C9">
          <w:rPr>
            <w:rPrChange w:id="16028" w:author="Chen, Ivy (陳素貞 IEC1)" w:date="2015-01-12T13:45:00Z">
              <w:rPr/>
            </w:rPrChange>
          </w:rPr>
          <w:object w:dxaOrig="17177" w:dyaOrig="4533">
            <v:shape id="_x0000_i1026" type="#_x0000_t75" style="width:522.85pt;height:138pt" o:ole="">
              <v:imagedata r:id="rId28" o:title=""/>
            </v:shape>
            <o:OLEObject Type="Embed" ProgID="Visio.Drawing.11" ShapeID="_x0000_i1026" DrawAspect="Content" ObjectID="_1482576537" r:id="rId29"/>
          </w:object>
        </w:r>
      </w:ins>
    </w:p>
    <w:p w:rsidR="0098692C" w:rsidRPr="002F02C9" w:rsidRDefault="0098692C" w:rsidP="0098692C">
      <w:pPr>
        <w:jc w:val="center"/>
        <w:rPr>
          <w:ins w:id="16029" w:author="IEC960923" w:date="2013-02-08T13:20:00Z"/>
          <w:rPrChange w:id="16030" w:author="Chen, Ivy (陳素貞 IEC1)" w:date="2015-01-12T13:45:00Z">
            <w:rPr>
              <w:ins w:id="16031" w:author="IEC960923" w:date="2013-02-08T13:20:00Z"/>
            </w:rPr>
          </w:rPrChange>
        </w:rPr>
      </w:pPr>
    </w:p>
    <w:p w:rsidR="0098692C" w:rsidRPr="002F02C9" w:rsidRDefault="00152C15" w:rsidP="0098692C">
      <w:pPr>
        <w:pStyle w:val="4"/>
        <w:rPr>
          <w:ins w:id="16032" w:author="IEC960923" w:date="2013-02-08T13:20:00Z"/>
          <w:rFonts w:eastAsia="新細明體"/>
          <w:color w:val="0033CC"/>
          <w:lang w:eastAsia="zh-TW"/>
          <w:rPrChange w:id="16033" w:author="Chen, Ivy (陳素貞 IEC1)" w:date="2015-01-12T13:45:00Z">
            <w:rPr>
              <w:ins w:id="16034" w:author="IEC960923" w:date="2013-02-08T13:20:00Z"/>
              <w:color w:val="0033CC"/>
            </w:rPr>
          </w:rPrChange>
        </w:rPr>
      </w:pPr>
      <w:ins w:id="16035" w:author="IEC960923" w:date="2013-02-08T13:20:00Z">
        <w:r w:rsidRPr="002F02C9">
          <w:rPr>
            <w:rFonts w:hint="eastAsia"/>
            <w:color w:val="0033CC"/>
            <w:rPrChange w:id="16036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界面說明</w:t>
        </w:r>
      </w:ins>
    </w:p>
    <w:p w:rsidR="0098692C" w:rsidRPr="002F02C9" w:rsidRDefault="00152C15" w:rsidP="0098692C">
      <w:pPr>
        <w:rPr>
          <w:ins w:id="16037" w:author="IEC960923" w:date="2013-02-08T13:20:00Z"/>
          <w:rFonts w:eastAsia="新細明體"/>
          <w:color w:val="0033CC"/>
          <w:lang w:eastAsia="zh-TW"/>
          <w:rPrChange w:id="16038" w:author="Chen, Ivy (陳素貞 IEC1)" w:date="2015-01-12T13:45:00Z">
            <w:rPr>
              <w:ins w:id="16039" w:author="IEC960923" w:date="2013-02-08T13:20:00Z"/>
              <w:color w:val="0033CC"/>
            </w:rPr>
          </w:rPrChange>
        </w:rPr>
      </w:pPr>
      <w:ins w:id="16040" w:author="IEC960923" w:date="2013-02-08T13:20:00Z">
        <w:r w:rsidRPr="002F02C9">
          <w:rPr>
            <w:rFonts w:eastAsia="新細明體" w:hint="eastAsia"/>
            <w:color w:val="0033CC"/>
            <w:lang w:eastAsia="zh-TW"/>
            <w:rPrChange w:id="16041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6042" w:author="Chen, Ivy (陳素貞 IEC1)" w:date="2015-01-12T13:45:00Z">
              <w:rPr>
                <w:color w:val="0033CC"/>
                <w:u w:val="single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6043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界面名稱：</w:t>
        </w:r>
      </w:ins>
      <w:ins w:id="16044" w:author="IEC960923" w:date="2013-02-08T13:24:00Z">
        <w:r w:rsidRPr="002F02C9">
          <w:rPr>
            <w:rFonts w:eastAsia="新細明體"/>
            <w:color w:val="0033CC"/>
            <w:lang w:eastAsia="zh-TW"/>
            <w:rPrChange w:id="1604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B</w:t>
        </w:r>
      </w:ins>
      <w:ins w:id="16046" w:author="IEC960923" w:date="2013-02-21T15:57:00Z">
        <w:r w:rsidRPr="002F02C9">
          <w:rPr>
            <w:rFonts w:eastAsia="新細明體"/>
            <w:color w:val="0033CC"/>
            <w:lang w:eastAsia="zh-TW"/>
            <w:rPrChange w:id="16047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S</w:t>
        </w:r>
      </w:ins>
      <w:ins w:id="16048" w:author="IEC960923" w:date="2013-02-08T13:24:00Z">
        <w:r w:rsidRPr="002F02C9">
          <w:rPr>
            <w:rFonts w:eastAsia="新細明體"/>
            <w:color w:val="0033CC"/>
            <w:lang w:eastAsia="zh-TW"/>
            <w:rPrChange w:id="16049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am Location</w:t>
        </w:r>
      </w:ins>
      <w:ins w:id="16050" w:author="IEC960923" w:date="2013-02-08T13:20:00Z">
        <w:r w:rsidRPr="002F02C9">
          <w:rPr>
            <w:rFonts w:eastAsia="新細明體" w:hint="eastAsia"/>
            <w:color w:val="0033CC"/>
            <w:lang w:eastAsia="zh-TW"/>
            <w:rPrChange w:id="16051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维护界面。</w:t>
        </w:r>
      </w:ins>
    </w:p>
    <w:p w:rsidR="003B389F" w:rsidRPr="002F02C9" w:rsidRDefault="00152C15">
      <w:pPr>
        <w:rPr>
          <w:ins w:id="16052" w:author="IEC960923" w:date="2013-02-08T13:20:00Z"/>
          <w:rFonts w:eastAsia="新細明體"/>
          <w:color w:val="0033CC"/>
          <w:lang w:eastAsia="zh-TW"/>
          <w:rPrChange w:id="16053" w:author="Chen, Ivy (陳素貞 IEC1)" w:date="2015-01-12T13:45:00Z">
            <w:rPr>
              <w:ins w:id="16054" w:author="IEC960923" w:date="2013-02-08T13:20:00Z"/>
              <w:color w:val="0033CC"/>
            </w:rPr>
          </w:rPrChange>
        </w:rPr>
        <w:pPrChange w:id="16055" w:author="IEC960923" w:date="2013-02-08T14:44:00Z">
          <w:pPr>
            <w:jc w:val="both"/>
          </w:pPr>
        </w:pPrChange>
      </w:pPr>
      <w:ins w:id="16056" w:author="IEC960923" w:date="2013-02-08T13:20:00Z">
        <w:r w:rsidRPr="002F02C9">
          <w:rPr>
            <w:rFonts w:eastAsia="新細明體" w:hint="eastAsia"/>
            <w:color w:val="0033CC"/>
            <w:lang w:eastAsia="zh-TW"/>
            <w:rPrChange w:id="16057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6058" w:author="Chen, Ivy (陳素貞 IEC1)" w:date="2015-01-12T13:45:00Z">
              <w:rPr>
                <w:color w:val="0033CC"/>
                <w:u w:val="single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6059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概述：使用此界面來维护</w:t>
        </w:r>
      </w:ins>
      <w:ins w:id="16060" w:author="IEC960923" w:date="2013-02-08T13:24:00Z">
        <w:r w:rsidRPr="002F02C9">
          <w:rPr>
            <w:rFonts w:eastAsia="新細明體"/>
            <w:color w:val="0033CC"/>
            <w:lang w:eastAsia="zh-TW"/>
            <w:rPrChange w:id="16061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B</w:t>
        </w:r>
      </w:ins>
      <w:ins w:id="16062" w:author="IEC960923" w:date="2013-02-21T15:58:00Z">
        <w:r w:rsidRPr="002F02C9">
          <w:rPr>
            <w:rFonts w:eastAsia="新細明體"/>
            <w:color w:val="0033CC"/>
            <w:lang w:eastAsia="zh-TW"/>
            <w:rPrChange w:id="16063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S</w:t>
        </w:r>
      </w:ins>
      <w:ins w:id="16064" w:author="IEC960923" w:date="2013-02-08T13:24:00Z">
        <w:r w:rsidRPr="002F02C9">
          <w:rPr>
            <w:rFonts w:eastAsia="新細明體"/>
            <w:color w:val="0033CC"/>
            <w:lang w:eastAsia="zh-TW"/>
            <w:rPrChange w:id="1606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am Location</w:t>
        </w:r>
        <w:r w:rsidRPr="002F02C9">
          <w:rPr>
            <w:rFonts w:eastAsia="新細明體" w:hint="eastAsia"/>
            <w:color w:val="0033CC"/>
            <w:lang w:eastAsia="zh-TW"/>
            <w:rPrChange w:id="16066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可否入出庫之設定</w:t>
        </w:r>
      </w:ins>
      <w:ins w:id="16067" w:author="IEC960923" w:date="2013-02-08T13:20:00Z">
        <w:r w:rsidRPr="002F02C9">
          <w:rPr>
            <w:rFonts w:eastAsia="新細明體" w:hint="eastAsia"/>
            <w:color w:val="0033CC"/>
            <w:lang w:eastAsia="zh-TW"/>
            <w:rPrChange w:id="16068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。</w:t>
        </w:r>
      </w:ins>
    </w:p>
    <w:p w:rsidR="0098692C" w:rsidRPr="002F02C9" w:rsidRDefault="00152C15" w:rsidP="0098692C">
      <w:pPr>
        <w:rPr>
          <w:ins w:id="16069" w:author="IEC960923" w:date="2013-02-08T13:20:00Z"/>
          <w:rFonts w:eastAsia="新細明體"/>
          <w:color w:val="0033CC"/>
          <w:lang w:eastAsia="zh-TW"/>
          <w:rPrChange w:id="16070" w:author="Chen, Ivy (陳素貞 IEC1)" w:date="2015-01-12T13:45:00Z">
            <w:rPr>
              <w:ins w:id="16071" w:author="IEC960923" w:date="2013-02-08T13:20:00Z"/>
              <w:color w:val="0033CC"/>
              <w:lang w:eastAsia="zh-TW"/>
            </w:rPr>
          </w:rPrChange>
        </w:rPr>
      </w:pPr>
      <w:ins w:id="16072" w:author="IEC960923" w:date="2013-02-08T13:20:00Z">
        <w:r w:rsidRPr="002F02C9">
          <w:rPr>
            <w:rFonts w:eastAsia="新細明體" w:hint="eastAsia"/>
            <w:color w:val="0033CC"/>
            <w:lang w:eastAsia="zh-TW"/>
            <w:rPrChange w:id="16073" w:author="Chen, Ivy (陳素貞 IEC1)" w:date="2015-01-12T13:45:00Z">
              <w:rPr>
                <w:rFonts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6074" w:author="Chen, Ivy (陳素貞 IEC1)" w:date="2015-01-12T13:45:00Z">
              <w:rPr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6075" w:author="Chen, Ivy (陳素貞 IEC1)" w:date="2015-01-12T13:45:00Z">
              <w:rPr>
                <w:rFonts w:hint="eastAsia"/>
                <w:color w:val="0033CC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color w:val="0033CC"/>
            <w:lang w:eastAsia="zh-TW"/>
            <w:rPrChange w:id="16076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color w:val="0033CC"/>
            <w:lang w:eastAsia="zh-TW"/>
            <w:rPrChange w:id="1607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界面，不固定尺寸。</w:t>
        </w:r>
      </w:ins>
    </w:p>
    <w:p w:rsidR="0098692C" w:rsidRPr="002F02C9" w:rsidRDefault="00152C15" w:rsidP="0098692C">
      <w:pPr>
        <w:rPr>
          <w:ins w:id="16078" w:author="IEC960923" w:date="2013-02-08T13:20:00Z"/>
          <w:rFonts w:eastAsia="新細明體"/>
          <w:color w:val="0033CC"/>
          <w:lang w:eastAsia="zh-TW"/>
          <w:rPrChange w:id="16079" w:author="Chen, Ivy (陳素貞 IEC1)" w:date="2015-01-12T13:45:00Z">
            <w:rPr>
              <w:ins w:id="16080" w:author="IEC960923" w:date="2013-02-08T13:20:00Z"/>
              <w:color w:val="0033CC"/>
            </w:rPr>
          </w:rPrChange>
        </w:rPr>
      </w:pPr>
      <w:ins w:id="16081" w:author="IEC960923" w:date="2013-02-08T13:20:00Z">
        <w:r w:rsidRPr="002F02C9">
          <w:rPr>
            <w:rFonts w:eastAsia="新細明體" w:hint="eastAsia"/>
            <w:color w:val="0033CC"/>
            <w:lang w:eastAsia="zh-TW"/>
            <w:rPrChange w:id="16082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6083" w:author="Chen, Ivy (陳素貞 IEC1)" w:date="2015-01-12T13:45:00Z">
              <w:rPr>
                <w:color w:val="0033CC"/>
                <w:u w:val="single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6084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進入途徑：在</w:t>
        </w:r>
        <w:r w:rsidRPr="002F02C9">
          <w:rPr>
            <w:rFonts w:eastAsia="新細明體"/>
            <w:color w:val="0033CC"/>
            <w:lang w:eastAsia="zh-TW"/>
            <w:rPrChange w:id="16085" w:author="Chen, Ivy (陳素貞 IEC1)" w:date="2015-01-12T13:45:00Z">
              <w:rPr>
                <w:rFonts w:ascii="SimSun" w:hAnsi="SimSun"/>
                <w:color w:val="0033CC"/>
                <w:u w:val="single"/>
              </w:rPr>
            </w:rPrChange>
          </w:rPr>
          <w:t>iMES</w:t>
        </w:r>
        <w:r w:rsidRPr="002F02C9">
          <w:rPr>
            <w:rFonts w:eastAsia="新細明體" w:hint="eastAsia"/>
            <w:color w:val="0033CC"/>
            <w:lang w:eastAsia="zh-TW"/>
            <w:rPrChange w:id="16086" w:author="Chen, Ivy (陳素貞 IEC1)" w:date="2015-01-12T13:45:00Z">
              <w:rPr>
                <w:rFonts w:ascii="SimSun" w:hAnsi="SimSun" w:hint="eastAsia"/>
                <w:color w:val="0033CC"/>
                <w:u w:val="single"/>
              </w:rPr>
            </w:rPrChange>
          </w:rPr>
          <w:t>框架</w:t>
        </w:r>
        <w:r w:rsidRPr="002F02C9">
          <w:rPr>
            <w:rFonts w:eastAsia="新細明體"/>
            <w:color w:val="0033CC"/>
            <w:lang w:eastAsia="zh-TW"/>
            <w:rPrChange w:id="16087" w:author="Chen, Ivy (陳素貞 IEC1)" w:date="2015-01-12T13:45:00Z">
              <w:rPr>
                <w:rFonts w:ascii="SimSun" w:hAnsi="SimSun"/>
                <w:color w:val="0033CC"/>
                <w:u w:val="single"/>
              </w:rPr>
            </w:rPrChange>
          </w:rPr>
          <w:t>Function Tree</w:t>
        </w:r>
        <w:r w:rsidRPr="002F02C9">
          <w:rPr>
            <w:rFonts w:eastAsia="新細明體" w:hint="eastAsia"/>
            <w:color w:val="0033CC"/>
            <w:lang w:eastAsia="zh-TW"/>
            <w:rPrChange w:id="16088" w:author="Chen, Ivy (陳素貞 IEC1)" w:date="2015-01-12T13:45:00Z">
              <w:rPr>
                <w:rFonts w:ascii="SimSun" w:hAnsi="SimSun" w:hint="eastAsia"/>
                <w:color w:val="0033CC"/>
                <w:u w:val="single"/>
              </w:rPr>
            </w:rPrChange>
          </w:rPr>
          <w:t>的</w:t>
        </w:r>
        <w:r w:rsidRPr="002F02C9">
          <w:rPr>
            <w:rFonts w:eastAsia="新細明體"/>
            <w:color w:val="0033CC"/>
            <w:lang w:eastAsia="zh-TW"/>
            <w:rPrChange w:id="16089" w:author="Chen, Ivy (陳素貞 IEC1)" w:date="2015-01-12T13:45:00Z">
              <w:rPr>
                <w:rFonts w:ascii="SimSun" w:hAnsi="SimSun"/>
                <w:color w:val="0033CC"/>
                <w:u w:val="single"/>
              </w:rPr>
            </w:rPrChange>
          </w:rPr>
          <w:t>Maintain</w:t>
        </w:r>
      </w:ins>
      <w:ins w:id="16090" w:author="IEC960923" w:date="2013-02-18T13:45:00Z">
        <w:r w:rsidRPr="002F02C9">
          <w:rPr>
            <w:rFonts w:eastAsia="新細明體"/>
            <w:color w:val="0033CC"/>
            <w:lang w:eastAsia="zh-TW"/>
            <w:rPrChange w:id="16091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-&gt;Common Maint</w:t>
        </w:r>
      </w:ins>
      <w:ins w:id="16092" w:author="IEC960923" w:date="2013-02-18T13:46:00Z">
        <w:r w:rsidRPr="002F02C9">
          <w:rPr>
            <w:rFonts w:eastAsia="新細明體"/>
            <w:color w:val="0033CC"/>
            <w:lang w:eastAsia="zh-TW"/>
            <w:rPrChange w:id="16093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enance</w:t>
        </w:r>
      </w:ins>
      <w:ins w:id="16094" w:author="IEC960923" w:date="2013-02-08T13:20:00Z">
        <w:r w:rsidRPr="002F02C9">
          <w:rPr>
            <w:rFonts w:eastAsia="新細明體" w:hint="eastAsia"/>
            <w:color w:val="0033CC"/>
            <w:lang w:eastAsia="zh-TW"/>
            <w:rPrChange w:id="16095" w:author="Chen, Ivy (陳素貞 IEC1)" w:date="2015-01-12T13:45:00Z">
              <w:rPr>
                <w:rFonts w:ascii="SimSun" w:hAnsi="SimSun" w:hint="eastAsia"/>
                <w:color w:val="0033CC"/>
                <w:u w:val="single"/>
              </w:rPr>
            </w:rPrChange>
          </w:rPr>
          <w:t>节点下点击“</w:t>
        </w:r>
      </w:ins>
      <w:ins w:id="16096" w:author="IEC960923" w:date="2013-02-08T13:25:00Z">
        <w:r w:rsidRPr="002F02C9">
          <w:rPr>
            <w:rFonts w:eastAsia="新細明體"/>
            <w:color w:val="0033CC"/>
            <w:lang w:eastAsia="zh-TW"/>
            <w:rPrChange w:id="16097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B</w:t>
        </w:r>
      </w:ins>
      <w:ins w:id="16098" w:author="IEC960923" w:date="2013-02-21T15:58:00Z">
        <w:r w:rsidRPr="002F02C9">
          <w:rPr>
            <w:rFonts w:eastAsia="新細明體"/>
            <w:color w:val="0033CC"/>
            <w:lang w:eastAsia="zh-TW"/>
            <w:rPrChange w:id="16099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S</w:t>
        </w:r>
      </w:ins>
      <w:ins w:id="16100" w:author="IEC960923" w:date="2013-02-08T13:25:00Z">
        <w:r w:rsidRPr="002F02C9">
          <w:rPr>
            <w:rFonts w:eastAsia="新細明體"/>
            <w:color w:val="0033CC"/>
            <w:lang w:eastAsia="zh-TW"/>
            <w:rPrChange w:id="16101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am Location</w:t>
        </w:r>
      </w:ins>
      <w:ins w:id="16102" w:author="IEC960923" w:date="2013-02-08T13:20:00Z">
        <w:r w:rsidRPr="002F02C9">
          <w:rPr>
            <w:rFonts w:eastAsia="新細明體" w:hint="eastAsia"/>
            <w:color w:val="0033CC"/>
            <w:lang w:eastAsia="zh-TW"/>
            <w:rPrChange w:id="16103" w:author="Chen, Ivy (陳素貞 IEC1)" w:date="2015-01-12T13:45:00Z">
              <w:rPr>
                <w:rFonts w:ascii="SimSun" w:hAnsi="SimSun" w:hint="eastAsia"/>
                <w:color w:val="0033CC"/>
                <w:u w:val="single"/>
              </w:rPr>
            </w:rPrChange>
          </w:rPr>
          <w:t>”节点后进入。</w:t>
        </w:r>
      </w:ins>
    </w:p>
    <w:p w:rsidR="0098692C" w:rsidRPr="002F02C9" w:rsidRDefault="00152C15" w:rsidP="0098692C">
      <w:pPr>
        <w:rPr>
          <w:ins w:id="16104" w:author="IEC960923" w:date="2013-02-08T13:20:00Z"/>
          <w:rFonts w:eastAsia="新細明體"/>
          <w:color w:val="0033CC"/>
          <w:lang w:eastAsia="zh-TW"/>
          <w:rPrChange w:id="16105" w:author="Chen, Ivy (陳素貞 IEC1)" w:date="2015-01-12T13:45:00Z">
            <w:rPr>
              <w:ins w:id="16106" w:author="IEC960923" w:date="2013-02-08T13:20:00Z"/>
              <w:color w:val="0033CC"/>
            </w:rPr>
          </w:rPrChange>
        </w:rPr>
      </w:pPr>
      <w:ins w:id="16107" w:author="IEC960923" w:date="2013-02-08T13:20:00Z">
        <w:r w:rsidRPr="002F02C9">
          <w:rPr>
            <w:rFonts w:eastAsia="新細明體" w:hint="eastAsia"/>
            <w:color w:val="0033CC"/>
            <w:lang w:eastAsia="zh-TW"/>
            <w:rPrChange w:id="16108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6109" w:author="Chen, Ivy (陳素貞 IEC1)" w:date="2015-01-12T13:45:00Z">
              <w:rPr>
                <w:color w:val="0033CC"/>
                <w:u w:val="single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6110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用例：</w:t>
        </w:r>
      </w:ins>
    </w:p>
    <w:p w:rsidR="0098692C" w:rsidRPr="002F02C9" w:rsidRDefault="00152C15" w:rsidP="0098692C">
      <w:pPr>
        <w:rPr>
          <w:ins w:id="16111" w:author="IEC960923" w:date="2013-02-08T13:20:00Z"/>
          <w:rFonts w:eastAsia="新細明體"/>
          <w:color w:val="0033CC"/>
          <w:lang w:eastAsia="zh-TW"/>
          <w:rPrChange w:id="16112" w:author="Chen, Ivy (陳素貞 IEC1)" w:date="2015-01-12T13:45:00Z">
            <w:rPr>
              <w:ins w:id="16113" w:author="IEC960923" w:date="2013-02-08T13:20:00Z"/>
              <w:rFonts w:eastAsiaTheme="minorEastAsia"/>
              <w:color w:val="0033CC"/>
            </w:rPr>
          </w:rPrChange>
        </w:rPr>
      </w:pPr>
      <w:ins w:id="16114" w:author="IEC960923" w:date="2013-02-08T13:20:00Z">
        <w:r w:rsidRPr="002F02C9">
          <w:rPr>
            <w:rFonts w:eastAsia="新細明體" w:hint="eastAsia"/>
            <w:color w:val="0033CC"/>
            <w:lang w:eastAsia="zh-TW"/>
            <w:rPrChange w:id="16115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6116" w:author="Chen, Ivy (陳素貞 IEC1)" w:date="2015-01-12T13:45:00Z">
              <w:rPr>
                <w:color w:val="0033CC"/>
                <w:u w:val="single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611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特殊考量：此界面仅能够维护</w:t>
        </w:r>
      </w:ins>
      <w:ins w:id="16118" w:author="IEC960923" w:date="2013-02-08T13:26:00Z">
        <w:r w:rsidRPr="002F02C9">
          <w:rPr>
            <w:rFonts w:eastAsia="新細明體"/>
            <w:color w:val="0033CC"/>
            <w:lang w:eastAsia="zh-TW"/>
            <w:rPrChange w:id="16119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B</w:t>
        </w:r>
      </w:ins>
      <w:ins w:id="16120" w:author="IEC960923" w:date="2013-02-21T15:58:00Z">
        <w:r w:rsidRPr="002F02C9">
          <w:rPr>
            <w:rFonts w:eastAsia="新細明體"/>
            <w:color w:val="0033CC"/>
            <w:lang w:eastAsia="zh-TW"/>
            <w:rPrChange w:id="16121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S</w:t>
        </w:r>
      </w:ins>
      <w:ins w:id="16122" w:author="IEC960923" w:date="2013-02-08T13:26:00Z">
        <w:r w:rsidRPr="002F02C9">
          <w:rPr>
            <w:rFonts w:eastAsia="新細明體"/>
            <w:color w:val="0033CC"/>
            <w:lang w:eastAsia="zh-TW"/>
            <w:rPrChange w:id="16123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am Location</w:t>
        </w:r>
      </w:ins>
      <w:ins w:id="16124" w:author="IEC960923" w:date="2013-02-08T13:20:00Z">
        <w:r w:rsidRPr="002F02C9">
          <w:rPr>
            <w:rFonts w:eastAsia="新細明體" w:hint="eastAsia"/>
            <w:color w:val="0033CC"/>
            <w:lang w:eastAsia="zh-TW"/>
            <w:rPrChange w:id="16125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的人有權限進來</w:t>
        </w:r>
      </w:ins>
    </w:p>
    <w:p w:rsidR="0098692C" w:rsidRPr="002F02C9" w:rsidRDefault="00152C15" w:rsidP="0098692C">
      <w:pPr>
        <w:rPr>
          <w:ins w:id="16126" w:author="IEC960923" w:date="2013-02-08T13:20:00Z"/>
          <w:rFonts w:eastAsia="新細明體"/>
          <w:color w:val="0033CC"/>
          <w:lang w:eastAsia="zh-TW"/>
          <w:rPrChange w:id="16127" w:author="Chen, Ivy (陳素貞 IEC1)" w:date="2015-01-12T13:45:00Z">
            <w:rPr>
              <w:ins w:id="16128" w:author="IEC960923" w:date="2013-02-08T13:20:00Z"/>
              <w:rFonts w:eastAsiaTheme="minorEastAsia"/>
              <w:color w:val="0033CC"/>
            </w:rPr>
          </w:rPrChange>
        </w:rPr>
      </w:pPr>
      <w:ins w:id="16129" w:author="IEC960923" w:date="2013-02-08T13:20:00Z">
        <w:r w:rsidRPr="002F02C9">
          <w:rPr>
            <w:rFonts w:eastAsia="新細明體" w:hint="eastAsia"/>
            <w:color w:val="0033CC"/>
            <w:lang w:eastAsia="zh-TW"/>
            <w:rPrChange w:id="16130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●对应数据表：</w:t>
        </w:r>
      </w:ins>
      <w:ins w:id="16131" w:author="IEC960923" w:date="2013-02-08T13:25:00Z">
        <w:r w:rsidRPr="002F02C9">
          <w:rPr>
            <w:rFonts w:eastAsia="新細明體"/>
            <w:color w:val="0033CC"/>
            <w:lang w:eastAsia="zh-TW"/>
            <w:rPrChange w:id="16132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B</w:t>
        </w:r>
      </w:ins>
      <w:ins w:id="16133" w:author="IEC960923" w:date="2013-02-21T15:58:00Z">
        <w:r w:rsidRPr="002F02C9">
          <w:rPr>
            <w:rFonts w:eastAsia="新細明體"/>
            <w:color w:val="0033CC"/>
            <w:lang w:eastAsia="zh-TW"/>
            <w:rPrChange w:id="16134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S</w:t>
        </w:r>
      </w:ins>
      <w:ins w:id="16135" w:author="IEC960923" w:date="2013-02-08T13:25:00Z">
        <w:r w:rsidRPr="002F02C9">
          <w:rPr>
            <w:rFonts w:eastAsia="新細明體"/>
            <w:color w:val="0033CC"/>
            <w:lang w:eastAsia="zh-TW"/>
            <w:rPrChange w:id="16136" w:author="Chen, Ivy (陳素貞 IEC1)" w:date="2015-01-12T13:45:00Z">
              <w:rPr>
                <w:rFonts w:ascii="新細明體" w:eastAsia="新細明體" w:hAnsi="新細明體" w:cs="Courier New"/>
                <w:noProof/>
                <w:color w:val="0033CC"/>
                <w:szCs w:val="20"/>
                <w:highlight w:val="yellow"/>
                <w:u w:val="single"/>
                <w:lang w:eastAsia="zh-TW"/>
              </w:rPr>
            </w:rPrChange>
          </w:rPr>
          <w:t>amLocation</w:t>
        </w:r>
      </w:ins>
    </w:p>
    <w:p w:rsidR="0098692C" w:rsidRPr="002F02C9" w:rsidRDefault="0098692C" w:rsidP="0098692C">
      <w:pPr>
        <w:rPr>
          <w:ins w:id="16137" w:author="IEC960923" w:date="2013-02-08T13:20:00Z"/>
          <w:color w:val="0033CC"/>
          <w:rPrChange w:id="16138" w:author="Chen, Ivy (陳素貞 IEC1)" w:date="2015-01-12T13:45:00Z">
            <w:rPr>
              <w:ins w:id="16139" w:author="IEC960923" w:date="2013-02-08T13:20:00Z"/>
              <w:color w:val="0033CC"/>
            </w:rPr>
          </w:rPrChange>
        </w:rPr>
      </w:pPr>
    </w:p>
    <w:p w:rsidR="0098692C" w:rsidRPr="002F02C9" w:rsidRDefault="0098692C" w:rsidP="0098692C">
      <w:pPr>
        <w:pStyle w:val="ae"/>
        <w:jc w:val="center"/>
        <w:rPr>
          <w:ins w:id="16140" w:author="IEC960923" w:date="2013-02-08T13:20:00Z"/>
          <w:color w:val="0033CC"/>
          <w:rPrChange w:id="16141" w:author="Chen, Ivy (陳素貞 IEC1)" w:date="2015-01-12T13:45:00Z">
            <w:rPr>
              <w:ins w:id="16142" w:author="IEC960923" w:date="2013-02-08T13:20:00Z"/>
              <w:color w:val="0033CC"/>
            </w:rPr>
          </w:rPrChange>
        </w:rPr>
      </w:pPr>
    </w:p>
    <w:p w:rsidR="0098692C" w:rsidRPr="002F02C9" w:rsidRDefault="00152C15" w:rsidP="0098692C">
      <w:pPr>
        <w:pStyle w:val="4"/>
        <w:rPr>
          <w:ins w:id="16143" w:author="IEC960923" w:date="2013-02-08T13:20:00Z"/>
          <w:color w:val="0033CC"/>
          <w:rPrChange w:id="16144" w:author="Chen, Ivy (陳素貞 IEC1)" w:date="2015-01-12T13:45:00Z">
            <w:rPr>
              <w:ins w:id="16145" w:author="IEC960923" w:date="2013-02-08T13:20:00Z"/>
              <w:color w:val="0033CC"/>
            </w:rPr>
          </w:rPrChange>
        </w:rPr>
      </w:pPr>
      <w:ins w:id="16146" w:author="IEC960923" w:date="2013-02-08T13:20:00Z">
        <w:r w:rsidRPr="002F02C9">
          <w:rPr>
            <w:rFonts w:hint="eastAsia"/>
            <w:color w:val="0033CC"/>
            <w:rPrChange w:id="16147" w:author="Chen, Ivy (陳素貞 IEC1)" w:date="2015-01-12T13:45:00Z">
              <w:rPr>
                <w:rFonts w:hint="eastAsia"/>
                <w:b w:val="0"/>
                <w:bCs w:val="0"/>
                <w:color w:val="0033CC"/>
                <w:szCs w:val="24"/>
                <w:u w:val="single"/>
              </w:rPr>
            </w:rPrChange>
          </w:rPr>
          <w:t>控件說明</w:t>
        </w:r>
      </w:ins>
    </w:p>
    <w:p w:rsidR="0098692C" w:rsidRPr="002F02C9" w:rsidRDefault="00152C15" w:rsidP="0098692C">
      <w:pPr>
        <w:pStyle w:val="ae"/>
        <w:jc w:val="right"/>
        <w:rPr>
          <w:ins w:id="16148" w:author="IEC960923" w:date="2013-02-08T13:20:00Z"/>
          <w:color w:val="0033CC"/>
          <w:rPrChange w:id="16149" w:author="Chen, Ivy (陳素貞 IEC1)" w:date="2015-01-12T13:45:00Z">
            <w:rPr>
              <w:ins w:id="16150" w:author="IEC960923" w:date="2013-02-08T13:20:00Z"/>
              <w:color w:val="0033CC"/>
            </w:rPr>
          </w:rPrChange>
        </w:rPr>
      </w:pPr>
      <w:ins w:id="16151" w:author="IEC960923" w:date="2013-02-08T13:20:00Z">
        <w:r w:rsidRPr="002F02C9">
          <w:rPr>
            <w:rFonts w:hint="eastAsia"/>
            <w:color w:val="0033CC"/>
            <w:rPrChange w:id="16152" w:author="Chen, Ivy (陳素貞 IEC1)" w:date="2015-01-12T13:45:00Z">
              <w:rPr>
                <w:rFonts w:ascii="Times New Roman" w:eastAsia="SimSun" w:hAnsi="Times New Roman" w:cs="Times New Roman" w:hint="eastAsia"/>
                <w:color w:val="0033CC"/>
                <w:szCs w:val="24"/>
                <w:u w:val="single"/>
              </w:rPr>
            </w:rPrChange>
          </w:rPr>
          <w:t>表</w:t>
        </w:r>
        <w:r w:rsidRPr="002F02C9">
          <w:rPr>
            <w:color w:val="0033CC"/>
            <w:rPrChange w:id="16153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t xml:space="preserve">: </w:t>
        </w:r>
        <w:r w:rsidRPr="002F02C9">
          <w:rPr>
            <w:color w:val="0033CC"/>
            <w:rPrChange w:id="16154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16155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instrText xml:space="preserve"> STYLEREF 2 \s </w:instrText>
        </w:r>
        <w:r w:rsidRPr="002F02C9">
          <w:rPr>
            <w:color w:val="0033CC"/>
            <w:rPrChange w:id="16156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16157" w:author="Chen, Ivy (陳素貞 IEC1)" w:date="2015-01-12T13:45:00Z">
              <w:rPr>
                <w:rFonts w:ascii="Times New Roman" w:eastAsia="SimSun" w:hAnsi="Times New Roman" w:cs="Times New Roman"/>
                <w:noProof/>
                <w:color w:val="0033CC"/>
                <w:szCs w:val="24"/>
                <w:u w:val="single"/>
              </w:rPr>
            </w:rPrChange>
          </w:rPr>
          <w:t>1.</w:t>
        </w:r>
        <w:r w:rsidRPr="002F02C9">
          <w:rPr>
            <w:rFonts w:eastAsiaTheme="minorEastAsia"/>
            <w:noProof/>
            <w:color w:val="0033CC"/>
            <w:rPrChange w:id="16158" w:author="Chen, Ivy (陳素貞 IEC1)" w:date="2015-01-12T13:45:00Z">
              <w:rPr>
                <w:rFonts w:ascii="Times New Roman" w:eastAsiaTheme="minorEastAsia" w:hAnsi="Times New Roman" w:cs="Times New Roman"/>
                <w:noProof/>
                <w:color w:val="0033CC"/>
                <w:szCs w:val="24"/>
                <w:u w:val="single"/>
              </w:rPr>
            </w:rPrChange>
          </w:rPr>
          <w:t>6</w:t>
        </w:r>
        <w:r w:rsidRPr="002F02C9">
          <w:rPr>
            <w:color w:val="0033CC"/>
            <w:rPrChange w:id="16159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fldChar w:fldCharType="end"/>
        </w:r>
        <w:r w:rsidRPr="002F02C9">
          <w:rPr>
            <w:color w:val="0033CC"/>
            <w:rPrChange w:id="16160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noBreakHyphen/>
        </w:r>
        <w:r w:rsidRPr="002F02C9">
          <w:rPr>
            <w:color w:val="0033CC"/>
            <w:rPrChange w:id="16161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16162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color w:val="0033CC"/>
            <w:rPrChange w:id="16163" w:author="Chen, Ivy (陳素貞 IEC1)" w:date="2015-01-12T13:45:00Z">
              <w:rPr>
                <w:rFonts w:ascii="Times New Roman" w:eastAsia="SimSun" w:hAnsi="Times New Roman" w:cs="Times New Roman" w:hint="eastAsia"/>
                <w:color w:val="0033CC"/>
                <w:szCs w:val="24"/>
                <w:u w:val="single"/>
              </w:rPr>
            </w:rPrChange>
          </w:rPr>
          <w:instrText>表</w:instrText>
        </w:r>
        <w:r w:rsidRPr="002F02C9">
          <w:rPr>
            <w:color w:val="0033CC"/>
            <w:rPrChange w:id="16164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instrText xml:space="preserve">: \* ARABIC \s 2 </w:instrText>
        </w:r>
        <w:r w:rsidRPr="002F02C9">
          <w:rPr>
            <w:color w:val="0033CC"/>
            <w:rPrChange w:id="16165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16166" w:author="Chen, Ivy (陳素貞 IEC1)" w:date="2015-01-12T13:45:00Z">
              <w:rPr>
                <w:rFonts w:ascii="Times New Roman" w:eastAsia="SimSun" w:hAnsi="Times New Roman" w:cs="Times New Roman"/>
                <w:noProof/>
                <w:color w:val="0033CC"/>
                <w:szCs w:val="24"/>
                <w:u w:val="single"/>
              </w:rPr>
            </w:rPrChange>
          </w:rPr>
          <w:t>1</w:t>
        </w:r>
        <w:r w:rsidRPr="002F02C9">
          <w:rPr>
            <w:color w:val="0033CC"/>
            <w:rPrChange w:id="16167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98692C" w:rsidRPr="002F02C9" w:rsidTr="0098692C">
        <w:trPr>
          <w:tblHeader/>
          <w:ins w:id="16168" w:author="IEC960923" w:date="2013-02-08T13:20:00Z"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ins w:id="16169" w:author="IEC960923" w:date="2013-02-08T13:20:00Z"/>
                <w:rFonts w:eastAsia="新細明體"/>
                <w:color w:val="0033CC"/>
                <w:lang w:eastAsia="zh-TW"/>
                <w:rPrChange w:id="16170" w:author="Chen, Ivy (陳素貞 IEC1)" w:date="2015-01-12T13:45:00Z">
                  <w:rPr>
                    <w:ins w:id="16171" w:author="IEC960923" w:date="2013-02-08T13:20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6172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173" w:author="IEC960923" w:date="2013-02-08T13:20:00Z">
              <w:r w:rsidRPr="002F02C9">
                <w:rPr>
                  <w:rFonts w:eastAsia="新細明體"/>
                  <w:color w:val="0033CC"/>
                  <w:lang w:eastAsia="zh-TW"/>
                  <w:rPrChange w:id="16174" w:author="Chen, Ivy (陳素貞 IEC1)" w:date="2015-01-12T13:45:00Z">
                    <w:rPr>
                      <w:b/>
                      <w:color w:val="0033CC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10" w:type="dxa"/>
            <w:shd w:val="clear" w:color="auto" w:fill="CCCCCC"/>
          </w:tcPr>
          <w:p w:rsidR="003B389F" w:rsidRPr="002F02C9" w:rsidRDefault="00152C15">
            <w:pPr>
              <w:rPr>
                <w:ins w:id="16175" w:author="IEC960923" w:date="2013-02-08T13:20:00Z"/>
                <w:rFonts w:eastAsia="新細明體"/>
                <w:color w:val="0033CC"/>
                <w:lang w:eastAsia="zh-TW"/>
                <w:rPrChange w:id="16176" w:author="Chen, Ivy (陳素貞 IEC1)" w:date="2015-01-12T13:45:00Z">
                  <w:rPr>
                    <w:ins w:id="16177" w:author="IEC960923" w:date="2013-02-08T13:20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6178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179" w:author="IEC960923" w:date="2013-02-08T13:20:00Z">
              <w:r w:rsidRPr="002F02C9">
                <w:rPr>
                  <w:rFonts w:eastAsia="新細明體" w:hint="eastAsia"/>
                  <w:color w:val="0033CC"/>
                  <w:lang w:eastAsia="zh-TW"/>
                  <w:rPrChange w:id="16180" w:author="Chen, Ivy (陳素貞 IEC1)" w:date="2015-01-12T13:45:00Z">
                    <w:rPr>
                      <w:rFonts w:hint="eastAsia"/>
                      <w:b/>
                      <w:color w:val="0033CC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916" w:type="dxa"/>
            <w:shd w:val="clear" w:color="auto" w:fill="CCCCCC"/>
          </w:tcPr>
          <w:p w:rsidR="003B389F" w:rsidRPr="002F02C9" w:rsidRDefault="00152C15">
            <w:pPr>
              <w:rPr>
                <w:ins w:id="16181" w:author="IEC960923" w:date="2013-02-08T13:20:00Z"/>
                <w:rFonts w:eastAsia="新細明體"/>
                <w:color w:val="0033CC"/>
                <w:lang w:eastAsia="zh-TW"/>
                <w:rPrChange w:id="16182" w:author="Chen, Ivy (陳素貞 IEC1)" w:date="2015-01-12T13:45:00Z">
                  <w:rPr>
                    <w:ins w:id="16183" w:author="IEC960923" w:date="2013-02-08T13:20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6184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185" w:author="IEC960923" w:date="2013-02-08T13:20:00Z">
              <w:r w:rsidRPr="002F02C9">
                <w:rPr>
                  <w:rFonts w:eastAsia="新細明體" w:hint="eastAsia"/>
                  <w:color w:val="0033CC"/>
                  <w:lang w:eastAsia="zh-TW"/>
                  <w:rPrChange w:id="16186" w:author="Chen, Ivy (陳素貞 IEC1)" w:date="2015-01-12T13:45:00Z">
                    <w:rPr>
                      <w:rFonts w:hint="eastAsia"/>
                      <w:b/>
                      <w:color w:val="0033CC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677" w:type="dxa"/>
            <w:shd w:val="clear" w:color="auto" w:fill="CCCCCC"/>
            <w:tcFitText/>
          </w:tcPr>
          <w:p w:rsidR="003B389F" w:rsidRPr="002F02C9" w:rsidRDefault="00152C15">
            <w:pPr>
              <w:rPr>
                <w:ins w:id="16187" w:author="IEC960923" w:date="2013-02-08T13:20:00Z"/>
                <w:rFonts w:eastAsia="新細明體"/>
                <w:color w:val="0033CC"/>
                <w:lang w:eastAsia="zh-TW"/>
                <w:rPrChange w:id="16188" w:author="Chen, Ivy (陳素貞 IEC1)" w:date="2015-01-12T13:45:00Z">
                  <w:rPr>
                    <w:ins w:id="16189" w:author="IEC960923" w:date="2013-02-08T13:20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6190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191" w:author="IEC960923" w:date="2013-02-08T13:20:00Z">
              <w:r w:rsidRPr="002F02C9">
                <w:rPr>
                  <w:rFonts w:eastAsia="新細明體" w:hint="eastAsia"/>
                  <w:color w:val="0033CC"/>
                  <w:spacing w:val="40"/>
                  <w:lang w:eastAsia="zh-TW"/>
                  <w:rPrChange w:id="16192" w:author="Chen, Ivy (陳素貞 IEC1)" w:date="2015-01-12T13:45:00Z">
                    <w:rPr>
                      <w:rFonts w:hint="eastAsia"/>
                      <w:b/>
                      <w:color w:val="0033CC"/>
                      <w:spacing w:val="39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eastAsia="新細明體" w:hint="eastAsia"/>
                  <w:color w:val="0033CC"/>
                  <w:spacing w:val="1"/>
                  <w:lang w:eastAsia="zh-TW"/>
                  <w:rPrChange w:id="16193" w:author="Chen, Ivy (陳素貞 IEC1)" w:date="2015-01-12T13:45:00Z">
                    <w:rPr>
                      <w:rFonts w:hint="eastAsia"/>
                      <w:b/>
                      <w:color w:val="0033CC"/>
                      <w:spacing w:val="1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432" w:type="dxa"/>
            <w:shd w:val="clear" w:color="auto" w:fill="CCCCCC"/>
          </w:tcPr>
          <w:p w:rsidR="003B389F" w:rsidRPr="002F02C9" w:rsidRDefault="00152C15">
            <w:pPr>
              <w:rPr>
                <w:ins w:id="16194" w:author="IEC960923" w:date="2013-02-08T13:20:00Z"/>
                <w:rFonts w:eastAsia="新細明體"/>
                <w:color w:val="0033CC"/>
                <w:lang w:eastAsia="zh-TW"/>
                <w:rPrChange w:id="16195" w:author="Chen, Ivy (陳素貞 IEC1)" w:date="2015-01-12T13:45:00Z">
                  <w:rPr>
                    <w:ins w:id="16196" w:author="IEC960923" w:date="2013-02-08T13:20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6197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198" w:author="IEC960923" w:date="2013-02-08T13:20:00Z">
              <w:r w:rsidRPr="002F02C9">
                <w:rPr>
                  <w:rFonts w:eastAsia="新細明體" w:hint="eastAsia"/>
                  <w:color w:val="0033CC"/>
                  <w:lang w:eastAsia="zh-TW"/>
                  <w:rPrChange w:id="16199" w:author="Chen, Ivy (陳素貞 IEC1)" w:date="2015-01-12T13:45:00Z">
                    <w:rPr>
                      <w:rFonts w:hint="eastAsia"/>
                      <w:b/>
                      <w:color w:val="0033CC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80" w:type="dxa"/>
            <w:shd w:val="clear" w:color="auto" w:fill="CCCCCC"/>
          </w:tcPr>
          <w:p w:rsidR="003B389F" w:rsidRPr="002F02C9" w:rsidRDefault="00152C15">
            <w:pPr>
              <w:rPr>
                <w:ins w:id="16200" w:author="IEC960923" w:date="2013-02-08T13:20:00Z"/>
                <w:rFonts w:eastAsia="新細明體"/>
                <w:color w:val="0033CC"/>
                <w:lang w:eastAsia="zh-TW"/>
                <w:rPrChange w:id="16201" w:author="Chen, Ivy (陳素貞 IEC1)" w:date="2015-01-12T13:45:00Z">
                  <w:rPr>
                    <w:ins w:id="16202" w:author="IEC960923" w:date="2013-02-08T13:20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6203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204" w:author="IEC960923" w:date="2013-02-08T13:20:00Z">
              <w:r w:rsidRPr="002F02C9">
                <w:rPr>
                  <w:rFonts w:eastAsia="新細明體" w:hint="eastAsia"/>
                  <w:color w:val="0033CC"/>
                  <w:lang w:eastAsia="zh-TW"/>
                  <w:rPrChange w:id="16205" w:author="Chen, Ivy (陳素貞 IEC1)" w:date="2015-01-12T13:45:00Z">
                    <w:rPr>
                      <w:rFonts w:hint="eastAsia"/>
                      <w:b/>
                      <w:color w:val="0033CC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ins w:id="16206" w:author="IEC960923" w:date="2013-02-08T13:20:00Z"/>
                <w:rFonts w:eastAsia="新細明體"/>
                <w:color w:val="0033CC"/>
                <w:lang w:eastAsia="zh-TW"/>
                <w:rPrChange w:id="16207" w:author="Chen, Ivy (陳素貞 IEC1)" w:date="2015-01-12T13:45:00Z">
                  <w:rPr>
                    <w:ins w:id="16208" w:author="IEC960923" w:date="2013-02-08T13:20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6209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210" w:author="IEC960923" w:date="2013-02-08T13:20:00Z">
              <w:r w:rsidRPr="002F02C9">
                <w:rPr>
                  <w:rFonts w:eastAsia="新細明體" w:hint="eastAsia"/>
                  <w:color w:val="0033CC"/>
                  <w:lang w:eastAsia="zh-TW"/>
                  <w:rPrChange w:id="16211" w:author="Chen, Ivy (陳素貞 IEC1)" w:date="2015-01-12T13:45:00Z">
                    <w:rPr>
                      <w:rFonts w:hint="eastAsia"/>
                      <w:b/>
                      <w:color w:val="0033CC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ins w:id="16212" w:author="IEC960923" w:date="2013-02-08T13:20:00Z"/>
                <w:rFonts w:eastAsia="新細明體"/>
                <w:color w:val="0033CC"/>
                <w:lang w:eastAsia="zh-TW"/>
                <w:rPrChange w:id="16213" w:author="Chen, Ivy (陳素貞 IEC1)" w:date="2015-01-12T13:45:00Z">
                  <w:rPr>
                    <w:ins w:id="16214" w:author="IEC960923" w:date="2013-02-08T13:20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6215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216" w:author="IEC960923" w:date="2013-02-08T13:20:00Z">
              <w:r w:rsidRPr="002F02C9">
                <w:rPr>
                  <w:rFonts w:eastAsia="新細明體" w:hint="eastAsia"/>
                  <w:color w:val="0033CC"/>
                  <w:lang w:eastAsia="zh-TW"/>
                  <w:rPrChange w:id="16217" w:author="Chen, Ivy (陳素貞 IEC1)" w:date="2015-01-12T13:45:00Z">
                    <w:rPr>
                      <w:rFonts w:hint="eastAsia"/>
                      <w:b/>
                      <w:color w:val="0033CC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98692C" w:rsidRPr="002F02C9" w:rsidTr="0098692C">
        <w:trPr>
          <w:ins w:id="16218" w:author="IEC960923" w:date="2013-02-08T13:20:00Z"/>
        </w:trPr>
        <w:tc>
          <w:tcPr>
            <w:tcW w:w="445" w:type="dxa"/>
          </w:tcPr>
          <w:p w:rsidR="003B389F" w:rsidRPr="002F02C9" w:rsidRDefault="00152C15">
            <w:pPr>
              <w:rPr>
                <w:ins w:id="16219" w:author="IEC960923" w:date="2013-02-08T13:20:00Z"/>
                <w:rFonts w:eastAsia="新細明體"/>
                <w:color w:val="0033CC"/>
                <w:lang w:eastAsia="zh-TW"/>
                <w:rPrChange w:id="16220" w:author="Chen, Ivy (陳素貞 IEC1)" w:date="2015-01-12T13:45:00Z">
                  <w:rPr>
                    <w:ins w:id="16221" w:author="IEC960923" w:date="2013-02-08T13:20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6222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6223" w:author="IEC960923" w:date="2013-02-08T13:20:00Z">
              <w:r w:rsidRPr="002F02C9">
                <w:rPr>
                  <w:rFonts w:eastAsia="新細明體"/>
                  <w:color w:val="0033CC"/>
                  <w:lang w:eastAsia="zh-TW"/>
                  <w:rPrChange w:id="16224" w:author="Chen, Ivy (陳素貞 IEC1)" w:date="2015-01-12T13:45:00Z">
                    <w:rPr>
                      <w:color w:val="0033CC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10" w:type="dxa"/>
          </w:tcPr>
          <w:p w:rsidR="00152C15" w:rsidRPr="002F02C9" w:rsidRDefault="00152C15" w:rsidP="00152C15">
            <w:pPr>
              <w:rPr>
                <w:ins w:id="16225" w:author="IEC960923" w:date="2013-02-08T13:20:00Z"/>
                <w:rFonts w:eastAsia="新細明體"/>
                <w:color w:val="0033CC"/>
                <w:lang w:eastAsia="zh-TW"/>
                <w:rPrChange w:id="16226" w:author="Chen, Ivy (陳素貞 IEC1)" w:date="2015-01-12T13:45:00Z">
                  <w:rPr>
                    <w:ins w:id="16227" w:author="IEC960923" w:date="2013-02-08T13:20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6228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6229" w:author="IEC960923" w:date="2013-02-19T17:15:00Z">
              <w:r w:rsidRPr="002F02C9">
                <w:rPr>
                  <w:rFonts w:eastAsia="新細明體" w:hint="eastAsia"/>
                  <w:color w:val="0033CC"/>
                  <w:lang w:eastAsia="zh-TW"/>
                  <w:rPrChange w:id="16230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庫位狀態</w:t>
              </w:r>
            </w:ins>
          </w:p>
        </w:tc>
        <w:tc>
          <w:tcPr>
            <w:tcW w:w="916" w:type="dxa"/>
          </w:tcPr>
          <w:p w:rsidR="00152C15" w:rsidRPr="002F02C9" w:rsidRDefault="00152C15" w:rsidP="00152C15">
            <w:pPr>
              <w:rPr>
                <w:ins w:id="16231" w:author="IEC960923" w:date="2013-02-08T13:20:00Z"/>
                <w:rFonts w:eastAsia="新細明體"/>
                <w:color w:val="0033CC"/>
                <w:lang w:eastAsia="zh-TW"/>
                <w:rPrChange w:id="16232" w:author="Chen, Ivy (陳素貞 IEC1)" w:date="2015-01-12T13:45:00Z">
                  <w:rPr>
                    <w:ins w:id="16233" w:author="IEC960923" w:date="2013-02-08T13:20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6234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6235" w:author="IEC960923" w:date="2013-02-08T13:20:00Z">
              <w:r w:rsidRPr="002F02C9">
                <w:rPr>
                  <w:rFonts w:eastAsia="新細明體"/>
                  <w:color w:val="0033CC"/>
                  <w:lang w:eastAsia="zh-TW"/>
                  <w:rPrChange w:id="16236" w:author="Chen, Ivy (陳素貞 IEC1)" w:date="2015-01-12T13:45:00Z">
                    <w:rPr>
                      <w:rFonts w:ascii="SimSun" w:hAnsi="SimSun"/>
                      <w:color w:val="0033CC"/>
                      <w:u w:val="single"/>
                    </w:rPr>
                  </w:rPrChange>
                </w:rPr>
                <w:t>DropDownList</w:t>
              </w:r>
            </w:ins>
          </w:p>
        </w:tc>
        <w:tc>
          <w:tcPr>
            <w:tcW w:w="677" w:type="dxa"/>
          </w:tcPr>
          <w:p w:rsidR="0098692C" w:rsidRPr="002F02C9" w:rsidRDefault="0098692C" w:rsidP="0098692C">
            <w:pPr>
              <w:rPr>
                <w:ins w:id="16237" w:author="IEC960923" w:date="2013-02-08T13:20:00Z"/>
                <w:rFonts w:eastAsia="新細明體"/>
                <w:color w:val="0033CC"/>
                <w:lang w:eastAsia="zh-TW"/>
                <w:rPrChange w:id="16238" w:author="Chen, Ivy (陳素貞 IEC1)" w:date="2015-01-12T13:45:00Z">
                  <w:rPr>
                    <w:ins w:id="16239" w:author="IEC960923" w:date="2013-02-08T13:20:00Z"/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98692C" w:rsidRPr="002F02C9" w:rsidRDefault="00152C15" w:rsidP="0098692C">
            <w:pPr>
              <w:rPr>
                <w:ins w:id="16240" w:author="IEC960923" w:date="2013-02-08T13:20:00Z"/>
                <w:rFonts w:eastAsia="新細明體"/>
                <w:color w:val="0033CC"/>
                <w:lang w:eastAsia="zh-TW"/>
                <w:rPrChange w:id="16241" w:author="Chen, Ivy (陳素貞 IEC1)" w:date="2015-01-12T13:45:00Z">
                  <w:rPr>
                    <w:ins w:id="16242" w:author="IEC960923" w:date="2013-02-08T13:20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</w:rPr>
                </w:rPrChange>
              </w:rPr>
            </w:pPr>
            <w:ins w:id="16243" w:author="IEC960923" w:date="2013-02-21T15:28:00Z">
              <w:r w:rsidRPr="002F02C9">
                <w:rPr>
                  <w:rFonts w:eastAsia="新細明體"/>
                  <w:color w:val="0033CC"/>
                  <w:lang w:eastAsia="zh-TW"/>
                  <w:rPrChange w:id="16244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highlight w:val="lightGray"/>
                      <w:u w:val="single"/>
                    </w:rPr>
                  </w:rPrChange>
                </w:rPr>
                <w:t>‘</w:t>
              </w:r>
              <w:r w:rsidRPr="002F02C9">
                <w:rPr>
                  <w:rFonts w:eastAsia="新細明體" w:hint="eastAsia"/>
                  <w:color w:val="0033CC"/>
                  <w:lang w:eastAsia="zh-TW"/>
                  <w:rPrChange w:id="16245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全部</w:t>
              </w:r>
            </w:ins>
            <w:ins w:id="16246" w:author="IEC960923" w:date="2013-02-08T13:26:00Z">
              <w:r w:rsidRPr="002F02C9">
                <w:rPr>
                  <w:rFonts w:eastAsia="新細明體"/>
                  <w:color w:val="0033CC"/>
                  <w:lang w:eastAsia="zh-TW"/>
                  <w:rPrChange w:id="16247" w:author="Chen, Ivy (陳素貞 IEC1)" w:date="2015-01-12T13:45:00Z">
                    <w:rPr>
                      <w:rFonts w:ascii="SimSun" w:eastAsia="新細明體" w:hAnsi="SimSun"/>
                      <w:color w:val="0033CC"/>
                      <w:u w:val="single"/>
                      <w:lang w:eastAsia="zh-TW"/>
                    </w:rPr>
                  </w:rPrChange>
                </w:rPr>
                <w:t>’</w:t>
              </w:r>
            </w:ins>
          </w:p>
        </w:tc>
        <w:tc>
          <w:tcPr>
            <w:tcW w:w="680" w:type="dxa"/>
          </w:tcPr>
          <w:p w:rsidR="0098692C" w:rsidRPr="002F02C9" w:rsidRDefault="0098692C" w:rsidP="0098692C">
            <w:pPr>
              <w:rPr>
                <w:ins w:id="16248" w:author="IEC960923" w:date="2013-02-08T13:20:00Z"/>
                <w:rFonts w:eastAsia="新細明體"/>
                <w:color w:val="0033CC"/>
                <w:lang w:eastAsia="zh-TW"/>
                <w:rPrChange w:id="16249" w:author="Chen, Ivy (陳素貞 IEC1)" w:date="2015-01-12T13:45:00Z">
                  <w:rPr>
                    <w:ins w:id="16250" w:author="IEC960923" w:date="2013-02-08T13:20:00Z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0E0F11" w:rsidRPr="002F02C9" w:rsidRDefault="000E0F11">
            <w:pPr>
              <w:rPr>
                <w:ins w:id="16251" w:author="IEC960923" w:date="2013-02-08T13:20:00Z"/>
                <w:rFonts w:eastAsia="新細明體"/>
                <w:color w:val="0033CC"/>
                <w:lang w:eastAsia="zh-TW"/>
                <w:rPrChange w:id="16252" w:author="Chen, Ivy (陳素貞 IEC1)" w:date="2015-01-12T13:45:00Z">
                  <w:rPr>
                    <w:ins w:id="16253" w:author="IEC960923" w:date="2013-02-08T13:20:00Z"/>
                    <w:color w:val="0033CC"/>
                  </w:rPr>
                </w:rPrChange>
              </w:rPr>
            </w:pPr>
          </w:p>
        </w:tc>
        <w:tc>
          <w:tcPr>
            <w:tcW w:w="2629" w:type="dxa"/>
          </w:tcPr>
          <w:p w:rsidR="000E0F11" w:rsidRPr="002F02C9" w:rsidRDefault="00152C15">
            <w:pPr>
              <w:rPr>
                <w:ins w:id="16254" w:author="IEC960923" w:date="2013-02-19T17:15:00Z"/>
                <w:rFonts w:eastAsia="新細明體"/>
                <w:color w:val="0033CC"/>
                <w:lang w:eastAsia="zh-TW"/>
                <w:rPrChange w:id="16255" w:author="Chen, Ivy (陳素貞 IEC1)" w:date="2015-01-12T13:45:00Z">
                  <w:rPr>
                    <w:ins w:id="16256" w:author="IEC960923" w:date="2013-02-19T17:15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257" w:author="IEC960923" w:date="2013-02-19T17:16:00Z">
              <w:r w:rsidRPr="002F02C9">
                <w:rPr>
                  <w:rFonts w:eastAsia="新細明體" w:hint="eastAsia"/>
                  <w:color w:val="0033CC"/>
                  <w:lang w:eastAsia="zh-TW"/>
                  <w:rPrChange w:id="16258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下拉</w:t>
              </w:r>
            </w:ins>
            <w:ins w:id="16259" w:author="IEC960923" w:date="2013-02-19T17:15:00Z">
              <w:r w:rsidRPr="002F02C9">
                <w:rPr>
                  <w:rFonts w:eastAsia="新細明體" w:hint="eastAsia"/>
                  <w:color w:val="0033CC"/>
                  <w:lang w:eastAsia="zh-TW"/>
                  <w:rPrChange w:id="16260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選單：</w:t>
              </w:r>
            </w:ins>
          </w:p>
          <w:p w:rsidR="00DB146A" w:rsidRPr="002F02C9" w:rsidRDefault="00152C15">
            <w:pPr>
              <w:rPr>
                <w:ins w:id="16261" w:author="IEC960923" w:date="2013-02-19T17:15:00Z"/>
                <w:rFonts w:eastAsia="新細明體"/>
                <w:color w:val="0033CC"/>
                <w:lang w:eastAsia="zh-TW"/>
                <w:rPrChange w:id="16262" w:author="Chen, Ivy (陳素貞 IEC1)" w:date="2015-01-12T13:45:00Z">
                  <w:rPr>
                    <w:ins w:id="16263" w:author="IEC960923" w:date="2013-02-19T17:15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264" w:author="IEC960923" w:date="2013-02-19T17:15:00Z">
              <w:r w:rsidRPr="002F02C9">
                <w:rPr>
                  <w:rFonts w:eastAsia="新細明體"/>
                  <w:color w:val="0033CC"/>
                  <w:lang w:eastAsia="zh-TW"/>
                  <w:rPrChange w:id="16265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-</w:t>
              </w:r>
            </w:ins>
            <w:ins w:id="16266" w:author="IEC960923" w:date="2013-02-21T15:29:00Z">
              <w:r w:rsidRPr="002F02C9">
                <w:rPr>
                  <w:rFonts w:eastAsia="新細明體" w:hint="eastAsia"/>
                  <w:color w:val="0033CC"/>
                  <w:lang w:eastAsia="zh-TW"/>
                  <w:rPrChange w:id="16267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全部</w:t>
              </w:r>
            </w:ins>
          </w:p>
          <w:p w:rsidR="00DB146A" w:rsidRPr="002F02C9" w:rsidRDefault="00152C15">
            <w:pPr>
              <w:rPr>
                <w:ins w:id="16268" w:author="IEC960923" w:date="2013-02-19T17:16:00Z"/>
                <w:rFonts w:eastAsia="新細明體"/>
                <w:color w:val="0033CC"/>
                <w:lang w:eastAsia="zh-TW"/>
                <w:rPrChange w:id="16269" w:author="Chen, Ivy (陳素貞 IEC1)" w:date="2015-01-12T13:45:00Z">
                  <w:rPr>
                    <w:ins w:id="16270" w:author="IEC960923" w:date="2013-02-19T17:16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271" w:author="IEC960923" w:date="2013-02-19T17:15:00Z">
              <w:r w:rsidRPr="002F02C9">
                <w:rPr>
                  <w:rFonts w:eastAsia="新細明體"/>
                  <w:color w:val="0033CC"/>
                  <w:lang w:eastAsia="zh-TW"/>
                  <w:rPrChange w:id="16272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-</w:t>
              </w:r>
            </w:ins>
            <w:ins w:id="16273" w:author="IEC960923" w:date="2013-02-21T15:26:00Z">
              <w:r w:rsidRPr="002F02C9">
                <w:rPr>
                  <w:rFonts w:eastAsia="新細明體" w:hint="eastAsia"/>
                  <w:color w:val="0033CC"/>
                  <w:lang w:eastAsia="zh-TW"/>
                  <w:rPrChange w:id="16274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空庫位</w:t>
              </w:r>
            </w:ins>
          </w:p>
          <w:p w:rsidR="00DB146A" w:rsidRPr="002F02C9" w:rsidRDefault="00152C15">
            <w:pPr>
              <w:rPr>
                <w:ins w:id="16275" w:author="IEC960923" w:date="2013-02-21T15:26:00Z"/>
                <w:rFonts w:eastAsia="新細明體"/>
                <w:color w:val="0033CC"/>
                <w:lang w:eastAsia="zh-TW"/>
                <w:rPrChange w:id="16276" w:author="Chen, Ivy (陳素貞 IEC1)" w:date="2015-01-12T13:45:00Z">
                  <w:rPr>
                    <w:ins w:id="16277" w:author="IEC960923" w:date="2013-02-21T15:26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278" w:author="IEC960923" w:date="2013-02-19T17:16:00Z">
              <w:r w:rsidRPr="002F02C9">
                <w:rPr>
                  <w:rFonts w:eastAsia="新細明體"/>
                  <w:color w:val="0033CC"/>
                  <w:lang w:eastAsia="zh-TW"/>
                  <w:rPrChange w:id="16279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-</w:t>
              </w:r>
            </w:ins>
            <w:ins w:id="16280" w:author="IEC960923" w:date="2013-02-21T15:26:00Z">
              <w:r w:rsidRPr="002F02C9">
                <w:rPr>
                  <w:rFonts w:eastAsia="新細明體" w:hint="eastAsia"/>
                  <w:color w:val="0033CC"/>
                  <w:lang w:eastAsia="zh-TW"/>
                  <w:rPrChange w:id="16281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使用中庫位</w:t>
              </w:r>
            </w:ins>
          </w:p>
          <w:p w:rsidR="00B25F5D" w:rsidRPr="002F02C9" w:rsidRDefault="00152C15">
            <w:pPr>
              <w:rPr>
                <w:ins w:id="16282" w:author="IEC960923" w:date="2013-02-21T15:29:00Z"/>
                <w:rFonts w:eastAsia="新細明體"/>
                <w:color w:val="0033CC"/>
                <w:lang w:eastAsia="zh-TW"/>
                <w:rPrChange w:id="16283" w:author="Chen, Ivy (陳素貞 IEC1)" w:date="2015-01-12T13:45:00Z">
                  <w:rPr>
                    <w:ins w:id="16284" w:author="IEC960923" w:date="2013-02-21T15:29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285" w:author="IEC960923" w:date="2013-02-21T15:26:00Z">
              <w:r w:rsidRPr="002F02C9">
                <w:rPr>
                  <w:rFonts w:eastAsia="新細明體"/>
                  <w:color w:val="0033CC"/>
                  <w:lang w:eastAsia="zh-TW"/>
                  <w:rPrChange w:id="16286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-</w:t>
              </w:r>
            </w:ins>
            <w:ins w:id="16287" w:author="IEC960923" w:date="2013-02-21T15:27:00Z">
              <w:r w:rsidRPr="002F02C9">
                <w:rPr>
                  <w:rFonts w:eastAsia="新細明體" w:hint="eastAsia"/>
                  <w:color w:val="0033CC"/>
                  <w:lang w:eastAsia="zh-TW"/>
                  <w:rPrChange w:id="16288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禁用庫位</w:t>
              </w:r>
            </w:ins>
          </w:p>
          <w:p w:rsidR="00B25F5D" w:rsidRPr="002F02C9" w:rsidRDefault="00B25F5D">
            <w:pPr>
              <w:rPr>
                <w:ins w:id="16289" w:author="IEC960923" w:date="2013-02-21T15:29:00Z"/>
                <w:rFonts w:eastAsia="新細明體"/>
                <w:color w:val="0033CC"/>
                <w:lang w:eastAsia="zh-TW"/>
                <w:rPrChange w:id="16290" w:author="Chen, Ivy (陳素貞 IEC1)" w:date="2015-01-12T13:45:00Z">
                  <w:rPr>
                    <w:ins w:id="16291" w:author="IEC960923" w:date="2013-02-21T15:29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</w:p>
          <w:p w:rsidR="00B25F5D" w:rsidRPr="002F02C9" w:rsidRDefault="00152C15">
            <w:pPr>
              <w:rPr>
                <w:ins w:id="16292" w:author="IEC960923" w:date="2013-02-19T17:16:00Z"/>
                <w:rFonts w:eastAsia="新細明體"/>
                <w:color w:val="0033CC"/>
                <w:lang w:eastAsia="zh-TW"/>
                <w:rPrChange w:id="16293" w:author="Chen, Ivy (陳素貞 IEC1)" w:date="2015-01-12T13:45:00Z">
                  <w:rPr>
                    <w:ins w:id="16294" w:author="IEC960923" w:date="2013-02-19T17:16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295" w:author="IEC960923" w:date="2013-02-21T15:29:00Z">
              <w:r w:rsidRPr="002F02C9">
                <w:rPr>
                  <w:rFonts w:eastAsia="新細明體"/>
                  <w:color w:val="0033CC"/>
                  <w:lang w:eastAsia="zh-TW"/>
                  <w:rPrChange w:id="16296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*</w:t>
              </w:r>
            </w:ins>
            <w:ins w:id="16297" w:author="IEC960923" w:date="2013-02-21T15:30:00Z">
              <w:r w:rsidRPr="002F02C9">
                <w:rPr>
                  <w:rFonts w:eastAsia="新細明體" w:hint="eastAsia"/>
                  <w:color w:val="0033CC"/>
                  <w:lang w:eastAsia="zh-TW"/>
                  <w:rPrChange w:id="16298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全部，表示查詢全部資料</w:t>
              </w:r>
            </w:ins>
          </w:p>
          <w:p w:rsidR="00DB146A" w:rsidRPr="002F02C9" w:rsidRDefault="00152C15">
            <w:pPr>
              <w:rPr>
                <w:ins w:id="16299" w:author="IEC960923" w:date="2013-02-19T17:16:00Z"/>
                <w:rFonts w:eastAsia="新細明體"/>
                <w:color w:val="0033CC"/>
                <w:lang w:eastAsia="zh-TW"/>
                <w:rPrChange w:id="16300" w:author="Chen, Ivy (陳素貞 IEC1)" w:date="2015-01-12T13:45:00Z">
                  <w:rPr>
                    <w:ins w:id="16301" w:author="IEC960923" w:date="2013-02-19T17:16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302" w:author="IEC960923" w:date="2013-02-19T17:16:00Z">
              <w:r w:rsidRPr="002F02C9">
                <w:rPr>
                  <w:rFonts w:eastAsia="新細明體"/>
                  <w:color w:val="0033CC"/>
                  <w:lang w:eastAsia="zh-TW"/>
                  <w:rPrChange w:id="16303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*</w:t>
              </w:r>
            </w:ins>
            <w:ins w:id="16304" w:author="IEC960923" w:date="2013-02-21T15:27:00Z">
              <w:r w:rsidRPr="002F02C9">
                <w:rPr>
                  <w:rFonts w:eastAsia="新細明體" w:hint="eastAsia"/>
                  <w:color w:val="0033CC"/>
                  <w:lang w:eastAsia="zh-TW"/>
                  <w:rPrChange w:id="16305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使用中庫位</w:t>
              </w:r>
            </w:ins>
            <w:ins w:id="16306" w:author="IEC960923" w:date="2013-02-19T17:16:00Z">
              <w:r w:rsidRPr="002F02C9">
                <w:rPr>
                  <w:rFonts w:eastAsia="新細明體" w:hint="eastAsia"/>
                  <w:color w:val="0033CC"/>
                  <w:lang w:eastAsia="zh-TW"/>
                  <w:rPrChange w:id="16307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，表示</w:t>
              </w:r>
              <w:r w:rsidRPr="002F02C9">
                <w:rPr>
                  <w:rFonts w:eastAsia="新細明體"/>
                  <w:color w:val="0033CC"/>
                  <w:lang w:eastAsia="zh-TW"/>
                  <w:rPrChange w:id="16308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Qty&gt;0</w:t>
              </w:r>
            </w:ins>
          </w:p>
          <w:p w:rsidR="00DB146A" w:rsidRPr="002F02C9" w:rsidRDefault="00152C15">
            <w:pPr>
              <w:rPr>
                <w:ins w:id="16309" w:author="IEC960923" w:date="2013-02-21T15:27:00Z"/>
                <w:rFonts w:eastAsia="新細明體"/>
                <w:color w:val="0033CC"/>
                <w:lang w:eastAsia="zh-TW"/>
                <w:rPrChange w:id="16310" w:author="Chen, Ivy (陳素貞 IEC1)" w:date="2015-01-12T13:45:00Z">
                  <w:rPr>
                    <w:ins w:id="16311" w:author="IEC960923" w:date="2013-02-21T15:27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312" w:author="IEC960923" w:date="2013-02-19T17:16:00Z">
              <w:r w:rsidRPr="002F02C9">
                <w:rPr>
                  <w:rFonts w:eastAsia="新細明體"/>
                  <w:color w:val="0033CC"/>
                  <w:lang w:eastAsia="zh-TW"/>
                  <w:rPrChange w:id="16313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*</w:t>
              </w:r>
            </w:ins>
            <w:ins w:id="16314" w:author="IEC960923" w:date="2013-02-21T15:27:00Z">
              <w:r w:rsidRPr="002F02C9">
                <w:rPr>
                  <w:rFonts w:eastAsia="新細明體" w:hint="eastAsia"/>
                  <w:color w:val="0033CC"/>
                  <w:lang w:eastAsia="zh-TW"/>
                  <w:rPrChange w:id="16315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空庫位</w:t>
              </w:r>
            </w:ins>
            <w:ins w:id="16316" w:author="IEC960923" w:date="2013-02-19T17:16:00Z">
              <w:r w:rsidRPr="002F02C9">
                <w:rPr>
                  <w:rFonts w:eastAsia="新細明體" w:hint="eastAsia"/>
                  <w:color w:val="0033CC"/>
                  <w:lang w:eastAsia="zh-TW"/>
                  <w:rPrChange w:id="16317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，表示</w:t>
              </w:r>
              <w:r w:rsidRPr="002F02C9">
                <w:rPr>
                  <w:rFonts w:eastAsia="新細明體"/>
                  <w:color w:val="0033CC"/>
                  <w:lang w:eastAsia="zh-TW"/>
                  <w:rPrChange w:id="16318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Qty=0</w:t>
              </w:r>
            </w:ins>
          </w:p>
          <w:p w:rsidR="00B25F5D" w:rsidRPr="002F02C9" w:rsidRDefault="00152C15">
            <w:pPr>
              <w:rPr>
                <w:ins w:id="16319" w:author="IEC960923" w:date="2013-02-08T13:20:00Z"/>
                <w:rFonts w:eastAsia="新細明體"/>
                <w:color w:val="0033CC"/>
                <w:lang w:eastAsia="zh-TW"/>
                <w:rPrChange w:id="16320" w:author="Chen, Ivy (陳素貞 IEC1)" w:date="2015-01-12T13:45:00Z">
                  <w:rPr>
                    <w:ins w:id="16321" w:author="IEC960923" w:date="2013-02-08T13:20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6322" w:author="IEC960923" w:date="2013-02-21T15:27:00Z">
              <w:r w:rsidRPr="002F02C9">
                <w:rPr>
                  <w:rFonts w:eastAsia="新細明體"/>
                  <w:color w:val="0033CC"/>
                  <w:lang w:eastAsia="zh-TW"/>
                  <w:rPrChange w:id="16323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*</w:t>
              </w:r>
              <w:r w:rsidRPr="002F02C9">
                <w:rPr>
                  <w:rFonts w:eastAsia="新細明體" w:hint="eastAsia"/>
                  <w:color w:val="0033CC"/>
                  <w:lang w:eastAsia="zh-TW"/>
                  <w:rPrChange w:id="16324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禁用庫位，表示</w:t>
              </w:r>
              <w:r w:rsidRPr="002F02C9">
                <w:rPr>
                  <w:rFonts w:eastAsia="新細明體"/>
                  <w:color w:val="0033CC"/>
                  <w:lang w:eastAsia="zh-TW"/>
                  <w:rPrChange w:id="16325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HoldInput or HoldOutPut = ‘</w:t>
              </w:r>
            </w:ins>
            <w:ins w:id="16326" w:author="IEC960923" w:date="2013-02-21T15:28:00Z">
              <w:r w:rsidRPr="002F02C9">
                <w:rPr>
                  <w:rFonts w:eastAsia="新細明體"/>
                  <w:color w:val="0033CC"/>
                  <w:lang w:eastAsia="zh-TW"/>
                  <w:rPrChange w:id="16327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Y’</w:t>
              </w:r>
            </w:ins>
          </w:p>
        </w:tc>
      </w:tr>
      <w:tr w:rsidR="00B25F5D" w:rsidRPr="002F02C9" w:rsidTr="0098692C">
        <w:trPr>
          <w:ins w:id="16328" w:author="IEC960923" w:date="2013-02-21T15:25:00Z"/>
        </w:trPr>
        <w:tc>
          <w:tcPr>
            <w:tcW w:w="445" w:type="dxa"/>
          </w:tcPr>
          <w:p w:rsidR="00B25F5D" w:rsidRPr="002F02C9" w:rsidRDefault="00152C15" w:rsidP="0098692C">
            <w:pPr>
              <w:rPr>
                <w:ins w:id="16329" w:author="IEC960923" w:date="2013-02-21T15:25:00Z"/>
                <w:rFonts w:eastAsia="新細明體"/>
                <w:color w:val="0033CC"/>
                <w:lang w:eastAsia="zh-TW"/>
                <w:rPrChange w:id="16330" w:author="Chen, Ivy (陳素貞 IEC1)" w:date="2015-01-12T13:45:00Z">
                  <w:rPr>
                    <w:ins w:id="16331" w:author="IEC960923" w:date="2013-02-21T15:25:00Z"/>
                    <w:color w:val="0033CC"/>
                    <w:highlight w:val="lightGray"/>
                  </w:rPr>
                </w:rPrChange>
              </w:rPr>
            </w:pPr>
            <w:ins w:id="16332" w:author="IEC960923" w:date="2013-02-21T15:25:00Z">
              <w:r w:rsidRPr="002F02C9">
                <w:rPr>
                  <w:rFonts w:eastAsia="新細明體"/>
                  <w:color w:val="0033CC"/>
                  <w:lang w:eastAsia="zh-TW"/>
                  <w:rPrChange w:id="16333" w:author="Chen, Ivy (陳素貞 IEC1)" w:date="2015-01-12T13:45:00Z">
                    <w:rPr>
                      <w:rFonts w:eastAsia="新細明體"/>
                      <w:color w:val="0033CC"/>
                      <w:highlight w:val="lightGray"/>
                      <w:u w:val="single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10" w:type="dxa"/>
          </w:tcPr>
          <w:p w:rsidR="00B25F5D" w:rsidRPr="002F02C9" w:rsidRDefault="00152C15" w:rsidP="0098692C">
            <w:pPr>
              <w:rPr>
                <w:ins w:id="16334" w:author="IEC960923" w:date="2013-02-21T15:25:00Z"/>
                <w:rFonts w:ascii="新細明體" w:eastAsia="新細明體" w:hAnsi="新細明體"/>
                <w:color w:val="0033CC"/>
                <w:sz w:val="18"/>
                <w:lang w:eastAsia="zh-TW"/>
                <w:rPrChange w:id="16335" w:author="Chen, Ivy (陳素貞 IEC1)" w:date="2015-01-12T13:45:00Z">
                  <w:rPr>
                    <w:ins w:id="16336" w:author="IEC960923" w:date="2013-02-21T15:25:00Z"/>
                    <w:rFonts w:ascii="新細明體" w:eastAsia="新細明體" w:hAnsi="新細明體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337" w:author="IEC960923" w:date="2013-02-21T15:25:00Z">
              <w:r w:rsidRPr="002F02C9">
                <w:rPr>
                  <w:rFonts w:ascii="新細明體" w:eastAsia="新細明體" w:hAnsi="新細明體"/>
                  <w:color w:val="0033CC"/>
                  <w:sz w:val="18"/>
                  <w:lang w:eastAsia="zh-TW"/>
                  <w:rPrChange w:id="16338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Model</w:t>
              </w:r>
            </w:ins>
          </w:p>
        </w:tc>
        <w:tc>
          <w:tcPr>
            <w:tcW w:w="916" w:type="dxa"/>
          </w:tcPr>
          <w:p w:rsidR="00B25F5D" w:rsidRPr="002F02C9" w:rsidRDefault="00152C15" w:rsidP="0098692C">
            <w:pPr>
              <w:rPr>
                <w:ins w:id="16339" w:author="IEC960923" w:date="2013-02-21T15:25:00Z"/>
                <w:rFonts w:ascii="Tahoma" w:hAnsi="Tahoma"/>
                <w:color w:val="0033CC"/>
                <w:sz w:val="18"/>
                <w:rPrChange w:id="16340" w:author="Chen, Ivy (陳素貞 IEC1)" w:date="2015-01-12T13:45:00Z">
                  <w:rPr>
                    <w:ins w:id="16341" w:author="IEC960923" w:date="2013-02-21T15:25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6342" w:author="IEC960923" w:date="2013-02-21T15:25:00Z">
              <w:r w:rsidRPr="002F02C9">
                <w:rPr>
                  <w:rFonts w:ascii="Tahoma" w:hAnsi="Tahoma"/>
                  <w:color w:val="0033CC"/>
                  <w:sz w:val="18"/>
                  <w:rPrChange w:id="1634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DropDownList</w:t>
              </w:r>
            </w:ins>
          </w:p>
        </w:tc>
        <w:tc>
          <w:tcPr>
            <w:tcW w:w="677" w:type="dxa"/>
          </w:tcPr>
          <w:p w:rsidR="00B25F5D" w:rsidRPr="002F02C9" w:rsidRDefault="00B25F5D" w:rsidP="0098692C">
            <w:pPr>
              <w:rPr>
                <w:ins w:id="16344" w:author="IEC960923" w:date="2013-02-21T15:25:00Z"/>
                <w:rFonts w:ascii="Tahoma" w:hAnsi="Tahoma"/>
                <w:color w:val="0033CC"/>
                <w:sz w:val="18"/>
                <w:rPrChange w:id="16345" w:author="Chen, Ivy (陳素貞 IEC1)" w:date="2015-01-12T13:45:00Z">
                  <w:rPr>
                    <w:ins w:id="16346" w:author="IEC960923" w:date="2013-02-21T15:25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</w:p>
        </w:tc>
        <w:tc>
          <w:tcPr>
            <w:tcW w:w="1432" w:type="dxa"/>
          </w:tcPr>
          <w:p w:rsidR="00B25F5D" w:rsidRPr="002F02C9" w:rsidRDefault="00152C15" w:rsidP="0098692C">
            <w:pPr>
              <w:rPr>
                <w:ins w:id="16347" w:author="IEC960923" w:date="2013-02-21T15:25:00Z"/>
                <w:rFonts w:ascii="Tahoma" w:hAnsi="Tahoma"/>
                <w:color w:val="0033CC"/>
                <w:sz w:val="18"/>
                <w:rPrChange w:id="16348" w:author="Chen, Ivy (陳素貞 IEC1)" w:date="2015-01-12T13:45:00Z">
                  <w:rPr>
                    <w:ins w:id="16349" w:author="IEC960923" w:date="2013-02-21T15:25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6350" w:author="IEC960923" w:date="2013-02-21T15:25:00Z">
              <w:r w:rsidRPr="002F02C9">
                <w:rPr>
                  <w:rFonts w:ascii="Tahoma" w:hAnsi="Tahoma"/>
                  <w:color w:val="0033CC"/>
                  <w:sz w:val="18"/>
                  <w:rPrChange w:id="16351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highlight w:val="lightGray"/>
                      <w:u w:val="single"/>
                    </w:rPr>
                  </w:rPrChange>
                </w:rPr>
                <w:t>‘</w:t>
              </w:r>
            </w:ins>
            <w:ins w:id="16352" w:author="IEC960923" w:date="2013-02-21T15:30:00Z">
              <w:r w:rsidRPr="002F02C9">
                <w:rPr>
                  <w:rFonts w:ascii="新細明體" w:eastAsia="新細明體" w:hAnsi="新細明體" w:hint="eastAsia"/>
                  <w:color w:val="0033CC"/>
                  <w:sz w:val="18"/>
                  <w:lang w:eastAsia="zh-TW"/>
                  <w:rPrChange w:id="16353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全部</w:t>
              </w:r>
            </w:ins>
            <w:ins w:id="16354" w:author="IEC960923" w:date="2013-02-21T15:25:00Z">
              <w:r w:rsidRPr="002F02C9">
                <w:rPr>
                  <w:rFonts w:ascii="Tahoma" w:hAnsi="Tahoma"/>
                  <w:color w:val="0033CC"/>
                  <w:sz w:val="18"/>
                  <w:rPrChange w:id="1635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’</w:t>
              </w:r>
            </w:ins>
          </w:p>
        </w:tc>
        <w:tc>
          <w:tcPr>
            <w:tcW w:w="680" w:type="dxa"/>
          </w:tcPr>
          <w:p w:rsidR="00B25F5D" w:rsidRPr="002F02C9" w:rsidRDefault="00B25F5D" w:rsidP="0098692C">
            <w:pPr>
              <w:rPr>
                <w:ins w:id="16356" w:author="IEC960923" w:date="2013-02-21T15:25:00Z"/>
                <w:color w:val="0033CC"/>
                <w:rPrChange w:id="16357" w:author="Chen, Ivy (陳素貞 IEC1)" w:date="2015-01-12T13:45:00Z">
                  <w:rPr>
                    <w:ins w:id="16358" w:author="IEC960923" w:date="2013-02-21T15:25:00Z"/>
                    <w:color w:val="0033CC"/>
                    <w:highlight w:val="lightGray"/>
                  </w:rPr>
                </w:rPrChange>
              </w:rPr>
            </w:pPr>
          </w:p>
        </w:tc>
        <w:tc>
          <w:tcPr>
            <w:tcW w:w="2728" w:type="dxa"/>
          </w:tcPr>
          <w:p w:rsidR="00B25F5D" w:rsidRPr="002F02C9" w:rsidRDefault="00152C15" w:rsidP="00DB146A">
            <w:pPr>
              <w:rPr>
                <w:ins w:id="16359" w:author="IEC960923" w:date="2013-02-21T15:30:00Z"/>
                <w:rFonts w:ascii="Tahoma" w:eastAsia="新細明體" w:hAnsi="Tahoma"/>
                <w:b/>
                <w:color w:val="0033CC"/>
                <w:sz w:val="18"/>
                <w:lang w:eastAsia="zh-TW"/>
                <w:rPrChange w:id="16360" w:author="Chen, Ivy (陳素貞 IEC1)" w:date="2015-01-12T13:45:00Z">
                  <w:rPr>
                    <w:ins w:id="16361" w:author="IEC960923" w:date="2013-02-21T15:30:00Z"/>
                    <w:rFonts w:ascii="Tahoma" w:eastAsia="新細明體" w:hAnsi="Tahoma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16362" w:author="IEC960923" w:date="2013-02-21T15:30:00Z">
              <w:r w:rsidRPr="002F02C9">
                <w:rPr>
                  <w:rFonts w:ascii="Tahoma" w:eastAsia="新細明體" w:hAnsi="Tahoma"/>
                  <w:b/>
                  <w:color w:val="0033CC"/>
                  <w:sz w:val="18"/>
                  <w:lang w:eastAsia="zh-TW"/>
                  <w:rPrChange w:id="16363" w:author="Chen, Ivy (陳素貞 IEC1)" w:date="2015-01-12T13:45:00Z">
                    <w:rPr>
                      <w:rFonts w:ascii="Tahoma" w:eastAsia="新細明體" w:hAnsi="Tahom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OnLoad</w:t>
              </w:r>
              <w:r w:rsidRPr="002F02C9">
                <w:rPr>
                  <w:rFonts w:ascii="Tahoma" w:eastAsia="新細明體" w:hAnsi="Tahoma" w:hint="eastAsia"/>
                  <w:b/>
                  <w:color w:val="0033CC"/>
                  <w:sz w:val="18"/>
                  <w:lang w:eastAsia="zh-TW"/>
                  <w:rPrChange w:id="16364" w:author="Chen, Ivy (陳素貞 IEC1)" w:date="2015-01-12T13:45:00Z">
                    <w:rPr>
                      <w:rFonts w:ascii="Tahoma" w:eastAsia="新細明體" w:hAnsi="Tahoma" w:hint="eastAsi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B25F5D" w:rsidRPr="002F02C9" w:rsidRDefault="00152C15" w:rsidP="00B25F5D">
            <w:pPr>
              <w:widowControl w:val="0"/>
              <w:autoSpaceDE w:val="0"/>
              <w:autoSpaceDN w:val="0"/>
              <w:adjustRightInd w:val="0"/>
              <w:rPr>
                <w:ins w:id="16365" w:author="IEC960923" w:date="2013-02-21T15:31:00Z"/>
                <w:rFonts w:ascii="Courier New" w:hAnsi="Courier New" w:cs="Courier New"/>
                <w:noProof/>
                <w:color w:val="008080"/>
                <w:szCs w:val="20"/>
                <w:rPrChange w:id="16366" w:author="Chen, Ivy (陳素貞 IEC1)" w:date="2015-01-12T13:45:00Z">
                  <w:rPr>
                    <w:ins w:id="16367" w:author="IEC960923" w:date="2013-02-21T15:31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16368" w:author="IEC960923" w:date="2013-02-21T15:31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6369" w:author="Chen, Ivy (陳素貞 IEC1)" w:date="2015-01-12T13:45:00Z">
                    <w:rPr>
                      <w:rFonts w:ascii="Courier New" w:hAnsi="Courier New" w:cs="Courier New"/>
                      <w:noProof/>
                      <w:color w:val="0070C0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color w:val="0070C0"/>
                  <w:szCs w:val="20"/>
                  <w:rPrChange w:id="16370" w:author="Chen, Ivy (陳素貞 IEC1)" w:date="2015-01-12T13:45:00Z">
                    <w:rPr>
                      <w:rFonts w:ascii="Courier New" w:hAnsi="Courier New" w:cs="Courier New"/>
                      <w:noProof/>
                      <w:color w:val="0070C0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6371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 xml:space="preserve">A_Part_Model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6372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6373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 xml:space="preserve"> BSamModel</w:t>
              </w:r>
            </w:ins>
          </w:p>
          <w:p w:rsidR="003B389F" w:rsidRPr="002F02C9" w:rsidRDefault="00152C15">
            <w:pPr>
              <w:widowControl w:val="0"/>
              <w:autoSpaceDE w:val="0"/>
              <w:autoSpaceDN w:val="0"/>
              <w:adjustRightInd w:val="0"/>
              <w:rPr>
                <w:ins w:id="16374" w:author="IEC960923" w:date="2013-02-21T15:25:00Z"/>
                <w:rFonts w:ascii="Courier New" w:eastAsia="新細明體" w:hAnsi="Courier New" w:cs="Courier New"/>
                <w:noProof/>
                <w:color w:val="008080"/>
                <w:szCs w:val="20"/>
                <w:lang w:eastAsia="zh-TW"/>
                <w:rPrChange w:id="16375" w:author="Chen, Ivy (陳素貞 IEC1)" w:date="2015-01-12T13:45:00Z">
                  <w:rPr>
                    <w:ins w:id="16376" w:author="IEC960923" w:date="2013-02-21T15:25:00Z"/>
                    <w:rFonts w:ascii="Tahoma" w:eastAsia="新細明體" w:hAnsi="Tahoma"/>
                    <w:b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  <w:pPrChange w:id="16377" w:author="IEC960923" w:date="2013-02-21T15:31:00Z">
                <w:pPr/>
              </w:pPrChange>
            </w:pPr>
            <w:ins w:id="16378" w:author="IEC960923" w:date="2013-02-21T15:31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6379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order by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6380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 xml:space="preserve"> A_Part_Model</w:t>
              </w:r>
            </w:ins>
          </w:p>
        </w:tc>
        <w:tc>
          <w:tcPr>
            <w:tcW w:w="2629" w:type="dxa"/>
          </w:tcPr>
          <w:p w:rsidR="00B25F5D" w:rsidRPr="002F02C9" w:rsidRDefault="00B25F5D" w:rsidP="00674C16">
            <w:pPr>
              <w:rPr>
                <w:ins w:id="16381" w:author="IEC960923" w:date="2013-02-21T15:25:00Z"/>
                <w:rFonts w:ascii="Tahoma" w:hAnsi="Tahoma"/>
                <w:color w:val="0033CC"/>
                <w:sz w:val="18"/>
                <w:rPrChange w:id="16382" w:author="Chen, Ivy (陳素貞 IEC1)" w:date="2015-01-12T13:45:00Z">
                  <w:rPr>
                    <w:ins w:id="16383" w:author="IEC960923" w:date="2013-02-21T15:25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</w:p>
        </w:tc>
      </w:tr>
      <w:tr w:rsidR="00B25F5D" w:rsidRPr="002F02C9" w:rsidTr="0098692C">
        <w:trPr>
          <w:ins w:id="16384" w:author="IEC960923" w:date="2013-02-21T15:32:00Z"/>
        </w:trPr>
        <w:tc>
          <w:tcPr>
            <w:tcW w:w="445" w:type="dxa"/>
          </w:tcPr>
          <w:p w:rsidR="00B25F5D" w:rsidRPr="002F02C9" w:rsidRDefault="00152C15" w:rsidP="0098692C">
            <w:pPr>
              <w:rPr>
                <w:ins w:id="16385" w:author="IEC960923" w:date="2013-02-21T15:32:00Z"/>
                <w:rFonts w:eastAsia="新細明體"/>
                <w:color w:val="0033CC"/>
                <w:lang w:eastAsia="zh-TW"/>
                <w:rPrChange w:id="16386" w:author="Chen, Ivy (陳素貞 IEC1)" w:date="2015-01-12T13:45:00Z">
                  <w:rPr>
                    <w:ins w:id="16387" w:author="IEC960923" w:date="2013-02-21T15:32:00Z"/>
                    <w:rFonts w:eastAsia="新細明體"/>
                    <w:color w:val="0033CC"/>
                    <w:highlight w:val="lightGray"/>
                    <w:lang w:eastAsia="zh-TW"/>
                  </w:rPr>
                </w:rPrChange>
              </w:rPr>
            </w:pPr>
            <w:ins w:id="16388" w:author="IEC960923" w:date="2013-02-21T15:32:00Z">
              <w:r w:rsidRPr="002F02C9">
                <w:rPr>
                  <w:rFonts w:eastAsia="新細明體"/>
                  <w:color w:val="0033CC"/>
                  <w:lang w:eastAsia="zh-TW"/>
                  <w:rPrChange w:id="16389" w:author="Chen, Ivy (陳素貞 IEC1)" w:date="2015-01-12T13:45:00Z">
                    <w:rPr>
                      <w:rFonts w:eastAsia="新細明體"/>
                      <w:color w:val="0033CC"/>
                      <w:highlight w:val="lightGray"/>
                      <w:u w:val="single"/>
                      <w:lang w:eastAsia="zh-TW"/>
                    </w:rPr>
                  </w:rPrChange>
                </w:rPr>
                <w:t>3</w:t>
              </w:r>
            </w:ins>
          </w:p>
        </w:tc>
        <w:tc>
          <w:tcPr>
            <w:tcW w:w="1310" w:type="dxa"/>
          </w:tcPr>
          <w:p w:rsidR="00B25F5D" w:rsidRPr="002F02C9" w:rsidRDefault="00152C15" w:rsidP="0098692C">
            <w:pPr>
              <w:rPr>
                <w:ins w:id="16390" w:author="IEC960923" w:date="2013-02-21T15:32:00Z"/>
                <w:rFonts w:ascii="新細明體" w:eastAsia="新細明體" w:hAnsi="新細明體"/>
                <w:color w:val="0033CC"/>
                <w:sz w:val="18"/>
                <w:lang w:eastAsia="zh-TW"/>
                <w:rPrChange w:id="16391" w:author="Chen, Ivy (陳素貞 IEC1)" w:date="2015-01-12T13:45:00Z">
                  <w:rPr>
                    <w:ins w:id="16392" w:author="IEC960923" w:date="2013-02-21T15:32:00Z"/>
                    <w:rFonts w:ascii="新細明體" w:eastAsia="新細明體" w:hAnsi="新細明體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393" w:author="IEC960923" w:date="2013-02-21T15:32:00Z">
              <w:r w:rsidRPr="002F02C9">
                <w:rPr>
                  <w:rFonts w:ascii="新細明體" w:eastAsia="新細明體" w:hAnsi="新細明體"/>
                  <w:color w:val="0033CC"/>
                  <w:sz w:val="18"/>
                  <w:lang w:eastAsia="zh-TW"/>
                  <w:rPrChange w:id="16394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Query</w:t>
              </w:r>
            </w:ins>
          </w:p>
        </w:tc>
        <w:tc>
          <w:tcPr>
            <w:tcW w:w="916" w:type="dxa"/>
          </w:tcPr>
          <w:p w:rsidR="00B25F5D" w:rsidRPr="002F02C9" w:rsidRDefault="00152C15" w:rsidP="0098692C">
            <w:pPr>
              <w:rPr>
                <w:ins w:id="16395" w:author="IEC960923" w:date="2013-02-21T15:32:00Z"/>
                <w:rFonts w:ascii="Tahoma" w:eastAsia="新細明體" w:hAnsi="Tahoma"/>
                <w:color w:val="0033CC"/>
                <w:sz w:val="18"/>
                <w:lang w:eastAsia="zh-TW"/>
                <w:rPrChange w:id="16396" w:author="Chen, Ivy (陳素貞 IEC1)" w:date="2015-01-12T13:45:00Z">
                  <w:rPr>
                    <w:ins w:id="16397" w:author="IEC960923" w:date="2013-02-21T15:32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6398" w:author="IEC960923" w:date="2013-02-21T15:32:00Z"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6399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B25F5D" w:rsidRPr="002F02C9" w:rsidRDefault="00B25F5D" w:rsidP="0098692C">
            <w:pPr>
              <w:rPr>
                <w:ins w:id="16400" w:author="IEC960923" w:date="2013-02-21T15:32:00Z"/>
                <w:rFonts w:ascii="Tahoma" w:hAnsi="Tahoma"/>
                <w:color w:val="0033CC"/>
                <w:sz w:val="18"/>
                <w:rPrChange w:id="16401" w:author="Chen, Ivy (陳素貞 IEC1)" w:date="2015-01-12T13:45:00Z">
                  <w:rPr>
                    <w:ins w:id="16402" w:author="IEC960923" w:date="2013-02-21T15:32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</w:p>
        </w:tc>
        <w:tc>
          <w:tcPr>
            <w:tcW w:w="1432" w:type="dxa"/>
          </w:tcPr>
          <w:p w:rsidR="00B25F5D" w:rsidRPr="002F02C9" w:rsidRDefault="00B25F5D" w:rsidP="0098692C">
            <w:pPr>
              <w:rPr>
                <w:ins w:id="16403" w:author="IEC960923" w:date="2013-02-21T15:32:00Z"/>
                <w:rFonts w:ascii="Tahoma" w:hAnsi="Tahoma"/>
                <w:color w:val="0033CC"/>
                <w:sz w:val="18"/>
                <w:rPrChange w:id="16404" w:author="Chen, Ivy (陳素貞 IEC1)" w:date="2015-01-12T13:45:00Z">
                  <w:rPr>
                    <w:ins w:id="16405" w:author="IEC960923" w:date="2013-02-21T15:32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</w:p>
        </w:tc>
        <w:tc>
          <w:tcPr>
            <w:tcW w:w="680" w:type="dxa"/>
          </w:tcPr>
          <w:p w:rsidR="00B25F5D" w:rsidRPr="002F02C9" w:rsidRDefault="00B25F5D" w:rsidP="0098692C">
            <w:pPr>
              <w:rPr>
                <w:ins w:id="16406" w:author="IEC960923" w:date="2013-02-21T15:32:00Z"/>
                <w:color w:val="0033CC"/>
                <w:rPrChange w:id="16407" w:author="Chen, Ivy (陳素貞 IEC1)" w:date="2015-01-12T13:45:00Z">
                  <w:rPr>
                    <w:ins w:id="16408" w:author="IEC960923" w:date="2013-02-21T15:32:00Z"/>
                    <w:color w:val="0033CC"/>
                    <w:highlight w:val="lightGray"/>
                  </w:rPr>
                </w:rPrChange>
              </w:rPr>
            </w:pPr>
          </w:p>
        </w:tc>
        <w:tc>
          <w:tcPr>
            <w:tcW w:w="2728" w:type="dxa"/>
          </w:tcPr>
          <w:p w:rsidR="00B25F5D" w:rsidRPr="002F02C9" w:rsidRDefault="00152C15" w:rsidP="00B25F5D">
            <w:pPr>
              <w:rPr>
                <w:ins w:id="16409" w:author="IEC960923" w:date="2013-02-21T15:33:00Z"/>
                <w:rFonts w:ascii="Tahoma" w:eastAsia="新細明體" w:hAnsi="Tahoma"/>
                <w:b/>
                <w:color w:val="0033CC"/>
                <w:sz w:val="18"/>
                <w:lang w:eastAsia="zh-TW"/>
                <w:rPrChange w:id="16410" w:author="Chen, Ivy (陳素貞 IEC1)" w:date="2015-01-12T13:45:00Z">
                  <w:rPr>
                    <w:ins w:id="16411" w:author="IEC960923" w:date="2013-02-21T15:33:00Z"/>
                    <w:rFonts w:ascii="Tahoma" w:eastAsia="新細明體" w:hAnsi="Tahoma"/>
                    <w:b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412" w:author="IEC960923" w:date="2013-02-21T15:33:00Z">
              <w:r w:rsidRPr="002F02C9">
                <w:rPr>
                  <w:rFonts w:ascii="Tahoma" w:eastAsia="新細明體" w:hAnsi="Tahoma"/>
                  <w:b/>
                  <w:color w:val="0033CC"/>
                  <w:sz w:val="18"/>
                  <w:lang w:eastAsia="zh-TW"/>
                  <w:rPrChange w:id="16413" w:author="Chen, Ivy (陳素貞 IEC1)" w:date="2015-01-12T13:45:00Z">
                    <w:rPr>
                      <w:rFonts w:ascii="Tahoma" w:eastAsia="新細明體" w:hAnsi="Tahoma"/>
                      <w:b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Click</w:t>
              </w:r>
              <w:r w:rsidRPr="002F02C9">
                <w:rPr>
                  <w:rFonts w:ascii="Tahoma" w:eastAsia="新細明體" w:hAnsi="Tahoma" w:hint="eastAsia"/>
                  <w:b/>
                  <w:color w:val="0033CC"/>
                  <w:sz w:val="18"/>
                  <w:lang w:eastAsia="zh-TW"/>
                  <w:rPrChange w:id="16414" w:author="Chen, Ivy (陳素貞 IEC1)" w:date="2015-01-12T13:45:00Z">
                    <w:rPr>
                      <w:rFonts w:ascii="Tahoma" w:eastAsia="新細明體" w:hAnsi="Tahoma" w:hint="eastAsi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B25F5D" w:rsidRPr="002F02C9" w:rsidRDefault="00152C15" w:rsidP="00B25F5D">
            <w:pPr>
              <w:rPr>
                <w:ins w:id="16415" w:author="IEC960923" w:date="2013-02-21T15:33:00Z"/>
                <w:rFonts w:ascii="Tahoma" w:eastAsia="新細明體" w:hAnsi="Tahoma"/>
                <w:color w:val="0033CC"/>
                <w:sz w:val="18"/>
                <w:lang w:eastAsia="zh-TW"/>
                <w:rPrChange w:id="16416" w:author="Chen, Ivy (陳素貞 IEC1)" w:date="2015-01-12T13:45:00Z">
                  <w:rPr>
                    <w:ins w:id="16417" w:author="IEC960923" w:date="2013-02-21T15:33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418" w:author="IEC960923" w:date="2013-02-21T15:33:00Z">
              <w:r w:rsidRPr="002F02C9">
                <w:rPr>
                  <w:rFonts w:ascii="Tahoma" w:eastAsia="新細明體" w:hAnsi="Tahoma" w:hint="eastAsia"/>
                  <w:color w:val="0033CC"/>
                  <w:sz w:val="18"/>
                  <w:lang w:eastAsia="zh-TW"/>
                  <w:rPrChange w:id="16419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依據查詢條件查詢</w:t>
              </w:r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6420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BSamLocation</w:t>
              </w:r>
            </w:ins>
          </w:p>
          <w:p w:rsidR="00C37EA0" w:rsidRPr="002F02C9" w:rsidRDefault="00C37EA0" w:rsidP="00B25F5D">
            <w:pPr>
              <w:rPr>
                <w:ins w:id="16421" w:author="IEC960923" w:date="2013-02-21T15:36:00Z"/>
                <w:rFonts w:ascii="Courier New" w:eastAsia="新細明體" w:hAnsi="Courier New" w:cs="Courier New"/>
                <w:noProof/>
                <w:color w:val="0000FF"/>
                <w:szCs w:val="20"/>
                <w:lang w:eastAsia="zh-TW"/>
                <w:rPrChange w:id="16422" w:author="Chen, Ivy (陳素貞 IEC1)" w:date="2015-01-12T13:45:00Z">
                  <w:rPr>
                    <w:ins w:id="16423" w:author="IEC960923" w:date="2013-02-21T15:36:00Z"/>
                    <w:rFonts w:ascii="Courier New" w:eastAsia="新細明體" w:hAnsi="Courier New" w:cs="Courier New"/>
                    <w:noProof/>
                    <w:color w:val="0000FF"/>
                    <w:szCs w:val="20"/>
                    <w:highlight w:val="lightGray"/>
                    <w:lang w:eastAsia="zh-TW"/>
                  </w:rPr>
                </w:rPrChange>
              </w:rPr>
            </w:pPr>
          </w:p>
          <w:p w:rsidR="00B25F5D" w:rsidRPr="002F02C9" w:rsidRDefault="00152C15" w:rsidP="00B25F5D">
            <w:pPr>
              <w:rPr>
                <w:ins w:id="16424" w:author="IEC960923" w:date="2013-02-21T15:34:00Z"/>
                <w:rFonts w:ascii="Courier New" w:hAnsi="Courier New" w:cs="Courier New"/>
                <w:noProof/>
                <w:color w:val="008080"/>
                <w:szCs w:val="20"/>
                <w:rPrChange w:id="16425" w:author="Chen, Ivy (陳素貞 IEC1)" w:date="2015-01-12T13:45:00Z">
                  <w:rPr>
                    <w:ins w:id="16426" w:author="IEC960923" w:date="2013-02-21T15:34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6427" w:author="IEC960923" w:date="2013-02-21T15:34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6428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6429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LocationId, Model,Qty,RemainQty,FullQty,FullCartonQty,HoldInput,HoldOutp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6430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lastRenderedPageBreak/>
                <w:t>ut,Editor,Cdt, Udt</w:t>
              </w:r>
            </w:ins>
          </w:p>
          <w:p w:rsidR="00B25F5D" w:rsidRPr="002F02C9" w:rsidRDefault="00152C15" w:rsidP="00B25F5D">
            <w:pPr>
              <w:rPr>
                <w:ins w:id="16431" w:author="IEC960923" w:date="2013-02-21T15:36:00Z"/>
                <w:rFonts w:ascii="Courier New" w:eastAsia="新細明體" w:hAnsi="Courier New" w:cs="Courier New"/>
                <w:noProof/>
                <w:color w:val="008080"/>
                <w:szCs w:val="20"/>
                <w:lang w:eastAsia="zh-TW"/>
                <w:rPrChange w:id="16432" w:author="Chen, Ivy (陳素貞 IEC1)" w:date="2015-01-12T13:45:00Z">
                  <w:rPr>
                    <w:ins w:id="16433" w:author="IEC960923" w:date="2013-02-21T15:36:00Z"/>
                    <w:rFonts w:ascii="Courier New" w:eastAsia="新細明體" w:hAnsi="Courier New" w:cs="Courier New"/>
                    <w:noProof/>
                    <w:color w:val="008080"/>
                    <w:szCs w:val="20"/>
                    <w:highlight w:val="lightGray"/>
                    <w:lang w:eastAsia="zh-TW"/>
                  </w:rPr>
                </w:rPrChange>
              </w:rPr>
            </w:pPr>
            <w:ins w:id="16434" w:author="IEC960923" w:date="2013-02-21T15:34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6435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6436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BSamLocation</w:t>
              </w:r>
            </w:ins>
          </w:p>
          <w:p w:rsidR="00C37EA0" w:rsidRPr="002F02C9" w:rsidRDefault="00152C15" w:rsidP="00B25F5D">
            <w:pPr>
              <w:rPr>
                <w:ins w:id="16437" w:author="IEC960923" w:date="2013-02-21T15:34:00Z"/>
                <w:rFonts w:ascii="Courier New" w:eastAsia="新細明體" w:hAnsi="Courier New" w:cs="Courier New"/>
                <w:noProof/>
                <w:color w:val="008080"/>
                <w:szCs w:val="20"/>
                <w:lang w:eastAsia="zh-TW"/>
                <w:rPrChange w:id="16438" w:author="Chen, Ivy (陳素貞 IEC1)" w:date="2015-01-12T13:45:00Z">
                  <w:rPr>
                    <w:ins w:id="16439" w:author="IEC960923" w:date="2013-02-21T15:34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6440" w:author="IEC960923" w:date="2013-02-21T15:36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6441" w:author="Chen, Ivy (陳素貞 IEC1)" w:date="2015-01-12T13:45:00Z">
                    <w:rPr>
                      <w:rFonts w:ascii="Courier New" w:eastAsia="新細明體" w:hAnsi="Courier New" w:cs="Courier New"/>
                      <w:noProof/>
                      <w:color w:val="008080"/>
                      <w:szCs w:val="20"/>
                      <w:highlight w:val="lightGray"/>
                      <w:u w:val="single"/>
                      <w:lang w:eastAsia="zh-TW"/>
                    </w:rPr>
                  </w:rPrChange>
                </w:rPr>
                <w:t>where</w:t>
              </w:r>
              <w:r w:rsidRPr="002F02C9">
                <w:rPr>
                  <w:rFonts w:ascii="Courier New" w:eastAsia="新細明體" w:hAnsi="Courier New" w:cs="Courier New"/>
                  <w:noProof/>
                  <w:color w:val="008080"/>
                  <w:szCs w:val="20"/>
                  <w:lang w:eastAsia="zh-TW"/>
                  <w:rPrChange w:id="16442" w:author="Chen, Ivy (陳素貞 IEC1)" w:date="2015-01-12T13:45:00Z">
                    <w:rPr>
                      <w:rFonts w:ascii="Courier New" w:eastAsia="新細明體" w:hAnsi="Courier New" w:cs="Courier New"/>
                      <w:noProof/>
                      <w:color w:val="008080"/>
                      <w:szCs w:val="20"/>
                      <w:highlight w:val="lightGray"/>
                      <w:u w:val="single"/>
                      <w:lang w:eastAsia="zh-TW"/>
                    </w:rPr>
                  </w:rPrChange>
                </w:rPr>
                <w:t xml:space="preserve"> by </w:t>
              </w:r>
              <w:r w:rsidRPr="002F02C9">
                <w:rPr>
                  <w:rFonts w:ascii="Courier New" w:eastAsia="新細明體" w:hAnsi="Courier New" w:cs="Courier New" w:hint="eastAsia"/>
                  <w:noProof/>
                  <w:color w:val="008080"/>
                  <w:szCs w:val="20"/>
                  <w:lang w:eastAsia="zh-TW"/>
                  <w:rPrChange w:id="16443" w:author="Chen, Ivy (陳素貞 IEC1)" w:date="2015-01-12T13:45:00Z">
                    <w:rPr>
                      <w:rFonts w:ascii="Courier New" w:eastAsia="新細明體" w:hAnsi="Courier New" w:cs="Courier New" w:hint="eastAsia"/>
                      <w:noProof/>
                      <w:color w:val="008080"/>
                      <w:szCs w:val="20"/>
                      <w:highlight w:val="lightGray"/>
                      <w:u w:val="single"/>
                      <w:lang w:eastAsia="zh-TW"/>
                    </w:rPr>
                  </w:rPrChange>
                </w:rPr>
                <w:t>查詢條件</w:t>
              </w:r>
            </w:ins>
          </w:p>
          <w:p w:rsidR="00B25F5D" w:rsidRPr="002F02C9" w:rsidRDefault="00152C15" w:rsidP="00B25F5D">
            <w:pPr>
              <w:rPr>
                <w:ins w:id="16444" w:author="IEC960923" w:date="2013-02-21T15:32:00Z"/>
                <w:rFonts w:ascii="Tahoma" w:eastAsia="新細明體" w:hAnsi="Tahoma"/>
                <w:color w:val="0033CC"/>
                <w:sz w:val="18"/>
                <w:lang w:eastAsia="zh-TW"/>
                <w:rPrChange w:id="16445" w:author="Chen, Ivy (陳素貞 IEC1)" w:date="2015-01-12T13:45:00Z">
                  <w:rPr>
                    <w:ins w:id="16446" w:author="IEC960923" w:date="2013-02-21T15:32:00Z"/>
                    <w:rFonts w:ascii="Tahoma" w:eastAsia="新細明體" w:hAnsi="Tahoma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16447" w:author="IEC960923" w:date="2013-02-21T15:34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6448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order by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6449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LocationId</w:t>
              </w:r>
            </w:ins>
            <w:ins w:id="16450" w:author="IEC960923" w:date="2013-02-21T15:36:00Z">
              <w:r w:rsidRPr="002F02C9">
                <w:rPr>
                  <w:rFonts w:ascii="Courier New" w:eastAsia="新細明體" w:hAnsi="Courier New" w:cs="Courier New"/>
                  <w:noProof/>
                  <w:color w:val="008080"/>
                  <w:szCs w:val="20"/>
                  <w:lang w:eastAsia="zh-TW"/>
                  <w:rPrChange w:id="16451" w:author="Chen, Ivy (陳素貞 IEC1)" w:date="2015-01-12T13:45:00Z">
                    <w:rPr>
                      <w:rFonts w:ascii="Courier New" w:eastAsia="新細明體" w:hAnsi="Courier New" w:cs="Courier New"/>
                      <w:noProof/>
                      <w:color w:val="008080"/>
                      <w:szCs w:val="20"/>
                      <w:highlight w:val="lightGray"/>
                      <w:u w:val="single"/>
                      <w:lang w:eastAsia="zh-TW"/>
                    </w:rPr>
                  </w:rPrChange>
                </w:rPr>
                <w:t>, Model</w:t>
              </w:r>
            </w:ins>
          </w:p>
        </w:tc>
        <w:tc>
          <w:tcPr>
            <w:tcW w:w="2629" w:type="dxa"/>
          </w:tcPr>
          <w:p w:rsidR="00B25F5D" w:rsidRPr="002F02C9" w:rsidRDefault="00B25F5D" w:rsidP="00674C16">
            <w:pPr>
              <w:rPr>
                <w:ins w:id="16452" w:author="IEC960923" w:date="2013-02-21T15:32:00Z"/>
                <w:rFonts w:ascii="Tahoma" w:hAnsi="Tahoma"/>
                <w:color w:val="0033CC"/>
                <w:sz w:val="18"/>
                <w:rPrChange w:id="16453" w:author="Chen, Ivy (陳素貞 IEC1)" w:date="2015-01-12T13:45:00Z">
                  <w:rPr>
                    <w:ins w:id="16454" w:author="IEC960923" w:date="2013-02-21T15:32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</w:p>
        </w:tc>
      </w:tr>
      <w:tr w:rsidR="0098692C" w:rsidRPr="002F02C9" w:rsidTr="0098692C">
        <w:trPr>
          <w:ins w:id="16455" w:author="IEC960923" w:date="2013-02-08T13:20:00Z"/>
        </w:trPr>
        <w:tc>
          <w:tcPr>
            <w:tcW w:w="445" w:type="dxa"/>
          </w:tcPr>
          <w:p w:rsidR="0098692C" w:rsidRPr="002F02C9" w:rsidRDefault="00152C15" w:rsidP="0098692C">
            <w:pPr>
              <w:rPr>
                <w:ins w:id="16456" w:author="IEC960923" w:date="2013-02-08T13:20:00Z"/>
                <w:rFonts w:ascii="Tahoma" w:eastAsia="新細明體" w:hAnsi="Tahoma"/>
                <w:color w:val="0033CC"/>
                <w:sz w:val="18"/>
                <w:lang w:eastAsia="zh-TW"/>
                <w:rPrChange w:id="16457" w:author="Chen, Ivy (陳素貞 IEC1)" w:date="2015-01-12T13:45:00Z">
                  <w:rPr>
                    <w:ins w:id="16458" w:author="IEC960923" w:date="2013-02-08T13:20:00Z"/>
                    <w:color w:val="0033CC"/>
                  </w:rPr>
                </w:rPrChange>
              </w:rPr>
            </w:pPr>
            <w:ins w:id="16459" w:author="IEC960923" w:date="2013-02-21T15:36:00Z"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6460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lastRenderedPageBreak/>
                <w:t>4</w:t>
              </w:r>
            </w:ins>
          </w:p>
        </w:tc>
        <w:tc>
          <w:tcPr>
            <w:tcW w:w="1310" w:type="dxa"/>
          </w:tcPr>
          <w:p w:rsidR="0098692C" w:rsidRPr="002F02C9" w:rsidRDefault="00152C15" w:rsidP="0098692C">
            <w:pPr>
              <w:rPr>
                <w:ins w:id="16461" w:author="IEC960923" w:date="2013-02-08T13:20:00Z"/>
                <w:rFonts w:ascii="Tahoma" w:hAnsi="Tahoma"/>
                <w:color w:val="0033CC"/>
                <w:sz w:val="18"/>
                <w:rPrChange w:id="16462" w:author="Chen, Ivy (陳素貞 IEC1)" w:date="2015-01-12T13:45:00Z">
                  <w:rPr>
                    <w:ins w:id="16463" w:author="IEC960923" w:date="2013-02-08T13:20:00Z"/>
                    <w:color w:val="0033CC"/>
                  </w:rPr>
                </w:rPrChange>
              </w:rPr>
            </w:pPr>
            <w:ins w:id="16464" w:author="IEC960923" w:date="2013-02-08T14:09:00Z">
              <w:r w:rsidRPr="002F02C9">
                <w:rPr>
                  <w:rFonts w:ascii="Tahoma" w:hAnsi="Tahoma"/>
                  <w:color w:val="0033CC"/>
                  <w:sz w:val="18"/>
                  <w:rPrChange w:id="16465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highlight w:val="lightGray"/>
                      <w:u w:val="single"/>
                    </w:rPr>
                  </w:rPrChange>
                </w:rPr>
                <w:t>B</w:t>
              </w:r>
            </w:ins>
            <w:ins w:id="16466" w:author="IEC960923" w:date="2013-02-21T15:58:00Z">
              <w:r w:rsidRPr="002F02C9">
                <w:rPr>
                  <w:rFonts w:ascii="Tahoma" w:hAnsi="Tahoma"/>
                  <w:color w:val="0033CC"/>
                  <w:sz w:val="18"/>
                  <w:rPrChange w:id="16467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S</w:t>
              </w:r>
            </w:ins>
            <w:ins w:id="16468" w:author="IEC960923" w:date="2013-02-08T14:09:00Z">
              <w:r w:rsidRPr="002F02C9">
                <w:rPr>
                  <w:rFonts w:ascii="Tahoma" w:hAnsi="Tahoma"/>
                  <w:color w:val="0033CC"/>
                  <w:sz w:val="18"/>
                  <w:rPrChange w:id="16469" w:author="Chen, Ivy (陳素貞 IEC1)" w:date="2015-01-12T13:45:00Z">
                    <w:rPr>
                      <w:rFonts w:eastAsia="新細明體"/>
                      <w:color w:val="0033CC"/>
                      <w:u w:val="single"/>
                      <w:lang w:eastAsia="zh-TW"/>
                    </w:rPr>
                  </w:rPrChange>
                </w:rPr>
                <w:t>am Location List</w:t>
              </w:r>
            </w:ins>
          </w:p>
        </w:tc>
        <w:tc>
          <w:tcPr>
            <w:tcW w:w="916" w:type="dxa"/>
          </w:tcPr>
          <w:p w:rsidR="0098692C" w:rsidRPr="002F02C9" w:rsidRDefault="00152C15" w:rsidP="0098692C">
            <w:pPr>
              <w:rPr>
                <w:ins w:id="16470" w:author="IEC960923" w:date="2013-02-08T13:20:00Z"/>
                <w:rFonts w:ascii="Tahoma" w:hAnsi="Tahoma"/>
                <w:color w:val="0033CC"/>
                <w:sz w:val="18"/>
                <w:rPrChange w:id="16471" w:author="Chen, Ivy (陳素貞 IEC1)" w:date="2015-01-12T13:45:00Z">
                  <w:rPr>
                    <w:ins w:id="16472" w:author="IEC960923" w:date="2013-02-08T13:20:00Z"/>
                    <w:rFonts w:ascii="SimSun" w:hAnsi="SimSun"/>
                    <w:color w:val="0033CC"/>
                  </w:rPr>
                </w:rPrChange>
              </w:rPr>
            </w:pPr>
            <w:ins w:id="16473" w:author="IEC960923" w:date="2013-02-08T13:20:00Z">
              <w:r w:rsidRPr="002F02C9">
                <w:rPr>
                  <w:rFonts w:ascii="Tahoma" w:hAnsi="Tahoma"/>
                  <w:color w:val="0033CC"/>
                  <w:sz w:val="18"/>
                  <w:rPrChange w:id="16474" w:author="Chen, Ivy (陳素貞 IEC1)" w:date="2015-01-12T13:45:00Z">
                    <w:rPr>
                      <w:rFonts w:ascii="SimSun" w:hAnsi="SimSun"/>
                      <w:color w:val="0033CC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677" w:type="dxa"/>
          </w:tcPr>
          <w:p w:rsidR="0098692C" w:rsidRPr="002F02C9" w:rsidRDefault="0098692C" w:rsidP="0098692C">
            <w:pPr>
              <w:rPr>
                <w:ins w:id="16475" w:author="IEC960923" w:date="2013-02-08T13:20:00Z"/>
                <w:rFonts w:ascii="Tahoma" w:hAnsi="Tahoma"/>
                <w:color w:val="0033CC"/>
                <w:sz w:val="18"/>
                <w:rPrChange w:id="16476" w:author="Chen, Ivy (陳素貞 IEC1)" w:date="2015-01-12T13:45:00Z">
                  <w:rPr>
                    <w:ins w:id="16477" w:author="IEC960923" w:date="2013-02-08T13:20:00Z"/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98692C" w:rsidRPr="002F02C9" w:rsidRDefault="0098692C" w:rsidP="0098692C">
            <w:pPr>
              <w:rPr>
                <w:ins w:id="16478" w:author="IEC960923" w:date="2013-02-08T13:20:00Z"/>
                <w:rFonts w:ascii="Tahoma" w:hAnsi="Tahoma"/>
                <w:color w:val="0033CC"/>
                <w:sz w:val="18"/>
                <w:rPrChange w:id="16479" w:author="Chen, Ivy (陳素貞 IEC1)" w:date="2015-01-12T13:45:00Z">
                  <w:rPr>
                    <w:ins w:id="16480" w:author="IEC960923" w:date="2013-02-08T13:20:00Z"/>
                    <w:rFonts w:ascii="SimSun" w:hAnsi="SimSun"/>
                    <w:color w:val="0033CC"/>
                  </w:rPr>
                </w:rPrChange>
              </w:rPr>
            </w:pPr>
          </w:p>
        </w:tc>
        <w:tc>
          <w:tcPr>
            <w:tcW w:w="680" w:type="dxa"/>
          </w:tcPr>
          <w:p w:rsidR="0098692C" w:rsidRPr="002F02C9" w:rsidRDefault="0098692C" w:rsidP="0098692C">
            <w:pPr>
              <w:rPr>
                <w:ins w:id="16481" w:author="IEC960923" w:date="2013-02-08T13:20:00Z"/>
                <w:rFonts w:ascii="Tahoma" w:hAnsi="Tahoma"/>
                <w:color w:val="0033CC"/>
                <w:sz w:val="18"/>
                <w:rPrChange w:id="16482" w:author="Chen, Ivy (陳素貞 IEC1)" w:date="2015-01-12T13:45:00Z">
                  <w:rPr>
                    <w:ins w:id="16483" w:author="IEC960923" w:date="2013-02-08T13:20:00Z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441ECA" w:rsidRPr="002F02C9" w:rsidRDefault="00152C15" w:rsidP="0098692C">
            <w:pPr>
              <w:rPr>
                <w:ins w:id="16484" w:author="IEC960923" w:date="2013-02-21T15:38:00Z"/>
                <w:rFonts w:ascii="Tahoma" w:eastAsia="新細明體" w:hAnsi="Tahoma"/>
                <w:b/>
                <w:color w:val="0033CC"/>
                <w:sz w:val="18"/>
                <w:lang w:eastAsia="zh-TW"/>
                <w:rPrChange w:id="16485" w:author="Chen, Ivy (陳素貞 IEC1)" w:date="2015-01-12T13:45:00Z">
                  <w:rPr>
                    <w:ins w:id="16486" w:author="IEC960923" w:date="2013-02-21T15:38:00Z"/>
                    <w:rFonts w:ascii="Tahoma" w:eastAsia="新細明體" w:hAnsi="Tahoma"/>
                    <w:b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487" w:author="IEC960923" w:date="2013-02-21T15:37:00Z">
              <w:r w:rsidRPr="002F02C9">
                <w:rPr>
                  <w:rFonts w:ascii="Tahoma" w:eastAsia="新細明體" w:hAnsi="Tahoma"/>
                  <w:b/>
                  <w:color w:val="0033CC"/>
                  <w:sz w:val="18"/>
                  <w:lang w:eastAsia="zh-TW"/>
                  <w:rPrChange w:id="16488" w:author="Chen, Ivy (陳素貞 IEC1)" w:date="2015-01-12T13:45:00Z">
                    <w:rPr>
                      <w:rFonts w:ascii="Tahoma" w:eastAsia="新細明體" w:hAnsi="Tahoma"/>
                      <w:b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Select  click</w:t>
              </w:r>
            </w:ins>
            <w:ins w:id="16489" w:author="IEC960923" w:date="2013-02-08T13:20:00Z">
              <w:r w:rsidRPr="002F02C9">
                <w:rPr>
                  <w:rFonts w:ascii="Tahoma" w:hAnsi="Tahoma" w:hint="eastAsia"/>
                  <w:b/>
                  <w:color w:val="0033CC"/>
                  <w:sz w:val="18"/>
                  <w:rPrChange w:id="16490" w:author="Chen, Ivy (陳素貞 IEC1)" w:date="2015-01-12T13:45:00Z">
                    <w:rPr>
                      <w:rFonts w:hint="eastAsia"/>
                      <w:color w:val="0033CC"/>
                      <w:u w:val="single"/>
                    </w:rPr>
                  </w:rPrChange>
                </w:rPr>
                <w:t>：</w:t>
              </w:r>
            </w:ins>
          </w:p>
          <w:p w:rsidR="00C37EA0" w:rsidRPr="002F02C9" w:rsidRDefault="00152C15" w:rsidP="0098692C">
            <w:pPr>
              <w:rPr>
                <w:ins w:id="16491" w:author="IEC960923" w:date="2013-02-08T14:29:00Z"/>
                <w:rFonts w:ascii="Tahoma" w:eastAsia="新細明體" w:hAnsi="Tahoma"/>
                <w:color w:val="0033CC"/>
                <w:sz w:val="18"/>
                <w:lang w:eastAsia="zh-TW"/>
                <w:rPrChange w:id="16492" w:author="Chen, Ivy (陳素貞 IEC1)" w:date="2015-01-12T13:45:00Z">
                  <w:rPr>
                    <w:ins w:id="16493" w:author="IEC960923" w:date="2013-02-08T14:29:00Z"/>
                    <w:rFonts w:eastAsia="新細明體"/>
                    <w:color w:val="0033CC"/>
                    <w:lang w:eastAsia="zh-TW"/>
                  </w:rPr>
                </w:rPrChange>
              </w:rPr>
            </w:pPr>
            <w:ins w:id="16494" w:author="IEC960923" w:date="2013-02-21T15:38:00Z">
              <w:r w:rsidRPr="002F02C9">
                <w:rPr>
                  <w:rFonts w:ascii="Tahoma" w:eastAsia="新細明體" w:hAnsi="Tahoma" w:hint="eastAsia"/>
                  <w:color w:val="0033CC"/>
                  <w:sz w:val="18"/>
                  <w:lang w:eastAsia="zh-TW"/>
                  <w:rPrChange w:id="16495" w:author="Chen, Ivy (陳素貞 IEC1)" w:date="2015-01-12T13:45:00Z">
                    <w:rPr>
                      <w:rFonts w:ascii="Tahoma" w:eastAsia="新細明體" w:hAnsi="Tahoma" w:hint="eastAsia"/>
                      <w:b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勾選</w:t>
              </w:r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6496" w:author="Chen, Ivy (陳素貞 IEC1)" w:date="2015-01-12T13:45:00Z">
                    <w:rPr>
                      <w:rFonts w:ascii="Tahoma" w:eastAsia="新細明體" w:hAnsi="Tahoma"/>
                      <w:b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Select</w:t>
              </w:r>
              <w:r w:rsidRPr="002F02C9">
                <w:rPr>
                  <w:rFonts w:ascii="Tahoma" w:eastAsia="新細明體" w:hAnsi="Tahoma" w:hint="eastAsia"/>
                  <w:color w:val="0033CC"/>
                  <w:sz w:val="18"/>
                  <w:lang w:eastAsia="zh-TW"/>
                  <w:rPrChange w:id="16497" w:author="Chen, Ivy (陳素貞 IEC1)" w:date="2015-01-12T13:45:00Z">
                    <w:rPr>
                      <w:rFonts w:ascii="Tahoma" w:eastAsia="新細明體" w:hAnsi="Tahoma" w:hint="eastAsia"/>
                      <w:b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欄所有</w:t>
              </w:r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6498" w:author="Chen, Ivy (陳素貞 IEC1)" w:date="2015-01-12T13:45:00Z">
                    <w:rPr>
                      <w:rFonts w:ascii="Tahoma" w:eastAsia="新細明體" w:hAnsi="Tahoma"/>
                      <w:b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check box</w:t>
              </w:r>
              <w:r w:rsidRPr="002F02C9">
                <w:rPr>
                  <w:rFonts w:ascii="Tahoma" w:eastAsia="新細明體" w:hAnsi="Tahoma" w:hint="eastAsia"/>
                  <w:color w:val="0033CC"/>
                  <w:sz w:val="18"/>
                  <w:lang w:eastAsia="zh-TW"/>
                  <w:rPrChange w:id="16499" w:author="Chen, Ivy (陳素貞 IEC1)" w:date="2015-01-12T13:45:00Z">
                    <w:rPr>
                      <w:rFonts w:ascii="Tahoma" w:eastAsia="新細明體" w:hAnsi="Tahoma" w:hint="eastAsia"/>
                      <w:b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  <w:p w:rsidR="0098692C" w:rsidRPr="002F02C9" w:rsidRDefault="0098692C">
            <w:pPr>
              <w:rPr>
                <w:ins w:id="16500" w:author="IEC960923" w:date="2013-03-28T14:18:00Z"/>
                <w:rFonts w:eastAsia="新細明體"/>
                <w:color w:val="0033CC"/>
                <w:lang w:eastAsia="zh-TW"/>
                <w:rPrChange w:id="16501" w:author="Chen, Ivy (陳素貞 IEC1)" w:date="2015-01-12T13:45:00Z">
                  <w:rPr>
                    <w:ins w:id="16502" w:author="IEC960923" w:date="2013-03-28T14:18:00Z"/>
                    <w:rFonts w:eastAsia="新細明體"/>
                    <w:color w:val="0033CC"/>
                    <w:highlight w:val="lightGray"/>
                    <w:lang w:eastAsia="zh-TW"/>
                  </w:rPr>
                </w:rPrChange>
              </w:rPr>
            </w:pPr>
          </w:p>
          <w:p w:rsidR="00EC57B5" w:rsidRPr="002F02C9" w:rsidRDefault="00152C15">
            <w:pPr>
              <w:rPr>
                <w:ins w:id="16503" w:author="IEC960923" w:date="2013-03-28T14:19:00Z"/>
                <w:rFonts w:ascii="Tahoma" w:hAnsi="Tahoma"/>
                <w:color w:val="0033CC"/>
                <w:sz w:val="18"/>
                <w:rPrChange w:id="16504" w:author="Chen, Ivy (陳素貞 IEC1)" w:date="2015-01-12T13:45:00Z">
                  <w:rPr>
                    <w:ins w:id="16505" w:author="IEC960923" w:date="2013-03-28T14:19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506" w:author="IEC960923" w:date="2013-03-28T14:19:00Z">
              <w:r w:rsidRPr="002F02C9">
                <w:rPr>
                  <w:rFonts w:ascii="Tahoma" w:hAnsi="Tahoma"/>
                  <w:color w:val="0033CC"/>
                  <w:sz w:val="18"/>
                  <w:rPrChange w:id="16507" w:author="Chen, Ivy (陳素貞 IEC1)" w:date="2015-01-12T13:45:00Z">
                    <w:rPr>
                      <w:rFonts w:eastAsia="新細明體"/>
                      <w:color w:val="0033CC"/>
                      <w:u w:val="single"/>
                      <w:lang w:eastAsia="zh-TW"/>
                    </w:rPr>
                  </w:rPrChange>
                </w:rPr>
                <w:t>BsamLocation.HoldInput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6508" w:author="Chen, Ivy (陳素貞 IEC1)" w:date="2015-01-12T13:45:00Z">
                    <w:rPr>
                      <w:rFonts w:eastAsia="新細明體" w:hint="eastAsia"/>
                      <w:color w:val="0033CC"/>
                      <w:u w:val="single"/>
                      <w:lang w:eastAsia="zh-TW"/>
                    </w:rPr>
                  </w:rPrChange>
                </w:rPr>
                <w:t>顯示’可否入庫’</w:t>
              </w:r>
            </w:ins>
          </w:p>
          <w:p w:rsidR="00EC57B5" w:rsidRPr="002F02C9" w:rsidRDefault="00152C15">
            <w:pPr>
              <w:rPr>
                <w:ins w:id="16509" w:author="IEC960923" w:date="2013-02-08T13:20:00Z"/>
                <w:rFonts w:eastAsia="新細明體"/>
                <w:color w:val="0033CC"/>
                <w:lang w:eastAsia="zh-TW"/>
                <w:rPrChange w:id="16510" w:author="Chen, Ivy (陳素貞 IEC1)" w:date="2015-01-12T13:45:00Z">
                  <w:rPr>
                    <w:ins w:id="16511" w:author="IEC960923" w:date="2013-02-08T13:20:00Z"/>
                    <w:color w:val="0033CC"/>
                  </w:rPr>
                </w:rPrChange>
              </w:rPr>
            </w:pPr>
            <w:ins w:id="16512" w:author="IEC960923" w:date="2013-03-28T14:19:00Z">
              <w:r w:rsidRPr="002F02C9">
                <w:rPr>
                  <w:rFonts w:ascii="Tahoma" w:hAnsi="Tahoma"/>
                  <w:color w:val="0033CC"/>
                  <w:sz w:val="18"/>
                  <w:rPrChange w:id="16513" w:author="Chen, Ivy (陳素貞 IEC1)" w:date="2015-01-12T13:45:00Z">
                    <w:rPr>
                      <w:rFonts w:eastAsia="新細明體"/>
                      <w:color w:val="0033CC"/>
                      <w:u w:val="single"/>
                      <w:lang w:eastAsia="zh-TW"/>
                    </w:rPr>
                  </w:rPrChange>
                </w:rPr>
                <w:t>BsamLocation.HoldOutput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6514" w:author="Chen, Ivy (陳素貞 IEC1)" w:date="2015-01-12T13:45:00Z">
                    <w:rPr>
                      <w:rFonts w:eastAsia="新細明體" w:hint="eastAsia"/>
                      <w:color w:val="0033CC"/>
                      <w:u w:val="single"/>
                      <w:lang w:eastAsia="zh-TW"/>
                    </w:rPr>
                  </w:rPrChange>
                </w:rPr>
                <w:t>顯示’可否</w:t>
              </w:r>
            </w:ins>
            <w:ins w:id="16515" w:author="IEC960923" w:date="2013-03-28T14:20:00Z">
              <w:r w:rsidRPr="002F02C9">
                <w:rPr>
                  <w:rFonts w:ascii="Tahoma" w:hAnsi="Tahoma" w:hint="eastAsia"/>
                  <w:color w:val="0033CC"/>
                  <w:sz w:val="18"/>
                  <w:rPrChange w:id="16516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出</w:t>
              </w:r>
            </w:ins>
            <w:ins w:id="16517" w:author="IEC960923" w:date="2013-03-28T14:19:00Z">
              <w:r w:rsidRPr="002F02C9">
                <w:rPr>
                  <w:rFonts w:ascii="Tahoma" w:hAnsi="Tahoma" w:hint="eastAsia"/>
                  <w:color w:val="0033CC"/>
                  <w:sz w:val="18"/>
                  <w:rPrChange w:id="16518" w:author="Chen, Ivy (陳素貞 IEC1)" w:date="2015-01-12T13:45:00Z">
                    <w:rPr>
                      <w:rFonts w:eastAsia="新細明體" w:hint="eastAsia"/>
                      <w:color w:val="0033CC"/>
                      <w:u w:val="single"/>
                      <w:lang w:eastAsia="zh-TW"/>
                    </w:rPr>
                  </w:rPrChange>
                </w:rPr>
                <w:t>庫’</w:t>
              </w:r>
            </w:ins>
          </w:p>
        </w:tc>
        <w:tc>
          <w:tcPr>
            <w:tcW w:w="2629" w:type="dxa"/>
          </w:tcPr>
          <w:p w:rsidR="0098692C" w:rsidRPr="002F02C9" w:rsidRDefault="00152C15" w:rsidP="0098692C">
            <w:pPr>
              <w:rPr>
                <w:ins w:id="16519" w:author="IEC960923" w:date="2013-02-08T14:42:00Z"/>
                <w:rFonts w:ascii="Tahoma" w:hAnsi="Tahoma"/>
                <w:color w:val="0033CC"/>
                <w:sz w:val="18"/>
                <w:rPrChange w:id="16520" w:author="Chen, Ivy (陳素貞 IEC1)" w:date="2015-01-12T13:45:00Z">
                  <w:rPr>
                    <w:ins w:id="16521" w:author="IEC960923" w:date="2013-02-08T14:42:00Z"/>
                    <w:rFonts w:ascii="新細明體" w:eastAsia="新細明體" w:hAnsi="新細明體"/>
                    <w:color w:val="0033CC"/>
                    <w:sz w:val="18"/>
                    <w:lang w:eastAsia="zh-TW"/>
                  </w:rPr>
                </w:rPrChange>
              </w:rPr>
            </w:pPr>
            <w:ins w:id="16522" w:author="IEC960923" w:date="2013-02-08T14:40:00Z">
              <w:r w:rsidRPr="002F02C9">
                <w:rPr>
                  <w:rFonts w:ascii="Tahoma" w:hAnsi="Tahoma"/>
                  <w:color w:val="0033CC"/>
                  <w:sz w:val="18"/>
                  <w:rPrChange w:id="16523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BsamLocation.</w:t>
              </w:r>
            </w:ins>
            <w:ins w:id="16524" w:author="IEC960923" w:date="2013-02-08T14:41:00Z">
              <w:r w:rsidRPr="002F02C9">
                <w:rPr>
                  <w:rFonts w:ascii="Tahoma" w:hAnsi="Tahoma"/>
                  <w:color w:val="0033CC"/>
                  <w:sz w:val="18"/>
                  <w:rPrChange w:id="16525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HoldInput = ‘N’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6526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，顯示</w:t>
              </w:r>
              <w:r w:rsidRPr="002F02C9">
                <w:rPr>
                  <w:rFonts w:ascii="Tahoma" w:hAnsi="Tahoma"/>
                  <w:color w:val="0033CC"/>
                  <w:sz w:val="18"/>
                  <w:rPrChange w:id="16527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’</w:t>
              </w:r>
            </w:ins>
            <w:ins w:id="16528" w:author="IEC960923" w:date="2013-03-28T14:14:00Z">
              <w:r w:rsidRPr="002F02C9">
                <w:rPr>
                  <w:rFonts w:ascii="新細明體" w:eastAsia="新細明體" w:hAnsi="新細明體" w:hint="eastAsia"/>
                  <w:color w:val="0033CC"/>
                  <w:sz w:val="18"/>
                  <w:lang w:eastAsia="zh-TW"/>
                  <w:rPrChange w:id="16529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准</w:t>
              </w:r>
            </w:ins>
            <w:ins w:id="16530" w:author="IEC960923" w:date="2013-03-28T14:13:00Z">
              <w:r w:rsidRPr="002F02C9">
                <w:rPr>
                  <w:rFonts w:ascii="新細明體" w:eastAsia="新細明體" w:hAnsi="新細明體" w:hint="eastAsia"/>
                  <w:color w:val="0033CC"/>
                  <w:sz w:val="18"/>
                  <w:lang w:eastAsia="zh-TW"/>
                  <w:rPrChange w:id="16531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許</w:t>
              </w:r>
            </w:ins>
            <w:ins w:id="16532" w:author="IEC960923" w:date="2013-02-08T14:41:00Z">
              <w:r w:rsidRPr="002F02C9">
                <w:rPr>
                  <w:rFonts w:ascii="Tahoma" w:hAnsi="Tahoma"/>
                  <w:color w:val="0033CC"/>
                  <w:sz w:val="18"/>
                  <w:rPrChange w:id="16533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’</w:t>
              </w:r>
            </w:ins>
            <w:ins w:id="16534" w:author="IEC960923" w:date="2013-02-08T14:42:00Z">
              <w:r w:rsidRPr="002F02C9">
                <w:rPr>
                  <w:rFonts w:ascii="Tahoma" w:hAnsi="Tahoma" w:hint="eastAsia"/>
                  <w:color w:val="0033CC"/>
                  <w:sz w:val="18"/>
                  <w:rPrChange w:id="16535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；</w:t>
              </w:r>
            </w:ins>
          </w:p>
          <w:p w:rsidR="0041390D" w:rsidRPr="002F02C9" w:rsidRDefault="00152C15" w:rsidP="0098692C">
            <w:pPr>
              <w:rPr>
                <w:ins w:id="16536" w:author="IEC960923" w:date="2013-02-08T14:42:00Z"/>
                <w:rFonts w:ascii="Tahoma" w:hAnsi="Tahoma"/>
                <w:color w:val="0033CC"/>
                <w:sz w:val="18"/>
                <w:rPrChange w:id="16537" w:author="Chen, Ivy (陳素貞 IEC1)" w:date="2015-01-12T13:45:00Z">
                  <w:rPr>
                    <w:ins w:id="16538" w:author="IEC960923" w:date="2013-02-08T14:42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6539" w:author="IEC960923" w:date="2013-02-08T14:42:00Z">
              <w:r w:rsidRPr="002F02C9">
                <w:rPr>
                  <w:rFonts w:ascii="Tahoma" w:hAnsi="Tahoma"/>
                  <w:color w:val="0033CC"/>
                  <w:sz w:val="18"/>
                  <w:rPrChange w:id="16540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BsamLocation.HoldInput = ‘Y’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6541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，顯示</w:t>
              </w:r>
              <w:r w:rsidRPr="002F02C9">
                <w:rPr>
                  <w:rFonts w:ascii="Tahoma" w:hAnsi="Tahoma"/>
                  <w:color w:val="0033CC"/>
                  <w:sz w:val="18"/>
                  <w:rPrChange w:id="16542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’</w:t>
              </w:r>
            </w:ins>
            <w:ins w:id="16543" w:author="IEC960923" w:date="2013-03-28T14:14:00Z">
              <w:r w:rsidRPr="002F02C9">
                <w:rPr>
                  <w:rFonts w:ascii="新細明體" w:eastAsia="新細明體" w:hAnsi="新細明體" w:hint="eastAsia"/>
                  <w:color w:val="0033CC"/>
                  <w:sz w:val="18"/>
                  <w:lang w:eastAsia="zh-TW"/>
                  <w:rPrChange w:id="16544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禁止</w:t>
              </w:r>
            </w:ins>
            <w:ins w:id="16545" w:author="IEC960923" w:date="2013-02-08T14:42:00Z">
              <w:r w:rsidRPr="002F02C9">
                <w:rPr>
                  <w:rFonts w:ascii="Tahoma" w:hAnsi="Tahoma"/>
                  <w:color w:val="0033CC"/>
                  <w:sz w:val="18"/>
                  <w:rPrChange w:id="16546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’</w:t>
              </w:r>
            </w:ins>
          </w:p>
          <w:p w:rsidR="0041390D" w:rsidRPr="002F02C9" w:rsidRDefault="0041390D" w:rsidP="0098692C">
            <w:pPr>
              <w:rPr>
                <w:ins w:id="16547" w:author="IEC960923" w:date="2013-02-08T14:42:00Z"/>
                <w:rFonts w:ascii="Tahoma" w:hAnsi="Tahoma"/>
                <w:color w:val="0033CC"/>
                <w:sz w:val="18"/>
                <w:rPrChange w:id="16548" w:author="Chen, Ivy (陳素貞 IEC1)" w:date="2015-01-12T13:45:00Z">
                  <w:rPr>
                    <w:ins w:id="16549" w:author="IEC960923" w:date="2013-02-08T14:42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</w:p>
          <w:p w:rsidR="0041390D" w:rsidRPr="002F02C9" w:rsidRDefault="00152C15" w:rsidP="0041390D">
            <w:pPr>
              <w:rPr>
                <w:ins w:id="16550" w:author="IEC960923" w:date="2013-02-08T14:42:00Z"/>
                <w:rFonts w:ascii="Tahoma" w:hAnsi="Tahoma"/>
                <w:color w:val="0033CC"/>
                <w:sz w:val="18"/>
                <w:rPrChange w:id="16551" w:author="Chen, Ivy (陳素貞 IEC1)" w:date="2015-01-12T13:45:00Z">
                  <w:rPr>
                    <w:ins w:id="16552" w:author="IEC960923" w:date="2013-02-08T14:42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6553" w:author="IEC960923" w:date="2013-02-08T14:42:00Z">
              <w:r w:rsidRPr="002F02C9">
                <w:rPr>
                  <w:rFonts w:ascii="Tahoma" w:hAnsi="Tahoma"/>
                  <w:color w:val="0033CC"/>
                  <w:sz w:val="18"/>
                  <w:rPrChange w:id="16554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BsamLocation.HoldOutput = ‘N’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6555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，顯示</w:t>
              </w:r>
              <w:r w:rsidRPr="002F02C9">
                <w:rPr>
                  <w:rFonts w:ascii="Tahoma" w:hAnsi="Tahoma"/>
                  <w:color w:val="0033CC"/>
                  <w:sz w:val="18"/>
                  <w:rPrChange w:id="16556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’</w:t>
              </w:r>
            </w:ins>
            <w:ins w:id="16557" w:author="IEC960923" w:date="2013-03-28T14:14:00Z">
              <w:r w:rsidRPr="002F02C9">
                <w:rPr>
                  <w:rFonts w:ascii="新細明體" w:eastAsia="新細明體" w:hAnsi="新細明體" w:hint="eastAsia"/>
                  <w:color w:val="0033CC"/>
                  <w:sz w:val="18"/>
                  <w:lang w:eastAsia="zh-TW"/>
                  <w:rPrChange w:id="16558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准許</w:t>
              </w:r>
            </w:ins>
            <w:ins w:id="16559" w:author="IEC960923" w:date="2013-02-08T14:42:00Z">
              <w:r w:rsidRPr="002F02C9">
                <w:rPr>
                  <w:rFonts w:ascii="Tahoma" w:hAnsi="Tahoma"/>
                  <w:color w:val="0033CC"/>
                  <w:sz w:val="18"/>
                  <w:rPrChange w:id="16560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’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6561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；</w:t>
              </w:r>
            </w:ins>
          </w:p>
          <w:p w:rsidR="0041390D" w:rsidRPr="002F02C9" w:rsidRDefault="00152C15">
            <w:pPr>
              <w:rPr>
                <w:ins w:id="16562" w:author="IEC960923" w:date="2013-02-08T13:20:00Z"/>
                <w:rFonts w:ascii="Tahoma" w:hAnsi="Tahoma"/>
                <w:color w:val="0033CC"/>
                <w:sz w:val="18"/>
                <w:rPrChange w:id="16563" w:author="Chen, Ivy (陳素貞 IEC1)" w:date="2015-01-12T13:45:00Z">
                  <w:rPr>
                    <w:ins w:id="16564" w:author="IEC960923" w:date="2013-02-08T13:20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6565" w:author="IEC960923" w:date="2013-02-08T14:42:00Z">
              <w:r w:rsidRPr="002F02C9">
                <w:rPr>
                  <w:rFonts w:ascii="Tahoma" w:hAnsi="Tahoma"/>
                  <w:color w:val="0033CC"/>
                  <w:sz w:val="18"/>
                  <w:rPrChange w:id="16566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BsamLocation.HoldOutput = ‘Y’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6567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，顯示</w:t>
              </w:r>
              <w:r w:rsidRPr="002F02C9">
                <w:rPr>
                  <w:rFonts w:ascii="Tahoma" w:hAnsi="Tahoma"/>
                  <w:color w:val="0033CC"/>
                  <w:sz w:val="18"/>
                  <w:rPrChange w:id="16568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’</w:t>
              </w:r>
            </w:ins>
            <w:ins w:id="16569" w:author="IEC960923" w:date="2013-03-28T14:14:00Z">
              <w:r w:rsidRPr="002F02C9">
                <w:rPr>
                  <w:rFonts w:ascii="新細明體" w:eastAsia="新細明體" w:hAnsi="新細明體" w:hint="eastAsia"/>
                  <w:color w:val="0033CC"/>
                  <w:sz w:val="18"/>
                  <w:lang w:eastAsia="zh-TW"/>
                  <w:rPrChange w:id="16570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禁止</w:t>
              </w:r>
            </w:ins>
            <w:ins w:id="16571" w:author="IEC960923" w:date="2013-02-08T14:42:00Z">
              <w:r w:rsidRPr="002F02C9">
                <w:rPr>
                  <w:rFonts w:ascii="Tahoma" w:hAnsi="Tahoma"/>
                  <w:color w:val="0033CC"/>
                  <w:sz w:val="18"/>
                  <w:rPrChange w:id="16572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’</w:t>
              </w:r>
            </w:ins>
          </w:p>
        </w:tc>
      </w:tr>
      <w:tr w:rsidR="0098692C" w:rsidRPr="002F02C9" w:rsidTr="0098692C">
        <w:trPr>
          <w:ins w:id="16573" w:author="IEC960923" w:date="2013-02-08T13:20:00Z"/>
        </w:trPr>
        <w:tc>
          <w:tcPr>
            <w:tcW w:w="445" w:type="dxa"/>
          </w:tcPr>
          <w:p w:rsidR="0098692C" w:rsidRPr="002F02C9" w:rsidRDefault="00152C15" w:rsidP="0098692C">
            <w:pPr>
              <w:rPr>
                <w:ins w:id="16574" w:author="IEC960923" w:date="2013-02-08T13:20:00Z"/>
                <w:rFonts w:ascii="Tahoma" w:eastAsia="新細明體" w:hAnsi="Tahoma"/>
                <w:color w:val="0033CC"/>
                <w:sz w:val="18"/>
                <w:lang w:eastAsia="zh-TW"/>
                <w:rPrChange w:id="16575" w:author="Chen, Ivy (陳素貞 IEC1)" w:date="2015-01-12T13:45:00Z">
                  <w:rPr>
                    <w:ins w:id="16576" w:author="IEC960923" w:date="2013-02-08T13:20:00Z"/>
                    <w:color w:val="0033CC"/>
                  </w:rPr>
                </w:rPrChange>
              </w:rPr>
            </w:pPr>
            <w:ins w:id="16577" w:author="IEC960923" w:date="2013-02-19T17:19:00Z"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6578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5</w:t>
              </w:r>
            </w:ins>
          </w:p>
        </w:tc>
        <w:tc>
          <w:tcPr>
            <w:tcW w:w="1310" w:type="dxa"/>
          </w:tcPr>
          <w:p w:rsidR="0098692C" w:rsidRPr="002F02C9" w:rsidRDefault="00152C15" w:rsidP="0098692C">
            <w:pPr>
              <w:rPr>
                <w:ins w:id="16579" w:author="IEC960923" w:date="2013-02-08T13:20:00Z"/>
                <w:rFonts w:ascii="Tahoma" w:eastAsia="新細明體" w:hAnsi="Tahoma"/>
                <w:color w:val="0033CC"/>
                <w:sz w:val="18"/>
                <w:lang w:eastAsia="zh-TW"/>
                <w:rPrChange w:id="16580" w:author="Chen, Ivy (陳素貞 IEC1)" w:date="2015-01-12T13:45:00Z">
                  <w:rPr>
                    <w:ins w:id="16581" w:author="IEC960923" w:date="2013-02-08T13:20:00Z"/>
                    <w:color w:val="0033CC"/>
                  </w:rPr>
                </w:rPrChange>
              </w:rPr>
            </w:pPr>
            <w:ins w:id="16582" w:author="IEC960923" w:date="2013-03-28T14:14:00Z">
              <w:r w:rsidRPr="002F02C9">
                <w:rPr>
                  <w:rFonts w:ascii="Tahoma" w:eastAsia="新細明體" w:hAnsi="Tahoma" w:hint="eastAsia"/>
                  <w:color w:val="0033CC"/>
                  <w:sz w:val="18"/>
                  <w:lang w:eastAsia="zh-TW"/>
                  <w:rPrChange w:id="16583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入</w:t>
              </w:r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6584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/</w:t>
              </w:r>
              <w:r w:rsidRPr="002F02C9">
                <w:rPr>
                  <w:rFonts w:ascii="Tahoma" w:eastAsia="新細明體" w:hAnsi="Tahoma" w:hint="eastAsia"/>
                  <w:color w:val="0033CC"/>
                  <w:sz w:val="18"/>
                  <w:lang w:eastAsia="zh-TW"/>
                  <w:rPrChange w:id="16585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出庫</w:t>
              </w:r>
            </w:ins>
          </w:p>
        </w:tc>
        <w:tc>
          <w:tcPr>
            <w:tcW w:w="916" w:type="dxa"/>
          </w:tcPr>
          <w:p w:rsidR="0098692C" w:rsidRPr="002F02C9" w:rsidRDefault="00152C15" w:rsidP="0098692C">
            <w:pPr>
              <w:rPr>
                <w:ins w:id="16586" w:author="IEC960923" w:date="2013-02-08T13:20:00Z"/>
                <w:rFonts w:ascii="Tahoma" w:eastAsia="新細明體" w:hAnsi="Tahoma"/>
                <w:color w:val="0033CC"/>
                <w:sz w:val="18"/>
                <w:lang w:eastAsia="zh-TW"/>
                <w:rPrChange w:id="16587" w:author="Chen, Ivy (陳素貞 IEC1)" w:date="2015-01-12T13:45:00Z">
                  <w:rPr>
                    <w:ins w:id="16588" w:author="IEC960923" w:date="2013-02-08T13:20:00Z"/>
                    <w:rFonts w:ascii="SimSun" w:hAnsi="SimSun"/>
                    <w:color w:val="0033CC"/>
                  </w:rPr>
                </w:rPrChange>
              </w:rPr>
            </w:pPr>
            <w:ins w:id="16589" w:author="IEC960923" w:date="2013-03-28T14:14:00Z">
              <w:r w:rsidRPr="002F02C9">
                <w:rPr>
                  <w:rFonts w:ascii="新細明體" w:eastAsia="新細明體" w:hAnsi="新細明體"/>
                  <w:color w:val="0033CC"/>
                  <w:sz w:val="18"/>
                  <w:lang w:eastAsia="zh-TW"/>
                  <w:rPrChange w:id="16590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S</w:t>
              </w:r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6591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elect</w:t>
              </w:r>
            </w:ins>
          </w:p>
        </w:tc>
        <w:tc>
          <w:tcPr>
            <w:tcW w:w="677" w:type="dxa"/>
          </w:tcPr>
          <w:p w:rsidR="0098692C" w:rsidRPr="002F02C9" w:rsidRDefault="0098692C" w:rsidP="0098692C">
            <w:pPr>
              <w:rPr>
                <w:ins w:id="16592" w:author="IEC960923" w:date="2013-02-08T13:20:00Z"/>
                <w:rFonts w:ascii="Tahoma" w:hAnsi="Tahoma"/>
                <w:color w:val="0033CC"/>
                <w:sz w:val="18"/>
                <w:rPrChange w:id="16593" w:author="Chen, Ivy (陳素貞 IEC1)" w:date="2015-01-12T13:45:00Z">
                  <w:rPr>
                    <w:ins w:id="16594" w:author="IEC960923" w:date="2013-02-08T13:20:00Z"/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441ECA" w:rsidRPr="002F02C9" w:rsidRDefault="00152C15" w:rsidP="0098692C">
            <w:pPr>
              <w:rPr>
                <w:ins w:id="16595" w:author="IEC960923" w:date="2013-02-08T13:20:00Z"/>
                <w:rFonts w:ascii="Tahoma" w:eastAsia="新細明體" w:hAnsi="Tahoma"/>
                <w:color w:val="0033CC"/>
                <w:sz w:val="18"/>
                <w:lang w:eastAsia="zh-TW"/>
                <w:rPrChange w:id="16596" w:author="Chen, Ivy (陳素貞 IEC1)" w:date="2015-01-12T13:45:00Z">
                  <w:rPr>
                    <w:ins w:id="16597" w:author="IEC960923" w:date="2013-02-08T13:20:00Z"/>
                    <w:rFonts w:ascii="SimSun" w:hAnsi="SimSun"/>
                    <w:color w:val="0033CC"/>
                  </w:rPr>
                </w:rPrChange>
              </w:rPr>
            </w:pPr>
            <w:ins w:id="16598" w:author="IEC960923" w:date="2013-02-08T14:40:00Z"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6599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‘</w:t>
              </w:r>
              <w:r w:rsidRPr="002F02C9">
                <w:rPr>
                  <w:rFonts w:ascii="Tahoma" w:eastAsia="新細明體" w:hAnsi="Tahoma" w:hint="eastAsia"/>
                  <w:color w:val="0033CC"/>
                  <w:sz w:val="18"/>
                  <w:lang w:eastAsia="zh-TW"/>
                  <w:rPrChange w:id="16600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入庫</w:t>
              </w:r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6601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’</w:t>
              </w:r>
            </w:ins>
          </w:p>
        </w:tc>
        <w:tc>
          <w:tcPr>
            <w:tcW w:w="680" w:type="dxa"/>
          </w:tcPr>
          <w:p w:rsidR="0098692C" w:rsidRPr="002F02C9" w:rsidRDefault="00152C15" w:rsidP="0098692C">
            <w:pPr>
              <w:rPr>
                <w:ins w:id="16602" w:author="IEC960923" w:date="2013-02-08T13:20:00Z"/>
                <w:rFonts w:ascii="Tahoma" w:hAnsi="Tahoma"/>
                <w:color w:val="0033CC"/>
                <w:sz w:val="18"/>
                <w:rPrChange w:id="16603" w:author="Chen, Ivy (陳素貞 IEC1)" w:date="2015-01-12T13:45:00Z">
                  <w:rPr>
                    <w:ins w:id="16604" w:author="IEC960923" w:date="2013-02-08T13:20:00Z"/>
                    <w:color w:val="0033CC"/>
                  </w:rPr>
                </w:rPrChange>
              </w:rPr>
            </w:pPr>
            <w:ins w:id="16605" w:author="IEC960923" w:date="2013-02-08T14:35:00Z">
              <w:r w:rsidRPr="002F02C9">
                <w:rPr>
                  <w:rFonts w:ascii="Tahoma" w:hAnsi="Tahoma" w:hint="eastAsia"/>
                  <w:color w:val="0033CC"/>
                  <w:sz w:val="18"/>
                  <w:rPrChange w:id="16606" w:author="Chen, Ivy (陳素貞 IEC1)" w:date="2015-01-12T13:45:00Z">
                    <w:rPr>
                      <w:rFonts w:hint="eastAsia"/>
                      <w:color w:val="0033CC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98692C" w:rsidRPr="002F02C9" w:rsidRDefault="0098692C" w:rsidP="0098692C">
            <w:pPr>
              <w:rPr>
                <w:ins w:id="16607" w:author="IEC960923" w:date="2013-02-08T13:20:00Z"/>
                <w:rFonts w:ascii="Tahoma" w:hAnsi="Tahoma"/>
                <w:color w:val="0033CC"/>
                <w:sz w:val="18"/>
                <w:rPrChange w:id="16608" w:author="Chen, Ivy (陳素貞 IEC1)" w:date="2015-01-12T13:45:00Z">
                  <w:rPr>
                    <w:ins w:id="16609" w:author="IEC960923" w:date="2013-02-08T13:20:00Z"/>
                    <w:color w:val="0033CC"/>
                  </w:rPr>
                </w:rPrChange>
              </w:rPr>
            </w:pPr>
          </w:p>
        </w:tc>
        <w:tc>
          <w:tcPr>
            <w:tcW w:w="2629" w:type="dxa"/>
          </w:tcPr>
          <w:p w:rsidR="0098692C" w:rsidRPr="002F02C9" w:rsidRDefault="00152C15" w:rsidP="0098692C">
            <w:pPr>
              <w:rPr>
                <w:ins w:id="16610" w:author="IEC960923" w:date="2013-03-28T14:15:00Z"/>
                <w:rFonts w:ascii="Tahoma" w:hAnsi="Tahoma"/>
                <w:color w:val="0033CC"/>
                <w:sz w:val="18"/>
                <w:rPrChange w:id="16611" w:author="Chen, Ivy (陳素貞 IEC1)" w:date="2015-01-12T13:45:00Z">
                  <w:rPr>
                    <w:ins w:id="16612" w:author="IEC960923" w:date="2013-03-28T14:15:00Z"/>
                    <w:rFonts w:ascii="新細明體" w:eastAsia="新細明體" w:hAnsi="新細明體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613" w:author="IEC960923" w:date="2013-03-28T14:14:00Z">
              <w:r w:rsidRPr="002F02C9">
                <w:rPr>
                  <w:rFonts w:ascii="Tahoma" w:hAnsi="Tahoma" w:hint="eastAsia"/>
                  <w:color w:val="0033CC"/>
                  <w:sz w:val="18"/>
                  <w:rPrChange w:id="16614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選項</w:t>
              </w:r>
            </w:ins>
          </w:p>
          <w:p w:rsidR="004B3B4B" w:rsidRPr="002F02C9" w:rsidRDefault="00152C15" w:rsidP="0098692C">
            <w:pPr>
              <w:rPr>
                <w:ins w:id="16615" w:author="IEC960923" w:date="2013-03-28T14:15:00Z"/>
                <w:rFonts w:ascii="Tahoma" w:hAnsi="Tahoma"/>
                <w:color w:val="0033CC"/>
                <w:sz w:val="18"/>
                <w:rPrChange w:id="16616" w:author="Chen, Ivy (陳素貞 IEC1)" w:date="2015-01-12T13:45:00Z">
                  <w:rPr>
                    <w:ins w:id="16617" w:author="IEC960923" w:date="2013-03-28T14:15:00Z"/>
                    <w:rFonts w:ascii="新細明體" w:eastAsia="新細明體" w:hAnsi="新細明體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6618" w:author="IEC960923" w:date="2013-03-28T14:15:00Z">
              <w:r w:rsidRPr="002F02C9">
                <w:rPr>
                  <w:rFonts w:ascii="Tahoma" w:hAnsi="Tahoma" w:hint="eastAsia"/>
                  <w:color w:val="0033CC"/>
                  <w:sz w:val="18"/>
                  <w:rPrChange w:id="16619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入庫：</w:t>
              </w:r>
              <w:r w:rsidRPr="002F02C9">
                <w:rPr>
                  <w:rFonts w:ascii="Tahoma" w:hAnsi="Tahoma"/>
                  <w:color w:val="0033CC"/>
                  <w:sz w:val="18"/>
                  <w:rPrChange w:id="16620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HoldInput</w:t>
              </w:r>
            </w:ins>
          </w:p>
          <w:p w:rsidR="004B3B4B" w:rsidRPr="002F02C9" w:rsidRDefault="00152C15" w:rsidP="0098692C">
            <w:pPr>
              <w:rPr>
                <w:ins w:id="16621" w:author="IEC960923" w:date="2013-02-08T13:20:00Z"/>
                <w:rFonts w:ascii="Tahoma" w:hAnsi="Tahoma"/>
                <w:color w:val="0033CC"/>
                <w:sz w:val="18"/>
                <w:rPrChange w:id="16622" w:author="Chen, Ivy (陳素貞 IEC1)" w:date="2015-01-12T13:45:00Z">
                  <w:rPr>
                    <w:ins w:id="16623" w:author="IEC960923" w:date="2013-02-08T13:20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6624" w:author="IEC960923" w:date="2013-03-28T14:15:00Z">
              <w:r w:rsidRPr="002F02C9">
                <w:rPr>
                  <w:rFonts w:ascii="Tahoma" w:hAnsi="Tahoma" w:hint="eastAsia"/>
                  <w:color w:val="0033CC"/>
                  <w:sz w:val="18"/>
                  <w:rPrChange w:id="16625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出庫：</w:t>
              </w:r>
              <w:r w:rsidRPr="002F02C9">
                <w:rPr>
                  <w:rFonts w:ascii="Tahoma" w:hAnsi="Tahoma"/>
                  <w:color w:val="0033CC"/>
                  <w:sz w:val="18"/>
                  <w:rPrChange w:id="16626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HoldOutput</w:t>
              </w:r>
            </w:ins>
          </w:p>
        </w:tc>
      </w:tr>
      <w:tr w:rsidR="00441ECA" w:rsidRPr="002F02C9" w:rsidTr="0098692C">
        <w:trPr>
          <w:ins w:id="16627" w:author="IEC960923" w:date="2013-02-08T13:20:00Z"/>
        </w:trPr>
        <w:tc>
          <w:tcPr>
            <w:tcW w:w="445" w:type="dxa"/>
          </w:tcPr>
          <w:p w:rsidR="00441ECA" w:rsidRPr="002F02C9" w:rsidRDefault="00152C15" w:rsidP="0098692C">
            <w:pPr>
              <w:rPr>
                <w:ins w:id="16628" w:author="IEC960923" w:date="2013-02-08T13:20:00Z"/>
                <w:rFonts w:ascii="Tahoma" w:eastAsia="新細明體" w:hAnsi="Tahoma"/>
                <w:color w:val="0033CC"/>
                <w:sz w:val="18"/>
                <w:lang w:eastAsia="zh-TW"/>
                <w:rPrChange w:id="16629" w:author="Chen, Ivy (陳素貞 IEC1)" w:date="2015-01-12T13:45:00Z">
                  <w:rPr>
                    <w:ins w:id="16630" w:author="IEC960923" w:date="2013-02-08T13:20:00Z"/>
                    <w:color w:val="0033CC"/>
                  </w:rPr>
                </w:rPrChange>
              </w:rPr>
            </w:pPr>
            <w:ins w:id="16631" w:author="IEC960923" w:date="2013-02-19T17:19:00Z"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6632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6</w:t>
              </w:r>
            </w:ins>
          </w:p>
        </w:tc>
        <w:tc>
          <w:tcPr>
            <w:tcW w:w="1310" w:type="dxa"/>
          </w:tcPr>
          <w:p w:rsidR="00441ECA" w:rsidRPr="002F02C9" w:rsidRDefault="00152C15" w:rsidP="0098692C">
            <w:pPr>
              <w:rPr>
                <w:ins w:id="16633" w:author="IEC960923" w:date="2013-02-08T13:20:00Z"/>
                <w:rFonts w:ascii="Tahoma" w:eastAsia="新細明體" w:hAnsi="Tahoma"/>
                <w:color w:val="0033CC"/>
                <w:sz w:val="18"/>
                <w:lang w:eastAsia="zh-TW"/>
                <w:rPrChange w:id="16634" w:author="Chen, Ivy (陳素貞 IEC1)" w:date="2015-01-12T13:45:00Z">
                  <w:rPr>
                    <w:ins w:id="16635" w:author="IEC960923" w:date="2013-02-08T13:20:00Z"/>
                    <w:color w:val="0033CC"/>
                  </w:rPr>
                </w:rPrChange>
              </w:rPr>
            </w:pPr>
            <w:ins w:id="16636" w:author="IEC960923" w:date="2013-03-28T14:15:00Z">
              <w:r w:rsidRPr="002F02C9">
                <w:rPr>
                  <w:rFonts w:ascii="Tahoma" w:eastAsia="新細明體" w:hAnsi="Tahoma" w:hint="eastAsia"/>
                  <w:color w:val="0033CC"/>
                  <w:sz w:val="18"/>
                  <w:lang w:eastAsia="zh-TW"/>
                  <w:rPrChange w:id="16637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是否禁用</w:t>
              </w:r>
            </w:ins>
          </w:p>
        </w:tc>
        <w:tc>
          <w:tcPr>
            <w:tcW w:w="916" w:type="dxa"/>
          </w:tcPr>
          <w:p w:rsidR="00441ECA" w:rsidRPr="002F02C9" w:rsidRDefault="00152C15" w:rsidP="0098692C">
            <w:pPr>
              <w:rPr>
                <w:ins w:id="16638" w:author="IEC960923" w:date="2013-02-08T13:20:00Z"/>
                <w:rFonts w:ascii="Tahoma" w:hAnsi="Tahoma"/>
                <w:color w:val="0033CC"/>
                <w:sz w:val="18"/>
                <w:rPrChange w:id="16639" w:author="Chen, Ivy (陳素貞 IEC1)" w:date="2015-01-12T13:45:00Z">
                  <w:rPr>
                    <w:ins w:id="16640" w:author="IEC960923" w:date="2013-02-08T13:20:00Z"/>
                    <w:rFonts w:ascii="SimSun" w:hAnsi="SimSun"/>
                    <w:color w:val="0033CC"/>
                  </w:rPr>
                </w:rPrChange>
              </w:rPr>
            </w:pPr>
            <w:ins w:id="16641" w:author="IEC960923" w:date="2013-03-28T14:15:00Z">
              <w:r w:rsidRPr="002F02C9">
                <w:rPr>
                  <w:rFonts w:ascii="Tahoma" w:hAnsi="Tahoma"/>
                  <w:color w:val="0033CC"/>
                  <w:sz w:val="18"/>
                  <w:rPrChange w:id="16642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441ECA" w:rsidRPr="002F02C9" w:rsidRDefault="00441ECA" w:rsidP="0098692C">
            <w:pPr>
              <w:rPr>
                <w:ins w:id="16643" w:author="IEC960923" w:date="2013-02-08T13:20:00Z"/>
                <w:rFonts w:ascii="Tahoma" w:hAnsi="Tahoma"/>
                <w:color w:val="0033CC"/>
                <w:sz w:val="18"/>
                <w:rPrChange w:id="16644" w:author="Chen, Ivy (陳素貞 IEC1)" w:date="2015-01-12T13:45:00Z">
                  <w:rPr>
                    <w:ins w:id="16645" w:author="IEC960923" w:date="2013-02-08T13:20:00Z"/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EC57B5" w:rsidRPr="002F02C9" w:rsidRDefault="00152C15">
            <w:pPr>
              <w:rPr>
                <w:ins w:id="16646" w:author="IEC960923" w:date="2013-02-08T13:20:00Z"/>
                <w:rFonts w:ascii="Tahoma" w:eastAsia="新細明體" w:hAnsi="Tahoma"/>
                <w:color w:val="0033CC"/>
                <w:sz w:val="18"/>
                <w:lang w:eastAsia="zh-TW"/>
                <w:rPrChange w:id="16647" w:author="Chen, Ivy (陳素貞 IEC1)" w:date="2015-01-12T13:45:00Z">
                  <w:rPr>
                    <w:ins w:id="16648" w:author="IEC960923" w:date="2013-02-08T13:20:00Z"/>
                    <w:rFonts w:eastAsia="新細明體"/>
                    <w:color w:val="0033CC"/>
                    <w:lang w:eastAsia="zh-TW"/>
                  </w:rPr>
                </w:rPrChange>
              </w:rPr>
            </w:pPr>
            <w:ins w:id="16649" w:author="IEC960923" w:date="2013-02-08T14:40:00Z"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6650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‘</w:t>
              </w:r>
            </w:ins>
            <w:ins w:id="16651" w:author="IEC960923" w:date="2013-03-28T14:15:00Z">
              <w:r w:rsidRPr="002F02C9">
                <w:rPr>
                  <w:rFonts w:ascii="Tahoma" w:eastAsia="新細明體" w:hAnsi="Tahoma" w:hint="eastAsia"/>
                  <w:color w:val="0033CC"/>
                  <w:sz w:val="18"/>
                  <w:lang w:eastAsia="zh-TW"/>
                  <w:rPrChange w:id="16652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禁止</w:t>
              </w:r>
            </w:ins>
            <w:ins w:id="16653" w:author="IEC960923" w:date="2013-02-08T14:40:00Z"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6654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’</w:t>
              </w:r>
            </w:ins>
          </w:p>
        </w:tc>
        <w:tc>
          <w:tcPr>
            <w:tcW w:w="680" w:type="dxa"/>
          </w:tcPr>
          <w:p w:rsidR="00441ECA" w:rsidRPr="002F02C9" w:rsidRDefault="00152C15" w:rsidP="0098692C">
            <w:pPr>
              <w:rPr>
                <w:ins w:id="16655" w:author="IEC960923" w:date="2013-02-08T13:20:00Z"/>
                <w:rFonts w:ascii="Tahoma" w:hAnsi="Tahoma"/>
                <w:color w:val="0033CC"/>
                <w:sz w:val="18"/>
                <w:rPrChange w:id="16656" w:author="Chen, Ivy (陳素貞 IEC1)" w:date="2015-01-12T13:45:00Z">
                  <w:rPr>
                    <w:ins w:id="16657" w:author="IEC960923" w:date="2013-02-08T13:20:00Z"/>
                    <w:color w:val="0033CC"/>
                  </w:rPr>
                </w:rPrChange>
              </w:rPr>
            </w:pPr>
            <w:ins w:id="16658" w:author="IEC960923" w:date="2013-02-08T14:36:00Z">
              <w:r w:rsidRPr="002F02C9">
                <w:rPr>
                  <w:rFonts w:ascii="Tahoma" w:hAnsi="Tahoma" w:hint="eastAsia"/>
                  <w:color w:val="0033CC"/>
                  <w:sz w:val="18"/>
                  <w:rPrChange w:id="16659" w:author="Chen, Ivy (陳素貞 IEC1)" w:date="2015-01-12T13:45:00Z">
                    <w:rPr>
                      <w:rFonts w:hint="eastAsia"/>
                      <w:color w:val="0033CC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441ECA" w:rsidRPr="002F02C9" w:rsidRDefault="00441ECA" w:rsidP="0098692C">
            <w:pPr>
              <w:rPr>
                <w:ins w:id="16660" w:author="IEC960923" w:date="2013-02-08T13:20:00Z"/>
                <w:rFonts w:ascii="Tahoma" w:hAnsi="Tahoma"/>
                <w:color w:val="0033CC"/>
                <w:sz w:val="18"/>
                <w:rPrChange w:id="16661" w:author="Chen, Ivy (陳素貞 IEC1)" w:date="2015-01-12T13:45:00Z">
                  <w:rPr>
                    <w:ins w:id="16662" w:author="IEC960923" w:date="2013-02-08T13:20:00Z"/>
                    <w:rFonts w:ascii="SimSun"/>
                    <w:color w:val="0033CC"/>
                  </w:rPr>
                </w:rPrChange>
              </w:rPr>
            </w:pPr>
          </w:p>
        </w:tc>
        <w:tc>
          <w:tcPr>
            <w:tcW w:w="2629" w:type="dxa"/>
          </w:tcPr>
          <w:p w:rsidR="004B3B4B" w:rsidRPr="002F02C9" w:rsidRDefault="00152C15" w:rsidP="004B3B4B">
            <w:pPr>
              <w:rPr>
                <w:ins w:id="16663" w:author="IEC960923" w:date="2013-03-28T14:16:00Z"/>
                <w:rFonts w:ascii="Tahoma" w:hAnsi="Tahoma"/>
                <w:color w:val="0033CC"/>
                <w:sz w:val="18"/>
                <w:lang w:eastAsia="zh-TW"/>
                <w:rPrChange w:id="16664" w:author="Chen, Ivy (陳素貞 IEC1)" w:date="2015-01-12T13:45:00Z">
                  <w:rPr>
                    <w:ins w:id="16665" w:author="IEC960923" w:date="2013-03-28T14:16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6666" w:author="IEC960923" w:date="2013-03-28T14:16:00Z">
              <w:r w:rsidRPr="002F02C9">
                <w:rPr>
                  <w:rFonts w:ascii="Tahoma" w:hAnsi="Tahoma" w:hint="eastAsia"/>
                  <w:color w:val="0033CC"/>
                  <w:sz w:val="18"/>
                  <w:lang w:eastAsia="zh-TW"/>
                  <w:rPrChange w:id="16667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選項</w:t>
              </w:r>
            </w:ins>
          </w:p>
          <w:p w:rsidR="004B3B4B" w:rsidRPr="002F02C9" w:rsidRDefault="00152C15" w:rsidP="004B3B4B">
            <w:pPr>
              <w:rPr>
                <w:ins w:id="16668" w:author="IEC960923" w:date="2013-03-28T14:16:00Z"/>
                <w:rFonts w:ascii="Tahoma" w:hAnsi="Tahoma"/>
                <w:color w:val="0033CC"/>
                <w:sz w:val="18"/>
                <w:lang w:eastAsia="zh-TW"/>
                <w:rPrChange w:id="16669" w:author="Chen, Ivy (陳素貞 IEC1)" w:date="2015-01-12T13:45:00Z">
                  <w:rPr>
                    <w:ins w:id="16670" w:author="IEC960923" w:date="2013-03-28T14:16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6671" w:author="IEC960923" w:date="2013-03-28T14:16:00Z">
              <w:r w:rsidRPr="002F02C9">
                <w:rPr>
                  <w:rFonts w:ascii="Tahoma" w:hAnsi="Tahoma" w:hint="eastAsia"/>
                  <w:color w:val="0033CC"/>
                  <w:sz w:val="18"/>
                  <w:lang w:eastAsia="zh-TW"/>
                  <w:rPrChange w:id="16672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禁止：</w:t>
              </w:r>
              <w:r w:rsidRPr="002F02C9">
                <w:rPr>
                  <w:rFonts w:ascii="Tahoma" w:hAnsi="Tahoma"/>
                  <w:color w:val="0033CC"/>
                  <w:sz w:val="18"/>
                  <w:lang w:eastAsia="zh-TW"/>
                  <w:rPrChange w:id="16673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Y</w:t>
              </w:r>
            </w:ins>
          </w:p>
          <w:p w:rsidR="00441ECA" w:rsidRPr="002F02C9" w:rsidRDefault="00152C15" w:rsidP="004B3B4B">
            <w:pPr>
              <w:rPr>
                <w:ins w:id="16674" w:author="IEC960923" w:date="2013-02-08T13:20:00Z"/>
                <w:rFonts w:ascii="Tahoma" w:hAnsi="Tahoma"/>
                <w:color w:val="0033CC"/>
                <w:sz w:val="18"/>
                <w:lang w:eastAsia="zh-TW"/>
                <w:rPrChange w:id="16675" w:author="Chen, Ivy (陳素貞 IEC1)" w:date="2015-01-12T13:45:00Z">
                  <w:rPr>
                    <w:ins w:id="16676" w:author="IEC960923" w:date="2013-02-08T13:20:00Z"/>
                    <w:color w:val="0033CC"/>
                  </w:rPr>
                </w:rPrChange>
              </w:rPr>
            </w:pPr>
            <w:ins w:id="16677" w:author="IEC960923" w:date="2013-03-28T14:16:00Z">
              <w:r w:rsidRPr="002F02C9">
                <w:rPr>
                  <w:rFonts w:ascii="Tahoma" w:hAnsi="Tahoma" w:hint="eastAsia"/>
                  <w:color w:val="0033CC"/>
                  <w:sz w:val="18"/>
                  <w:lang w:eastAsia="zh-TW"/>
                  <w:rPrChange w:id="16678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准許：</w:t>
              </w:r>
              <w:r w:rsidRPr="002F02C9">
                <w:rPr>
                  <w:rFonts w:ascii="Tahoma" w:hAnsi="Tahoma"/>
                  <w:color w:val="0033CC"/>
                  <w:sz w:val="18"/>
                  <w:lang w:eastAsia="zh-TW"/>
                  <w:rPrChange w:id="16679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N</w:t>
              </w:r>
            </w:ins>
          </w:p>
        </w:tc>
      </w:tr>
      <w:tr w:rsidR="0098692C" w:rsidRPr="002F02C9" w:rsidTr="0098692C">
        <w:trPr>
          <w:ins w:id="16680" w:author="IEC960923" w:date="2013-02-08T13:20:00Z"/>
        </w:trPr>
        <w:tc>
          <w:tcPr>
            <w:tcW w:w="445" w:type="dxa"/>
          </w:tcPr>
          <w:p w:rsidR="0098692C" w:rsidRPr="002F02C9" w:rsidRDefault="00152C15" w:rsidP="0098692C">
            <w:pPr>
              <w:rPr>
                <w:ins w:id="16681" w:author="IEC960923" w:date="2013-02-08T13:20:00Z"/>
                <w:rFonts w:ascii="Tahoma" w:eastAsia="新細明體" w:hAnsi="Tahoma"/>
                <w:color w:val="0033CC"/>
                <w:sz w:val="18"/>
                <w:lang w:eastAsia="zh-TW"/>
                <w:rPrChange w:id="16682" w:author="Chen, Ivy (陳素貞 IEC1)" w:date="2015-01-12T13:45:00Z">
                  <w:rPr>
                    <w:ins w:id="16683" w:author="IEC960923" w:date="2013-02-08T13:20:00Z"/>
                    <w:color w:val="0033CC"/>
                  </w:rPr>
                </w:rPrChange>
              </w:rPr>
            </w:pPr>
            <w:ins w:id="16684" w:author="IEC960923" w:date="2013-02-08T13:20:00Z">
              <w:r w:rsidRPr="002F02C9">
                <w:rPr>
                  <w:rFonts w:ascii="Tahoma" w:hAnsi="Tahoma"/>
                  <w:color w:val="0033CC"/>
                  <w:sz w:val="18"/>
                  <w:rPrChange w:id="16685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highlight w:val="lightGray"/>
                      <w:u w:val="single"/>
                    </w:rPr>
                  </w:rPrChange>
                </w:rPr>
                <w:t>7</w:t>
              </w:r>
            </w:ins>
          </w:p>
        </w:tc>
        <w:tc>
          <w:tcPr>
            <w:tcW w:w="1310" w:type="dxa"/>
          </w:tcPr>
          <w:p w:rsidR="0098692C" w:rsidRPr="002F02C9" w:rsidRDefault="00152C15" w:rsidP="0098692C">
            <w:pPr>
              <w:rPr>
                <w:ins w:id="16686" w:author="IEC960923" w:date="2013-02-08T13:20:00Z"/>
                <w:rFonts w:ascii="Tahoma" w:hAnsi="Tahoma"/>
                <w:color w:val="0033CC"/>
                <w:sz w:val="18"/>
                <w:rPrChange w:id="16687" w:author="Chen, Ivy (陳素貞 IEC1)" w:date="2015-01-12T13:45:00Z">
                  <w:rPr>
                    <w:ins w:id="16688" w:author="IEC960923" w:date="2013-02-08T13:20:00Z"/>
                    <w:color w:val="0033CC"/>
                  </w:rPr>
                </w:rPrChange>
              </w:rPr>
            </w:pPr>
            <w:ins w:id="16689" w:author="IEC960923" w:date="2013-02-08T13:20:00Z">
              <w:r w:rsidRPr="002F02C9">
                <w:rPr>
                  <w:rFonts w:ascii="Tahoma" w:hAnsi="Tahoma"/>
                  <w:color w:val="0033CC"/>
                  <w:sz w:val="18"/>
                  <w:rPrChange w:id="16690" w:author="Chen, Ivy (陳素貞 IEC1)" w:date="2015-01-12T13:45:00Z">
                    <w:rPr>
                      <w:color w:val="0033CC"/>
                      <w:u w:val="single"/>
                    </w:rPr>
                  </w:rPrChange>
                </w:rPr>
                <w:t>Save</w:t>
              </w:r>
            </w:ins>
          </w:p>
        </w:tc>
        <w:tc>
          <w:tcPr>
            <w:tcW w:w="916" w:type="dxa"/>
          </w:tcPr>
          <w:p w:rsidR="0098692C" w:rsidRPr="002F02C9" w:rsidRDefault="00152C15" w:rsidP="0098692C">
            <w:pPr>
              <w:rPr>
                <w:ins w:id="16691" w:author="IEC960923" w:date="2013-02-08T13:20:00Z"/>
                <w:rFonts w:ascii="Tahoma" w:hAnsi="Tahoma"/>
                <w:color w:val="0033CC"/>
                <w:sz w:val="18"/>
                <w:rPrChange w:id="16692" w:author="Chen, Ivy (陳素貞 IEC1)" w:date="2015-01-12T13:45:00Z">
                  <w:rPr>
                    <w:ins w:id="16693" w:author="IEC960923" w:date="2013-02-08T13:20:00Z"/>
                    <w:rFonts w:ascii="SimSun" w:hAnsi="SimSun"/>
                    <w:color w:val="0033CC"/>
                  </w:rPr>
                </w:rPrChange>
              </w:rPr>
            </w:pPr>
            <w:ins w:id="16694" w:author="IEC960923" w:date="2013-02-08T13:20:00Z">
              <w:r w:rsidRPr="002F02C9">
                <w:rPr>
                  <w:rFonts w:ascii="Tahoma" w:hAnsi="Tahoma"/>
                  <w:color w:val="0033CC"/>
                  <w:sz w:val="18"/>
                  <w:rPrChange w:id="16695" w:author="Chen, Ivy (陳素貞 IEC1)" w:date="2015-01-12T13:45:00Z">
                    <w:rPr>
                      <w:rFonts w:ascii="SimSun" w:hAnsi="SimSun"/>
                      <w:color w:val="0033CC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98692C" w:rsidRPr="002F02C9" w:rsidRDefault="0098692C" w:rsidP="0098692C">
            <w:pPr>
              <w:rPr>
                <w:ins w:id="16696" w:author="IEC960923" w:date="2013-02-08T13:20:00Z"/>
                <w:rFonts w:ascii="Tahoma" w:hAnsi="Tahoma"/>
                <w:color w:val="0033CC"/>
                <w:sz w:val="18"/>
                <w:rPrChange w:id="16697" w:author="Chen, Ivy (陳素貞 IEC1)" w:date="2015-01-12T13:45:00Z">
                  <w:rPr>
                    <w:ins w:id="16698" w:author="IEC960923" w:date="2013-02-08T13:20:00Z"/>
                    <w:color w:val="0033CC"/>
                  </w:rPr>
                </w:rPrChange>
              </w:rPr>
            </w:pPr>
          </w:p>
        </w:tc>
        <w:tc>
          <w:tcPr>
            <w:tcW w:w="1432" w:type="dxa"/>
          </w:tcPr>
          <w:p w:rsidR="0098692C" w:rsidRPr="002F02C9" w:rsidRDefault="0098692C" w:rsidP="0098692C">
            <w:pPr>
              <w:rPr>
                <w:ins w:id="16699" w:author="IEC960923" w:date="2013-02-08T13:20:00Z"/>
                <w:rFonts w:ascii="Tahoma" w:hAnsi="Tahoma"/>
                <w:color w:val="0033CC"/>
                <w:sz w:val="18"/>
                <w:rPrChange w:id="16700" w:author="Chen, Ivy (陳素貞 IEC1)" w:date="2015-01-12T13:45:00Z">
                  <w:rPr>
                    <w:ins w:id="16701" w:author="IEC960923" w:date="2013-02-08T13:20:00Z"/>
                    <w:rFonts w:ascii="SimSun" w:hAnsi="SimSun"/>
                    <w:color w:val="0033CC"/>
                  </w:rPr>
                </w:rPrChange>
              </w:rPr>
            </w:pPr>
          </w:p>
        </w:tc>
        <w:tc>
          <w:tcPr>
            <w:tcW w:w="680" w:type="dxa"/>
          </w:tcPr>
          <w:p w:rsidR="0098692C" w:rsidRPr="002F02C9" w:rsidRDefault="0098692C" w:rsidP="0098692C">
            <w:pPr>
              <w:rPr>
                <w:ins w:id="16702" w:author="IEC960923" w:date="2013-02-08T13:20:00Z"/>
                <w:rFonts w:ascii="Tahoma" w:hAnsi="Tahoma"/>
                <w:color w:val="0033CC"/>
                <w:sz w:val="18"/>
                <w:rPrChange w:id="16703" w:author="Chen, Ivy (陳素貞 IEC1)" w:date="2015-01-12T13:45:00Z">
                  <w:rPr>
                    <w:ins w:id="16704" w:author="IEC960923" w:date="2013-02-08T13:20:00Z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RDefault="00152C15">
            <w:pPr>
              <w:rPr>
                <w:ins w:id="16705" w:author="IEC960923" w:date="2013-02-08T13:20:00Z"/>
                <w:rFonts w:ascii="Tahoma" w:hAnsi="Tahoma"/>
                <w:b/>
                <w:color w:val="0033CC"/>
                <w:sz w:val="18"/>
                <w:rPrChange w:id="16706" w:author="Chen, Ivy (陳素貞 IEC1)" w:date="2015-01-12T13:45:00Z">
                  <w:rPr>
                    <w:ins w:id="16707" w:author="IEC960923" w:date="2013-02-08T13:20:00Z"/>
                    <w:rFonts w:ascii="SimSun" w:hAnsi="SimSun"/>
                    <w:color w:val="0033CC"/>
                  </w:rPr>
                </w:rPrChange>
              </w:rPr>
              <w:pPrChange w:id="16708" w:author="IEC960923" w:date="2013-02-08T14:39:00Z">
                <w:pPr>
                  <w:ind w:left="100" w:hangingChars="50" w:hanging="100"/>
                </w:pPr>
              </w:pPrChange>
            </w:pPr>
            <w:ins w:id="16709" w:author="IEC960923" w:date="2013-02-08T13:20:00Z">
              <w:r w:rsidRPr="002F02C9">
                <w:rPr>
                  <w:rFonts w:ascii="Tahoma" w:hAnsi="Tahoma"/>
                  <w:b/>
                  <w:color w:val="0033CC"/>
                  <w:sz w:val="18"/>
                  <w:rPrChange w:id="16710" w:author="Chen, Ivy (陳素貞 IEC1)" w:date="2015-01-12T13:45:00Z">
                    <w:rPr>
                      <w:rFonts w:ascii="SimSun" w:hAnsi="SimSun"/>
                      <w:color w:val="0033CC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Tahoma" w:hAnsi="Tahoma" w:hint="eastAsia"/>
                  <w:b/>
                  <w:color w:val="0033CC"/>
                  <w:sz w:val="18"/>
                  <w:rPrChange w:id="16711" w:author="Chen, Ivy (陳素貞 IEC1)" w:date="2015-01-12T13:45:00Z">
                    <w:rPr>
                      <w:rFonts w:ascii="SimSun" w:hAnsi="SimSun" w:hint="eastAsia"/>
                      <w:color w:val="0033CC"/>
                      <w:u w:val="single"/>
                    </w:rPr>
                  </w:rPrChange>
                </w:rPr>
                <w:t>：</w:t>
              </w:r>
            </w:ins>
          </w:p>
          <w:p w:rsidR="0098692C" w:rsidRPr="002F02C9" w:rsidRDefault="00152C15">
            <w:pPr>
              <w:rPr>
                <w:ins w:id="16712" w:author="IEC960923" w:date="2013-02-08T13:20:00Z"/>
                <w:rFonts w:ascii="Tahoma" w:hAnsi="Tahoma"/>
                <w:color w:val="0033CC"/>
                <w:sz w:val="18"/>
                <w:rPrChange w:id="16713" w:author="Chen, Ivy (陳素貞 IEC1)" w:date="2015-01-12T13:45:00Z">
                  <w:rPr>
                    <w:ins w:id="16714" w:author="IEC960923" w:date="2013-02-08T13:20:00Z"/>
                    <w:rFonts w:ascii="SimSun" w:hAnsi="SimSun"/>
                    <w:color w:val="0033CC"/>
                  </w:rPr>
                </w:rPrChange>
              </w:rPr>
            </w:pPr>
            <w:ins w:id="16715" w:author="IEC960923" w:date="2013-02-08T14:36:00Z">
              <w:r w:rsidRPr="002F02C9">
                <w:rPr>
                  <w:rFonts w:ascii="Tahoma" w:hAnsi="Tahoma"/>
                  <w:color w:val="0033CC"/>
                  <w:sz w:val="18"/>
                  <w:rPrChange w:id="16716" w:author="Chen, Ivy (陳素貞 IEC1)" w:date="2015-01-12T13:45:00Z">
                    <w:rPr>
                      <w:rFonts w:ascii="SimSun" w:eastAsia="新細明體" w:hAnsi="SimSun"/>
                      <w:color w:val="0033CC"/>
                      <w:u w:val="single"/>
                      <w:lang w:eastAsia="zh-TW"/>
                    </w:rPr>
                  </w:rPrChange>
                </w:rPr>
                <w:t>1</w:t>
              </w:r>
            </w:ins>
            <w:ins w:id="16717" w:author="IEC960923" w:date="2013-02-08T13:20:00Z">
              <w:r w:rsidRPr="002F02C9">
                <w:rPr>
                  <w:rFonts w:ascii="Tahoma" w:hAnsi="Tahoma" w:hint="eastAsia"/>
                  <w:color w:val="0033CC"/>
                  <w:sz w:val="18"/>
                  <w:rPrChange w:id="16718" w:author="Chen, Ivy (陳素貞 IEC1)" w:date="2015-01-12T13:45:00Z">
                    <w:rPr>
                      <w:rFonts w:ascii="SimSun" w:hAnsi="SimSun" w:hint="eastAsia"/>
                      <w:color w:val="0033CC"/>
                      <w:u w:val="single"/>
                    </w:rPr>
                  </w:rPrChange>
                </w:rPr>
                <w:t>、</w:t>
              </w:r>
            </w:ins>
            <w:ins w:id="16719" w:author="IEC960923" w:date="2013-02-08T14:37:00Z">
              <w:r w:rsidRPr="002F02C9">
                <w:rPr>
                  <w:rFonts w:ascii="Tahoma" w:hAnsi="Tahoma" w:hint="eastAsia"/>
                  <w:color w:val="0033CC"/>
                  <w:sz w:val="18"/>
                  <w:rPrChange w:id="16720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u w:val="single"/>
                      <w:lang w:eastAsia="zh-TW"/>
                    </w:rPr>
                  </w:rPrChange>
                </w:rPr>
                <w:t>以</w:t>
              </w:r>
            </w:ins>
            <w:ins w:id="16721" w:author="IEC960923" w:date="2013-02-21T15:51:00Z">
              <w:r w:rsidRPr="002F02C9">
                <w:rPr>
                  <w:rFonts w:ascii="Tahoma" w:hAnsi="Tahoma" w:hint="eastAsia"/>
                  <w:color w:val="0033CC"/>
                  <w:sz w:val="18"/>
                  <w:rPrChange w:id="16722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勾選的</w:t>
              </w:r>
            </w:ins>
            <w:ins w:id="16723" w:author="IEC960923" w:date="2013-02-08T14:37:00Z">
              <w:r w:rsidRPr="002F02C9">
                <w:rPr>
                  <w:rFonts w:ascii="Tahoma" w:hAnsi="Tahoma"/>
                  <w:color w:val="0033CC"/>
                  <w:sz w:val="18"/>
                  <w:rPrChange w:id="16724" w:author="Chen, Ivy (陳素貞 IEC1)" w:date="2015-01-12T13:45:00Z">
                    <w:rPr>
                      <w:rFonts w:ascii="新細明體" w:eastAsia="新細明體" w:hAnsi="新細明體"/>
                      <w:color w:val="0033CC"/>
                      <w:u w:val="single"/>
                      <w:lang w:eastAsia="zh-TW"/>
                    </w:rPr>
                  </w:rPrChange>
                </w:rPr>
                <w:t>Location ID</w:t>
              </w:r>
            </w:ins>
            <w:ins w:id="16725" w:author="IEC960923" w:date="2013-02-21T15:51:00Z">
              <w:r w:rsidRPr="002F02C9">
                <w:rPr>
                  <w:rFonts w:ascii="Tahoma" w:hAnsi="Tahoma"/>
                  <w:color w:val="0033CC"/>
                  <w:sz w:val="18"/>
                  <w:rPrChange w:id="16726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 xml:space="preserve"> List</w:t>
              </w:r>
            </w:ins>
            <w:ins w:id="16727" w:author="IEC960923" w:date="2013-02-21T15:52:00Z">
              <w:r w:rsidRPr="002F02C9">
                <w:rPr>
                  <w:rFonts w:ascii="Tahoma" w:hAnsi="Tahoma" w:hint="eastAsia"/>
                  <w:color w:val="0033CC"/>
                  <w:sz w:val="18"/>
                  <w:rPrChange w:id="16728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為條件</w:t>
              </w:r>
            </w:ins>
            <w:ins w:id="16729" w:author="IEC960923" w:date="2013-02-08T14:37:00Z">
              <w:r w:rsidRPr="002F02C9">
                <w:rPr>
                  <w:rFonts w:ascii="Tahoma" w:hAnsi="Tahoma" w:hint="eastAsia"/>
                  <w:color w:val="0033CC"/>
                  <w:sz w:val="18"/>
                  <w:rPrChange w:id="16730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u w:val="single"/>
                      <w:lang w:eastAsia="zh-TW"/>
                    </w:rPr>
                  </w:rPrChange>
                </w:rPr>
                <w:t>，更新</w:t>
              </w:r>
              <w:r w:rsidRPr="002F02C9">
                <w:rPr>
                  <w:rFonts w:ascii="Tahoma" w:hAnsi="Tahoma"/>
                  <w:color w:val="0033CC"/>
                  <w:sz w:val="18"/>
                  <w:rPrChange w:id="16731" w:author="Chen, Ivy (陳素貞 IEC1)" w:date="2015-01-12T13:45:00Z">
                    <w:rPr>
                      <w:rFonts w:ascii="新細明體" w:eastAsia="新細明體" w:hAnsi="新細明體"/>
                      <w:color w:val="0033CC"/>
                      <w:u w:val="single"/>
                      <w:lang w:eastAsia="zh-TW"/>
                    </w:rPr>
                  </w:rPrChange>
                </w:rPr>
                <w:t xml:space="preserve">Hold Input 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6732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="Tahoma" w:hAnsi="Tahoma"/>
                  <w:color w:val="0033CC"/>
                  <w:sz w:val="18"/>
                  <w:rPrChange w:id="16733" w:author="Chen, Ivy (陳素貞 IEC1)" w:date="2015-01-12T13:45:00Z">
                    <w:rPr>
                      <w:rFonts w:ascii="新細明體" w:eastAsia="新細明體" w:hAnsi="新細明體"/>
                      <w:color w:val="0033CC"/>
                      <w:u w:val="single"/>
                      <w:lang w:eastAsia="zh-TW"/>
                    </w:rPr>
                  </w:rPrChange>
                </w:rPr>
                <w:t xml:space="preserve">Hold Output </w:t>
              </w:r>
            </w:ins>
            <w:ins w:id="16734" w:author="IEC960923" w:date="2013-02-08T14:38:00Z">
              <w:r w:rsidRPr="002F02C9">
                <w:rPr>
                  <w:rFonts w:ascii="Tahoma" w:hAnsi="Tahoma" w:hint="eastAsia"/>
                  <w:color w:val="0033CC"/>
                  <w:sz w:val="18"/>
                  <w:rPrChange w:id="16735" w:author="Chen, Ivy (陳素貞 IEC1)" w:date="2015-01-12T13:45:00Z">
                    <w:rPr>
                      <w:rFonts w:ascii="新細明體" w:eastAsia="新細明體" w:hAnsi="新細明體" w:hint="eastAsia"/>
                      <w:color w:val="0033CC"/>
                      <w:u w:val="single"/>
                      <w:lang w:eastAsia="zh-TW"/>
                    </w:rPr>
                  </w:rPrChange>
                </w:rPr>
                <w:t>至</w:t>
              </w:r>
              <w:r w:rsidRPr="002F02C9">
                <w:rPr>
                  <w:rFonts w:ascii="Tahoma" w:hAnsi="Tahoma"/>
                  <w:color w:val="0033CC"/>
                  <w:sz w:val="18"/>
                  <w:rPrChange w:id="16736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highlight w:val="lightGray"/>
                      <w:u w:val="single"/>
                    </w:rPr>
                  </w:rPrChange>
                </w:rPr>
                <w:t>B</w:t>
              </w:r>
            </w:ins>
            <w:ins w:id="16737" w:author="IEC960923" w:date="2013-02-21T15:58:00Z">
              <w:r w:rsidRPr="002F02C9">
                <w:rPr>
                  <w:rFonts w:ascii="Tahoma" w:hAnsi="Tahoma"/>
                  <w:color w:val="0033CC"/>
                  <w:sz w:val="18"/>
                  <w:rPrChange w:id="16738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S</w:t>
              </w:r>
            </w:ins>
            <w:ins w:id="16739" w:author="IEC960923" w:date="2013-02-08T14:38:00Z">
              <w:r w:rsidRPr="002F02C9">
                <w:rPr>
                  <w:rFonts w:ascii="Tahoma" w:hAnsi="Tahoma"/>
                  <w:color w:val="0033CC"/>
                  <w:sz w:val="18"/>
                  <w:rPrChange w:id="16740" w:author="Chen, Ivy (陳素貞 IEC1)" w:date="2015-01-12T13:45:00Z">
                    <w:rPr>
                      <w:rFonts w:ascii="新細明體" w:eastAsia="新細明體" w:hAnsi="新細明體"/>
                      <w:color w:val="0033CC"/>
                      <w:u w:val="single"/>
                      <w:lang w:eastAsia="zh-TW"/>
                    </w:rPr>
                  </w:rPrChange>
                </w:rPr>
                <w:t>am Location</w:t>
              </w:r>
            </w:ins>
            <w:ins w:id="16741" w:author="IEC960923" w:date="2013-02-08T13:20:00Z">
              <w:r w:rsidRPr="002F02C9">
                <w:rPr>
                  <w:rFonts w:ascii="Tahoma" w:hAnsi="Tahoma" w:hint="eastAsia"/>
                  <w:color w:val="0033CC"/>
                  <w:sz w:val="18"/>
                  <w:rPrChange w:id="16742" w:author="Chen, Ivy (陳素貞 IEC1)" w:date="2015-01-12T13:45:00Z">
                    <w:rPr>
                      <w:rFonts w:ascii="SimSun" w:hAnsi="SimSun" w:hint="eastAsia"/>
                      <w:color w:val="0033CC"/>
                      <w:u w:val="single"/>
                    </w:rPr>
                  </w:rPrChange>
                </w:rPr>
                <w:t>表中。</w:t>
              </w:r>
            </w:ins>
          </w:p>
          <w:p w:rsidR="0098692C" w:rsidRPr="002F02C9" w:rsidRDefault="00152C15">
            <w:pPr>
              <w:rPr>
                <w:ins w:id="16743" w:author="IEC960923" w:date="2013-02-08T13:20:00Z"/>
                <w:rFonts w:ascii="Tahoma" w:hAnsi="Tahoma"/>
                <w:color w:val="0033CC"/>
                <w:sz w:val="18"/>
                <w:rPrChange w:id="16744" w:author="Chen, Ivy (陳素貞 IEC1)" w:date="2015-01-12T13:45:00Z">
                  <w:rPr>
                    <w:ins w:id="16745" w:author="IEC960923" w:date="2013-02-08T13:20:00Z"/>
                    <w:rFonts w:ascii="Arial" w:eastAsia="新細明體" w:hAnsi="Arial" w:cs="Arial"/>
                    <w:b/>
                    <w:bCs/>
                    <w:color w:val="0033CC"/>
                    <w:kern w:val="32"/>
                    <w:sz w:val="32"/>
                  </w:rPr>
                </w:rPrChange>
              </w:rPr>
            </w:pPr>
            <w:ins w:id="16746" w:author="IEC960923" w:date="2013-02-08T14:38:00Z">
              <w:r w:rsidRPr="002F02C9">
                <w:rPr>
                  <w:rFonts w:ascii="Tahoma" w:hAnsi="Tahoma"/>
                  <w:color w:val="0033CC"/>
                  <w:sz w:val="18"/>
                  <w:rPrChange w:id="16747" w:author="Chen, Ivy (陳素貞 IEC1)" w:date="2015-01-12T13:45:00Z">
                    <w:rPr>
                      <w:rFonts w:ascii="SimSun" w:eastAsia="新細明體" w:hAnsi="SimSun"/>
                      <w:color w:val="0033CC"/>
                      <w:u w:val="single"/>
                      <w:lang w:eastAsia="zh-TW"/>
                    </w:rPr>
                  </w:rPrChange>
                </w:rPr>
                <w:t>2</w:t>
              </w:r>
            </w:ins>
            <w:ins w:id="16748" w:author="IEC960923" w:date="2013-02-08T13:20:00Z">
              <w:r w:rsidRPr="002F02C9">
                <w:rPr>
                  <w:rFonts w:ascii="Tahoma" w:hAnsi="Tahoma" w:hint="eastAsia"/>
                  <w:color w:val="0033CC"/>
                  <w:sz w:val="18"/>
                  <w:rPrChange w:id="16749" w:author="Chen, Ivy (陳素貞 IEC1)" w:date="2015-01-12T13:45:00Z">
                    <w:rPr>
                      <w:rFonts w:ascii="SimSun" w:hAnsi="SimSun" w:hint="eastAsia"/>
                      <w:color w:val="0033CC"/>
                      <w:u w:val="single"/>
                    </w:rPr>
                  </w:rPrChange>
                </w:rPr>
                <w:t>、刷新</w:t>
              </w:r>
            </w:ins>
            <w:ins w:id="16750" w:author="IEC960923" w:date="2013-02-08T14:38:00Z">
              <w:r w:rsidRPr="002F02C9">
                <w:rPr>
                  <w:rFonts w:ascii="Tahoma" w:hAnsi="Tahoma"/>
                  <w:color w:val="0033CC"/>
                  <w:sz w:val="18"/>
                  <w:rPrChange w:id="16751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highlight w:val="lightGray"/>
                      <w:u w:val="single"/>
                    </w:rPr>
                  </w:rPrChange>
                </w:rPr>
                <w:t>B</w:t>
              </w:r>
            </w:ins>
            <w:ins w:id="16752" w:author="IEC960923" w:date="2013-02-21T15:58:00Z">
              <w:r w:rsidRPr="002F02C9">
                <w:rPr>
                  <w:rFonts w:ascii="Tahoma" w:hAnsi="Tahoma"/>
                  <w:color w:val="0033CC"/>
                  <w:sz w:val="18"/>
                  <w:rPrChange w:id="16753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S</w:t>
              </w:r>
            </w:ins>
            <w:ins w:id="16754" w:author="IEC960923" w:date="2013-02-08T14:38:00Z">
              <w:r w:rsidRPr="002F02C9">
                <w:rPr>
                  <w:rFonts w:ascii="Tahoma" w:hAnsi="Tahoma"/>
                  <w:color w:val="0033CC"/>
                  <w:sz w:val="18"/>
                  <w:rPrChange w:id="16755" w:author="Chen, Ivy (陳素貞 IEC1)" w:date="2015-01-12T13:45:00Z">
                    <w:rPr>
                      <w:rFonts w:eastAsia="新細明體"/>
                      <w:color w:val="0033CC"/>
                      <w:u w:val="single"/>
                      <w:lang w:eastAsia="zh-TW"/>
                    </w:rPr>
                  </w:rPrChange>
                </w:rPr>
                <w:t>am Location List</w:t>
              </w:r>
            </w:ins>
            <w:ins w:id="16756" w:author="IEC960923" w:date="2013-02-08T13:20:00Z">
              <w:r w:rsidRPr="002F02C9">
                <w:rPr>
                  <w:rFonts w:ascii="Tahoma" w:hAnsi="Tahoma" w:hint="eastAsia"/>
                  <w:color w:val="0033CC"/>
                  <w:sz w:val="18"/>
                  <w:rPrChange w:id="16757" w:author="Chen, Ivy (陳素貞 IEC1)" w:date="2015-01-12T13:45:00Z">
                    <w:rPr>
                      <w:rFonts w:ascii="SimSun" w:hAnsi="SimSun" w:hint="eastAsia"/>
                      <w:color w:val="0033CC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98692C" w:rsidRPr="002F02C9" w:rsidRDefault="0098692C">
            <w:pPr>
              <w:rPr>
                <w:ins w:id="16758" w:author="IEC960923" w:date="2013-02-08T13:20:00Z"/>
                <w:rFonts w:ascii="Tahoma" w:hAnsi="Tahoma"/>
                <w:color w:val="0033CC"/>
                <w:sz w:val="18"/>
                <w:rPrChange w:id="16759" w:author="Chen, Ivy (陳素貞 IEC1)" w:date="2015-01-12T13:45:00Z">
                  <w:rPr>
                    <w:ins w:id="16760" w:author="IEC960923" w:date="2013-02-08T13:20:00Z"/>
                    <w:color w:val="0033CC"/>
                  </w:rPr>
                </w:rPrChange>
              </w:rPr>
            </w:pPr>
          </w:p>
        </w:tc>
      </w:tr>
    </w:tbl>
    <w:p w:rsidR="0098692C" w:rsidRPr="002F02C9" w:rsidRDefault="0098692C">
      <w:pPr>
        <w:rPr>
          <w:ins w:id="16761" w:author="IES12BF02" w:date="2013-04-01T09:37:00Z"/>
          <w:rFonts w:eastAsiaTheme="minorEastAsia"/>
          <w:rPrChange w:id="16762" w:author="Chen, Ivy (陳素貞 IEC1)" w:date="2015-01-12T13:45:00Z">
            <w:rPr>
              <w:ins w:id="16763" w:author="IES12BF02" w:date="2013-04-01T09:37:00Z"/>
              <w:rFonts w:eastAsiaTheme="minorEastAsia"/>
            </w:rPr>
          </w:rPrChange>
        </w:rPr>
      </w:pPr>
    </w:p>
    <w:p w:rsidR="0032068E" w:rsidRPr="002F02C9" w:rsidRDefault="0032068E">
      <w:pPr>
        <w:rPr>
          <w:ins w:id="16764" w:author="IES12BF02" w:date="2013-04-01T09:37:00Z"/>
          <w:rFonts w:eastAsiaTheme="minorEastAsia"/>
          <w:rPrChange w:id="16765" w:author="Chen, Ivy (陳素貞 IEC1)" w:date="2015-01-12T13:45:00Z">
            <w:rPr>
              <w:ins w:id="16766" w:author="IES12BF02" w:date="2013-04-01T09:37:00Z"/>
              <w:rFonts w:eastAsiaTheme="minorEastAsia"/>
            </w:rPr>
          </w:rPrChange>
        </w:rPr>
      </w:pPr>
    </w:p>
    <w:p w:rsidR="00AD2550" w:rsidRPr="002F02C9" w:rsidRDefault="00152C15">
      <w:pPr>
        <w:rPr>
          <w:ins w:id="16767" w:author="IEC960923" w:date="2013-04-30T15:40:00Z"/>
          <w:rFonts w:ascii="Arial" w:eastAsiaTheme="minorEastAsia" w:hAnsi="Arial" w:cs="Arial"/>
          <w:b/>
          <w:bCs/>
          <w:color w:val="000000" w:themeColor="text1"/>
          <w:sz w:val="24"/>
          <w:szCs w:val="26"/>
          <w:rPrChange w:id="16768" w:author="Chen, Ivy (陳素貞 IEC1)" w:date="2015-01-12T13:45:00Z">
            <w:rPr>
              <w:ins w:id="16769" w:author="IEC960923" w:date="2013-04-30T15:40:00Z"/>
              <w:rFonts w:ascii="Arial" w:eastAsiaTheme="minorEastAsia" w:hAnsi="Arial" w:cs="Arial"/>
              <w:b/>
              <w:bCs/>
              <w:color w:val="000000" w:themeColor="text1"/>
              <w:sz w:val="24"/>
              <w:szCs w:val="26"/>
            </w:rPr>
          </w:rPrChange>
        </w:rPr>
      </w:pPr>
      <w:ins w:id="16770" w:author="IEC960923" w:date="2013-04-30T15:40:00Z">
        <w:r w:rsidRPr="002F02C9">
          <w:rPr>
            <w:rFonts w:eastAsiaTheme="minorEastAsia"/>
            <w:rPrChange w:id="16771" w:author="Chen, Ivy (陳素貞 IEC1)" w:date="2015-01-12T13:45:00Z">
              <w:rPr>
                <w:rFonts w:eastAsiaTheme="minorEastAsia"/>
                <w:color w:val="0000FF"/>
                <w:u w:val="single"/>
              </w:rPr>
            </w:rPrChange>
          </w:rPr>
          <w:br w:type="page"/>
        </w:r>
      </w:ins>
    </w:p>
    <w:p w:rsidR="0032068E" w:rsidRPr="002F02C9" w:rsidRDefault="00152C15" w:rsidP="0032068E">
      <w:pPr>
        <w:pStyle w:val="3"/>
        <w:rPr>
          <w:ins w:id="16772" w:author="IES12BF02" w:date="2013-04-01T09:37:00Z"/>
          <w:rPrChange w:id="16773" w:author="Chen, Ivy (陳素貞 IEC1)" w:date="2015-01-12T13:45:00Z">
            <w:rPr>
              <w:ins w:id="16774" w:author="IES12BF02" w:date="2013-04-01T09:37:00Z"/>
            </w:rPr>
          </w:rPrChange>
        </w:rPr>
      </w:pPr>
      <w:bookmarkStart w:id="16775" w:name="_Toc408834691"/>
      <w:ins w:id="16776" w:author="IES12BF02" w:date="2013-04-01T09:37:00Z">
        <w:r w:rsidRPr="002F02C9">
          <w:rPr>
            <w:rFonts w:eastAsiaTheme="minorEastAsia"/>
            <w:rPrChange w:id="16777" w:author="Chen, Ivy (陳素貞 IEC1)" w:date="2015-01-12T13:45:00Z">
              <w:rPr>
                <w:rFonts w:eastAsiaTheme="minorEastAsia" w:cs="Times New Roman"/>
                <w:color w:val="0000FF"/>
                <w:u w:val="single"/>
              </w:rPr>
            </w:rPrChange>
          </w:rPr>
          <w:lastRenderedPageBreak/>
          <w:t>CELDATA Mantain</w:t>
        </w:r>
        <w:r w:rsidRPr="002F02C9">
          <w:rPr>
            <w:rFonts w:eastAsia="新細明體"/>
            <w:lang w:eastAsia="zh-TW"/>
            <w:rPrChange w:id="16778" w:author="Chen, Ivy (陳素貞 IEC1)" w:date="2015-01-12T13:45:00Z">
              <w:rPr>
                <w:rFonts w:eastAsia="新細明體" w:cs="Times New Roman"/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hint="eastAsia"/>
            <w:rPrChange w:id="16779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维护界面</w:t>
        </w:r>
        <w:bookmarkEnd w:id="16775"/>
      </w:ins>
    </w:p>
    <w:p w:rsidR="0032068E" w:rsidRPr="002F02C9" w:rsidRDefault="00152C15" w:rsidP="0032068E">
      <w:pPr>
        <w:pStyle w:val="4"/>
        <w:rPr>
          <w:ins w:id="16780" w:author="IES12BF02" w:date="2013-04-01T09:37:00Z"/>
          <w:color w:val="0033CC"/>
          <w:rPrChange w:id="16781" w:author="Chen, Ivy (陳素貞 IEC1)" w:date="2015-01-12T13:45:00Z">
            <w:rPr>
              <w:ins w:id="16782" w:author="IES12BF02" w:date="2013-04-01T09:37:00Z"/>
              <w:color w:val="0033CC"/>
            </w:rPr>
          </w:rPrChange>
        </w:rPr>
      </w:pPr>
      <w:ins w:id="16783" w:author="IES12BF02" w:date="2013-04-01T09:37:00Z">
        <w:r w:rsidRPr="002F02C9">
          <w:rPr>
            <w:rFonts w:hint="eastAsia"/>
            <w:color w:val="0033CC"/>
            <w:rPrChange w:id="16784" w:author="Chen, Ivy (陳素貞 IEC1)" w:date="2015-01-12T13:45:00Z">
              <w:rPr>
                <w:rFonts w:hint="eastAsia"/>
                <w:b w:val="0"/>
                <w:bCs w:val="0"/>
                <w:color w:val="0033CC"/>
                <w:szCs w:val="24"/>
                <w:u w:val="single"/>
              </w:rPr>
            </w:rPrChange>
          </w:rPr>
          <w:t>示意圖</w:t>
        </w:r>
        <w:r w:rsidRPr="002F02C9">
          <w:rPr>
            <w:rFonts w:ascii="SimSun" w:hAnsi="SimSun"/>
            <w:color w:val="0033CC"/>
            <w:rPrChange w:id="16785" w:author="Chen, Ivy (陳素貞 IEC1)" w:date="2015-01-12T13:45:00Z">
              <w:rPr>
                <w:rFonts w:ascii="SimSun" w:hAnsi="SimSun"/>
                <w:b w:val="0"/>
                <w:bCs w:val="0"/>
                <w:color w:val="0033CC"/>
                <w:szCs w:val="24"/>
                <w:u w:val="single"/>
              </w:rPr>
            </w:rPrChange>
          </w:rPr>
          <w:t xml:space="preserve"> </w:t>
        </w:r>
      </w:ins>
    </w:p>
    <w:p w:rsidR="0032068E" w:rsidRPr="002F02C9" w:rsidRDefault="00152C15" w:rsidP="0032068E">
      <w:pPr>
        <w:rPr>
          <w:ins w:id="16786" w:author="IES12BF02" w:date="2013-04-01T09:37:00Z"/>
          <w:rPrChange w:id="16787" w:author="Chen, Ivy (陳素貞 IEC1)" w:date="2015-01-12T13:45:00Z">
            <w:rPr>
              <w:ins w:id="16788" w:author="IES12BF02" w:date="2013-04-01T09:37:00Z"/>
            </w:rPr>
          </w:rPrChange>
        </w:rPr>
      </w:pPr>
      <w:ins w:id="16789" w:author="IES12BF02" w:date="2013-04-01T09:51:00Z">
        <w:r w:rsidRPr="002F02C9">
          <w:rPr>
            <w:noProof/>
            <w:color w:val="0033CC"/>
            <w:lang w:eastAsia="zh-TW"/>
            <w:rPrChange w:id="16790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10" style="position:absolute;margin-left:223.9pt;margin-top:196.55pt;width:19.45pt;height:17.25pt;z-index:251690496" fillcolor="yellow" strokecolor="red" strokeweight="1pt">
              <v:textbox style="mso-next-textbox:#_x0000_s4010;mso-fit-shape-to-text:t" inset="0,0,0,0">
                <w:txbxContent>
                  <w:p w:rsidR="003B389F" w:rsidRPr="005A4D61" w:rsidRDefault="003B389F" w:rsidP="005A4D61">
                    <w:pPr>
                      <w:jc w:val="center"/>
                      <w:rPr>
                        <w:rFonts w:eastAsiaTheme="minorEastAsia"/>
                        <w:b/>
                        <w:szCs w:val="20"/>
                        <w:rPrChange w:id="16791" w:author="IES12BF02" w:date="2013-04-01T09:51:00Z">
                          <w:rPr>
                            <w:rFonts w:eastAsia="新細明體"/>
                            <w:b/>
                            <w:szCs w:val="20"/>
                            <w:lang w:eastAsia="zh-TW"/>
                          </w:rPr>
                        </w:rPrChange>
                      </w:rPr>
                    </w:pPr>
                    <w:ins w:id="16792" w:author="IES12BF02" w:date="2013-04-01T09:51:00Z">
                      <w:r>
                        <w:rPr>
                          <w:rFonts w:eastAsiaTheme="minorEastAsia" w:hint="eastAsia"/>
                          <w:b/>
                          <w:szCs w:val="20"/>
                        </w:rPr>
                        <w:t>8</w:t>
                      </w:r>
                    </w:ins>
                    <w:del w:id="16793" w:author="IES12BF02" w:date="2013-04-01T09:51:00Z">
                      <w:r w:rsidDel="005A4D61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5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eastAsiaTheme="minorEastAsia"/>
            <w:noProof/>
            <w:lang w:eastAsia="zh-TW"/>
            <w:rPrChange w:id="16794" w:author="Chen, Ivy (陳素貞 IEC1)" w:date="2015-01-12T13:45:00Z">
              <w:rPr>
                <w:rFonts w:eastAsiaTheme="minorEastAsia"/>
                <w:noProof/>
                <w:lang w:eastAsia="zh-TW"/>
              </w:rPr>
            </w:rPrChange>
          </w:rPr>
          <w:pict>
            <v:oval id="_x0000_s4012" style="position:absolute;margin-left:512.15pt;margin-top:189.3pt;width:19.45pt;height:17.25pt;z-index:251692544" fillcolor="yellow" strokecolor="red" strokeweight="1pt">
              <v:textbox style="mso-next-textbox:#_x0000_s4012;mso-fit-shape-to-text:t" inset="0,0,0,0">
                <w:txbxContent>
                  <w:p w:rsidR="003B389F" w:rsidRPr="005A4D61" w:rsidRDefault="003B389F" w:rsidP="005A4D61">
                    <w:pPr>
                      <w:jc w:val="center"/>
                      <w:rPr>
                        <w:rFonts w:eastAsiaTheme="minorEastAsia"/>
                        <w:b/>
                        <w:szCs w:val="20"/>
                        <w:rPrChange w:id="16795" w:author="IES12BF02" w:date="2013-04-01T09:51:00Z">
                          <w:rPr>
                            <w:rFonts w:eastAsia="新細明體"/>
                            <w:b/>
                            <w:szCs w:val="20"/>
                            <w:lang w:eastAsia="zh-TW"/>
                          </w:rPr>
                        </w:rPrChange>
                      </w:rPr>
                    </w:pPr>
                    <w:ins w:id="16796" w:author="IES12BF02" w:date="2013-04-01T09:51:00Z">
                      <w:r>
                        <w:rPr>
                          <w:rFonts w:eastAsiaTheme="minorEastAsia" w:hint="eastAsia"/>
                          <w:b/>
                          <w:szCs w:val="20"/>
                        </w:rPr>
                        <w:t>10</w:t>
                      </w:r>
                    </w:ins>
                    <w:del w:id="16797" w:author="IES12BF02" w:date="2013-04-01T09:51:00Z">
                      <w:r w:rsidDel="005A4D61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5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eastAsiaTheme="minorEastAsia"/>
            <w:noProof/>
            <w:lang w:eastAsia="zh-TW"/>
            <w:rPrChange w:id="16798" w:author="Chen, Ivy (陳素貞 IEC1)" w:date="2015-01-12T13:45:00Z">
              <w:rPr>
                <w:rFonts w:eastAsiaTheme="minorEastAsia"/>
                <w:noProof/>
                <w:lang w:eastAsia="zh-TW"/>
              </w:rPr>
            </w:rPrChange>
          </w:rPr>
          <w:pict>
            <v:oval id="_x0000_s4011" style="position:absolute;margin-left:352.55pt;margin-top:201.8pt;width:19.45pt;height:17.25pt;z-index:251691520" fillcolor="yellow" strokecolor="red" strokeweight="1pt">
              <v:textbox style="mso-next-textbox:#_x0000_s4011;mso-fit-shape-to-text:t" inset="0,0,0,0">
                <w:txbxContent>
                  <w:p w:rsidR="003B389F" w:rsidRPr="005A4D61" w:rsidRDefault="003B389F" w:rsidP="005A4D61">
                    <w:pPr>
                      <w:jc w:val="center"/>
                      <w:rPr>
                        <w:rFonts w:eastAsiaTheme="minorEastAsia"/>
                        <w:b/>
                        <w:szCs w:val="20"/>
                        <w:rPrChange w:id="16799" w:author="IES12BF02" w:date="2013-04-01T09:51:00Z">
                          <w:rPr>
                            <w:rFonts w:eastAsia="新細明體"/>
                            <w:b/>
                            <w:szCs w:val="20"/>
                            <w:lang w:eastAsia="zh-TW"/>
                          </w:rPr>
                        </w:rPrChange>
                      </w:rPr>
                    </w:pPr>
                    <w:ins w:id="16800" w:author="IES12BF02" w:date="2013-04-01T09:51:00Z">
                      <w:r>
                        <w:rPr>
                          <w:rFonts w:eastAsiaTheme="minorEastAsia" w:hint="eastAsia"/>
                          <w:b/>
                          <w:szCs w:val="20"/>
                        </w:rPr>
                        <w:t>9</w:t>
                      </w:r>
                    </w:ins>
                    <w:del w:id="16801" w:author="IES12BF02" w:date="2013-04-01T09:51:00Z">
                      <w:r w:rsidDel="005A4D61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5</w:delText>
                      </w:r>
                    </w:del>
                  </w:p>
                </w:txbxContent>
              </v:textbox>
            </v:oval>
          </w:pict>
        </w:r>
      </w:ins>
      <w:ins w:id="16802" w:author="IES12BF02" w:date="2013-04-01T09:37:00Z">
        <w:r w:rsidRPr="002F02C9">
          <w:rPr>
            <w:noProof/>
            <w:color w:val="0033CC"/>
            <w:lang w:eastAsia="zh-TW"/>
            <w:rPrChange w:id="16803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05" style="position:absolute;margin-left:104.25pt;margin-top:201.8pt;width:19.45pt;height:17.25pt;z-index:251686400" fillcolor="yellow" strokecolor="red" strokeweight="1pt">
              <v:textbox style="mso-next-textbox:#_x0000_s4005;mso-fit-shape-to-text:t" inset="0,0,0,0">
                <w:txbxContent>
                  <w:p w:rsidR="003B389F" w:rsidRPr="00441ECA" w:rsidRDefault="003B389F" w:rsidP="0032068E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6804" w:author="IES12BF02" w:date="2013-04-01T09:51:00Z">
                      <w:r>
                        <w:rPr>
                          <w:rFonts w:eastAsiaTheme="minorEastAsia" w:hint="eastAsia"/>
                          <w:b/>
                          <w:noProof/>
                          <w:szCs w:val="20"/>
                        </w:rPr>
                        <w:t>7</w:t>
                      </w:r>
                    </w:ins>
                    <w:del w:id="16805" w:author="IES12BF02" w:date="2013-04-01T09:50:00Z">
                      <w:r w:rsidDel="005A4D61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16806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04" style="position:absolute;margin-left:323.5pt;margin-top:184.55pt;width:19.45pt;height:17.25pt;z-index:251685376" fillcolor="yellow" strokecolor="red" strokeweight="1pt">
              <v:textbox style="mso-next-textbox:#_x0000_s4004;mso-fit-shape-to-text:t" inset="0,0,0,0">
                <w:txbxContent>
                  <w:p w:rsidR="003B389F" w:rsidRPr="00441ECA" w:rsidRDefault="003B389F" w:rsidP="0032068E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6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16807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08" style="position:absolute;margin-left:192.45pt;margin-top:184.55pt;width:19.45pt;height:17.25pt;z-index:251689472" fillcolor="yellow" strokecolor="red" strokeweight="1pt">
              <v:textbox style="mso-next-textbox:#_x0000_s4008;mso-fit-shape-to-text:t" inset="0,0,0,0">
                <w:txbxContent>
                  <w:p w:rsidR="003B389F" w:rsidRPr="00441ECA" w:rsidRDefault="003B389F" w:rsidP="0032068E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5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16808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07" style="position:absolute;margin-left:72.65pt;margin-top:184.55pt;width:19.45pt;height:17.25pt;z-index:251688448" fillcolor="yellow" strokecolor="red" strokeweight="1pt">
              <v:textbox style="mso-next-textbox:#_x0000_s4007;mso-fit-shape-to-text:t" inset="0,0,0,0">
                <w:txbxContent>
                  <w:p w:rsidR="003B389F" w:rsidRPr="00441ECA" w:rsidRDefault="003B389F" w:rsidP="0032068E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4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16809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06" style="position:absolute;margin-left:110.05pt;margin-top:68.4pt;width:19.45pt;height:17.25pt;z-index:251687424" fillcolor="yellow" strokecolor="red" strokeweight="1pt">
              <v:textbox style="mso-next-textbox:#_x0000_s4006;mso-fit-shape-to-text:t" inset="0,0,0,0">
                <w:txbxContent>
                  <w:p w:rsidR="003B389F" w:rsidRPr="00441ECA" w:rsidRDefault="003B389F" w:rsidP="0032068E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3</w:t>
                    </w:r>
                  </w:p>
                </w:txbxContent>
              </v:textbox>
            </v:oval>
          </w:pict>
        </w:r>
        <w:r w:rsidRPr="002F02C9">
          <w:rPr>
            <w:noProof/>
            <w:lang w:eastAsia="zh-TW"/>
            <w:rPrChange w:id="16810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03" style="position:absolute;margin-left:497.85pt;margin-top:9.3pt;width:19.45pt;height:17.25pt;z-index:251684352" fillcolor="yellow" strokecolor="red" strokeweight="1pt">
              <v:textbox style="mso-next-textbox:#_x0000_s4003;mso-fit-shape-to-text:t" inset="0,0,0,0">
                <w:txbxContent>
                  <w:p w:rsidR="003B389F" w:rsidRPr="00441ECA" w:rsidRDefault="003B389F" w:rsidP="0032068E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2</w:t>
                    </w:r>
                  </w:p>
                </w:txbxContent>
              </v:textbox>
            </v:oval>
          </w:pict>
        </w:r>
        <w:r w:rsidRPr="002F02C9">
          <w:rPr>
            <w:noProof/>
            <w:lang w:eastAsia="zh-TW"/>
            <w:rPrChange w:id="16811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02" style="position:absolute;margin-left:133.1pt;margin-top:9.3pt;width:19.45pt;height:17.25pt;z-index:251683328" fillcolor="yellow" strokecolor="red" strokeweight="1pt">
              <v:textbox style="mso-next-textbox:#_x0000_s4002;mso-fit-shape-to-text:t" inset="0,0,0,0">
                <w:txbxContent>
                  <w:p w:rsidR="003B389F" w:rsidRPr="00441ECA" w:rsidRDefault="003B389F" w:rsidP="0032068E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1</w:t>
                    </w:r>
                  </w:p>
                </w:txbxContent>
              </v:textbox>
            </v:oval>
          </w:pict>
        </w:r>
        <w:r w:rsidRPr="002F02C9">
          <w:rPr>
            <w:rPrChange w:id="16812" w:author="Chen, Ivy (陳素貞 IEC1)" w:date="2015-01-12T13:45:00Z">
              <w:rPr>
                <w:color w:val="0000FF"/>
                <w:u w:val="single"/>
              </w:rPr>
            </w:rPrChange>
          </w:rPr>
          <w:t xml:space="preserve">    </w:t>
        </w:r>
      </w:ins>
      <w:ins w:id="16813" w:author="IES12BF02" w:date="2013-04-01T09:49:00Z">
        <w:r w:rsidR="003B389F" w:rsidRPr="002F02C9">
          <w:rPr>
            <w:noProof/>
            <w:lang w:eastAsia="zh-TW"/>
            <w:rPrChange w:id="16814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2577214"/>
              <wp:effectExtent l="19050" t="0" r="635" b="0"/>
              <wp:docPr id="17" name="圖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47815" cy="257721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32068E" w:rsidRPr="002F02C9" w:rsidRDefault="0032068E" w:rsidP="0032068E">
      <w:pPr>
        <w:jc w:val="center"/>
        <w:rPr>
          <w:ins w:id="16815" w:author="IES12BF02" w:date="2013-04-01T09:37:00Z"/>
          <w:rPrChange w:id="16816" w:author="Chen, Ivy (陳素貞 IEC1)" w:date="2015-01-12T13:45:00Z">
            <w:rPr>
              <w:ins w:id="16817" w:author="IES12BF02" w:date="2013-04-01T09:37:00Z"/>
            </w:rPr>
          </w:rPrChange>
        </w:rPr>
      </w:pPr>
    </w:p>
    <w:p w:rsidR="0032068E" w:rsidRPr="002F02C9" w:rsidRDefault="00152C15" w:rsidP="0032068E">
      <w:pPr>
        <w:pStyle w:val="4"/>
        <w:rPr>
          <w:ins w:id="16818" w:author="IES12BF02" w:date="2013-04-01T09:37:00Z"/>
          <w:rFonts w:eastAsia="新細明體"/>
          <w:color w:val="0033CC"/>
          <w:lang w:eastAsia="zh-TW"/>
          <w:rPrChange w:id="16819" w:author="Chen, Ivy (陳素貞 IEC1)" w:date="2015-01-12T13:45:00Z">
            <w:rPr>
              <w:ins w:id="16820" w:author="IES12BF02" w:date="2013-04-01T09:37:00Z"/>
              <w:rFonts w:eastAsia="新細明體"/>
              <w:color w:val="0033CC"/>
              <w:lang w:eastAsia="zh-TW"/>
            </w:rPr>
          </w:rPrChange>
        </w:rPr>
      </w:pPr>
      <w:ins w:id="16821" w:author="IES12BF02" w:date="2013-04-01T09:37:00Z">
        <w:r w:rsidRPr="002F02C9">
          <w:rPr>
            <w:rFonts w:hint="eastAsia"/>
            <w:color w:val="0033CC"/>
            <w:rPrChange w:id="16822" w:author="Chen, Ivy (陳素貞 IEC1)" w:date="2015-01-12T13:45:00Z">
              <w:rPr>
                <w:rFonts w:hint="eastAsia"/>
                <w:b w:val="0"/>
                <w:bCs w:val="0"/>
                <w:color w:val="0033CC"/>
                <w:szCs w:val="24"/>
                <w:u w:val="single"/>
              </w:rPr>
            </w:rPrChange>
          </w:rPr>
          <w:t>界面說明</w:t>
        </w:r>
      </w:ins>
    </w:p>
    <w:p w:rsidR="0032068E" w:rsidRPr="002F02C9" w:rsidRDefault="00152C15" w:rsidP="0032068E">
      <w:pPr>
        <w:rPr>
          <w:ins w:id="16823" w:author="IES12BF02" w:date="2013-04-01T09:37:00Z"/>
          <w:rFonts w:eastAsia="新細明體"/>
          <w:color w:val="0033CC"/>
          <w:lang w:eastAsia="zh-TW"/>
          <w:rPrChange w:id="16824" w:author="Chen, Ivy (陳素貞 IEC1)" w:date="2015-01-12T13:45:00Z">
            <w:rPr>
              <w:ins w:id="16825" w:author="IES12BF02" w:date="2013-04-01T09:37:00Z"/>
              <w:rFonts w:eastAsia="新細明體"/>
              <w:color w:val="0033CC"/>
              <w:lang w:eastAsia="zh-TW"/>
            </w:rPr>
          </w:rPrChange>
        </w:rPr>
      </w:pPr>
      <w:ins w:id="16826" w:author="IES12BF02" w:date="2013-04-01T09:37:00Z">
        <w:r w:rsidRPr="002F02C9">
          <w:rPr>
            <w:rFonts w:eastAsia="新細明體" w:hint="eastAsia"/>
            <w:color w:val="0033CC"/>
            <w:lang w:eastAsia="zh-TW"/>
            <w:rPrChange w:id="1682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6828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6829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界面名稱：</w:t>
        </w:r>
        <w:r w:rsidRPr="002F02C9">
          <w:rPr>
            <w:rFonts w:eastAsia="新細明體"/>
            <w:color w:val="0033CC"/>
            <w:lang w:eastAsia="zh-TW"/>
            <w:rPrChange w:id="16830" w:author="Chen, Ivy (陳素貞 IEC1)" w:date="2015-01-12T13:45:00Z">
              <w:rPr>
                <w:rFonts w:eastAsiaTheme="minorEastAsia"/>
                <w:color w:val="0000FF"/>
                <w:u w:val="single"/>
              </w:rPr>
            </w:rPrChange>
          </w:rPr>
          <w:t>CELDATA Mantain</w:t>
        </w:r>
        <w:r w:rsidRPr="002F02C9">
          <w:rPr>
            <w:rFonts w:eastAsia="新細明體" w:hint="eastAsia"/>
            <w:color w:val="0033CC"/>
            <w:lang w:eastAsia="zh-TW"/>
            <w:rPrChange w:id="16831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维护界面。</w:t>
        </w:r>
      </w:ins>
    </w:p>
    <w:p w:rsidR="0032068E" w:rsidRPr="002F02C9" w:rsidRDefault="00152C15" w:rsidP="0032068E">
      <w:pPr>
        <w:rPr>
          <w:ins w:id="16832" w:author="IES12BF02" w:date="2013-04-01T09:37:00Z"/>
          <w:rFonts w:eastAsia="新細明體"/>
          <w:color w:val="0033CC"/>
          <w:lang w:eastAsia="zh-TW"/>
          <w:rPrChange w:id="16833" w:author="Chen, Ivy (陳素貞 IEC1)" w:date="2015-01-12T13:45:00Z">
            <w:rPr>
              <w:ins w:id="16834" w:author="IES12BF02" w:date="2013-04-01T09:37:00Z"/>
              <w:rFonts w:eastAsia="新細明體"/>
              <w:color w:val="0033CC"/>
              <w:lang w:eastAsia="zh-TW"/>
            </w:rPr>
          </w:rPrChange>
        </w:rPr>
      </w:pPr>
      <w:ins w:id="16835" w:author="IES12BF02" w:date="2013-04-01T09:37:00Z">
        <w:r w:rsidRPr="002F02C9">
          <w:rPr>
            <w:rFonts w:eastAsia="新細明體" w:hint="eastAsia"/>
            <w:color w:val="0033CC"/>
            <w:lang w:eastAsia="zh-TW"/>
            <w:rPrChange w:id="16836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6837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6838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概述：使用此界面來维护</w:t>
        </w:r>
      </w:ins>
      <w:ins w:id="16839" w:author="IES12BF02" w:date="2013-04-01T09:38:00Z">
        <w:r w:rsidRPr="002F02C9">
          <w:rPr>
            <w:rFonts w:eastAsiaTheme="minorEastAsia"/>
            <w:color w:val="0033CC"/>
            <w:rPrChange w:id="16840" w:author="Chen, Ivy (陳素貞 IEC1)" w:date="2015-01-12T13:45:00Z">
              <w:rPr>
                <w:rFonts w:eastAsiaTheme="minorEastAsia"/>
                <w:color w:val="0033CC"/>
                <w:u w:val="single"/>
              </w:rPr>
            </w:rPrChange>
          </w:rPr>
          <w:t>CELDATA</w:t>
        </w:r>
        <w:r w:rsidRPr="002F02C9">
          <w:rPr>
            <w:rFonts w:eastAsiaTheme="minorEastAsia" w:hint="eastAsia"/>
            <w:color w:val="0033CC"/>
            <w:rPrChange w:id="16841" w:author="Chen, Ivy (陳素貞 IEC1)" w:date="2015-01-12T13:45:00Z">
              <w:rPr>
                <w:rFonts w:eastAsiaTheme="minorEastAsia" w:hint="eastAsia"/>
                <w:color w:val="0033CC"/>
                <w:u w:val="single"/>
              </w:rPr>
            </w:rPrChange>
          </w:rPr>
          <w:t>表的数据</w:t>
        </w:r>
      </w:ins>
      <w:ins w:id="16842" w:author="IES12BF02" w:date="2013-04-01T09:37:00Z">
        <w:r w:rsidRPr="002F02C9">
          <w:rPr>
            <w:rFonts w:eastAsia="新細明體" w:hint="eastAsia"/>
            <w:color w:val="0033CC"/>
            <w:lang w:eastAsia="zh-TW"/>
            <w:rPrChange w:id="16843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。</w:t>
        </w:r>
      </w:ins>
    </w:p>
    <w:p w:rsidR="0032068E" w:rsidRPr="002F02C9" w:rsidRDefault="00152C15" w:rsidP="0032068E">
      <w:pPr>
        <w:rPr>
          <w:ins w:id="16844" w:author="IES12BF02" w:date="2013-04-01T09:37:00Z"/>
          <w:rFonts w:eastAsia="新細明體"/>
          <w:color w:val="0033CC"/>
          <w:lang w:eastAsia="zh-TW"/>
          <w:rPrChange w:id="16845" w:author="Chen, Ivy (陳素貞 IEC1)" w:date="2015-01-12T13:45:00Z">
            <w:rPr>
              <w:ins w:id="16846" w:author="IES12BF02" w:date="2013-04-01T09:37:00Z"/>
              <w:rFonts w:eastAsia="新細明體"/>
              <w:color w:val="0033CC"/>
              <w:lang w:eastAsia="zh-TW"/>
            </w:rPr>
          </w:rPrChange>
        </w:rPr>
      </w:pPr>
      <w:ins w:id="16847" w:author="IES12BF02" w:date="2013-04-01T09:37:00Z">
        <w:r w:rsidRPr="002F02C9">
          <w:rPr>
            <w:rFonts w:eastAsia="新細明體" w:hint="eastAsia"/>
            <w:color w:val="0033CC"/>
            <w:lang w:eastAsia="zh-TW"/>
            <w:rPrChange w:id="16848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6849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6850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color w:val="0033CC"/>
            <w:lang w:eastAsia="zh-TW"/>
            <w:rPrChange w:id="16851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color w:val="0033CC"/>
            <w:lang w:eastAsia="zh-TW"/>
            <w:rPrChange w:id="16852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界面，不固定尺寸。</w:t>
        </w:r>
      </w:ins>
    </w:p>
    <w:p w:rsidR="0032068E" w:rsidRPr="002F02C9" w:rsidRDefault="00152C15" w:rsidP="0032068E">
      <w:pPr>
        <w:rPr>
          <w:ins w:id="16853" w:author="IES12BF02" w:date="2013-04-01T09:37:00Z"/>
          <w:rFonts w:eastAsia="新細明體"/>
          <w:color w:val="0033CC"/>
          <w:lang w:eastAsia="zh-TW"/>
          <w:rPrChange w:id="16854" w:author="Chen, Ivy (陳素貞 IEC1)" w:date="2015-01-12T13:45:00Z">
            <w:rPr>
              <w:ins w:id="16855" w:author="IES12BF02" w:date="2013-04-01T09:37:00Z"/>
              <w:rFonts w:eastAsia="新細明體"/>
              <w:color w:val="0033CC"/>
              <w:lang w:eastAsia="zh-TW"/>
            </w:rPr>
          </w:rPrChange>
        </w:rPr>
      </w:pPr>
      <w:ins w:id="16856" w:author="IES12BF02" w:date="2013-04-01T09:37:00Z">
        <w:r w:rsidRPr="002F02C9">
          <w:rPr>
            <w:rFonts w:eastAsia="新細明體" w:hint="eastAsia"/>
            <w:color w:val="0033CC"/>
            <w:lang w:eastAsia="zh-TW"/>
            <w:rPrChange w:id="1685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6858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6859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進入途徑：在</w:t>
        </w:r>
        <w:r w:rsidRPr="002F02C9">
          <w:rPr>
            <w:rFonts w:eastAsia="新細明體"/>
            <w:color w:val="0033CC"/>
            <w:lang w:eastAsia="zh-TW"/>
            <w:rPrChange w:id="16860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iMES</w:t>
        </w:r>
        <w:r w:rsidRPr="002F02C9">
          <w:rPr>
            <w:rFonts w:eastAsia="新細明體" w:hint="eastAsia"/>
            <w:color w:val="0033CC"/>
            <w:lang w:eastAsia="zh-TW"/>
            <w:rPrChange w:id="16861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框架</w:t>
        </w:r>
        <w:r w:rsidRPr="002F02C9">
          <w:rPr>
            <w:rFonts w:eastAsia="新細明體"/>
            <w:color w:val="0033CC"/>
            <w:lang w:eastAsia="zh-TW"/>
            <w:rPrChange w:id="16862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Function Tree</w:t>
        </w:r>
        <w:r w:rsidRPr="002F02C9">
          <w:rPr>
            <w:rFonts w:eastAsia="新細明體" w:hint="eastAsia"/>
            <w:color w:val="0033CC"/>
            <w:lang w:eastAsia="zh-TW"/>
            <w:rPrChange w:id="16863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的</w:t>
        </w:r>
        <w:r w:rsidRPr="002F02C9">
          <w:rPr>
            <w:rFonts w:eastAsia="新細明體"/>
            <w:color w:val="0033CC"/>
            <w:lang w:eastAsia="zh-TW"/>
            <w:rPrChange w:id="16864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Maintain-&gt;Common Maintenance</w:t>
        </w:r>
        <w:r w:rsidRPr="002F02C9">
          <w:rPr>
            <w:rFonts w:eastAsia="新細明體" w:hint="eastAsia"/>
            <w:color w:val="0033CC"/>
            <w:lang w:eastAsia="zh-TW"/>
            <w:rPrChange w:id="16865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节点下点击“</w:t>
        </w:r>
      </w:ins>
      <w:ins w:id="16866" w:author="IES12BF02" w:date="2013-04-01T09:44:00Z">
        <w:r w:rsidRPr="002F02C9">
          <w:rPr>
            <w:rFonts w:eastAsia="新細明體"/>
            <w:color w:val="0033CC"/>
            <w:lang w:eastAsia="zh-TW"/>
            <w:rPrChange w:id="16867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CELDATA Mantain</w:t>
        </w:r>
      </w:ins>
      <w:ins w:id="16868" w:author="IES12BF02" w:date="2013-04-01T09:37:00Z">
        <w:r w:rsidRPr="002F02C9">
          <w:rPr>
            <w:rFonts w:eastAsia="新細明體" w:hint="eastAsia"/>
            <w:color w:val="0033CC"/>
            <w:lang w:eastAsia="zh-TW"/>
            <w:rPrChange w:id="16869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”节点后进入。</w:t>
        </w:r>
      </w:ins>
    </w:p>
    <w:p w:rsidR="0032068E" w:rsidRPr="002F02C9" w:rsidRDefault="00152C15" w:rsidP="0032068E">
      <w:pPr>
        <w:rPr>
          <w:ins w:id="16870" w:author="IES12BF02" w:date="2013-04-01T09:37:00Z"/>
          <w:rFonts w:eastAsia="新細明體"/>
          <w:color w:val="0033CC"/>
          <w:lang w:eastAsia="zh-TW"/>
          <w:rPrChange w:id="16871" w:author="Chen, Ivy (陳素貞 IEC1)" w:date="2015-01-12T13:45:00Z">
            <w:rPr>
              <w:ins w:id="16872" w:author="IES12BF02" w:date="2013-04-01T09:37:00Z"/>
              <w:rFonts w:eastAsia="新細明體"/>
              <w:color w:val="0033CC"/>
              <w:lang w:eastAsia="zh-TW"/>
            </w:rPr>
          </w:rPrChange>
        </w:rPr>
      </w:pPr>
      <w:ins w:id="16873" w:author="IES12BF02" w:date="2013-04-01T09:37:00Z">
        <w:r w:rsidRPr="002F02C9">
          <w:rPr>
            <w:rFonts w:eastAsia="新細明體" w:hint="eastAsia"/>
            <w:color w:val="0033CC"/>
            <w:lang w:eastAsia="zh-TW"/>
            <w:rPrChange w:id="16874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687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6876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用例：</w:t>
        </w:r>
      </w:ins>
    </w:p>
    <w:p w:rsidR="0032068E" w:rsidRPr="002F02C9" w:rsidRDefault="00152C15" w:rsidP="0032068E">
      <w:pPr>
        <w:rPr>
          <w:ins w:id="16877" w:author="IES12BF02" w:date="2013-04-01T09:37:00Z"/>
          <w:rFonts w:eastAsia="新細明體"/>
          <w:color w:val="0033CC"/>
          <w:lang w:eastAsia="zh-TW"/>
          <w:rPrChange w:id="16878" w:author="Chen, Ivy (陳素貞 IEC1)" w:date="2015-01-12T13:45:00Z">
            <w:rPr>
              <w:ins w:id="16879" w:author="IES12BF02" w:date="2013-04-01T09:37:00Z"/>
              <w:rFonts w:eastAsia="新細明體"/>
              <w:color w:val="0033CC"/>
              <w:lang w:eastAsia="zh-TW"/>
            </w:rPr>
          </w:rPrChange>
        </w:rPr>
      </w:pPr>
      <w:ins w:id="16880" w:author="IES12BF02" w:date="2013-04-01T09:37:00Z">
        <w:r w:rsidRPr="002F02C9">
          <w:rPr>
            <w:rFonts w:eastAsia="新細明體" w:hint="eastAsia"/>
            <w:color w:val="0033CC"/>
            <w:lang w:eastAsia="zh-TW"/>
            <w:rPrChange w:id="16881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6882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6883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特殊考量：此界面仅能够维护</w:t>
        </w:r>
      </w:ins>
      <w:ins w:id="16884" w:author="IES12BF02" w:date="2013-04-01T09:38:00Z">
        <w:r w:rsidRPr="002F02C9">
          <w:rPr>
            <w:rFonts w:eastAsia="新細明體"/>
            <w:color w:val="0033CC"/>
            <w:lang w:eastAsia="zh-TW"/>
            <w:rPrChange w:id="1688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CELDATA Mantain</w:t>
        </w:r>
      </w:ins>
      <w:ins w:id="16886" w:author="IES12BF02" w:date="2013-04-01T09:37:00Z">
        <w:r w:rsidRPr="002F02C9">
          <w:rPr>
            <w:rFonts w:eastAsia="新細明體" w:hint="eastAsia"/>
            <w:color w:val="0033CC"/>
            <w:lang w:eastAsia="zh-TW"/>
            <w:rPrChange w:id="1688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的人有權限進來</w:t>
        </w:r>
      </w:ins>
    </w:p>
    <w:p w:rsidR="0032068E" w:rsidRPr="002F02C9" w:rsidRDefault="00152C15" w:rsidP="0032068E">
      <w:pPr>
        <w:rPr>
          <w:ins w:id="16888" w:author="IES12BF02" w:date="2013-04-01T09:37:00Z"/>
          <w:rFonts w:eastAsia="新細明體"/>
          <w:color w:val="0033CC"/>
          <w:rPrChange w:id="16889" w:author="Chen, Ivy (陳素貞 IEC1)" w:date="2015-01-12T13:45:00Z">
            <w:rPr>
              <w:ins w:id="16890" w:author="IES12BF02" w:date="2013-04-01T09:37:00Z"/>
              <w:rFonts w:eastAsia="新細明體"/>
              <w:color w:val="0033CC"/>
            </w:rPr>
          </w:rPrChange>
        </w:rPr>
      </w:pPr>
      <w:ins w:id="16891" w:author="IES12BF02" w:date="2013-04-01T09:37:00Z">
        <w:r w:rsidRPr="002F02C9">
          <w:rPr>
            <w:rFonts w:eastAsia="新細明體" w:hint="eastAsia"/>
            <w:color w:val="0033CC"/>
            <w:rPrChange w:id="16892" w:author="Chen, Ivy (陳素貞 IEC1)" w:date="2015-01-12T13:45:00Z">
              <w:rPr>
                <w:rFonts w:eastAsia="新細明體" w:hint="eastAsia"/>
                <w:color w:val="0033CC"/>
                <w:u w:val="single"/>
              </w:rPr>
            </w:rPrChange>
          </w:rPr>
          <w:t>●对应数据表：</w:t>
        </w:r>
      </w:ins>
      <w:ins w:id="16893" w:author="IES12BF02" w:date="2013-04-01T09:38:00Z">
        <w:r w:rsidRPr="002F02C9">
          <w:rPr>
            <w:rFonts w:eastAsiaTheme="minorEastAsia"/>
            <w:color w:val="0033CC"/>
            <w:rPrChange w:id="16894" w:author="Chen, Ivy (陳素貞 IEC1)" w:date="2015-01-12T13:45:00Z">
              <w:rPr>
                <w:rFonts w:eastAsiaTheme="minorEastAsia"/>
                <w:color w:val="0033CC"/>
                <w:u w:val="single"/>
              </w:rPr>
            </w:rPrChange>
          </w:rPr>
          <w:t>CELDATA</w:t>
        </w:r>
      </w:ins>
    </w:p>
    <w:p w:rsidR="0032068E" w:rsidRPr="002F02C9" w:rsidRDefault="0032068E" w:rsidP="0032068E">
      <w:pPr>
        <w:rPr>
          <w:ins w:id="16895" w:author="IES12BF02" w:date="2013-04-01T09:37:00Z"/>
          <w:color w:val="0033CC"/>
          <w:rPrChange w:id="16896" w:author="Chen, Ivy (陳素貞 IEC1)" w:date="2015-01-12T13:45:00Z">
            <w:rPr>
              <w:ins w:id="16897" w:author="IES12BF02" w:date="2013-04-01T09:37:00Z"/>
              <w:color w:val="0033CC"/>
            </w:rPr>
          </w:rPrChange>
        </w:rPr>
      </w:pPr>
    </w:p>
    <w:p w:rsidR="0032068E" w:rsidRPr="002F02C9" w:rsidRDefault="0032068E" w:rsidP="0032068E">
      <w:pPr>
        <w:pStyle w:val="ae"/>
        <w:jc w:val="center"/>
        <w:rPr>
          <w:ins w:id="16898" w:author="IES12BF02" w:date="2013-04-01T09:37:00Z"/>
          <w:color w:val="0033CC"/>
          <w:rPrChange w:id="16899" w:author="Chen, Ivy (陳素貞 IEC1)" w:date="2015-01-12T13:45:00Z">
            <w:rPr>
              <w:ins w:id="16900" w:author="IES12BF02" w:date="2013-04-01T09:37:00Z"/>
              <w:color w:val="0033CC"/>
            </w:rPr>
          </w:rPrChange>
        </w:rPr>
      </w:pPr>
    </w:p>
    <w:p w:rsidR="0032068E" w:rsidRPr="002F02C9" w:rsidRDefault="00152C15" w:rsidP="0032068E">
      <w:pPr>
        <w:pStyle w:val="4"/>
        <w:rPr>
          <w:ins w:id="16901" w:author="IES12BF02" w:date="2013-04-01T09:37:00Z"/>
          <w:color w:val="0033CC"/>
          <w:rPrChange w:id="16902" w:author="Chen, Ivy (陳素貞 IEC1)" w:date="2015-01-12T13:45:00Z">
            <w:rPr>
              <w:ins w:id="16903" w:author="IES12BF02" w:date="2013-04-01T09:37:00Z"/>
              <w:color w:val="0033CC"/>
            </w:rPr>
          </w:rPrChange>
        </w:rPr>
      </w:pPr>
      <w:ins w:id="16904" w:author="IES12BF02" w:date="2013-04-01T09:37:00Z">
        <w:r w:rsidRPr="002F02C9">
          <w:rPr>
            <w:rFonts w:hint="eastAsia"/>
            <w:color w:val="0033CC"/>
            <w:rPrChange w:id="16905" w:author="Chen, Ivy (陳素貞 IEC1)" w:date="2015-01-12T13:45:00Z">
              <w:rPr>
                <w:rFonts w:hint="eastAsia"/>
                <w:b w:val="0"/>
                <w:bCs w:val="0"/>
                <w:color w:val="0033CC"/>
                <w:szCs w:val="24"/>
                <w:u w:val="single"/>
              </w:rPr>
            </w:rPrChange>
          </w:rPr>
          <w:t>控件說明</w:t>
        </w:r>
      </w:ins>
    </w:p>
    <w:p w:rsidR="0032068E" w:rsidRPr="002F02C9" w:rsidRDefault="00152C15" w:rsidP="0032068E">
      <w:pPr>
        <w:pStyle w:val="ae"/>
        <w:jc w:val="right"/>
        <w:rPr>
          <w:ins w:id="16906" w:author="IES12BF02" w:date="2013-04-01T09:37:00Z"/>
          <w:color w:val="0033CC"/>
          <w:rPrChange w:id="16907" w:author="Chen, Ivy (陳素貞 IEC1)" w:date="2015-01-12T13:45:00Z">
            <w:rPr>
              <w:ins w:id="16908" w:author="IES12BF02" w:date="2013-04-01T09:37:00Z"/>
              <w:color w:val="0033CC"/>
            </w:rPr>
          </w:rPrChange>
        </w:rPr>
      </w:pPr>
      <w:ins w:id="16909" w:author="IES12BF02" w:date="2013-04-01T09:37:00Z">
        <w:r w:rsidRPr="002F02C9">
          <w:rPr>
            <w:rFonts w:hint="eastAsia"/>
            <w:color w:val="0033CC"/>
            <w:rPrChange w:id="16910" w:author="Chen, Ivy (陳素貞 IEC1)" w:date="2015-01-12T13:45:00Z">
              <w:rPr>
                <w:rFonts w:ascii="Times New Roman" w:eastAsia="SimSun" w:hAnsi="Times New Roman" w:cs="Times New Roman" w:hint="eastAsia"/>
                <w:color w:val="0033CC"/>
                <w:szCs w:val="24"/>
                <w:u w:val="single"/>
              </w:rPr>
            </w:rPrChange>
          </w:rPr>
          <w:t>表</w:t>
        </w:r>
        <w:r w:rsidRPr="002F02C9">
          <w:rPr>
            <w:color w:val="0033CC"/>
            <w:rPrChange w:id="16911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t xml:space="preserve">: </w:t>
        </w:r>
        <w:r w:rsidRPr="002F02C9">
          <w:rPr>
            <w:color w:val="0033CC"/>
            <w:rPrChange w:id="16912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16913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instrText xml:space="preserve"> STYLEREF 2 \s </w:instrText>
        </w:r>
        <w:r w:rsidRPr="002F02C9">
          <w:rPr>
            <w:color w:val="0033CC"/>
            <w:rPrChange w:id="16914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16915" w:author="Chen, Ivy (陳素貞 IEC1)" w:date="2015-01-12T13:45:00Z">
              <w:rPr>
                <w:rFonts w:ascii="Times New Roman" w:eastAsia="SimSun" w:hAnsi="Times New Roman" w:cs="Times New Roman"/>
                <w:noProof/>
                <w:color w:val="0033CC"/>
                <w:szCs w:val="24"/>
                <w:u w:val="single"/>
              </w:rPr>
            </w:rPrChange>
          </w:rPr>
          <w:t>1.</w:t>
        </w:r>
        <w:r w:rsidRPr="002F02C9">
          <w:rPr>
            <w:rFonts w:eastAsiaTheme="minorEastAsia"/>
            <w:noProof/>
            <w:color w:val="0033CC"/>
            <w:rPrChange w:id="16916" w:author="Chen, Ivy (陳素貞 IEC1)" w:date="2015-01-12T13:45:00Z">
              <w:rPr>
                <w:rFonts w:ascii="Times New Roman" w:eastAsiaTheme="minorEastAsia" w:hAnsi="Times New Roman" w:cs="Times New Roman"/>
                <w:noProof/>
                <w:color w:val="0033CC"/>
                <w:szCs w:val="24"/>
                <w:u w:val="single"/>
              </w:rPr>
            </w:rPrChange>
          </w:rPr>
          <w:t>6</w:t>
        </w:r>
        <w:r w:rsidRPr="002F02C9">
          <w:rPr>
            <w:color w:val="0033CC"/>
            <w:rPrChange w:id="16917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fldChar w:fldCharType="end"/>
        </w:r>
        <w:r w:rsidRPr="002F02C9">
          <w:rPr>
            <w:color w:val="0033CC"/>
            <w:rPrChange w:id="16918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noBreakHyphen/>
        </w:r>
        <w:r w:rsidRPr="002F02C9">
          <w:rPr>
            <w:color w:val="0033CC"/>
            <w:rPrChange w:id="16919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16920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color w:val="0033CC"/>
            <w:rPrChange w:id="16921" w:author="Chen, Ivy (陳素貞 IEC1)" w:date="2015-01-12T13:45:00Z">
              <w:rPr>
                <w:rFonts w:ascii="Times New Roman" w:eastAsia="SimSun" w:hAnsi="Times New Roman" w:cs="Times New Roman" w:hint="eastAsia"/>
                <w:color w:val="0033CC"/>
                <w:szCs w:val="24"/>
                <w:u w:val="single"/>
              </w:rPr>
            </w:rPrChange>
          </w:rPr>
          <w:instrText>表</w:instrText>
        </w:r>
        <w:r w:rsidRPr="002F02C9">
          <w:rPr>
            <w:color w:val="0033CC"/>
            <w:rPrChange w:id="16922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instrText xml:space="preserve">: \* ARABIC \s 2 </w:instrText>
        </w:r>
        <w:r w:rsidRPr="002F02C9">
          <w:rPr>
            <w:color w:val="0033CC"/>
            <w:rPrChange w:id="16923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16924" w:author="Chen, Ivy (陳素貞 IEC1)" w:date="2015-01-12T13:45:00Z">
              <w:rPr>
                <w:rFonts w:ascii="Times New Roman" w:eastAsia="SimSun" w:hAnsi="Times New Roman" w:cs="Times New Roman"/>
                <w:noProof/>
                <w:color w:val="0033CC"/>
                <w:szCs w:val="24"/>
                <w:u w:val="single"/>
              </w:rPr>
            </w:rPrChange>
          </w:rPr>
          <w:t>1</w:t>
        </w:r>
        <w:r w:rsidRPr="002F02C9">
          <w:rPr>
            <w:color w:val="0033CC"/>
            <w:rPrChange w:id="16925" w:author="Chen, Ivy (陳素貞 IEC1)" w:date="2015-01-12T13:45:00Z">
              <w:rPr>
                <w:rFonts w:ascii="Times New Roman" w:eastAsia="SimSun" w:hAnsi="Times New Roman" w:cs="Times New Roman"/>
                <w:color w:val="0033CC"/>
                <w:szCs w:val="24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32068E" w:rsidRPr="002F02C9" w:rsidTr="00EC57B5">
        <w:trPr>
          <w:tblHeader/>
          <w:ins w:id="16926" w:author="IES12BF02" w:date="2013-04-01T09:37:00Z"/>
        </w:trPr>
        <w:tc>
          <w:tcPr>
            <w:tcW w:w="445" w:type="dxa"/>
            <w:shd w:val="clear" w:color="auto" w:fill="CCCCCC"/>
          </w:tcPr>
          <w:p w:rsidR="00152C15" w:rsidRPr="002F02C9" w:rsidRDefault="00152C15" w:rsidP="00152C15">
            <w:pPr>
              <w:rPr>
                <w:ins w:id="16927" w:author="IES12BF02" w:date="2013-04-01T09:37:00Z"/>
                <w:rFonts w:ascii="Tahoma" w:hAnsi="Tahoma"/>
                <w:color w:val="0033CC"/>
                <w:sz w:val="18"/>
                <w:rPrChange w:id="16928" w:author="Chen, Ivy (陳素貞 IEC1)" w:date="2015-01-12T13:45:00Z">
                  <w:rPr>
                    <w:ins w:id="16929" w:author="IES12BF02" w:date="2013-04-01T09:37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  <w:highlight w:val="lightGray"/>
                  </w:rPr>
                </w:rPrChange>
              </w:rPr>
              <w:pPrChange w:id="16930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931" w:author="IES12BF02" w:date="2013-04-01T09:37:00Z">
              <w:r w:rsidRPr="002F02C9">
                <w:rPr>
                  <w:rFonts w:ascii="Tahoma" w:hAnsi="Tahoma"/>
                  <w:color w:val="0033CC"/>
                  <w:sz w:val="18"/>
                  <w:rPrChange w:id="16932" w:author="Chen, Ivy (陳素貞 IEC1)" w:date="2015-01-12T13:45:00Z">
                    <w:rPr>
                      <w:b/>
                      <w:color w:val="0033CC"/>
                      <w:highlight w:val="lightGray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10" w:type="dxa"/>
            <w:shd w:val="clear" w:color="auto" w:fill="CCCCCC"/>
          </w:tcPr>
          <w:p w:rsidR="00152C15" w:rsidRPr="002F02C9" w:rsidRDefault="00152C15" w:rsidP="00152C15">
            <w:pPr>
              <w:rPr>
                <w:ins w:id="16933" w:author="IES12BF02" w:date="2013-04-01T09:37:00Z"/>
                <w:rFonts w:ascii="Tahoma" w:hAnsi="Tahoma"/>
                <w:color w:val="0033CC"/>
                <w:sz w:val="18"/>
                <w:rPrChange w:id="16934" w:author="Chen, Ivy (陳素貞 IEC1)" w:date="2015-01-12T13:45:00Z">
                  <w:rPr>
                    <w:ins w:id="16935" w:author="IES12BF02" w:date="2013-04-01T09:37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  <w:highlight w:val="lightGray"/>
                  </w:rPr>
                </w:rPrChange>
              </w:rPr>
              <w:pPrChange w:id="16936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937" w:author="IES12BF02" w:date="2013-04-01T09:37:00Z">
              <w:r w:rsidRPr="002F02C9">
                <w:rPr>
                  <w:rFonts w:ascii="Tahoma" w:hAnsi="Tahoma" w:hint="eastAsia"/>
                  <w:color w:val="0033CC"/>
                  <w:sz w:val="18"/>
                  <w:rPrChange w:id="16938" w:author="Chen, Ivy (陳素貞 IEC1)" w:date="2015-01-12T13:45:00Z">
                    <w:rPr>
                      <w:rFonts w:hint="eastAsia"/>
                      <w:b/>
                      <w:color w:val="0033CC"/>
                      <w:highlight w:val="lightGray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916" w:type="dxa"/>
            <w:shd w:val="clear" w:color="auto" w:fill="CCCCCC"/>
          </w:tcPr>
          <w:p w:rsidR="00152C15" w:rsidRPr="002F02C9" w:rsidRDefault="00152C15" w:rsidP="00152C15">
            <w:pPr>
              <w:rPr>
                <w:ins w:id="16939" w:author="IES12BF02" w:date="2013-04-01T09:37:00Z"/>
                <w:rFonts w:ascii="Tahoma" w:hAnsi="Tahoma"/>
                <w:color w:val="0033CC"/>
                <w:sz w:val="18"/>
                <w:rPrChange w:id="16940" w:author="Chen, Ivy (陳素貞 IEC1)" w:date="2015-01-12T13:45:00Z">
                  <w:rPr>
                    <w:ins w:id="16941" w:author="IES12BF02" w:date="2013-04-01T09:37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  <w:highlight w:val="lightGray"/>
                  </w:rPr>
                </w:rPrChange>
              </w:rPr>
              <w:pPrChange w:id="16942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943" w:author="IES12BF02" w:date="2013-04-01T09:37:00Z">
              <w:r w:rsidRPr="002F02C9">
                <w:rPr>
                  <w:rFonts w:ascii="Tahoma" w:hAnsi="Tahoma" w:hint="eastAsia"/>
                  <w:color w:val="0033CC"/>
                  <w:sz w:val="18"/>
                  <w:rPrChange w:id="16944" w:author="Chen, Ivy (陳素貞 IEC1)" w:date="2015-01-12T13:45:00Z">
                    <w:rPr>
                      <w:rFonts w:hint="eastAsia"/>
                      <w:b/>
                      <w:color w:val="0033CC"/>
                      <w:highlight w:val="lightGray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677" w:type="dxa"/>
            <w:shd w:val="clear" w:color="auto" w:fill="CCCCCC"/>
            <w:tcFitText/>
          </w:tcPr>
          <w:p w:rsidR="00152C15" w:rsidRPr="002F02C9" w:rsidRDefault="00152C15" w:rsidP="00152C15">
            <w:pPr>
              <w:rPr>
                <w:ins w:id="16945" w:author="IES12BF02" w:date="2013-04-01T09:37:00Z"/>
                <w:rFonts w:ascii="Tahoma" w:hAnsi="Tahoma"/>
                <w:color w:val="0033CC"/>
                <w:sz w:val="18"/>
                <w:rPrChange w:id="16946" w:author="Chen, Ivy (陳素貞 IEC1)" w:date="2015-01-12T13:45:00Z">
                  <w:rPr>
                    <w:ins w:id="16947" w:author="IES12BF02" w:date="2013-04-01T09:37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  <w:highlight w:val="lightGray"/>
                  </w:rPr>
                </w:rPrChange>
              </w:rPr>
              <w:pPrChange w:id="16948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949" w:author="IES12BF02" w:date="2013-04-01T09:37:00Z">
              <w:r w:rsidRPr="002F02C9">
                <w:rPr>
                  <w:rFonts w:ascii="Tahoma" w:hAnsi="Tahoma" w:hint="eastAsia"/>
                  <w:color w:val="0033CC"/>
                  <w:spacing w:val="80"/>
                  <w:sz w:val="18"/>
                  <w:rPrChange w:id="16950" w:author="Chen, Ivy (陳素貞 IEC1)" w:date="2015-01-12T13:45:00Z">
                    <w:rPr>
                      <w:rFonts w:hint="eastAsia"/>
                      <w:b/>
                      <w:color w:val="0033CC"/>
                      <w:spacing w:val="39"/>
                      <w:highlight w:val="lightGray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ascii="Tahoma" w:hAnsi="Tahoma" w:hint="eastAsia"/>
                  <w:color w:val="0033CC"/>
                  <w:spacing w:val="1"/>
                  <w:sz w:val="18"/>
                  <w:rPrChange w:id="16951" w:author="Chen, Ivy (陳素貞 IEC1)" w:date="2015-01-12T13:45:00Z">
                    <w:rPr>
                      <w:rFonts w:hint="eastAsia"/>
                      <w:b/>
                      <w:color w:val="0033CC"/>
                      <w:spacing w:val="1"/>
                      <w:highlight w:val="lightGray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432" w:type="dxa"/>
            <w:shd w:val="clear" w:color="auto" w:fill="CCCCCC"/>
          </w:tcPr>
          <w:p w:rsidR="00152C15" w:rsidRPr="002F02C9" w:rsidRDefault="00152C15" w:rsidP="00152C15">
            <w:pPr>
              <w:rPr>
                <w:ins w:id="16952" w:author="IES12BF02" w:date="2013-04-01T09:37:00Z"/>
                <w:rFonts w:ascii="Tahoma" w:hAnsi="Tahoma"/>
                <w:color w:val="0033CC"/>
                <w:sz w:val="18"/>
                <w:rPrChange w:id="16953" w:author="Chen, Ivy (陳素貞 IEC1)" w:date="2015-01-12T13:45:00Z">
                  <w:rPr>
                    <w:ins w:id="16954" w:author="IES12BF02" w:date="2013-04-01T09:37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  <w:highlight w:val="lightGray"/>
                  </w:rPr>
                </w:rPrChange>
              </w:rPr>
              <w:pPrChange w:id="16955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956" w:author="IES12BF02" w:date="2013-04-01T09:37:00Z">
              <w:r w:rsidRPr="002F02C9">
                <w:rPr>
                  <w:rFonts w:ascii="Tahoma" w:hAnsi="Tahoma" w:hint="eastAsia"/>
                  <w:color w:val="0033CC"/>
                  <w:sz w:val="18"/>
                  <w:rPrChange w:id="16957" w:author="Chen, Ivy (陳素貞 IEC1)" w:date="2015-01-12T13:45:00Z">
                    <w:rPr>
                      <w:rFonts w:hint="eastAsia"/>
                      <w:b/>
                      <w:color w:val="0033CC"/>
                      <w:highlight w:val="lightGray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80" w:type="dxa"/>
            <w:shd w:val="clear" w:color="auto" w:fill="CCCCCC"/>
          </w:tcPr>
          <w:p w:rsidR="00152C15" w:rsidRPr="002F02C9" w:rsidRDefault="00152C15" w:rsidP="00152C15">
            <w:pPr>
              <w:rPr>
                <w:ins w:id="16958" w:author="IES12BF02" w:date="2013-04-01T09:37:00Z"/>
                <w:rFonts w:ascii="Tahoma" w:hAnsi="Tahoma"/>
                <w:color w:val="0033CC"/>
                <w:sz w:val="18"/>
                <w:rPrChange w:id="16959" w:author="Chen, Ivy (陳素貞 IEC1)" w:date="2015-01-12T13:45:00Z">
                  <w:rPr>
                    <w:ins w:id="16960" w:author="IES12BF02" w:date="2013-04-01T09:37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  <w:highlight w:val="lightGray"/>
                  </w:rPr>
                </w:rPrChange>
              </w:rPr>
              <w:pPrChange w:id="16961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962" w:author="IES12BF02" w:date="2013-04-01T09:37:00Z">
              <w:r w:rsidRPr="002F02C9">
                <w:rPr>
                  <w:rFonts w:ascii="Tahoma" w:hAnsi="Tahoma" w:hint="eastAsia"/>
                  <w:color w:val="0033CC"/>
                  <w:sz w:val="18"/>
                  <w:rPrChange w:id="16963" w:author="Chen, Ivy (陳素貞 IEC1)" w:date="2015-01-12T13:45:00Z">
                    <w:rPr>
                      <w:rFonts w:hint="eastAsia"/>
                      <w:b/>
                      <w:color w:val="0033CC"/>
                      <w:highlight w:val="lightGray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152C15" w:rsidRPr="002F02C9" w:rsidRDefault="00152C15" w:rsidP="00152C15">
            <w:pPr>
              <w:rPr>
                <w:ins w:id="16964" w:author="IES12BF02" w:date="2013-04-01T09:37:00Z"/>
                <w:rFonts w:ascii="Tahoma" w:hAnsi="Tahoma"/>
                <w:color w:val="0033CC"/>
                <w:sz w:val="18"/>
                <w:rPrChange w:id="16965" w:author="Chen, Ivy (陳素貞 IEC1)" w:date="2015-01-12T13:45:00Z">
                  <w:rPr>
                    <w:ins w:id="16966" w:author="IES12BF02" w:date="2013-04-01T09:37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  <w:highlight w:val="lightGray"/>
                  </w:rPr>
                </w:rPrChange>
              </w:rPr>
              <w:pPrChange w:id="16967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968" w:author="IES12BF02" w:date="2013-04-01T09:37:00Z">
              <w:r w:rsidRPr="002F02C9">
                <w:rPr>
                  <w:rFonts w:ascii="Tahoma" w:hAnsi="Tahoma" w:hint="eastAsia"/>
                  <w:color w:val="0033CC"/>
                  <w:sz w:val="18"/>
                  <w:rPrChange w:id="16969" w:author="Chen, Ivy (陳素貞 IEC1)" w:date="2015-01-12T13:45:00Z">
                    <w:rPr>
                      <w:rFonts w:hint="eastAsia"/>
                      <w:b/>
                      <w:color w:val="0033CC"/>
                      <w:highlight w:val="lightGray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152C15" w:rsidRPr="002F02C9" w:rsidRDefault="00152C15" w:rsidP="00152C15">
            <w:pPr>
              <w:rPr>
                <w:ins w:id="16970" w:author="IES12BF02" w:date="2013-04-01T09:37:00Z"/>
                <w:rFonts w:ascii="Tahoma" w:hAnsi="Tahoma"/>
                <w:color w:val="0033CC"/>
                <w:sz w:val="18"/>
                <w:rPrChange w:id="16971" w:author="Chen, Ivy (陳素貞 IEC1)" w:date="2015-01-12T13:45:00Z">
                  <w:rPr>
                    <w:ins w:id="16972" w:author="IES12BF02" w:date="2013-04-01T09:37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  <w:highlight w:val="lightGray"/>
                  </w:rPr>
                </w:rPrChange>
              </w:rPr>
              <w:pPrChange w:id="16973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6974" w:author="IES12BF02" w:date="2013-04-01T09:37:00Z">
              <w:r w:rsidRPr="002F02C9">
                <w:rPr>
                  <w:rFonts w:ascii="Tahoma" w:hAnsi="Tahoma" w:hint="eastAsia"/>
                  <w:color w:val="0033CC"/>
                  <w:sz w:val="18"/>
                  <w:rPrChange w:id="16975" w:author="Chen, Ivy (陳素貞 IEC1)" w:date="2015-01-12T13:45:00Z">
                    <w:rPr>
                      <w:rFonts w:hint="eastAsia"/>
                      <w:b/>
                      <w:color w:val="0033CC"/>
                      <w:highlight w:val="lightGray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32068E" w:rsidRPr="002F02C9" w:rsidTr="00EC57B5">
        <w:trPr>
          <w:ins w:id="16976" w:author="IES12BF02" w:date="2013-04-01T09:37:00Z"/>
        </w:trPr>
        <w:tc>
          <w:tcPr>
            <w:tcW w:w="445" w:type="dxa"/>
          </w:tcPr>
          <w:p w:rsidR="00152C15" w:rsidRPr="002F02C9" w:rsidRDefault="00152C15" w:rsidP="00152C15">
            <w:pPr>
              <w:rPr>
                <w:ins w:id="16977" w:author="IES12BF02" w:date="2013-04-01T09:37:00Z"/>
                <w:rFonts w:ascii="Tahoma" w:hAnsi="Tahoma"/>
                <w:color w:val="0033CC"/>
                <w:sz w:val="18"/>
                <w:rPrChange w:id="16978" w:author="Chen, Ivy (陳素貞 IEC1)" w:date="2015-01-12T13:45:00Z">
                  <w:rPr>
                    <w:ins w:id="16979" w:author="IES12BF02" w:date="2013-04-01T09:37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  <w:highlight w:val="lightGray"/>
                  </w:rPr>
                </w:rPrChange>
              </w:rPr>
              <w:pPrChange w:id="16980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6981" w:author="IES12BF02" w:date="2013-04-01T09:37:00Z">
              <w:r w:rsidRPr="002F02C9">
                <w:rPr>
                  <w:rFonts w:ascii="Tahoma" w:hAnsi="Tahoma"/>
                  <w:color w:val="0033CC"/>
                  <w:sz w:val="18"/>
                  <w:rPrChange w:id="16982" w:author="Chen, Ivy (陳素貞 IEC1)" w:date="2015-01-12T13:45:00Z">
                    <w:rPr>
                      <w:color w:val="0033CC"/>
                      <w:highlight w:val="lightGray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10" w:type="dxa"/>
          </w:tcPr>
          <w:p w:rsidR="00152C15" w:rsidRPr="002F02C9" w:rsidRDefault="00152C15" w:rsidP="00152C15">
            <w:pPr>
              <w:rPr>
                <w:ins w:id="16983" w:author="IES12BF02" w:date="2013-04-01T09:37:00Z"/>
                <w:rFonts w:ascii="Tahoma" w:hAnsi="Tahoma"/>
                <w:color w:val="0033CC"/>
                <w:sz w:val="18"/>
                <w:rPrChange w:id="16984" w:author="Chen, Ivy (陳素貞 IEC1)" w:date="2015-01-12T13:45:00Z">
                  <w:rPr>
                    <w:ins w:id="16985" w:author="IES12BF02" w:date="2013-04-01T09:37:00Z"/>
                    <w:rFonts w:ascii="Tahoma" w:eastAsia="新細明體" w:hAnsi="Tahoma" w:cs="Arial"/>
                    <w:b/>
                    <w:bCs/>
                    <w:color w:val="0033CC"/>
                    <w:kern w:val="32"/>
                    <w:sz w:val="18"/>
                    <w:szCs w:val="32"/>
                    <w:highlight w:val="lightGray"/>
                    <w:lang w:eastAsia="zh-TW"/>
                  </w:rPr>
                </w:rPrChange>
              </w:rPr>
              <w:pPrChange w:id="16986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6987" w:author="IES12BF02" w:date="2013-04-01T09:52:00Z">
              <w:r w:rsidRPr="002F02C9">
                <w:rPr>
                  <w:rFonts w:ascii="Tahoma" w:hAnsi="Tahoma"/>
                  <w:color w:val="0033CC"/>
                  <w:sz w:val="18"/>
                  <w:rPrChange w:id="16988" w:author="Chen, Ivy (陳素貞 IEC1)" w:date="2015-01-12T13:45:00Z">
                    <w:rPr>
                      <w:rFonts w:ascii="新細明體" w:eastAsiaTheme="minorEastAsia" w:hAnsi="新細明體"/>
                      <w:color w:val="0033CC"/>
                      <w:sz w:val="18"/>
                      <w:highlight w:val="lightGray"/>
                      <w:u w:val="single"/>
                    </w:rPr>
                  </w:rPrChange>
                </w:rPr>
                <w:t>ZMOD List</w:t>
              </w:r>
            </w:ins>
          </w:p>
        </w:tc>
        <w:tc>
          <w:tcPr>
            <w:tcW w:w="916" w:type="dxa"/>
          </w:tcPr>
          <w:p w:rsidR="00152C15" w:rsidRPr="002F02C9" w:rsidRDefault="00152C15" w:rsidP="00152C15">
            <w:pPr>
              <w:rPr>
                <w:ins w:id="16989" w:author="IES12BF02" w:date="2013-04-01T09:37:00Z"/>
                <w:rFonts w:ascii="Tahoma" w:hAnsi="Tahoma"/>
                <w:color w:val="0033CC"/>
                <w:sz w:val="18"/>
                <w:rPrChange w:id="16990" w:author="Chen, Ivy (陳素貞 IEC1)" w:date="2015-01-12T13:45:00Z">
                  <w:rPr>
                    <w:ins w:id="16991" w:author="IES12BF02" w:date="2013-04-01T09:37:00Z"/>
                    <w:rFonts w:ascii="Tahoma" w:hAnsi="Tahoma" w:cs="Arial"/>
                    <w:b/>
                    <w:bCs/>
                    <w:color w:val="0033CC"/>
                    <w:kern w:val="32"/>
                    <w:sz w:val="18"/>
                    <w:szCs w:val="32"/>
                    <w:highlight w:val="lightGray"/>
                  </w:rPr>
                </w:rPrChange>
              </w:rPr>
              <w:pPrChange w:id="16992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6993" w:author="IES12BF02" w:date="2013-04-01T09:53:00Z">
              <w:r w:rsidRPr="002F02C9">
                <w:rPr>
                  <w:rFonts w:ascii="Tahoma" w:hAnsi="Tahoma"/>
                  <w:color w:val="0033CC"/>
                  <w:sz w:val="18"/>
                  <w:rPrChange w:id="16994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32068E" w:rsidRPr="002F02C9" w:rsidRDefault="0032068E" w:rsidP="00EC57B5">
            <w:pPr>
              <w:rPr>
                <w:ins w:id="16995" w:author="IES12BF02" w:date="2013-04-01T09:37:00Z"/>
                <w:rFonts w:ascii="Tahoma" w:hAnsi="Tahoma"/>
                <w:color w:val="0033CC"/>
                <w:sz w:val="18"/>
                <w:rPrChange w:id="16996" w:author="Chen, Ivy (陳素貞 IEC1)" w:date="2015-01-12T13:45:00Z">
                  <w:rPr>
                    <w:ins w:id="16997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</w:p>
        </w:tc>
        <w:tc>
          <w:tcPr>
            <w:tcW w:w="1432" w:type="dxa"/>
          </w:tcPr>
          <w:p w:rsidR="0032068E" w:rsidRPr="002F02C9" w:rsidRDefault="0032068E" w:rsidP="00EC57B5">
            <w:pPr>
              <w:rPr>
                <w:ins w:id="16998" w:author="IES12BF02" w:date="2013-04-01T09:37:00Z"/>
                <w:rFonts w:ascii="Tahoma" w:hAnsi="Tahoma"/>
                <w:color w:val="0033CC"/>
                <w:sz w:val="18"/>
                <w:rPrChange w:id="16999" w:author="Chen, Ivy (陳素貞 IEC1)" w:date="2015-01-12T13:45:00Z">
                  <w:rPr>
                    <w:ins w:id="17000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</w:p>
        </w:tc>
        <w:tc>
          <w:tcPr>
            <w:tcW w:w="680" w:type="dxa"/>
          </w:tcPr>
          <w:p w:rsidR="0032068E" w:rsidRPr="002F02C9" w:rsidRDefault="0032068E" w:rsidP="00EC57B5">
            <w:pPr>
              <w:rPr>
                <w:ins w:id="17001" w:author="IES12BF02" w:date="2013-04-01T09:37:00Z"/>
                <w:rFonts w:ascii="Tahoma" w:hAnsi="Tahoma"/>
                <w:color w:val="0033CC"/>
                <w:sz w:val="18"/>
                <w:rPrChange w:id="17002" w:author="Chen, Ivy (陳素貞 IEC1)" w:date="2015-01-12T13:45:00Z">
                  <w:rPr>
                    <w:ins w:id="17003" w:author="IES12BF02" w:date="2013-04-01T09:37:00Z"/>
                    <w:color w:val="0033CC"/>
                    <w:highlight w:val="lightGray"/>
                  </w:rPr>
                </w:rPrChange>
              </w:rPr>
            </w:pPr>
          </w:p>
        </w:tc>
        <w:tc>
          <w:tcPr>
            <w:tcW w:w="2728" w:type="dxa"/>
          </w:tcPr>
          <w:p w:rsidR="00EC57B5" w:rsidRPr="002F02C9" w:rsidRDefault="00152C15" w:rsidP="00EC57B5">
            <w:pPr>
              <w:rPr>
                <w:ins w:id="17004" w:author="IES12BF02" w:date="2013-04-01T10:04:00Z"/>
                <w:rFonts w:ascii="Tahoma" w:hAnsi="Tahoma"/>
                <w:color w:val="0033CC"/>
                <w:sz w:val="18"/>
                <w:rPrChange w:id="17005" w:author="Chen, Ivy (陳素貞 IEC1)" w:date="2015-01-12T13:45:00Z">
                  <w:rPr>
                    <w:ins w:id="17006" w:author="IES12BF02" w:date="2013-04-01T10:04:00Z"/>
                  </w:rPr>
                </w:rPrChange>
              </w:rPr>
            </w:pPr>
            <w:ins w:id="17007" w:author="IES12BF02" w:date="2013-04-01T10:04:00Z">
              <w:r w:rsidRPr="002F02C9">
                <w:rPr>
                  <w:rFonts w:ascii="Tahoma" w:hAnsi="Tahoma"/>
                  <w:color w:val="0033CC"/>
                  <w:sz w:val="18"/>
                  <w:rPrChange w:id="1700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EnterKey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00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：</w:t>
              </w:r>
            </w:ins>
          </w:p>
          <w:p w:rsidR="003B75F5" w:rsidRPr="002F02C9" w:rsidRDefault="00152C15">
            <w:pPr>
              <w:rPr>
                <w:ins w:id="17010" w:author="IES12BF02" w:date="2013-04-01T09:37:00Z"/>
                <w:rFonts w:ascii="Tahoma" w:hAnsi="Tahoma"/>
                <w:color w:val="0033CC"/>
                <w:sz w:val="18"/>
                <w:rPrChange w:id="17011" w:author="Chen, Ivy (陳素貞 IEC1)" w:date="2015-01-12T13:45:00Z">
                  <w:rPr>
                    <w:ins w:id="17012" w:author="IES12BF02" w:date="2013-04-01T09:37:00Z"/>
                    <w:rFonts w:eastAsia="新細明體"/>
                    <w:color w:val="0033CC"/>
                    <w:highlight w:val="lightGray"/>
                    <w:lang w:eastAsia="zh-TW"/>
                  </w:rPr>
                </w:rPrChange>
              </w:rPr>
            </w:pPr>
            <w:ins w:id="17013" w:author="IES12BF02" w:date="2013-04-01T10:04:00Z">
              <w:r w:rsidRPr="002F02C9">
                <w:rPr>
                  <w:rFonts w:ascii="Tahoma" w:hAnsi="Tahoma" w:hint="eastAsia"/>
                  <w:color w:val="0033CC"/>
                  <w:sz w:val="18"/>
                  <w:rPrChange w:id="1701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若本框中内容不为空，则在</w:t>
              </w:r>
            </w:ins>
            <w:ins w:id="17015" w:author="IES12BF02" w:date="2013-04-01T10:11:00Z">
              <w:r w:rsidRPr="002F02C9">
                <w:rPr>
                  <w:rFonts w:ascii="Tahoma" w:hAnsi="Tahoma"/>
                  <w:color w:val="0033CC"/>
                  <w:sz w:val="18"/>
                  <w:rPrChange w:id="1701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CELDATA</w:t>
              </w:r>
            </w:ins>
            <w:ins w:id="17017" w:author="IES12BF02" w:date="2013-04-01T10:04:00Z">
              <w:r w:rsidRPr="002F02C9">
                <w:rPr>
                  <w:rFonts w:ascii="Tahoma" w:hAnsi="Tahoma"/>
                  <w:color w:val="0033CC"/>
                  <w:sz w:val="18"/>
                  <w:rPrChange w:id="1701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01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表格的</w:t>
              </w:r>
            </w:ins>
            <w:ins w:id="17020" w:author="IES12BF02" w:date="2013-04-01T10:05:00Z">
              <w:r w:rsidRPr="002F02C9">
                <w:rPr>
                  <w:rFonts w:ascii="Tahoma" w:hAnsi="Tahoma"/>
                  <w:color w:val="0033CC"/>
                  <w:sz w:val="18"/>
                  <w:rPrChange w:id="1702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ZMOD</w:t>
              </w:r>
            </w:ins>
            <w:ins w:id="17022" w:author="IES12BF02" w:date="2013-04-01T10:04:00Z">
              <w:r w:rsidRPr="002F02C9">
                <w:rPr>
                  <w:rFonts w:ascii="Tahoma" w:hAnsi="Tahoma" w:hint="eastAsia"/>
                  <w:color w:val="0033CC"/>
                  <w:sz w:val="18"/>
                  <w:rPrChange w:id="1702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列中搜索并高亮第一条与本框中内容左端匹配的</w:t>
              </w:r>
            </w:ins>
            <w:ins w:id="17024" w:author="IES12BF02" w:date="2013-04-01T10:05:00Z">
              <w:r w:rsidRPr="002F02C9">
                <w:rPr>
                  <w:rFonts w:ascii="Tahoma" w:hAnsi="Tahoma"/>
                  <w:color w:val="0033CC"/>
                  <w:sz w:val="18"/>
                  <w:rPrChange w:id="1702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CELDATA</w:t>
              </w:r>
            </w:ins>
            <w:ins w:id="17026" w:author="IES12BF02" w:date="2013-04-01T10:04:00Z">
              <w:r w:rsidRPr="002F02C9">
                <w:rPr>
                  <w:rFonts w:ascii="Tahoma" w:hAnsi="Tahoma" w:hint="eastAsia"/>
                  <w:color w:val="0033CC"/>
                  <w:sz w:val="18"/>
                  <w:rPrChange w:id="1702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记录。</w:t>
              </w:r>
            </w:ins>
          </w:p>
        </w:tc>
        <w:tc>
          <w:tcPr>
            <w:tcW w:w="2629" w:type="dxa"/>
          </w:tcPr>
          <w:p w:rsidR="0032068E" w:rsidRPr="002F02C9" w:rsidRDefault="0032068E" w:rsidP="00EC57B5">
            <w:pPr>
              <w:rPr>
                <w:ins w:id="17028" w:author="IES12BF02" w:date="2013-04-01T09:37:00Z"/>
                <w:rFonts w:ascii="Tahoma" w:hAnsi="Tahoma"/>
                <w:color w:val="0033CC"/>
                <w:sz w:val="18"/>
                <w:rPrChange w:id="17029" w:author="Chen, Ivy (陳素貞 IEC1)" w:date="2015-01-12T13:45:00Z">
                  <w:rPr>
                    <w:ins w:id="17030" w:author="IES12BF02" w:date="2013-04-01T09:37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</w:p>
        </w:tc>
      </w:tr>
      <w:tr w:rsidR="00EC57B5" w:rsidRPr="002F02C9" w:rsidTr="00EC57B5">
        <w:trPr>
          <w:ins w:id="17031" w:author="IES12BF02" w:date="2013-04-01T09:37:00Z"/>
        </w:trPr>
        <w:tc>
          <w:tcPr>
            <w:tcW w:w="445" w:type="dxa"/>
          </w:tcPr>
          <w:p w:rsidR="00EC57B5" w:rsidRPr="002F02C9" w:rsidRDefault="00152C15" w:rsidP="00EC57B5">
            <w:pPr>
              <w:rPr>
                <w:ins w:id="17032" w:author="IES12BF02" w:date="2013-04-01T09:37:00Z"/>
                <w:rFonts w:ascii="Tahoma" w:hAnsi="Tahoma"/>
                <w:color w:val="0033CC"/>
                <w:sz w:val="18"/>
                <w:rPrChange w:id="17033" w:author="Chen, Ivy (陳素貞 IEC1)" w:date="2015-01-12T13:45:00Z">
                  <w:rPr>
                    <w:ins w:id="17034" w:author="IES12BF02" w:date="2013-04-01T09:37:00Z"/>
                    <w:rFonts w:eastAsia="新細明體"/>
                    <w:color w:val="0033CC"/>
                    <w:highlight w:val="lightGray"/>
                    <w:lang w:eastAsia="zh-TW"/>
                  </w:rPr>
                </w:rPrChange>
              </w:rPr>
            </w:pPr>
            <w:ins w:id="17035" w:author="IES12BF02" w:date="2013-04-01T09:37:00Z">
              <w:r w:rsidRPr="002F02C9">
                <w:rPr>
                  <w:rFonts w:ascii="Tahoma" w:hAnsi="Tahoma"/>
                  <w:color w:val="0033CC"/>
                  <w:sz w:val="18"/>
                  <w:rPrChange w:id="17036" w:author="Chen, Ivy (陳素貞 IEC1)" w:date="2015-01-12T13:45:00Z">
                    <w:rPr>
                      <w:rFonts w:eastAsia="新細明體"/>
                      <w:color w:val="0033CC"/>
                      <w:highlight w:val="lightGray"/>
                      <w:u w:val="single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10" w:type="dxa"/>
          </w:tcPr>
          <w:p w:rsidR="00EC57B5" w:rsidRPr="002F02C9" w:rsidRDefault="00152C15" w:rsidP="00EC57B5">
            <w:pPr>
              <w:rPr>
                <w:ins w:id="17037" w:author="IES12BF02" w:date="2013-04-01T09:37:00Z"/>
                <w:rFonts w:ascii="Tahoma" w:hAnsi="Tahoma"/>
                <w:color w:val="0033CC"/>
                <w:sz w:val="18"/>
                <w:rPrChange w:id="17038" w:author="Chen, Ivy (陳素貞 IEC1)" w:date="2015-01-12T13:45:00Z">
                  <w:rPr>
                    <w:ins w:id="17039" w:author="IES12BF02" w:date="2013-04-01T09:37:00Z"/>
                    <w:rFonts w:ascii="新細明體" w:eastAsia="新細明體" w:hAnsi="新細明體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7040" w:author="IES12BF02" w:date="2013-04-01T10:12:00Z">
              <w:r w:rsidRPr="002F02C9">
                <w:rPr>
                  <w:rFonts w:ascii="Tahoma" w:hAnsi="Tahoma"/>
                  <w:color w:val="0033CC"/>
                  <w:sz w:val="18"/>
                  <w:rPrChange w:id="1704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CELDATA List</w:t>
              </w:r>
            </w:ins>
          </w:p>
        </w:tc>
        <w:tc>
          <w:tcPr>
            <w:tcW w:w="916" w:type="dxa"/>
          </w:tcPr>
          <w:p w:rsidR="00EC57B5" w:rsidRPr="002F02C9" w:rsidRDefault="00152C15" w:rsidP="00EC57B5">
            <w:pPr>
              <w:rPr>
                <w:ins w:id="17042" w:author="IES12BF02" w:date="2013-04-01T09:37:00Z"/>
                <w:rFonts w:ascii="Tahoma" w:hAnsi="Tahoma"/>
                <w:color w:val="0033CC"/>
                <w:sz w:val="18"/>
                <w:rPrChange w:id="17043" w:author="Chen, Ivy (陳素貞 IEC1)" w:date="2015-01-12T13:45:00Z">
                  <w:rPr>
                    <w:ins w:id="17044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045" w:author="IES12BF02" w:date="2013-04-01T10:12:00Z">
              <w:r w:rsidRPr="002F02C9">
                <w:rPr>
                  <w:rFonts w:ascii="Tahoma" w:hAnsi="Tahoma"/>
                  <w:color w:val="0033CC"/>
                  <w:sz w:val="18"/>
                  <w:rPrChange w:id="1704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677" w:type="dxa"/>
          </w:tcPr>
          <w:p w:rsidR="00EC57B5" w:rsidRPr="002F02C9" w:rsidRDefault="00EC57B5" w:rsidP="00EC57B5">
            <w:pPr>
              <w:rPr>
                <w:ins w:id="17047" w:author="IES12BF02" w:date="2013-04-01T09:37:00Z"/>
                <w:rFonts w:ascii="Tahoma" w:hAnsi="Tahoma"/>
                <w:color w:val="0033CC"/>
                <w:sz w:val="18"/>
                <w:rPrChange w:id="17048" w:author="Chen, Ivy (陳素貞 IEC1)" w:date="2015-01-12T13:45:00Z">
                  <w:rPr>
                    <w:ins w:id="17049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</w:p>
        </w:tc>
        <w:tc>
          <w:tcPr>
            <w:tcW w:w="1432" w:type="dxa"/>
          </w:tcPr>
          <w:p w:rsidR="003B75F5" w:rsidRPr="002F02C9" w:rsidRDefault="00152C15">
            <w:pPr>
              <w:rPr>
                <w:ins w:id="17050" w:author="IES12BF02" w:date="2013-04-01T09:37:00Z"/>
                <w:rFonts w:ascii="Tahoma" w:hAnsi="Tahoma"/>
                <w:color w:val="0033CC"/>
                <w:sz w:val="18"/>
                <w:rPrChange w:id="17051" w:author="Chen, Ivy (陳素貞 IEC1)" w:date="2015-01-12T13:45:00Z">
                  <w:rPr>
                    <w:ins w:id="17052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053" w:author="IES12BF02" w:date="2013-04-01T10:12:00Z">
              <w:r w:rsidRPr="002F02C9">
                <w:rPr>
                  <w:rFonts w:ascii="Tahoma" w:hAnsi="Tahoma" w:hint="eastAsia"/>
                  <w:color w:val="0033CC"/>
                  <w:sz w:val="18"/>
                  <w:rPrChange w:id="1705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显示所有的</w:t>
              </w:r>
            </w:ins>
            <w:ins w:id="17055" w:author="IES12BF02" w:date="2013-04-01T10:13:00Z">
              <w:r w:rsidRPr="002F02C9">
                <w:rPr>
                  <w:rFonts w:ascii="Tahoma" w:hAnsi="Tahoma"/>
                  <w:color w:val="0033CC"/>
                  <w:sz w:val="18"/>
                  <w:rPrChange w:id="17056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CELDATA</w:t>
              </w:r>
            </w:ins>
            <w:ins w:id="17057" w:author="IES12BF02" w:date="2013-04-01T10:12:00Z">
              <w:r w:rsidRPr="002F02C9">
                <w:rPr>
                  <w:rFonts w:ascii="Tahoma" w:hAnsi="Tahoma" w:hint="eastAsia"/>
                  <w:color w:val="0033CC"/>
                  <w:sz w:val="18"/>
                  <w:rPrChange w:id="1705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记录</w:t>
              </w:r>
            </w:ins>
          </w:p>
        </w:tc>
        <w:tc>
          <w:tcPr>
            <w:tcW w:w="680" w:type="dxa"/>
          </w:tcPr>
          <w:p w:rsidR="00EC57B5" w:rsidRPr="002F02C9" w:rsidRDefault="00EC57B5" w:rsidP="00EC57B5">
            <w:pPr>
              <w:rPr>
                <w:ins w:id="17059" w:author="IES12BF02" w:date="2013-04-01T09:37:00Z"/>
                <w:rFonts w:ascii="Tahoma" w:hAnsi="Tahoma"/>
                <w:color w:val="0033CC"/>
                <w:sz w:val="18"/>
                <w:rPrChange w:id="17060" w:author="Chen, Ivy (陳素貞 IEC1)" w:date="2015-01-12T13:45:00Z">
                  <w:rPr>
                    <w:ins w:id="17061" w:author="IES12BF02" w:date="2013-04-01T09:37:00Z"/>
                    <w:color w:val="0033CC"/>
                    <w:highlight w:val="lightGray"/>
                  </w:rPr>
                </w:rPrChange>
              </w:rPr>
            </w:pPr>
          </w:p>
        </w:tc>
        <w:tc>
          <w:tcPr>
            <w:tcW w:w="2728" w:type="dxa"/>
          </w:tcPr>
          <w:p w:rsidR="003B75F5" w:rsidRPr="002F02C9" w:rsidRDefault="00152C15">
            <w:pPr>
              <w:widowControl w:val="0"/>
              <w:autoSpaceDE w:val="0"/>
              <w:autoSpaceDN w:val="0"/>
              <w:adjustRightInd w:val="0"/>
              <w:rPr>
                <w:ins w:id="17062" w:author="IES12BF02" w:date="2013-04-01T09:37:00Z"/>
                <w:rFonts w:ascii="Tahoma" w:hAnsi="Tahoma"/>
                <w:color w:val="0033CC"/>
                <w:sz w:val="18"/>
                <w:rPrChange w:id="17063" w:author="Chen, Ivy (陳素貞 IEC1)" w:date="2015-01-12T13:45:00Z">
                  <w:rPr>
                    <w:ins w:id="17064" w:author="IES12BF02" w:date="2013-04-01T09:37:00Z"/>
                    <w:rFonts w:ascii="Courier New" w:eastAsia="新細明體" w:hAnsi="Courier New" w:cs="Courier New"/>
                    <w:noProof/>
                    <w:color w:val="008080"/>
                    <w:szCs w:val="20"/>
                    <w:highlight w:val="lightGray"/>
                    <w:lang w:eastAsia="zh-TW"/>
                  </w:rPr>
                </w:rPrChange>
              </w:rPr>
            </w:pPr>
            <w:ins w:id="17065" w:author="IES12BF02" w:date="2013-04-01T10:12:00Z">
              <w:r w:rsidRPr="002F02C9">
                <w:rPr>
                  <w:rFonts w:ascii="Tahoma" w:hAnsi="Tahoma"/>
                  <w:color w:val="0033CC"/>
                  <w:sz w:val="18"/>
                  <w:rPrChange w:id="1706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06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：原高亮被选的数据行恢复正常显示，被点击的行被高亮选择，下部的</w:t>
              </w:r>
              <w:r w:rsidRPr="002F02C9">
                <w:rPr>
                  <w:rFonts w:ascii="Tahoma" w:hAnsi="Tahoma"/>
                  <w:color w:val="0033CC"/>
                  <w:sz w:val="18"/>
                  <w:rPrChange w:id="1706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4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06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到</w:t>
              </w:r>
            </w:ins>
            <w:ins w:id="17070" w:author="IES12BF02" w:date="2013-04-01T10:13:00Z">
              <w:r w:rsidRPr="002F02C9">
                <w:rPr>
                  <w:rFonts w:ascii="Tahoma" w:hAnsi="Tahoma"/>
                  <w:color w:val="0033CC"/>
                  <w:sz w:val="18"/>
                  <w:rPrChange w:id="17071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9</w:t>
              </w:r>
            </w:ins>
            <w:ins w:id="17072" w:author="IES12BF02" w:date="2013-04-01T10:12:00Z">
              <w:r w:rsidRPr="002F02C9">
                <w:rPr>
                  <w:rFonts w:ascii="Tahoma" w:hAnsi="Tahoma" w:hint="eastAsia"/>
                  <w:color w:val="0033CC"/>
                  <w:sz w:val="18"/>
                  <w:rPrChange w:id="1707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号控件中显示被点击数据行的详细资料，</w:t>
              </w:r>
              <w:r w:rsidRPr="002F02C9">
                <w:rPr>
                  <w:rFonts w:ascii="Tahoma" w:hAnsi="Tahoma"/>
                  <w:color w:val="0033CC"/>
                  <w:sz w:val="18"/>
                  <w:rPrChange w:id="1707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Enable Delete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07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按钮。若被点击行为空行，则</w:t>
              </w:r>
              <w:r w:rsidRPr="002F02C9">
                <w:rPr>
                  <w:rFonts w:ascii="Tahoma" w:hAnsi="Tahoma"/>
                  <w:color w:val="0033CC"/>
                  <w:sz w:val="18"/>
                  <w:rPrChange w:id="1707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Disable Delete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07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按钮。</w:t>
              </w:r>
            </w:ins>
          </w:p>
        </w:tc>
        <w:tc>
          <w:tcPr>
            <w:tcW w:w="2629" w:type="dxa"/>
          </w:tcPr>
          <w:p w:rsidR="00EC57B5" w:rsidRPr="002F02C9" w:rsidRDefault="00152C15" w:rsidP="00EC57B5">
            <w:pPr>
              <w:rPr>
                <w:ins w:id="17078" w:author="IES12BF02" w:date="2013-04-01T10:12:00Z"/>
                <w:rFonts w:ascii="Tahoma" w:hAnsi="Tahoma"/>
                <w:color w:val="0033CC"/>
                <w:sz w:val="18"/>
                <w:rPrChange w:id="17079" w:author="Chen, Ivy (陳素貞 IEC1)" w:date="2015-01-12T13:45:00Z">
                  <w:rPr>
                    <w:ins w:id="17080" w:author="IES12BF02" w:date="2013-04-01T10:12:00Z"/>
                  </w:rPr>
                </w:rPrChange>
              </w:rPr>
            </w:pPr>
            <w:ins w:id="17081" w:author="IES12BF02" w:date="2013-04-01T10:12:00Z">
              <w:r w:rsidRPr="002F02C9">
                <w:rPr>
                  <w:rFonts w:ascii="Tahoma" w:hAnsi="Tahoma" w:hint="eastAsia"/>
                  <w:color w:val="0033CC"/>
                  <w:sz w:val="18"/>
                  <w:rPrChange w:id="17082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栏位包括：</w:t>
              </w:r>
            </w:ins>
            <w:ins w:id="17083" w:author="IES12BF02" w:date="2013-04-01T10:13:00Z">
              <w:r w:rsidRPr="002F02C9">
                <w:rPr>
                  <w:rFonts w:ascii="Tahoma" w:hAnsi="Tahoma"/>
                  <w:color w:val="0033CC"/>
                  <w:sz w:val="18"/>
                  <w:rPrChange w:id="17084" w:author="Chen, Ivy (陳素貞 IEC1)" w:date="2015-01-12T13:45:00Z">
                    <w:rPr>
                      <w:rFonts w:ascii="Courier New" w:hAnsi="Courier New" w:cs="Courier New"/>
                      <w:noProof/>
                      <w:color w:val="FF00FF"/>
                      <w:szCs w:val="20"/>
                      <w:u w:val="single"/>
                    </w:rPr>
                  </w:rPrChange>
                </w:rPr>
                <w:t>Platform, ProductSeriesName, Category, Grade, TEC, ZMOD, Editor, Cdt</w:t>
              </w:r>
            </w:ins>
          </w:p>
          <w:p w:rsidR="003B75F5" w:rsidRPr="002F02C9" w:rsidRDefault="00152C15">
            <w:pPr>
              <w:rPr>
                <w:ins w:id="17085" w:author="IES12BF02" w:date="2013-04-01T09:37:00Z"/>
                <w:rFonts w:ascii="Tahoma" w:hAnsi="Tahoma"/>
                <w:color w:val="0033CC"/>
                <w:sz w:val="18"/>
                <w:rPrChange w:id="17086" w:author="Chen, Ivy (陳素貞 IEC1)" w:date="2015-01-12T13:45:00Z">
                  <w:rPr>
                    <w:ins w:id="17087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088" w:author="IES12BF02" w:date="2013-04-01T10:12:00Z">
              <w:r w:rsidRPr="002F02C9">
                <w:rPr>
                  <w:rFonts w:ascii="Tahoma" w:hAnsi="Tahoma" w:hint="eastAsia"/>
                  <w:color w:val="0033CC"/>
                  <w:sz w:val="18"/>
                  <w:rPrChange w:id="17089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按</w:t>
              </w:r>
              <w:r w:rsidRPr="002F02C9">
                <w:rPr>
                  <w:rFonts w:ascii="Tahoma" w:hAnsi="Tahoma"/>
                  <w:color w:val="0033CC"/>
                  <w:sz w:val="18"/>
                  <w:rPrChange w:id="17090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ZMOD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091" w:author="Chen, Ivy (陳素貞 IEC1)" w:date="2015-01-12T13:45:00Z">
                    <w:rPr>
                      <w:rFonts w:ascii="Tahoma" w:hAnsi="Tahoma" w:hint="eastAsia"/>
                      <w:color w:val="0000FF"/>
                      <w:sz w:val="18"/>
                      <w:u w:val="single"/>
                    </w:rPr>
                  </w:rPrChange>
                </w:rPr>
                <w:t>排列</w:t>
              </w:r>
            </w:ins>
          </w:p>
        </w:tc>
      </w:tr>
      <w:tr w:rsidR="006E6A06" w:rsidRPr="002F02C9" w:rsidTr="00EC57B5">
        <w:trPr>
          <w:ins w:id="17092" w:author="IES12BF02" w:date="2013-04-01T09:37:00Z"/>
        </w:trPr>
        <w:tc>
          <w:tcPr>
            <w:tcW w:w="445" w:type="dxa"/>
          </w:tcPr>
          <w:p w:rsidR="006E6A06" w:rsidRPr="002F02C9" w:rsidRDefault="00152C15" w:rsidP="00EC57B5">
            <w:pPr>
              <w:rPr>
                <w:ins w:id="17093" w:author="IES12BF02" w:date="2013-04-01T09:37:00Z"/>
                <w:rFonts w:eastAsia="新細明體"/>
                <w:color w:val="0033CC"/>
                <w:lang w:eastAsia="zh-TW"/>
                <w:rPrChange w:id="17094" w:author="Chen, Ivy (陳素貞 IEC1)" w:date="2015-01-12T13:45:00Z">
                  <w:rPr>
                    <w:ins w:id="17095" w:author="IES12BF02" w:date="2013-04-01T09:37:00Z"/>
                    <w:rFonts w:eastAsia="新細明體"/>
                    <w:color w:val="0033CC"/>
                    <w:highlight w:val="lightGray"/>
                    <w:lang w:eastAsia="zh-TW"/>
                  </w:rPr>
                </w:rPrChange>
              </w:rPr>
            </w:pPr>
            <w:ins w:id="17096" w:author="IES12BF02" w:date="2013-04-01T09:37:00Z">
              <w:r w:rsidRPr="002F02C9">
                <w:rPr>
                  <w:rFonts w:eastAsia="新細明體"/>
                  <w:color w:val="0033CC"/>
                  <w:lang w:eastAsia="zh-TW"/>
                  <w:rPrChange w:id="17097" w:author="Chen, Ivy (陳素貞 IEC1)" w:date="2015-01-12T13:45:00Z">
                    <w:rPr>
                      <w:rFonts w:eastAsia="新細明體"/>
                      <w:color w:val="0033CC"/>
                      <w:highlight w:val="lightGray"/>
                      <w:u w:val="single"/>
                      <w:lang w:eastAsia="zh-TW"/>
                    </w:rPr>
                  </w:rPrChange>
                </w:rPr>
                <w:t>3</w:t>
              </w:r>
            </w:ins>
          </w:p>
        </w:tc>
        <w:tc>
          <w:tcPr>
            <w:tcW w:w="1310" w:type="dxa"/>
          </w:tcPr>
          <w:p w:rsidR="003B389F" w:rsidRPr="002F02C9" w:rsidRDefault="00152C15">
            <w:pPr>
              <w:widowControl w:val="0"/>
              <w:autoSpaceDE w:val="0"/>
              <w:autoSpaceDN w:val="0"/>
              <w:adjustRightInd w:val="0"/>
              <w:rPr>
                <w:ins w:id="17098" w:author="IES12BF02" w:date="2013-04-01T09:37:00Z"/>
                <w:rFonts w:ascii="Tahoma" w:hAnsi="Tahoma"/>
                <w:color w:val="0033CC"/>
                <w:sz w:val="18"/>
                <w:rPrChange w:id="17099" w:author="Chen, Ivy (陳素貞 IEC1)" w:date="2015-01-12T13:45:00Z">
                  <w:rPr>
                    <w:ins w:id="17100" w:author="IES12BF02" w:date="2013-04-01T09:37:00Z"/>
                    <w:rFonts w:ascii="新細明體" w:eastAsia="新細明體" w:hAnsi="新細明體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  <w:pPrChange w:id="17101" w:author="IES12BF02" w:date="2013-04-01T10:16:00Z">
                <w:pPr/>
              </w:pPrChange>
            </w:pPr>
            <w:ins w:id="17102" w:author="IES12BF02" w:date="2013-04-01T10:15:00Z">
              <w:r w:rsidRPr="002F02C9">
                <w:rPr>
                  <w:rFonts w:ascii="Tahoma" w:hAnsi="Tahoma"/>
                  <w:color w:val="0033CC"/>
                  <w:sz w:val="18"/>
                  <w:rPrChange w:id="1710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916" w:type="dxa"/>
          </w:tcPr>
          <w:p w:rsidR="003B389F" w:rsidRPr="002F02C9" w:rsidRDefault="00152C15">
            <w:pPr>
              <w:widowControl w:val="0"/>
              <w:autoSpaceDE w:val="0"/>
              <w:autoSpaceDN w:val="0"/>
              <w:adjustRightInd w:val="0"/>
              <w:rPr>
                <w:ins w:id="17104" w:author="IES12BF02" w:date="2013-04-01T09:37:00Z"/>
                <w:rFonts w:ascii="Tahoma" w:hAnsi="Tahoma"/>
                <w:color w:val="0033CC"/>
                <w:sz w:val="18"/>
                <w:rPrChange w:id="17105" w:author="Chen, Ivy (陳素貞 IEC1)" w:date="2015-01-12T13:45:00Z">
                  <w:rPr>
                    <w:ins w:id="17106" w:author="IES12BF02" w:date="2013-04-01T09:37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  <w:pPrChange w:id="17107" w:author="IES12BF02" w:date="2013-04-01T10:16:00Z">
                <w:pPr/>
              </w:pPrChange>
            </w:pPr>
            <w:ins w:id="17108" w:author="IES12BF02" w:date="2013-04-01T10:15:00Z">
              <w:r w:rsidRPr="002F02C9">
                <w:rPr>
                  <w:rFonts w:ascii="Tahoma" w:hAnsi="Tahoma"/>
                  <w:color w:val="0033CC"/>
                  <w:sz w:val="18"/>
                  <w:rPrChange w:id="1710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3B389F" w:rsidRPr="002F02C9" w:rsidRDefault="003B389F">
            <w:pPr>
              <w:widowControl w:val="0"/>
              <w:autoSpaceDE w:val="0"/>
              <w:autoSpaceDN w:val="0"/>
              <w:adjustRightInd w:val="0"/>
              <w:rPr>
                <w:ins w:id="17110" w:author="IES12BF02" w:date="2013-04-01T09:37:00Z"/>
                <w:rFonts w:ascii="Tahoma" w:hAnsi="Tahoma"/>
                <w:color w:val="0033CC"/>
                <w:sz w:val="18"/>
                <w:rPrChange w:id="17111" w:author="Chen, Ivy (陳素貞 IEC1)" w:date="2015-01-12T13:45:00Z">
                  <w:rPr>
                    <w:ins w:id="17112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  <w:pPrChange w:id="17113" w:author="IES12BF02" w:date="2013-04-01T10:16:00Z">
                <w:pPr/>
              </w:pPrChange>
            </w:pPr>
          </w:p>
        </w:tc>
        <w:tc>
          <w:tcPr>
            <w:tcW w:w="1432" w:type="dxa"/>
          </w:tcPr>
          <w:p w:rsidR="003B389F" w:rsidRPr="002F02C9" w:rsidRDefault="00152C15">
            <w:pPr>
              <w:widowControl w:val="0"/>
              <w:autoSpaceDE w:val="0"/>
              <w:autoSpaceDN w:val="0"/>
              <w:adjustRightInd w:val="0"/>
              <w:rPr>
                <w:ins w:id="17114" w:author="IES12BF02" w:date="2013-04-01T10:15:00Z"/>
                <w:rFonts w:ascii="Tahoma" w:hAnsi="Tahoma"/>
                <w:color w:val="0033CC"/>
                <w:sz w:val="18"/>
                <w:rPrChange w:id="17115" w:author="Chen, Ivy (陳素貞 IEC1)" w:date="2015-01-12T13:45:00Z">
                  <w:rPr>
                    <w:ins w:id="17116" w:author="IES12BF02" w:date="2013-04-01T10:15:00Z"/>
                    <w:rFonts w:ascii="SimSun" w:hAnsi="SimSun"/>
                  </w:rPr>
                </w:rPrChange>
              </w:rPr>
              <w:pPrChange w:id="17117" w:author="IES12BF02" w:date="2013-04-01T10:16:00Z">
                <w:pPr/>
              </w:pPrChange>
            </w:pPr>
            <w:ins w:id="17118" w:author="IES12BF02" w:date="2013-04-01T10:15:00Z">
              <w:r w:rsidRPr="002F02C9">
                <w:rPr>
                  <w:rFonts w:ascii="Tahoma" w:hAnsi="Tahoma" w:hint="eastAsia"/>
                  <w:color w:val="0033CC"/>
                  <w:sz w:val="18"/>
                  <w:rPrChange w:id="1711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Tahoma" w:hAnsi="Tahoma"/>
                  <w:color w:val="0033CC"/>
                  <w:sz w:val="18"/>
                  <w:rPrChange w:id="1712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Delete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12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  <w:p w:rsidR="003B389F" w:rsidRPr="002F02C9" w:rsidRDefault="00152C15">
            <w:pPr>
              <w:widowControl w:val="0"/>
              <w:autoSpaceDE w:val="0"/>
              <w:autoSpaceDN w:val="0"/>
              <w:adjustRightInd w:val="0"/>
              <w:rPr>
                <w:ins w:id="17122" w:author="IES12BF02" w:date="2013-04-01T09:37:00Z"/>
                <w:rFonts w:ascii="Tahoma" w:hAnsi="Tahoma"/>
                <w:color w:val="0033CC"/>
                <w:sz w:val="18"/>
                <w:rPrChange w:id="17123" w:author="Chen, Ivy (陳素貞 IEC1)" w:date="2015-01-12T13:45:00Z">
                  <w:rPr>
                    <w:ins w:id="17124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  <w:pPrChange w:id="17125" w:author="IES12BF02" w:date="2013-04-01T10:16:00Z">
                <w:pPr/>
              </w:pPrChange>
            </w:pPr>
            <w:ins w:id="17126" w:author="IES12BF02" w:date="2013-04-01T10:15:00Z">
              <w:r w:rsidRPr="002F02C9">
                <w:rPr>
                  <w:rFonts w:ascii="Tahoma" w:hAnsi="Tahoma"/>
                  <w:color w:val="0033CC"/>
                  <w:sz w:val="18"/>
                  <w:rPrChange w:id="17127" w:author="Chen, Ivy (陳素貞 IEC1)" w:date="2015-01-12T13:45:00Z">
                    <w:rPr>
                      <w:rFonts w:ascii="SimSun" w:hAnsi="SimSun"/>
                      <w:color w:val="FF0000"/>
                      <w:u w:val="single"/>
                    </w:rPr>
                  </w:rPrChange>
                </w:rPr>
                <w:t>Disable</w:t>
              </w:r>
            </w:ins>
          </w:p>
        </w:tc>
        <w:tc>
          <w:tcPr>
            <w:tcW w:w="680" w:type="dxa"/>
          </w:tcPr>
          <w:p w:rsidR="003B389F" w:rsidRPr="002F02C9" w:rsidRDefault="003B389F">
            <w:pPr>
              <w:widowControl w:val="0"/>
              <w:autoSpaceDE w:val="0"/>
              <w:autoSpaceDN w:val="0"/>
              <w:adjustRightInd w:val="0"/>
              <w:rPr>
                <w:ins w:id="17128" w:author="IES12BF02" w:date="2013-04-01T09:37:00Z"/>
                <w:rFonts w:ascii="Tahoma" w:hAnsi="Tahoma"/>
                <w:color w:val="0033CC"/>
                <w:sz w:val="18"/>
                <w:rPrChange w:id="17129" w:author="Chen, Ivy (陳素貞 IEC1)" w:date="2015-01-12T13:45:00Z">
                  <w:rPr>
                    <w:ins w:id="17130" w:author="IES12BF02" w:date="2013-04-01T09:37:00Z"/>
                    <w:color w:val="0033CC"/>
                    <w:highlight w:val="lightGray"/>
                  </w:rPr>
                </w:rPrChange>
              </w:rPr>
              <w:pPrChange w:id="17131" w:author="IES12BF02" w:date="2013-04-01T10:16:00Z">
                <w:pPr/>
              </w:pPrChange>
            </w:pPr>
          </w:p>
        </w:tc>
        <w:tc>
          <w:tcPr>
            <w:tcW w:w="2728" w:type="dxa"/>
          </w:tcPr>
          <w:p w:rsidR="003B389F" w:rsidRPr="002F02C9" w:rsidRDefault="00152C15">
            <w:pPr>
              <w:widowControl w:val="0"/>
              <w:autoSpaceDE w:val="0"/>
              <w:autoSpaceDN w:val="0"/>
              <w:adjustRightInd w:val="0"/>
              <w:rPr>
                <w:ins w:id="17132" w:author="IES12BF02" w:date="2013-04-01T10:15:00Z"/>
                <w:rFonts w:ascii="Tahoma" w:hAnsi="Tahoma"/>
                <w:color w:val="0033CC"/>
                <w:sz w:val="18"/>
                <w:rPrChange w:id="17133" w:author="Chen, Ivy (陳素貞 IEC1)" w:date="2015-01-12T13:45:00Z">
                  <w:rPr>
                    <w:ins w:id="17134" w:author="IES12BF02" w:date="2013-04-01T10:15:00Z"/>
                    <w:rFonts w:ascii="SimSun"/>
                  </w:rPr>
                </w:rPrChange>
              </w:rPr>
              <w:pPrChange w:id="17135" w:author="IES12BF02" w:date="2013-04-01T10:16:00Z">
                <w:pPr/>
              </w:pPrChange>
            </w:pPr>
            <w:ins w:id="17136" w:author="IES12BF02" w:date="2013-04-01T10:15:00Z">
              <w:r w:rsidRPr="002F02C9">
                <w:rPr>
                  <w:rFonts w:ascii="Tahoma" w:hAnsi="Tahoma"/>
                  <w:color w:val="0033CC"/>
                  <w:sz w:val="18"/>
                  <w:rPrChange w:id="17137" w:author="Chen, Ivy (陳素貞 IEC1)" w:date="2015-01-12T13:45:00Z">
                    <w:rPr>
                      <w:rFonts w:eastAsia="新細明體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138" w:author="Chen, Ivy (陳素貞 IEC1)" w:date="2015-01-12T13:45:00Z">
                    <w:rPr>
                      <w:rFonts w:eastAsia="新細明體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Tahoma" w:hAnsi="Tahoma"/>
                  <w:color w:val="0033CC"/>
                  <w:sz w:val="18"/>
                  <w:rPrChange w:id="1713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14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</w:ins>
            <w:ins w:id="17141" w:author="IES12BF02" w:date="2013-04-01T10:16:00Z">
              <w:r w:rsidRPr="002F02C9">
                <w:rPr>
                  <w:rFonts w:ascii="Tahoma" w:hAnsi="Tahoma"/>
                  <w:color w:val="0033CC"/>
                  <w:sz w:val="18"/>
                  <w:rPrChange w:id="17142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CELDATA</w:t>
              </w:r>
            </w:ins>
            <w:ins w:id="17143" w:author="IES12BF02" w:date="2013-04-01T10:15:00Z">
              <w:r w:rsidRPr="002F02C9">
                <w:rPr>
                  <w:rFonts w:ascii="Tahoma" w:hAnsi="Tahoma"/>
                  <w:color w:val="0033CC"/>
                  <w:sz w:val="18"/>
                  <w:rPrChange w:id="1714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14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中当前没有任何行被选，则提示用户，放弃后续操作。</w:t>
              </w:r>
            </w:ins>
          </w:p>
          <w:p w:rsidR="003B389F" w:rsidRPr="002F02C9" w:rsidRDefault="00152C15">
            <w:pPr>
              <w:widowControl w:val="0"/>
              <w:autoSpaceDE w:val="0"/>
              <w:autoSpaceDN w:val="0"/>
              <w:adjustRightInd w:val="0"/>
              <w:rPr>
                <w:ins w:id="17146" w:author="IES12BF02" w:date="2013-04-01T10:15:00Z"/>
                <w:rFonts w:ascii="Tahoma" w:hAnsi="Tahoma"/>
                <w:color w:val="0033CC"/>
                <w:sz w:val="18"/>
                <w:rPrChange w:id="17147" w:author="Chen, Ivy (陳素貞 IEC1)" w:date="2015-01-12T13:45:00Z">
                  <w:rPr>
                    <w:ins w:id="17148" w:author="IES12BF02" w:date="2013-04-01T10:15:00Z"/>
                    <w:rFonts w:ascii="SimSun"/>
                  </w:rPr>
                </w:rPrChange>
              </w:rPr>
              <w:pPrChange w:id="17149" w:author="IES12BF02" w:date="2013-04-01T10:16:00Z">
                <w:pPr/>
              </w:pPrChange>
            </w:pPr>
            <w:ins w:id="17150" w:author="IES12BF02" w:date="2013-04-01T10:15:00Z">
              <w:r w:rsidRPr="002F02C9">
                <w:rPr>
                  <w:rFonts w:ascii="Tahoma" w:hAnsi="Tahoma"/>
                  <w:color w:val="0033CC"/>
                  <w:sz w:val="18"/>
                  <w:rPrChange w:id="1715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152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、要求用户再次确认要执行删除操作。</w:t>
              </w:r>
            </w:ins>
          </w:p>
          <w:p w:rsidR="003B389F" w:rsidRPr="002F02C9" w:rsidRDefault="00152C15">
            <w:pPr>
              <w:widowControl w:val="0"/>
              <w:autoSpaceDE w:val="0"/>
              <w:autoSpaceDN w:val="0"/>
              <w:adjustRightInd w:val="0"/>
              <w:rPr>
                <w:ins w:id="17153" w:author="IES12BF02" w:date="2013-04-01T10:15:00Z"/>
                <w:rFonts w:ascii="Tahoma" w:hAnsi="Tahoma"/>
                <w:color w:val="0033CC"/>
                <w:sz w:val="18"/>
                <w:rPrChange w:id="17154" w:author="Chen, Ivy (陳素貞 IEC1)" w:date="2015-01-12T13:45:00Z">
                  <w:rPr>
                    <w:ins w:id="17155" w:author="IES12BF02" w:date="2013-04-01T10:15:00Z"/>
                    <w:rFonts w:ascii="SimSun"/>
                  </w:rPr>
                </w:rPrChange>
              </w:rPr>
              <w:pPrChange w:id="17156" w:author="IES12BF02" w:date="2013-04-01T10:16:00Z">
                <w:pPr/>
              </w:pPrChange>
            </w:pPr>
            <w:ins w:id="17157" w:author="IES12BF02" w:date="2013-04-01T10:15:00Z">
              <w:r w:rsidRPr="002F02C9">
                <w:rPr>
                  <w:rFonts w:ascii="Tahoma" w:hAnsi="Tahoma"/>
                  <w:color w:val="0033CC"/>
                  <w:sz w:val="18"/>
                  <w:rPrChange w:id="1715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lastRenderedPageBreak/>
                <w:t>3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15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、若用户选择放弃，则放弃后续操作。</w:t>
              </w:r>
            </w:ins>
          </w:p>
          <w:p w:rsidR="003B389F" w:rsidRPr="002F02C9" w:rsidRDefault="00152C15">
            <w:pPr>
              <w:widowControl w:val="0"/>
              <w:autoSpaceDE w:val="0"/>
              <w:autoSpaceDN w:val="0"/>
              <w:adjustRightInd w:val="0"/>
              <w:rPr>
                <w:ins w:id="17160" w:author="IES12BF02" w:date="2013-04-01T09:37:00Z"/>
                <w:rFonts w:ascii="Tahoma" w:hAnsi="Tahoma"/>
                <w:color w:val="0033CC"/>
                <w:sz w:val="18"/>
                <w:rPrChange w:id="17161" w:author="Chen, Ivy (陳素貞 IEC1)" w:date="2015-01-12T13:45:00Z">
                  <w:rPr>
                    <w:ins w:id="17162" w:author="IES12BF02" w:date="2013-04-01T09:37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  <w:pPrChange w:id="17163" w:author="IES12BF02" w:date="2013-04-01T10:16:00Z">
                <w:pPr/>
              </w:pPrChange>
            </w:pPr>
            <w:ins w:id="17164" w:author="IES12BF02" w:date="2013-04-01T10:15:00Z">
              <w:r w:rsidRPr="002F02C9">
                <w:rPr>
                  <w:rFonts w:ascii="Tahoma" w:hAnsi="Tahoma"/>
                  <w:color w:val="0033CC"/>
                  <w:sz w:val="18"/>
                  <w:rPrChange w:id="1716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166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、删除该行数据。</w:t>
              </w:r>
            </w:ins>
          </w:p>
        </w:tc>
        <w:tc>
          <w:tcPr>
            <w:tcW w:w="2629" w:type="dxa"/>
          </w:tcPr>
          <w:p w:rsidR="003B389F" w:rsidRPr="002F02C9" w:rsidRDefault="003B389F">
            <w:pPr>
              <w:widowControl w:val="0"/>
              <w:autoSpaceDE w:val="0"/>
              <w:autoSpaceDN w:val="0"/>
              <w:adjustRightInd w:val="0"/>
              <w:rPr>
                <w:ins w:id="17167" w:author="IES12BF02" w:date="2013-04-01T09:37:00Z"/>
                <w:rFonts w:ascii="Tahoma" w:hAnsi="Tahoma"/>
                <w:color w:val="0033CC"/>
                <w:sz w:val="18"/>
                <w:rPrChange w:id="17168" w:author="Chen, Ivy (陳素貞 IEC1)" w:date="2015-01-12T13:45:00Z">
                  <w:rPr>
                    <w:ins w:id="17169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  <w:pPrChange w:id="17170" w:author="IES12BF02" w:date="2013-04-01T10:16:00Z">
                <w:pPr/>
              </w:pPrChange>
            </w:pPr>
          </w:p>
        </w:tc>
      </w:tr>
      <w:tr w:rsidR="006E6A06" w:rsidRPr="002F02C9" w:rsidTr="00EC57B5">
        <w:trPr>
          <w:ins w:id="17171" w:author="IES12BF02" w:date="2013-04-01T09:37:00Z"/>
        </w:trPr>
        <w:tc>
          <w:tcPr>
            <w:tcW w:w="445" w:type="dxa"/>
          </w:tcPr>
          <w:p w:rsidR="006E6A06" w:rsidRPr="002F02C9" w:rsidRDefault="00152C15" w:rsidP="00EC57B5">
            <w:pPr>
              <w:rPr>
                <w:ins w:id="17172" w:author="IES12BF02" w:date="2013-04-01T09:37:00Z"/>
                <w:rFonts w:ascii="Tahoma" w:eastAsia="新細明體" w:hAnsi="Tahoma"/>
                <w:color w:val="0033CC"/>
                <w:sz w:val="18"/>
                <w:lang w:eastAsia="zh-TW"/>
                <w:rPrChange w:id="17173" w:author="Chen, Ivy (陳素貞 IEC1)" w:date="2015-01-12T13:45:00Z">
                  <w:rPr>
                    <w:ins w:id="17174" w:author="IES12BF02" w:date="2013-04-01T09:37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7175" w:author="IES12BF02" w:date="2013-04-01T09:37:00Z"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7176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lastRenderedPageBreak/>
                <w:t>4</w:t>
              </w:r>
            </w:ins>
          </w:p>
        </w:tc>
        <w:tc>
          <w:tcPr>
            <w:tcW w:w="1310" w:type="dxa"/>
          </w:tcPr>
          <w:p w:rsidR="006E6A06" w:rsidRPr="002F02C9" w:rsidRDefault="00152C15" w:rsidP="00EC57B5">
            <w:pPr>
              <w:rPr>
                <w:ins w:id="17177" w:author="IES12BF02" w:date="2013-04-01T09:37:00Z"/>
                <w:rFonts w:ascii="Tahoma" w:hAnsi="Tahoma"/>
                <w:color w:val="0033CC"/>
                <w:sz w:val="18"/>
                <w:rPrChange w:id="17178" w:author="Chen, Ivy (陳素貞 IEC1)" w:date="2015-01-12T13:45:00Z">
                  <w:rPr>
                    <w:ins w:id="17179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180" w:author="IES12BF02" w:date="2013-04-01T10:18:00Z">
              <w:r w:rsidRPr="002F02C9">
                <w:rPr>
                  <w:rFonts w:ascii="Tahoma" w:hAnsi="Tahoma"/>
                  <w:color w:val="0033CC"/>
                  <w:sz w:val="18"/>
                  <w:rPrChange w:id="17181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Platform</w:t>
              </w:r>
            </w:ins>
          </w:p>
        </w:tc>
        <w:tc>
          <w:tcPr>
            <w:tcW w:w="916" w:type="dxa"/>
          </w:tcPr>
          <w:p w:rsidR="006E6A06" w:rsidRPr="002F02C9" w:rsidRDefault="00152C15" w:rsidP="00EC57B5">
            <w:pPr>
              <w:rPr>
                <w:ins w:id="17182" w:author="IES12BF02" w:date="2013-04-01T09:37:00Z"/>
                <w:rFonts w:ascii="Tahoma" w:hAnsi="Tahoma"/>
                <w:color w:val="0033CC"/>
                <w:sz w:val="18"/>
                <w:rPrChange w:id="17183" w:author="Chen, Ivy (陳素貞 IEC1)" w:date="2015-01-12T13:45:00Z">
                  <w:rPr>
                    <w:ins w:id="17184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185" w:author="IES12BF02" w:date="2013-04-01T10:17:00Z">
              <w:r w:rsidRPr="002F02C9">
                <w:rPr>
                  <w:rFonts w:ascii="Tahoma" w:hAnsi="Tahoma"/>
                  <w:color w:val="0033CC"/>
                  <w:sz w:val="18"/>
                  <w:rPrChange w:id="1718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6E6A06" w:rsidRPr="002F02C9" w:rsidRDefault="00152C15">
            <w:pPr>
              <w:rPr>
                <w:ins w:id="17187" w:author="IES12BF02" w:date="2013-04-01T09:37:00Z"/>
                <w:rFonts w:ascii="Tahoma" w:hAnsi="Tahoma"/>
                <w:color w:val="0033CC"/>
                <w:sz w:val="18"/>
                <w:rPrChange w:id="17188" w:author="Chen, Ivy (陳素貞 IEC1)" w:date="2015-01-12T13:45:00Z">
                  <w:rPr>
                    <w:ins w:id="17189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190" w:author="IES12BF02" w:date="2013-04-01T10:17:00Z">
              <w:r w:rsidRPr="002F02C9">
                <w:rPr>
                  <w:rFonts w:ascii="Tahoma" w:hAnsi="Tahoma" w:hint="eastAsia"/>
                  <w:color w:val="0033CC"/>
                  <w:sz w:val="18"/>
                  <w:rPrChange w:id="1719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</w:ins>
            <w:ins w:id="17192" w:author="IES12BF02" w:date="2013-04-01T15:52:00Z">
              <w:r w:rsidRPr="002F02C9">
                <w:rPr>
                  <w:rFonts w:ascii="Tahoma" w:hAnsi="Tahoma"/>
                  <w:color w:val="0033CC"/>
                  <w:sz w:val="18"/>
                  <w:rPrChange w:id="17193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10</w:t>
              </w:r>
            </w:ins>
            <w:ins w:id="17194" w:author="IES12BF02" w:date="2013-04-01T10:17:00Z">
              <w:r w:rsidRPr="002F02C9">
                <w:rPr>
                  <w:rFonts w:ascii="Tahoma" w:hAnsi="Tahoma"/>
                  <w:color w:val="0033CC"/>
                  <w:sz w:val="18"/>
                  <w:rPrChange w:id="17195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0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196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6E6A06" w:rsidRPr="002F02C9" w:rsidRDefault="00152C15" w:rsidP="00EC57B5">
            <w:pPr>
              <w:rPr>
                <w:ins w:id="17197" w:author="IES12BF02" w:date="2013-04-01T09:37:00Z"/>
                <w:rFonts w:ascii="Tahoma" w:hAnsi="Tahoma"/>
                <w:color w:val="0033CC"/>
                <w:sz w:val="18"/>
                <w:rPrChange w:id="17198" w:author="Chen, Ivy (陳素貞 IEC1)" w:date="2015-01-12T13:45:00Z">
                  <w:rPr>
                    <w:ins w:id="17199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200" w:author="IES12BF02" w:date="2013-04-01T10:17:00Z">
              <w:r w:rsidRPr="002F02C9">
                <w:rPr>
                  <w:rFonts w:ascii="Tahoma" w:hAnsi="Tahoma" w:hint="eastAsia"/>
                  <w:color w:val="0033CC"/>
                  <w:sz w:val="18"/>
                  <w:rPrChange w:id="1720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6E6A06" w:rsidRPr="002F02C9" w:rsidRDefault="00152C15" w:rsidP="00EC57B5">
            <w:pPr>
              <w:rPr>
                <w:ins w:id="17202" w:author="IES12BF02" w:date="2013-04-01T09:37:00Z"/>
                <w:rFonts w:ascii="Tahoma" w:hAnsi="Tahoma"/>
                <w:color w:val="0033CC"/>
                <w:sz w:val="18"/>
                <w:rPrChange w:id="17203" w:author="Chen, Ivy (陳素貞 IEC1)" w:date="2015-01-12T13:45:00Z">
                  <w:rPr>
                    <w:ins w:id="17204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205" w:author="IES12BF02" w:date="2013-04-01T10:17:00Z">
              <w:r w:rsidRPr="002F02C9">
                <w:rPr>
                  <w:rFonts w:ascii="Tahoma" w:hAnsi="Tahoma"/>
                  <w:color w:val="0033CC"/>
                  <w:sz w:val="18"/>
                  <w:rPrChange w:id="1720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Y</w:t>
              </w:r>
            </w:ins>
          </w:p>
        </w:tc>
        <w:tc>
          <w:tcPr>
            <w:tcW w:w="2728" w:type="dxa"/>
          </w:tcPr>
          <w:p w:rsidR="006E6A06" w:rsidRPr="002F02C9" w:rsidRDefault="00152C15" w:rsidP="00EC57B5">
            <w:pPr>
              <w:rPr>
                <w:ins w:id="17207" w:author="IES12BF02" w:date="2013-04-01T09:37:00Z"/>
                <w:rFonts w:eastAsia="新細明體"/>
                <w:color w:val="0033CC"/>
                <w:lang w:eastAsia="zh-TW"/>
                <w:rPrChange w:id="17208" w:author="Chen, Ivy (陳素貞 IEC1)" w:date="2015-01-12T13:45:00Z">
                  <w:rPr>
                    <w:ins w:id="17209" w:author="IES12BF02" w:date="2013-04-01T09:37:00Z"/>
                    <w:rFonts w:eastAsia="新細明體"/>
                    <w:color w:val="0033CC"/>
                    <w:highlight w:val="lightGray"/>
                    <w:lang w:eastAsia="zh-TW"/>
                  </w:rPr>
                </w:rPrChange>
              </w:rPr>
            </w:pPr>
            <w:ins w:id="17210" w:author="IES12BF02" w:date="2013-04-01T10:18:00Z">
              <w:r w:rsidRPr="002F02C9">
                <w:rPr>
                  <w:rFonts w:ascii="Tahoma" w:hAnsi="Tahoma"/>
                  <w:color w:val="0033CC"/>
                  <w:sz w:val="18"/>
                  <w:rPrChange w:id="17211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Platform</w:t>
              </w:r>
            </w:ins>
          </w:p>
        </w:tc>
        <w:tc>
          <w:tcPr>
            <w:tcW w:w="2629" w:type="dxa"/>
          </w:tcPr>
          <w:p w:rsidR="006E6A06" w:rsidRPr="002F02C9" w:rsidRDefault="006E6A06" w:rsidP="00EC57B5">
            <w:pPr>
              <w:rPr>
                <w:ins w:id="17212" w:author="IES12BF02" w:date="2013-04-01T09:37:00Z"/>
                <w:rFonts w:ascii="Tahoma" w:hAnsi="Tahoma"/>
                <w:color w:val="0033CC"/>
                <w:sz w:val="18"/>
                <w:rPrChange w:id="17213" w:author="Chen, Ivy (陳素貞 IEC1)" w:date="2015-01-12T13:45:00Z">
                  <w:rPr>
                    <w:ins w:id="17214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</w:p>
        </w:tc>
      </w:tr>
      <w:tr w:rsidR="006E6A06" w:rsidRPr="002F02C9" w:rsidTr="00EC57B5">
        <w:trPr>
          <w:ins w:id="17215" w:author="IES12BF02" w:date="2013-04-01T09:37:00Z"/>
        </w:trPr>
        <w:tc>
          <w:tcPr>
            <w:tcW w:w="445" w:type="dxa"/>
          </w:tcPr>
          <w:p w:rsidR="006E6A06" w:rsidRPr="002F02C9" w:rsidRDefault="00152C15" w:rsidP="00EC57B5">
            <w:pPr>
              <w:rPr>
                <w:ins w:id="17216" w:author="IES12BF02" w:date="2013-04-01T09:37:00Z"/>
                <w:rFonts w:ascii="Tahoma" w:eastAsia="新細明體" w:hAnsi="Tahoma"/>
                <w:color w:val="0033CC"/>
                <w:sz w:val="18"/>
                <w:lang w:eastAsia="zh-TW"/>
                <w:rPrChange w:id="17217" w:author="Chen, Ivy (陳素貞 IEC1)" w:date="2015-01-12T13:45:00Z">
                  <w:rPr>
                    <w:ins w:id="17218" w:author="IES12BF02" w:date="2013-04-01T09:37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7219" w:author="IES12BF02" w:date="2013-04-01T09:37:00Z"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7220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5</w:t>
              </w:r>
            </w:ins>
          </w:p>
        </w:tc>
        <w:tc>
          <w:tcPr>
            <w:tcW w:w="1310" w:type="dxa"/>
          </w:tcPr>
          <w:p w:rsidR="006E6A06" w:rsidRPr="002F02C9" w:rsidRDefault="00152C15" w:rsidP="00EC57B5">
            <w:pPr>
              <w:rPr>
                <w:ins w:id="17221" w:author="IES12BF02" w:date="2013-04-01T09:37:00Z"/>
                <w:rFonts w:ascii="Tahoma" w:eastAsia="新細明體" w:hAnsi="Tahoma"/>
                <w:color w:val="0033CC"/>
                <w:sz w:val="18"/>
                <w:lang w:eastAsia="zh-TW"/>
                <w:rPrChange w:id="17222" w:author="Chen, Ivy (陳素貞 IEC1)" w:date="2015-01-12T13:45:00Z">
                  <w:rPr>
                    <w:ins w:id="17223" w:author="IES12BF02" w:date="2013-04-01T09:37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7224" w:author="IES12BF02" w:date="2013-04-01T10:18:00Z">
              <w:r w:rsidRPr="002F02C9">
                <w:rPr>
                  <w:rFonts w:ascii="Tahoma" w:hAnsi="Tahoma"/>
                  <w:color w:val="0033CC"/>
                  <w:sz w:val="18"/>
                  <w:rPrChange w:id="17225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ProductSeriesName</w:t>
              </w:r>
            </w:ins>
          </w:p>
        </w:tc>
        <w:tc>
          <w:tcPr>
            <w:tcW w:w="916" w:type="dxa"/>
          </w:tcPr>
          <w:p w:rsidR="006E6A06" w:rsidRPr="002F02C9" w:rsidRDefault="00152C15" w:rsidP="00EC57B5">
            <w:pPr>
              <w:rPr>
                <w:ins w:id="17226" w:author="IES12BF02" w:date="2013-04-01T09:37:00Z"/>
                <w:rFonts w:ascii="Tahoma" w:hAnsi="Tahoma"/>
                <w:color w:val="0033CC"/>
                <w:sz w:val="18"/>
                <w:rPrChange w:id="17227" w:author="Chen, Ivy (陳素貞 IEC1)" w:date="2015-01-12T13:45:00Z">
                  <w:rPr>
                    <w:ins w:id="17228" w:author="IES12BF02" w:date="2013-04-01T09:37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7229" w:author="IES12BF02" w:date="2013-04-01T10:17:00Z">
              <w:r w:rsidRPr="002F02C9">
                <w:rPr>
                  <w:rFonts w:ascii="Tahoma" w:hAnsi="Tahoma"/>
                  <w:color w:val="0033CC"/>
                  <w:sz w:val="18"/>
                  <w:rPrChange w:id="1723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6E6A06" w:rsidRPr="002F02C9" w:rsidRDefault="00152C15" w:rsidP="00EC57B5">
            <w:pPr>
              <w:rPr>
                <w:ins w:id="17231" w:author="IES12BF02" w:date="2013-04-01T09:37:00Z"/>
                <w:rFonts w:ascii="Tahoma" w:hAnsi="Tahoma"/>
                <w:color w:val="0033CC"/>
                <w:sz w:val="18"/>
                <w:rPrChange w:id="17232" w:author="Chen, Ivy (陳素貞 IEC1)" w:date="2015-01-12T13:45:00Z">
                  <w:rPr>
                    <w:ins w:id="17233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234" w:author="IES12BF02" w:date="2013-04-01T10:17:00Z">
              <w:r w:rsidRPr="002F02C9">
                <w:rPr>
                  <w:rFonts w:ascii="Tahoma" w:hAnsi="Tahoma" w:hint="eastAsia"/>
                  <w:color w:val="0033CC"/>
                  <w:sz w:val="18"/>
                  <w:rPrChange w:id="1723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</w:ins>
            <w:ins w:id="17236" w:author="IES12BF02" w:date="2013-04-01T15:52:00Z">
              <w:r w:rsidRPr="002F02C9">
                <w:rPr>
                  <w:rFonts w:ascii="Tahoma" w:hAnsi="Tahoma"/>
                  <w:color w:val="0033CC"/>
                  <w:sz w:val="18"/>
                  <w:rPrChange w:id="17237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10</w:t>
              </w:r>
            </w:ins>
            <w:ins w:id="17238" w:author="IES12BF02" w:date="2013-04-01T10:17:00Z">
              <w:r w:rsidRPr="002F02C9">
                <w:rPr>
                  <w:rFonts w:ascii="Tahoma" w:hAnsi="Tahoma"/>
                  <w:color w:val="0033CC"/>
                  <w:sz w:val="18"/>
                  <w:rPrChange w:id="17239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0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24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6E6A06" w:rsidRPr="002F02C9" w:rsidRDefault="00152C15" w:rsidP="00EC57B5">
            <w:pPr>
              <w:rPr>
                <w:ins w:id="17241" w:author="IES12BF02" w:date="2013-04-01T09:37:00Z"/>
                <w:rFonts w:ascii="Tahoma" w:hAnsi="Tahoma"/>
                <w:color w:val="0033CC"/>
                <w:sz w:val="18"/>
                <w:rPrChange w:id="17242" w:author="Chen, Ivy (陳素貞 IEC1)" w:date="2015-01-12T13:45:00Z">
                  <w:rPr>
                    <w:ins w:id="17243" w:author="IES12BF02" w:date="2013-04-01T09:37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7244" w:author="IES12BF02" w:date="2013-04-01T10:17:00Z">
              <w:r w:rsidRPr="002F02C9">
                <w:rPr>
                  <w:rFonts w:ascii="Tahoma" w:hAnsi="Tahoma" w:hint="eastAsia"/>
                  <w:color w:val="0033CC"/>
                  <w:sz w:val="18"/>
                  <w:rPrChange w:id="1724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6E6A06" w:rsidRPr="002F02C9" w:rsidRDefault="00152C15" w:rsidP="00EC57B5">
            <w:pPr>
              <w:rPr>
                <w:ins w:id="17246" w:author="IES12BF02" w:date="2013-04-01T09:37:00Z"/>
                <w:rFonts w:ascii="Tahoma" w:hAnsi="Tahoma"/>
                <w:color w:val="0033CC"/>
                <w:sz w:val="18"/>
                <w:rPrChange w:id="17247" w:author="Chen, Ivy (陳素貞 IEC1)" w:date="2015-01-12T13:45:00Z">
                  <w:rPr>
                    <w:ins w:id="17248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249" w:author="IES12BF02" w:date="2013-04-01T10:17:00Z">
              <w:r w:rsidRPr="002F02C9">
                <w:rPr>
                  <w:rFonts w:ascii="Tahoma" w:hAnsi="Tahoma"/>
                  <w:color w:val="0033CC"/>
                  <w:sz w:val="18"/>
                  <w:rPrChange w:id="1725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Y</w:t>
              </w:r>
            </w:ins>
          </w:p>
        </w:tc>
        <w:tc>
          <w:tcPr>
            <w:tcW w:w="2728" w:type="dxa"/>
          </w:tcPr>
          <w:p w:rsidR="006E6A06" w:rsidRPr="002F02C9" w:rsidRDefault="00152C15" w:rsidP="00EC57B5">
            <w:pPr>
              <w:rPr>
                <w:ins w:id="17251" w:author="IES12BF02" w:date="2013-04-01T09:37:00Z"/>
                <w:rFonts w:ascii="Tahoma" w:hAnsi="Tahoma"/>
                <w:color w:val="0033CC"/>
                <w:sz w:val="18"/>
                <w:rPrChange w:id="17252" w:author="Chen, Ivy (陳素貞 IEC1)" w:date="2015-01-12T13:45:00Z">
                  <w:rPr>
                    <w:ins w:id="17253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254" w:author="IES12BF02" w:date="2013-04-01T10:18:00Z">
              <w:r w:rsidRPr="002F02C9">
                <w:rPr>
                  <w:rFonts w:ascii="Tahoma" w:hAnsi="Tahoma"/>
                  <w:color w:val="0033CC"/>
                  <w:sz w:val="18"/>
                  <w:rPrChange w:id="17255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ProductSeriesName</w:t>
              </w:r>
            </w:ins>
          </w:p>
        </w:tc>
        <w:tc>
          <w:tcPr>
            <w:tcW w:w="2629" w:type="dxa"/>
          </w:tcPr>
          <w:p w:rsidR="006E6A06" w:rsidRPr="002F02C9" w:rsidRDefault="006E6A06" w:rsidP="00EC57B5">
            <w:pPr>
              <w:rPr>
                <w:ins w:id="17256" w:author="IES12BF02" w:date="2013-04-01T09:37:00Z"/>
                <w:rFonts w:ascii="Tahoma" w:hAnsi="Tahoma"/>
                <w:color w:val="0033CC"/>
                <w:sz w:val="18"/>
                <w:rPrChange w:id="17257" w:author="Chen, Ivy (陳素貞 IEC1)" w:date="2015-01-12T13:45:00Z">
                  <w:rPr>
                    <w:ins w:id="17258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</w:p>
        </w:tc>
      </w:tr>
      <w:tr w:rsidR="006E6A06" w:rsidRPr="002F02C9" w:rsidTr="00EC57B5">
        <w:trPr>
          <w:ins w:id="17259" w:author="IES12BF02" w:date="2013-04-01T09:37:00Z"/>
        </w:trPr>
        <w:tc>
          <w:tcPr>
            <w:tcW w:w="445" w:type="dxa"/>
          </w:tcPr>
          <w:p w:rsidR="006E6A06" w:rsidRPr="002F02C9" w:rsidRDefault="00152C15" w:rsidP="00EC57B5">
            <w:pPr>
              <w:rPr>
                <w:ins w:id="17260" w:author="IES12BF02" w:date="2013-04-01T09:37:00Z"/>
                <w:rFonts w:ascii="Tahoma" w:eastAsia="新細明體" w:hAnsi="Tahoma"/>
                <w:color w:val="0033CC"/>
                <w:sz w:val="18"/>
                <w:lang w:eastAsia="zh-TW"/>
                <w:rPrChange w:id="17261" w:author="Chen, Ivy (陳素貞 IEC1)" w:date="2015-01-12T13:45:00Z">
                  <w:rPr>
                    <w:ins w:id="17262" w:author="IES12BF02" w:date="2013-04-01T09:37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7263" w:author="IES12BF02" w:date="2013-04-01T09:37:00Z">
              <w:r w:rsidRPr="002F02C9">
                <w:rPr>
                  <w:rFonts w:ascii="Tahoma" w:eastAsia="新細明體" w:hAnsi="Tahoma"/>
                  <w:color w:val="0033CC"/>
                  <w:sz w:val="18"/>
                  <w:lang w:eastAsia="zh-TW"/>
                  <w:rPrChange w:id="17264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highlight w:val="lightGray"/>
                      <w:u w:val="single"/>
                      <w:lang w:eastAsia="zh-TW"/>
                    </w:rPr>
                  </w:rPrChange>
                </w:rPr>
                <w:t>6</w:t>
              </w:r>
            </w:ins>
          </w:p>
        </w:tc>
        <w:tc>
          <w:tcPr>
            <w:tcW w:w="1310" w:type="dxa"/>
          </w:tcPr>
          <w:p w:rsidR="006E6A06" w:rsidRPr="002F02C9" w:rsidRDefault="00152C15" w:rsidP="00EC57B5">
            <w:pPr>
              <w:rPr>
                <w:ins w:id="17265" w:author="IES12BF02" w:date="2013-04-01T09:37:00Z"/>
                <w:rFonts w:ascii="Tahoma" w:eastAsia="新細明體" w:hAnsi="Tahoma"/>
                <w:color w:val="0033CC"/>
                <w:sz w:val="18"/>
                <w:lang w:eastAsia="zh-TW"/>
                <w:rPrChange w:id="17266" w:author="Chen, Ivy (陳素貞 IEC1)" w:date="2015-01-12T13:45:00Z">
                  <w:rPr>
                    <w:ins w:id="17267" w:author="IES12BF02" w:date="2013-04-01T09:37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7268" w:author="IES12BF02" w:date="2013-04-01T10:19:00Z">
              <w:r w:rsidRPr="002F02C9">
                <w:rPr>
                  <w:rFonts w:ascii="Tahoma" w:hAnsi="Tahoma"/>
                  <w:color w:val="0033CC"/>
                  <w:sz w:val="18"/>
                  <w:rPrChange w:id="17269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Category</w:t>
              </w:r>
            </w:ins>
          </w:p>
        </w:tc>
        <w:tc>
          <w:tcPr>
            <w:tcW w:w="916" w:type="dxa"/>
          </w:tcPr>
          <w:p w:rsidR="006E6A06" w:rsidRPr="002F02C9" w:rsidRDefault="00152C15" w:rsidP="00EC57B5">
            <w:pPr>
              <w:rPr>
                <w:ins w:id="17270" w:author="IES12BF02" w:date="2013-04-01T09:37:00Z"/>
                <w:rFonts w:ascii="Tahoma" w:hAnsi="Tahoma"/>
                <w:color w:val="0033CC"/>
                <w:sz w:val="18"/>
                <w:rPrChange w:id="17271" w:author="Chen, Ivy (陳素貞 IEC1)" w:date="2015-01-12T13:45:00Z">
                  <w:rPr>
                    <w:ins w:id="17272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273" w:author="IES12BF02" w:date="2013-04-01T10:17:00Z">
              <w:r w:rsidRPr="002F02C9">
                <w:rPr>
                  <w:rFonts w:ascii="Tahoma" w:hAnsi="Tahoma"/>
                  <w:color w:val="0033CC"/>
                  <w:sz w:val="18"/>
                  <w:rPrChange w:id="17274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6E6A06" w:rsidRPr="002F02C9" w:rsidRDefault="00152C15">
            <w:pPr>
              <w:rPr>
                <w:ins w:id="17275" w:author="IES12BF02" w:date="2013-04-01T09:37:00Z"/>
                <w:rFonts w:ascii="Tahoma" w:hAnsi="Tahoma"/>
                <w:color w:val="0033CC"/>
                <w:sz w:val="18"/>
                <w:rPrChange w:id="17276" w:author="Chen, Ivy (陳素貞 IEC1)" w:date="2015-01-12T13:45:00Z">
                  <w:rPr>
                    <w:ins w:id="17277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278" w:author="IES12BF02" w:date="2013-04-01T10:17:00Z">
              <w:r w:rsidRPr="002F02C9">
                <w:rPr>
                  <w:rFonts w:ascii="Tahoma" w:hAnsi="Tahoma" w:hint="eastAsia"/>
                  <w:color w:val="0033CC"/>
                  <w:sz w:val="18"/>
                  <w:rPrChange w:id="17279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长度不超过</w:t>
              </w:r>
            </w:ins>
            <w:ins w:id="17280" w:author="IES12BF02" w:date="2013-04-01T15:52:00Z">
              <w:r w:rsidRPr="002F02C9">
                <w:rPr>
                  <w:rFonts w:ascii="Tahoma" w:hAnsi="Tahoma"/>
                  <w:color w:val="0033CC"/>
                  <w:sz w:val="18"/>
                  <w:rPrChange w:id="17281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1</w:t>
              </w:r>
            </w:ins>
            <w:ins w:id="17282" w:author="IES12BF02" w:date="2013-04-01T10:17:00Z">
              <w:r w:rsidRPr="002F02C9">
                <w:rPr>
                  <w:rFonts w:ascii="Tahoma" w:hAnsi="Tahoma" w:hint="eastAsia"/>
                  <w:color w:val="0033CC"/>
                  <w:sz w:val="18"/>
                  <w:rPrChange w:id="1728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6E6A06" w:rsidRPr="002F02C9" w:rsidRDefault="00152C15" w:rsidP="00EC57B5">
            <w:pPr>
              <w:rPr>
                <w:ins w:id="17284" w:author="IES12BF02" w:date="2013-04-01T09:37:00Z"/>
                <w:rFonts w:ascii="Tahoma" w:hAnsi="Tahoma"/>
                <w:color w:val="0033CC"/>
                <w:sz w:val="18"/>
                <w:rPrChange w:id="17285" w:author="Chen, Ivy (陳素貞 IEC1)" w:date="2015-01-12T13:45:00Z">
                  <w:rPr>
                    <w:ins w:id="17286" w:author="IES12BF02" w:date="2013-04-01T09:37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7287" w:author="IES12BF02" w:date="2013-04-01T10:17:00Z">
              <w:r w:rsidRPr="002F02C9">
                <w:rPr>
                  <w:rFonts w:ascii="Tahoma" w:hAnsi="Tahoma" w:hint="eastAsia"/>
                  <w:color w:val="0033CC"/>
                  <w:sz w:val="18"/>
                  <w:rPrChange w:id="1728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6E6A06" w:rsidRPr="002F02C9" w:rsidRDefault="00152C15" w:rsidP="00EC57B5">
            <w:pPr>
              <w:rPr>
                <w:ins w:id="17289" w:author="IES12BF02" w:date="2013-04-01T09:37:00Z"/>
                <w:rFonts w:ascii="Tahoma" w:hAnsi="Tahoma"/>
                <w:color w:val="0033CC"/>
                <w:sz w:val="18"/>
                <w:rPrChange w:id="17290" w:author="Chen, Ivy (陳素貞 IEC1)" w:date="2015-01-12T13:45:00Z">
                  <w:rPr>
                    <w:ins w:id="17291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292" w:author="IES12BF02" w:date="2013-04-01T10:17:00Z">
              <w:r w:rsidRPr="002F02C9">
                <w:rPr>
                  <w:rFonts w:ascii="Tahoma" w:hAnsi="Tahoma"/>
                  <w:color w:val="0033CC"/>
                  <w:sz w:val="18"/>
                  <w:rPrChange w:id="17293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Y</w:t>
              </w:r>
            </w:ins>
          </w:p>
        </w:tc>
        <w:tc>
          <w:tcPr>
            <w:tcW w:w="2728" w:type="dxa"/>
          </w:tcPr>
          <w:p w:rsidR="006E6A06" w:rsidRPr="002F02C9" w:rsidRDefault="00152C15" w:rsidP="00EC57B5">
            <w:pPr>
              <w:rPr>
                <w:ins w:id="17294" w:author="IES12BF02" w:date="2013-04-01T09:37:00Z"/>
                <w:rFonts w:ascii="Tahoma" w:hAnsi="Tahoma"/>
                <w:color w:val="0033CC"/>
                <w:sz w:val="18"/>
                <w:rPrChange w:id="17295" w:author="Chen, Ivy (陳素貞 IEC1)" w:date="2015-01-12T13:45:00Z">
                  <w:rPr>
                    <w:ins w:id="17296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297" w:author="IES12BF02" w:date="2013-04-01T10:18:00Z">
              <w:r w:rsidRPr="002F02C9">
                <w:rPr>
                  <w:rFonts w:ascii="Tahoma" w:hAnsi="Tahoma"/>
                  <w:color w:val="0033CC"/>
                  <w:sz w:val="18"/>
                  <w:rPrChange w:id="17298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Category</w:t>
              </w:r>
            </w:ins>
          </w:p>
        </w:tc>
        <w:tc>
          <w:tcPr>
            <w:tcW w:w="2629" w:type="dxa"/>
          </w:tcPr>
          <w:p w:rsidR="006E6A06" w:rsidRPr="002F02C9" w:rsidRDefault="006E6A06" w:rsidP="00EC57B5">
            <w:pPr>
              <w:rPr>
                <w:ins w:id="17299" w:author="IES12BF02" w:date="2013-04-01T09:37:00Z"/>
                <w:rFonts w:ascii="Tahoma" w:hAnsi="Tahoma"/>
                <w:color w:val="0033CC"/>
                <w:sz w:val="18"/>
                <w:lang w:eastAsia="zh-TW"/>
                <w:rPrChange w:id="17300" w:author="Chen, Ivy (陳素貞 IEC1)" w:date="2015-01-12T13:45:00Z">
                  <w:rPr>
                    <w:ins w:id="17301" w:author="IES12BF02" w:date="2013-04-01T09:37:00Z"/>
                    <w:rFonts w:ascii="Tahoma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</w:p>
        </w:tc>
      </w:tr>
      <w:tr w:rsidR="006E6A06" w:rsidRPr="002F02C9" w:rsidTr="00EC57B5">
        <w:trPr>
          <w:ins w:id="17302" w:author="IES12BF02" w:date="2013-04-01T10:19:00Z"/>
        </w:trPr>
        <w:tc>
          <w:tcPr>
            <w:tcW w:w="445" w:type="dxa"/>
          </w:tcPr>
          <w:p w:rsidR="006E6A06" w:rsidRPr="002F02C9" w:rsidRDefault="00152C15" w:rsidP="00EC57B5">
            <w:pPr>
              <w:rPr>
                <w:ins w:id="17303" w:author="IES12BF02" w:date="2013-04-01T10:19:00Z"/>
                <w:rFonts w:ascii="Tahoma" w:eastAsiaTheme="minorEastAsia" w:hAnsi="Tahoma"/>
                <w:color w:val="0033CC"/>
                <w:sz w:val="18"/>
                <w:rPrChange w:id="17304" w:author="Chen, Ivy (陳素貞 IEC1)" w:date="2015-01-12T13:45:00Z">
                  <w:rPr>
                    <w:ins w:id="17305" w:author="IES12BF02" w:date="2013-04-01T10:19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7306" w:author="IES12BF02" w:date="2013-04-01T10:21:00Z">
              <w:r w:rsidRPr="002F02C9">
                <w:rPr>
                  <w:rFonts w:ascii="Tahoma" w:eastAsiaTheme="minorEastAsia" w:hAnsi="Tahoma"/>
                  <w:color w:val="0033CC"/>
                  <w:sz w:val="18"/>
                  <w:rPrChange w:id="17307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highlight w:val="lightGray"/>
                      <w:u w:val="single"/>
                    </w:rPr>
                  </w:rPrChange>
                </w:rPr>
                <w:t>7</w:t>
              </w:r>
            </w:ins>
          </w:p>
        </w:tc>
        <w:tc>
          <w:tcPr>
            <w:tcW w:w="1310" w:type="dxa"/>
          </w:tcPr>
          <w:p w:rsidR="006E6A06" w:rsidRPr="002F02C9" w:rsidRDefault="00152C15" w:rsidP="00EC57B5">
            <w:pPr>
              <w:rPr>
                <w:ins w:id="17308" w:author="IES12BF02" w:date="2013-04-01T10:19:00Z"/>
                <w:rFonts w:ascii="Tahoma" w:hAnsi="Tahoma"/>
                <w:color w:val="0033CC"/>
                <w:sz w:val="18"/>
                <w:rPrChange w:id="17309" w:author="Chen, Ivy (陳素貞 IEC1)" w:date="2015-01-12T13:45:00Z">
                  <w:rPr>
                    <w:ins w:id="17310" w:author="IES12BF02" w:date="2013-04-01T10:19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311" w:author="IES12BF02" w:date="2013-04-01T10:21:00Z">
              <w:r w:rsidRPr="002F02C9">
                <w:rPr>
                  <w:rFonts w:ascii="Tahoma" w:hAnsi="Tahoma"/>
                  <w:color w:val="0033CC"/>
                  <w:sz w:val="18"/>
                  <w:rPrChange w:id="17312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Grade</w:t>
              </w:r>
            </w:ins>
          </w:p>
        </w:tc>
        <w:tc>
          <w:tcPr>
            <w:tcW w:w="916" w:type="dxa"/>
          </w:tcPr>
          <w:p w:rsidR="006E6A06" w:rsidRPr="002F02C9" w:rsidRDefault="00152C15" w:rsidP="00EC57B5">
            <w:pPr>
              <w:rPr>
                <w:ins w:id="17313" w:author="IES12BF02" w:date="2013-04-01T10:19:00Z"/>
                <w:rFonts w:ascii="SimSun" w:hAnsi="SimSun"/>
                <w:rPrChange w:id="17314" w:author="Chen, Ivy (陳素貞 IEC1)" w:date="2015-01-12T13:45:00Z">
                  <w:rPr>
                    <w:ins w:id="17315" w:author="IES12BF02" w:date="2013-04-01T10:19:00Z"/>
                    <w:rFonts w:ascii="SimSun" w:hAnsi="SimSun"/>
                  </w:rPr>
                </w:rPrChange>
              </w:rPr>
            </w:pPr>
            <w:ins w:id="17316" w:author="IES12BF02" w:date="2013-04-01T10:21:00Z">
              <w:r w:rsidRPr="002F02C9">
                <w:rPr>
                  <w:rFonts w:ascii="Tahoma" w:hAnsi="Tahoma"/>
                  <w:color w:val="0033CC"/>
                  <w:sz w:val="18"/>
                  <w:rPrChange w:id="17317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6E6A06" w:rsidRPr="002F02C9" w:rsidRDefault="00152C15" w:rsidP="00EC57B5">
            <w:pPr>
              <w:rPr>
                <w:ins w:id="17318" w:author="IES12BF02" w:date="2013-04-01T10:19:00Z"/>
                <w:rPrChange w:id="17319" w:author="Chen, Ivy (陳素貞 IEC1)" w:date="2015-01-12T13:45:00Z">
                  <w:rPr>
                    <w:ins w:id="17320" w:author="IES12BF02" w:date="2013-04-01T10:19:00Z"/>
                  </w:rPr>
                </w:rPrChange>
              </w:rPr>
            </w:pPr>
            <w:ins w:id="17321" w:author="IES12BF02" w:date="2013-04-01T10:30:00Z">
              <w:r w:rsidRPr="002F02C9">
                <w:rPr>
                  <w:rFonts w:ascii="Tahoma" w:hAnsi="Tahoma"/>
                  <w:color w:val="0033CC"/>
                  <w:sz w:val="18"/>
                  <w:rPrChange w:id="17322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int</w:t>
              </w:r>
            </w:ins>
          </w:p>
        </w:tc>
        <w:tc>
          <w:tcPr>
            <w:tcW w:w="1432" w:type="dxa"/>
          </w:tcPr>
          <w:p w:rsidR="006E6A06" w:rsidRPr="002F02C9" w:rsidRDefault="00152C15" w:rsidP="00EC57B5">
            <w:pPr>
              <w:rPr>
                <w:ins w:id="17323" w:author="IES12BF02" w:date="2013-04-01T10:19:00Z"/>
                <w:rFonts w:ascii="SimSun" w:hAnsi="SimSun"/>
                <w:rPrChange w:id="17324" w:author="Chen, Ivy (陳素貞 IEC1)" w:date="2015-01-12T13:45:00Z">
                  <w:rPr>
                    <w:ins w:id="17325" w:author="IES12BF02" w:date="2013-04-01T10:19:00Z"/>
                    <w:rFonts w:ascii="SimSun" w:hAnsi="SimSun"/>
                  </w:rPr>
                </w:rPrChange>
              </w:rPr>
            </w:pPr>
            <w:ins w:id="17326" w:author="IES12BF02" w:date="2013-04-01T10:21:00Z">
              <w:r w:rsidRPr="002F02C9">
                <w:rPr>
                  <w:rFonts w:ascii="Tahoma" w:hAnsi="Tahoma" w:hint="eastAsia"/>
                  <w:color w:val="0033CC"/>
                  <w:sz w:val="18"/>
                  <w:rPrChange w:id="17327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6E6A06" w:rsidRPr="002F02C9" w:rsidRDefault="00152C15" w:rsidP="00EC57B5">
            <w:pPr>
              <w:rPr>
                <w:ins w:id="17328" w:author="IES12BF02" w:date="2013-04-01T10:19:00Z"/>
                <w:rPrChange w:id="17329" w:author="Chen, Ivy (陳素貞 IEC1)" w:date="2015-01-12T13:45:00Z">
                  <w:rPr>
                    <w:ins w:id="17330" w:author="IES12BF02" w:date="2013-04-01T10:19:00Z"/>
                  </w:rPr>
                </w:rPrChange>
              </w:rPr>
            </w:pPr>
            <w:ins w:id="17331" w:author="IES12BF02" w:date="2013-04-01T10:21:00Z">
              <w:r w:rsidRPr="002F02C9">
                <w:rPr>
                  <w:rFonts w:ascii="Tahoma" w:hAnsi="Tahoma"/>
                  <w:color w:val="0033CC"/>
                  <w:sz w:val="18"/>
                  <w:rPrChange w:id="17332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Y</w:t>
              </w:r>
            </w:ins>
          </w:p>
        </w:tc>
        <w:tc>
          <w:tcPr>
            <w:tcW w:w="2728" w:type="dxa"/>
          </w:tcPr>
          <w:p w:rsidR="006E6A06" w:rsidRPr="002F02C9" w:rsidRDefault="00152C15" w:rsidP="00EC57B5">
            <w:pPr>
              <w:rPr>
                <w:ins w:id="17333" w:author="IES12BF02" w:date="2013-04-01T10:19:00Z"/>
                <w:rFonts w:ascii="Tahoma" w:hAnsi="Tahoma"/>
                <w:color w:val="0033CC"/>
                <w:sz w:val="18"/>
                <w:rPrChange w:id="17334" w:author="Chen, Ivy (陳素貞 IEC1)" w:date="2015-01-12T13:45:00Z">
                  <w:rPr>
                    <w:ins w:id="17335" w:author="IES12BF02" w:date="2013-04-01T10:19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336" w:author="IES12BF02" w:date="2013-04-01T10:21:00Z">
              <w:r w:rsidRPr="002F02C9">
                <w:rPr>
                  <w:rFonts w:ascii="Tahoma" w:hAnsi="Tahoma"/>
                  <w:color w:val="0033CC"/>
                  <w:sz w:val="18"/>
                  <w:rPrChange w:id="17337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Grade</w:t>
              </w:r>
            </w:ins>
          </w:p>
        </w:tc>
        <w:tc>
          <w:tcPr>
            <w:tcW w:w="2629" w:type="dxa"/>
          </w:tcPr>
          <w:p w:rsidR="006E6A06" w:rsidRPr="002F02C9" w:rsidRDefault="006E6A06" w:rsidP="00EC57B5">
            <w:pPr>
              <w:rPr>
                <w:ins w:id="17338" w:author="IES12BF02" w:date="2013-04-01T10:19:00Z"/>
                <w:rFonts w:ascii="Tahoma" w:hAnsi="Tahoma"/>
                <w:color w:val="0033CC"/>
                <w:sz w:val="18"/>
                <w:lang w:eastAsia="zh-TW"/>
                <w:rPrChange w:id="17339" w:author="Chen, Ivy (陳素貞 IEC1)" w:date="2015-01-12T13:45:00Z">
                  <w:rPr>
                    <w:ins w:id="17340" w:author="IES12BF02" w:date="2013-04-01T10:19:00Z"/>
                    <w:rFonts w:ascii="Tahoma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</w:p>
        </w:tc>
      </w:tr>
      <w:tr w:rsidR="006E6A06" w:rsidRPr="002F02C9" w:rsidTr="00EC57B5">
        <w:trPr>
          <w:ins w:id="17341" w:author="IES12BF02" w:date="2013-04-01T10:21:00Z"/>
        </w:trPr>
        <w:tc>
          <w:tcPr>
            <w:tcW w:w="445" w:type="dxa"/>
          </w:tcPr>
          <w:p w:rsidR="006E6A06" w:rsidRPr="002F02C9" w:rsidRDefault="00152C15" w:rsidP="00EC57B5">
            <w:pPr>
              <w:rPr>
                <w:ins w:id="17342" w:author="IES12BF02" w:date="2013-04-01T10:21:00Z"/>
                <w:rFonts w:ascii="Tahoma" w:eastAsiaTheme="minorEastAsia" w:hAnsi="Tahoma"/>
                <w:color w:val="0033CC"/>
                <w:sz w:val="18"/>
                <w:rPrChange w:id="17343" w:author="Chen, Ivy (陳素貞 IEC1)" w:date="2015-01-12T13:45:00Z">
                  <w:rPr>
                    <w:ins w:id="17344" w:author="IES12BF02" w:date="2013-04-01T10:21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7345" w:author="IES12BF02" w:date="2013-04-01T10:21:00Z">
              <w:r w:rsidRPr="002F02C9">
                <w:rPr>
                  <w:rFonts w:ascii="Tahoma" w:eastAsiaTheme="minorEastAsia" w:hAnsi="Tahoma"/>
                  <w:color w:val="0033CC"/>
                  <w:sz w:val="18"/>
                  <w:rPrChange w:id="17346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highlight w:val="lightGray"/>
                      <w:u w:val="single"/>
                    </w:rPr>
                  </w:rPrChange>
                </w:rPr>
                <w:t>8</w:t>
              </w:r>
            </w:ins>
          </w:p>
        </w:tc>
        <w:tc>
          <w:tcPr>
            <w:tcW w:w="1310" w:type="dxa"/>
          </w:tcPr>
          <w:p w:rsidR="003B75F5" w:rsidRPr="002F02C9" w:rsidRDefault="00152C15">
            <w:pPr>
              <w:rPr>
                <w:ins w:id="17347" w:author="IES12BF02" w:date="2013-04-01T10:21:00Z"/>
                <w:rFonts w:ascii="Tahoma" w:hAnsi="Tahoma"/>
                <w:color w:val="0033CC"/>
                <w:sz w:val="18"/>
                <w:rPrChange w:id="17348" w:author="Chen, Ivy (陳素貞 IEC1)" w:date="2015-01-12T13:45:00Z">
                  <w:rPr>
                    <w:ins w:id="17349" w:author="IES12BF02" w:date="2013-04-01T10:2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350" w:author="IES12BF02" w:date="2013-04-01T10:21:00Z">
              <w:r w:rsidRPr="002F02C9">
                <w:rPr>
                  <w:rFonts w:ascii="Tahoma" w:hAnsi="Tahoma"/>
                  <w:color w:val="0033CC"/>
                  <w:sz w:val="18"/>
                  <w:rPrChange w:id="17351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TEC</w:t>
              </w:r>
            </w:ins>
          </w:p>
        </w:tc>
        <w:tc>
          <w:tcPr>
            <w:tcW w:w="916" w:type="dxa"/>
          </w:tcPr>
          <w:p w:rsidR="006E6A06" w:rsidRPr="002F02C9" w:rsidRDefault="00152C15" w:rsidP="00EC57B5">
            <w:pPr>
              <w:rPr>
                <w:ins w:id="17352" w:author="IES12BF02" w:date="2013-04-01T10:21:00Z"/>
                <w:rFonts w:ascii="Tahoma" w:hAnsi="Tahoma"/>
                <w:color w:val="0033CC"/>
                <w:sz w:val="18"/>
                <w:rPrChange w:id="17353" w:author="Chen, Ivy (陳素貞 IEC1)" w:date="2015-01-12T13:45:00Z">
                  <w:rPr>
                    <w:ins w:id="17354" w:author="IES12BF02" w:date="2013-04-01T10:2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355" w:author="IES12BF02" w:date="2013-04-01T10:21:00Z">
              <w:r w:rsidRPr="002F02C9">
                <w:rPr>
                  <w:rFonts w:ascii="Tahoma" w:hAnsi="Tahoma"/>
                  <w:color w:val="0033CC"/>
                  <w:sz w:val="18"/>
                  <w:rPrChange w:id="17356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6E6A06" w:rsidRPr="002F02C9" w:rsidRDefault="00152C15" w:rsidP="00EC57B5">
            <w:pPr>
              <w:rPr>
                <w:ins w:id="17357" w:author="IES12BF02" w:date="2013-04-01T10:21:00Z"/>
                <w:rFonts w:ascii="Tahoma" w:hAnsi="Tahoma"/>
                <w:color w:val="0033CC"/>
                <w:sz w:val="18"/>
                <w:rPrChange w:id="17358" w:author="Chen, Ivy (陳素貞 IEC1)" w:date="2015-01-12T13:45:00Z">
                  <w:rPr>
                    <w:ins w:id="17359" w:author="IES12BF02" w:date="2013-04-01T10:2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360" w:author="IES12BF02" w:date="2013-04-01T10:21:00Z">
              <w:r w:rsidRPr="002F02C9">
                <w:rPr>
                  <w:rFonts w:ascii="Tahoma" w:hAnsi="Tahoma" w:hint="eastAsia"/>
                  <w:color w:val="0033CC"/>
                  <w:sz w:val="18"/>
                  <w:rPrChange w:id="17361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长度不超过</w:t>
              </w:r>
            </w:ins>
            <w:ins w:id="17362" w:author="IES12BF02" w:date="2013-04-01T15:52:00Z">
              <w:r w:rsidRPr="002F02C9">
                <w:rPr>
                  <w:rFonts w:ascii="Tahoma" w:hAnsi="Tahoma"/>
                  <w:color w:val="0033CC"/>
                  <w:sz w:val="18"/>
                  <w:rPrChange w:id="17363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1</w:t>
              </w:r>
            </w:ins>
            <w:ins w:id="17364" w:author="IES12BF02" w:date="2013-04-01T10:21:00Z">
              <w:r w:rsidRPr="002F02C9">
                <w:rPr>
                  <w:rFonts w:ascii="Tahoma" w:hAnsi="Tahoma"/>
                  <w:color w:val="0033CC"/>
                  <w:sz w:val="18"/>
                  <w:rPrChange w:id="17365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0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366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6E6A06" w:rsidRPr="002F02C9" w:rsidRDefault="00152C15" w:rsidP="00EC57B5">
            <w:pPr>
              <w:rPr>
                <w:ins w:id="17367" w:author="IES12BF02" w:date="2013-04-01T10:21:00Z"/>
                <w:rFonts w:ascii="Tahoma" w:hAnsi="Tahoma"/>
                <w:color w:val="0033CC"/>
                <w:sz w:val="18"/>
                <w:rPrChange w:id="17368" w:author="Chen, Ivy (陳素貞 IEC1)" w:date="2015-01-12T13:45:00Z">
                  <w:rPr>
                    <w:ins w:id="17369" w:author="IES12BF02" w:date="2013-04-01T10:2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370" w:author="IES12BF02" w:date="2013-04-01T10:21:00Z">
              <w:r w:rsidRPr="002F02C9">
                <w:rPr>
                  <w:rFonts w:ascii="Tahoma" w:hAnsi="Tahoma" w:hint="eastAsia"/>
                  <w:color w:val="0033CC"/>
                  <w:sz w:val="18"/>
                  <w:rPrChange w:id="17371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6E6A06" w:rsidRPr="002F02C9" w:rsidRDefault="00152C15" w:rsidP="00EC57B5">
            <w:pPr>
              <w:rPr>
                <w:ins w:id="17372" w:author="IES12BF02" w:date="2013-04-01T10:21:00Z"/>
                <w:rFonts w:ascii="Tahoma" w:hAnsi="Tahoma"/>
                <w:color w:val="0033CC"/>
                <w:sz w:val="18"/>
                <w:rPrChange w:id="17373" w:author="Chen, Ivy (陳素貞 IEC1)" w:date="2015-01-12T13:45:00Z">
                  <w:rPr>
                    <w:ins w:id="17374" w:author="IES12BF02" w:date="2013-04-01T10:2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375" w:author="IES12BF02" w:date="2013-04-01T10:21:00Z">
              <w:r w:rsidRPr="002F02C9">
                <w:rPr>
                  <w:rFonts w:ascii="Tahoma" w:hAnsi="Tahoma"/>
                  <w:color w:val="0033CC"/>
                  <w:sz w:val="18"/>
                  <w:rPrChange w:id="17376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Y</w:t>
              </w:r>
            </w:ins>
          </w:p>
        </w:tc>
        <w:tc>
          <w:tcPr>
            <w:tcW w:w="2728" w:type="dxa"/>
          </w:tcPr>
          <w:p w:rsidR="006E6A06" w:rsidRPr="002F02C9" w:rsidRDefault="00152C15" w:rsidP="00EC57B5">
            <w:pPr>
              <w:rPr>
                <w:ins w:id="17377" w:author="IES12BF02" w:date="2013-04-01T10:21:00Z"/>
                <w:rFonts w:ascii="Tahoma" w:hAnsi="Tahoma"/>
                <w:color w:val="0033CC"/>
                <w:sz w:val="18"/>
                <w:rPrChange w:id="17378" w:author="Chen, Ivy (陳素貞 IEC1)" w:date="2015-01-12T13:45:00Z">
                  <w:rPr>
                    <w:ins w:id="17379" w:author="IES12BF02" w:date="2013-04-01T10:2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380" w:author="IES12BF02" w:date="2013-04-01T10:21:00Z">
              <w:r w:rsidRPr="002F02C9">
                <w:rPr>
                  <w:rFonts w:ascii="Tahoma" w:hAnsi="Tahoma"/>
                  <w:color w:val="0033CC"/>
                  <w:sz w:val="18"/>
                  <w:rPrChange w:id="17381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TEC</w:t>
              </w:r>
            </w:ins>
          </w:p>
        </w:tc>
        <w:tc>
          <w:tcPr>
            <w:tcW w:w="2629" w:type="dxa"/>
          </w:tcPr>
          <w:p w:rsidR="006E6A06" w:rsidRPr="002F02C9" w:rsidRDefault="006E6A06" w:rsidP="00EC57B5">
            <w:pPr>
              <w:rPr>
                <w:ins w:id="17382" w:author="IES12BF02" w:date="2013-04-01T10:21:00Z"/>
                <w:rFonts w:ascii="Tahoma" w:hAnsi="Tahoma"/>
                <w:color w:val="0033CC"/>
                <w:sz w:val="18"/>
                <w:lang w:eastAsia="zh-TW"/>
                <w:rPrChange w:id="17383" w:author="Chen, Ivy (陳素貞 IEC1)" w:date="2015-01-12T13:45:00Z">
                  <w:rPr>
                    <w:ins w:id="17384" w:author="IES12BF02" w:date="2013-04-01T10:21:00Z"/>
                    <w:rFonts w:ascii="Tahoma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</w:p>
        </w:tc>
      </w:tr>
      <w:tr w:rsidR="006E6A06" w:rsidRPr="002F02C9" w:rsidTr="00EC57B5">
        <w:trPr>
          <w:ins w:id="17385" w:author="IES12BF02" w:date="2013-04-01T10:21:00Z"/>
        </w:trPr>
        <w:tc>
          <w:tcPr>
            <w:tcW w:w="445" w:type="dxa"/>
          </w:tcPr>
          <w:p w:rsidR="006E6A06" w:rsidRPr="002F02C9" w:rsidRDefault="00152C15" w:rsidP="00EC57B5">
            <w:pPr>
              <w:rPr>
                <w:ins w:id="17386" w:author="IES12BF02" w:date="2013-04-01T10:21:00Z"/>
                <w:rFonts w:ascii="Tahoma" w:eastAsiaTheme="minorEastAsia" w:hAnsi="Tahoma"/>
                <w:color w:val="0033CC"/>
                <w:sz w:val="18"/>
                <w:rPrChange w:id="17387" w:author="Chen, Ivy (陳素貞 IEC1)" w:date="2015-01-12T13:45:00Z">
                  <w:rPr>
                    <w:ins w:id="17388" w:author="IES12BF02" w:date="2013-04-01T10:21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7389" w:author="IES12BF02" w:date="2013-04-01T10:21:00Z">
              <w:r w:rsidRPr="002F02C9">
                <w:rPr>
                  <w:rFonts w:ascii="Tahoma" w:eastAsiaTheme="minorEastAsia" w:hAnsi="Tahoma"/>
                  <w:color w:val="0033CC"/>
                  <w:sz w:val="18"/>
                  <w:rPrChange w:id="17390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highlight w:val="lightGray"/>
                      <w:u w:val="single"/>
                    </w:rPr>
                  </w:rPrChange>
                </w:rPr>
                <w:t>9</w:t>
              </w:r>
            </w:ins>
          </w:p>
        </w:tc>
        <w:tc>
          <w:tcPr>
            <w:tcW w:w="1310" w:type="dxa"/>
          </w:tcPr>
          <w:p w:rsidR="006E6A06" w:rsidRPr="002F02C9" w:rsidRDefault="00152C15" w:rsidP="00EC57B5">
            <w:pPr>
              <w:rPr>
                <w:ins w:id="17391" w:author="IES12BF02" w:date="2013-04-01T10:21:00Z"/>
                <w:rFonts w:ascii="Tahoma" w:hAnsi="Tahoma"/>
                <w:color w:val="0033CC"/>
                <w:sz w:val="18"/>
                <w:rPrChange w:id="17392" w:author="Chen, Ivy (陳素貞 IEC1)" w:date="2015-01-12T13:45:00Z">
                  <w:rPr>
                    <w:ins w:id="17393" w:author="IES12BF02" w:date="2013-04-01T10:2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394" w:author="IES12BF02" w:date="2013-04-01T10:21:00Z">
              <w:r w:rsidRPr="002F02C9">
                <w:rPr>
                  <w:rFonts w:ascii="Tahoma" w:hAnsi="Tahoma"/>
                  <w:color w:val="0033CC"/>
                  <w:sz w:val="18"/>
                  <w:rPrChange w:id="17395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ZMOD</w:t>
              </w:r>
            </w:ins>
          </w:p>
        </w:tc>
        <w:tc>
          <w:tcPr>
            <w:tcW w:w="916" w:type="dxa"/>
          </w:tcPr>
          <w:p w:rsidR="006E6A06" w:rsidRPr="002F02C9" w:rsidRDefault="00152C15" w:rsidP="00EC57B5">
            <w:pPr>
              <w:rPr>
                <w:ins w:id="17396" w:author="IES12BF02" w:date="2013-04-01T10:21:00Z"/>
                <w:rFonts w:ascii="Tahoma" w:hAnsi="Tahoma"/>
                <w:color w:val="0033CC"/>
                <w:sz w:val="18"/>
                <w:rPrChange w:id="17397" w:author="Chen, Ivy (陳素貞 IEC1)" w:date="2015-01-12T13:45:00Z">
                  <w:rPr>
                    <w:ins w:id="17398" w:author="IES12BF02" w:date="2013-04-01T10:2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399" w:author="IES12BF02" w:date="2013-04-01T10:21:00Z">
              <w:r w:rsidRPr="002F02C9">
                <w:rPr>
                  <w:rFonts w:ascii="Tahoma" w:hAnsi="Tahoma"/>
                  <w:color w:val="0033CC"/>
                  <w:sz w:val="18"/>
                  <w:rPrChange w:id="17400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6E6A06" w:rsidRPr="002F02C9" w:rsidRDefault="00152C15" w:rsidP="00EC57B5">
            <w:pPr>
              <w:rPr>
                <w:ins w:id="17401" w:author="IES12BF02" w:date="2013-04-01T10:21:00Z"/>
                <w:rFonts w:ascii="Tahoma" w:hAnsi="Tahoma"/>
                <w:color w:val="0033CC"/>
                <w:sz w:val="18"/>
                <w:rPrChange w:id="17402" w:author="Chen, Ivy (陳素貞 IEC1)" w:date="2015-01-12T13:45:00Z">
                  <w:rPr>
                    <w:ins w:id="17403" w:author="IES12BF02" w:date="2013-04-01T10:2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404" w:author="IES12BF02" w:date="2013-04-01T10:21:00Z">
              <w:r w:rsidRPr="002F02C9">
                <w:rPr>
                  <w:rFonts w:ascii="Tahoma" w:hAnsi="Tahoma" w:hint="eastAsia"/>
                  <w:color w:val="0033CC"/>
                  <w:sz w:val="18"/>
                  <w:rPrChange w:id="17405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长度不超过</w:t>
              </w:r>
              <w:r w:rsidRPr="002F02C9">
                <w:rPr>
                  <w:rFonts w:ascii="Tahoma" w:hAnsi="Tahoma"/>
                  <w:color w:val="0033CC"/>
                  <w:sz w:val="18"/>
                  <w:rPrChange w:id="17406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20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407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6E6A06" w:rsidRPr="002F02C9" w:rsidRDefault="00152C15" w:rsidP="00EC57B5">
            <w:pPr>
              <w:rPr>
                <w:ins w:id="17408" w:author="IES12BF02" w:date="2013-04-01T10:21:00Z"/>
                <w:rFonts w:ascii="Tahoma" w:hAnsi="Tahoma"/>
                <w:color w:val="0033CC"/>
                <w:sz w:val="18"/>
                <w:rPrChange w:id="17409" w:author="Chen, Ivy (陳素貞 IEC1)" w:date="2015-01-12T13:45:00Z">
                  <w:rPr>
                    <w:ins w:id="17410" w:author="IES12BF02" w:date="2013-04-01T10:2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411" w:author="IES12BF02" w:date="2013-04-01T10:21:00Z">
              <w:r w:rsidRPr="002F02C9">
                <w:rPr>
                  <w:rFonts w:ascii="Tahoma" w:hAnsi="Tahoma" w:hint="eastAsia"/>
                  <w:color w:val="0033CC"/>
                  <w:sz w:val="18"/>
                  <w:rPrChange w:id="17412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6E6A06" w:rsidRPr="002F02C9" w:rsidRDefault="00152C15" w:rsidP="00EC57B5">
            <w:pPr>
              <w:rPr>
                <w:ins w:id="17413" w:author="IES12BF02" w:date="2013-04-01T10:21:00Z"/>
                <w:rFonts w:ascii="Tahoma" w:hAnsi="Tahoma"/>
                <w:color w:val="0033CC"/>
                <w:sz w:val="18"/>
                <w:rPrChange w:id="17414" w:author="Chen, Ivy (陳素貞 IEC1)" w:date="2015-01-12T13:45:00Z">
                  <w:rPr>
                    <w:ins w:id="17415" w:author="IES12BF02" w:date="2013-04-01T10:2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416" w:author="IES12BF02" w:date="2013-04-01T10:21:00Z">
              <w:r w:rsidRPr="002F02C9">
                <w:rPr>
                  <w:rFonts w:ascii="Tahoma" w:hAnsi="Tahoma"/>
                  <w:color w:val="0033CC"/>
                  <w:sz w:val="18"/>
                  <w:rPrChange w:id="17417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Y</w:t>
              </w:r>
            </w:ins>
          </w:p>
        </w:tc>
        <w:tc>
          <w:tcPr>
            <w:tcW w:w="2728" w:type="dxa"/>
          </w:tcPr>
          <w:p w:rsidR="006E6A06" w:rsidRPr="002F02C9" w:rsidRDefault="00152C15" w:rsidP="00EC57B5">
            <w:pPr>
              <w:rPr>
                <w:ins w:id="17418" w:author="IES12BF02" w:date="2013-04-01T10:21:00Z"/>
                <w:rFonts w:ascii="Tahoma" w:hAnsi="Tahoma"/>
                <w:color w:val="0033CC"/>
                <w:sz w:val="18"/>
                <w:rPrChange w:id="17419" w:author="Chen, Ivy (陳素貞 IEC1)" w:date="2015-01-12T13:45:00Z">
                  <w:rPr>
                    <w:ins w:id="17420" w:author="IES12BF02" w:date="2013-04-01T10:2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421" w:author="IES12BF02" w:date="2013-04-01T10:21:00Z">
              <w:r w:rsidRPr="002F02C9">
                <w:rPr>
                  <w:rFonts w:ascii="Tahoma" w:hAnsi="Tahoma"/>
                  <w:color w:val="0033CC"/>
                  <w:sz w:val="18"/>
                  <w:rPrChange w:id="17422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ZMOD</w:t>
              </w:r>
            </w:ins>
          </w:p>
        </w:tc>
        <w:tc>
          <w:tcPr>
            <w:tcW w:w="2629" w:type="dxa"/>
          </w:tcPr>
          <w:p w:rsidR="006E6A06" w:rsidRPr="002F02C9" w:rsidRDefault="006E6A06" w:rsidP="00EC57B5">
            <w:pPr>
              <w:rPr>
                <w:ins w:id="17423" w:author="IES12BF02" w:date="2013-04-01T10:21:00Z"/>
                <w:rFonts w:ascii="Tahoma" w:hAnsi="Tahoma"/>
                <w:color w:val="0033CC"/>
                <w:sz w:val="18"/>
                <w:lang w:eastAsia="zh-TW"/>
                <w:rPrChange w:id="17424" w:author="Chen, Ivy (陳素貞 IEC1)" w:date="2015-01-12T13:45:00Z">
                  <w:rPr>
                    <w:ins w:id="17425" w:author="IES12BF02" w:date="2013-04-01T10:21:00Z"/>
                    <w:rFonts w:ascii="Tahoma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</w:p>
        </w:tc>
      </w:tr>
      <w:tr w:rsidR="006E6A06" w:rsidRPr="002F02C9" w:rsidTr="00EC57B5">
        <w:trPr>
          <w:ins w:id="17426" w:author="IES12BF02" w:date="2013-04-01T09:37:00Z"/>
        </w:trPr>
        <w:tc>
          <w:tcPr>
            <w:tcW w:w="445" w:type="dxa"/>
          </w:tcPr>
          <w:p w:rsidR="006E6A06" w:rsidRPr="002F02C9" w:rsidRDefault="00152C15" w:rsidP="00EC57B5">
            <w:pPr>
              <w:rPr>
                <w:ins w:id="17427" w:author="IES12BF02" w:date="2013-04-01T09:37:00Z"/>
                <w:rFonts w:ascii="Tahoma" w:eastAsia="新細明體" w:hAnsi="Tahoma"/>
                <w:color w:val="0033CC"/>
                <w:sz w:val="18"/>
                <w:lang w:eastAsia="zh-TW"/>
                <w:rPrChange w:id="17428" w:author="Chen, Ivy (陳素貞 IEC1)" w:date="2015-01-12T13:45:00Z">
                  <w:rPr>
                    <w:ins w:id="17429" w:author="IES12BF02" w:date="2013-04-01T09:37:00Z"/>
                    <w:rFonts w:ascii="Tahoma" w:eastAsia="新細明體" w:hAnsi="Tahoma"/>
                    <w:color w:val="0033CC"/>
                    <w:sz w:val="18"/>
                    <w:highlight w:val="lightGray"/>
                    <w:lang w:eastAsia="zh-TW"/>
                  </w:rPr>
                </w:rPrChange>
              </w:rPr>
            </w:pPr>
            <w:ins w:id="17430" w:author="IES12BF02" w:date="2013-04-01T10:21:00Z">
              <w:r w:rsidRPr="002F02C9">
                <w:rPr>
                  <w:rFonts w:ascii="Tahoma" w:hAnsi="Tahoma"/>
                  <w:color w:val="0033CC"/>
                  <w:sz w:val="18"/>
                  <w:rPrChange w:id="17431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highlight w:val="lightGray"/>
                      <w:u w:val="single"/>
                    </w:rPr>
                  </w:rPrChange>
                </w:rPr>
                <w:t>10</w:t>
              </w:r>
            </w:ins>
          </w:p>
        </w:tc>
        <w:tc>
          <w:tcPr>
            <w:tcW w:w="1310" w:type="dxa"/>
          </w:tcPr>
          <w:p w:rsidR="006E6A06" w:rsidRPr="002F02C9" w:rsidRDefault="00152C15" w:rsidP="00EC57B5">
            <w:pPr>
              <w:rPr>
                <w:ins w:id="17432" w:author="IES12BF02" w:date="2013-04-01T09:37:00Z"/>
                <w:rFonts w:ascii="Tahoma" w:hAnsi="Tahoma"/>
                <w:color w:val="0033CC"/>
                <w:sz w:val="18"/>
                <w:rPrChange w:id="17433" w:author="Chen, Ivy (陳素貞 IEC1)" w:date="2015-01-12T13:45:00Z">
                  <w:rPr>
                    <w:ins w:id="17434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435" w:author="IES12BF02" w:date="2013-04-01T10:22:00Z">
              <w:r w:rsidRPr="002F02C9">
                <w:rPr>
                  <w:rFonts w:ascii="Tahoma" w:hAnsi="Tahoma"/>
                  <w:color w:val="0033CC"/>
                  <w:sz w:val="18"/>
                  <w:rPrChange w:id="1743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Add</w:t>
              </w:r>
            </w:ins>
          </w:p>
        </w:tc>
        <w:tc>
          <w:tcPr>
            <w:tcW w:w="916" w:type="dxa"/>
          </w:tcPr>
          <w:p w:rsidR="006E6A06" w:rsidRPr="002F02C9" w:rsidRDefault="00152C15" w:rsidP="00EC57B5">
            <w:pPr>
              <w:rPr>
                <w:ins w:id="17437" w:author="IES12BF02" w:date="2013-04-01T09:37:00Z"/>
                <w:rFonts w:ascii="Tahoma" w:hAnsi="Tahoma"/>
                <w:color w:val="0033CC"/>
                <w:sz w:val="18"/>
                <w:rPrChange w:id="17438" w:author="Chen, Ivy (陳素貞 IEC1)" w:date="2015-01-12T13:45:00Z">
                  <w:rPr>
                    <w:ins w:id="17439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440" w:author="IES12BF02" w:date="2013-04-01T10:22:00Z">
              <w:r w:rsidRPr="002F02C9">
                <w:rPr>
                  <w:rFonts w:ascii="Tahoma" w:hAnsi="Tahoma"/>
                  <w:color w:val="0033CC"/>
                  <w:sz w:val="18"/>
                  <w:rPrChange w:id="1744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6E6A06" w:rsidRPr="002F02C9" w:rsidRDefault="006E6A06" w:rsidP="00EC57B5">
            <w:pPr>
              <w:rPr>
                <w:ins w:id="17442" w:author="IES12BF02" w:date="2013-04-01T09:37:00Z"/>
                <w:rFonts w:ascii="Tahoma" w:hAnsi="Tahoma"/>
                <w:color w:val="0033CC"/>
                <w:sz w:val="18"/>
                <w:rPrChange w:id="17443" w:author="Chen, Ivy (陳素貞 IEC1)" w:date="2015-01-12T13:45:00Z">
                  <w:rPr>
                    <w:ins w:id="17444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</w:p>
        </w:tc>
        <w:tc>
          <w:tcPr>
            <w:tcW w:w="1432" w:type="dxa"/>
          </w:tcPr>
          <w:p w:rsidR="006E6A06" w:rsidRPr="002F02C9" w:rsidRDefault="00152C15" w:rsidP="00EC57B5">
            <w:pPr>
              <w:rPr>
                <w:ins w:id="17445" w:author="IES12BF02" w:date="2013-04-01T09:37:00Z"/>
                <w:rFonts w:ascii="Tahoma" w:hAnsi="Tahoma"/>
                <w:color w:val="0033CC"/>
                <w:sz w:val="18"/>
                <w:rPrChange w:id="17446" w:author="Chen, Ivy (陳素貞 IEC1)" w:date="2015-01-12T13:45:00Z">
                  <w:rPr>
                    <w:ins w:id="17447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  <w:ins w:id="17448" w:author="IES12BF02" w:date="2013-04-01T10:22:00Z">
              <w:r w:rsidRPr="002F02C9">
                <w:rPr>
                  <w:rFonts w:ascii="Tahoma" w:hAnsi="Tahoma" w:hint="eastAsia"/>
                  <w:color w:val="0033CC"/>
                  <w:sz w:val="18"/>
                  <w:rPrChange w:id="1744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“</w:t>
              </w:r>
              <w:r w:rsidRPr="002F02C9">
                <w:rPr>
                  <w:rFonts w:ascii="Tahoma" w:hAnsi="Tahoma"/>
                  <w:color w:val="0033CC"/>
                  <w:sz w:val="18"/>
                  <w:rPrChange w:id="1745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Add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45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”</w:t>
              </w:r>
            </w:ins>
          </w:p>
        </w:tc>
        <w:tc>
          <w:tcPr>
            <w:tcW w:w="680" w:type="dxa"/>
          </w:tcPr>
          <w:p w:rsidR="006E6A06" w:rsidRPr="002F02C9" w:rsidRDefault="006E6A06" w:rsidP="00EC57B5">
            <w:pPr>
              <w:rPr>
                <w:ins w:id="17452" w:author="IES12BF02" w:date="2013-04-01T09:37:00Z"/>
                <w:rFonts w:ascii="Tahoma" w:hAnsi="Tahoma"/>
                <w:color w:val="0033CC"/>
                <w:sz w:val="18"/>
                <w:rPrChange w:id="17453" w:author="Chen, Ivy (陳素貞 IEC1)" w:date="2015-01-12T13:45:00Z">
                  <w:rPr>
                    <w:ins w:id="17454" w:author="IES12BF02" w:date="2013-04-01T09:37:00Z"/>
                    <w:rFonts w:ascii="Tahoma" w:hAnsi="Tahoma"/>
                    <w:color w:val="0033CC"/>
                    <w:sz w:val="18"/>
                    <w:highlight w:val="lightGray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RDefault="00152C15">
            <w:pPr>
              <w:ind w:left="90" w:hangingChars="50" w:hanging="90"/>
              <w:rPr>
                <w:ins w:id="17455" w:author="IES12BF02" w:date="2013-04-01T10:22:00Z"/>
                <w:rFonts w:ascii="Tahoma" w:hAnsi="Tahoma"/>
                <w:color w:val="0033CC"/>
                <w:sz w:val="18"/>
                <w:rPrChange w:id="17456" w:author="Chen, Ivy (陳素貞 IEC1)" w:date="2015-01-12T13:45:00Z">
                  <w:rPr>
                    <w:ins w:id="17457" w:author="IES12BF02" w:date="2013-04-01T10:22:00Z"/>
                    <w:rFonts w:ascii="SimSun" w:hAnsi="SimSun"/>
                  </w:rPr>
                </w:rPrChange>
              </w:rPr>
              <w:pPrChange w:id="17458" w:author="IES12BF02" w:date="2013-04-01T10:24:00Z">
                <w:pPr>
                  <w:ind w:left="100" w:hangingChars="50" w:hanging="100"/>
                </w:pPr>
              </w:pPrChange>
            </w:pPr>
            <w:ins w:id="17459" w:author="IES12BF02" w:date="2013-04-01T10:22:00Z">
              <w:r w:rsidRPr="002F02C9">
                <w:rPr>
                  <w:rFonts w:ascii="Tahoma" w:hAnsi="Tahoma"/>
                  <w:color w:val="0033CC"/>
                  <w:sz w:val="18"/>
                  <w:rPrChange w:id="17460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46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Tahoma" w:hAnsi="Tahoma"/>
                  <w:color w:val="0033CC"/>
                  <w:sz w:val="18"/>
                  <w:rPrChange w:id="1746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46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、若有任何必填项为空，则警示用户，放弃后续操作。</w:t>
              </w:r>
            </w:ins>
          </w:p>
          <w:p w:rsidR="006E6A06" w:rsidRPr="002F02C9" w:rsidRDefault="00152C15" w:rsidP="006B17AB">
            <w:pPr>
              <w:rPr>
                <w:ins w:id="17464" w:author="IES12BF02" w:date="2013-04-01T10:22:00Z"/>
                <w:rFonts w:ascii="Tahoma" w:hAnsi="Tahoma"/>
                <w:color w:val="0033CC"/>
                <w:sz w:val="18"/>
                <w:rPrChange w:id="17465" w:author="Chen, Ivy (陳素貞 IEC1)" w:date="2015-01-12T13:45:00Z">
                  <w:rPr>
                    <w:ins w:id="17466" w:author="IES12BF02" w:date="2013-04-01T10:22:00Z"/>
                    <w:rFonts w:ascii="SimSun" w:hAnsi="SimSun"/>
                  </w:rPr>
                </w:rPrChange>
              </w:rPr>
            </w:pPr>
            <w:ins w:id="17467" w:author="IES12BF02" w:date="2013-04-01T10:22:00Z">
              <w:r w:rsidRPr="002F02C9">
                <w:rPr>
                  <w:rFonts w:ascii="Tahoma" w:hAnsi="Tahoma"/>
                  <w:color w:val="0033CC"/>
                  <w:sz w:val="18"/>
                  <w:rPrChange w:id="17468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469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、若</w:t>
              </w:r>
            </w:ins>
            <w:ins w:id="17470" w:author="IES12BF02" w:date="2013-04-01T10:23:00Z">
              <w:r w:rsidRPr="002F02C9">
                <w:rPr>
                  <w:rFonts w:ascii="Tahoma" w:hAnsi="Tahoma"/>
                  <w:color w:val="0033CC"/>
                  <w:sz w:val="18"/>
                  <w:rPrChange w:id="17471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ZMOD</w:t>
              </w:r>
            </w:ins>
            <w:ins w:id="17472" w:author="IES12BF02" w:date="2013-04-01T10:22:00Z">
              <w:r w:rsidRPr="002F02C9">
                <w:rPr>
                  <w:rFonts w:ascii="Tahoma" w:hAnsi="Tahoma" w:hint="eastAsia"/>
                  <w:color w:val="0033CC"/>
                  <w:sz w:val="18"/>
                  <w:rPrChange w:id="17473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框中数据已经出现在</w:t>
              </w:r>
            </w:ins>
            <w:ins w:id="17474" w:author="IES12BF02" w:date="2013-04-01T10:23:00Z">
              <w:r w:rsidRPr="002F02C9">
                <w:rPr>
                  <w:rFonts w:ascii="Tahoma" w:hAnsi="Tahoma"/>
                  <w:color w:val="0033CC"/>
                  <w:sz w:val="18"/>
                  <w:rPrChange w:id="17475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CELDATA</w:t>
              </w:r>
            </w:ins>
            <w:ins w:id="17476" w:author="IES12BF02" w:date="2013-04-01T10:22:00Z">
              <w:r w:rsidRPr="002F02C9">
                <w:rPr>
                  <w:rFonts w:ascii="Tahoma" w:hAnsi="Tahoma" w:hint="eastAsia"/>
                  <w:color w:val="0033CC"/>
                  <w:sz w:val="18"/>
                  <w:rPrChange w:id="1747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数据表中的</w:t>
              </w:r>
            </w:ins>
            <w:ins w:id="17478" w:author="IES12BF02" w:date="2013-04-01T10:23:00Z">
              <w:r w:rsidRPr="002F02C9">
                <w:rPr>
                  <w:rFonts w:ascii="Tahoma" w:hAnsi="Tahoma"/>
                  <w:color w:val="0033CC"/>
                  <w:sz w:val="18"/>
                  <w:rPrChange w:id="1747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ZMOD</w:t>
              </w:r>
            </w:ins>
            <w:ins w:id="17480" w:author="IES12BF02" w:date="2013-04-01T10:22:00Z">
              <w:r w:rsidRPr="002F02C9">
                <w:rPr>
                  <w:rFonts w:ascii="Tahoma" w:hAnsi="Tahoma" w:hint="eastAsia"/>
                  <w:color w:val="0033CC"/>
                  <w:sz w:val="18"/>
                  <w:rPrChange w:id="17481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栏位中存在，则提示用户，放弃后续操作。</w:t>
              </w:r>
            </w:ins>
          </w:p>
          <w:p w:rsidR="006E6A06" w:rsidRPr="002F02C9" w:rsidRDefault="00152C15" w:rsidP="006B17AB">
            <w:pPr>
              <w:rPr>
                <w:ins w:id="17482" w:author="IES12BF02" w:date="2013-04-01T10:22:00Z"/>
                <w:rFonts w:ascii="Tahoma" w:hAnsi="Tahoma"/>
                <w:color w:val="0033CC"/>
                <w:sz w:val="18"/>
                <w:rPrChange w:id="17483" w:author="Chen, Ivy (陳素貞 IEC1)" w:date="2015-01-12T13:45:00Z">
                  <w:rPr>
                    <w:ins w:id="17484" w:author="IES12BF02" w:date="2013-04-01T10:22:00Z"/>
                    <w:rFonts w:ascii="SimSun"/>
                  </w:rPr>
                </w:rPrChange>
              </w:rPr>
            </w:pPr>
            <w:ins w:id="17485" w:author="IES12BF02" w:date="2013-04-01T10:23:00Z">
              <w:r w:rsidRPr="002F02C9">
                <w:rPr>
                  <w:rFonts w:ascii="Tahoma" w:hAnsi="Tahoma"/>
                  <w:color w:val="0033CC"/>
                  <w:sz w:val="18"/>
                  <w:rPrChange w:id="1748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3</w:t>
              </w:r>
            </w:ins>
            <w:ins w:id="17487" w:author="IES12BF02" w:date="2013-04-01T10:22:00Z">
              <w:r w:rsidRPr="002F02C9">
                <w:rPr>
                  <w:rFonts w:ascii="Tahoma" w:hAnsi="Tahoma" w:hint="eastAsia"/>
                  <w:color w:val="0033CC"/>
                  <w:sz w:val="18"/>
                  <w:rPrChange w:id="1748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、用</w:t>
              </w:r>
              <w:r w:rsidRPr="002F02C9">
                <w:rPr>
                  <w:rFonts w:ascii="Tahoma" w:hAnsi="Tahoma"/>
                  <w:color w:val="0033CC"/>
                  <w:sz w:val="18"/>
                  <w:rPrChange w:id="17489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490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至</w:t>
              </w:r>
            </w:ins>
            <w:ins w:id="17491" w:author="IES12BF02" w:date="2013-04-01T10:23:00Z">
              <w:r w:rsidRPr="002F02C9">
                <w:rPr>
                  <w:rFonts w:ascii="Tahoma" w:hAnsi="Tahoma"/>
                  <w:color w:val="0033CC"/>
                  <w:sz w:val="18"/>
                  <w:rPrChange w:id="17492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9</w:t>
              </w:r>
            </w:ins>
            <w:ins w:id="17493" w:author="IES12BF02" w:date="2013-04-01T10:22:00Z">
              <w:r w:rsidRPr="002F02C9">
                <w:rPr>
                  <w:rFonts w:ascii="Tahoma" w:hAnsi="Tahoma" w:hint="eastAsia"/>
                  <w:color w:val="0033CC"/>
                  <w:sz w:val="18"/>
                  <w:rPrChange w:id="17494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号框中数据在</w:t>
              </w:r>
            </w:ins>
            <w:ins w:id="17495" w:author="IES12BF02" w:date="2013-04-01T10:23:00Z">
              <w:r w:rsidRPr="002F02C9">
                <w:rPr>
                  <w:rFonts w:ascii="Tahoma" w:hAnsi="Tahoma"/>
                  <w:color w:val="0033CC"/>
                  <w:sz w:val="18"/>
                  <w:rPrChange w:id="1749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CELDATA</w:t>
              </w:r>
            </w:ins>
            <w:ins w:id="17497" w:author="IES12BF02" w:date="2013-04-01T10:22:00Z">
              <w:r w:rsidRPr="002F02C9">
                <w:rPr>
                  <w:rFonts w:ascii="Tahoma" w:hAnsi="Tahoma" w:hint="eastAsia"/>
                  <w:color w:val="0033CC"/>
                  <w:sz w:val="18"/>
                  <w:rPrChange w:id="17498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表中新增一条记录，记录创建人和时间。</w:t>
              </w:r>
            </w:ins>
          </w:p>
          <w:p w:rsidR="006E6A06" w:rsidRPr="002F02C9" w:rsidRDefault="00152C15" w:rsidP="00EC57B5">
            <w:pPr>
              <w:rPr>
                <w:ins w:id="17499" w:author="IES12BF02" w:date="2013-04-01T09:37:00Z"/>
                <w:rFonts w:ascii="Tahoma" w:hAnsi="Tahoma"/>
                <w:color w:val="0033CC"/>
                <w:sz w:val="18"/>
                <w:rPrChange w:id="17500" w:author="Chen, Ivy (陳素貞 IEC1)" w:date="2015-01-12T13:45:00Z">
                  <w:rPr>
                    <w:ins w:id="17501" w:author="IES12BF02" w:date="2013-04-01T09:37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502" w:author="IES12BF02" w:date="2013-04-01T10:23:00Z">
              <w:r w:rsidRPr="002F02C9">
                <w:rPr>
                  <w:rFonts w:ascii="Tahoma" w:hAnsi="Tahoma"/>
                  <w:color w:val="0033CC"/>
                  <w:sz w:val="18"/>
                  <w:rPrChange w:id="17503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4</w:t>
              </w:r>
            </w:ins>
            <w:ins w:id="17504" w:author="IES12BF02" w:date="2013-04-01T10:22:00Z">
              <w:r w:rsidRPr="002F02C9">
                <w:rPr>
                  <w:rFonts w:ascii="Tahoma" w:hAnsi="Tahoma" w:hint="eastAsia"/>
                  <w:color w:val="0033CC"/>
                  <w:sz w:val="18"/>
                  <w:rPrChange w:id="17505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、刷新</w:t>
              </w:r>
              <w:r w:rsidRPr="002F02C9">
                <w:rPr>
                  <w:rFonts w:ascii="Tahoma" w:hAnsi="Tahoma"/>
                  <w:color w:val="0033CC"/>
                  <w:sz w:val="18"/>
                  <w:rPrChange w:id="17506" w:author="Chen, Ivy (陳素貞 IEC1)" w:date="2015-01-12T13:45:00Z">
                    <w:rPr>
                      <w:rFonts w:ascii="SimSun" w:hAnsi="SimSun"/>
                      <w:color w:val="0000FF"/>
                      <w:u w:val="single"/>
                    </w:rPr>
                  </w:rPrChange>
                </w:rPr>
                <w:t>Asset Range List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7507" w:author="Chen, Ivy (陳素貞 IEC1)" w:date="2015-01-12T13:45:00Z">
                    <w:rPr>
                      <w:rFonts w:ascii="SimSun" w:hAnsi="SimSun" w:hint="eastAsia"/>
                      <w:color w:val="0000FF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6E6A06" w:rsidRPr="002F02C9" w:rsidRDefault="006E6A06" w:rsidP="00EC57B5">
            <w:pPr>
              <w:rPr>
                <w:ins w:id="17508" w:author="IES12BF02" w:date="2013-04-01T09:37:00Z"/>
                <w:rFonts w:ascii="Tahoma" w:hAnsi="Tahoma"/>
                <w:color w:val="0033CC"/>
                <w:sz w:val="18"/>
                <w:rPrChange w:id="17509" w:author="Chen, Ivy (陳素貞 IEC1)" w:date="2015-01-12T13:45:00Z">
                  <w:rPr>
                    <w:ins w:id="17510" w:author="IES12BF02" w:date="2013-04-01T09:37:00Z"/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</w:tr>
    </w:tbl>
    <w:p w:rsidR="0032068E" w:rsidRPr="002F02C9" w:rsidRDefault="0032068E" w:rsidP="0032068E">
      <w:pPr>
        <w:rPr>
          <w:ins w:id="17511" w:author="IES12BF02" w:date="2013-04-01T09:37:00Z"/>
          <w:rFonts w:eastAsia="新細明體"/>
          <w:rPrChange w:id="17512" w:author="Chen, Ivy (陳素貞 IEC1)" w:date="2015-01-12T13:45:00Z">
            <w:rPr>
              <w:ins w:id="17513" w:author="IES12BF02" w:date="2013-04-01T09:37:00Z"/>
              <w:rFonts w:eastAsia="新細明體"/>
            </w:rPr>
          </w:rPrChange>
        </w:rPr>
      </w:pPr>
    </w:p>
    <w:p w:rsidR="006428CF" w:rsidRPr="002F02C9" w:rsidRDefault="00152C15">
      <w:pPr>
        <w:rPr>
          <w:ins w:id="17514" w:author="IEC960923" w:date="2013-04-30T15:41:00Z"/>
          <w:rFonts w:eastAsiaTheme="minorEastAsia"/>
          <w:rPrChange w:id="17515" w:author="Chen, Ivy (陳素貞 IEC1)" w:date="2015-01-12T13:45:00Z">
            <w:rPr>
              <w:ins w:id="17516" w:author="IEC960923" w:date="2013-04-30T15:41:00Z"/>
              <w:rFonts w:eastAsiaTheme="minorEastAsia"/>
            </w:rPr>
          </w:rPrChange>
        </w:rPr>
      </w:pPr>
      <w:ins w:id="17517" w:author="IEC960923" w:date="2013-04-30T15:41:00Z">
        <w:r w:rsidRPr="002F02C9">
          <w:rPr>
            <w:rFonts w:eastAsiaTheme="minorEastAsia"/>
            <w:rPrChange w:id="17518" w:author="Chen, Ivy (陳素貞 IEC1)" w:date="2015-01-12T13:45:00Z">
              <w:rPr>
                <w:rFonts w:eastAsiaTheme="minorEastAsia"/>
                <w:color w:val="0000FF"/>
                <w:u w:val="single"/>
              </w:rPr>
            </w:rPrChange>
          </w:rPr>
          <w:br w:type="page"/>
        </w:r>
      </w:ins>
    </w:p>
    <w:p w:rsidR="006428CF" w:rsidRPr="00505634" w:rsidRDefault="00152C15" w:rsidP="006428CF">
      <w:pPr>
        <w:pStyle w:val="3"/>
        <w:rPr>
          <w:ins w:id="17519" w:author="IEC960923" w:date="2013-04-30T15:41:00Z"/>
          <w:highlight w:val="yellow"/>
          <w:rPrChange w:id="17520" w:author="Chen, Ivy (陳素貞 IEC1)" w:date="2015-01-12T14:01:00Z">
            <w:rPr>
              <w:ins w:id="17521" w:author="IEC960923" w:date="2013-04-30T15:41:00Z"/>
            </w:rPr>
          </w:rPrChange>
        </w:rPr>
      </w:pPr>
      <w:bookmarkStart w:id="17522" w:name="_Toc408834692"/>
      <w:ins w:id="17523" w:author="IEC960923" w:date="2013-04-30T15:41:00Z">
        <w:r w:rsidRPr="00505634">
          <w:rPr>
            <w:rFonts w:eastAsia="新細明體"/>
            <w:highlight w:val="yellow"/>
            <w:lang w:eastAsia="zh-TW"/>
            <w:rPrChange w:id="17524" w:author="Chen, Ivy (陳素貞 IEC1)" w:date="2015-01-12T14:01:00Z">
              <w:rPr>
                <w:rFonts w:eastAsia="新細明體" w:cs="Times New Roman"/>
                <w:color w:val="0000FF"/>
                <w:u w:val="single"/>
                <w:lang w:eastAsia="zh-TW"/>
              </w:rPr>
            </w:rPrChange>
          </w:rPr>
          <w:lastRenderedPageBreak/>
          <w:t xml:space="preserve">Pallet Type </w:t>
        </w:r>
        <w:r w:rsidRPr="00505634">
          <w:rPr>
            <w:rFonts w:hint="eastAsia"/>
            <w:highlight w:val="yellow"/>
            <w:rPrChange w:id="17525" w:author="Chen, Ivy (陳素貞 IEC1)" w:date="2015-01-12T14:01:00Z">
              <w:rPr>
                <w:rFonts w:cs="Times New Roman" w:hint="eastAsia"/>
                <w:color w:val="0000FF"/>
                <w:u w:val="single"/>
              </w:rPr>
            </w:rPrChange>
          </w:rPr>
          <w:t>维护界面</w:t>
        </w:r>
        <w:bookmarkEnd w:id="17522"/>
      </w:ins>
    </w:p>
    <w:p w:rsidR="006428CF" w:rsidRPr="002F02C9" w:rsidRDefault="00152C15" w:rsidP="006428CF">
      <w:pPr>
        <w:pStyle w:val="4"/>
        <w:rPr>
          <w:ins w:id="17526" w:author="IEC960923" w:date="2013-04-30T15:41:00Z"/>
          <w:color w:val="0033CC"/>
          <w:rPrChange w:id="17527" w:author="Chen, Ivy (陳素貞 IEC1)" w:date="2015-01-12T13:45:00Z">
            <w:rPr>
              <w:ins w:id="17528" w:author="IEC960923" w:date="2013-04-30T15:41:00Z"/>
              <w:color w:val="0033CC"/>
            </w:rPr>
          </w:rPrChange>
        </w:rPr>
      </w:pPr>
      <w:ins w:id="17529" w:author="IEC960923" w:date="2013-04-30T15:41:00Z">
        <w:r w:rsidRPr="002F02C9">
          <w:rPr>
            <w:rFonts w:hint="eastAsia"/>
            <w:color w:val="0033CC"/>
            <w:rPrChange w:id="17530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示意圖</w:t>
        </w:r>
        <w:r w:rsidRPr="002F02C9">
          <w:rPr>
            <w:rFonts w:ascii="SimSun" w:hAnsi="SimSun"/>
            <w:color w:val="0033CC"/>
            <w:rPrChange w:id="17531" w:author="Chen, Ivy (陳素貞 IEC1)" w:date="2015-01-12T13:45:00Z">
              <w:rPr>
                <w:rFonts w:ascii="SimSun" w:hAnsi="SimSun"/>
                <w:color w:val="0033CC"/>
                <w:u w:val="single"/>
              </w:rPr>
            </w:rPrChange>
          </w:rPr>
          <w:t xml:space="preserve"> </w:t>
        </w:r>
      </w:ins>
    </w:p>
    <w:p w:rsidR="006428CF" w:rsidRPr="002F02C9" w:rsidRDefault="002F02C9" w:rsidP="006428CF">
      <w:pPr>
        <w:rPr>
          <w:ins w:id="17532" w:author="IEC960923" w:date="2013-04-30T15:41:00Z"/>
          <w:rPrChange w:id="17533" w:author="Chen, Ivy (陳素貞 IEC1)" w:date="2015-01-12T13:45:00Z">
            <w:rPr>
              <w:ins w:id="17534" w:author="IEC960923" w:date="2013-04-30T15:41:00Z"/>
            </w:rPr>
          </w:rPrChange>
        </w:rPr>
      </w:pPr>
      <w:ins w:id="17535" w:author="Chen, Ivy (陳素貞 IEC1)" w:date="2015-01-12T13:50:00Z">
        <w:r>
          <w:rPr>
            <w:rFonts w:hint="eastAsia"/>
            <w:noProof/>
            <w:color w:val="0033CC"/>
            <w:lang w:eastAsia="zh-TW"/>
          </w:rPr>
          <w:pict>
            <v:oval id="_x0000_s4199" style="position:absolute;margin-left:462.7pt;margin-top:171.95pt;width:19.45pt;height:17.25pt;z-index:251800064" fillcolor="yellow" strokecolor="red" strokeweight="1pt">
              <v:textbox style="mso-next-textbox:#_x0000_s4199;mso-fit-shape-to-text:t" inset="0,0,0,0">
                <w:txbxContent>
                  <w:p w:rsidR="003B389F" w:rsidRPr="001B47E7" w:rsidRDefault="003B389F" w:rsidP="002F02C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7536" w:author="Chen, Ivy (陳素貞 IEC1)" w:date="2015-01-12T13:50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20</w:t>
                      </w:r>
                    </w:ins>
                    <w:ins w:id="17537" w:author="IEC960923" w:date="2013-04-30T15:44:00Z">
                      <w:del w:id="17538" w:author="Chen, Ivy (陳素貞 IEC1)" w:date="2015-01-12T13:50:00Z">
                        <w:r w:rsidDel="002F02C9">
                          <w:rPr>
                            <w:rFonts w:eastAsia="新細明體" w:hint="eastAsia"/>
                            <w:b/>
                            <w:szCs w:val="20"/>
                            <w:lang w:eastAsia="zh-TW"/>
                          </w:rPr>
                          <w:delText>1</w:delText>
                        </w:r>
                      </w:del>
                    </w:ins>
                    <w:ins w:id="17539" w:author="IEC960923" w:date="2013-05-17T11:39:00Z">
                      <w:del w:id="17540" w:author="Chen, Ivy (陳素貞 IEC1)" w:date="2015-01-12T13:50:00Z">
                        <w:r w:rsidDel="002F02C9">
                          <w:rPr>
                            <w:rFonts w:eastAsia="新細明體" w:hint="eastAsia"/>
                            <w:b/>
                            <w:szCs w:val="20"/>
                            <w:lang w:eastAsia="zh-TW"/>
                          </w:rPr>
                          <w:delText>8</w:delText>
                        </w:r>
                      </w:del>
                    </w:ins>
                    <w:del w:id="17541" w:author="IEC960923" w:date="2013-04-30T15:44:00Z">
                      <w:r w:rsidDel="006428CF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</w:ins>
      <w:ins w:id="17542" w:author="Chen, Ivy (陳素貞 IEC1)" w:date="2015-01-12T13:49:00Z">
        <w:r>
          <w:rPr>
            <w:rFonts w:hint="eastAsia"/>
            <w:noProof/>
            <w:color w:val="0033CC"/>
            <w:lang w:eastAsia="zh-TW"/>
          </w:rPr>
          <w:pict>
            <v:oval id="_x0000_s4198" style="position:absolute;margin-left:370.3pt;margin-top:161.85pt;width:19.45pt;height:17.25pt;z-index:251799040" fillcolor="yellow" strokecolor="red" strokeweight="1pt">
              <v:textbox style="mso-next-textbox:#_x0000_s4198;mso-fit-shape-to-text:t" inset="0,0,0,0">
                <w:txbxContent>
                  <w:p w:rsidR="003B389F" w:rsidRPr="001B47E7" w:rsidRDefault="003B389F" w:rsidP="002F02C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7543" w:author="IEC960923" w:date="2013-04-30T15:44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</w:t>
                      </w:r>
                    </w:ins>
                    <w:ins w:id="17544" w:author="Chen, Ivy (陳素貞 IEC1)" w:date="2015-01-12T13:50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9</w:t>
                      </w:r>
                    </w:ins>
                    <w:ins w:id="17545" w:author="IEC960923" w:date="2013-05-17T11:39:00Z">
                      <w:del w:id="17546" w:author="Chen, Ivy (陳素貞 IEC1)" w:date="2015-01-12T13:50:00Z">
                        <w:r w:rsidDel="002F02C9">
                          <w:rPr>
                            <w:rFonts w:eastAsia="新細明體" w:hint="eastAsia"/>
                            <w:b/>
                            <w:szCs w:val="20"/>
                            <w:lang w:eastAsia="zh-TW"/>
                          </w:rPr>
                          <w:delText>8</w:delText>
                        </w:r>
                      </w:del>
                    </w:ins>
                    <w:del w:id="17547" w:author="IEC960923" w:date="2013-04-30T15:44:00Z">
                      <w:r w:rsidDel="006428CF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</w:ins>
      <w:ins w:id="17548" w:author="IEC960923" w:date="2013-05-17T11:39:00Z">
        <w:r w:rsidRPr="002F02C9">
          <w:rPr>
            <w:rFonts w:eastAsia="新細明體"/>
            <w:noProof/>
            <w:color w:val="0033CC"/>
            <w:lang w:eastAsia="zh-TW"/>
            <w:rPrChange w:id="17549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059" style="position:absolute;margin-left:346.95pt;margin-top:147.9pt;width:19.45pt;height:17.25pt;z-index:251720192" fillcolor="yellow" strokecolor="red" strokeweight="1pt">
              <v:textbox style="mso-next-textbox:#_x0000_s4059;mso-fit-shape-to-text:t" inset="0,0,0,0">
                <w:txbxContent>
                  <w:p w:rsidR="003B389F" w:rsidRPr="001B47E7" w:rsidRDefault="003B389F" w:rsidP="005C347D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7550" w:author="IEC960923" w:date="2013-04-30T15:44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</w:t>
                      </w:r>
                    </w:ins>
                    <w:ins w:id="17551" w:author="IEC960923" w:date="2013-05-17T11:39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8</w:t>
                      </w:r>
                    </w:ins>
                    <w:del w:id="17552" w:author="IEC960923" w:date="2013-04-30T15:44:00Z">
                      <w:r w:rsidDel="006428CF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</w:ins>
      <w:ins w:id="17553" w:author="IEC960923" w:date="2013-05-17T11:38:00Z">
        <w:r w:rsidRPr="002F02C9">
          <w:rPr>
            <w:noProof/>
            <w:color w:val="0033CC"/>
            <w:lang w:eastAsia="zh-TW"/>
            <w:rPrChange w:id="17554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58" style="position:absolute;margin-left:366.4pt;margin-top:136.6pt;width:19.45pt;height:17.25pt;z-index:251719168" fillcolor="yellow" strokecolor="red" strokeweight="1pt">
              <v:textbox style="mso-next-textbox:#_x0000_s4058;mso-fit-shape-to-text:t" inset="0,0,0,0">
                <w:txbxContent>
                  <w:p w:rsidR="003B389F" w:rsidRPr="001B47E7" w:rsidRDefault="003B389F" w:rsidP="005C347D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7555" w:author="IEC960923" w:date="2013-04-30T15:44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</w:t>
                      </w:r>
                    </w:ins>
                    <w:ins w:id="17556" w:author="IEC960923" w:date="2013-05-17T11:39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7</w:t>
                      </w:r>
                    </w:ins>
                    <w:del w:id="17557" w:author="IEC960923" w:date="2013-04-30T15:44:00Z">
                      <w:r w:rsidDel="006428CF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</w:ins>
      <w:ins w:id="17558" w:author="IEC960923" w:date="2013-05-08T13:27:00Z">
        <w:r w:rsidRPr="002F02C9">
          <w:rPr>
            <w:rFonts w:eastAsia="新細明體"/>
            <w:noProof/>
            <w:color w:val="0033CC"/>
            <w:lang w:eastAsia="zh-TW"/>
            <w:rPrChange w:id="17559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036" style="position:absolute;margin-left:356.4pt;margin-top:119.35pt;width:19.45pt;height:17.25pt;z-index:251707904" fillcolor="yellow" strokecolor="red" strokeweight="1pt">
              <v:textbox style="mso-next-textbox:#_x0000_s4036;mso-fit-shape-to-text:t" inset="0,0,0,0">
                <w:txbxContent>
                  <w:p w:rsidR="003B389F" w:rsidRPr="001B47E7" w:rsidRDefault="003B389F" w:rsidP="00090D94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7560" w:author="IEC960923" w:date="2013-04-30T15:44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</w:t>
                      </w:r>
                    </w:ins>
                    <w:ins w:id="17561" w:author="IEC960923" w:date="2013-05-08T13:27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6</w:t>
                      </w:r>
                    </w:ins>
                    <w:del w:id="17562" w:author="IEC960923" w:date="2013-04-30T15:44:00Z">
                      <w:r w:rsidDel="006428CF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</w:ins>
      <w:ins w:id="17563" w:author="IEC960923" w:date="2013-04-30T15:43:00Z">
        <w:r w:rsidRPr="002F02C9">
          <w:rPr>
            <w:rFonts w:eastAsia="新細明體"/>
            <w:noProof/>
            <w:color w:val="0033CC"/>
            <w:lang w:eastAsia="zh-TW"/>
            <w:rPrChange w:id="17564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031" style="position:absolute;margin-left:210.1pt;margin-top:161.85pt;width:19.45pt;height:17.25pt;z-index:251706880" fillcolor="yellow" strokecolor="red" strokeweight="1pt">
              <v:textbox style="mso-next-textbox:#_x0000_s4031;mso-fit-shape-to-text:t" inset="0,0,0,0">
                <w:txbxContent>
                  <w:p w:rsidR="003B389F" w:rsidRPr="001B47E7" w:rsidRDefault="003B389F" w:rsidP="006428CF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7565" w:author="IEC960923" w:date="2013-04-30T15:44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15</w:t>
                      </w:r>
                    </w:ins>
                    <w:del w:id="17566" w:author="IEC960923" w:date="2013-04-30T15:44:00Z">
                      <w:r w:rsidDel="006428CF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eastAsia="新細明體"/>
            <w:noProof/>
            <w:color w:val="0033CC"/>
            <w:lang w:eastAsia="zh-TW"/>
            <w:rPrChange w:id="17567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030" style="position:absolute;margin-left:229.55pt;margin-top:150.45pt;width:19.45pt;height:17.25pt;z-index:251705856" fillcolor="yellow" strokecolor="red" strokeweight="1pt">
              <v:textbox style="mso-next-textbox:#_x0000_s4030;mso-fit-shape-to-text:t" inset="0,0,0,0">
                <w:txbxContent>
                  <w:p w:rsidR="003B389F" w:rsidRPr="001B47E7" w:rsidRDefault="003B389F" w:rsidP="006428CF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7568" w:author="IEC960923" w:date="2013-04-30T15:43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14</w:t>
                      </w:r>
                    </w:ins>
                    <w:del w:id="17569" w:author="IEC960923" w:date="2013-04-30T15:43:00Z">
                      <w:r w:rsidDel="006428CF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17570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29" style="position:absolute;margin-left:222.1pt;margin-top:134.1pt;width:19.45pt;height:17.25pt;z-index:251704832" fillcolor="yellow" strokecolor="red" strokeweight="1pt">
              <v:textbox style="mso-next-textbox:#_x0000_s4029;mso-fit-shape-to-text:t" inset="0,0,0,0">
                <w:txbxContent>
                  <w:p w:rsidR="003B389F" w:rsidRPr="001B47E7" w:rsidRDefault="003B389F" w:rsidP="006428CF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7571" w:author="IEC960923" w:date="2013-04-30T15:43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13</w:t>
                      </w:r>
                    </w:ins>
                    <w:del w:id="17572" w:author="IEC960923" w:date="2013-04-30T15:43:00Z">
                      <w:r w:rsidDel="006428CF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17573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28" style="position:absolute;margin-left:202.65pt;margin-top:123.35pt;width:19.45pt;height:17.25pt;z-index:251703808" fillcolor="yellow" strokecolor="red" strokeweight="1pt">
              <v:textbox style="mso-next-textbox:#_x0000_s4028;mso-fit-shape-to-text:t" inset="0,0,0,0">
                <w:txbxContent>
                  <w:p w:rsidR="003B389F" w:rsidRPr="001B47E7" w:rsidRDefault="003B389F" w:rsidP="006428CF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7574" w:author="IEC960923" w:date="2013-04-30T15:43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12</w:t>
                      </w:r>
                    </w:ins>
                    <w:del w:id="17575" w:author="IEC960923" w:date="2013-04-30T15:43:00Z">
                      <w:r w:rsidDel="006428CF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eastAsia="新細明體"/>
            <w:noProof/>
            <w:color w:val="0033CC"/>
            <w:lang w:eastAsia="zh-TW"/>
            <w:rPrChange w:id="17576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027" style="position:absolute;margin-left:90.4pt;margin-top:175.75pt;width:19.45pt;height:17.25pt;z-index:251702784" fillcolor="yellow" strokecolor="red" strokeweight="1pt">
              <v:textbox style="mso-next-textbox:#_x0000_s4027;mso-fit-shape-to-text:t" inset="0,0,0,0">
                <w:txbxContent>
                  <w:p w:rsidR="003B389F" w:rsidRPr="001B47E7" w:rsidRDefault="003B389F" w:rsidP="006428CF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7577" w:author="IEC960923" w:date="2013-04-30T15:43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11</w:t>
                      </w:r>
                    </w:ins>
                    <w:del w:id="17578" w:author="IEC960923" w:date="2013-04-30T15:43:00Z">
                      <w:r w:rsidDel="006428CF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eastAsia="新細明體"/>
            <w:noProof/>
            <w:color w:val="0033CC"/>
            <w:lang w:eastAsia="zh-TW"/>
            <w:rPrChange w:id="17579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026" style="position:absolute;margin-left:73.3pt;margin-top:159.85pt;width:19.45pt;height:17.25pt;z-index:251701760" fillcolor="yellow" strokecolor="red" strokeweight="1pt">
              <v:textbox style="mso-next-textbox:#_x0000_s4026;mso-fit-shape-to-text:t" inset="0,0,0,0">
                <w:txbxContent>
                  <w:p w:rsidR="003B389F" w:rsidRPr="001B47E7" w:rsidRDefault="003B389F" w:rsidP="006428CF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7580" w:author="IEC960923" w:date="2013-04-30T15:43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10</w:t>
                      </w:r>
                    </w:ins>
                    <w:del w:id="17581" w:author="IEC960923" w:date="2013-04-30T15:43:00Z">
                      <w:r w:rsidDel="006428CF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eastAsia="新細明體"/>
            <w:noProof/>
            <w:color w:val="0033CC"/>
            <w:lang w:eastAsia="zh-TW"/>
            <w:rPrChange w:id="17582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025" style="position:absolute;margin-left:90.4pt;margin-top:147.9pt;width:19.45pt;height:17.25pt;z-index:251700736" fillcolor="yellow" strokecolor="red" strokeweight="1pt">
              <v:textbox style="mso-next-textbox:#_x0000_s4025;mso-fit-shape-to-text:t" inset="0,0,0,0">
                <w:txbxContent>
                  <w:p w:rsidR="003B389F" w:rsidRPr="001B47E7" w:rsidRDefault="003B389F" w:rsidP="006428CF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7583" w:author="IEC960923" w:date="2013-04-30T15:43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9</w:t>
                      </w:r>
                    </w:ins>
                    <w:del w:id="17584" w:author="IEC960923" w:date="2013-04-30T15:43:00Z">
                      <w:r w:rsidDel="006428CF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</w:ins>
      <w:ins w:id="17585" w:author="IEC960923" w:date="2013-04-30T15:41:00Z">
        <w:r w:rsidRPr="002F02C9">
          <w:rPr>
            <w:noProof/>
            <w:color w:val="0033CC"/>
            <w:lang w:eastAsia="zh-TW"/>
            <w:rPrChange w:id="17586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20" style="position:absolute;margin-left:70.45pt;margin-top:136.6pt;width:11.85pt;height:17.25pt;z-index:251696640" fillcolor="yellow" strokecolor="red" strokeweight="1pt">
              <v:textbox style="mso-next-textbox:#_x0000_s4020;mso-fit-shape-to-text:t" inset="0,0,0,0">
                <w:txbxContent>
                  <w:p w:rsidR="003B389F" w:rsidRPr="001B47E7" w:rsidRDefault="003B389F" w:rsidP="006428CF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7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17587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19" style="position:absolute;margin-left:32.1pt;margin-top:136.6pt;width:12.45pt;height:17.25pt;z-index:251695616" fillcolor="yellow" strokecolor="red" strokeweight="1pt">
              <v:textbox style="mso-next-textbox:#_x0000_s4019;mso-fit-shape-to-text:t" inset="0,0,0,0">
                <w:txbxContent>
                  <w:p w:rsidR="003B389F" w:rsidRPr="001B47E7" w:rsidRDefault="003B389F" w:rsidP="006428CF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6</w:t>
                    </w:r>
                  </w:p>
                </w:txbxContent>
              </v:textbox>
            </v:oval>
          </w:pict>
        </w:r>
      </w:ins>
      <w:ins w:id="17588" w:author="IEC960923" w:date="2013-04-30T15:43:00Z">
        <w:r w:rsidRPr="002F02C9">
          <w:rPr>
            <w:noProof/>
            <w:color w:val="0033CC"/>
            <w:lang w:eastAsia="zh-TW"/>
            <w:rPrChange w:id="17589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24" style="position:absolute;margin-left:126.45pt;margin-top:136.6pt;width:15pt;height:17.25pt;z-index:251699712" fillcolor="yellow" strokecolor="red" strokeweight="1pt">
              <v:textbox style="mso-next-textbox:#_x0000_s4024;mso-fit-shape-to-text:t" inset="0,0,0,0">
                <w:txbxContent>
                  <w:p w:rsidR="003B389F" w:rsidRPr="001B47E7" w:rsidRDefault="003B389F" w:rsidP="006428CF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7590" w:author="IEC960923" w:date="2013-04-30T15:43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8</w:t>
                      </w:r>
                    </w:ins>
                    <w:del w:id="17591" w:author="IEC960923" w:date="2013-04-30T15:43:00Z">
                      <w:r w:rsidDel="006428CF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</w:ins>
      <w:ins w:id="17592" w:author="IEC960923" w:date="2013-04-30T15:41:00Z">
        <w:r w:rsidRPr="002F02C9">
          <w:rPr>
            <w:noProof/>
            <w:color w:val="0033CC"/>
            <w:lang w:eastAsia="zh-TW"/>
            <w:rPrChange w:id="17593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23" style="position:absolute;margin-left:70.95pt;margin-top:119.35pt;width:19.45pt;height:17.25pt;z-index:251698688" fillcolor="yellow" strokecolor="red" strokeweight="1pt">
              <v:textbox style="mso-next-textbox:#_x0000_s4023;mso-fit-shape-to-text:t" inset="0,0,0,0">
                <w:txbxContent>
                  <w:p w:rsidR="003B389F" w:rsidRPr="001B47E7" w:rsidRDefault="003B389F" w:rsidP="006428CF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5</w:t>
                    </w:r>
                  </w:p>
                </w:txbxContent>
              </v:textbox>
            </v:oval>
          </w:pict>
        </w:r>
      </w:ins>
      <w:ins w:id="17594" w:author="IEC960923" w:date="2013-05-08T13:56:00Z">
        <w:r w:rsidRPr="002F02C9">
          <w:rPr>
            <w:rFonts w:eastAsia="新細明體"/>
            <w:noProof/>
            <w:color w:val="0033CC"/>
            <w:lang w:eastAsia="zh-TW"/>
            <w:rPrChange w:id="17595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037" style="position:absolute;margin-left:462.7pt;margin-top:49pt;width:19.45pt;height:17.25pt;z-index:251708928" fillcolor="yellow" strokecolor="red" strokeweight="1pt">
              <v:textbox style="mso-next-textbox:#_x0000_s4037;mso-fit-shape-to-text:t" inset="0,0,0,0">
                <w:txbxContent>
                  <w:p w:rsidR="003B389F" w:rsidRPr="001B47E7" w:rsidRDefault="003B389F" w:rsidP="00651CD0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7596" w:author="Chen, Ivy (陳素貞 IEC1)" w:date="2015-01-12T13:50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21</w:t>
                      </w:r>
                    </w:ins>
                    <w:ins w:id="17597" w:author="IEC960923" w:date="2013-05-08T13:56:00Z">
                      <w:del w:id="17598" w:author="Chen, Ivy (陳素貞 IEC1)" w:date="2015-01-12T13:50:00Z">
                        <w:r w:rsidDel="002F02C9">
                          <w:rPr>
                            <w:rFonts w:eastAsia="新細明體" w:hint="eastAsia"/>
                            <w:b/>
                            <w:szCs w:val="20"/>
                            <w:lang w:eastAsia="zh-TW"/>
                          </w:rPr>
                          <w:delText>1</w:delText>
                        </w:r>
                      </w:del>
                    </w:ins>
                    <w:ins w:id="17599" w:author="IEC960923" w:date="2013-05-17T11:39:00Z">
                      <w:del w:id="17600" w:author="Chen, Ivy (陳素貞 IEC1)" w:date="2015-01-12T13:50:00Z">
                        <w:r w:rsidDel="002F02C9">
                          <w:rPr>
                            <w:rFonts w:eastAsia="新細明體" w:hint="eastAsia"/>
                            <w:b/>
                            <w:szCs w:val="20"/>
                            <w:lang w:eastAsia="zh-TW"/>
                          </w:rPr>
                          <w:delText>9</w:delText>
                        </w:r>
                      </w:del>
                    </w:ins>
                    <w:del w:id="17601" w:author="IEC960923" w:date="2013-05-08T13:56:00Z">
                      <w:r w:rsidDel="00651CD0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4</w:delText>
                      </w:r>
                    </w:del>
                  </w:p>
                </w:txbxContent>
              </v:textbox>
            </v:oval>
          </w:pict>
        </w:r>
      </w:ins>
      <w:ins w:id="17602" w:author="IEC960923" w:date="2013-04-30T15:41:00Z">
        <w:r w:rsidRPr="002F02C9">
          <w:rPr>
            <w:noProof/>
            <w:color w:val="0033CC"/>
            <w:lang w:eastAsia="zh-TW"/>
            <w:rPrChange w:id="17603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22" style="position:absolute;margin-left:51pt;margin-top:51.15pt;width:19.45pt;height:17.25pt;z-index:251697664" fillcolor="yellow" strokecolor="red" strokeweight="1pt">
              <v:textbox style="mso-next-textbox:#_x0000_s4022;mso-fit-shape-to-text:t" inset="0,0,0,0">
                <w:txbxContent>
                  <w:p w:rsidR="003B389F" w:rsidRPr="001B47E7" w:rsidRDefault="003B389F" w:rsidP="006428CF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4</w:t>
                    </w:r>
                  </w:p>
                </w:txbxContent>
              </v:textbox>
            </v:oval>
          </w:pict>
        </w:r>
      </w:ins>
      <w:ins w:id="17604" w:author="Chen, Ivy (陳素貞 IEC1)" w:date="2015-01-12T13:45:00Z">
        <w:r>
          <w:rPr>
            <w:rFonts w:eastAsia="新細明體"/>
            <w:noProof/>
            <w:color w:val="0033CC"/>
            <w:lang w:eastAsia="zh-TW"/>
          </w:rPr>
          <w:pict>
            <v:oval id="_x0000_s4197" style="position:absolute;margin-left:457.55pt;margin-top:28.3pt;width:19.45pt;height:17.25pt;z-index:251798016" fillcolor="yellow" strokecolor="red" strokeweight="1pt">
              <v:textbox style="mso-next-textbox:#_x0000_s4197;mso-fit-shape-to-text:t" inset="0,0,0,0">
                <w:txbxContent>
                  <w:p w:rsidR="003B389F" w:rsidRPr="001B47E7" w:rsidRDefault="003B389F" w:rsidP="002F02C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7605" w:author="Chen, Ivy (陳素貞 IEC1)" w:date="2015-01-12T13:4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3</w:t>
                      </w:r>
                    </w:ins>
                    <w:del w:id="17606" w:author="Chen, Ivy (陳素貞 IEC1)" w:date="2015-01-12T13:45:00Z">
                      <w:r w:rsidDel="002F02C9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4</w:delText>
                      </w:r>
                    </w:del>
                  </w:p>
                </w:txbxContent>
              </v:textbox>
            </v:oval>
          </w:pict>
        </w:r>
      </w:ins>
      <w:ins w:id="17607" w:author="IEC960923" w:date="2013-04-30T15:41:00Z">
        <w:r w:rsidR="00152C15" w:rsidRPr="002F02C9">
          <w:rPr>
            <w:noProof/>
            <w:lang w:eastAsia="zh-TW"/>
            <w:rPrChange w:id="17608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18" style="position:absolute;margin-left:161.75pt;margin-top:25.7pt;width:19.45pt;height:17.25pt;z-index:251694592" fillcolor="yellow" strokecolor="red" strokeweight="1pt">
              <v:textbox style="mso-next-textbox:#_x0000_s4018;mso-fit-shape-to-text:t" inset="0,0,0,0">
                <w:txbxContent>
                  <w:p w:rsidR="003B389F" w:rsidRPr="001B47E7" w:rsidRDefault="003B389F" w:rsidP="006428CF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2</w:t>
                    </w:r>
                  </w:p>
                </w:txbxContent>
              </v:textbox>
            </v:oval>
          </w:pict>
        </w:r>
        <w:r w:rsidR="00152C15" w:rsidRPr="002F02C9">
          <w:rPr>
            <w:noProof/>
            <w:lang w:eastAsia="zh-TW"/>
            <w:rPrChange w:id="17609" w:author="Chen, Ivy (陳素貞 IEC1)" w:date="2015-01-12T13:45:00Z">
              <w:rPr>
                <w:noProof/>
                <w:lang w:eastAsia="zh-TW"/>
              </w:rPr>
            </w:rPrChange>
          </w:rPr>
          <w:pict>
            <v:oval id="_x0000_s4017" style="position:absolute;margin-left:67.75pt;margin-top:25.7pt;width:19.45pt;height:17.25pt;z-index:251693568" fillcolor="yellow" strokecolor="red" strokeweight="1pt">
              <v:textbox style="mso-next-textbox:#_x0000_s4017;mso-fit-shape-to-text:t" inset="0,0,0,0">
                <w:txbxContent>
                  <w:p w:rsidR="003B389F" w:rsidRPr="001B47E7" w:rsidRDefault="003B389F" w:rsidP="006428CF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1</w:t>
                    </w:r>
                  </w:p>
                </w:txbxContent>
              </v:textbox>
            </v:oval>
          </w:pict>
        </w:r>
        <w:r w:rsidR="00152C15" w:rsidRPr="002F02C9">
          <w:rPr>
            <w:rPrChange w:id="17610" w:author="Chen, Ivy (陳素貞 IEC1)" w:date="2015-01-12T13:45:00Z">
              <w:rPr>
                <w:color w:val="0000FF"/>
                <w:u w:val="single"/>
              </w:rPr>
            </w:rPrChange>
          </w:rPr>
          <w:t xml:space="preserve">    </w:t>
        </w:r>
      </w:ins>
      <w:del w:id="17611" w:author="IEC960923" w:date="2013-05-17T11:36:00Z">
        <w:r w:rsidR="00152C15" w:rsidRPr="002F02C9" w:rsidDel="005C347D">
          <w:rPr>
            <w:rPrChange w:id="17612" w:author="Chen, Ivy (陳素貞 IEC1)" w:date="2015-01-12T13:45:00Z">
              <w:rPr>
                <w:color w:val="0000FF"/>
                <w:u w:val="single"/>
              </w:rPr>
            </w:rPrChange>
          </w:rPr>
          <w:fldChar w:fldCharType="begin"/>
        </w:r>
        <w:r w:rsidR="00152C15" w:rsidRPr="002F02C9" w:rsidDel="005C347D">
          <w:rPr>
            <w:rPrChange w:id="17613" w:author="Chen, Ivy (陳素貞 IEC1)" w:date="2015-01-12T13:45:00Z">
              <w:rPr>
                <w:color w:val="0000FF"/>
                <w:u w:val="single"/>
              </w:rPr>
            </w:rPrChange>
          </w:rPr>
          <w:fldChar w:fldCharType="end"/>
        </w:r>
      </w:del>
      <w:ins w:id="17614" w:author="IEC960923" w:date="2013-05-17T11:36:00Z">
        <w:r w:rsidR="00152C15" w:rsidRPr="002F02C9">
          <w:rPr>
            <w:rPrChange w:id="17615" w:author="Chen, Ivy (陳素貞 IEC1)" w:date="2015-01-12T13:45:00Z">
              <w:rPr>
                <w:color w:val="0000FF"/>
                <w:u w:val="single"/>
              </w:rPr>
            </w:rPrChange>
          </w:rPr>
          <w:t xml:space="preserve"> </w:t>
        </w:r>
      </w:ins>
      <w:ins w:id="17616" w:author="IEC960923" w:date="2013-05-17T11:36:00Z">
        <w:del w:id="17617" w:author="Chen, Ivy (陳素貞 IEC1)" w:date="2015-01-12T13:45:00Z">
          <w:r w:rsidR="005C347D" w:rsidRPr="002F02C9" w:rsidDel="002F02C9">
            <w:rPr>
              <w:rPrChange w:id="17618" w:author="Chen, Ivy (陳素貞 IEC1)" w:date="2015-01-12T13:45:00Z">
                <w:rPr/>
              </w:rPrChange>
            </w:rPr>
            <w:object w:dxaOrig="20546" w:dyaOrig="6581">
              <v:shape id="_x0000_i1027" type="#_x0000_t75" style="width:522.85pt;height:183.45pt" o:ole="">
                <v:imagedata r:id="rId31" o:title=""/>
              </v:shape>
              <o:OLEObject Type="Embed" ProgID="Visio.Drawing.11" ShapeID="_x0000_i1027" DrawAspect="Content" ObjectID="_1482576538" r:id="rId32"/>
            </w:object>
          </w:r>
        </w:del>
      </w:ins>
      <w:ins w:id="17619" w:author="Chen, Ivy (陳素貞 IEC1)" w:date="2015-01-12T13:57:00Z">
        <w:r w:rsidR="002E2DB6">
          <w:rPr>
            <w:noProof/>
            <w:lang w:eastAsia="zh-TW"/>
          </w:rPr>
          <w:drawing>
            <wp:inline distT="0" distB="0" distL="0" distR="0">
              <wp:extent cx="6647815" cy="2381250"/>
              <wp:effectExtent l="0" t="0" r="635" b="0"/>
              <wp:docPr id="31" name="圖片 30" descr="PalletTyp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alletType.png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2381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428CF" w:rsidRPr="002F02C9" w:rsidRDefault="006428CF" w:rsidP="006428CF">
      <w:pPr>
        <w:jc w:val="center"/>
        <w:rPr>
          <w:ins w:id="17620" w:author="IEC960923" w:date="2013-04-30T15:41:00Z"/>
          <w:rPrChange w:id="17621" w:author="Chen, Ivy (陳素貞 IEC1)" w:date="2015-01-12T13:45:00Z">
            <w:rPr>
              <w:ins w:id="17622" w:author="IEC960923" w:date="2013-04-30T15:41:00Z"/>
            </w:rPr>
          </w:rPrChange>
        </w:rPr>
      </w:pPr>
    </w:p>
    <w:p w:rsidR="006428CF" w:rsidRPr="002F02C9" w:rsidRDefault="00152C15" w:rsidP="006428CF">
      <w:pPr>
        <w:pStyle w:val="4"/>
        <w:rPr>
          <w:ins w:id="17623" w:author="IEC960923" w:date="2013-04-30T15:41:00Z"/>
          <w:rFonts w:eastAsia="新細明體"/>
          <w:color w:val="0033CC"/>
          <w:lang w:eastAsia="zh-TW"/>
          <w:rPrChange w:id="17624" w:author="Chen, Ivy (陳素貞 IEC1)" w:date="2015-01-12T13:45:00Z">
            <w:rPr>
              <w:ins w:id="17625" w:author="IEC960923" w:date="2013-04-30T15:41:00Z"/>
              <w:rFonts w:eastAsia="新細明體"/>
              <w:color w:val="0033CC"/>
              <w:lang w:eastAsia="zh-TW"/>
            </w:rPr>
          </w:rPrChange>
        </w:rPr>
      </w:pPr>
      <w:ins w:id="17626" w:author="IEC960923" w:date="2013-04-30T15:41:00Z">
        <w:r w:rsidRPr="002F02C9">
          <w:rPr>
            <w:rFonts w:hint="eastAsia"/>
            <w:color w:val="0033CC"/>
            <w:rPrChange w:id="17627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界面說明</w:t>
        </w:r>
      </w:ins>
    </w:p>
    <w:p w:rsidR="006428CF" w:rsidRPr="002F02C9" w:rsidRDefault="00152C15" w:rsidP="006428CF">
      <w:pPr>
        <w:rPr>
          <w:ins w:id="17628" w:author="IEC960923" w:date="2013-04-30T15:41:00Z"/>
          <w:rFonts w:eastAsia="新細明體"/>
          <w:color w:val="0033CC"/>
          <w:lang w:eastAsia="zh-TW"/>
          <w:rPrChange w:id="17629" w:author="Chen, Ivy (陳素貞 IEC1)" w:date="2015-01-12T13:45:00Z">
            <w:rPr>
              <w:ins w:id="17630" w:author="IEC960923" w:date="2013-04-30T15:41:00Z"/>
              <w:rFonts w:eastAsia="新細明體"/>
              <w:color w:val="0033CC"/>
              <w:lang w:eastAsia="zh-TW"/>
            </w:rPr>
          </w:rPrChange>
        </w:rPr>
      </w:pPr>
      <w:ins w:id="17631" w:author="IEC960923" w:date="2013-04-30T15:41:00Z">
        <w:r w:rsidRPr="002F02C9">
          <w:rPr>
            <w:rFonts w:eastAsia="新細明體" w:hint="eastAsia"/>
            <w:color w:val="0033CC"/>
            <w:lang w:eastAsia="zh-TW"/>
            <w:rPrChange w:id="17632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7633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7634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界面名稱：</w:t>
        </w:r>
      </w:ins>
      <w:ins w:id="17635" w:author="IEC960923" w:date="2013-04-30T15:44:00Z">
        <w:r w:rsidRPr="002F02C9">
          <w:rPr>
            <w:rFonts w:eastAsia="新細明體"/>
            <w:color w:val="0033CC"/>
            <w:lang w:eastAsia="zh-TW"/>
            <w:rPrChange w:id="17636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Pallet Type</w:t>
        </w:r>
      </w:ins>
      <w:ins w:id="17637" w:author="IEC960923" w:date="2013-04-30T15:41:00Z">
        <w:r w:rsidRPr="002F02C9">
          <w:rPr>
            <w:rFonts w:eastAsia="新細明體" w:hint="eastAsia"/>
            <w:color w:val="0033CC"/>
            <w:lang w:eastAsia="zh-TW"/>
            <w:rPrChange w:id="17638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维护界面。</w:t>
        </w:r>
      </w:ins>
    </w:p>
    <w:p w:rsidR="006428CF" w:rsidRPr="002F02C9" w:rsidRDefault="00152C15" w:rsidP="006428CF">
      <w:pPr>
        <w:rPr>
          <w:ins w:id="17639" w:author="IEC960923" w:date="2013-04-30T15:41:00Z"/>
          <w:rFonts w:eastAsia="新細明體"/>
          <w:color w:val="0033CC"/>
          <w:lang w:eastAsia="zh-TW"/>
          <w:rPrChange w:id="17640" w:author="Chen, Ivy (陳素貞 IEC1)" w:date="2015-01-12T13:45:00Z">
            <w:rPr>
              <w:ins w:id="17641" w:author="IEC960923" w:date="2013-04-30T15:41:00Z"/>
              <w:rFonts w:eastAsia="新細明體"/>
              <w:color w:val="0033CC"/>
              <w:lang w:eastAsia="zh-TW"/>
            </w:rPr>
          </w:rPrChange>
        </w:rPr>
      </w:pPr>
      <w:ins w:id="17642" w:author="IEC960923" w:date="2013-04-30T15:41:00Z">
        <w:r w:rsidRPr="002F02C9">
          <w:rPr>
            <w:rFonts w:eastAsia="新細明體" w:hint="eastAsia"/>
            <w:color w:val="0033CC"/>
            <w:lang w:eastAsia="zh-TW"/>
            <w:rPrChange w:id="17643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7644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7645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概述：使用此界面來维护</w:t>
        </w:r>
      </w:ins>
      <w:ins w:id="17646" w:author="IEC960923" w:date="2013-04-30T15:44:00Z">
        <w:r w:rsidRPr="002F02C9">
          <w:rPr>
            <w:rFonts w:eastAsia="新細明體"/>
            <w:color w:val="0033CC"/>
            <w:lang w:eastAsia="zh-TW"/>
            <w:rPrChange w:id="17647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ICC EMEA</w:t>
        </w:r>
        <w:r w:rsidRPr="002F02C9">
          <w:rPr>
            <w:rFonts w:eastAsia="新細明體" w:hint="eastAsia"/>
            <w:color w:val="0033CC"/>
            <w:lang w:eastAsia="zh-TW"/>
            <w:rPrChange w:id="17648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棧板秤重，扣除重量邏輯</w:t>
        </w:r>
      </w:ins>
      <w:ins w:id="17649" w:author="IEC960923" w:date="2013-04-30T15:41:00Z">
        <w:r w:rsidRPr="002F02C9">
          <w:rPr>
            <w:rFonts w:eastAsia="新細明體" w:hint="eastAsia"/>
            <w:color w:val="0033CC"/>
            <w:lang w:eastAsia="zh-TW"/>
            <w:rPrChange w:id="17650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。</w:t>
        </w:r>
      </w:ins>
    </w:p>
    <w:p w:rsidR="006428CF" w:rsidRPr="002F02C9" w:rsidRDefault="00152C15" w:rsidP="006428CF">
      <w:pPr>
        <w:rPr>
          <w:ins w:id="17651" w:author="IEC960923" w:date="2013-04-30T15:41:00Z"/>
          <w:rFonts w:eastAsia="新細明體"/>
          <w:color w:val="0033CC"/>
          <w:lang w:eastAsia="zh-TW"/>
          <w:rPrChange w:id="17652" w:author="Chen, Ivy (陳素貞 IEC1)" w:date="2015-01-12T13:45:00Z">
            <w:rPr>
              <w:ins w:id="17653" w:author="IEC960923" w:date="2013-04-30T15:41:00Z"/>
              <w:rFonts w:eastAsia="新細明體"/>
              <w:color w:val="0033CC"/>
              <w:lang w:eastAsia="zh-TW"/>
            </w:rPr>
          </w:rPrChange>
        </w:rPr>
      </w:pPr>
      <w:ins w:id="17654" w:author="IEC960923" w:date="2013-04-30T15:41:00Z">
        <w:r w:rsidRPr="002F02C9">
          <w:rPr>
            <w:rFonts w:eastAsia="新細明體" w:hint="eastAsia"/>
            <w:color w:val="0033CC"/>
            <w:lang w:eastAsia="zh-TW"/>
            <w:rPrChange w:id="17655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7656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765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color w:val="0033CC"/>
            <w:lang w:eastAsia="zh-TW"/>
            <w:rPrChange w:id="17658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color w:val="0033CC"/>
            <w:lang w:eastAsia="zh-TW"/>
            <w:rPrChange w:id="17659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界面，不固定尺寸。</w:t>
        </w:r>
      </w:ins>
    </w:p>
    <w:p w:rsidR="006428CF" w:rsidRPr="002F02C9" w:rsidRDefault="00152C15" w:rsidP="006428CF">
      <w:pPr>
        <w:rPr>
          <w:ins w:id="17660" w:author="IEC960923" w:date="2013-04-30T15:41:00Z"/>
          <w:rFonts w:eastAsia="新細明體"/>
          <w:color w:val="0033CC"/>
          <w:lang w:eastAsia="zh-TW"/>
          <w:rPrChange w:id="17661" w:author="Chen, Ivy (陳素貞 IEC1)" w:date="2015-01-12T13:45:00Z">
            <w:rPr>
              <w:ins w:id="17662" w:author="IEC960923" w:date="2013-04-30T15:41:00Z"/>
              <w:rFonts w:eastAsia="新細明體"/>
              <w:color w:val="0033CC"/>
              <w:lang w:eastAsia="zh-TW"/>
            </w:rPr>
          </w:rPrChange>
        </w:rPr>
      </w:pPr>
      <w:ins w:id="17663" w:author="IEC960923" w:date="2013-04-30T15:41:00Z">
        <w:r w:rsidRPr="002F02C9">
          <w:rPr>
            <w:rFonts w:eastAsia="新細明體" w:hint="eastAsia"/>
            <w:color w:val="0033CC"/>
            <w:lang w:eastAsia="zh-TW"/>
            <w:rPrChange w:id="17664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766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7666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進入途徑：在</w:t>
        </w:r>
        <w:r w:rsidRPr="002F02C9">
          <w:rPr>
            <w:rFonts w:eastAsia="新細明體"/>
            <w:color w:val="0033CC"/>
            <w:lang w:eastAsia="zh-TW"/>
            <w:rPrChange w:id="17667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iMES</w:t>
        </w:r>
        <w:r w:rsidRPr="002F02C9">
          <w:rPr>
            <w:rFonts w:eastAsia="新細明體" w:hint="eastAsia"/>
            <w:color w:val="0033CC"/>
            <w:lang w:eastAsia="zh-TW"/>
            <w:rPrChange w:id="17668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框架</w:t>
        </w:r>
        <w:r w:rsidRPr="002F02C9">
          <w:rPr>
            <w:rFonts w:eastAsia="新細明體"/>
            <w:color w:val="0033CC"/>
            <w:lang w:eastAsia="zh-TW"/>
            <w:rPrChange w:id="17669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Function Tree</w:t>
        </w:r>
        <w:r w:rsidRPr="002F02C9">
          <w:rPr>
            <w:rFonts w:eastAsia="新細明體" w:hint="eastAsia"/>
            <w:color w:val="0033CC"/>
            <w:lang w:eastAsia="zh-TW"/>
            <w:rPrChange w:id="17670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的</w:t>
        </w:r>
        <w:r w:rsidRPr="002F02C9">
          <w:rPr>
            <w:rFonts w:eastAsia="新細明體"/>
            <w:color w:val="0033CC"/>
            <w:lang w:eastAsia="zh-TW"/>
            <w:rPrChange w:id="17671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Maintain-&gt;</w:t>
        </w:r>
      </w:ins>
      <w:ins w:id="17672" w:author="IEC960923" w:date="2013-04-30T15:45:00Z">
        <w:r w:rsidRPr="002F02C9">
          <w:rPr>
            <w:rFonts w:eastAsia="新細明體"/>
            <w:color w:val="0033CC"/>
            <w:lang w:eastAsia="zh-TW"/>
            <w:rPrChange w:id="17673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PAK</w:t>
        </w:r>
      </w:ins>
      <w:ins w:id="17674" w:author="IEC960923" w:date="2013-04-30T15:41:00Z">
        <w:r w:rsidRPr="002F02C9">
          <w:rPr>
            <w:rFonts w:eastAsia="新細明體" w:hint="eastAsia"/>
            <w:color w:val="0033CC"/>
            <w:lang w:eastAsia="zh-TW"/>
            <w:rPrChange w:id="17675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节点下点击“</w:t>
        </w:r>
      </w:ins>
      <w:ins w:id="17676" w:author="IEC960923" w:date="2013-04-30T15:45:00Z">
        <w:r w:rsidRPr="002F02C9">
          <w:rPr>
            <w:rFonts w:eastAsia="新細明體"/>
            <w:color w:val="0033CC"/>
            <w:lang w:eastAsia="zh-TW"/>
            <w:rPrChange w:id="17677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Pallet Type</w:t>
        </w:r>
      </w:ins>
      <w:ins w:id="17678" w:author="IEC960923" w:date="2013-04-30T15:41:00Z">
        <w:r w:rsidRPr="002F02C9">
          <w:rPr>
            <w:rFonts w:eastAsia="新細明體" w:hint="eastAsia"/>
            <w:color w:val="0033CC"/>
            <w:lang w:eastAsia="zh-TW"/>
            <w:rPrChange w:id="17679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”节点后进入。</w:t>
        </w:r>
      </w:ins>
    </w:p>
    <w:p w:rsidR="006428CF" w:rsidRPr="002F02C9" w:rsidRDefault="00152C15" w:rsidP="006428CF">
      <w:pPr>
        <w:rPr>
          <w:ins w:id="17680" w:author="IEC960923" w:date="2013-04-30T15:41:00Z"/>
          <w:rFonts w:eastAsia="新細明體"/>
          <w:color w:val="0033CC"/>
          <w:lang w:eastAsia="zh-TW"/>
          <w:rPrChange w:id="17681" w:author="Chen, Ivy (陳素貞 IEC1)" w:date="2015-01-12T13:45:00Z">
            <w:rPr>
              <w:ins w:id="17682" w:author="IEC960923" w:date="2013-04-30T15:41:00Z"/>
              <w:rFonts w:eastAsia="新細明體"/>
              <w:color w:val="0033CC"/>
              <w:lang w:eastAsia="zh-TW"/>
            </w:rPr>
          </w:rPrChange>
        </w:rPr>
      </w:pPr>
      <w:ins w:id="17683" w:author="IEC960923" w:date="2013-04-30T15:41:00Z">
        <w:r w:rsidRPr="002F02C9">
          <w:rPr>
            <w:rFonts w:eastAsia="新細明體" w:hint="eastAsia"/>
            <w:color w:val="0033CC"/>
            <w:lang w:eastAsia="zh-TW"/>
            <w:rPrChange w:id="17684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768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7686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用例：</w:t>
        </w:r>
      </w:ins>
    </w:p>
    <w:p w:rsidR="006428CF" w:rsidRPr="002F02C9" w:rsidRDefault="00152C15" w:rsidP="006428CF">
      <w:pPr>
        <w:rPr>
          <w:ins w:id="17687" w:author="IEC960923" w:date="2013-04-30T15:41:00Z"/>
          <w:rFonts w:eastAsia="新細明體"/>
          <w:color w:val="0033CC"/>
          <w:lang w:eastAsia="zh-TW"/>
          <w:rPrChange w:id="17688" w:author="Chen, Ivy (陳素貞 IEC1)" w:date="2015-01-12T13:45:00Z">
            <w:rPr>
              <w:ins w:id="17689" w:author="IEC960923" w:date="2013-04-30T15:41:00Z"/>
              <w:rFonts w:eastAsia="新細明體"/>
              <w:color w:val="0033CC"/>
              <w:lang w:eastAsia="zh-TW"/>
            </w:rPr>
          </w:rPrChange>
        </w:rPr>
      </w:pPr>
      <w:ins w:id="17690" w:author="IEC960923" w:date="2013-04-30T15:41:00Z">
        <w:r w:rsidRPr="002F02C9">
          <w:rPr>
            <w:rFonts w:eastAsia="新細明體" w:hint="eastAsia"/>
            <w:color w:val="0033CC"/>
            <w:lang w:eastAsia="zh-TW"/>
            <w:rPrChange w:id="17691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7692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7693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特殊考量：此界面仅能够维护</w:t>
        </w:r>
      </w:ins>
      <w:ins w:id="17694" w:author="IEC960923" w:date="2013-04-30T15:45:00Z">
        <w:r w:rsidRPr="002F02C9">
          <w:rPr>
            <w:rFonts w:eastAsia="新細明體"/>
            <w:color w:val="0033CC"/>
            <w:lang w:eastAsia="zh-TW"/>
            <w:rPrChange w:id="1769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Pallet Type</w:t>
        </w:r>
      </w:ins>
      <w:ins w:id="17696" w:author="IEC960923" w:date="2013-04-30T15:41:00Z">
        <w:r w:rsidRPr="002F02C9">
          <w:rPr>
            <w:rFonts w:eastAsia="新細明體" w:hint="eastAsia"/>
            <w:color w:val="0033CC"/>
            <w:lang w:eastAsia="zh-TW"/>
            <w:rPrChange w:id="1769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的人有權限進來</w:t>
        </w:r>
      </w:ins>
    </w:p>
    <w:p w:rsidR="006428CF" w:rsidRPr="002F02C9" w:rsidRDefault="00152C15" w:rsidP="006428CF">
      <w:pPr>
        <w:rPr>
          <w:ins w:id="17698" w:author="IEC960923" w:date="2013-04-30T15:41:00Z"/>
          <w:rFonts w:eastAsia="新細明體"/>
          <w:color w:val="0033CC"/>
          <w:lang w:eastAsia="zh-TW"/>
          <w:rPrChange w:id="17699" w:author="Chen, Ivy (陳素貞 IEC1)" w:date="2015-01-12T13:45:00Z">
            <w:rPr>
              <w:ins w:id="17700" w:author="IEC960923" w:date="2013-04-30T15:41:00Z"/>
              <w:rFonts w:eastAsia="新細明體"/>
              <w:color w:val="0033CC"/>
              <w:lang w:eastAsia="zh-TW"/>
            </w:rPr>
          </w:rPrChange>
        </w:rPr>
      </w:pPr>
      <w:ins w:id="17701" w:author="IEC960923" w:date="2013-04-30T15:41:00Z">
        <w:r w:rsidRPr="002F02C9">
          <w:rPr>
            <w:rFonts w:eastAsia="新細明體" w:hint="eastAsia"/>
            <w:color w:val="0033CC"/>
            <w:lang w:eastAsia="zh-TW"/>
            <w:rPrChange w:id="17702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●对应数据表：</w:t>
        </w:r>
      </w:ins>
      <w:ins w:id="17703" w:author="IEC960923" w:date="2013-04-30T15:45:00Z">
        <w:r w:rsidRPr="002F02C9">
          <w:rPr>
            <w:rFonts w:eastAsia="新細明體"/>
            <w:color w:val="0033CC"/>
            <w:lang w:eastAsia="zh-TW"/>
            <w:rPrChange w:id="17704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P</w:t>
        </w:r>
      </w:ins>
      <w:ins w:id="17705" w:author="IEC960923" w:date="2013-05-08T13:28:00Z">
        <w:r w:rsidRPr="002F02C9">
          <w:rPr>
            <w:rFonts w:eastAsia="新細明體"/>
            <w:color w:val="0033CC"/>
            <w:lang w:eastAsia="zh-TW"/>
            <w:rPrChange w:id="17706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allet</w:t>
        </w:r>
      </w:ins>
      <w:ins w:id="17707" w:author="IEC960923" w:date="2013-04-30T15:45:00Z">
        <w:r w:rsidRPr="002F02C9">
          <w:rPr>
            <w:rFonts w:eastAsia="新細明體"/>
            <w:color w:val="0033CC"/>
            <w:lang w:eastAsia="zh-TW"/>
            <w:rPrChange w:id="17708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Type</w:t>
        </w:r>
      </w:ins>
    </w:p>
    <w:p w:rsidR="006428CF" w:rsidRPr="002F02C9" w:rsidRDefault="006428CF" w:rsidP="006428CF">
      <w:pPr>
        <w:rPr>
          <w:ins w:id="17709" w:author="IEC960923" w:date="2013-04-30T15:41:00Z"/>
          <w:color w:val="0033CC"/>
          <w:rPrChange w:id="17710" w:author="Chen, Ivy (陳素貞 IEC1)" w:date="2015-01-12T13:45:00Z">
            <w:rPr>
              <w:ins w:id="17711" w:author="IEC960923" w:date="2013-04-30T15:41:00Z"/>
              <w:color w:val="0033CC"/>
            </w:rPr>
          </w:rPrChange>
        </w:rPr>
      </w:pPr>
    </w:p>
    <w:p w:rsidR="006428CF" w:rsidRPr="002F02C9" w:rsidRDefault="006428CF" w:rsidP="006428CF">
      <w:pPr>
        <w:pStyle w:val="ae"/>
        <w:jc w:val="center"/>
        <w:rPr>
          <w:ins w:id="17712" w:author="IEC960923" w:date="2013-04-30T15:41:00Z"/>
          <w:color w:val="0033CC"/>
          <w:rPrChange w:id="17713" w:author="Chen, Ivy (陳素貞 IEC1)" w:date="2015-01-12T13:45:00Z">
            <w:rPr>
              <w:ins w:id="17714" w:author="IEC960923" w:date="2013-04-30T15:41:00Z"/>
              <w:color w:val="0033CC"/>
            </w:rPr>
          </w:rPrChange>
        </w:rPr>
      </w:pPr>
    </w:p>
    <w:p w:rsidR="006428CF" w:rsidRPr="002F02C9" w:rsidRDefault="00152C15" w:rsidP="006428CF">
      <w:pPr>
        <w:pStyle w:val="4"/>
        <w:rPr>
          <w:ins w:id="17715" w:author="IEC960923" w:date="2013-04-30T15:41:00Z"/>
          <w:color w:val="0033CC"/>
          <w:rPrChange w:id="17716" w:author="Chen, Ivy (陳素貞 IEC1)" w:date="2015-01-12T13:45:00Z">
            <w:rPr>
              <w:ins w:id="17717" w:author="IEC960923" w:date="2013-04-30T15:41:00Z"/>
              <w:color w:val="0033CC"/>
            </w:rPr>
          </w:rPrChange>
        </w:rPr>
      </w:pPr>
      <w:ins w:id="17718" w:author="IEC960923" w:date="2013-04-30T15:41:00Z">
        <w:r w:rsidRPr="002F02C9">
          <w:rPr>
            <w:rFonts w:hint="eastAsia"/>
            <w:color w:val="0033CC"/>
            <w:rPrChange w:id="17719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控件說明</w:t>
        </w:r>
      </w:ins>
    </w:p>
    <w:p w:rsidR="006428CF" w:rsidRPr="002F02C9" w:rsidRDefault="00152C15" w:rsidP="006428CF">
      <w:pPr>
        <w:pStyle w:val="ae"/>
        <w:jc w:val="right"/>
        <w:rPr>
          <w:ins w:id="17720" w:author="IEC960923" w:date="2013-04-30T15:41:00Z"/>
          <w:color w:val="0033CC"/>
          <w:rPrChange w:id="17721" w:author="Chen, Ivy (陳素貞 IEC1)" w:date="2015-01-12T13:45:00Z">
            <w:rPr>
              <w:ins w:id="17722" w:author="IEC960923" w:date="2013-04-30T15:41:00Z"/>
              <w:color w:val="0033CC"/>
            </w:rPr>
          </w:rPrChange>
        </w:rPr>
      </w:pPr>
      <w:ins w:id="17723" w:author="IEC960923" w:date="2013-04-30T15:41:00Z">
        <w:r w:rsidRPr="002F02C9">
          <w:rPr>
            <w:rFonts w:hint="eastAsia"/>
            <w:color w:val="0033CC"/>
            <w:rPrChange w:id="17724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t>表</w:t>
        </w:r>
        <w:r w:rsidRPr="002F02C9">
          <w:rPr>
            <w:color w:val="0033CC"/>
            <w:rPrChange w:id="17725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t xml:space="preserve">: </w:t>
        </w:r>
        <w:r w:rsidRPr="002F02C9">
          <w:rPr>
            <w:color w:val="0033CC"/>
            <w:rPrChange w:id="17726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17727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STYLEREF 2 \s </w:instrText>
        </w:r>
        <w:r w:rsidRPr="002F02C9">
          <w:rPr>
            <w:color w:val="0033CC"/>
            <w:rPrChange w:id="17728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17729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1.</w:t>
        </w:r>
        <w:r w:rsidRPr="002F02C9">
          <w:rPr>
            <w:rFonts w:eastAsiaTheme="minorEastAsia"/>
            <w:noProof/>
            <w:color w:val="0033CC"/>
            <w:rPrChange w:id="17730" w:author="Chen, Ivy (陳素貞 IEC1)" w:date="2015-01-12T13:45:00Z">
              <w:rPr>
                <w:rFonts w:eastAsiaTheme="minorEastAsia" w:cs="Times New Roman"/>
                <w:noProof/>
                <w:color w:val="0033CC"/>
                <w:u w:val="single"/>
              </w:rPr>
            </w:rPrChange>
          </w:rPr>
          <w:t>6</w:t>
        </w:r>
        <w:r w:rsidRPr="002F02C9">
          <w:rPr>
            <w:color w:val="0033CC"/>
            <w:rPrChange w:id="17731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  <w:r w:rsidRPr="002F02C9">
          <w:rPr>
            <w:color w:val="0033CC"/>
            <w:rPrChange w:id="17732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noBreakHyphen/>
        </w:r>
        <w:r w:rsidRPr="002F02C9">
          <w:rPr>
            <w:color w:val="0033CC"/>
            <w:rPrChange w:id="17733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17734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color w:val="0033CC"/>
            <w:rPrChange w:id="17735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instrText>表</w:instrText>
        </w:r>
        <w:r w:rsidRPr="002F02C9">
          <w:rPr>
            <w:color w:val="0033CC"/>
            <w:rPrChange w:id="17736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: \* ARABIC \s 2 </w:instrText>
        </w:r>
        <w:r w:rsidRPr="002F02C9">
          <w:rPr>
            <w:color w:val="0033CC"/>
            <w:rPrChange w:id="17737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17738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</w:t>
        </w:r>
        <w:r w:rsidRPr="002F02C9">
          <w:rPr>
            <w:color w:val="0033CC"/>
            <w:rPrChange w:id="17739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6428CF" w:rsidRPr="002F02C9" w:rsidTr="006B17AB">
        <w:trPr>
          <w:tblHeader/>
          <w:ins w:id="17740" w:author="IEC960923" w:date="2013-04-30T15:41:00Z"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ins w:id="17741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742" w:author="Chen, Ivy (陳素貞 IEC1)" w:date="2015-01-12T13:45:00Z">
                  <w:rPr>
                    <w:ins w:id="17743" w:author="IEC960923" w:date="2013-04-30T15:41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7744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7745" w:author="IEC960923" w:date="2013-04-30T15:41:00Z">
              <w:r w:rsidRPr="002F02C9">
                <w:rPr>
                  <w:rFonts w:asciiTheme="minorHAnsi" w:eastAsia="新細明體" w:hAnsiTheme="minorHAnsi" w:cstheme="minorHAnsi"/>
                  <w:color w:val="0033CC"/>
                  <w:lang w:eastAsia="zh-TW"/>
                  <w:rPrChange w:id="17746" w:author="Chen, Ivy (陳素貞 IEC1)" w:date="2015-01-12T13:45:00Z">
                    <w:rPr>
                      <w:b/>
                      <w:color w:val="0033CC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10" w:type="dxa"/>
            <w:shd w:val="clear" w:color="auto" w:fill="CCCCCC"/>
          </w:tcPr>
          <w:p w:rsidR="003B389F" w:rsidRPr="002F02C9" w:rsidRDefault="00152C15">
            <w:pPr>
              <w:rPr>
                <w:ins w:id="17747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748" w:author="Chen, Ivy (陳素貞 IEC1)" w:date="2015-01-12T13:45:00Z">
                  <w:rPr>
                    <w:ins w:id="17749" w:author="IEC960923" w:date="2013-04-30T15:41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7750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7751" w:author="IEC960923" w:date="2013-04-30T15:4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lang w:eastAsia="zh-TW"/>
                  <w:rPrChange w:id="17752" w:author="Chen, Ivy (陳素貞 IEC1)" w:date="2015-01-12T13:45:00Z">
                    <w:rPr>
                      <w:rFonts w:hint="eastAsia"/>
                      <w:b/>
                      <w:color w:val="0033CC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916" w:type="dxa"/>
            <w:shd w:val="clear" w:color="auto" w:fill="CCCCCC"/>
          </w:tcPr>
          <w:p w:rsidR="003B389F" w:rsidRPr="002F02C9" w:rsidRDefault="00152C15">
            <w:pPr>
              <w:rPr>
                <w:ins w:id="17753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754" w:author="Chen, Ivy (陳素貞 IEC1)" w:date="2015-01-12T13:45:00Z">
                  <w:rPr>
                    <w:ins w:id="17755" w:author="IEC960923" w:date="2013-04-30T15:41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7756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7757" w:author="IEC960923" w:date="2013-04-30T15:4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lang w:eastAsia="zh-TW"/>
                  <w:rPrChange w:id="17758" w:author="Chen, Ivy (陳素貞 IEC1)" w:date="2015-01-12T13:45:00Z">
                    <w:rPr>
                      <w:rFonts w:hint="eastAsia"/>
                      <w:b/>
                      <w:color w:val="0033CC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677" w:type="dxa"/>
            <w:shd w:val="clear" w:color="auto" w:fill="CCCCCC"/>
            <w:tcFitText/>
          </w:tcPr>
          <w:p w:rsidR="003B389F" w:rsidRPr="002F02C9" w:rsidRDefault="00152C15">
            <w:pPr>
              <w:rPr>
                <w:ins w:id="17759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760" w:author="Chen, Ivy (陳素貞 IEC1)" w:date="2015-01-12T13:45:00Z">
                  <w:rPr>
                    <w:ins w:id="17761" w:author="IEC960923" w:date="2013-04-30T15:41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7762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7763" w:author="IEC960923" w:date="2013-04-30T15:4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pacing w:val="40"/>
                  <w:lang w:eastAsia="zh-TW"/>
                  <w:rPrChange w:id="17764" w:author="Chen, Ivy (陳素貞 IEC1)" w:date="2015-01-12T13:45:00Z">
                    <w:rPr>
                      <w:rFonts w:hint="eastAsia"/>
                      <w:b/>
                      <w:color w:val="0033CC"/>
                      <w:spacing w:val="39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pacing w:val="1"/>
                  <w:lang w:eastAsia="zh-TW"/>
                  <w:rPrChange w:id="17765" w:author="Chen, Ivy (陳素貞 IEC1)" w:date="2015-01-12T13:45:00Z">
                    <w:rPr>
                      <w:rFonts w:hint="eastAsia"/>
                      <w:b/>
                      <w:color w:val="0033CC"/>
                      <w:spacing w:val="1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432" w:type="dxa"/>
            <w:shd w:val="clear" w:color="auto" w:fill="CCCCCC"/>
          </w:tcPr>
          <w:p w:rsidR="003B389F" w:rsidRPr="002F02C9" w:rsidRDefault="00152C15">
            <w:pPr>
              <w:rPr>
                <w:ins w:id="17766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767" w:author="Chen, Ivy (陳素貞 IEC1)" w:date="2015-01-12T13:45:00Z">
                  <w:rPr>
                    <w:ins w:id="17768" w:author="IEC960923" w:date="2013-04-30T15:41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7769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7770" w:author="IEC960923" w:date="2013-04-30T15:4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lang w:eastAsia="zh-TW"/>
                  <w:rPrChange w:id="17771" w:author="Chen, Ivy (陳素貞 IEC1)" w:date="2015-01-12T13:45:00Z">
                    <w:rPr>
                      <w:rFonts w:hint="eastAsia"/>
                      <w:b/>
                      <w:color w:val="0033CC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80" w:type="dxa"/>
            <w:shd w:val="clear" w:color="auto" w:fill="CCCCCC"/>
          </w:tcPr>
          <w:p w:rsidR="003B389F" w:rsidRPr="002F02C9" w:rsidRDefault="00152C15">
            <w:pPr>
              <w:rPr>
                <w:ins w:id="17772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773" w:author="Chen, Ivy (陳素貞 IEC1)" w:date="2015-01-12T13:45:00Z">
                  <w:rPr>
                    <w:ins w:id="17774" w:author="IEC960923" w:date="2013-04-30T15:41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7775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7776" w:author="IEC960923" w:date="2013-04-30T15:4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lang w:eastAsia="zh-TW"/>
                  <w:rPrChange w:id="17777" w:author="Chen, Ivy (陳素貞 IEC1)" w:date="2015-01-12T13:45:00Z">
                    <w:rPr>
                      <w:rFonts w:hint="eastAsia"/>
                      <w:b/>
                      <w:color w:val="0033CC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ins w:id="17778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779" w:author="Chen, Ivy (陳素貞 IEC1)" w:date="2015-01-12T13:45:00Z">
                  <w:rPr>
                    <w:ins w:id="17780" w:author="IEC960923" w:date="2013-04-30T15:41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7781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7782" w:author="IEC960923" w:date="2013-04-30T15:4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lang w:eastAsia="zh-TW"/>
                  <w:rPrChange w:id="17783" w:author="Chen, Ivy (陳素貞 IEC1)" w:date="2015-01-12T13:45:00Z">
                    <w:rPr>
                      <w:rFonts w:hint="eastAsia"/>
                      <w:b/>
                      <w:color w:val="0033CC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ins w:id="17784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785" w:author="Chen, Ivy (陳素貞 IEC1)" w:date="2015-01-12T13:45:00Z">
                  <w:rPr>
                    <w:ins w:id="17786" w:author="IEC960923" w:date="2013-04-30T15:41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7787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7788" w:author="IEC960923" w:date="2013-04-30T15:4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lang w:eastAsia="zh-TW"/>
                  <w:rPrChange w:id="17789" w:author="Chen, Ivy (陳素貞 IEC1)" w:date="2015-01-12T13:45:00Z">
                    <w:rPr>
                      <w:rFonts w:hint="eastAsia"/>
                      <w:b/>
                      <w:color w:val="0033CC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6428CF" w:rsidRPr="002F02C9" w:rsidTr="006B17AB">
        <w:trPr>
          <w:ins w:id="17790" w:author="IEC960923" w:date="2013-04-30T15:41:00Z"/>
        </w:trPr>
        <w:tc>
          <w:tcPr>
            <w:tcW w:w="445" w:type="dxa"/>
          </w:tcPr>
          <w:p w:rsidR="003B389F" w:rsidRPr="002F02C9" w:rsidRDefault="00152C15">
            <w:pPr>
              <w:rPr>
                <w:ins w:id="17791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792" w:author="Chen, Ivy (陳素貞 IEC1)" w:date="2015-01-12T13:45:00Z">
                  <w:rPr>
                    <w:ins w:id="17793" w:author="IEC960923" w:date="2013-04-30T15:41:00Z"/>
                    <w:rFonts w:ascii="Arial" w:hAnsi="Arial" w:cs="Arial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7794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7795" w:author="IEC960923" w:date="2013-04-30T15:41:00Z">
              <w:r w:rsidRPr="002F02C9">
                <w:rPr>
                  <w:rFonts w:asciiTheme="minorHAnsi" w:eastAsia="新細明體" w:hAnsiTheme="minorHAnsi" w:cstheme="minorHAnsi"/>
                  <w:color w:val="0033CC"/>
                  <w:lang w:eastAsia="zh-TW"/>
                  <w:rPrChange w:id="17796" w:author="Chen, Ivy (陳素貞 IEC1)" w:date="2015-01-12T13:45:00Z">
                    <w:rPr>
                      <w:color w:val="0033CC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10" w:type="dxa"/>
          </w:tcPr>
          <w:p w:rsidR="003B389F" w:rsidRPr="002F02C9" w:rsidRDefault="00152C15">
            <w:pPr>
              <w:rPr>
                <w:ins w:id="17797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798" w:author="Chen, Ivy (陳素貞 IEC1)" w:date="2015-01-12T13:45:00Z">
                  <w:rPr>
                    <w:ins w:id="17799" w:author="IEC960923" w:date="2013-04-30T15:41:00Z"/>
                    <w:rFonts w:ascii="Tahoma" w:eastAsia="新細明體" w:hAnsi="Tahoma" w:cs="Arial"/>
                    <w:b/>
                    <w:bCs/>
                    <w:color w:val="0033CC"/>
                    <w:kern w:val="32"/>
                    <w:sz w:val="18"/>
                    <w:szCs w:val="32"/>
                    <w:lang w:eastAsia="zh-TW"/>
                  </w:rPr>
                </w:rPrChange>
              </w:rPr>
              <w:pPrChange w:id="17800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7801" w:author="IEC960923" w:date="2013-05-08T13:46:00Z">
              <w:r w:rsidRPr="002F02C9">
                <w:rPr>
                  <w:rFonts w:asciiTheme="minorHAnsi" w:eastAsia="新細明體" w:hAnsiTheme="minorHAnsi" w:cstheme="minorHAnsi"/>
                  <w:color w:val="0033CC"/>
                  <w:lang w:eastAsia="zh-TW"/>
                  <w:rPrChange w:id="17802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ShipWay</w:t>
              </w:r>
            </w:ins>
          </w:p>
        </w:tc>
        <w:tc>
          <w:tcPr>
            <w:tcW w:w="916" w:type="dxa"/>
          </w:tcPr>
          <w:p w:rsidR="003B389F" w:rsidRPr="002F02C9" w:rsidRDefault="00152C15">
            <w:pPr>
              <w:rPr>
                <w:ins w:id="17803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804" w:author="Chen, Ivy (陳素貞 IEC1)" w:date="2015-01-12T13:45:00Z">
                  <w:rPr>
                    <w:ins w:id="17805" w:author="IEC960923" w:date="2013-04-30T15:41:00Z"/>
                    <w:rFonts w:ascii="Tahoma" w:hAnsi="Tahoma" w:cs="Arial"/>
                    <w:b/>
                    <w:bCs/>
                    <w:color w:val="0033CC"/>
                    <w:kern w:val="32"/>
                    <w:sz w:val="18"/>
                    <w:szCs w:val="32"/>
                  </w:rPr>
                </w:rPrChange>
              </w:rPr>
              <w:pPrChange w:id="17806" w:author="Chen, Ivy (陳素貞 IEC1)" w:date="2014-02-07T15:46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7807" w:author="IEC960923" w:date="2013-04-30T15:41:00Z">
              <w:r w:rsidRPr="002F02C9">
                <w:rPr>
                  <w:rFonts w:asciiTheme="minorHAnsi" w:eastAsia="新細明體" w:hAnsiTheme="minorHAnsi" w:cstheme="minorHAnsi"/>
                  <w:color w:val="0033CC"/>
                  <w:lang w:eastAsia="zh-TW"/>
                  <w:rPrChange w:id="17808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DropDownList</w:t>
              </w:r>
            </w:ins>
          </w:p>
        </w:tc>
        <w:tc>
          <w:tcPr>
            <w:tcW w:w="677" w:type="dxa"/>
          </w:tcPr>
          <w:p w:rsidR="006428CF" w:rsidRPr="002F02C9" w:rsidRDefault="006428CF" w:rsidP="006B17AB">
            <w:pPr>
              <w:rPr>
                <w:ins w:id="17809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810" w:author="Chen, Ivy (陳素貞 IEC1)" w:date="2015-01-12T13:45:00Z">
                  <w:rPr>
                    <w:ins w:id="17811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6428CF" w:rsidRPr="002F02C9" w:rsidRDefault="00152C15" w:rsidP="006B17AB">
            <w:pPr>
              <w:rPr>
                <w:ins w:id="17812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813" w:author="Chen, Ivy (陳素貞 IEC1)" w:date="2015-01-12T13:45:00Z">
                  <w:rPr>
                    <w:ins w:id="17814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815" w:author="IEC960923" w:date="2013-04-30T15:41:00Z">
              <w:r w:rsidRPr="002F02C9">
                <w:rPr>
                  <w:rFonts w:asciiTheme="minorHAnsi" w:eastAsia="新細明體" w:hAnsiTheme="minorHAnsi" w:cstheme="minorHAnsi"/>
                  <w:color w:val="0033CC"/>
                  <w:lang w:eastAsia="zh-TW"/>
                  <w:rPrChange w:id="17816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‘</w:t>
              </w:r>
            </w:ins>
            <w:ins w:id="17817" w:author="IEC960923" w:date="2013-05-08T13:46:00Z">
              <w:r w:rsidRPr="002F02C9">
                <w:rPr>
                  <w:rFonts w:asciiTheme="minorHAnsi" w:eastAsia="新細明體" w:hAnsiTheme="minorHAnsi" w:cstheme="minorHAnsi"/>
                  <w:color w:val="0033CC"/>
                  <w:lang w:eastAsia="zh-TW"/>
                  <w:rPrChange w:id="17818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All</w:t>
              </w:r>
            </w:ins>
            <w:ins w:id="17819" w:author="IEC960923" w:date="2013-04-30T15:41:00Z">
              <w:r w:rsidRPr="002F02C9">
                <w:rPr>
                  <w:rFonts w:asciiTheme="minorHAnsi" w:eastAsia="新細明體" w:hAnsiTheme="minorHAnsi" w:cstheme="minorHAnsi"/>
                  <w:color w:val="0033CC"/>
                  <w:lang w:eastAsia="zh-TW"/>
                  <w:rPrChange w:id="17820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’</w:t>
              </w:r>
            </w:ins>
          </w:p>
        </w:tc>
        <w:tc>
          <w:tcPr>
            <w:tcW w:w="680" w:type="dxa"/>
          </w:tcPr>
          <w:p w:rsidR="006428CF" w:rsidRPr="002F02C9" w:rsidRDefault="006428CF" w:rsidP="006B17AB">
            <w:pPr>
              <w:rPr>
                <w:ins w:id="17821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822" w:author="Chen, Ivy (陳素貞 IEC1)" w:date="2015-01-12T13:45:00Z">
                  <w:rPr>
                    <w:ins w:id="17823" w:author="IEC960923" w:date="2013-04-30T15:41:00Z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651CD0" w:rsidRPr="002F02C9" w:rsidRDefault="00152C15" w:rsidP="00651CD0">
            <w:pPr>
              <w:rPr>
                <w:ins w:id="17824" w:author="IEC960923" w:date="2013-05-08T13:46:00Z"/>
                <w:rFonts w:asciiTheme="minorHAnsi" w:eastAsia="新細明體" w:hAnsiTheme="minorHAnsi" w:cstheme="minorHAnsi"/>
                <w:color w:val="0033CC"/>
                <w:lang w:eastAsia="zh-TW"/>
                <w:rPrChange w:id="17825" w:author="Chen, Ivy (陳素貞 IEC1)" w:date="2015-01-12T13:45:00Z">
                  <w:rPr>
                    <w:ins w:id="17826" w:author="IEC960923" w:date="2013-05-08T13:46:00Z"/>
                    <w:rFonts w:ascii="Tahoma" w:eastAsia="新細明體" w:hAnsi="Tahoma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17827" w:author="IEC960923" w:date="2013-05-08T13:46:00Z">
              <w:r w:rsidRPr="002F02C9">
                <w:rPr>
                  <w:rFonts w:asciiTheme="minorHAnsi" w:eastAsia="新細明體" w:hAnsiTheme="minorHAnsi" w:cstheme="minorHAnsi"/>
                  <w:color w:val="0033CC"/>
                  <w:lang w:eastAsia="zh-TW"/>
                  <w:rPrChange w:id="17828" w:author="Chen, Ivy (陳素貞 IEC1)" w:date="2015-01-12T13:45:00Z">
                    <w:rPr>
                      <w:rFonts w:ascii="Tahoma" w:eastAsia="新細明體" w:hAnsi="Tahom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OnLoad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lang w:eastAsia="zh-TW"/>
                  <w:rPrChange w:id="17829" w:author="Chen, Ivy (陳素貞 IEC1)" w:date="2015-01-12T13:45:00Z">
                    <w:rPr>
                      <w:rFonts w:ascii="Tahoma" w:eastAsia="新細明體" w:hAnsi="Tahoma" w:hint="eastAsi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152C15" w:rsidRPr="002F02C9" w:rsidRDefault="00152C15" w:rsidP="00152C15">
            <w:pPr>
              <w:rPr>
                <w:ins w:id="17830" w:author="IEC960923" w:date="2013-05-08T13:52:00Z"/>
                <w:rFonts w:asciiTheme="minorHAnsi" w:eastAsia="新細明體" w:hAnsiTheme="minorHAnsi" w:cstheme="minorHAnsi"/>
                <w:color w:val="0033CC"/>
                <w:lang w:eastAsia="zh-TW"/>
                <w:rPrChange w:id="17831" w:author="Chen, Ivy (陳素貞 IEC1)" w:date="2015-01-12T13:45:00Z">
                  <w:rPr>
                    <w:ins w:id="17832" w:author="IEC960923" w:date="2013-05-08T13:52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  <w:pPrChange w:id="17833" w:author="Chen, Ivy (陳素貞 IEC1)" w:date="2014-02-07T15:46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17834" w:author="IEC960923" w:date="2013-05-08T13:52:00Z">
              <w:r w:rsidRPr="002F02C9">
                <w:rPr>
                  <w:rFonts w:asciiTheme="minorHAnsi" w:eastAsia="新細明體" w:hAnsiTheme="minorHAnsi" w:cstheme="minorHAnsi"/>
                  <w:color w:val="0033CC"/>
                  <w:lang w:eastAsia="zh-TW"/>
                  <w:rPrChange w:id="1783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 distinct ShipWay</w:t>
              </w:r>
            </w:ins>
          </w:p>
          <w:p w:rsidR="00152C15" w:rsidRPr="002F02C9" w:rsidRDefault="00152C15" w:rsidP="00152C15">
            <w:pPr>
              <w:rPr>
                <w:ins w:id="17836" w:author="IEC960923" w:date="2013-05-08T13:52:00Z"/>
                <w:rFonts w:asciiTheme="minorHAnsi" w:eastAsia="新細明體" w:hAnsiTheme="minorHAnsi" w:cstheme="minorHAnsi"/>
                <w:color w:val="0033CC"/>
                <w:lang w:eastAsia="zh-TW"/>
                <w:rPrChange w:id="17837" w:author="Chen, Ivy (陳素貞 IEC1)" w:date="2015-01-12T13:45:00Z">
                  <w:rPr>
                    <w:ins w:id="17838" w:author="IEC960923" w:date="2013-05-08T13:52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  <w:pPrChange w:id="17839" w:author="Chen, Ivy (陳素貞 IEC1)" w:date="2014-02-07T15:46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17840" w:author="IEC960923" w:date="2013-05-08T13:52:00Z">
              <w:r w:rsidRPr="002F02C9">
                <w:rPr>
                  <w:rFonts w:asciiTheme="minorHAnsi" w:eastAsia="新細明體" w:hAnsiTheme="minorHAnsi" w:cstheme="minorHAnsi"/>
                  <w:color w:val="0033CC"/>
                  <w:lang w:eastAsia="zh-TW"/>
                  <w:rPrChange w:id="1784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 PalletType</w:t>
              </w:r>
            </w:ins>
          </w:p>
          <w:p w:rsidR="006428CF" w:rsidRPr="002F02C9" w:rsidRDefault="00152C15" w:rsidP="00651CD0">
            <w:pPr>
              <w:rPr>
                <w:ins w:id="17842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843" w:author="Chen, Ivy (陳素貞 IEC1)" w:date="2015-01-12T13:45:00Z">
                  <w:rPr>
                    <w:ins w:id="17844" w:author="IEC960923" w:date="2013-04-30T15:41:00Z"/>
                    <w:rFonts w:eastAsia="新細明體"/>
                    <w:color w:val="0033CC"/>
                    <w:lang w:eastAsia="zh-TW"/>
                  </w:rPr>
                </w:rPrChange>
              </w:rPr>
            </w:pPr>
            <w:ins w:id="17845" w:author="IEC960923" w:date="2013-05-08T13:52:00Z">
              <w:r w:rsidRPr="002F02C9">
                <w:rPr>
                  <w:rFonts w:asciiTheme="minorHAnsi" w:eastAsia="新細明體" w:hAnsiTheme="minorHAnsi" w:cstheme="minorHAnsi"/>
                  <w:color w:val="0033CC"/>
                  <w:lang w:eastAsia="zh-TW"/>
                  <w:rPrChange w:id="1784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 by ShipWay</w:t>
              </w:r>
            </w:ins>
          </w:p>
        </w:tc>
        <w:tc>
          <w:tcPr>
            <w:tcW w:w="2629" w:type="dxa"/>
          </w:tcPr>
          <w:p w:rsidR="006428CF" w:rsidRPr="002F02C9" w:rsidRDefault="00152C15" w:rsidP="006B17AB">
            <w:pPr>
              <w:rPr>
                <w:ins w:id="17847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848" w:author="Chen, Ivy (陳素貞 IEC1)" w:date="2015-01-12T13:45:00Z">
                  <w:rPr>
                    <w:ins w:id="17849" w:author="IEC960923" w:date="2013-04-30T15:41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7850" w:author="IEC960923" w:date="2013-05-08T13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lang w:eastAsia="zh-TW"/>
                  <w:rPrChange w:id="17851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預設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lang w:eastAsia="zh-TW"/>
                  <w:rPrChange w:id="17852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All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lang w:eastAsia="zh-TW"/>
                  <w:rPrChange w:id="17853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選項</w:t>
              </w:r>
            </w:ins>
          </w:p>
        </w:tc>
      </w:tr>
      <w:tr w:rsidR="006428CF" w:rsidRPr="002F02C9" w:rsidTr="006B17AB">
        <w:trPr>
          <w:ins w:id="17854" w:author="IEC960923" w:date="2013-04-30T15:41:00Z"/>
        </w:trPr>
        <w:tc>
          <w:tcPr>
            <w:tcW w:w="445" w:type="dxa"/>
          </w:tcPr>
          <w:p w:rsidR="006428CF" w:rsidRPr="002F02C9" w:rsidRDefault="00152C15" w:rsidP="006B17AB">
            <w:pPr>
              <w:rPr>
                <w:ins w:id="17855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856" w:author="Chen, Ivy (陳素貞 IEC1)" w:date="2015-01-12T13:45:00Z">
                  <w:rPr>
                    <w:ins w:id="17857" w:author="IEC960923" w:date="2013-04-30T15:41:00Z"/>
                    <w:rFonts w:eastAsia="新細明體"/>
                    <w:color w:val="0033CC"/>
                    <w:lang w:eastAsia="zh-TW"/>
                  </w:rPr>
                </w:rPrChange>
              </w:rPr>
            </w:pPr>
            <w:ins w:id="17858" w:author="IEC960923" w:date="2013-04-30T15:41:00Z">
              <w:r w:rsidRPr="002F02C9">
                <w:rPr>
                  <w:rFonts w:asciiTheme="minorHAnsi" w:eastAsia="新細明體" w:hAnsiTheme="minorHAnsi" w:cstheme="minorHAnsi"/>
                  <w:color w:val="0033CC"/>
                  <w:lang w:eastAsia="zh-TW"/>
                  <w:rPrChange w:id="17859" w:author="Chen, Ivy (陳素貞 IEC1)" w:date="2015-01-12T13:45:00Z">
                    <w:rPr>
                      <w:rFonts w:eastAsia="新細明體"/>
                      <w:color w:val="0033CC"/>
                      <w:u w:val="single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10" w:type="dxa"/>
          </w:tcPr>
          <w:p w:rsidR="006428CF" w:rsidRPr="002F02C9" w:rsidRDefault="00152C15" w:rsidP="006B17AB">
            <w:pPr>
              <w:rPr>
                <w:ins w:id="17860" w:author="IEC960923" w:date="2013-04-30T15:4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7861" w:author="Chen, Ivy (陳素貞 IEC1)" w:date="2015-01-12T13:45:00Z">
                  <w:rPr>
                    <w:ins w:id="17862" w:author="IEC960923" w:date="2013-04-30T15:41:00Z"/>
                    <w:rFonts w:ascii="新細明體" w:eastAsia="新細明體" w:hAnsi="新細明體"/>
                    <w:color w:val="0033CC"/>
                    <w:sz w:val="18"/>
                    <w:lang w:eastAsia="zh-TW"/>
                  </w:rPr>
                </w:rPrChange>
              </w:rPr>
            </w:pPr>
            <w:ins w:id="17863" w:author="IEC960923" w:date="2013-05-08T13:4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7864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RegId</w:t>
              </w:r>
            </w:ins>
          </w:p>
        </w:tc>
        <w:tc>
          <w:tcPr>
            <w:tcW w:w="916" w:type="dxa"/>
          </w:tcPr>
          <w:p w:rsidR="006428CF" w:rsidRPr="002F02C9" w:rsidRDefault="00152C15" w:rsidP="006B17AB">
            <w:pPr>
              <w:rPr>
                <w:ins w:id="17865" w:author="IEC960923" w:date="2013-04-30T15:41:00Z"/>
                <w:rFonts w:asciiTheme="minorHAnsi" w:hAnsiTheme="minorHAnsi" w:cstheme="minorHAnsi"/>
                <w:color w:val="0033CC"/>
                <w:sz w:val="18"/>
                <w:rPrChange w:id="17866" w:author="Chen, Ivy (陳素貞 IEC1)" w:date="2015-01-12T13:45:00Z">
                  <w:rPr>
                    <w:ins w:id="17867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868" w:author="IEC960923" w:date="2013-04-30T15:4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7869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DropDownList</w:t>
              </w:r>
            </w:ins>
          </w:p>
        </w:tc>
        <w:tc>
          <w:tcPr>
            <w:tcW w:w="677" w:type="dxa"/>
          </w:tcPr>
          <w:p w:rsidR="006428CF" w:rsidRPr="002F02C9" w:rsidRDefault="006428CF" w:rsidP="006B17AB">
            <w:pPr>
              <w:rPr>
                <w:ins w:id="17870" w:author="IEC960923" w:date="2013-04-30T15:41:00Z"/>
                <w:rFonts w:asciiTheme="minorHAnsi" w:hAnsiTheme="minorHAnsi" w:cstheme="minorHAnsi"/>
                <w:color w:val="0033CC"/>
                <w:sz w:val="18"/>
                <w:rPrChange w:id="17871" w:author="Chen, Ivy (陳素貞 IEC1)" w:date="2015-01-12T13:45:00Z">
                  <w:rPr>
                    <w:ins w:id="17872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6428CF" w:rsidRPr="002F02C9" w:rsidRDefault="00152C15" w:rsidP="006B17AB">
            <w:pPr>
              <w:rPr>
                <w:ins w:id="17873" w:author="IEC960923" w:date="2013-04-30T15:41:00Z"/>
                <w:rFonts w:asciiTheme="minorHAnsi" w:hAnsiTheme="minorHAnsi" w:cstheme="minorHAnsi"/>
                <w:color w:val="0033CC"/>
                <w:sz w:val="18"/>
                <w:rPrChange w:id="17874" w:author="Chen, Ivy (陳素貞 IEC1)" w:date="2015-01-12T13:45:00Z">
                  <w:rPr>
                    <w:ins w:id="17875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876" w:author="IEC960923" w:date="2013-04-30T15:4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7877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‘</w:t>
              </w:r>
            </w:ins>
            <w:ins w:id="17878" w:author="IEC960923" w:date="2013-05-08T13:4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7879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All</w:t>
              </w:r>
            </w:ins>
            <w:ins w:id="17880" w:author="IEC960923" w:date="2013-04-30T15:4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7881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’</w:t>
              </w:r>
            </w:ins>
          </w:p>
        </w:tc>
        <w:tc>
          <w:tcPr>
            <w:tcW w:w="680" w:type="dxa"/>
          </w:tcPr>
          <w:p w:rsidR="006428CF" w:rsidRPr="002F02C9" w:rsidRDefault="006428CF" w:rsidP="006B17AB">
            <w:pPr>
              <w:rPr>
                <w:ins w:id="17882" w:author="IEC960923" w:date="2013-04-30T15:41:00Z"/>
                <w:rFonts w:asciiTheme="minorHAnsi" w:hAnsiTheme="minorHAnsi" w:cstheme="minorHAnsi"/>
                <w:color w:val="0033CC"/>
                <w:rPrChange w:id="17883" w:author="Chen, Ivy (陳素貞 IEC1)" w:date="2015-01-12T13:45:00Z">
                  <w:rPr>
                    <w:ins w:id="17884" w:author="IEC960923" w:date="2013-04-30T15:41:00Z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6428CF" w:rsidRPr="002F02C9" w:rsidRDefault="00152C15" w:rsidP="006B17AB">
            <w:pPr>
              <w:rPr>
                <w:ins w:id="17885" w:author="IEC960923" w:date="2013-04-30T15:41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17886" w:author="Chen, Ivy (陳素貞 IEC1)" w:date="2015-01-12T13:45:00Z">
                  <w:rPr>
                    <w:ins w:id="17887" w:author="IEC960923" w:date="2013-04-30T15:41:00Z"/>
                    <w:rFonts w:ascii="Tahoma" w:eastAsia="新細明體" w:hAnsi="Tahoma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17888" w:author="IEC960923" w:date="2013-04-30T15:41:00Z">
              <w:r w:rsidRPr="002F02C9">
                <w:rPr>
                  <w:rFonts w:asciiTheme="minorHAnsi" w:eastAsia="新細明體" w:hAnsiTheme="minorHAnsi" w:cstheme="minorHAnsi"/>
                  <w:b/>
                  <w:color w:val="0033CC"/>
                  <w:sz w:val="18"/>
                  <w:lang w:eastAsia="zh-TW"/>
                  <w:rPrChange w:id="17889" w:author="Chen, Ivy (陳素貞 IEC1)" w:date="2015-01-12T13:45:00Z">
                    <w:rPr>
                      <w:rFonts w:ascii="Tahoma" w:eastAsia="新細明體" w:hAnsi="Tahom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OnLoad</w:t>
              </w:r>
              <w:r w:rsidRPr="002F02C9">
                <w:rPr>
                  <w:rFonts w:asciiTheme="minorHAnsi" w:eastAsia="新細明體" w:hAnsiTheme="minorHAnsi" w:cstheme="minorHAnsi" w:hint="eastAsia"/>
                  <w:b/>
                  <w:color w:val="0033CC"/>
                  <w:sz w:val="18"/>
                  <w:lang w:eastAsia="zh-TW"/>
                  <w:rPrChange w:id="17890" w:author="Chen, Ivy (陳素貞 IEC1)" w:date="2015-01-12T13:45:00Z">
                    <w:rPr>
                      <w:rFonts w:ascii="Tahoma" w:eastAsia="新細明體" w:hAnsi="Tahoma" w:hint="eastAsi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651CD0" w:rsidRPr="002F02C9" w:rsidRDefault="00152C15" w:rsidP="00651CD0">
            <w:pPr>
              <w:widowControl w:val="0"/>
              <w:autoSpaceDE w:val="0"/>
              <w:autoSpaceDN w:val="0"/>
              <w:adjustRightInd w:val="0"/>
              <w:rPr>
                <w:ins w:id="17891" w:author="IEC960923" w:date="2013-05-08T13:51:00Z"/>
                <w:rFonts w:asciiTheme="minorHAnsi" w:hAnsiTheme="minorHAnsi" w:cstheme="minorHAnsi"/>
                <w:noProof/>
                <w:color w:val="008080"/>
                <w:szCs w:val="20"/>
                <w:rPrChange w:id="17892" w:author="Chen, Ivy (陳素貞 IEC1)" w:date="2015-01-12T13:45:00Z">
                  <w:rPr>
                    <w:ins w:id="17893" w:author="IEC960923" w:date="2013-05-08T13:51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17894" w:author="IEC960923" w:date="2013-05-08T13:51:00Z">
              <w:r w:rsidRPr="002F02C9">
                <w:rPr>
                  <w:rFonts w:asciiTheme="minorHAnsi" w:hAnsiTheme="minorHAnsi" w:cstheme="minorHAnsi"/>
                  <w:noProof/>
                  <w:color w:val="0000FF"/>
                  <w:szCs w:val="20"/>
                  <w:rPrChange w:id="1789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Theme="minorHAnsi" w:hAnsiTheme="minorHAnsi" w:cstheme="minorHAnsi"/>
                  <w:noProof/>
                  <w:szCs w:val="20"/>
                  <w:rPrChange w:id="1789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00FF"/>
                  <w:szCs w:val="20"/>
                  <w:rPrChange w:id="1789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distinct</w:t>
              </w:r>
              <w:r w:rsidRPr="002F02C9">
                <w:rPr>
                  <w:rFonts w:asciiTheme="minorHAnsi" w:hAnsiTheme="minorHAnsi" w:cstheme="minorHAnsi"/>
                  <w:noProof/>
                  <w:szCs w:val="20"/>
                  <w:rPrChange w:id="1789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8080"/>
                  <w:szCs w:val="20"/>
                  <w:rPrChange w:id="17899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RegId</w:t>
              </w:r>
            </w:ins>
          </w:p>
          <w:p w:rsidR="00651CD0" w:rsidRPr="002F02C9" w:rsidRDefault="00152C15" w:rsidP="00651CD0">
            <w:pPr>
              <w:widowControl w:val="0"/>
              <w:autoSpaceDE w:val="0"/>
              <w:autoSpaceDN w:val="0"/>
              <w:adjustRightInd w:val="0"/>
              <w:rPr>
                <w:ins w:id="17900" w:author="IEC960923" w:date="2013-05-08T13:51:00Z"/>
                <w:rFonts w:asciiTheme="minorHAnsi" w:hAnsiTheme="minorHAnsi" w:cstheme="minorHAnsi"/>
                <w:noProof/>
                <w:color w:val="008080"/>
                <w:szCs w:val="20"/>
                <w:rPrChange w:id="17901" w:author="Chen, Ivy (陳素貞 IEC1)" w:date="2015-01-12T13:45:00Z">
                  <w:rPr>
                    <w:ins w:id="17902" w:author="IEC960923" w:date="2013-05-08T13:51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17903" w:author="IEC960923" w:date="2013-05-08T13:51:00Z">
              <w:r w:rsidRPr="002F02C9">
                <w:rPr>
                  <w:rFonts w:asciiTheme="minorHAnsi" w:hAnsiTheme="minorHAnsi" w:cstheme="minorHAnsi"/>
                  <w:noProof/>
                  <w:color w:val="0000FF"/>
                  <w:szCs w:val="20"/>
                  <w:rPrChange w:id="1790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Theme="minorHAnsi" w:hAnsiTheme="minorHAnsi" w:cstheme="minorHAnsi"/>
                  <w:noProof/>
                  <w:szCs w:val="20"/>
                  <w:rPrChange w:id="1790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8080"/>
                  <w:szCs w:val="20"/>
                  <w:rPrChange w:id="17906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PalletType</w:t>
              </w:r>
            </w:ins>
          </w:p>
          <w:p w:rsidR="006428CF" w:rsidRPr="002F02C9" w:rsidRDefault="00152C15" w:rsidP="00651CD0">
            <w:pPr>
              <w:widowControl w:val="0"/>
              <w:autoSpaceDE w:val="0"/>
              <w:autoSpaceDN w:val="0"/>
              <w:adjustRightInd w:val="0"/>
              <w:rPr>
                <w:ins w:id="17907" w:author="IEC960923" w:date="2013-04-30T15:41:00Z"/>
                <w:rFonts w:asciiTheme="minorHAnsi" w:eastAsia="新細明體" w:hAnsiTheme="minorHAnsi" w:cstheme="minorHAnsi"/>
                <w:noProof/>
                <w:color w:val="008080"/>
                <w:szCs w:val="20"/>
                <w:lang w:eastAsia="zh-TW"/>
                <w:rPrChange w:id="17908" w:author="Chen, Ivy (陳素貞 IEC1)" w:date="2015-01-12T13:45:00Z">
                  <w:rPr>
                    <w:ins w:id="17909" w:author="IEC960923" w:date="2013-04-30T15:41:00Z"/>
                    <w:rFonts w:ascii="Courier New" w:eastAsia="新細明體" w:hAnsi="Courier New" w:cs="Courier New"/>
                    <w:noProof/>
                    <w:color w:val="008080"/>
                    <w:szCs w:val="20"/>
                    <w:lang w:eastAsia="zh-TW"/>
                  </w:rPr>
                </w:rPrChange>
              </w:rPr>
            </w:pPr>
            <w:ins w:id="17910" w:author="IEC960923" w:date="2013-05-08T13:51:00Z">
              <w:r w:rsidRPr="002F02C9">
                <w:rPr>
                  <w:rFonts w:asciiTheme="minorHAnsi" w:hAnsiTheme="minorHAnsi" w:cstheme="minorHAnsi"/>
                  <w:noProof/>
                  <w:color w:val="0000FF"/>
                  <w:szCs w:val="20"/>
                  <w:rPrChange w:id="1791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</w:t>
              </w:r>
              <w:r w:rsidRPr="002F02C9">
                <w:rPr>
                  <w:rFonts w:asciiTheme="minorHAnsi" w:hAnsiTheme="minorHAnsi" w:cstheme="minorHAnsi"/>
                  <w:noProof/>
                  <w:szCs w:val="20"/>
                  <w:rPrChange w:id="1791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00FF"/>
                  <w:szCs w:val="20"/>
                  <w:rPrChange w:id="1791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by</w:t>
              </w:r>
              <w:r w:rsidRPr="002F02C9">
                <w:rPr>
                  <w:rFonts w:asciiTheme="minorHAnsi" w:hAnsiTheme="minorHAnsi" w:cstheme="minorHAnsi"/>
                  <w:noProof/>
                  <w:szCs w:val="20"/>
                  <w:rPrChange w:id="1791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8080"/>
                  <w:szCs w:val="20"/>
                  <w:rPrChange w:id="17915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RegId</w:t>
              </w:r>
            </w:ins>
          </w:p>
        </w:tc>
        <w:tc>
          <w:tcPr>
            <w:tcW w:w="2629" w:type="dxa"/>
          </w:tcPr>
          <w:p w:rsidR="006428CF" w:rsidRPr="002F02C9" w:rsidRDefault="00152C15" w:rsidP="006B17AB">
            <w:pPr>
              <w:rPr>
                <w:ins w:id="17916" w:author="IEC960923" w:date="2013-04-30T15:41:00Z"/>
                <w:rFonts w:asciiTheme="minorHAnsi" w:hAnsiTheme="minorHAnsi" w:cstheme="minorHAnsi"/>
                <w:color w:val="0033CC"/>
                <w:sz w:val="18"/>
                <w:rPrChange w:id="17917" w:author="Chen, Ivy (陳素貞 IEC1)" w:date="2015-01-12T13:45:00Z">
                  <w:rPr>
                    <w:ins w:id="17918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7919" w:author="IEC960923" w:date="2013-05-08T13:5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7920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預設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7921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All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7922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選項</w:t>
              </w:r>
            </w:ins>
          </w:p>
        </w:tc>
      </w:tr>
      <w:tr w:rsidR="006428CF" w:rsidRPr="002F02C9" w:rsidTr="006B17AB">
        <w:trPr>
          <w:ins w:id="17923" w:author="IEC960923" w:date="2013-04-30T15:41:00Z"/>
        </w:trPr>
        <w:tc>
          <w:tcPr>
            <w:tcW w:w="445" w:type="dxa"/>
          </w:tcPr>
          <w:p w:rsidR="006428CF" w:rsidRPr="002F02C9" w:rsidRDefault="002F02C9" w:rsidP="006B17AB">
            <w:pPr>
              <w:rPr>
                <w:ins w:id="17924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7925" w:author="Chen, Ivy (陳素貞 IEC1)" w:date="2015-01-12T13:45:00Z">
                  <w:rPr>
                    <w:ins w:id="17926" w:author="IEC960923" w:date="2013-04-30T15:41:00Z"/>
                    <w:rFonts w:eastAsia="新細明體"/>
                    <w:color w:val="0033CC"/>
                    <w:lang w:eastAsia="zh-TW"/>
                  </w:rPr>
                </w:rPrChange>
              </w:rPr>
            </w:pPr>
            <w:ins w:id="17927" w:author="Chen, Ivy (陳素貞 IEC1)" w:date="2015-01-12T13:46:00Z">
              <w:r>
                <w:rPr>
                  <w:rFonts w:asciiTheme="minorHAnsi" w:eastAsia="新細明體" w:hAnsiTheme="minorHAnsi" w:cstheme="minorHAnsi" w:hint="eastAsia"/>
                  <w:color w:val="0033CC"/>
                  <w:lang w:eastAsia="zh-TW"/>
                </w:rPr>
                <w:t>3</w:t>
              </w:r>
            </w:ins>
            <w:ins w:id="17928" w:author="IEC960923" w:date="2013-05-08T13:56:00Z">
              <w:del w:id="17929" w:author="Chen, Ivy (陳素貞 IEC1)" w:date="2015-01-12T13:46:00Z">
                <w:r w:rsidR="00152C15" w:rsidRPr="002F02C9" w:rsidDel="002F02C9">
                  <w:rPr>
                    <w:rFonts w:asciiTheme="minorHAnsi" w:eastAsia="新細明體" w:hAnsiTheme="minorHAnsi" w:cstheme="minorHAnsi"/>
                    <w:color w:val="0033CC"/>
                    <w:lang w:eastAsia="zh-TW"/>
                    <w:rPrChange w:id="17930" w:author="Chen, Ivy (陳素貞 IEC1)" w:date="2015-01-12T13:45:00Z">
                      <w:rPr>
                        <w:rFonts w:asciiTheme="minorHAnsi" w:eastAsia="新細明體" w:hAnsiTheme="minorHAnsi" w:cstheme="minorHAnsi"/>
                        <w:color w:val="0033CC"/>
                        <w:u w:val="single"/>
                        <w:lang w:eastAsia="zh-TW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1310" w:type="dxa"/>
          </w:tcPr>
          <w:p w:rsidR="006428CF" w:rsidRPr="002F02C9" w:rsidRDefault="00152C15" w:rsidP="006B17AB">
            <w:pPr>
              <w:rPr>
                <w:ins w:id="17931" w:author="IEC960923" w:date="2013-04-30T15:4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7932" w:author="Chen, Ivy (陳素貞 IEC1)" w:date="2015-01-12T13:45:00Z">
                  <w:rPr>
                    <w:ins w:id="17933" w:author="IEC960923" w:date="2013-04-30T15:41:00Z"/>
                    <w:rFonts w:ascii="新細明體" w:eastAsia="新細明體" w:hAnsi="新細明體"/>
                    <w:color w:val="0033CC"/>
                    <w:sz w:val="18"/>
                    <w:lang w:eastAsia="zh-TW"/>
                  </w:rPr>
                </w:rPrChange>
              </w:rPr>
            </w:pPr>
            <w:ins w:id="17934" w:author="IEC960923" w:date="2013-04-30T15:4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7935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Query</w:t>
              </w:r>
            </w:ins>
          </w:p>
        </w:tc>
        <w:tc>
          <w:tcPr>
            <w:tcW w:w="916" w:type="dxa"/>
          </w:tcPr>
          <w:p w:rsidR="006428CF" w:rsidRPr="002F02C9" w:rsidRDefault="00152C15" w:rsidP="006B17AB">
            <w:pPr>
              <w:rPr>
                <w:ins w:id="17936" w:author="IEC960923" w:date="2013-04-30T15:4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7937" w:author="Chen, Ivy (陳素貞 IEC1)" w:date="2015-01-12T13:45:00Z">
                  <w:rPr>
                    <w:ins w:id="17938" w:author="IEC960923" w:date="2013-04-30T15:41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7939" w:author="IEC960923" w:date="2013-04-30T15:4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7940" w:author="Chen, Ivy (陳素貞 IEC1)" w:date="2015-01-12T13:45:00Z">
                    <w:rPr>
                      <w:rFonts w:ascii="Tahoma" w:eastAsia="新細明體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6428CF" w:rsidRPr="002F02C9" w:rsidRDefault="006428CF" w:rsidP="006B17AB">
            <w:pPr>
              <w:rPr>
                <w:ins w:id="17941" w:author="IEC960923" w:date="2013-04-30T15:41:00Z"/>
                <w:rFonts w:asciiTheme="minorHAnsi" w:hAnsiTheme="minorHAnsi" w:cstheme="minorHAnsi"/>
                <w:color w:val="0033CC"/>
                <w:sz w:val="18"/>
                <w:rPrChange w:id="17942" w:author="Chen, Ivy (陳素貞 IEC1)" w:date="2015-01-12T13:45:00Z">
                  <w:rPr>
                    <w:ins w:id="17943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6428CF" w:rsidRPr="002F02C9" w:rsidRDefault="006428CF" w:rsidP="006B17AB">
            <w:pPr>
              <w:rPr>
                <w:ins w:id="17944" w:author="IEC960923" w:date="2013-04-30T15:41:00Z"/>
                <w:rFonts w:asciiTheme="minorHAnsi" w:hAnsiTheme="minorHAnsi" w:cstheme="minorHAnsi"/>
                <w:color w:val="0033CC"/>
                <w:sz w:val="18"/>
                <w:rPrChange w:id="17945" w:author="Chen, Ivy (陳素貞 IEC1)" w:date="2015-01-12T13:45:00Z">
                  <w:rPr>
                    <w:ins w:id="17946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680" w:type="dxa"/>
          </w:tcPr>
          <w:p w:rsidR="006428CF" w:rsidRPr="002F02C9" w:rsidRDefault="006428CF" w:rsidP="006B17AB">
            <w:pPr>
              <w:rPr>
                <w:ins w:id="17947" w:author="IEC960923" w:date="2013-04-30T15:41:00Z"/>
                <w:rFonts w:asciiTheme="minorHAnsi" w:hAnsiTheme="minorHAnsi" w:cstheme="minorHAnsi"/>
                <w:color w:val="0033CC"/>
                <w:rPrChange w:id="17948" w:author="Chen, Ivy (陳素貞 IEC1)" w:date="2015-01-12T13:45:00Z">
                  <w:rPr>
                    <w:ins w:id="17949" w:author="IEC960923" w:date="2013-04-30T15:41:00Z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6428CF" w:rsidRPr="002F02C9" w:rsidRDefault="00152C15" w:rsidP="006B17AB">
            <w:pPr>
              <w:rPr>
                <w:ins w:id="17950" w:author="IEC960923" w:date="2013-04-30T15:41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17951" w:author="Chen, Ivy (陳素貞 IEC1)" w:date="2015-01-12T13:45:00Z">
                  <w:rPr>
                    <w:ins w:id="17952" w:author="IEC960923" w:date="2013-04-30T15:41:00Z"/>
                    <w:rFonts w:ascii="Tahoma" w:eastAsia="新細明體" w:hAnsi="Tahoma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17953" w:author="IEC960923" w:date="2013-04-30T15:41:00Z">
              <w:r w:rsidRPr="002F02C9">
                <w:rPr>
                  <w:rFonts w:asciiTheme="minorHAnsi" w:eastAsia="新細明體" w:hAnsiTheme="minorHAnsi" w:cstheme="minorHAnsi"/>
                  <w:b/>
                  <w:color w:val="0033CC"/>
                  <w:sz w:val="18"/>
                  <w:lang w:eastAsia="zh-TW"/>
                  <w:rPrChange w:id="17954" w:author="Chen, Ivy (陳素貞 IEC1)" w:date="2015-01-12T13:45:00Z">
                    <w:rPr>
                      <w:rFonts w:ascii="Tahoma" w:eastAsia="新細明體" w:hAnsi="Tahom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Click</w:t>
              </w:r>
              <w:r w:rsidRPr="002F02C9">
                <w:rPr>
                  <w:rFonts w:asciiTheme="minorHAnsi" w:eastAsia="新細明體" w:hAnsiTheme="minorHAnsi" w:cstheme="minorHAnsi" w:hint="eastAsia"/>
                  <w:b/>
                  <w:color w:val="0033CC"/>
                  <w:sz w:val="18"/>
                  <w:lang w:eastAsia="zh-TW"/>
                  <w:rPrChange w:id="17955" w:author="Chen, Ivy (陳素貞 IEC1)" w:date="2015-01-12T13:45:00Z">
                    <w:rPr>
                      <w:rFonts w:ascii="Tahoma" w:eastAsia="新細明體" w:hAnsi="Tahoma" w:hint="eastAsi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6428CF" w:rsidRPr="002F02C9" w:rsidRDefault="00152C15" w:rsidP="006B17AB">
            <w:pPr>
              <w:rPr>
                <w:ins w:id="17956" w:author="IEC960923" w:date="2013-04-30T15:4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7957" w:author="Chen, Ivy (陳素貞 IEC1)" w:date="2015-01-12T13:45:00Z">
                  <w:rPr>
                    <w:ins w:id="17958" w:author="IEC960923" w:date="2013-04-30T15:41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7959" w:author="IEC960923" w:date="2013-04-30T15:4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7960" w:author="Chen, Ivy (陳素貞 IEC1)" w:date="2015-01-12T13:45:00Z">
                    <w:rPr>
                      <w:rFonts w:ascii="Tahoma" w:eastAsia="新細明體" w:hAnsi="Tahoma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依據查詢條件查詢</w:t>
              </w:r>
            </w:ins>
            <w:ins w:id="17961" w:author="IEC960923" w:date="2013-05-08T13:56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796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PalletType</w:t>
              </w:r>
            </w:ins>
          </w:p>
          <w:p w:rsidR="006428CF" w:rsidRPr="002F02C9" w:rsidRDefault="006428CF" w:rsidP="006B17AB">
            <w:pPr>
              <w:rPr>
                <w:ins w:id="17963" w:author="IEC960923" w:date="2013-04-30T15:41:00Z"/>
                <w:rFonts w:asciiTheme="minorHAnsi" w:eastAsia="新細明體" w:hAnsiTheme="minorHAnsi" w:cstheme="minorHAnsi"/>
                <w:noProof/>
                <w:color w:val="0000FF"/>
                <w:szCs w:val="20"/>
                <w:lang w:eastAsia="zh-TW"/>
                <w:rPrChange w:id="17964" w:author="Chen, Ivy (陳素貞 IEC1)" w:date="2015-01-12T13:45:00Z">
                  <w:rPr>
                    <w:ins w:id="17965" w:author="IEC960923" w:date="2013-04-30T15:41:00Z"/>
                    <w:rFonts w:ascii="Courier New" w:eastAsia="新細明體" w:hAnsi="Courier New" w:cs="Courier New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</w:p>
          <w:p w:rsidR="00651CD0" w:rsidRPr="002F02C9" w:rsidRDefault="00152C15" w:rsidP="00651CD0">
            <w:pPr>
              <w:widowControl w:val="0"/>
              <w:autoSpaceDE w:val="0"/>
              <w:autoSpaceDN w:val="0"/>
              <w:adjustRightInd w:val="0"/>
              <w:rPr>
                <w:ins w:id="17966" w:author="IEC960923" w:date="2013-05-08T13:57:00Z"/>
                <w:rFonts w:ascii="Courier New" w:hAnsi="Courier New" w:cs="Courier New"/>
                <w:noProof/>
                <w:color w:val="008080"/>
                <w:szCs w:val="20"/>
                <w:rPrChange w:id="17967" w:author="Chen, Ivy (陳素貞 IEC1)" w:date="2015-01-12T13:45:00Z">
                  <w:rPr>
                    <w:ins w:id="17968" w:author="IEC960923" w:date="2013-05-08T13:57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17969" w:author="IEC960923" w:date="2013-05-08T13:57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797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797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17972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*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797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797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797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7976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PalletType</w:t>
              </w:r>
            </w:ins>
          </w:p>
          <w:p w:rsidR="00651CD0" w:rsidRPr="002F02C9" w:rsidRDefault="00152C15" w:rsidP="00651CD0">
            <w:pPr>
              <w:widowControl w:val="0"/>
              <w:autoSpaceDE w:val="0"/>
              <w:autoSpaceDN w:val="0"/>
              <w:adjustRightInd w:val="0"/>
              <w:rPr>
                <w:ins w:id="17977" w:author="IEC960923" w:date="2013-05-08T13:57:00Z"/>
                <w:rFonts w:ascii="Courier New" w:hAnsi="Courier New" w:cs="Courier New"/>
                <w:noProof/>
                <w:color w:val="008080"/>
                <w:szCs w:val="20"/>
                <w:rPrChange w:id="17978" w:author="Chen, Ivy (陳素貞 IEC1)" w:date="2015-01-12T13:45:00Z">
                  <w:rPr>
                    <w:ins w:id="17979" w:author="IEC960923" w:date="2013-05-08T13:57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17980" w:author="IEC960923" w:date="2013-05-08T13:57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798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where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798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7983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ShipWay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17984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7985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@ShipWay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798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17987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and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798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7989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RegId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17990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7991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@RedId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799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17993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and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799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7995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[Type]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17996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7997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@Type</w:t>
              </w:r>
            </w:ins>
          </w:p>
          <w:p w:rsidR="006428CF" w:rsidRPr="002F02C9" w:rsidRDefault="00152C15" w:rsidP="00651CD0">
            <w:pPr>
              <w:rPr>
                <w:ins w:id="17998" w:author="IEC960923" w:date="2013-04-30T15:4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7999" w:author="Chen, Ivy (陳素貞 IEC1)" w:date="2015-01-12T13:45:00Z">
                  <w:rPr>
                    <w:ins w:id="18000" w:author="IEC960923" w:date="2013-04-30T15:41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8001" w:author="IEC960923" w:date="2013-05-08T13:57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00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00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00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00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8006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ShipWay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18007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,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00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8009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RegId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18010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,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01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8012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[Type]</w:t>
              </w:r>
            </w:ins>
          </w:p>
        </w:tc>
        <w:tc>
          <w:tcPr>
            <w:tcW w:w="2629" w:type="dxa"/>
          </w:tcPr>
          <w:p w:rsidR="006428CF" w:rsidRPr="002F02C9" w:rsidRDefault="006428CF" w:rsidP="006B17AB">
            <w:pPr>
              <w:rPr>
                <w:ins w:id="18013" w:author="IEC960923" w:date="2013-04-30T15:41:00Z"/>
                <w:rFonts w:asciiTheme="minorHAnsi" w:hAnsiTheme="minorHAnsi" w:cstheme="minorHAnsi"/>
                <w:color w:val="0033CC"/>
                <w:sz w:val="18"/>
                <w:rPrChange w:id="18014" w:author="Chen, Ivy (陳素貞 IEC1)" w:date="2015-01-12T13:45:00Z">
                  <w:rPr>
                    <w:ins w:id="18015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</w:tr>
      <w:tr w:rsidR="002F02C9" w:rsidRPr="002F02C9" w:rsidTr="006B17AB">
        <w:trPr>
          <w:ins w:id="18016" w:author="IEC960923" w:date="2013-04-30T15:41:00Z"/>
        </w:trPr>
        <w:tc>
          <w:tcPr>
            <w:tcW w:w="445" w:type="dxa"/>
          </w:tcPr>
          <w:p w:rsidR="002F02C9" w:rsidRPr="002F02C9" w:rsidRDefault="002F02C9" w:rsidP="006B17AB">
            <w:pPr>
              <w:rPr>
                <w:ins w:id="18017" w:author="IEC960923" w:date="2013-04-30T15:4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018" w:author="Chen, Ivy (陳素貞 IEC1)" w:date="2015-01-12T13:45:00Z">
                  <w:rPr>
                    <w:ins w:id="18019" w:author="IEC960923" w:date="2013-04-30T15:41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8020" w:author="Chen, Ivy (陳素貞 IEC1)" w:date="2015-01-12T13:46:00Z">
              <w:r w:rsidRPr="002F02C9">
                <w:rPr>
                  <w:rFonts w:asciiTheme="minorHAnsi" w:eastAsia="新細明體" w:hAnsiTheme="minorHAnsi" w:cstheme="minorHAnsi"/>
                  <w:color w:val="0033CC"/>
                  <w:lang w:eastAsia="zh-TW"/>
                </w:rPr>
                <w:t>4</w:t>
              </w:r>
            </w:ins>
            <w:ins w:id="18021" w:author="IEC960923" w:date="2013-05-08T14:13:00Z">
              <w:del w:id="18022" w:author="Chen, Ivy (陳素貞 IEC1)" w:date="2015-01-12T13:46:00Z">
                <w:r w:rsidRPr="002F02C9" w:rsidDel="00936DB1">
                  <w:rPr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  <w:rPrChange w:id="18023" w:author="Chen, Ivy (陳素貞 IEC1)" w:date="2015-01-12T13:45:00Z">
                      <w:rPr>
                        <w:rFonts w:asciiTheme="minorHAnsi" w:eastAsia="新細明體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5</w:delText>
                </w:r>
              </w:del>
            </w:ins>
          </w:p>
        </w:tc>
        <w:tc>
          <w:tcPr>
            <w:tcW w:w="1310" w:type="dxa"/>
          </w:tcPr>
          <w:p w:rsidR="002F02C9" w:rsidRPr="002F02C9" w:rsidRDefault="002F02C9" w:rsidP="006B17AB">
            <w:pPr>
              <w:rPr>
                <w:ins w:id="18024" w:author="IEC960923" w:date="2013-04-30T15:41:00Z"/>
                <w:rFonts w:asciiTheme="minorHAnsi" w:hAnsiTheme="minorHAnsi" w:cstheme="minorHAnsi"/>
                <w:color w:val="0033CC"/>
                <w:sz w:val="18"/>
                <w:rPrChange w:id="18025" w:author="Chen, Ivy (陳素貞 IEC1)" w:date="2015-01-12T13:45:00Z">
                  <w:rPr>
                    <w:ins w:id="18026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8027" w:author="IEC960923" w:date="2013-05-08T14:0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802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Pallet Type </w:t>
              </w:r>
            </w:ins>
            <w:ins w:id="18029" w:author="IEC960923" w:date="2013-04-30T15:4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8030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lastRenderedPageBreak/>
                <w:t>List</w:t>
              </w:r>
            </w:ins>
          </w:p>
        </w:tc>
        <w:tc>
          <w:tcPr>
            <w:tcW w:w="916" w:type="dxa"/>
          </w:tcPr>
          <w:p w:rsidR="002F02C9" w:rsidRPr="002F02C9" w:rsidRDefault="002F02C9" w:rsidP="006B17AB">
            <w:pPr>
              <w:rPr>
                <w:ins w:id="18031" w:author="IEC960923" w:date="2013-04-30T15:41:00Z"/>
                <w:rFonts w:asciiTheme="minorHAnsi" w:hAnsiTheme="minorHAnsi" w:cstheme="minorHAnsi"/>
                <w:color w:val="0033CC"/>
                <w:sz w:val="18"/>
                <w:rPrChange w:id="18032" w:author="Chen, Ivy (陳素貞 IEC1)" w:date="2015-01-12T13:45:00Z">
                  <w:rPr>
                    <w:ins w:id="18033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8034" w:author="IEC960923" w:date="2013-04-30T15:4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8035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lastRenderedPageBreak/>
                <w:t>Table</w:t>
              </w:r>
            </w:ins>
          </w:p>
        </w:tc>
        <w:tc>
          <w:tcPr>
            <w:tcW w:w="677" w:type="dxa"/>
          </w:tcPr>
          <w:p w:rsidR="002F02C9" w:rsidRPr="002F02C9" w:rsidRDefault="002F02C9" w:rsidP="006B17AB">
            <w:pPr>
              <w:rPr>
                <w:ins w:id="18036" w:author="IEC960923" w:date="2013-04-30T15:41:00Z"/>
                <w:rFonts w:asciiTheme="minorHAnsi" w:hAnsiTheme="minorHAnsi" w:cstheme="minorHAnsi"/>
                <w:color w:val="0033CC"/>
                <w:sz w:val="18"/>
                <w:rPrChange w:id="18037" w:author="Chen, Ivy (陳素貞 IEC1)" w:date="2015-01-12T13:45:00Z">
                  <w:rPr>
                    <w:ins w:id="18038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2F02C9" w:rsidRPr="002F02C9" w:rsidRDefault="002F02C9">
            <w:pPr>
              <w:rPr>
                <w:ins w:id="18039" w:author="IEC960923" w:date="2013-04-30T15:41:00Z"/>
                <w:rFonts w:asciiTheme="minorHAnsi" w:hAnsiTheme="minorHAnsi" w:cstheme="minorHAnsi"/>
                <w:color w:val="0033CC"/>
                <w:sz w:val="18"/>
                <w:rPrChange w:id="18040" w:author="Chen, Ivy (陳素貞 IEC1)" w:date="2015-01-12T13:45:00Z">
                  <w:rPr>
                    <w:ins w:id="18041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8042" w:author="IEC960923" w:date="2013-05-08T14:08:00Z">
              <w:r w:rsidRPr="002F02C9">
                <w:rPr>
                  <w:rFonts w:ascii="Tahoma" w:hAnsi="Tahoma" w:hint="eastAsia"/>
                  <w:color w:val="0033CC"/>
                  <w:sz w:val="18"/>
                  <w:rPrChange w:id="18043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显示所有的</w:t>
              </w:r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8044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lastRenderedPageBreak/>
                <w:t>Pallet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8045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记录</w:t>
              </w:r>
            </w:ins>
          </w:p>
        </w:tc>
        <w:tc>
          <w:tcPr>
            <w:tcW w:w="680" w:type="dxa"/>
          </w:tcPr>
          <w:p w:rsidR="002F02C9" w:rsidRPr="002F02C9" w:rsidRDefault="002F02C9" w:rsidP="006B17AB">
            <w:pPr>
              <w:rPr>
                <w:ins w:id="18046" w:author="IEC960923" w:date="2013-04-30T15:41:00Z"/>
                <w:rFonts w:asciiTheme="minorHAnsi" w:hAnsiTheme="minorHAnsi" w:cstheme="minorHAnsi"/>
                <w:color w:val="0033CC"/>
                <w:sz w:val="18"/>
                <w:rPrChange w:id="18047" w:author="Chen, Ivy (陳素貞 IEC1)" w:date="2015-01-12T13:45:00Z">
                  <w:rPr>
                    <w:ins w:id="18048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2728" w:type="dxa"/>
          </w:tcPr>
          <w:p w:rsidR="002F02C9" w:rsidRPr="002F02C9" w:rsidRDefault="002F02C9">
            <w:pPr>
              <w:rPr>
                <w:ins w:id="18049" w:author="IEC960923" w:date="2013-04-30T15:41:00Z"/>
                <w:rFonts w:asciiTheme="minorHAnsi" w:eastAsia="新細明體" w:hAnsiTheme="minorHAnsi" w:cstheme="minorHAnsi"/>
                <w:color w:val="0033CC"/>
                <w:lang w:eastAsia="zh-TW"/>
                <w:rPrChange w:id="18050" w:author="Chen, Ivy (陳素貞 IEC1)" w:date="2015-01-12T13:45:00Z">
                  <w:rPr>
                    <w:ins w:id="18051" w:author="IEC960923" w:date="2013-04-30T15:41:00Z"/>
                    <w:rFonts w:eastAsia="新細明體"/>
                    <w:color w:val="0033CC"/>
                    <w:lang w:eastAsia="zh-TW"/>
                  </w:rPr>
                </w:rPrChange>
              </w:rPr>
            </w:pPr>
            <w:ins w:id="18052" w:author="IEC960923" w:date="2013-05-08T14:08:00Z">
              <w:r w:rsidRPr="002F02C9">
                <w:rPr>
                  <w:rFonts w:ascii="Tahoma" w:hAnsi="Tahoma"/>
                  <w:color w:val="0033CC"/>
                  <w:sz w:val="18"/>
                  <w:rPrChange w:id="18053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8054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：原高亮被选的数据行恢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8055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lastRenderedPageBreak/>
                <w:t>复正常显示，被点击的行被高亮选择，下部的</w:t>
              </w:r>
            </w:ins>
            <w:ins w:id="18056" w:author="Chen, Ivy (陳素貞 IEC1)" w:date="2015-01-12T13:59:00Z">
              <w:r w:rsidR="004D4F0E">
                <w:rPr>
                  <w:rFonts w:ascii="Tahoma" w:eastAsiaTheme="minorEastAsia" w:hAnsi="Tahoma" w:hint="eastAsia"/>
                  <w:color w:val="0033CC"/>
                  <w:sz w:val="18"/>
                  <w:lang w:eastAsia="zh-TW"/>
                </w:rPr>
                <w:t>5</w:t>
              </w:r>
            </w:ins>
            <w:ins w:id="18057" w:author="IEC960923" w:date="2013-05-08T14:09:00Z">
              <w:del w:id="18058" w:author="Chen, Ivy (陳素貞 IEC1)" w:date="2015-01-12T13:59:00Z">
                <w:r w:rsidRPr="002F02C9" w:rsidDel="004D4F0E">
                  <w:rPr>
                    <w:rFonts w:ascii="Tahoma" w:eastAsiaTheme="minorEastAsia" w:hAnsi="Tahoma"/>
                    <w:color w:val="0033CC"/>
                    <w:sz w:val="18"/>
                    <w:lang w:eastAsia="zh-TW"/>
                    <w:rPrChange w:id="18059" w:author="Chen, Ivy (陳素貞 IEC1)" w:date="2015-01-12T13:45:00Z">
                      <w:rPr>
                        <w:rFonts w:ascii="Tahoma" w:eastAsiaTheme="minorEastAsia" w:hAnsi="Tahom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6</w:delText>
                </w:r>
              </w:del>
            </w:ins>
            <w:ins w:id="18060" w:author="IEC960923" w:date="2013-05-08T14:08:00Z">
              <w:r w:rsidRPr="002F02C9">
                <w:rPr>
                  <w:rFonts w:ascii="Tahoma" w:hAnsi="Tahoma" w:hint="eastAsia"/>
                  <w:color w:val="0033CC"/>
                  <w:sz w:val="18"/>
                  <w:rPrChange w:id="18061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到</w:t>
              </w:r>
            </w:ins>
            <w:ins w:id="18062" w:author="IEC960923" w:date="2013-05-08T14:09:00Z"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8063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</w:t>
              </w:r>
            </w:ins>
            <w:ins w:id="18064" w:author="Chen, Ivy (陳素貞 IEC1)" w:date="2015-01-12T14:00:00Z">
              <w:r w:rsidR="004D4F0E">
                <w:rPr>
                  <w:rFonts w:ascii="Tahoma" w:eastAsiaTheme="minorEastAsia" w:hAnsi="Tahoma" w:hint="eastAsia"/>
                  <w:color w:val="0033CC"/>
                  <w:sz w:val="18"/>
                  <w:lang w:eastAsia="zh-TW"/>
                </w:rPr>
                <w:t>9</w:t>
              </w:r>
            </w:ins>
            <w:ins w:id="18065" w:author="IEC960923" w:date="2013-05-08T14:09:00Z">
              <w:del w:id="18066" w:author="Chen, Ivy (陳素貞 IEC1)" w:date="2015-01-12T14:00:00Z">
                <w:r w:rsidRPr="002F02C9" w:rsidDel="004D4F0E">
                  <w:rPr>
                    <w:rFonts w:ascii="Tahoma" w:eastAsiaTheme="minorEastAsia" w:hAnsi="Tahoma"/>
                    <w:color w:val="0033CC"/>
                    <w:sz w:val="18"/>
                    <w:lang w:eastAsia="zh-TW"/>
                    <w:rPrChange w:id="18067" w:author="Chen, Ivy (陳素貞 IEC1)" w:date="2015-01-12T13:45:00Z">
                      <w:rPr>
                        <w:rFonts w:ascii="Tahoma" w:eastAsiaTheme="minorEastAsia" w:hAnsi="Tahom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5</w:delText>
                </w:r>
              </w:del>
            </w:ins>
            <w:ins w:id="18068" w:author="IEC960923" w:date="2013-05-08T14:08:00Z">
              <w:r w:rsidRPr="002F02C9">
                <w:rPr>
                  <w:rFonts w:ascii="Tahoma" w:hAnsi="Tahoma" w:hint="eastAsia"/>
                  <w:color w:val="0033CC"/>
                  <w:sz w:val="18"/>
                  <w:rPrChange w:id="18069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号控件中显示被点击数据行的详细资料，</w:t>
              </w:r>
              <w:r w:rsidRPr="002F02C9">
                <w:rPr>
                  <w:rFonts w:ascii="Tahoma" w:hAnsi="Tahoma"/>
                  <w:color w:val="0033CC"/>
                  <w:sz w:val="18"/>
                  <w:rPrChange w:id="18070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Enable Delete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8071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按钮。若被点击行为空行，则</w:t>
              </w:r>
              <w:r w:rsidRPr="002F02C9">
                <w:rPr>
                  <w:rFonts w:ascii="Tahoma" w:hAnsi="Tahoma"/>
                  <w:color w:val="0033CC"/>
                  <w:sz w:val="18"/>
                  <w:rPrChange w:id="18072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Disable Delete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8073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按钮。</w:t>
              </w:r>
            </w:ins>
          </w:p>
        </w:tc>
        <w:tc>
          <w:tcPr>
            <w:tcW w:w="2629" w:type="dxa"/>
          </w:tcPr>
          <w:p w:rsidR="002F02C9" w:rsidRPr="002F02C9" w:rsidRDefault="002F02C9" w:rsidP="00D874C8">
            <w:pPr>
              <w:rPr>
                <w:ins w:id="18074" w:author="IEC960923" w:date="2013-05-08T14:10:00Z"/>
                <w:rFonts w:ascii="Tahoma" w:eastAsiaTheme="minorEastAsia" w:hAnsi="Tahoma"/>
                <w:color w:val="0033CC"/>
                <w:sz w:val="18"/>
                <w:lang w:eastAsia="zh-TW"/>
                <w:rPrChange w:id="18075" w:author="Chen, Ivy (陳素貞 IEC1)" w:date="2015-01-12T13:45:00Z">
                  <w:rPr>
                    <w:ins w:id="18076" w:author="IEC960923" w:date="2013-05-08T14:10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8077" w:author="IEC960923" w:date="2013-05-08T14:10:00Z">
              <w:r w:rsidRPr="002F02C9">
                <w:rPr>
                  <w:rFonts w:ascii="Tahoma" w:hAnsi="Tahoma" w:hint="eastAsia"/>
                  <w:color w:val="0033CC"/>
                  <w:sz w:val="18"/>
                  <w:rPrChange w:id="18078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lastRenderedPageBreak/>
                <w:t>栏位包括：</w:t>
              </w:r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8079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ShipWay</w:t>
              </w:r>
              <w:r w:rsidRPr="002F02C9">
                <w:rPr>
                  <w:rFonts w:ascii="Tahoma" w:hAnsi="Tahoma"/>
                  <w:color w:val="0033CC"/>
                  <w:sz w:val="18"/>
                  <w:rPrChange w:id="18080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 xml:space="preserve">, </w:t>
              </w:r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8081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RegId</w:t>
              </w:r>
              <w:r w:rsidRPr="002F02C9">
                <w:rPr>
                  <w:rFonts w:ascii="Tahoma" w:hAnsi="Tahoma"/>
                  <w:color w:val="0033CC"/>
                  <w:sz w:val="18"/>
                  <w:rPrChange w:id="18082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 xml:space="preserve">, </w:t>
              </w:r>
              <w:del w:id="18083" w:author="Chen, Ivy (陳素貞 IEC1)" w:date="2015-01-12T13:46:00Z">
                <w:r w:rsidRPr="002F02C9" w:rsidDel="002F02C9">
                  <w:rPr>
                    <w:rFonts w:ascii="Tahoma" w:eastAsiaTheme="minorEastAsia" w:hAnsi="Tahoma"/>
                    <w:color w:val="0033CC"/>
                    <w:sz w:val="18"/>
                    <w:lang w:eastAsia="zh-TW"/>
                    <w:rPrChange w:id="18084" w:author="Chen, Ivy (陳素貞 IEC1)" w:date="2015-01-12T13:45:00Z">
                      <w:rPr>
                        <w:rFonts w:ascii="Tahoma" w:eastAsiaTheme="minorEastAsia" w:hAnsi="Tahom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lastRenderedPageBreak/>
                  <w:delText>Type</w:delText>
                </w:r>
                <w:r w:rsidRPr="002F02C9" w:rsidDel="002F02C9">
                  <w:rPr>
                    <w:rFonts w:ascii="Tahoma" w:hAnsi="Tahoma"/>
                    <w:color w:val="0033CC"/>
                    <w:sz w:val="18"/>
                    <w:rPrChange w:id="18085" w:author="Chen, Ivy (陳素貞 IEC1)" w:date="2015-01-12T13:45:00Z">
                      <w:rPr>
                        <w:rFonts w:ascii="Tahoma" w:hAnsi="Tahoma"/>
                        <w:color w:val="0033CC"/>
                        <w:sz w:val="18"/>
                        <w:u w:val="single"/>
                      </w:rPr>
                    </w:rPrChange>
                  </w:rPr>
                  <w:delText xml:space="preserve">, </w:delText>
                </w:r>
              </w:del>
            </w:ins>
            <w:ins w:id="18086" w:author="IEC960923" w:date="2013-05-08T14:11:00Z"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8087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StdFullQty</w:t>
              </w:r>
            </w:ins>
            <w:ins w:id="18088" w:author="IEC960923" w:date="2013-05-08T14:10:00Z">
              <w:r w:rsidRPr="002F02C9">
                <w:rPr>
                  <w:rFonts w:ascii="Tahoma" w:hAnsi="Tahoma"/>
                  <w:color w:val="0033CC"/>
                  <w:sz w:val="18"/>
                  <w:rPrChange w:id="18089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 xml:space="preserve">, </w:t>
              </w:r>
            </w:ins>
            <w:ins w:id="18090" w:author="Chen, Ivy (陳素貞 IEC1)" w:date="2015-01-12T13:47:00Z">
              <w:r>
                <w:rPr>
                  <w:rFonts w:ascii="Tahoma" w:eastAsiaTheme="minorEastAsia" w:hAnsi="Tahoma" w:hint="eastAsia"/>
                  <w:color w:val="0033CC"/>
                  <w:sz w:val="18"/>
                  <w:lang w:eastAsia="zh-TW"/>
                </w:rPr>
                <w:t xml:space="preserve">PalletLayer, </w:t>
              </w:r>
              <w:r w:rsidRPr="002F02C9">
                <w:rPr>
                  <w:rFonts w:ascii="Tahoma" w:eastAsiaTheme="minorEastAsia" w:hAnsi="Tahoma" w:hint="eastAsia"/>
                  <w:color w:val="0033CC"/>
                  <w:sz w:val="18"/>
                  <w:highlight w:val="yellow"/>
                  <w:lang w:eastAsia="zh-TW"/>
                  <w:rPrChange w:id="18091" w:author="Chen, Ivy (陳素貞 IEC1)" w:date="2015-01-12T13:47:00Z">
                    <w:rPr>
                      <w:rFonts w:ascii="Tahoma" w:eastAsiaTheme="minorEastAsia" w:hAnsi="Tahoma" w:hint="eastAsia"/>
                      <w:color w:val="0033CC"/>
                      <w:sz w:val="18"/>
                      <w:lang w:eastAsia="zh-TW"/>
                    </w:rPr>
                  </w:rPrChange>
                </w:rPr>
                <w:t>OceanType,</w:t>
              </w:r>
              <w:r>
                <w:rPr>
                  <w:rFonts w:ascii="Tahoma" w:eastAsiaTheme="minorEastAsia" w:hAnsi="Tahoma" w:hint="eastAsia"/>
                  <w:color w:val="0033CC"/>
                  <w:sz w:val="18"/>
                  <w:lang w:eastAsia="zh-TW"/>
                </w:rPr>
                <w:t xml:space="preserve"> </w:t>
              </w:r>
            </w:ins>
            <w:ins w:id="18092" w:author="IEC960923" w:date="2013-05-08T14:11:00Z"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8093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MinQty</w:t>
              </w:r>
            </w:ins>
            <w:ins w:id="18094" w:author="IEC960923" w:date="2013-05-08T14:10:00Z">
              <w:r w:rsidRPr="002F02C9">
                <w:rPr>
                  <w:rFonts w:ascii="Tahoma" w:hAnsi="Tahoma"/>
                  <w:color w:val="0033CC"/>
                  <w:sz w:val="18"/>
                  <w:rPrChange w:id="18095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 xml:space="preserve">, </w:t>
              </w:r>
            </w:ins>
            <w:ins w:id="18096" w:author="IEC960923" w:date="2013-05-08T14:11:00Z"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8097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MaxQty</w:t>
              </w:r>
            </w:ins>
            <w:ins w:id="18098" w:author="IEC960923" w:date="2013-05-08T14:10:00Z">
              <w:r w:rsidRPr="002F02C9">
                <w:rPr>
                  <w:rFonts w:ascii="Tahoma" w:hAnsi="Tahoma"/>
                  <w:color w:val="0033CC"/>
                  <w:sz w:val="18"/>
                  <w:rPrChange w:id="18099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 xml:space="preserve">, </w:t>
              </w:r>
            </w:ins>
            <w:ins w:id="18100" w:author="Chen, Ivy (陳素貞 IEC1)" w:date="2015-01-12T13:47:00Z">
              <w:r>
                <w:rPr>
                  <w:rFonts w:ascii="Tahoma" w:eastAsiaTheme="minorEastAsia" w:hAnsi="Tahoma" w:hint="eastAsia"/>
                  <w:color w:val="0033CC"/>
                  <w:sz w:val="18"/>
                  <w:lang w:eastAsia="zh-TW"/>
                </w:rPr>
                <w:t>PalletType, Pallet</w:t>
              </w:r>
            </w:ins>
            <w:ins w:id="18101" w:author="IEC960923" w:date="2013-05-08T14:11:00Z"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8102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Code</w:t>
              </w:r>
            </w:ins>
            <w:ins w:id="18103" w:author="IEC960923" w:date="2013-05-08T14:10:00Z">
              <w:r w:rsidRPr="002F02C9">
                <w:rPr>
                  <w:rFonts w:ascii="Tahoma" w:hAnsi="Tahoma"/>
                  <w:color w:val="0033CC"/>
                  <w:sz w:val="18"/>
                  <w:rPrChange w:id="18104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 xml:space="preserve">, </w:t>
              </w:r>
            </w:ins>
            <w:ins w:id="18105" w:author="IEC960923" w:date="2013-05-08T14:11:00Z"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8106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Weight, </w:t>
              </w:r>
            </w:ins>
            <w:ins w:id="18107" w:author="Chen, Ivy (陳素貞 IEC1)" w:date="2015-01-12T13:47:00Z">
              <w:r>
                <w:rPr>
                  <w:rFonts w:ascii="Tahoma" w:eastAsiaTheme="minorEastAsia" w:hAnsi="Tahoma" w:hint="eastAsia"/>
                  <w:color w:val="0033CC"/>
                  <w:sz w:val="18"/>
                  <w:lang w:eastAsia="zh-TW"/>
                </w:rPr>
                <w:t>Minus</w:t>
              </w:r>
            </w:ins>
            <w:ins w:id="18108" w:author="IEC960923" w:date="2013-05-08T14:11:00Z">
              <w:del w:id="18109" w:author="Chen, Ivy (陳素貞 IEC1)" w:date="2015-01-12T13:47:00Z">
                <w:r w:rsidRPr="002F02C9" w:rsidDel="002F02C9">
                  <w:rPr>
                    <w:rFonts w:ascii="Tahoma" w:eastAsiaTheme="minorEastAsia" w:hAnsi="Tahoma"/>
                    <w:color w:val="0033CC"/>
                    <w:sz w:val="18"/>
                    <w:lang w:eastAsia="zh-TW"/>
                    <w:rPrChange w:id="18110" w:author="Chen, Ivy (陳素貞 IEC1)" w:date="2015-01-12T13:45:00Z">
                      <w:rPr>
                        <w:rFonts w:ascii="Tahoma" w:eastAsiaTheme="minorEastAsia" w:hAnsi="Tahom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In</w:delText>
                </w:r>
              </w:del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8111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PltWeight, </w:t>
              </w:r>
            </w:ins>
            <w:ins w:id="18112" w:author="Chen, Ivy (陳素貞 IEC1)" w:date="2015-01-12T13:47:00Z">
              <w:r>
                <w:rPr>
                  <w:rFonts w:ascii="Tahoma" w:eastAsiaTheme="minorEastAsia" w:hAnsi="Tahoma" w:hint="eastAsia"/>
                  <w:color w:val="0033CC"/>
                  <w:sz w:val="18"/>
                  <w:lang w:eastAsia="zh-TW"/>
                </w:rPr>
                <w:t xml:space="preserve">CheckCode, </w:t>
              </w:r>
            </w:ins>
            <w:ins w:id="18113" w:author="IEC960923" w:date="2013-05-08T14:11:00Z"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8114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Editor, Cdt, Udt</w:t>
              </w:r>
            </w:ins>
          </w:p>
          <w:p w:rsidR="002F02C9" w:rsidRPr="002F02C9" w:rsidRDefault="002F02C9">
            <w:pPr>
              <w:rPr>
                <w:ins w:id="18115" w:author="IEC960923" w:date="2013-04-30T15:41:00Z"/>
                <w:rFonts w:asciiTheme="minorHAnsi" w:hAnsiTheme="minorHAnsi" w:cstheme="minorHAnsi"/>
                <w:color w:val="0033CC"/>
                <w:sz w:val="18"/>
                <w:rPrChange w:id="18116" w:author="Chen, Ivy (陳素貞 IEC1)" w:date="2015-01-12T13:45:00Z">
                  <w:rPr>
                    <w:ins w:id="18117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8118" w:author="IEC960923" w:date="2013-05-08T14:10:00Z">
              <w:r w:rsidRPr="002F02C9">
                <w:rPr>
                  <w:rFonts w:ascii="Tahoma" w:hAnsi="Tahoma" w:hint="eastAsia"/>
                  <w:color w:val="0033CC"/>
                  <w:sz w:val="18"/>
                  <w:rPrChange w:id="18119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按</w:t>
              </w:r>
            </w:ins>
            <w:ins w:id="18120" w:author="IEC960923" w:date="2013-05-08T14:11:00Z"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8121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ShipWay, RedId, Type</w:t>
              </w:r>
            </w:ins>
            <w:ins w:id="18122" w:author="IEC960923" w:date="2013-05-08T14:10:00Z">
              <w:r w:rsidRPr="002F02C9">
                <w:rPr>
                  <w:rFonts w:ascii="Tahoma" w:hAnsi="Tahoma" w:hint="eastAsia"/>
                  <w:color w:val="0033CC"/>
                  <w:sz w:val="18"/>
                  <w:rPrChange w:id="18123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排列</w:t>
              </w:r>
            </w:ins>
          </w:p>
        </w:tc>
      </w:tr>
      <w:tr w:rsidR="002F02C9" w:rsidRPr="002F02C9" w:rsidTr="006B17AB">
        <w:trPr>
          <w:ins w:id="18124" w:author="IEC960923" w:date="2013-04-30T15:41:00Z"/>
        </w:trPr>
        <w:tc>
          <w:tcPr>
            <w:tcW w:w="445" w:type="dxa"/>
          </w:tcPr>
          <w:p w:rsidR="002F02C9" w:rsidRPr="002F02C9" w:rsidRDefault="002F02C9" w:rsidP="006B17AB">
            <w:pPr>
              <w:rPr>
                <w:ins w:id="18125" w:author="IEC960923" w:date="2013-04-30T15:4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126" w:author="Chen, Ivy (陳素貞 IEC1)" w:date="2015-01-12T13:45:00Z">
                  <w:rPr>
                    <w:ins w:id="18127" w:author="IEC960923" w:date="2013-04-30T15:41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8128" w:author="Chen, Ivy (陳素貞 IEC1)" w:date="2015-01-12T13:46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</w:rPr>
                <w:lastRenderedPageBreak/>
                <w:t>5</w:t>
              </w:r>
            </w:ins>
            <w:ins w:id="18129" w:author="IEC960923" w:date="2013-05-08T14:13:00Z">
              <w:del w:id="18130" w:author="Chen, Ivy (陳素貞 IEC1)" w:date="2015-01-12T13:46:00Z">
                <w:r w:rsidRPr="002F02C9" w:rsidDel="00936DB1">
                  <w:rPr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  <w:rPrChange w:id="18131" w:author="Chen, Ivy (陳素貞 IEC1)" w:date="2015-01-12T13:45:00Z">
                      <w:rPr>
                        <w:rFonts w:asciiTheme="minorHAnsi" w:eastAsia="新細明體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6</w:delText>
                </w:r>
              </w:del>
            </w:ins>
          </w:p>
        </w:tc>
        <w:tc>
          <w:tcPr>
            <w:tcW w:w="1310" w:type="dxa"/>
          </w:tcPr>
          <w:p w:rsidR="002F02C9" w:rsidRPr="002F02C9" w:rsidRDefault="002F02C9" w:rsidP="006B17AB">
            <w:pPr>
              <w:rPr>
                <w:ins w:id="18132" w:author="IEC960923" w:date="2013-04-30T15:4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133" w:author="Chen, Ivy (陳素貞 IEC1)" w:date="2015-01-12T13:45:00Z">
                  <w:rPr>
                    <w:ins w:id="18134" w:author="IEC960923" w:date="2013-04-30T15:41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8135" w:author="IEC960923" w:date="2013-05-08T14:1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813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ShipWay</w:t>
              </w:r>
            </w:ins>
          </w:p>
        </w:tc>
        <w:tc>
          <w:tcPr>
            <w:tcW w:w="916" w:type="dxa"/>
          </w:tcPr>
          <w:p w:rsidR="002F02C9" w:rsidRPr="002F02C9" w:rsidRDefault="002F02C9" w:rsidP="006B17AB">
            <w:pPr>
              <w:rPr>
                <w:ins w:id="18137" w:author="IEC960923" w:date="2013-04-30T15:4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138" w:author="Chen, Ivy (陳素貞 IEC1)" w:date="2015-01-12T13:45:00Z">
                  <w:rPr>
                    <w:ins w:id="18139" w:author="IEC960923" w:date="2013-04-30T15:41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8140" w:author="IEC960923" w:date="2013-04-30T15:4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8141" w:author="Chen, Ivy (陳素貞 IEC1)" w:date="2015-01-12T13:45:00Z">
                    <w:rPr>
                      <w:rFonts w:ascii="新細明體" w:eastAsia="新細明體" w:hAnsi="新細明體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2F02C9" w:rsidRPr="002F02C9" w:rsidRDefault="002F02C9" w:rsidP="006B17AB">
            <w:pPr>
              <w:rPr>
                <w:ins w:id="18142" w:author="IEC960923" w:date="2013-04-30T15:41:00Z"/>
                <w:rFonts w:asciiTheme="minorHAnsi" w:hAnsiTheme="minorHAnsi" w:cstheme="minorHAnsi"/>
                <w:color w:val="0033CC"/>
                <w:sz w:val="18"/>
                <w:rPrChange w:id="18143" w:author="Chen, Ivy (陳素貞 IEC1)" w:date="2015-01-12T13:45:00Z">
                  <w:rPr>
                    <w:ins w:id="18144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2F02C9" w:rsidRPr="002F02C9" w:rsidRDefault="002F02C9" w:rsidP="006B17AB">
            <w:pPr>
              <w:rPr>
                <w:ins w:id="18145" w:author="IEC960923" w:date="2013-04-30T15:4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146" w:author="Chen, Ivy (陳素貞 IEC1)" w:date="2015-01-12T13:45:00Z">
                  <w:rPr>
                    <w:ins w:id="18147" w:author="IEC960923" w:date="2013-04-30T15:41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8148" w:author="IEC960923" w:date="2013-05-08T14:13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814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第一個選項</w:t>
              </w:r>
            </w:ins>
          </w:p>
        </w:tc>
        <w:tc>
          <w:tcPr>
            <w:tcW w:w="680" w:type="dxa"/>
          </w:tcPr>
          <w:p w:rsidR="002F02C9" w:rsidRPr="002F02C9" w:rsidRDefault="002F02C9" w:rsidP="006B17AB">
            <w:pPr>
              <w:rPr>
                <w:ins w:id="18150" w:author="IEC960923" w:date="2013-04-30T15:41:00Z"/>
                <w:rFonts w:asciiTheme="minorHAnsi" w:hAnsiTheme="minorHAnsi" w:cstheme="minorHAnsi"/>
                <w:color w:val="0033CC"/>
                <w:sz w:val="18"/>
                <w:rPrChange w:id="18151" w:author="Chen, Ivy (陳素貞 IEC1)" w:date="2015-01-12T13:45:00Z">
                  <w:rPr>
                    <w:ins w:id="18152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8153" w:author="IEC960923" w:date="2013-04-30T15:4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8154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2F02C9" w:rsidRPr="002F02C9" w:rsidRDefault="002F02C9" w:rsidP="00D874C8">
            <w:pPr>
              <w:widowControl w:val="0"/>
              <w:autoSpaceDE w:val="0"/>
              <w:autoSpaceDN w:val="0"/>
              <w:adjustRightInd w:val="0"/>
              <w:rPr>
                <w:ins w:id="18155" w:author="IEC960923" w:date="2013-05-08T14:13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  <w:rPrChange w:id="18156" w:author="Chen, Ivy (陳素貞 IEC1)" w:date="2015-01-12T13:45:00Z">
                  <w:rPr>
                    <w:ins w:id="18157" w:author="IEC960923" w:date="2013-05-08T14:13:00Z"/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  <w:ins w:id="18158" w:author="IEC960923" w:date="2013-05-08T14:13:00Z">
              <w:r w:rsidRPr="002F02C9"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  <w:rPrChange w:id="18159" w:author="Chen, Ivy (陳素貞 IEC1)" w:date="2015-01-12T13:45:00Z">
                    <w:rPr>
                      <w:rFonts w:ascii="Courier New" w:eastAsiaTheme="minorEastAsia" w:hAnsi="Courier New" w:cs="Courier New" w:hint="eastAsia"/>
                      <w:noProof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選項值：</w:t>
              </w:r>
            </w:ins>
          </w:p>
          <w:p w:rsidR="002F02C9" w:rsidRPr="002F02C9" w:rsidRDefault="002F02C9" w:rsidP="00D874C8">
            <w:pPr>
              <w:widowControl w:val="0"/>
              <w:autoSpaceDE w:val="0"/>
              <w:autoSpaceDN w:val="0"/>
              <w:adjustRightInd w:val="0"/>
              <w:rPr>
                <w:ins w:id="18160" w:author="IEC960923" w:date="2013-05-08T14:17:00Z"/>
                <w:rFonts w:ascii="Courier New" w:hAnsi="Courier New" w:cs="Courier New"/>
                <w:noProof/>
                <w:color w:val="008080"/>
                <w:szCs w:val="20"/>
                <w:rPrChange w:id="18161" w:author="Chen, Ivy (陳素貞 IEC1)" w:date="2015-01-12T13:45:00Z">
                  <w:rPr>
                    <w:ins w:id="18162" w:author="IEC960923" w:date="2013-05-08T14:17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18163" w:author="IEC960923" w:date="2013-05-08T14:17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16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16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8166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Value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16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16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16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8170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ConstValueType</w:t>
              </w:r>
            </w:ins>
          </w:p>
          <w:p w:rsidR="002F02C9" w:rsidRPr="002F02C9" w:rsidRDefault="002F02C9" w:rsidP="00D874C8">
            <w:pPr>
              <w:widowControl w:val="0"/>
              <w:autoSpaceDE w:val="0"/>
              <w:autoSpaceDN w:val="0"/>
              <w:adjustRightInd w:val="0"/>
              <w:rPr>
                <w:ins w:id="18171" w:author="IEC960923" w:date="2013-05-08T14:17:00Z"/>
                <w:rFonts w:ascii="Courier New" w:hAnsi="Courier New" w:cs="Courier New"/>
                <w:noProof/>
                <w:color w:val="FF0000"/>
                <w:szCs w:val="20"/>
                <w:rPrChange w:id="18172" w:author="Chen, Ivy (陳素貞 IEC1)" w:date="2015-01-12T13:45:00Z">
                  <w:rPr>
                    <w:ins w:id="18173" w:author="IEC960923" w:date="2013-05-08T14:17:00Z"/>
                    <w:rFonts w:ascii="Courier New" w:hAnsi="Courier New" w:cs="Courier New"/>
                    <w:noProof/>
                    <w:color w:val="FF0000"/>
                    <w:szCs w:val="20"/>
                  </w:rPr>
                </w:rPrChange>
              </w:rPr>
            </w:pPr>
            <w:ins w:id="18174" w:author="IEC960923" w:date="2013-05-08T14:17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17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where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17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17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Type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18178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color w:val="FF0000"/>
                  <w:szCs w:val="20"/>
                  <w:rPrChange w:id="18179" w:author="Chen, Ivy (陳素貞 IEC1)" w:date="2015-01-12T13:45:00Z">
                    <w:rPr>
                      <w:rFonts w:ascii="Courier New" w:hAnsi="Courier New" w:cs="Courier New"/>
                      <w:noProof/>
                      <w:color w:val="FF0000"/>
                      <w:szCs w:val="20"/>
                      <w:u w:val="single"/>
                    </w:rPr>
                  </w:rPrChange>
                </w:rPr>
                <w:t>'ShipWay'</w:t>
              </w:r>
            </w:ins>
          </w:p>
          <w:p w:rsidR="002F02C9" w:rsidRPr="002F02C9" w:rsidRDefault="002F02C9" w:rsidP="00D874C8">
            <w:pPr>
              <w:rPr>
                <w:ins w:id="18180" w:author="IEC960923" w:date="2013-04-30T15:41:00Z"/>
                <w:rFonts w:ascii="Courier New" w:eastAsiaTheme="minorEastAsia" w:hAnsi="Courier New" w:cs="Courier New"/>
                <w:noProof/>
                <w:color w:val="008080"/>
                <w:szCs w:val="20"/>
                <w:lang w:eastAsia="zh-TW"/>
                <w:rPrChange w:id="18181" w:author="Chen, Ivy (陳素貞 IEC1)" w:date="2015-01-12T13:45:00Z">
                  <w:rPr>
                    <w:ins w:id="18182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8183" w:author="IEC960923" w:date="2013-05-08T14:17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18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18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18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18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8188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Value</w:t>
              </w:r>
            </w:ins>
          </w:p>
        </w:tc>
        <w:tc>
          <w:tcPr>
            <w:tcW w:w="2629" w:type="dxa"/>
          </w:tcPr>
          <w:p w:rsidR="002F02C9" w:rsidRPr="002F02C9" w:rsidRDefault="002F02C9" w:rsidP="006B17AB">
            <w:pPr>
              <w:rPr>
                <w:ins w:id="18189" w:author="IEC960923" w:date="2013-04-30T15:41:00Z"/>
                <w:rFonts w:asciiTheme="minorHAnsi" w:hAnsiTheme="minorHAnsi" w:cstheme="minorHAnsi"/>
                <w:color w:val="0033CC"/>
                <w:sz w:val="18"/>
                <w:rPrChange w:id="18190" w:author="Chen, Ivy (陳素貞 IEC1)" w:date="2015-01-12T13:45:00Z">
                  <w:rPr>
                    <w:ins w:id="18191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</w:tr>
      <w:tr w:rsidR="002F02C9" w:rsidRPr="002F02C9" w:rsidTr="006B17AB">
        <w:trPr>
          <w:ins w:id="18192" w:author="IEC960923" w:date="2013-04-30T15:41:00Z"/>
        </w:trPr>
        <w:tc>
          <w:tcPr>
            <w:tcW w:w="445" w:type="dxa"/>
          </w:tcPr>
          <w:p w:rsidR="002F02C9" w:rsidRPr="002F02C9" w:rsidRDefault="002F02C9" w:rsidP="006B17AB">
            <w:pPr>
              <w:rPr>
                <w:ins w:id="18193" w:author="IEC960923" w:date="2013-04-30T15:4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194" w:author="Chen, Ivy (陳素貞 IEC1)" w:date="2015-01-12T13:45:00Z">
                  <w:rPr>
                    <w:ins w:id="18195" w:author="IEC960923" w:date="2013-04-30T15:41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8196" w:author="Chen, Ivy (陳素貞 IEC1)" w:date="2015-01-12T13:46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</w:rPr>
                <w:t>6</w:t>
              </w:r>
            </w:ins>
            <w:ins w:id="18197" w:author="IEC960923" w:date="2013-05-08T14:13:00Z">
              <w:del w:id="18198" w:author="Chen, Ivy (陳素貞 IEC1)" w:date="2015-01-12T13:46:00Z">
                <w:r w:rsidRPr="002F02C9" w:rsidDel="00936DB1">
                  <w:rPr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  <w:rPrChange w:id="18199" w:author="Chen, Ivy (陳素貞 IEC1)" w:date="2015-01-12T13:45:00Z">
                      <w:rPr>
                        <w:rFonts w:asciiTheme="minorHAnsi" w:eastAsia="新細明體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7</w:delText>
                </w:r>
              </w:del>
            </w:ins>
          </w:p>
        </w:tc>
        <w:tc>
          <w:tcPr>
            <w:tcW w:w="1310" w:type="dxa"/>
          </w:tcPr>
          <w:p w:rsidR="002F02C9" w:rsidRPr="002F02C9" w:rsidRDefault="002F02C9">
            <w:pPr>
              <w:rPr>
                <w:ins w:id="18200" w:author="IEC960923" w:date="2013-04-30T15:4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201" w:author="Chen, Ivy (陳素貞 IEC1)" w:date="2015-01-12T13:45:00Z">
                  <w:rPr>
                    <w:ins w:id="18202" w:author="IEC960923" w:date="2013-04-30T15:41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8203" w:author="IEC960923" w:date="2013-05-08T14:1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820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By RegId</w:t>
              </w:r>
            </w:ins>
          </w:p>
        </w:tc>
        <w:tc>
          <w:tcPr>
            <w:tcW w:w="916" w:type="dxa"/>
          </w:tcPr>
          <w:p w:rsidR="002F02C9" w:rsidRPr="002F02C9" w:rsidRDefault="002F02C9" w:rsidP="006B17AB">
            <w:pPr>
              <w:rPr>
                <w:ins w:id="18205" w:author="IEC960923" w:date="2013-04-30T15:4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206" w:author="Chen, Ivy (陳素貞 IEC1)" w:date="2015-01-12T13:45:00Z">
                  <w:rPr>
                    <w:ins w:id="18207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8208" w:author="IEC960923" w:date="2013-05-08T14:1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820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radio</w:t>
              </w:r>
            </w:ins>
          </w:p>
        </w:tc>
        <w:tc>
          <w:tcPr>
            <w:tcW w:w="677" w:type="dxa"/>
          </w:tcPr>
          <w:p w:rsidR="002F02C9" w:rsidRPr="002F02C9" w:rsidRDefault="002F02C9" w:rsidP="006B17AB">
            <w:pPr>
              <w:rPr>
                <w:ins w:id="18210" w:author="IEC960923" w:date="2013-04-30T15:41:00Z"/>
                <w:rFonts w:asciiTheme="minorHAnsi" w:hAnsiTheme="minorHAnsi" w:cstheme="minorHAnsi"/>
                <w:color w:val="0033CC"/>
                <w:sz w:val="18"/>
                <w:rPrChange w:id="18211" w:author="Chen, Ivy (陳素貞 IEC1)" w:date="2015-01-12T13:45:00Z">
                  <w:rPr>
                    <w:ins w:id="18212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2F02C9" w:rsidRPr="002F02C9" w:rsidRDefault="002F02C9" w:rsidP="006B17AB">
            <w:pPr>
              <w:rPr>
                <w:ins w:id="18213" w:author="IEC960923" w:date="2013-04-30T15:4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214" w:author="Chen, Ivy (陳素貞 IEC1)" w:date="2015-01-12T13:45:00Z">
                  <w:rPr>
                    <w:ins w:id="18215" w:author="IEC960923" w:date="2013-04-30T15:41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8216" w:author="IEC960923" w:date="2013-05-08T14:20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821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selected</w:t>
              </w:r>
            </w:ins>
          </w:p>
        </w:tc>
        <w:tc>
          <w:tcPr>
            <w:tcW w:w="680" w:type="dxa"/>
          </w:tcPr>
          <w:p w:rsidR="002F02C9" w:rsidRPr="002F02C9" w:rsidRDefault="002F02C9" w:rsidP="006B17AB">
            <w:pPr>
              <w:rPr>
                <w:ins w:id="18218" w:author="IEC960923" w:date="2013-04-30T15:41:00Z"/>
                <w:rFonts w:asciiTheme="minorHAnsi" w:hAnsiTheme="minorHAnsi" w:cstheme="minorHAnsi"/>
                <w:color w:val="0033CC"/>
                <w:sz w:val="18"/>
                <w:rPrChange w:id="18219" w:author="Chen, Ivy (陳素貞 IEC1)" w:date="2015-01-12T13:45:00Z">
                  <w:rPr>
                    <w:ins w:id="18220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8221" w:author="IEC960923" w:date="2013-04-30T15:4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8222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2F02C9" w:rsidRPr="002F02C9" w:rsidRDefault="002F02C9">
            <w:pPr>
              <w:widowControl w:val="0"/>
              <w:autoSpaceDE w:val="0"/>
              <w:autoSpaceDN w:val="0"/>
              <w:adjustRightInd w:val="0"/>
              <w:rPr>
                <w:ins w:id="18223" w:author="IEC960923" w:date="2013-05-08T14:15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  <w:rPrChange w:id="18224" w:author="Chen, Ivy (陳素貞 IEC1)" w:date="2015-01-12T13:45:00Z">
                  <w:rPr>
                    <w:ins w:id="18225" w:author="IEC960923" w:date="2013-05-08T14:15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  <w:pPrChange w:id="18226" w:author="IEC960923" w:date="2013-05-08T14:20:00Z">
                <w:pPr/>
              </w:pPrChange>
            </w:pPr>
            <w:ins w:id="18227" w:author="IEC960923" w:date="2013-05-08T14:20:00Z">
              <w:r w:rsidRPr="002F02C9">
                <w:rPr>
                  <w:rFonts w:ascii="Courier New" w:eastAsiaTheme="minorEastAsia" w:hAnsi="Courier New" w:cs="Courier New"/>
                  <w:noProof/>
                  <w:color w:val="0000FF"/>
                  <w:szCs w:val="20"/>
                  <w:lang w:eastAsia="zh-TW"/>
                  <w:rPrChange w:id="18228" w:author="Chen, Ivy (陳素貞 IEC1)" w:date="2015-01-12T13:45:00Z">
                    <w:rPr>
                      <w:rFonts w:ascii="Courier New" w:eastAsiaTheme="minorEastAsia" w:hAnsi="Courier New" w:cs="Courier New"/>
                      <w:noProof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S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229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elected</w:t>
              </w:r>
            </w:ins>
            <w:ins w:id="18230" w:author="IEC960923" w:date="2013-05-08T14:15:00Z">
              <w:r w:rsidRPr="002F02C9">
                <w:rPr>
                  <w:rFonts w:ascii="Courier New" w:hAnsi="Courier New" w:cs="Courier New" w:hint="eastAsia"/>
                  <w:noProof/>
                  <w:color w:val="0000FF"/>
                  <w:szCs w:val="20"/>
                  <w:rPrChange w:id="1823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</w:ins>
            <w:ins w:id="18232" w:author="IEC960923" w:date="2013-05-08T14:20:00Z">
              <w:r w:rsidRPr="002F02C9"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  <w:rPrChange w:id="18233" w:author="Chen, Ivy (陳素貞 IEC1)" w:date="2015-01-12T13:45:00Z">
                    <w:rPr>
                      <w:rFonts w:ascii="Courier New" w:eastAsiaTheme="minorEastAsia" w:hAnsi="Courier New" w:cs="Courier New" w:hint="eastAsia"/>
                      <w:noProof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選項值顯示</w:t>
              </w:r>
            </w:ins>
          </w:p>
          <w:p w:rsidR="002F02C9" w:rsidRPr="002F02C9" w:rsidRDefault="002F02C9" w:rsidP="00D874C8">
            <w:pPr>
              <w:widowControl w:val="0"/>
              <w:autoSpaceDE w:val="0"/>
              <w:autoSpaceDN w:val="0"/>
              <w:adjustRightInd w:val="0"/>
              <w:rPr>
                <w:ins w:id="18234" w:author="IEC960923" w:date="2013-05-08T14:17:00Z"/>
                <w:rFonts w:ascii="Courier New" w:hAnsi="Courier New" w:cs="Courier New"/>
                <w:noProof/>
                <w:color w:val="008080"/>
                <w:szCs w:val="20"/>
                <w:rPrChange w:id="18235" w:author="Chen, Ivy (陳素貞 IEC1)" w:date="2015-01-12T13:45:00Z">
                  <w:rPr>
                    <w:ins w:id="18236" w:author="IEC960923" w:date="2013-05-08T14:17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18237" w:author="IEC960923" w:date="2013-05-08T14:17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23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23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8240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Value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24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24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24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8244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ConstValueType</w:t>
              </w:r>
            </w:ins>
          </w:p>
          <w:p w:rsidR="002F02C9" w:rsidRPr="002F02C9" w:rsidRDefault="002F02C9" w:rsidP="00D874C8">
            <w:pPr>
              <w:widowControl w:val="0"/>
              <w:autoSpaceDE w:val="0"/>
              <w:autoSpaceDN w:val="0"/>
              <w:adjustRightInd w:val="0"/>
              <w:rPr>
                <w:ins w:id="18245" w:author="IEC960923" w:date="2013-05-08T14:17:00Z"/>
                <w:rFonts w:ascii="Courier New" w:hAnsi="Courier New" w:cs="Courier New"/>
                <w:noProof/>
                <w:color w:val="FF0000"/>
                <w:szCs w:val="20"/>
                <w:rPrChange w:id="18246" w:author="Chen, Ivy (陳素貞 IEC1)" w:date="2015-01-12T13:45:00Z">
                  <w:rPr>
                    <w:ins w:id="18247" w:author="IEC960923" w:date="2013-05-08T14:17:00Z"/>
                    <w:rFonts w:ascii="Courier New" w:hAnsi="Courier New" w:cs="Courier New"/>
                    <w:noProof/>
                    <w:color w:val="FF0000"/>
                    <w:szCs w:val="20"/>
                  </w:rPr>
                </w:rPrChange>
              </w:rPr>
            </w:pPr>
            <w:ins w:id="18248" w:author="IEC960923" w:date="2013-05-08T14:17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24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where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25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25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Type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18252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color w:val="FF0000"/>
                  <w:szCs w:val="20"/>
                  <w:rPrChange w:id="18253" w:author="Chen, Ivy (陳素貞 IEC1)" w:date="2015-01-12T13:45:00Z">
                    <w:rPr>
                      <w:rFonts w:ascii="Courier New" w:hAnsi="Courier New" w:cs="Courier New"/>
                      <w:noProof/>
                      <w:color w:val="FF0000"/>
                      <w:szCs w:val="20"/>
                      <w:u w:val="single"/>
                    </w:rPr>
                  </w:rPrChange>
                </w:rPr>
                <w:t>'</w:t>
              </w:r>
              <w:r w:rsidRPr="002F02C9">
                <w:rPr>
                  <w:rFonts w:ascii="Courier New" w:eastAsiaTheme="minorEastAsia" w:hAnsi="Courier New" w:cs="Courier New"/>
                  <w:noProof/>
                  <w:color w:val="FF0000"/>
                  <w:szCs w:val="20"/>
                  <w:lang w:eastAsia="zh-TW"/>
                  <w:rPrChange w:id="18254" w:author="Chen, Ivy (陳素貞 IEC1)" w:date="2015-01-12T13:45:00Z">
                    <w:rPr>
                      <w:rFonts w:ascii="Courier New" w:eastAsiaTheme="minorEastAsia" w:hAnsi="Courier New" w:cs="Courier New"/>
                      <w:noProof/>
                      <w:color w:val="FF0000"/>
                      <w:szCs w:val="20"/>
                      <w:u w:val="single"/>
                      <w:lang w:eastAsia="zh-TW"/>
                    </w:rPr>
                  </w:rPrChange>
                </w:rPr>
                <w:t>RegId</w:t>
              </w:r>
              <w:r w:rsidRPr="002F02C9">
                <w:rPr>
                  <w:rFonts w:ascii="Courier New" w:hAnsi="Courier New" w:cs="Courier New"/>
                  <w:noProof/>
                  <w:color w:val="FF0000"/>
                  <w:szCs w:val="20"/>
                  <w:rPrChange w:id="18255" w:author="Chen, Ivy (陳素貞 IEC1)" w:date="2015-01-12T13:45:00Z">
                    <w:rPr>
                      <w:rFonts w:ascii="Courier New" w:hAnsi="Courier New" w:cs="Courier New"/>
                      <w:noProof/>
                      <w:color w:val="FF0000"/>
                      <w:szCs w:val="20"/>
                      <w:u w:val="single"/>
                    </w:rPr>
                  </w:rPrChange>
                </w:rPr>
                <w:t>'</w:t>
              </w:r>
            </w:ins>
          </w:p>
          <w:p w:rsidR="002F02C9" w:rsidRPr="002F02C9" w:rsidRDefault="002F02C9">
            <w:pPr>
              <w:rPr>
                <w:ins w:id="18256" w:author="IEC960923" w:date="2013-05-08T14:18:00Z"/>
                <w:rFonts w:ascii="Courier New" w:eastAsiaTheme="minorEastAsia" w:hAnsi="Courier New" w:cs="Courier New"/>
                <w:noProof/>
                <w:color w:val="008080"/>
                <w:szCs w:val="20"/>
                <w:lang w:eastAsia="zh-TW"/>
                <w:rPrChange w:id="18257" w:author="Chen, Ivy (陳素貞 IEC1)" w:date="2015-01-12T13:45:00Z">
                  <w:rPr>
                    <w:ins w:id="18258" w:author="IEC960923" w:date="2013-05-08T14:18:00Z"/>
                    <w:rFonts w:ascii="Courier New" w:eastAsiaTheme="minorEastAsia" w:hAnsi="Courier New" w:cs="Courier New"/>
                    <w:noProof/>
                    <w:color w:val="008080"/>
                    <w:szCs w:val="20"/>
                    <w:lang w:eastAsia="zh-TW"/>
                  </w:rPr>
                </w:rPrChange>
              </w:rPr>
            </w:pPr>
            <w:ins w:id="18259" w:author="IEC960923" w:date="2013-05-08T14:17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26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26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26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26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8264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Value</w:t>
              </w:r>
            </w:ins>
          </w:p>
          <w:p w:rsidR="002F02C9" w:rsidRPr="002F02C9" w:rsidRDefault="002F02C9">
            <w:pPr>
              <w:rPr>
                <w:ins w:id="18265" w:author="IEC960923" w:date="2013-05-08T14:18:00Z"/>
                <w:rFonts w:ascii="Courier New" w:eastAsiaTheme="minorEastAsia" w:hAnsi="Courier New" w:cs="Courier New"/>
                <w:noProof/>
                <w:color w:val="008080"/>
                <w:szCs w:val="20"/>
                <w:lang w:eastAsia="zh-TW"/>
                <w:rPrChange w:id="18266" w:author="Chen, Ivy (陳素貞 IEC1)" w:date="2015-01-12T13:45:00Z">
                  <w:rPr>
                    <w:ins w:id="18267" w:author="IEC960923" w:date="2013-05-08T14:18:00Z"/>
                    <w:rFonts w:ascii="Courier New" w:eastAsiaTheme="minorEastAsia" w:hAnsi="Courier New" w:cs="Courier New"/>
                    <w:noProof/>
                    <w:color w:val="008080"/>
                    <w:szCs w:val="20"/>
                    <w:lang w:eastAsia="zh-TW"/>
                  </w:rPr>
                </w:rPrChange>
              </w:rPr>
            </w:pPr>
          </w:p>
          <w:p w:rsidR="002F02C9" w:rsidRPr="002F02C9" w:rsidRDefault="002F02C9">
            <w:pPr>
              <w:rPr>
                <w:ins w:id="18268" w:author="IEC960923" w:date="2013-04-30T15:41:00Z"/>
                <w:rFonts w:asciiTheme="minorHAnsi" w:eastAsiaTheme="minorEastAsia" w:hAnsiTheme="minorHAnsi" w:cstheme="minorHAnsi"/>
                <w:noProof/>
                <w:color w:val="008080"/>
                <w:szCs w:val="20"/>
                <w:lang w:eastAsia="zh-TW"/>
                <w:rPrChange w:id="18269" w:author="Chen, Ivy (陳素貞 IEC1)" w:date="2015-01-12T13:45:00Z">
                  <w:rPr>
                    <w:ins w:id="18270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8271" w:author="IEC960923" w:date="2013-05-08T14:1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Cs w:val="20"/>
                  <w:lang w:eastAsia="zh-TW"/>
                  <w:rPrChange w:id="18272" w:author="Chen, Ivy (陳素貞 IEC1)" w:date="2015-01-12T13:45:00Z">
                    <w:rPr>
                      <w:rFonts w:ascii="Courier New" w:eastAsiaTheme="minorEastAsia" w:hAnsi="Courier New" w:cs="Courier New" w:hint="eastAsia"/>
                      <w:noProof/>
                      <w:color w:val="008080"/>
                      <w:szCs w:val="20"/>
                      <w:u w:val="single"/>
                      <w:lang w:eastAsia="zh-TW"/>
                    </w:rPr>
                  </w:rPrChange>
                </w:rPr>
                <w:t>若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Cs w:val="20"/>
                  <w:lang w:eastAsia="zh-TW"/>
                  <w:rPrChange w:id="18273" w:author="Chen, Ivy (陳素貞 IEC1)" w:date="2015-01-12T13:45:00Z">
                    <w:rPr>
                      <w:rFonts w:ascii="Courier New" w:eastAsiaTheme="minorEastAsia" w:hAnsi="Courier New" w:cs="Courier New"/>
                      <w:noProof/>
                      <w:color w:val="008080"/>
                      <w:szCs w:val="20"/>
                      <w:u w:val="single"/>
                      <w:lang w:eastAsia="zh-TW"/>
                    </w:rPr>
                  </w:rPrChange>
                </w:rPr>
                <w:t>Pallet Type List</w:t>
              </w:r>
            </w:ins>
            <w:ins w:id="18274" w:author="IEC960923" w:date="2013-05-08T14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Cs w:val="20"/>
                  <w:lang w:eastAsia="zh-TW"/>
                  <w:rPrChange w:id="1827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被</w:t>
              </w:r>
            </w:ins>
            <w:ins w:id="18276" w:author="IEC960923" w:date="2013-05-08T14:1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Cs w:val="20"/>
                  <w:lang w:eastAsia="zh-TW"/>
                  <w:rPrChange w:id="18277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選</w:t>
              </w:r>
            </w:ins>
            <w:ins w:id="18278" w:author="IEC960923" w:date="2013-05-08T14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Cs w:val="20"/>
                  <w:lang w:eastAsia="zh-TW"/>
                  <w:rPrChange w:id="1827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的數據，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Cs w:val="20"/>
                  <w:lang w:eastAsia="zh-TW"/>
                  <w:rPrChange w:id="1828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RegId</w:t>
              </w:r>
            </w:ins>
            <w:ins w:id="18281" w:author="IEC960923" w:date="2013-05-08T14:22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Cs w:val="20"/>
                  <w:lang w:eastAsia="zh-TW"/>
                  <w:rPrChange w:id="1828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不</w:t>
              </w:r>
            </w:ins>
            <w:ins w:id="18283" w:author="IEC960923" w:date="2013-05-08T14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Cs w:val="20"/>
                  <w:lang w:eastAsia="zh-TW"/>
                  <w:rPrChange w:id="1828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存在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Cs w:val="20"/>
                  <w:lang w:eastAsia="zh-TW"/>
                  <w:rPrChange w:id="1828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By </w:t>
              </w:r>
            </w:ins>
            <w:ins w:id="18286" w:author="IEC960923" w:date="2013-05-08T14:22:00Z">
              <w:r w:rsidRPr="002F02C9">
                <w:rPr>
                  <w:rFonts w:asciiTheme="minorHAnsi" w:eastAsiaTheme="minorEastAsia" w:hAnsiTheme="minorHAnsi" w:cstheme="minorHAnsi"/>
                  <w:color w:val="0033CC"/>
                  <w:szCs w:val="20"/>
                  <w:lang w:eastAsia="zh-TW"/>
                  <w:rPrChange w:id="1828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Carrier</w:t>
              </w:r>
            </w:ins>
            <w:ins w:id="18288" w:author="IEC960923" w:date="2013-05-08T14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Cs w:val="20"/>
                  <w:lang w:eastAsia="zh-TW"/>
                  <w:rPrChange w:id="1828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Cs w:val="20"/>
                  <w:lang w:eastAsia="zh-TW"/>
                  <w:rPrChange w:id="1829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list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Cs w:val="20"/>
                  <w:lang w:eastAsia="zh-TW"/>
                  <w:rPrChange w:id="1829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中，則</w:t>
              </w:r>
            </w:ins>
            <w:ins w:id="18292" w:author="IEC960923" w:date="2013-05-08T14:20:00Z">
              <w:r w:rsidRPr="002F02C9">
                <w:rPr>
                  <w:rFonts w:asciiTheme="minorEastAsia" w:eastAsiaTheme="minorEastAsia" w:hAnsiTheme="minorEastAsia" w:cstheme="minorHAnsi"/>
                  <w:color w:val="0033CC"/>
                  <w:szCs w:val="20"/>
                  <w:lang w:eastAsia="zh-TW"/>
                  <w:rPrChange w:id="18293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'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Cs w:val="20"/>
                  <w:lang w:eastAsia="zh-TW"/>
                  <w:rPrChange w:id="1829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By RegId' selected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Cs w:val="20"/>
                  <w:lang w:eastAsia="zh-TW"/>
                  <w:rPrChange w:id="1829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</w:tc>
        <w:tc>
          <w:tcPr>
            <w:tcW w:w="2629" w:type="dxa"/>
          </w:tcPr>
          <w:p w:rsidR="002F02C9" w:rsidRPr="002F02C9" w:rsidRDefault="002F02C9" w:rsidP="006B17AB">
            <w:pPr>
              <w:rPr>
                <w:ins w:id="18296" w:author="IEC960923" w:date="2013-04-30T15:41:00Z"/>
                <w:rFonts w:asciiTheme="minorHAnsi" w:hAnsiTheme="minorHAnsi" w:cstheme="minorHAnsi"/>
                <w:color w:val="0033CC"/>
                <w:sz w:val="18"/>
                <w:lang w:eastAsia="zh-TW"/>
                <w:rPrChange w:id="18297" w:author="Chen, Ivy (陳素貞 IEC1)" w:date="2015-01-12T13:45:00Z">
                  <w:rPr>
                    <w:ins w:id="18298" w:author="IEC960923" w:date="2013-04-30T15:41:00Z"/>
                    <w:rFonts w:ascii="Tahoma" w:hAnsi="Tahoma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2F02C9" w:rsidRPr="002F02C9" w:rsidTr="006B17AB">
        <w:trPr>
          <w:ins w:id="18299" w:author="IEC960923" w:date="2013-05-08T14:17:00Z"/>
        </w:trPr>
        <w:tc>
          <w:tcPr>
            <w:tcW w:w="445" w:type="dxa"/>
          </w:tcPr>
          <w:p w:rsidR="002F02C9" w:rsidRPr="002F02C9" w:rsidRDefault="002F02C9" w:rsidP="006B17AB">
            <w:pPr>
              <w:rPr>
                <w:ins w:id="18300" w:author="IEC960923" w:date="2013-05-08T14:17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301" w:author="Chen, Ivy (陳素貞 IEC1)" w:date="2015-01-12T13:45:00Z">
                  <w:rPr>
                    <w:ins w:id="18302" w:author="IEC960923" w:date="2013-05-08T14:17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303" w:author="Chen, Ivy (陳素貞 IEC1)" w:date="2015-01-12T13:46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</w:rPr>
                <w:t>7</w:t>
              </w:r>
            </w:ins>
            <w:ins w:id="18304" w:author="IEC960923" w:date="2013-05-08T14:17:00Z">
              <w:del w:id="18305" w:author="Chen, Ivy (陳素貞 IEC1)" w:date="2015-01-12T13:46:00Z">
                <w:r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306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8</w:delText>
                </w:r>
              </w:del>
            </w:ins>
          </w:p>
        </w:tc>
        <w:tc>
          <w:tcPr>
            <w:tcW w:w="1310" w:type="dxa"/>
          </w:tcPr>
          <w:p w:rsidR="002F02C9" w:rsidRPr="002F02C9" w:rsidRDefault="002F02C9" w:rsidP="00D874C8">
            <w:pPr>
              <w:rPr>
                <w:ins w:id="18307" w:author="IEC960923" w:date="2013-05-08T14:17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308" w:author="Chen, Ivy (陳素貞 IEC1)" w:date="2015-01-12T13:45:00Z">
                  <w:rPr>
                    <w:ins w:id="18309" w:author="IEC960923" w:date="2013-05-08T14:17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310" w:author="IEC960923" w:date="2013-05-08T14:1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831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By Carrier</w:t>
              </w:r>
            </w:ins>
          </w:p>
        </w:tc>
        <w:tc>
          <w:tcPr>
            <w:tcW w:w="916" w:type="dxa"/>
          </w:tcPr>
          <w:p w:rsidR="002F02C9" w:rsidRPr="002F02C9" w:rsidRDefault="002F02C9" w:rsidP="006B17AB">
            <w:pPr>
              <w:rPr>
                <w:ins w:id="18312" w:author="IEC960923" w:date="2013-05-08T14:1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313" w:author="Chen, Ivy (陳素貞 IEC1)" w:date="2015-01-12T13:45:00Z">
                  <w:rPr>
                    <w:ins w:id="18314" w:author="IEC960923" w:date="2013-05-08T14:17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315" w:author="IEC960923" w:date="2013-05-08T14:1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831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radio</w:t>
              </w:r>
            </w:ins>
          </w:p>
        </w:tc>
        <w:tc>
          <w:tcPr>
            <w:tcW w:w="677" w:type="dxa"/>
          </w:tcPr>
          <w:p w:rsidR="002F02C9" w:rsidRPr="002F02C9" w:rsidRDefault="002F02C9" w:rsidP="006B17AB">
            <w:pPr>
              <w:rPr>
                <w:ins w:id="18317" w:author="IEC960923" w:date="2013-05-08T14:17:00Z"/>
                <w:rFonts w:asciiTheme="minorHAnsi" w:hAnsiTheme="minorHAnsi" w:cstheme="minorHAnsi"/>
                <w:color w:val="0033CC"/>
                <w:sz w:val="18"/>
                <w:rPrChange w:id="18318" w:author="Chen, Ivy (陳素貞 IEC1)" w:date="2015-01-12T13:45:00Z">
                  <w:rPr>
                    <w:ins w:id="18319" w:author="IEC960923" w:date="2013-05-08T14:17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2F02C9" w:rsidRPr="002F02C9" w:rsidRDefault="002F02C9" w:rsidP="006B17AB">
            <w:pPr>
              <w:rPr>
                <w:ins w:id="18320" w:author="IEC960923" w:date="2013-05-08T14:17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321" w:author="Chen, Ivy (陳素貞 IEC1)" w:date="2015-01-12T13:45:00Z">
                  <w:rPr>
                    <w:ins w:id="18322" w:author="IEC960923" w:date="2013-05-08T14:17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680" w:type="dxa"/>
          </w:tcPr>
          <w:p w:rsidR="002F02C9" w:rsidRPr="002F02C9" w:rsidRDefault="002F02C9" w:rsidP="006B17AB">
            <w:pPr>
              <w:rPr>
                <w:ins w:id="18323" w:author="IEC960923" w:date="2013-05-08T14:17:00Z"/>
                <w:rFonts w:asciiTheme="minorHAnsi" w:hAnsiTheme="minorHAnsi" w:cstheme="minorHAnsi"/>
                <w:color w:val="0033CC"/>
                <w:sz w:val="18"/>
                <w:rPrChange w:id="18324" w:author="Chen, Ivy (陳素貞 IEC1)" w:date="2015-01-12T13:45:00Z">
                  <w:rPr>
                    <w:ins w:id="18325" w:author="IEC960923" w:date="2013-05-08T14:17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18326" w:author="IEC960923" w:date="2013-05-08T14:17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832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2F02C9" w:rsidRPr="002F02C9" w:rsidRDefault="002F02C9">
            <w:pPr>
              <w:widowControl w:val="0"/>
              <w:autoSpaceDE w:val="0"/>
              <w:autoSpaceDN w:val="0"/>
              <w:adjustRightInd w:val="0"/>
              <w:rPr>
                <w:ins w:id="18328" w:author="IEC960923" w:date="2013-05-08T14:17:00Z"/>
                <w:rFonts w:asciiTheme="minorHAnsi" w:eastAsia="新細明體" w:hAnsiTheme="minorHAnsi" w:cstheme="minorHAnsi"/>
                <w:color w:val="0033CC"/>
                <w:szCs w:val="20"/>
                <w:lang w:eastAsia="zh-TW"/>
                <w:rPrChange w:id="18329" w:author="Chen, Ivy (陳素貞 IEC1)" w:date="2015-01-12T13:45:00Z">
                  <w:rPr>
                    <w:ins w:id="18330" w:author="IEC960923" w:date="2013-05-08T14:17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  <w:pPrChange w:id="18331" w:author="IEC960923" w:date="2013-05-08T14:21:00Z">
                <w:pPr/>
              </w:pPrChange>
            </w:pPr>
            <w:ins w:id="18332" w:author="IEC960923" w:date="2013-05-08T14:21:00Z">
              <w:r w:rsidRPr="002F02C9">
                <w:rPr>
                  <w:rFonts w:ascii="Courier New" w:eastAsiaTheme="minorEastAsia" w:hAnsi="Courier New" w:cs="Courier New"/>
                  <w:noProof/>
                  <w:color w:val="0000FF"/>
                  <w:szCs w:val="20"/>
                  <w:lang w:eastAsia="zh-TW"/>
                  <w:rPrChange w:id="18333" w:author="Chen, Ivy (陳素貞 IEC1)" w:date="2015-01-12T13:45:00Z">
                    <w:rPr>
                      <w:rFonts w:ascii="Courier New" w:eastAsiaTheme="minorEastAsia" w:hAnsi="Courier New" w:cs="Courier New"/>
                      <w:noProof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S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33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elected</w:t>
              </w:r>
              <w:r w:rsidRPr="002F02C9">
                <w:rPr>
                  <w:rFonts w:ascii="Courier New" w:hAnsi="Courier New" w:cs="Courier New" w:hint="eastAsia"/>
                  <w:noProof/>
                  <w:color w:val="0000FF"/>
                  <w:szCs w:val="20"/>
                  <w:rPrChange w:id="18335" w:author="Chen, Ivy (陳素貞 IEC1)" w:date="2015-01-12T13:45:00Z">
                    <w:rPr>
                      <w:rFonts w:ascii="Courier New" w:hAnsi="Courier New" w:cs="Courier New" w:hint="eastAsia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  <w:rPrChange w:id="18336" w:author="Chen, Ivy (陳素貞 IEC1)" w:date="2015-01-12T13:45:00Z">
                    <w:rPr>
                      <w:rFonts w:ascii="Courier New" w:eastAsiaTheme="minorEastAsia" w:hAnsi="Courier New" w:cs="Courier New" w:hint="eastAsia"/>
                      <w:noProof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選項值顯示</w:t>
              </w:r>
            </w:ins>
          </w:p>
          <w:p w:rsidR="002F02C9" w:rsidRPr="002F02C9" w:rsidRDefault="002F02C9" w:rsidP="00D874C8">
            <w:pPr>
              <w:widowControl w:val="0"/>
              <w:autoSpaceDE w:val="0"/>
              <w:autoSpaceDN w:val="0"/>
              <w:adjustRightInd w:val="0"/>
              <w:rPr>
                <w:ins w:id="18337" w:author="IEC960923" w:date="2013-05-08T14:17:00Z"/>
                <w:rFonts w:ascii="Courier New" w:hAnsi="Courier New" w:cs="Courier New"/>
                <w:noProof/>
                <w:color w:val="008080"/>
                <w:szCs w:val="20"/>
                <w:rPrChange w:id="18338" w:author="Chen, Ivy (陳素貞 IEC1)" w:date="2015-01-12T13:45:00Z">
                  <w:rPr>
                    <w:ins w:id="18339" w:author="IEC960923" w:date="2013-05-08T14:17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18340" w:author="IEC960923" w:date="2013-05-08T14:17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34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34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8343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Value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34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34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34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8347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ConstValueType</w:t>
              </w:r>
            </w:ins>
          </w:p>
          <w:p w:rsidR="002F02C9" w:rsidRPr="002F02C9" w:rsidRDefault="002F02C9" w:rsidP="00D874C8">
            <w:pPr>
              <w:widowControl w:val="0"/>
              <w:autoSpaceDE w:val="0"/>
              <w:autoSpaceDN w:val="0"/>
              <w:adjustRightInd w:val="0"/>
              <w:rPr>
                <w:ins w:id="18348" w:author="IEC960923" w:date="2013-05-08T14:17:00Z"/>
                <w:rFonts w:ascii="Courier New" w:hAnsi="Courier New" w:cs="Courier New"/>
                <w:noProof/>
                <w:color w:val="FF0000"/>
                <w:szCs w:val="20"/>
                <w:rPrChange w:id="18349" w:author="Chen, Ivy (陳素貞 IEC1)" w:date="2015-01-12T13:45:00Z">
                  <w:rPr>
                    <w:ins w:id="18350" w:author="IEC960923" w:date="2013-05-08T14:17:00Z"/>
                    <w:rFonts w:ascii="Courier New" w:hAnsi="Courier New" w:cs="Courier New"/>
                    <w:noProof/>
                    <w:color w:val="FF0000"/>
                    <w:szCs w:val="20"/>
                  </w:rPr>
                </w:rPrChange>
              </w:rPr>
            </w:pPr>
            <w:ins w:id="18351" w:author="IEC960923" w:date="2013-05-08T14:17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35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where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35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35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Type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18355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color w:val="FF0000"/>
                  <w:szCs w:val="20"/>
                  <w:rPrChange w:id="18356" w:author="Chen, Ivy (陳素貞 IEC1)" w:date="2015-01-12T13:45:00Z">
                    <w:rPr>
                      <w:rFonts w:ascii="Courier New" w:hAnsi="Courier New" w:cs="Courier New"/>
                      <w:noProof/>
                      <w:color w:val="FF0000"/>
                      <w:szCs w:val="20"/>
                      <w:u w:val="single"/>
                    </w:rPr>
                  </w:rPrChange>
                </w:rPr>
                <w:t>'</w:t>
              </w:r>
              <w:r w:rsidRPr="002F02C9">
                <w:rPr>
                  <w:rFonts w:ascii="Courier New" w:eastAsiaTheme="minorEastAsia" w:hAnsi="Courier New" w:cs="Courier New"/>
                  <w:noProof/>
                  <w:color w:val="FF0000"/>
                  <w:szCs w:val="20"/>
                  <w:lang w:eastAsia="zh-TW"/>
                  <w:rPrChange w:id="18357" w:author="Chen, Ivy (陳素貞 IEC1)" w:date="2015-01-12T13:45:00Z">
                    <w:rPr>
                      <w:rFonts w:ascii="Courier New" w:eastAsiaTheme="minorEastAsia" w:hAnsi="Courier New" w:cs="Courier New"/>
                      <w:noProof/>
                      <w:color w:val="FF0000"/>
                      <w:szCs w:val="20"/>
                      <w:u w:val="single"/>
                      <w:lang w:eastAsia="zh-TW"/>
                    </w:rPr>
                  </w:rPrChange>
                </w:rPr>
                <w:t>Carrier</w:t>
              </w:r>
              <w:r w:rsidRPr="002F02C9">
                <w:rPr>
                  <w:rFonts w:ascii="Courier New" w:hAnsi="Courier New" w:cs="Courier New"/>
                  <w:noProof/>
                  <w:color w:val="FF0000"/>
                  <w:szCs w:val="20"/>
                  <w:rPrChange w:id="18358" w:author="Chen, Ivy (陳素貞 IEC1)" w:date="2015-01-12T13:45:00Z">
                    <w:rPr>
                      <w:rFonts w:ascii="Courier New" w:hAnsi="Courier New" w:cs="Courier New"/>
                      <w:noProof/>
                      <w:color w:val="FF0000"/>
                      <w:szCs w:val="20"/>
                      <w:u w:val="single"/>
                    </w:rPr>
                  </w:rPrChange>
                </w:rPr>
                <w:t>'</w:t>
              </w:r>
            </w:ins>
          </w:p>
          <w:p w:rsidR="002F02C9" w:rsidRPr="002F02C9" w:rsidRDefault="002F02C9" w:rsidP="00D874C8">
            <w:pPr>
              <w:rPr>
                <w:ins w:id="18359" w:author="IEC960923" w:date="2013-05-08T14:21:00Z"/>
                <w:rFonts w:ascii="Courier New" w:eastAsiaTheme="minorEastAsia" w:hAnsi="Courier New" w:cs="Courier New"/>
                <w:noProof/>
                <w:color w:val="008080"/>
                <w:szCs w:val="20"/>
                <w:lang w:eastAsia="zh-TW"/>
                <w:rPrChange w:id="18360" w:author="Chen, Ivy (陳素貞 IEC1)" w:date="2015-01-12T13:45:00Z">
                  <w:rPr>
                    <w:ins w:id="18361" w:author="IEC960923" w:date="2013-05-08T14:21:00Z"/>
                    <w:rFonts w:ascii="Courier New" w:eastAsiaTheme="minorEastAsia" w:hAnsi="Courier New" w:cs="Courier New"/>
                    <w:noProof/>
                    <w:color w:val="008080"/>
                    <w:szCs w:val="20"/>
                    <w:lang w:eastAsia="zh-TW"/>
                  </w:rPr>
                </w:rPrChange>
              </w:rPr>
            </w:pPr>
            <w:ins w:id="18362" w:author="IEC960923" w:date="2013-05-08T14:17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36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36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36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36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8367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Value</w:t>
              </w:r>
            </w:ins>
          </w:p>
          <w:p w:rsidR="002F02C9" w:rsidRPr="002F02C9" w:rsidRDefault="002F02C9" w:rsidP="0045771D">
            <w:pPr>
              <w:rPr>
                <w:ins w:id="18368" w:author="IEC960923" w:date="2013-05-08T14:21:00Z"/>
                <w:rFonts w:ascii="Courier New" w:eastAsiaTheme="minorEastAsia" w:hAnsi="Courier New" w:cs="Courier New"/>
                <w:noProof/>
                <w:color w:val="008080"/>
                <w:szCs w:val="20"/>
                <w:lang w:eastAsia="zh-TW"/>
                <w:rPrChange w:id="18369" w:author="Chen, Ivy (陳素貞 IEC1)" w:date="2015-01-12T13:45:00Z">
                  <w:rPr>
                    <w:ins w:id="18370" w:author="IEC960923" w:date="2013-05-08T14:21:00Z"/>
                    <w:rFonts w:ascii="Courier New" w:eastAsiaTheme="minorEastAsia" w:hAnsi="Courier New" w:cs="Courier New"/>
                    <w:noProof/>
                    <w:color w:val="008080"/>
                    <w:szCs w:val="20"/>
                    <w:lang w:eastAsia="zh-TW"/>
                  </w:rPr>
                </w:rPrChange>
              </w:rPr>
            </w:pPr>
          </w:p>
          <w:p w:rsidR="002F02C9" w:rsidRPr="002F02C9" w:rsidRDefault="002F02C9">
            <w:pPr>
              <w:rPr>
                <w:ins w:id="18371" w:author="IEC960923" w:date="2013-05-08T14:17:00Z"/>
                <w:rFonts w:asciiTheme="minorEastAsia" w:eastAsiaTheme="minorEastAsia" w:hAnsiTheme="minorEastAsia" w:cstheme="minorHAnsi"/>
                <w:color w:val="0033CC"/>
                <w:szCs w:val="20"/>
                <w:lang w:eastAsia="zh-TW"/>
                <w:rPrChange w:id="18372" w:author="Chen, Ivy (陳素貞 IEC1)" w:date="2015-01-12T13:45:00Z">
                  <w:rPr>
                    <w:ins w:id="18373" w:author="IEC960923" w:date="2013-05-08T14:17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374" w:author="IEC960923" w:date="2013-05-08T14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Cs w:val="20"/>
                  <w:lang w:eastAsia="zh-TW"/>
                  <w:rPrChange w:id="1837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若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Cs w:val="20"/>
                  <w:lang w:eastAsia="zh-TW"/>
                  <w:rPrChange w:id="1837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Pallet Type List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Cs w:val="20"/>
                  <w:lang w:eastAsia="zh-TW"/>
                  <w:rPrChange w:id="1837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被選的數據，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Cs w:val="20"/>
                  <w:lang w:eastAsia="zh-TW"/>
                  <w:rPrChange w:id="1837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RegId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Cs w:val="20"/>
                  <w:lang w:eastAsia="zh-TW"/>
                  <w:rPrChange w:id="1837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存在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Cs w:val="20"/>
                  <w:lang w:eastAsia="zh-TW"/>
                  <w:rPrChange w:id="1838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By </w:t>
              </w:r>
            </w:ins>
            <w:ins w:id="18381" w:author="IEC960923" w:date="2013-05-08T14:22:00Z">
              <w:r w:rsidRPr="002F02C9">
                <w:rPr>
                  <w:rFonts w:asciiTheme="minorHAnsi" w:eastAsiaTheme="minorEastAsia" w:hAnsiTheme="minorHAnsi" w:cstheme="minorHAnsi"/>
                  <w:color w:val="0033CC"/>
                  <w:szCs w:val="20"/>
                  <w:lang w:eastAsia="zh-TW"/>
                  <w:rPrChange w:id="1838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Carrier</w:t>
              </w:r>
            </w:ins>
            <w:ins w:id="18383" w:author="IEC960923" w:date="2013-05-08T14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Cs w:val="20"/>
                  <w:lang w:eastAsia="zh-TW"/>
                  <w:rPrChange w:id="1838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Cs w:val="20"/>
                  <w:lang w:eastAsia="zh-TW"/>
                  <w:rPrChange w:id="1838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list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Cs w:val="20"/>
                  <w:lang w:eastAsia="zh-TW"/>
                  <w:rPrChange w:id="1838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中，則</w:t>
              </w:r>
              <w:r w:rsidRPr="002F02C9">
                <w:rPr>
                  <w:rFonts w:asciiTheme="minorEastAsia" w:eastAsiaTheme="minorEastAsia" w:hAnsiTheme="minorEastAsia" w:cstheme="minorHAnsi"/>
                  <w:color w:val="0033CC"/>
                  <w:szCs w:val="20"/>
                  <w:lang w:eastAsia="zh-TW"/>
                  <w:rPrChange w:id="18387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'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Cs w:val="20"/>
                  <w:lang w:eastAsia="zh-TW"/>
                  <w:rPrChange w:id="1838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By C</w:t>
              </w:r>
            </w:ins>
            <w:ins w:id="18389" w:author="IEC960923" w:date="2013-05-08T14:22:00Z">
              <w:r w:rsidRPr="002F02C9">
                <w:rPr>
                  <w:rFonts w:asciiTheme="minorHAnsi" w:eastAsia="新細明體" w:hAnsiTheme="minorHAnsi" w:cstheme="minorHAnsi"/>
                  <w:color w:val="0033CC"/>
                  <w:szCs w:val="20"/>
                  <w:lang w:eastAsia="zh-TW"/>
                  <w:rPrChange w:id="1839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arrier</w:t>
              </w:r>
            </w:ins>
            <w:ins w:id="18391" w:author="IEC960923" w:date="2013-05-08T14:21:00Z">
              <w:r w:rsidRPr="002F02C9">
                <w:rPr>
                  <w:rFonts w:asciiTheme="minorHAnsi" w:eastAsia="新細明體" w:hAnsiTheme="minorHAnsi" w:cstheme="minorHAnsi"/>
                  <w:color w:val="0033CC"/>
                  <w:szCs w:val="20"/>
                  <w:lang w:eastAsia="zh-TW"/>
                  <w:rPrChange w:id="1839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' selected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Cs w:val="20"/>
                  <w:lang w:eastAsia="zh-TW"/>
                  <w:rPrChange w:id="1839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</w:tc>
        <w:tc>
          <w:tcPr>
            <w:tcW w:w="2629" w:type="dxa"/>
          </w:tcPr>
          <w:p w:rsidR="002F02C9" w:rsidRPr="002F02C9" w:rsidRDefault="002F02C9" w:rsidP="006B17AB">
            <w:pPr>
              <w:rPr>
                <w:ins w:id="18394" w:author="IEC960923" w:date="2013-05-08T14:17:00Z"/>
                <w:rFonts w:asciiTheme="minorHAnsi" w:hAnsiTheme="minorHAnsi" w:cstheme="minorHAnsi"/>
                <w:color w:val="0033CC"/>
                <w:sz w:val="18"/>
                <w:lang w:eastAsia="zh-TW"/>
                <w:rPrChange w:id="18395" w:author="Chen, Ivy (陳素貞 IEC1)" w:date="2015-01-12T13:45:00Z">
                  <w:rPr>
                    <w:ins w:id="18396" w:author="IEC960923" w:date="2013-05-08T14:17:00Z"/>
                    <w:rFonts w:asciiTheme="minorHAnsi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2F02C9" w:rsidRPr="002F02C9" w:rsidTr="006B17AB">
        <w:trPr>
          <w:ins w:id="18397" w:author="Chen, Ivy (陳素貞 IEC1)" w:date="2015-01-12T13:52:00Z"/>
        </w:trPr>
        <w:tc>
          <w:tcPr>
            <w:tcW w:w="445" w:type="dxa"/>
          </w:tcPr>
          <w:p w:rsidR="002F02C9" w:rsidRPr="002F02C9" w:rsidRDefault="002F02C9" w:rsidP="006B17AB">
            <w:pPr>
              <w:rPr>
                <w:ins w:id="18398" w:author="Chen, Ivy (陳素貞 IEC1)" w:date="2015-01-12T13:52:00Z"/>
                <w:rFonts w:asciiTheme="minorHAnsi" w:eastAsia="新細明體" w:hAnsiTheme="minorHAnsi" w:cstheme="minorHAnsi"/>
                <w:color w:val="0033CC"/>
                <w:sz w:val="18"/>
                <w:lang w:eastAsia="zh-TW"/>
              </w:rPr>
            </w:pPr>
            <w:ins w:id="18399" w:author="Chen, Ivy (陳素貞 IEC1)" w:date="2015-01-12T13:52:00Z">
              <w:r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</w:rPr>
                <w:t>8</w:t>
              </w:r>
            </w:ins>
          </w:p>
        </w:tc>
        <w:tc>
          <w:tcPr>
            <w:tcW w:w="1310" w:type="dxa"/>
          </w:tcPr>
          <w:p w:rsidR="002F02C9" w:rsidRPr="002F02C9" w:rsidRDefault="002F02C9" w:rsidP="00D874C8">
            <w:pPr>
              <w:rPr>
                <w:ins w:id="18400" w:author="Chen, Ivy (陳素貞 IEC1)" w:date="2015-01-12T13:52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401" w:author="Chen, Ivy (陳素貞 IEC1)" w:date="2015-01-12T13:45:00Z">
                  <w:rPr>
                    <w:ins w:id="18402" w:author="Chen, Ivy (陳素貞 IEC1)" w:date="2015-01-12T13:52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403" w:author="Chen, Ivy (陳素貞 IEC1)" w:date="2015-01-12T13:52:00Z">
              <w:r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選項值</w:t>
              </w:r>
            </w:ins>
          </w:p>
        </w:tc>
        <w:tc>
          <w:tcPr>
            <w:tcW w:w="916" w:type="dxa"/>
          </w:tcPr>
          <w:p w:rsidR="002F02C9" w:rsidRPr="002F02C9" w:rsidRDefault="002F02C9" w:rsidP="006B17AB">
            <w:pPr>
              <w:rPr>
                <w:ins w:id="18404" w:author="Chen, Ivy (陳素貞 IEC1)" w:date="2015-01-12T13:52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405" w:author="Chen, Ivy (陳素貞 IEC1)" w:date="2015-01-12T13:45:00Z">
                  <w:rPr>
                    <w:ins w:id="18406" w:author="Chen, Ivy (陳素貞 IEC1)" w:date="2015-01-12T13:52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407" w:author="Chen, Ivy (陳素貞 IEC1)" w:date="2015-01-12T13:52:00Z">
              <w:r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Select</w:t>
              </w:r>
            </w:ins>
          </w:p>
        </w:tc>
        <w:tc>
          <w:tcPr>
            <w:tcW w:w="677" w:type="dxa"/>
          </w:tcPr>
          <w:p w:rsidR="002F02C9" w:rsidRPr="002F02C9" w:rsidRDefault="002F02C9" w:rsidP="006B17AB">
            <w:pPr>
              <w:rPr>
                <w:ins w:id="18408" w:author="Chen, Ivy (陳素貞 IEC1)" w:date="2015-01-12T13:52:00Z"/>
                <w:rFonts w:asciiTheme="minorHAnsi" w:hAnsiTheme="minorHAnsi" w:cstheme="minorHAnsi"/>
                <w:color w:val="0033CC"/>
                <w:sz w:val="18"/>
                <w:rPrChange w:id="18409" w:author="Chen, Ivy (陳素貞 IEC1)" w:date="2015-01-12T13:45:00Z">
                  <w:rPr>
                    <w:ins w:id="18410" w:author="Chen, Ivy (陳素貞 IEC1)" w:date="2015-01-12T13:52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2F02C9" w:rsidRPr="002F02C9" w:rsidRDefault="002F02C9" w:rsidP="006B17AB">
            <w:pPr>
              <w:rPr>
                <w:ins w:id="18411" w:author="Chen, Ivy (陳素貞 IEC1)" w:date="2015-01-12T13:5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412" w:author="Chen, Ivy (陳素貞 IEC1)" w:date="2015-01-12T13:45:00Z">
                  <w:rPr>
                    <w:ins w:id="18413" w:author="Chen, Ivy (陳素貞 IEC1)" w:date="2015-01-12T13:52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680" w:type="dxa"/>
          </w:tcPr>
          <w:p w:rsidR="002F02C9" w:rsidRPr="002F02C9" w:rsidRDefault="002F02C9" w:rsidP="006B17AB">
            <w:pPr>
              <w:rPr>
                <w:ins w:id="18414" w:author="Chen, Ivy (陳素貞 IEC1)" w:date="2015-01-12T13:52:00Z"/>
                <w:rFonts w:asciiTheme="minorHAnsi" w:hAnsiTheme="minorHAnsi" w:cstheme="minorHAnsi" w:hint="eastAsia"/>
                <w:color w:val="0033CC"/>
                <w:sz w:val="18"/>
                <w:rPrChange w:id="18415" w:author="Chen, Ivy (陳素貞 IEC1)" w:date="2015-01-12T13:45:00Z">
                  <w:rPr>
                    <w:ins w:id="18416" w:author="Chen, Ivy (陳素貞 IEC1)" w:date="2015-01-12T13:52:00Z"/>
                    <w:rFonts w:asciiTheme="minorHAnsi" w:hAnsiTheme="minorHAnsi" w:cstheme="minorHAnsi" w:hint="eastAsia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2728" w:type="dxa"/>
          </w:tcPr>
          <w:p w:rsidR="002F02C9" w:rsidRPr="002F02C9" w:rsidRDefault="002F02C9">
            <w:pPr>
              <w:widowControl w:val="0"/>
              <w:autoSpaceDE w:val="0"/>
              <w:autoSpaceDN w:val="0"/>
              <w:adjustRightInd w:val="0"/>
              <w:rPr>
                <w:ins w:id="18417" w:author="Chen, Ivy (陳素貞 IEC1)" w:date="2015-01-12T13:52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  <w:rPrChange w:id="18418" w:author="Chen, Ivy (陳素貞 IEC1)" w:date="2015-01-12T13:45:00Z">
                  <w:rPr>
                    <w:ins w:id="18419" w:author="Chen, Ivy (陳素貞 IEC1)" w:date="2015-01-12T13:52:00Z"/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  <w:ins w:id="18420" w:author="Chen, Ivy (陳素貞 IEC1)" w:date="2015-01-12T13:52:00Z">
              <w:r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</w:rPr>
                <w:t>根據</w:t>
              </w:r>
              <w:r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</w:rPr>
                <w:t>ByRegID</w:t>
              </w:r>
              <w:r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</w:rPr>
                <w:t>或</w:t>
              </w:r>
              <w:r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</w:rPr>
                <w:t>ByCarrier</w:t>
              </w:r>
              <w:r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</w:rPr>
                <w:t>顯示對應的選項</w:t>
              </w:r>
            </w:ins>
          </w:p>
        </w:tc>
        <w:tc>
          <w:tcPr>
            <w:tcW w:w="2629" w:type="dxa"/>
          </w:tcPr>
          <w:p w:rsidR="002F02C9" w:rsidRPr="002F02C9" w:rsidRDefault="002F02C9" w:rsidP="006B17AB">
            <w:pPr>
              <w:rPr>
                <w:ins w:id="18421" w:author="Chen, Ivy (陳素貞 IEC1)" w:date="2015-01-12T13:52:00Z"/>
                <w:rFonts w:asciiTheme="minorHAnsi" w:hAnsiTheme="minorHAnsi" w:cstheme="minorHAnsi"/>
                <w:color w:val="0033CC"/>
                <w:sz w:val="18"/>
                <w:lang w:eastAsia="zh-TW"/>
                <w:rPrChange w:id="18422" w:author="Chen, Ivy (陳素貞 IEC1)" w:date="2015-01-12T13:45:00Z">
                  <w:rPr>
                    <w:ins w:id="18423" w:author="Chen, Ivy (陳素貞 IEC1)" w:date="2015-01-12T13:52:00Z"/>
                    <w:rFonts w:asciiTheme="minorHAnsi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3B389F" w:rsidRPr="002F02C9" w:rsidTr="006B17AB">
        <w:trPr>
          <w:ins w:id="18424" w:author="Chen, Ivy (陳素貞 IEC1)" w:date="2015-01-12T13:54:00Z"/>
        </w:trPr>
        <w:tc>
          <w:tcPr>
            <w:tcW w:w="445" w:type="dxa"/>
          </w:tcPr>
          <w:p w:rsidR="003B389F" w:rsidRDefault="003B389F" w:rsidP="006B17AB">
            <w:pPr>
              <w:rPr>
                <w:ins w:id="18425" w:author="Chen, Ivy (陳素貞 IEC1)" w:date="2015-01-12T13:54:00Z"/>
                <w:rFonts w:asciiTheme="minorHAnsi" w:eastAsia="新細明體" w:hAnsiTheme="minorHAnsi" w:cstheme="minorHAnsi" w:hint="eastAsia"/>
                <w:color w:val="0033CC"/>
                <w:sz w:val="18"/>
                <w:lang w:eastAsia="zh-TW"/>
              </w:rPr>
            </w:pPr>
            <w:ins w:id="18426" w:author="Chen, Ivy (陳素貞 IEC1)" w:date="2015-01-12T13:54:00Z">
              <w:r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</w:rPr>
                <w:t>9</w:t>
              </w:r>
            </w:ins>
          </w:p>
        </w:tc>
        <w:tc>
          <w:tcPr>
            <w:tcW w:w="1310" w:type="dxa"/>
          </w:tcPr>
          <w:p w:rsidR="003B389F" w:rsidRDefault="003B389F" w:rsidP="00D874C8">
            <w:pPr>
              <w:rPr>
                <w:ins w:id="18427" w:author="Chen, Ivy (陳素貞 IEC1)" w:date="2015-01-12T13:54:00Z"/>
                <w:rFonts w:asciiTheme="minorHAnsi" w:eastAsiaTheme="minorEastAsia" w:hAnsiTheme="minorHAnsi" w:cstheme="minorHAnsi" w:hint="eastAsia"/>
                <w:color w:val="0033CC"/>
                <w:sz w:val="18"/>
                <w:lang w:eastAsia="zh-TW"/>
              </w:rPr>
            </w:pPr>
            <w:ins w:id="18428" w:author="Chen, Ivy (陳素貞 IEC1)" w:date="2015-01-12T13:5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</w:rPr>
                <w:t>StdFullQty</w:t>
              </w:r>
            </w:ins>
          </w:p>
        </w:tc>
        <w:tc>
          <w:tcPr>
            <w:tcW w:w="916" w:type="dxa"/>
          </w:tcPr>
          <w:p w:rsidR="003B389F" w:rsidRDefault="003B389F" w:rsidP="006B17AB">
            <w:pPr>
              <w:rPr>
                <w:ins w:id="18429" w:author="Chen, Ivy (陳素貞 IEC1)" w:date="2015-01-12T13:54:00Z"/>
                <w:rFonts w:asciiTheme="minorHAnsi" w:eastAsiaTheme="minorEastAsia" w:hAnsiTheme="minorHAnsi" w:cstheme="minorHAnsi" w:hint="eastAsia"/>
                <w:color w:val="0033CC"/>
                <w:sz w:val="18"/>
                <w:lang w:eastAsia="zh-TW"/>
              </w:rPr>
            </w:pPr>
            <w:ins w:id="18430" w:author="Chen, Ivy (陳素貞 IEC1)" w:date="2015-01-12T13:5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</w:rPr>
                <w:t>TextBox</w:t>
              </w:r>
            </w:ins>
          </w:p>
        </w:tc>
        <w:tc>
          <w:tcPr>
            <w:tcW w:w="677" w:type="dxa"/>
          </w:tcPr>
          <w:p w:rsidR="003B389F" w:rsidRPr="002F02C9" w:rsidRDefault="003B389F" w:rsidP="006B17AB">
            <w:pPr>
              <w:rPr>
                <w:ins w:id="18431" w:author="Chen, Ivy (陳素貞 IEC1)" w:date="2015-01-12T13:54:00Z"/>
                <w:rFonts w:asciiTheme="minorHAnsi" w:hAnsiTheme="minorHAnsi" w:cstheme="minorHAnsi"/>
                <w:color w:val="0033CC"/>
                <w:sz w:val="18"/>
                <w:rPrChange w:id="18432" w:author="Chen, Ivy (陳素貞 IEC1)" w:date="2015-01-12T13:45:00Z">
                  <w:rPr>
                    <w:ins w:id="18433" w:author="Chen, Ivy (陳素貞 IEC1)" w:date="2015-01-12T13:5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18434" w:author="Chen, Ivy (陳素貞 IEC1)" w:date="2015-01-12T13:54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</w:rPr>
                <w:t>長度不超過</w:t>
              </w:r>
              <w:r w:rsidRPr="002F02C9">
                <w:rPr>
                  <w:rFonts w:asciiTheme="minorEastAsia" w:eastAsiaTheme="minorEastAsia" w:hAnsiTheme="minorEastAsia" w:cstheme="minorHAnsi"/>
                  <w:color w:val="0033CC"/>
                  <w:sz w:val="18"/>
                  <w:lang w:eastAsia="zh-TW"/>
                </w:rPr>
                <w:t>4</w:t>
              </w:r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</w:rPr>
                <w:t>的字符串</w:t>
              </w:r>
            </w:ins>
          </w:p>
        </w:tc>
        <w:tc>
          <w:tcPr>
            <w:tcW w:w="1432" w:type="dxa"/>
          </w:tcPr>
          <w:p w:rsidR="003B389F" w:rsidRPr="002F02C9" w:rsidRDefault="003B389F" w:rsidP="006B17AB">
            <w:pPr>
              <w:rPr>
                <w:ins w:id="18435" w:author="Chen, Ivy (陳素貞 IEC1)" w:date="2015-01-12T13:54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436" w:author="Chen, Ivy (陳素貞 IEC1)" w:date="2015-01-12T13:45:00Z">
                  <w:rPr>
                    <w:ins w:id="18437" w:author="Chen, Ivy (陳素貞 IEC1)" w:date="2015-01-12T13:54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438" w:author="Chen, Ivy (陳素貞 IEC1)" w:date="2015-01-12T13:54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</w:rPr>
                <w:t>空</w:t>
              </w:r>
            </w:ins>
          </w:p>
        </w:tc>
        <w:tc>
          <w:tcPr>
            <w:tcW w:w="680" w:type="dxa"/>
          </w:tcPr>
          <w:p w:rsidR="003B389F" w:rsidRPr="002F02C9" w:rsidRDefault="003B389F" w:rsidP="006B17AB">
            <w:pPr>
              <w:rPr>
                <w:ins w:id="18439" w:author="Chen, Ivy (陳素貞 IEC1)" w:date="2015-01-12T13:54:00Z"/>
                <w:rFonts w:asciiTheme="minorHAnsi" w:hAnsiTheme="minorHAnsi" w:cstheme="minorHAnsi" w:hint="eastAsia"/>
                <w:color w:val="0033CC"/>
                <w:sz w:val="18"/>
                <w:rPrChange w:id="18440" w:author="Chen, Ivy (陳素貞 IEC1)" w:date="2015-01-12T13:45:00Z">
                  <w:rPr>
                    <w:ins w:id="18441" w:author="Chen, Ivy (陳素貞 IEC1)" w:date="2015-01-12T13:54:00Z"/>
                    <w:rFonts w:asciiTheme="minorHAnsi" w:hAnsiTheme="minorHAnsi" w:cstheme="minorHAnsi" w:hint="eastAsia"/>
                    <w:color w:val="0033CC"/>
                    <w:sz w:val="18"/>
                  </w:rPr>
                </w:rPrChange>
              </w:rPr>
            </w:pPr>
            <w:ins w:id="18442" w:author="Chen, Ivy (陳素貞 IEC1)" w:date="2015-01-12T13:5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是</w:t>
              </w:r>
            </w:ins>
          </w:p>
        </w:tc>
        <w:tc>
          <w:tcPr>
            <w:tcW w:w="2728" w:type="dxa"/>
          </w:tcPr>
          <w:p w:rsidR="003B389F" w:rsidRDefault="003B389F">
            <w:pPr>
              <w:widowControl w:val="0"/>
              <w:autoSpaceDE w:val="0"/>
              <w:autoSpaceDN w:val="0"/>
              <w:adjustRightInd w:val="0"/>
              <w:rPr>
                <w:ins w:id="18443" w:author="Chen, Ivy (陳素貞 IEC1)" w:date="2015-01-12T13:54:00Z"/>
                <w:rFonts w:ascii="Courier New" w:eastAsiaTheme="minorEastAsia" w:hAnsi="Courier New" w:cs="Courier New" w:hint="eastAsia"/>
                <w:noProof/>
                <w:color w:val="0000FF"/>
                <w:szCs w:val="20"/>
                <w:lang w:eastAsia="zh-TW"/>
              </w:rPr>
            </w:pPr>
            <w:ins w:id="18444" w:author="Chen, Ivy (陳素貞 IEC1)" w:date="2015-01-12T13:54:00Z">
              <w:r w:rsidRPr="002F02C9"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</w:rPr>
                <w:t>需為數字</w:t>
              </w:r>
            </w:ins>
          </w:p>
        </w:tc>
        <w:tc>
          <w:tcPr>
            <w:tcW w:w="2629" w:type="dxa"/>
          </w:tcPr>
          <w:p w:rsidR="003B389F" w:rsidRPr="002F02C9" w:rsidRDefault="003B389F" w:rsidP="006B17AB">
            <w:pPr>
              <w:rPr>
                <w:ins w:id="18445" w:author="Chen, Ivy (陳素貞 IEC1)" w:date="2015-01-12T13:54:00Z"/>
                <w:rFonts w:asciiTheme="minorHAnsi" w:hAnsiTheme="minorHAnsi" w:cstheme="minorHAnsi"/>
                <w:color w:val="0033CC"/>
                <w:sz w:val="18"/>
                <w:lang w:eastAsia="zh-TW"/>
                <w:rPrChange w:id="18446" w:author="Chen, Ivy (陳素貞 IEC1)" w:date="2015-01-12T13:45:00Z">
                  <w:rPr>
                    <w:ins w:id="18447" w:author="Chen, Ivy (陳素貞 IEC1)" w:date="2015-01-12T13:54:00Z"/>
                    <w:rFonts w:asciiTheme="minorHAnsi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3B389F" w:rsidRPr="002F02C9" w:rsidTr="006B17AB">
        <w:trPr>
          <w:ins w:id="18448" w:author="Chen, Ivy (陳素貞 IEC1)" w:date="2015-01-12T13:52:00Z"/>
        </w:trPr>
        <w:tc>
          <w:tcPr>
            <w:tcW w:w="445" w:type="dxa"/>
          </w:tcPr>
          <w:p w:rsidR="003B389F" w:rsidRDefault="003B389F" w:rsidP="006B17AB">
            <w:pPr>
              <w:rPr>
                <w:ins w:id="18449" w:author="Chen, Ivy (陳素貞 IEC1)" w:date="2015-01-12T13:52:00Z"/>
                <w:rFonts w:asciiTheme="minorHAnsi" w:eastAsia="新細明體" w:hAnsiTheme="minorHAnsi" w:cstheme="minorHAnsi" w:hint="eastAsia"/>
                <w:color w:val="0033CC"/>
                <w:sz w:val="18"/>
                <w:lang w:eastAsia="zh-TW"/>
              </w:rPr>
            </w:pPr>
            <w:ins w:id="18450" w:author="Chen, Ivy (陳素貞 IEC1)" w:date="2015-01-12T13:54:00Z">
              <w:r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</w:rPr>
                <w:t>10</w:t>
              </w:r>
            </w:ins>
          </w:p>
        </w:tc>
        <w:tc>
          <w:tcPr>
            <w:tcW w:w="1310" w:type="dxa"/>
          </w:tcPr>
          <w:p w:rsidR="003B389F" w:rsidRDefault="003B389F" w:rsidP="00D874C8">
            <w:pPr>
              <w:rPr>
                <w:ins w:id="18451" w:author="Chen, Ivy (陳素貞 IEC1)" w:date="2015-01-12T13:52:00Z"/>
                <w:rFonts w:asciiTheme="minorHAnsi" w:eastAsiaTheme="minorEastAsia" w:hAnsiTheme="minorHAnsi" w:cstheme="minorHAnsi" w:hint="eastAsia"/>
                <w:color w:val="0033CC"/>
                <w:sz w:val="18"/>
                <w:lang w:eastAsia="zh-TW"/>
              </w:rPr>
            </w:pPr>
            <w:ins w:id="18452" w:author="Chen, Ivy (陳素貞 IEC1)" w:date="2015-01-12T13:52:00Z">
              <w:r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PalletLayer</w:t>
              </w:r>
            </w:ins>
          </w:p>
        </w:tc>
        <w:tc>
          <w:tcPr>
            <w:tcW w:w="916" w:type="dxa"/>
          </w:tcPr>
          <w:p w:rsidR="003B389F" w:rsidRDefault="003B389F" w:rsidP="006B17AB">
            <w:pPr>
              <w:rPr>
                <w:ins w:id="18453" w:author="Chen, Ivy (陳素貞 IEC1)" w:date="2015-01-12T13:52:00Z"/>
                <w:rFonts w:asciiTheme="minorHAnsi" w:eastAsiaTheme="minorEastAsia" w:hAnsiTheme="minorHAnsi" w:cstheme="minorHAnsi" w:hint="eastAsia"/>
                <w:color w:val="0033CC"/>
                <w:sz w:val="18"/>
                <w:lang w:eastAsia="zh-TW"/>
              </w:rPr>
            </w:pPr>
            <w:ins w:id="18454" w:author="Chen, Ivy (陳素貞 IEC1)" w:date="2015-01-12T13:5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</w:rPr>
                <w:t>TextBox</w:t>
              </w:r>
            </w:ins>
          </w:p>
        </w:tc>
        <w:tc>
          <w:tcPr>
            <w:tcW w:w="677" w:type="dxa"/>
          </w:tcPr>
          <w:p w:rsidR="003B389F" w:rsidRPr="002F02C9" w:rsidRDefault="003B389F" w:rsidP="006B17AB">
            <w:pPr>
              <w:rPr>
                <w:ins w:id="18455" w:author="Chen, Ivy (陳素貞 IEC1)" w:date="2015-01-12T13:52:00Z"/>
                <w:rFonts w:asciiTheme="minorHAnsi" w:hAnsiTheme="minorHAnsi" w:cstheme="minorHAnsi"/>
                <w:color w:val="0033CC"/>
                <w:sz w:val="18"/>
                <w:rPrChange w:id="18456" w:author="Chen, Ivy (陳素貞 IEC1)" w:date="2015-01-12T13:45:00Z">
                  <w:rPr>
                    <w:ins w:id="18457" w:author="Chen, Ivy (陳素貞 IEC1)" w:date="2015-01-12T13:52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18458" w:author="Chen, Ivy (陳素貞 IEC1)" w:date="2015-01-12T13:53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</w:rPr>
                <w:t>長度不超過</w:t>
              </w:r>
              <w:r w:rsidRPr="002F02C9">
                <w:rPr>
                  <w:rFonts w:asciiTheme="minorEastAsia" w:eastAsiaTheme="minorEastAsia" w:hAnsiTheme="minorEastAsia" w:cstheme="minorHAnsi"/>
                  <w:color w:val="0033CC"/>
                  <w:sz w:val="18"/>
                  <w:lang w:eastAsia="zh-TW"/>
                </w:rPr>
                <w:t>4</w:t>
              </w:r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</w:rPr>
                <w:t>的字符串</w:t>
              </w:r>
            </w:ins>
          </w:p>
        </w:tc>
        <w:tc>
          <w:tcPr>
            <w:tcW w:w="1432" w:type="dxa"/>
          </w:tcPr>
          <w:p w:rsidR="003B389F" w:rsidRPr="002F02C9" w:rsidRDefault="003B389F" w:rsidP="006B17AB">
            <w:pPr>
              <w:rPr>
                <w:ins w:id="18459" w:author="Chen, Ivy (陳素貞 IEC1)" w:date="2015-01-12T13:5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460" w:author="Chen, Ivy (陳素貞 IEC1)" w:date="2015-01-12T13:45:00Z">
                  <w:rPr>
                    <w:ins w:id="18461" w:author="Chen, Ivy (陳素貞 IEC1)" w:date="2015-01-12T13:52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680" w:type="dxa"/>
          </w:tcPr>
          <w:p w:rsidR="003B389F" w:rsidRPr="002F02C9" w:rsidRDefault="003B389F" w:rsidP="006B17AB">
            <w:pPr>
              <w:rPr>
                <w:ins w:id="18462" w:author="Chen, Ivy (陳素貞 IEC1)" w:date="2015-01-12T13:52:00Z"/>
                <w:rFonts w:asciiTheme="minorHAnsi" w:hAnsiTheme="minorHAnsi" w:cstheme="minorHAnsi" w:hint="eastAsia"/>
                <w:color w:val="0033CC"/>
                <w:sz w:val="18"/>
                <w:rPrChange w:id="18463" w:author="Chen, Ivy (陳素貞 IEC1)" w:date="2015-01-12T13:45:00Z">
                  <w:rPr>
                    <w:ins w:id="18464" w:author="Chen, Ivy (陳素貞 IEC1)" w:date="2015-01-12T13:52:00Z"/>
                    <w:rFonts w:asciiTheme="minorHAnsi" w:hAnsiTheme="minorHAnsi" w:cstheme="minorHAnsi" w:hint="eastAsia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2728" w:type="dxa"/>
          </w:tcPr>
          <w:p w:rsidR="003B389F" w:rsidRDefault="003B389F">
            <w:pPr>
              <w:widowControl w:val="0"/>
              <w:autoSpaceDE w:val="0"/>
              <w:autoSpaceDN w:val="0"/>
              <w:adjustRightInd w:val="0"/>
              <w:rPr>
                <w:ins w:id="18465" w:author="Chen, Ivy (陳素貞 IEC1)" w:date="2015-01-12T13:52:00Z"/>
                <w:rFonts w:ascii="Courier New" w:eastAsiaTheme="minorEastAsia" w:hAnsi="Courier New" w:cs="Courier New" w:hint="eastAsia"/>
                <w:noProof/>
                <w:color w:val="0000FF"/>
                <w:szCs w:val="20"/>
                <w:lang w:eastAsia="zh-TW"/>
              </w:rPr>
            </w:pPr>
            <w:ins w:id="18466" w:author="Chen, Ivy (陳素貞 IEC1)" w:date="2015-01-12T13:53:00Z">
              <w:r w:rsidRPr="002F02C9"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</w:rPr>
                <w:t>需為整數數字</w:t>
              </w:r>
            </w:ins>
          </w:p>
        </w:tc>
        <w:tc>
          <w:tcPr>
            <w:tcW w:w="2629" w:type="dxa"/>
          </w:tcPr>
          <w:p w:rsidR="003B389F" w:rsidRPr="002F02C9" w:rsidRDefault="003B389F" w:rsidP="006B17AB">
            <w:pPr>
              <w:rPr>
                <w:ins w:id="18467" w:author="Chen, Ivy (陳素貞 IEC1)" w:date="2015-01-12T13:52:00Z"/>
                <w:rFonts w:asciiTheme="minorHAnsi" w:hAnsiTheme="minorHAnsi" w:cstheme="minorHAnsi"/>
                <w:color w:val="0033CC"/>
                <w:sz w:val="18"/>
                <w:lang w:eastAsia="zh-TW"/>
                <w:rPrChange w:id="18468" w:author="Chen, Ivy (陳素貞 IEC1)" w:date="2015-01-12T13:45:00Z">
                  <w:rPr>
                    <w:ins w:id="18469" w:author="Chen, Ivy (陳素貞 IEC1)" w:date="2015-01-12T13:52:00Z"/>
                    <w:rFonts w:asciiTheme="minorHAnsi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3B389F" w:rsidRPr="002F02C9" w:rsidTr="006B17AB">
        <w:trPr>
          <w:ins w:id="18470" w:author="Chen, Ivy (陳素貞 IEC1)" w:date="2015-01-12T13:53:00Z"/>
        </w:trPr>
        <w:tc>
          <w:tcPr>
            <w:tcW w:w="445" w:type="dxa"/>
          </w:tcPr>
          <w:p w:rsidR="003B389F" w:rsidRPr="004D4F0E" w:rsidRDefault="003B389F" w:rsidP="006B17AB">
            <w:pPr>
              <w:rPr>
                <w:ins w:id="18471" w:author="Chen, Ivy (陳素貞 IEC1)" w:date="2015-01-12T13:53:00Z"/>
                <w:rFonts w:asciiTheme="minorHAnsi" w:eastAsia="新細明體" w:hAnsiTheme="minorHAnsi" w:cstheme="minorHAnsi" w:hint="eastAsia"/>
                <w:color w:val="0033CC"/>
                <w:sz w:val="18"/>
                <w:highlight w:val="yellow"/>
                <w:lang w:eastAsia="zh-TW"/>
                <w:rPrChange w:id="18472" w:author="Chen, Ivy (陳素貞 IEC1)" w:date="2015-01-12T13:59:00Z">
                  <w:rPr>
                    <w:ins w:id="18473" w:author="Chen, Ivy (陳素貞 IEC1)" w:date="2015-01-12T13:53:00Z"/>
                    <w:rFonts w:asciiTheme="minorHAnsi" w:eastAsia="新細明體" w:hAnsiTheme="minorHAnsi" w:cstheme="minorHAnsi" w:hint="eastAsia"/>
                    <w:color w:val="0033CC"/>
                    <w:sz w:val="18"/>
                    <w:lang w:eastAsia="zh-TW"/>
                  </w:rPr>
                </w:rPrChange>
              </w:rPr>
            </w:pPr>
            <w:ins w:id="18474" w:author="Chen, Ivy (陳素貞 IEC1)" w:date="2015-01-12T13:53:00Z">
              <w:r w:rsidRPr="004D4F0E">
                <w:rPr>
                  <w:rFonts w:asciiTheme="minorHAnsi" w:eastAsia="新細明體" w:hAnsiTheme="minorHAnsi" w:cstheme="minorHAnsi" w:hint="eastAsia"/>
                  <w:color w:val="0033CC"/>
                  <w:sz w:val="18"/>
                  <w:highlight w:val="yellow"/>
                  <w:lang w:eastAsia="zh-TW"/>
                  <w:rPrChange w:id="18475" w:author="Chen, Ivy (陳素貞 IEC1)" w:date="2015-01-12T13:59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lang w:eastAsia="zh-TW"/>
                    </w:rPr>
                  </w:rPrChange>
                </w:rPr>
                <w:t>1</w:t>
              </w:r>
            </w:ins>
            <w:ins w:id="18476" w:author="Chen, Ivy (陳素貞 IEC1)" w:date="2015-01-12T13:54:00Z">
              <w:r w:rsidRPr="004D4F0E">
                <w:rPr>
                  <w:rFonts w:asciiTheme="minorHAnsi" w:eastAsia="新細明體" w:hAnsiTheme="minorHAnsi" w:cstheme="minorHAnsi" w:hint="eastAsia"/>
                  <w:color w:val="0033CC"/>
                  <w:sz w:val="18"/>
                  <w:highlight w:val="yellow"/>
                  <w:lang w:eastAsia="zh-TW"/>
                  <w:rPrChange w:id="18477" w:author="Chen, Ivy (陳素貞 IEC1)" w:date="2015-01-12T13:59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lang w:eastAsia="zh-TW"/>
                    </w:rPr>
                  </w:rPrChange>
                </w:rPr>
                <w:t>1</w:t>
              </w:r>
            </w:ins>
          </w:p>
        </w:tc>
        <w:tc>
          <w:tcPr>
            <w:tcW w:w="1310" w:type="dxa"/>
          </w:tcPr>
          <w:p w:rsidR="003B389F" w:rsidRPr="004D4F0E" w:rsidRDefault="003B389F" w:rsidP="00D874C8">
            <w:pPr>
              <w:rPr>
                <w:ins w:id="18478" w:author="Chen, Ivy (陳素貞 IEC1)" w:date="2015-01-12T13:53:00Z"/>
                <w:rFonts w:asciiTheme="minorHAnsi" w:eastAsiaTheme="minorEastAsia" w:hAnsiTheme="minorHAnsi" w:cstheme="minorHAnsi" w:hint="eastAsia"/>
                <w:color w:val="0033CC"/>
                <w:sz w:val="18"/>
                <w:highlight w:val="yellow"/>
                <w:lang w:eastAsia="zh-TW"/>
                <w:rPrChange w:id="18479" w:author="Chen, Ivy (陳素貞 IEC1)" w:date="2015-01-12T13:59:00Z">
                  <w:rPr>
                    <w:ins w:id="18480" w:author="Chen, Ivy (陳素貞 IEC1)" w:date="2015-01-12T13:53:00Z"/>
                    <w:rFonts w:asciiTheme="minorHAnsi" w:eastAsiaTheme="minorEastAsia" w:hAnsiTheme="minorHAnsi" w:cstheme="minorHAnsi" w:hint="eastAsia"/>
                    <w:color w:val="0033CC"/>
                    <w:sz w:val="18"/>
                    <w:lang w:eastAsia="zh-TW"/>
                  </w:rPr>
                </w:rPrChange>
              </w:rPr>
            </w:pPr>
            <w:ins w:id="18481" w:author="Chen, Ivy (陳素貞 IEC1)" w:date="2015-01-12T13:53:00Z">
              <w:r w:rsidRPr="004D4F0E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highlight w:val="yellow"/>
                  <w:lang w:eastAsia="zh-TW"/>
                  <w:rPrChange w:id="18482" w:author="Chen, Ivy (陳素貞 IEC1)" w:date="2015-01-12T13:59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lang w:eastAsia="zh-TW"/>
                    </w:rPr>
                  </w:rPrChange>
                </w:rPr>
                <w:t>OceanType</w:t>
              </w:r>
            </w:ins>
          </w:p>
        </w:tc>
        <w:tc>
          <w:tcPr>
            <w:tcW w:w="916" w:type="dxa"/>
          </w:tcPr>
          <w:p w:rsidR="003B389F" w:rsidRPr="004D4F0E" w:rsidRDefault="003B389F" w:rsidP="006B17AB">
            <w:pPr>
              <w:rPr>
                <w:ins w:id="18483" w:author="Chen, Ivy (陳素貞 IEC1)" w:date="2015-01-12T13:53:00Z"/>
                <w:rFonts w:asciiTheme="minorHAnsi" w:eastAsiaTheme="minorEastAsia" w:hAnsiTheme="minorHAnsi" w:cstheme="minorHAnsi" w:hint="eastAsia"/>
                <w:color w:val="0033CC"/>
                <w:sz w:val="18"/>
                <w:highlight w:val="yellow"/>
                <w:lang w:eastAsia="zh-TW"/>
                <w:rPrChange w:id="18484" w:author="Chen, Ivy (陳素貞 IEC1)" w:date="2015-01-12T13:59:00Z">
                  <w:rPr>
                    <w:ins w:id="18485" w:author="Chen, Ivy (陳素貞 IEC1)" w:date="2015-01-12T13:53:00Z"/>
                    <w:rFonts w:asciiTheme="minorHAnsi" w:eastAsiaTheme="minorEastAsia" w:hAnsiTheme="minorHAnsi" w:cstheme="minorHAnsi" w:hint="eastAsia"/>
                    <w:color w:val="0033CC"/>
                    <w:sz w:val="18"/>
                    <w:lang w:eastAsia="zh-TW"/>
                  </w:rPr>
                </w:rPrChange>
              </w:rPr>
            </w:pPr>
            <w:ins w:id="18486" w:author="Chen, Ivy (陳素貞 IEC1)" w:date="2015-01-12T13:53:00Z">
              <w:r w:rsidRPr="004D4F0E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highlight w:val="yellow"/>
                  <w:lang w:eastAsia="zh-TW"/>
                  <w:rPrChange w:id="18487" w:author="Chen, Ivy (陳素貞 IEC1)" w:date="2015-01-12T13:59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3B389F" w:rsidRPr="004D4F0E" w:rsidRDefault="003B389F" w:rsidP="006B17AB">
            <w:pPr>
              <w:rPr>
                <w:ins w:id="18488" w:author="Chen, Ivy (陳素貞 IEC1)" w:date="2015-01-12T13:53:00Z"/>
                <w:rFonts w:asciiTheme="minorEastAsia" w:eastAsiaTheme="minorEastAsia" w:hAnsiTheme="minorEastAsia" w:cstheme="minorHAnsi" w:hint="eastAsia"/>
                <w:color w:val="0033CC"/>
                <w:sz w:val="18"/>
                <w:highlight w:val="yellow"/>
                <w:lang w:eastAsia="zh-TW"/>
                <w:rPrChange w:id="18489" w:author="Chen, Ivy (陳素貞 IEC1)" w:date="2015-01-12T13:59:00Z">
                  <w:rPr>
                    <w:ins w:id="18490" w:author="Chen, Ivy (陳素貞 IEC1)" w:date="2015-01-12T13:53:00Z"/>
                    <w:rFonts w:asciiTheme="minorEastAsia" w:eastAsiaTheme="minorEastAsia" w:hAnsiTheme="minorEastAsia" w:cstheme="minorHAnsi" w:hint="eastAsia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1432" w:type="dxa"/>
          </w:tcPr>
          <w:p w:rsidR="003B389F" w:rsidRPr="004D4F0E" w:rsidRDefault="003B389F" w:rsidP="006B17AB">
            <w:pPr>
              <w:rPr>
                <w:ins w:id="18491" w:author="Chen, Ivy (陳素貞 IEC1)" w:date="2015-01-12T13:53:00Z"/>
                <w:rFonts w:asciiTheme="minorHAnsi" w:eastAsia="新細明體" w:hAnsiTheme="minorHAnsi" w:cstheme="minorHAnsi"/>
                <w:color w:val="0033CC"/>
                <w:sz w:val="18"/>
                <w:highlight w:val="yellow"/>
                <w:lang w:eastAsia="zh-TW"/>
                <w:rPrChange w:id="18492" w:author="Chen, Ivy (陳素貞 IEC1)" w:date="2015-01-12T13:59:00Z">
                  <w:rPr>
                    <w:ins w:id="18493" w:author="Chen, Ivy (陳素貞 IEC1)" w:date="2015-01-12T13:53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494" w:author="Chen, Ivy (陳素貞 IEC1)" w:date="2015-01-12T13:53:00Z">
              <w:r w:rsidRPr="004D4F0E">
                <w:rPr>
                  <w:rFonts w:asciiTheme="minorHAnsi" w:eastAsia="新細明體" w:hAnsiTheme="minorHAnsi" w:cstheme="minorHAnsi" w:hint="eastAsia"/>
                  <w:color w:val="0033CC"/>
                  <w:sz w:val="18"/>
                  <w:highlight w:val="yellow"/>
                  <w:lang w:eastAsia="zh-TW"/>
                  <w:rPrChange w:id="18495" w:author="Chen, Ivy (陳素貞 IEC1)" w:date="2015-01-12T13:59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lang w:eastAsia="zh-TW"/>
                    </w:rPr>
                  </w:rPrChange>
                </w:rPr>
                <w:t>空值</w:t>
              </w:r>
            </w:ins>
          </w:p>
        </w:tc>
        <w:tc>
          <w:tcPr>
            <w:tcW w:w="680" w:type="dxa"/>
          </w:tcPr>
          <w:p w:rsidR="003B389F" w:rsidRPr="004D4F0E" w:rsidRDefault="003B389F" w:rsidP="006B17AB">
            <w:pPr>
              <w:rPr>
                <w:ins w:id="18496" w:author="Chen, Ivy (陳素貞 IEC1)" w:date="2015-01-12T13:53:00Z"/>
                <w:rFonts w:asciiTheme="minorHAnsi" w:hAnsiTheme="minorHAnsi" w:cstheme="minorHAnsi" w:hint="eastAsia"/>
                <w:color w:val="0033CC"/>
                <w:sz w:val="18"/>
                <w:highlight w:val="yellow"/>
                <w:rPrChange w:id="18497" w:author="Chen, Ivy (陳素貞 IEC1)" w:date="2015-01-12T13:59:00Z">
                  <w:rPr>
                    <w:ins w:id="18498" w:author="Chen, Ivy (陳素貞 IEC1)" w:date="2015-01-12T13:53:00Z"/>
                    <w:rFonts w:asciiTheme="minorHAnsi" w:hAnsiTheme="minorHAnsi" w:cstheme="minorHAnsi" w:hint="eastAsia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4D4F0E" w:rsidRDefault="003B389F" w:rsidP="003B389F">
            <w:pPr>
              <w:widowControl w:val="0"/>
              <w:autoSpaceDE w:val="0"/>
              <w:autoSpaceDN w:val="0"/>
              <w:adjustRightInd w:val="0"/>
              <w:rPr>
                <w:ins w:id="18499" w:author="Chen, Ivy (陳素貞 IEC1)" w:date="2015-01-12T13:53:00Z"/>
                <w:rFonts w:asciiTheme="minorHAnsi" w:eastAsia="新細明體" w:hAnsiTheme="minorHAnsi" w:cstheme="minorHAnsi"/>
                <w:color w:val="0033CC"/>
                <w:szCs w:val="20"/>
                <w:highlight w:val="yellow"/>
                <w:lang w:eastAsia="zh-TW"/>
                <w:rPrChange w:id="18500" w:author="Chen, Ivy (陳素貞 IEC1)" w:date="2015-01-12T13:59:00Z">
                  <w:rPr>
                    <w:ins w:id="18501" w:author="Chen, Ivy (陳素貞 IEC1)" w:date="2015-01-12T13:53:00Z"/>
                    <w:rFonts w:asciiTheme="minorHAnsi" w:eastAsia="新細明體" w:hAnsiTheme="minorHAnsi" w:cstheme="minorHAnsi"/>
                    <w:color w:val="0033CC"/>
                    <w:szCs w:val="20"/>
                    <w:lang w:eastAsia="zh-TW"/>
                  </w:rPr>
                </w:rPrChange>
              </w:rPr>
            </w:pPr>
            <w:ins w:id="18502" w:author="Chen, Ivy (陳素貞 IEC1)" w:date="2015-01-12T13:53:00Z">
              <w:r w:rsidRPr="004D4F0E">
                <w:rPr>
                  <w:rFonts w:ascii="Courier New" w:eastAsiaTheme="minorEastAsia" w:hAnsi="Courier New" w:cs="Courier New"/>
                  <w:noProof/>
                  <w:color w:val="0000FF"/>
                  <w:szCs w:val="20"/>
                  <w:highlight w:val="yellow"/>
                  <w:lang w:eastAsia="zh-TW"/>
                  <w:rPrChange w:id="18503" w:author="Chen, Ivy (陳素貞 IEC1)" w:date="2015-01-12T13:59:00Z">
                    <w:rPr>
                      <w:rFonts w:ascii="Courier New" w:eastAsiaTheme="minorEastAsia" w:hAnsi="Courier New" w:cs="Courier New"/>
                      <w:noProof/>
                      <w:color w:val="0000FF"/>
                      <w:szCs w:val="20"/>
                      <w:lang w:eastAsia="zh-TW"/>
                    </w:rPr>
                  </w:rPrChange>
                </w:rPr>
                <w:t>S</w:t>
              </w:r>
              <w:r w:rsidRPr="004D4F0E">
                <w:rPr>
                  <w:rFonts w:ascii="Courier New" w:hAnsi="Courier New" w:cs="Courier New"/>
                  <w:noProof/>
                  <w:color w:val="0000FF"/>
                  <w:szCs w:val="20"/>
                  <w:highlight w:val="yellow"/>
                  <w:rPrChange w:id="18504" w:author="Chen, Ivy (陳素貞 IEC1)" w:date="2015-01-12T13:59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elected</w:t>
              </w:r>
              <w:r w:rsidRPr="004D4F0E">
                <w:rPr>
                  <w:rFonts w:ascii="Courier New" w:hAnsi="Courier New" w:cs="Courier New" w:hint="eastAsia"/>
                  <w:noProof/>
                  <w:color w:val="0000FF"/>
                  <w:szCs w:val="20"/>
                  <w:highlight w:val="yellow"/>
                  <w:rPrChange w:id="18505" w:author="Chen, Ivy (陳素貞 IEC1)" w:date="2015-01-12T13:59:00Z">
                    <w:rPr>
                      <w:rFonts w:ascii="Courier New" w:hAnsi="Courier New" w:cs="Courier New" w:hint="eastAsia"/>
                      <w:noProof/>
                      <w:color w:val="0000FF"/>
                      <w:szCs w:val="20"/>
                    </w:rPr>
                  </w:rPrChange>
                </w:rPr>
                <w:t>：</w:t>
              </w:r>
              <w:r w:rsidRPr="004D4F0E"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highlight w:val="yellow"/>
                  <w:lang w:eastAsia="zh-TW"/>
                  <w:rPrChange w:id="18506" w:author="Chen, Ivy (陳素貞 IEC1)" w:date="2015-01-12T13:59:00Z">
                    <w:rPr>
                      <w:rFonts w:ascii="Courier New" w:eastAsiaTheme="minorEastAsia" w:hAnsi="Courier New" w:cs="Courier New" w:hint="eastAsia"/>
                      <w:noProof/>
                      <w:color w:val="0000FF"/>
                      <w:szCs w:val="20"/>
                      <w:lang w:eastAsia="zh-TW"/>
                    </w:rPr>
                  </w:rPrChange>
                </w:rPr>
                <w:t>選項值顯示</w:t>
              </w:r>
            </w:ins>
          </w:p>
          <w:p w:rsidR="003B389F" w:rsidRPr="004D4F0E" w:rsidRDefault="003B389F" w:rsidP="003B389F">
            <w:pPr>
              <w:widowControl w:val="0"/>
              <w:autoSpaceDE w:val="0"/>
              <w:autoSpaceDN w:val="0"/>
              <w:adjustRightInd w:val="0"/>
              <w:rPr>
                <w:ins w:id="18507" w:author="Chen, Ivy (陳素貞 IEC1)" w:date="2015-01-12T13:53:00Z"/>
                <w:rFonts w:ascii="Courier New" w:hAnsi="Courier New" w:cs="Courier New"/>
                <w:noProof/>
                <w:color w:val="008080"/>
                <w:szCs w:val="20"/>
                <w:highlight w:val="yellow"/>
                <w:rPrChange w:id="18508" w:author="Chen, Ivy (陳素貞 IEC1)" w:date="2015-01-12T13:59:00Z">
                  <w:rPr>
                    <w:ins w:id="18509" w:author="Chen, Ivy (陳素貞 IEC1)" w:date="2015-01-12T13:53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18510" w:author="Chen, Ivy (陳素貞 IEC1)" w:date="2015-01-12T13:53:00Z">
              <w:r w:rsidRPr="004D4F0E">
                <w:rPr>
                  <w:rFonts w:ascii="Courier New" w:hAnsi="Courier New" w:cs="Courier New"/>
                  <w:noProof/>
                  <w:color w:val="0000FF"/>
                  <w:szCs w:val="20"/>
                  <w:highlight w:val="yellow"/>
                  <w:rPrChange w:id="18511" w:author="Chen, Ivy (陳素貞 IEC1)" w:date="2015-01-12T13:59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select</w:t>
              </w:r>
              <w:r w:rsidRPr="004D4F0E">
                <w:rPr>
                  <w:rFonts w:ascii="Courier New" w:hAnsi="Courier New" w:cs="Courier New"/>
                  <w:noProof/>
                  <w:szCs w:val="20"/>
                  <w:highlight w:val="yellow"/>
                  <w:rPrChange w:id="18512" w:author="Chen, Ivy (陳素貞 IEC1)" w:date="2015-01-12T13:59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</w:t>
              </w:r>
              <w:r w:rsidRPr="004D4F0E">
                <w:rPr>
                  <w:rFonts w:ascii="Courier New" w:hAnsi="Courier New" w:cs="Courier New"/>
                  <w:noProof/>
                  <w:color w:val="008080"/>
                  <w:szCs w:val="20"/>
                  <w:highlight w:val="yellow"/>
                  <w:rPrChange w:id="18513" w:author="Chen, Ivy (陳素貞 IEC1)" w:date="2015-01-12T13:59:00Z">
                    <w:rPr>
                      <w:rFonts w:ascii="Courier New" w:hAnsi="Courier New" w:cs="Courier New"/>
                      <w:noProof/>
                      <w:color w:val="008080"/>
                      <w:szCs w:val="20"/>
                    </w:rPr>
                  </w:rPrChange>
                </w:rPr>
                <w:t>Value</w:t>
              </w:r>
              <w:r w:rsidRPr="004D4F0E">
                <w:rPr>
                  <w:rFonts w:ascii="Courier New" w:hAnsi="Courier New" w:cs="Courier New"/>
                  <w:noProof/>
                  <w:szCs w:val="20"/>
                  <w:highlight w:val="yellow"/>
                  <w:rPrChange w:id="18514" w:author="Chen, Ivy (陳素貞 IEC1)" w:date="2015-01-12T13:59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</w:t>
              </w:r>
              <w:r w:rsidRPr="004D4F0E">
                <w:rPr>
                  <w:rFonts w:ascii="Courier New" w:hAnsi="Courier New" w:cs="Courier New"/>
                  <w:noProof/>
                  <w:color w:val="0000FF"/>
                  <w:szCs w:val="20"/>
                  <w:highlight w:val="yellow"/>
                  <w:rPrChange w:id="18515" w:author="Chen, Ivy (陳素貞 IEC1)" w:date="2015-01-12T13:59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from</w:t>
              </w:r>
              <w:r w:rsidRPr="004D4F0E">
                <w:rPr>
                  <w:rFonts w:ascii="Courier New" w:hAnsi="Courier New" w:cs="Courier New"/>
                  <w:noProof/>
                  <w:szCs w:val="20"/>
                  <w:highlight w:val="yellow"/>
                  <w:rPrChange w:id="18516" w:author="Chen, Ivy (陳素貞 IEC1)" w:date="2015-01-12T13:59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</w:t>
              </w:r>
              <w:r w:rsidRPr="004D4F0E">
                <w:rPr>
                  <w:rFonts w:ascii="Courier New" w:hAnsi="Courier New" w:cs="Courier New"/>
                  <w:noProof/>
                  <w:color w:val="008080"/>
                  <w:szCs w:val="20"/>
                  <w:highlight w:val="yellow"/>
                  <w:rPrChange w:id="18517" w:author="Chen, Ivy (陳素貞 IEC1)" w:date="2015-01-12T13:59:00Z">
                    <w:rPr>
                      <w:rFonts w:ascii="Courier New" w:hAnsi="Courier New" w:cs="Courier New"/>
                      <w:noProof/>
                      <w:color w:val="008080"/>
                      <w:szCs w:val="20"/>
                    </w:rPr>
                  </w:rPrChange>
                </w:rPr>
                <w:t>ConstValueType</w:t>
              </w:r>
            </w:ins>
          </w:p>
          <w:p w:rsidR="003B389F" w:rsidRPr="004D4F0E" w:rsidRDefault="003B389F" w:rsidP="003B389F">
            <w:pPr>
              <w:widowControl w:val="0"/>
              <w:autoSpaceDE w:val="0"/>
              <w:autoSpaceDN w:val="0"/>
              <w:adjustRightInd w:val="0"/>
              <w:rPr>
                <w:ins w:id="18518" w:author="Chen, Ivy (陳素貞 IEC1)" w:date="2015-01-12T13:53:00Z"/>
                <w:rFonts w:ascii="Courier New" w:hAnsi="Courier New" w:cs="Courier New"/>
                <w:noProof/>
                <w:color w:val="FF0000"/>
                <w:szCs w:val="20"/>
                <w:highlight w:val="yellow"/>
                <w:rPrChange w:id="18519" w:author="Chen, Ivy (陳素貞 IEC1)" w:date="2015-01-12T13:59:00Z">
                  <w:rPr>
                    <w:ins w:id="18520" w:author="Chen, Ivy (陳素貞 IEC1)" w:date="2015-01-12T13:53:00Z"/>
                    <w:rFonts w:ascii="Courier New" w:hAnsi="Courier New" w:cs="Courier New"/>
                    <w:noProof/>
                    <w:color w:val="FF0000"/>
                    <w:szCs w:val="20"/>
                  </w:rPr>
                </w:rPrChange>
              </w:rPr>
            </w:pPr>
            <w:ins w:id="18521" w:author="Chen, Ivy (陳素貞 IEC1)" w:date="2015-01-12T13:53:00Z">
              <w:r w:rsidRPr="004D4F0E">
                <w:rPr>
                  <w:rFonts w:ascii="Courier New" w:hAnsi="Courier New" w:cs="Courier New"/>
                  <w:noProof/>
                  <w:color w:val="0000FF"/>
                  <w:szCs w:val="20"/>
                  <w:highlight w:val="yellow"/>
                  <w:rPrChange w:id="18522" w:author="Chen, Ivy (陳素貞 IEC1)" w:date="2015-01-12T13:59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where</w:t>
              </w:r>
              <w:r w:rsidRPr="004D4F0E">
                <w:rPr>
                  <w:rFonts w:ascii="Courier New" w:hAnsi="Courier New" w:cs="Courier New"/>
                  <w:noProof/>
                  <w:szCs w:val="20"/>
                  <w:highlight w:val="yellow"/>
                  <w:rPrChange w:id="18523" w:author="Chen, Ivy (陳素貞 IEC1)" w:date="2015-01-12T13:59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</w:t>
              </w:r>
              <w:r w:rsidRPr="004D4F0E">
                <w:rPr>
                  <w:rFonts w:ascii="Courier New" w:hAnsi="Courier New" w:cs="Courier New"/>
                  <w:noProof/>
                  <w:color w:val="0000FF"/>
                  <w:szCs w:val="20"/>
                  <w:highlight w:val="yellow"/>
                  <w:rPrChange w:id="18524" w:author="Chen, Ivy (陳素貞 IEC1)" w:date="2015-01-12T13:59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Type</w:t>
              </w:r>
            </w:ins>
            <w:ins w:id="18525" w:author="Chen, Ivy (陳素貞 IEC1)" w:date="2015-01-12T13:54:00Z">
              <w:r w:rsidRPr="004D4F0E"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highlight w:val="yellow"/>
                  <w:lang w:eastAsia="zh-TW"/>
                  <w:rPrChange w:id="18526" w:author="Chen, Ivy (陳素貞 IEC1)" w:date="2015-01-12T13:59:00Z">
                    <w:rPr>
                      <w:rFonts w:ascii="Courier New" w:eastAsiaTheme="minorEastAsia" w:hAnsi="Courier New" w:cs="Courier New" w:hint="eastAsia"/>
                      <w:noProof/>
                      <w:color w:val="0000FF"/>
                      <w:szCs w:val="20"/>
                      <w:lang w:eastAsia="zh-TW"/>
                    </w:rPr>
                  </w:rPrChange>
                </w:rPr>
                <w:t xml:space="preserve"> </w:t>
              </w:r>
            </w:ins>
            <w:ins w:id="18527" w:author="Chen, Ivy (陳素貞 IEC1)" w:date="2015-01-12T13:53:00Z">
              <w:r w:rsidRPr="004D4F0E">
                <w:rPr>
                  <w:rFonts w:ascii="Courier New" w:hAnsi="Courier New" w:cs="Courier New"/>
                  <w:noProof/>
                  <w:color w:val="808080"/>
                  <w:szCs w:val="20"/>
                  <w:highlight w:val="yellow"/>
                  <w:rPrChange w:id="18528" w:author="Chen, Ivy (陳素貞 IEC1)" w:date="2015-01-12T13:59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=</w:t>
              </w:r>
            </w:ins>
            <w:ins w:id="18529" w:author="Chen, Ivy (陳素貞 IEC1)" w:date="2015-01-12T13:54:00Z">
              <w:r w:rsidRPr="004D4F0E">
                <w:rPr>
                  <w:rFonts w:ascii="Courier New" w:eastAsiaTheme="minorEastAsia" w:hAnsi="Courier New" w:cs="Courier New" w:hint="eastAsia"/>
                  <w:noProof/>
                  <w:color w:val="808080"/>
                  <w:szCs w:val="20"/>
                  <w:highlight w:val="yellow"/>
                  <w:lang w:eastAsia="zh-TW"/>
                  <w:rPrChange w:id="18530" w:author="Chen, Ivy (陳素貞 IEC1)" w:date="2015-01-12T13:59:00Z">
                    <w:rPr>
                      <w:rFonts w:ascii="Courier New" w:eastAsiaTheme="minorEastAsia" w:hAnsi="Courier New" w:cs="Courier New" w:hint="eastAsia"/>
                      <w:noProof/>
                      <w:color w:val="808080"/>
                      <w:szCs w:val="20"/>
                      <w:lang w:eastAsia="zh-TW"/>
                    </w:rPr>
                  </w:rPrChange>
                </w:rPr>
                <w:t xml:space="preserve"> </w:t>
              </w:r>
            </w:ins>
            <w:ins w:id="18531" w:author="Chen, Ivy (陳素貞 IEC1)" w:date="2015-01-12T13:53:00Z">
              <w:r w:rsidRPr="004D4F0E">
                <w:rPr>
                  <w:rFonts w:ascii="Courier New" w:hAnsi="Courier New" w:cs="Courier New"/>
                  <w:noProof/>
                  <w:color w:val="FF0000"/>
                  <w:szCs w:val="20"/>
                  <w:highlight w:val="yellow"/>
                  <w:rPrChange w:id="18532" w:author="Chen, Ivy (陳素貞 IEC1)" w:date="2015-01-12T13:59:00Z">
                    <w:rPr>
                      <w:rFonts w:ascii="Courier New" w:hAnsi="Courier New" w:cs="Courier New"/>
                      <w:noProof/>
                      <w:color w:val="FF0000"/>
                      <w:szCs w:val="20"/>
                    </w:rPr>
                  </w:rPrChange>
                </w:rPr>
                <w:t>'</w:t>
              </w:r>
            </w:ins>
            <w:ins w:id="18533" w:author="Chen, Ivy (陳素貞 IEC1)" w:date="2015-01-12T13:54:00Z">
              <w:r w:rsidRPr="004D4F0E">
                <w:rPr>
                  <w:rFonts w:ascii="Courier New" w:eastAsiaTheme="minorEastAsia" w:hAnsi="Courier New" w:cs="Courier New" w:hint="eastAsia"/>
                  <w:noProof/>
                  <w:color w:val="FF0000"/>
                  <w:szCs w:val="20"/>
                  <w:highlight w:val="yellow"/>
                  <w:lang w:eastAsia="zh-TW"/>
                  <w:rPrChange w:id="18534" w:author="Chen, Ivy (陳素貞 IEC1)" w:date="2015-01-12T13:59:00Z">
                    <w:rPr>
                      <w:rFonts w:ascii="Courier New" w:eastAsiaTheme="minorEastAsia" w:hAnsi="Courier New" w:cs="Courier New" w:hint="eastAsia"/>
                      <w:noProof/>
                      <w:color w:val="FF0000"/>
                      <w:szCs w:val="20"/>
                      <w:lang w:eastAsia="zh-TW"/>
                    </w:rPr>
                  </w:rPrChange>
                </w:rPr>
                <w:t>OceanType</w:t>
              </w:r>
            </w:ins>
            <w:ins w:id="18535" w:author="Chen, Ivy (陳素貞 IEC1)" w:date="2015-01-12T13:53:00Z">
              <w:r w:rsidRPr="004D4F0E">
                <w:rPr>
                  <w:rFonts w:ascii="Courier New" w:hAnsi="Courier New" w:cs="Courier New"/>
                  <w:noProof/>
                  <w:color w:val="FF0000"/>
                  <w:szCs w:val="20"/>
                  <w:highlight w:val="yellow"/>
                  <w:rPrChange w:id="18536" w:author="Chen, Ivy (陳素貞 IEC1)" w:date="2015-01-12T13:59:00Z">
                    <w:rPr>
                      <w:rFonts w:ascii="Courier New" w:hAnsi="Courier New" w:cs="Courier New"/>
                      <w:noProof/>
                      <w:color w:val="FF0000"/>
                      <w:szCs w:val="20"/>
                    </w:rPr>
                  </w:rPrChange>
                </w:rPr>
                <w:t>'</w:t>
              </w:r>
            </w:ins>
          </w:p>
          <w:p w:rsidR="003B389F" w:rsidRPr="002F02C9" w:rsidRDefault="003B389F" w:rsidP="003B389F">
            <w:pPr>
              <w:widowControl w:val="0"/>
              <w:autoSpaceDE w:val="0"/>
              <w:autoSpaceDN w:val="0"/>
              <w:adjustRightInd w:val="0"/>
              <w:rPr>
                <w:ins w:id="18537" w:author="Chen, Ivy (陳素貞 IEC1)" w:date="2015-01-12T13:53:00Z"/>
                <w:rFonts w:ascii="Courier New" w:eastAsiaTheme="minorEastAsia" w:hAnsi="Courier New" w:cs="Courier New" w:hint="eastAsia"/>
                <w:noProof/>
                <w:color w:val="0000FF"/>
                <w:szCs w:val="20"/>
                <w:lang w:eastAsia="zh-TW"/>
              </w:rPr>
            </w:pPr>
            <w:ins w:id="18538" w:author="Chen, Ivy (陳素貞 IEC1)" w:date="2015-01-12T13:53:00Z">
              <w:r w:rsidRPr="004D4F0E">
                <w:rPr>
                  <w:rFonts w:ascii="Courier New" w:hAnsi="Courier New" w:cs="Courier New"/>
                  <w:noProof/>
                  <w:color w:val="0000FF"/>
                  <w:szCs w:val="20"/>
                  <w:highlight w:val="yellow"/>
                  <w:rPrChange w:id="18539" w:author="Chen, Ivy (陳素貞 IEC1)" w:date="2015-01-12T13:59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order</w:t>
              </w:r>
              <w:r w:rsidRPr="004D4F0E">
                <w:rPr>
                  <w:rFonts w:ascii="Courier New" w:hAnsi="Courier New" w:cs="Courier New"/>
                  <w:noProof/>
                  <w:szCs w:val="20"/>
                  <w:highlight w:val="yellow"/>
                  <w:rPrChange w:id="18540" w:author="Chen, Ivy (陳素貞 IEC1)" w:date="2015-01-12T13:59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</w:t>
              </w:r>
              <w:r w:rsidRPr="004D4F0E">
                <w:rPr>
                  <w:rFonts w:ascii="Courier New" w:hAnsi="Courier New" w:cs="Courier New"/>
                  <w:noProof/>
                  <w:color w:val="0000FF"/>
                  <w:szCs w:val="20"/>
                  <w:highlight w:val="yellow"/>
                  <w:rPrChange w:id="18541" w:author="Chen, Ivy (陳素貞 IEC1)" w:date="2015-01-12T13:59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by</w:t>
              </w:r>
              <w:r w:rsidRPr="004D4F0E">
                <w:rPr>
                  <w:rFonts w:ascii="Courier New" w:hAnsi="Courier New" w:cs="Courier New"/>
                  <w:noProof/>
                  <w:szCs w:val="20"/>
                  <w:highlight w:val="yellow"/>
                  <w:rPrChange w:id="18542" w:author="Chen, Ivy (陳素貞 IEC1)" w:date="2015-01-12T13:59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</w:t>
              </w:r>
              <w:r w:rsidRPr="004D4F0E">
                <w:rPr>
                  <w:rFonts w:ascii="Courier New" w:hAnsi="Courier New" w:cs="Courier New"/>
                  <w:noProof/>
                  <w:color w:val="008080"/>
                  <w:szCs w:val="20"/>
                  <w:highlight w:val="yellow"/>
                  <w:rPrChange w:id="18543" w:author="Chen, Ivy (陳素貞 IEC1)" w:date="2015-01-12T13:59:00Z">
                    <w:rPr>
                      <w:rFonts w:ascii="Courier New" w:hAnsi="Courier New" w:cs="Courier New"/>
                      <w:noProof/>
                      <w:color w:val="008080"/>
                      <w:szCs w:val="20"/>
                    </w:rPr>
                  </w:rPrChange>
                </w:rPr>
                <w:t>Value</w:t>
              </w:r>
            </w:ins>
          </w:p>
        </w:tc>
        <w:tc>
          <w:tcPr>
            <w:tcW w:w="2629" w:type="dxa"/>
          </w:tcPr>
          <w:p w:rsidR="003B389F" w:rsidRPr="002F02C9" w:rsidRDefault="003B389F" w:rsidP="006B17AB">
            <w:pPr>
              <w:rPr>
                <w:ins w:id="18544" w:author="Chen, Ivy (陳素貞 IEC1)" w:date="2015-01-12T13:53:00Z"/>
                <w:rFonts w:asciiTheme="minorHAnsi" w:hAnsiTheme="minorHAnsi" w:cstheme="minorHAnsi"/>
                <w:color w:val="0033CC"/>
                <w:sz w:val="18"/>
                <w:lang w:eastAsia="zh-TW"/>
                <w:rPrChange w:id="18545" w:author="Chen, Ivy (陳素貞 IEC1)" w:date="2015-01-12T13:45:00Z">
                  <w:rPr>
                    <w:ins w:id="18546" w:author="Chen, Ivy (陳素貞 IEC1)" w:date="2015-01-12T13:53:00Z"/>
                    <w:rFonts w:asciiTheme="minorHAnsi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2E2DB6" w:rsidRPr="002F02C9" w:rsidTr="00697A77">
        <w:trPr>
          <w:ins w:id="18547" w:author="Chen, Ivy (陳素貞 IEC1)" w:date="2015-01-12T13:55:00Z"/>
        </w:trPr>
        <w:tc>
          <w:tcPr>
            <w:tcW w:w="445" w:type="dxa"/>
          </w:tcPr>
          <w:p w:rsidR="002E2DB6" w:rsidRPr="002F02C9" w:rsidRDefault="002E2DB6" w:rsidP="00697A77">
            <w:pPr>
              <w:rPr>
                <w:ins w:id="18548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549" w:author="Chen, Ivy (陳素貞 IEC1)" w:date="2015-01-12T13:5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</w:rPr>
                <w:t>1</w:t>
              </w:r>
              <w:r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2</w:t>
              </w:r>
            </w:ins>
          </w:p>
        </w:tc>
        <w:tc>
          <w:tcPr>
            <w:tcW w:w="1310" w:type="dxa"/>
          </w:tcPr>
          <w:p w:rsidR="002E2DB6" w:rsidRPr="002F02C9" w:rsidRDefault="002E2DB6" w:rsidP="00697A77">
            <w:pPr>
              <w:rPr>
                <w:ins w:id="18550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551" w:author="Chen, Ivy (陳素貞 IEC1)" w:date="2015-01-12T13:5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</w:rPr>
                <w:t>MinQty</w:t>
              </w:r>
            </w:ins>
          </w:p>
        </w:tc>
        <w:tc>
          <w:tcPr>
            <w:tcW w:w="916" w:type="dxa"/>
          </w:tcPr>
          <w:p w:rsidR="002E2DB6" w:rsidRPr="002F02C9" w:rsidRDefault="002E2DB6" w:rsidP="00697A77">
            <w:pPr>
              <w:rPr>
                <w:ins w:id="18552" w:author="Chen, Ivy (陳素貞 IEC1)" w:date="2015-01-12T13:55:00Z"/>
                <w:rFonts w:asciiTheme="minorHAnsi" w:eastAsia="新細明體" w:hAnsiTheme="minorHAnsi" w:cstheme="minorHAnsi"/>
                <w:color w:val="0033CC"/>
                <w:sz w:val="18"/>
                <w:lang w:eastAsia="zh-TW"/>
              </w:rPr>
            </w:pPr>
            <w:ins w:id="18553" w:author="Chen, Ivy (陳素貞 IEC1)" w:date="2015-01-12T13:5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</w:rPr>
                <w:t>TextBox</w:t>
              </w:r>
            </w:ins>
          </w:p>
        </w:tc>
        <w:tc>
          <w:tcPr>
            <w:tcW w:w="677" w:type="dxa"/>
          </w:tcPr>
          <w:p w:rsidR="002E2DB6" w:rsidRPr="002F02C9" w:rsidRDefault="002E2DB6" w:rsidP="00697A77">
            <w:pPr>
              <w:rPr>
                <w:ins w:id="18554" w:author="Chen, Ivy (陳素貞 IEC1)" w:date="2015-01-12T13:55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</w:rPr>
            </w:pPr>
            <w:ins w:id="18555" w:author="Chen, Ivy (陳素貞 IEC1)" w:date="2015-01-12T13:55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</w:rPr>
                <w:t>長度不超過</w:t>
              </w:r>
              <w:r w:rsidRPr="002F02C9">
                <w:rPr>
                  <w:rFonts w:asciiTheme="minorEastAsia" w:eastAsiaTheme="minorEastAsia" w:hAnsiTheme="minorEastAsia" w:cstheme="minorHAnsi"/>
                  <w:color w:val="0033CC"/>
                  <w:sz w:val="18"/>
                  <w:lang w:eastAsia="zh-TW"/>
                </w:rPr>
                <w:t>4的字符串</w:t>
              </w:r>
            </w:ins>
          </w:p>
        </w:tc>
        <w:tc>
          <w:tcPr>
            <w:tcW w:w="1432" w:type="dxa"/>
          </w:tcPr>
          <w:p w:rsidR="002E2DB6" w:rsidRPr="002F02C9" w:rsidRDefault="002E2DB6" w:rsidP="00697A77">
            <w:pPr>
              <w:rPr>
                <w:ins w:id="18556" w:author="Chen, Ivy (陳素貞 IEC1)" w:date="2015-01-12T13:55:00Z"/>
                <w:rFonts w:asciiTheme="minorHAnsi" w:eastAsia="新細明體" w:hAnsiTheme="minorHAnsi" w:cstheme="minorHAnsi"/>
                <w:color w:val="0033CC"/>
                <w:sz w:val="18"/>
                <w:lang w:eastAsia="zh-TW"/>
              </w:rPr>
            </w:pPr>
            <w:ins w:id="18557" w:author="Chen, Ivy (陳素貞 IEC1)" w:date="2015-01-12T13:55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</w:rPr>
                <w:t>空</w:t>
              </w:r>
            </w:ins>
          </w:p>
        </w:tc>
        <w:tc>
          <w:tcPr>
            <w:tcW w:w="680" w:type="dxa"/>
          </w:tcPr>
          <w:p w:rsidR="002E2DB6" w:rsidRPr="002F02C9" w:rsidRDefault="002E2DB6" w:rsidP="00697A77">
            <w:pPr>
              <w:rPr>
                <w:ins w:id="18558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559" w:author="Chen, Ivy (陳素貞 IEC1)" w:date="2015-01-12T13:5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是</w:t>
              </w:r>
            </w:ins>
          </w:p>
        </w:tc>
        <w:tc>
          <w:tcPr>
            <w:tcW w:w="2728" w:type="dxa"/>
          </w:tcPr>
          <w:p w:rsidR="002E2DB6" w:rsidRPr="002F02C9" w:rsidRDefault="002E2DB6" w:rsidP="00697A77">
            <w:pPr>
              <w:widowControl w:val="0"/>
              <w:autoSpaceDE w:val="0"/>
              <w:autoSpaceDN w:val="0"/>
              <w:adjustRightInd w:val="0"/>
              <w:rPr>
                <w:ins w:id="18560" w:author="Chen, Ivy (陳素貞 IEC1)" w:date="2015-01-12T13:55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</w:rPr>
            </w:pPr>
            <w:ins w:id="18561" w:author="Chen, Ivy (陳素貞 IEC1)" w:date="2015-01-12T13:55:00Z">
              <w:r w:rsidRPr="002F02C9"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</w:rPr>
                <w:t>需為整數數字</w:t>
              </w:r>
            </w:ins>
          </w:p>
        </w:tc>
        <w:tc>
          <w:tcPr>
            <w:tcW w:w="2629" w:type="dxa"/>
          </w:tcPr>
          <w:p w:rsidR="002E2DB6" w:rsidRPr="002F02C9" w:rsidRDefault="002E2DB6" w:rsidP="00697A77">
            <w:pPr>
              <w:rPr>
                <w:ins w:id="18562" w:author="Chen, Ivy (陳素貞 IEC1)" w:date="2015-01-12T13:55:00Z"/>
                <w:rFonts w:asciiTheme="minorHAnsi" w:hAnsiTheme="minorHAnsi" w:cstheme="minorHAnsi"/>
                <w:color w:val="0033CC"/>
                <w:sz w:val="18"/>
                <w:lang w:eastAsia="zh-TW"/>
              </w:rPr>
            </w:pPr>
          </w:p>
        </w:tc>
      </w:tr>
      <w:tr w:rsidR="002E2DB6" w:rsidRPr="002F02C9" w:rsidTr="00697A77">
        <w:trPr>
          <w:ins w:id="18563" w:author="Chen, Ivy (陳素貞 IEC1)" w:date="2015-01-12T13:55:00Z"/>
        </w:trPr>
        <w:tc>
          <w:tcPr>
            <w:tcW w:w="445" w:type="dxa"/>
          </w:tcPr>
          <w:p w:rsidR="002E2DB6" w:rsidRPr="002F02C9" w:rsidRDefault="002E2DB6" w:rsidP="00697A77">
            <w:pPr>
              <w:rPr>
                <w:ins w:id="18564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565" w:author="Chen, Ivy (陳素貞 IEC1)" w:date="2015-01-12T13:5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</w:rPr>
                <w:t>1</w:t>
              </w:r>
              <w:r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3</w:t>
              </w:r>
            </w:ins>
          </w:p>
        </w:tc>
        <w:tc>
          <w:tcPr>
            <w:tcW w:w="1310" w:type="dxa"/>
          </w:tcPr>
          <w:p w:rsidR="002E2DB6" w:rsidRPr="002F02C9" w:rsidRDefault="002E2DB6" w:rsidP="00697A77">
            <w:pPr>
              <w:rPr>
                <w:ins w:id="18566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567" w:author="Chen, Ivy (陳素貞 IEC1)" w:date="2015-01-12T13:5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</w:rPr>
                <w:t>MaxQty</w:t>
              </w:r>
            </w:ins>
          </w:p>
        </w:tc>
        <w:tc>
          <w:tcPr>
            <w:tcW w:w="916" w:type="dxa"/>
          </w:tcPr>
          <w:p w:rsidR="002E2DB6" w:rsidRPr="002F02C9" w:rsidRDefault="002E2DB6" w:rsidP="00697A77">
            <w:pPr>
              <w:rPr>
                <w:ins w:id="18568" w:author="Chen, Ivy (陳素貞 IEC1)" w:date="2015-01-12T13:55:00Z"/>
                <w:rFonts w:asciiTheme="minorHAnsi" w:eastAsia="新細明體" w:hAnsiTheme="minorHAnsi" w:cstheme="minorHAnsi"/>
                <w:color w:val="0033CC"/>
                <w:sz w:val="18"/>
                <w:lang w:eastAsia="zh-TW"/>
              </w:rPr>
            </w:pPr>
            <w:ins w:id="18569" w:author="Chen, Ivy (陳素貞 IEC1)" w:date="2015-01-12T13:5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</w:rPr>
                <w:t>TextBox</w:t>
              </w:r>
            </w:ins>
          </w:p>
        </w:tc>
        <w:tc>
          <w:tcPr>
            <w:tcW w:w="677" w:type="dxa"/>
          </w:tcPr>
          <w:p w:rsidR="002E2DB6" w:rsidRPr="002F02C9" w:rsidRDefault="002E2DB6" w:rsidP="00697A77">
            <w:pPr>
              <w:rPr>
                <w:ins w:id="18570" w:author="Chen, Ivy (陳素貞 IEC1)" w:date="2015-01-12T13:55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</w:rPr>
            </w:pPr>
            <w:ins w:id="18571" w:author="Chen, Ivy (陳素貞 IEC1)" w:date="2015-01-12T13:55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</w:rPr>
                <w:t>長度不超</w:t>
              </w:r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</w:rPr>
                <w:lastRenderedPageBreak/>
                <w:t>過</w:t>
              </w:r>
              <w:r w:rsidRPr="002F02C9">
                <w:rPr>
                  <w:rFonts w:asciiTheme="minorEastAsia" w:eastAsiaTheme="minorEastAsia" w:hAnsiTheme="minorEastAsia" w:cstheme="minorHAnsi"/>
                  <w:color w:val="0033CC"/>
                  <w:sz w:val="18"/>
                  <w:lang w:eastAsia="zh-TW"/>
                </w:rPr>
                <w:t>4的字符串</w:t>
              </w:r>
            </w:ins>
          </w:p>
        </w:tc>
        <w:tc>
          <w:tcPr>
            <w:tcW w:w="1432" w:type="dxa"/>
          </w:tcPr>
          <w:p w:rsidR="002E2DB6" w:rsidRPr="002F02C9" w:rsidRDefault="002E2DB6" w:rsidP="00697A77">
            <w:pPr>
              <w:rPr>
                <w:ins w:id="18572" w:author="Chen, Ivy (陳素貞 IEC1)" w:date="2015-01-12T13:55:00Z"/>
                <w:rFonts w:asciiTheme="minorHAnsi" w:eastAsia="新細明體" w:hAnsiTheme="minorHAnsi" w:cstheme="minorHAnsi"/>
                <w:color w:val="0033CC"/>
                <w:sz w:val="18"/>
                <w:lang w:eastAsia="zh-TW"/>
              </w:rPr>
            </w:pPr>
            <w:ins w:id="18573" w:author="Chen, Ivy (陳素貞 IEC1)" w:date="2015-01-12T13:55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</w:rPr>
                <w:lastRenderedPageBreak/>
                <w:t>空</w:t>
              </w:r>
            </w:ins>
          </w:p>
        </w:tc>
        <w:tc>
          <w:tcPr>
            <w:tcW w:w="680" w:type="dxa"/>
          </w:tcPr>
          <w:p w:rsidR="002E2DB6" w:rsidRPr="002F02C9" w:rsidRDefault="002E2DB6" w:rsidP="00697A77">
            <w:pPr>
              <w:rPr>
                <w:ins w:id="18574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575" w:author="Chen, Ivy (陳素貞 IEC1)" w:date="2015-01-12T13:5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是</w:t>
              </w:r>
            </w:ins>
          </w:p>
        </w:tc>
        <w:tc>
          <w:tcPr>
            <w:tcW w:w="2728" w:type="dxa"/>
          </w:tcPr>
          <w:p w:rsidR="002E2DB6" w:rsidRPr="002F02C9" w:rsidRDefault="002E2DB6" w:rsidP="00697A77">
            <w:pPr>
              <w:widowControl w:val="0"/>
              <w:autoSpaceDE w:val="0"/>
              <w:autoSpaceDN w:val="0"/>
              <w:adjustRightInd w:val="0"/>
              <w:rPr>
                <w:ins w:id="18576" w:author="Chen, Ivy (陳素貞 IEC1)" w:date="2015-01-12T13:55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</w:rPr>
            </w:pPr>
            <w:ins w:id="18577" w:author="Chen, Ivy (陳素貞 IEC1)" w:date="2015-01-12T13:55:00Z">
              <w:r w:rsidRPr="002F02C9"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</w:rPr>
                <w:t>需為整數數字</w:t>
              </w:r>
            </w:ins>
          </w:p>
        </w:tc>
        <w:tc>
          <w:tcPr>
            <w:tcW w:w="2629" w:type="dxa"/>
          </w:tcPr>
          <w:p w:rsidR="002E2DB6" w:rsidRPr="002F02C9" w:rsidRDefault="002E2DB6" w:rsidP="00697A77">
            <w:pPr>
              <w:rPr>
                <w:ins w:id="18578" w:author="Chen, Ivy (陳素貞 IEC1)" w:date="2015-01-12T13:55:00Z"/>
                <w:rFonts w:asciiTheme="minorHAnsi" w:hAnsiTheme="minorHAnsi" w:cstheme="minorHAnsi"/>
                <w:color w:val="0033CC"/>
                <w:sz w:val="18"/>
                <w:lang w:eastAsia="zh-TW"/>
              </w:rPr>
            </w:pPr>
          </w:p>
        </w:tc>
      </w:tr>
      <w:tr w:rsidR="003B389F" w:rsidRPr="002F02C9" w:rsidTr="006B17AB">
        <w:trPr>
          <w:ins w:id="18579" w:author="IEC960923" w:date="2013-05-08T14:23:00Z"/>
        </w:trPr>
        <w:tc>
          <w:tcPr>
            <w:tcW w:w="445" w:type="dxa"/>
          </w:tcPr>
          <w:p w:rsidR="003B389F" w:rsidRPr="002F02C9" w:rsidRDefault="002E2DB6" w:rsidP="006B17AB">
            <w:pPr>
              <w:rPr>
                <w:ins w:id="18580" w:author="IEC960923" w:date="2013-05-08T14:23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581" w:author="Chen, Ivy (陳素貞 IEC1)" w:date="2015-01-12T13:45:00Z">
                  <w:rPr>
                    <w:ins w:id="18582" w:author="IEC960923" w:date="2013-05-08T14:23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583" w:author="Chen, Ivy (陳素貞 IEC1)" w:date="2015-01-12T13:55:00Z">
              <w:r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lastRenderedPageBreak/>
                <w:t>14</w:t>
              </w:r>
            </w:ins>
            <w:ins w:id="18584" w:author="IEC960923" w:date="2013-05-08T14:23:00Z">
              <w:del w:id="18585" w:author="Chen, Ivy (陳素貞 IEC1)" w:date="2015-01-12T13:46:00Z">
                <w:r w:rsidR="003B389F"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586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9</w:delText>
                </w:r>
              </w:del>
            </w:ins>
          </w:p>
        </w:tc>
        <w:tc>
          <w:tcPr>
            <w:tcW w:w="1310" w:type="dxa"/>
          </w:tcPr>
          <w:p w:rsidR="003B389F" w:rsidRPr="002F02C9" w:rsidRDefault="003B389F" w:rsidP="00D874C8">
            <w:pPr>
              <w:rPr>
                <w:ins w:id="18587" w:author="IEC960923" w:date="2013-05-08T14:23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588" w:author="Chen, Ivy (陳素貞 IEC1)" w:date="2015-01-12T13:45:00Z">
                  <w:rPr>
                    <w:ins w:id="18589" w:author="IEC960923" w:date="2013-05-08T14:23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590" w:author="IEC960923" w:date="2013-05-08T14:2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859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Pallet Type</w:t>
              </w:r>
            </w:ins>
          </w:p>
        </w:tc>
        <w:tc>
          <w:tcPr>
            <w:tcW w:w="916" w:type="dxa"/>
          </w:tcPr>
          <w:p w:rsidR="003B389F" w:rsidRPr="002F02C9" w:rsidRDefault="003B389F" w:rsidP="006B17AB">
            <w:pPr>
              <w:rPr>
                <w:ins w:id="18592" w:author="IEC960923" w:date="2013-05-08T14:23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593" w:author="Chen, Ivy (陳素貞 IEC1)" w:date="2015-01-12T13:45:00Z">
                  <w:rPr>
                    <w:ins w:id="18594" w:author="IEC960923" w:date="2013-05-08T14:23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595" w:author="IEC960923" w:date="2013-05-08T14:2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859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3B389F" w:rsidRPr="002F02C9" w:rsidRDefault="003B389F" w:rsidP="006B17AB">
            <w:pPr>
              <w:rPr>
                <w:ins w:id="18597" w:author="IEC960923" w:date="2013-05-08T14:23:00Z"/>
                <w:rFonts w:asciiTheme="minorHAnsi" w:hAnsiTheme="minorHAnsi" w:cstheme="minorHAnsi"/>
                <w:color w:val="0033CC"/>
                <w:sz w:val="18"/>
                <w:rPrChange w:id="18598" w:author="Chen, Ivy (陳素貞 IEC1)" w:date="2015-01-12T13:45:00Z">
                  <w:rPr>
                    <w:ins w:id="18599" w:author="IEC960923" w:date="2013-05-08T14:23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3B389F" w:rsidRPr="002F02C9" w:rsidRDefault="003B389F" w:rsidP="006B17AB">
            <w:pPr>
              <w:rPr>
                <w:ins w:id="18600" w:author="IEC960923" w:date="2013-05-08T14:23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601" w:author="Chen, Ivy (陳素貞 IEC1)" w:date="2015-01-12T13:45:00Z">
                  <w:rPr>
                    <w:ins w:id="18602" w:author="IEC960923" w:date="2013-05-08T14:23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603" w:author="IEC960923" w:date="2013-05-08T14:23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860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第一個選項</w:t>
              </w:r>
            </w:ins>
          </w:p>
        </w:tc>
        <w:tc>
          <w:tcPr>
            <w:tcW w:w="680" w:type="dxa"/>
          </w:tcPr>
          <w:p w:rsidR="003B389F" w:rsidRPr="002F02C9" w:rsidRDefault="003B389F" w:rsidP="006B17AB">
            <w:pPr>
              <w:rPr>
                <w:ins w:id="18605" w:author="IEC960923" w:date="2013-05-08T14:23:00Z"/>
                <w:rFonts w:asciiTheme="minorHAnsi" w:hAnsiTheme="minorHAnsi" w:cstheme="minorHAnsi"/>
                <w:color w:val="0033CC"/>
                <w:sz w:val="18"/>
                <w:rPrChange w:id="18606" w:author="Chen, Ivy (陳素貞 IEC1)" w:date="2015-01-12T13:45:00Z">
                  <w:rPr>
                    <w:ins w:id="18607" w:author="IEC960923" w:date="2013-05-08T14:23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18608" w:author="IEC960923" w:date="2013-05-08T14:23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8609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3B389F" w:rsidRPr="002F02C9" w:rsidRDefault="003B389F" w:rsidP="0045771D">
            <w:pPr>
              <w:widowControl w:val="0"/>
              <w:autoSpaceDE w:val="0"/>
              <w:autoSpaceDN w:val="0"/>
              <w:adjustRightInd w:val="0"/>
              <w:rPr>
                <w:ins w:id="18610" w:author="IEC960923" w:date="2013-05-08T14:23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  <w:rPrChange w:id="18611" w:author="Chen, Ivy (陳素貞 IEC1)" w:date="2015-01-12T13:45:00Z">
                  <w:rPr>
                    <w:ins w:id="18612" w:author="IEC960923" w:date="2013-05-08T14:23:00Z"/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  <w:ins w:id="18613" w:author="IEC960923" w:date="2013-05-08T14:23:00Z">
              <w:r w:rsidRPr="002F02C9"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  <w:rPrChange w:id="18614" w:author="Chen, Ivy (陳素貞 IEC1)" w:date="2015-01-12T13:45:00Z">
                    <w:rPr>
                      <w:rFonts w:ascii="Courier New" w:eastAsiaTheme="minorEastAsia" w:hAnsi="Courier New" w:cs="Courier New" w:hint="eastAsia"/>
                      <w:noProof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選項值：</w:t>
              </w:r>
            </w:ins>
          </w:p>
          <w:p w:rsidR="003B389F" w:rsidRPr="002F02C9" w:rsidRDefault="003B389F" w:rsidP="0045771D">
            <w:pPr>
              <w:widowControl w:val="0"/>
              <w:autoSpaceDE w:val="0"/>
              <w:autoSpaceDN w:val="0"/>
              <w:adjustRightInd w:val="0"/>
              <w:rPr>
                <w:ins w:id="18615" w:author="IEC960923" w:date="2013-05-08T14:23:00Z"/>
                <w:rFonts w:ascii="Courier New" w:hAnsi="Courier New" w:cs="Courier New"/>
                <w:noProof/>
                <w:color w:val="008080"/>
                <w:szCs w:val="20"/>
                <w:rPrChange w:id="18616" w:author="Chen, Ivy (陳素貞 IEC1)" w:date="2015-01-12T13:45:00Z">
                  <w:rPr>
                    <w:ins w:id="18617" w:author="IEC960923" w:date="2013-05-08T14:23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18618" w:author="IEC960923" w:date="2013-05-08T14:23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61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62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8621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Value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62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62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62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8625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ConstValueType</w:t>
              </w:r>
            </w:ins>
          </w:p>
          <w:p w:rsidR="003B389F" w:rsidRPr="002F02C9" w:rsidRDefault="003B389F" w:rsidP="0045771D">
            <w:pPr>
              <w:widowControl w:val="0"/>
              <w:autoSpaceDE w:val="0"/>
              <w:autoSpaceDN w:val="0"/>
              <w:adjustRightInd w:val="0"/>
              <w:rPr>
                <w:ins w:id="18626" w:author="IEC960923" w:date="2013-05-08T14:23:00Z"/>
                <w:rFonts w:ascii="Courier New" w:hAnsi="Courier New" w:cs="Courier New"/>
                <w:noProof/>
                <w:color w:val="FF0000"/>
                <w:szCs w:val="20"/>
                <w:rPrChange w:id="18627" w:author="Chen, Ivy (陳素貞 IEC1)" w:date="2015-01-12T13:45:00Z">
                  <w:rPr>
                    <w:ins w:id="18628" w:author="IEC960923" w:date="2013-05-08T14:23:00Z"/>
                    <w:rFonts w:ascii="Courier New" w:hAnsi="Courier New" w:cs="Courier New"/>
                    <w:noProof/>
                    <w:color w:val="FF0000"/>
                    <w:szCs w:val="20"/>
                  </w:rPr>
                </w:rPrChange>
              </w:rPr>
            </w:pPr>
            <w:ins w:id="18629" w:author="IEC960923" w:date="2013-05-08T14:23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63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where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63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63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Type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18633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color w:val="FF0000"/>
                  <w:szCs w:val="20"/>
                  <w:rPrChange w:id="18634" w:author="Chen, Ivy (陳素貞 IEC1)" w:date="2015-01-12T13:45:00Z">
                    <w:rPr>
                      <w:rFonts w:ascii="Courier New" w:hAnsi="Courier New" w:cs="Courier New"/>
                      <w:noProof/>
                      <w:color w:val="FF0000"/>
                      <w:szCs w:val="20"/>
                      <w:u w:val="single"/>
                    </w:rPr>
                  </w:rPrChange>
                </w:rPr>
                <w:t>'</w:t>
              </w:r>
              <w:r w:rsidRPr="002F02C9">
                <w:rPr>
                  <w:rFonts w:ascii="Courier New" w:eastAsiaTheme="minorEastAsia" w:hAnsi="Courier New" w:cs="Courier New"/>
                  <w:noProof/>
                  <w:color w:val="FF0000"/>
                  <w:szCs w:val="20"/>
                  <w:lang w:eastAsia="zh-TW"/>
                  <w:rPrChange w:id="18635" w:author="Chen, Ivy (陳素貞 IEC1)" w:date="2015-01-12T13:45:00Z">
                    <w:rPr>
                      <w:rFonts w:ascii="Courier New" w:eastAsiaTheme="minorEastAsia" w:hAnsi="Courier New" w:cs="Courier New"/>
                      <w:noProof/>
                      <w:color w:val="FF0000"/>
                      <w:szCs w:val="20"/>
                      <w:u w:val="single"/>
                      <w:lang w:eastAsia="zh-TW"/>
                    </w:rPr>
                  </w:rPrChange>
                </w:rPr>
                <w:t>PalletType</w:t>
              </w:r>
              <w:r w:rsidRPr="002F02C9">
                <w:rPr>
                  <w:rFonts w:ascii="Courier New" w:hAnsi="Courier New" w:cs="Courier New"/>
                  <w:noProof/>
                  <w:color w:val="FF0000"/>
                  <w:szCs w:val="20"/>
                  <w:rPrChange w:id="18636" w:author="Chen, Ivy (陳素貞 IEC1)" w:date="2015-01-12T13:45:00Z">
                    <w:rPr>
                      <w:rFonts w:ascii="Courier New" w:hAnsi="Courier New" w:cs="Courier New"/>
                      <w:noProof/>
                      <w:color w:val="FF0000"/>
                      <w:szCs w:val="20"/>
                      <w:u w:val="single"/>
                    </w:rPr>
                  </w:rPrChange>
                </w:rPr>
                <w:t>'</w:t>
              </w:r>
            </w:ins>
          </w:p>
          <w:p w:rsidR="003B389F" w:rsidRPr="002F02C9" w:rsidRDefault="003B389F" w:rsidP="0045771D">
            <w:pPr>
              <w:widowControl w:val="0"/>
              <w:autoSpaceDE w:val="0"/>
              <w:autoSpaceDN w:val="0"/>
              <w:adjustRightInd w:val="0"/>
              <w:rPr>
                <w:ins w:id="18637" w:author="IEC960923" w:date="2013-05-08T14:23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  <w:rPrChange w:id="18638" w:author="Chen, Ivy (陳素貞 IEC1)" w:date="2015-01-12T13:45:00Z">
                  <w:rPr>
                    <w:ins w:id="18639" w:author="IEC960923" w:date="2013-05-08T14:23:00Z"/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  <w:ins w:id="18640" w:author="IEC960923" w:date="2013-05-08T14:23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64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64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864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864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8645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Value</w:t>
              </w:r>
            </w:ins>
          </w:p>
        </w:tc>
        <w:tc>
          <w:tcPr>
            <w:tcW w:w="2629" w:type="dxa"/>
          </w:tcPr>
          <w:p w:rsidR="003B389F" w:rsidRPr="002F02C9" w:rsidRDefault="003B389F" w:rsidP="006B17AB">
            <w:pPr>
              <w:rPr>
                <w:ins w:id="18646" w:author="IEC960923" w:date="2013-05-08T14:23:00Z"/>
                <w:rFonts w:asciiTheme="minorHAnsi" w:hAnsiTheme="minorHAnsi" w:cstheme="minorHAnsi"/>
                <w:color w:val="0033CC"/>
                <w:sz w:val="18"/>
                <w:lang w:eastAsia="zh-TW"/>
                <w:rPrChange w:id="18647" w:author="Chen, Ivy (陳素貞 IEC1)" w:date="2015-01-12T13:45:00Z">
                  <w:rPr>
                    <w:ins w:id="18648" w:author="IEC960923" w:date="2013-05-08T14:23:00Z"/>
                    <w:rFonts w:asciiTheme="minorHAnsi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2E2DB6" w:rsidRPr="002F02C9" w:rsidTr="00697A77">
        <w:trPr>
          <w:ins w:id="18649" w:author="Chen, Ivy (陳素貞 IEC1)" w:date="2015-01-12T13:55:00Z"/>
        </w:trPr>
        <w:tc>
          <w:tcPr>
            <w:tcW w:w="445" w:type="dxa"/>
          </w:tcPr>
          <w:p w:rsidR="002E2DB6" w:rsidRPr="002F02C9" w:rsidRDefault="002E2DB6" w:rsidP="00697A77">
            <w:pPr>
              <w:rPr>
                <w:ins w:id="18650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651" w:author="Chen, Ivy (陳素貞 IEC1)" w:date="2015-01-12T13:5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</w:rPr>
                <w:t>1</w:t>
              </w:r>
            </w:ins>
            <w:ins w:id="18652" w:author="Chen, Ivy (陳素貞 IEC1)" w:date="2015-01-12T13:56:00Z">
              <w:r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5</w:t>
              </w:r>
            </w:ins>
          </w:p>
        </w:tc>
        <w:tc>
          <w:tcPr>
            <w:tcW w:w="1310" w:type="dxa"/>
          </w:tcPr>
          <w:p w:rsidR="002E2DB6" w:rsidRPr="002F02C9" w:rsidRDefault="002E2DB6" w:rsidP="00697A77">
            <w:pPr>
              <w:rPr>
                <w:ins w:id="18653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654" w:author="Chen, Ivy (陳素貞 IEC1)" w:date="2015-01-12T13:5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</w:rPr>
                <w:t>Pallet Code</w:t>
              </w:r>
            </w:ins>
          </w:p>
        </w:tc>
        <w:tc>
          <w:tcPr>
            <w:tcW w:w="916" w:type="dxa"/>
          </w:tcPr>
          <w:p w:rsidR="002E2DB6" w:rsidRPr="002F02C9" w:rsidRDefault="002E2DB6" w:rsidP="00697A77">
            <w:pPr>
              <w:rPr>
                <w:ins w:id="18655" w:author="Chen, Ivy (陳素貞 IEC1)" w:date="2015-01-12T13:55:00Z"/>
                <w:rFonts w:asciiTheme="minorHAnsi" w:eastAsia="新細明體" w:hAnsiTheme="minorHAnsi" w:cstheme="minorHAnsi"/>
                <w:color w:val="0033CC"/>
                <w:sz w:val="18"/>
                <w:lang w:eastAsia="zh-TW"/>
              </w:rPr>
            </w:pPr>
            <w:ins w:id="18656" w:author="Chen, Ivy (陳素貞 IEC1)" w:date="2015-01-12T13:5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</w:rPr>
                <w:t>Select</w:t>
              </w:r>
            </w:ins>
          </w:p>
        </w:tc>
        <w:tc>
          <w:tcPr>
            <w:tcW w:w="677" w:type="dxa"/>
          </w:tcPr>
          <w:p w:rsidR="002E2DB6" w:rsidRPr="002F02C9" w:rsidRDefault="002E2DB6" w:rsidP="00697A77">
            <w:pPr>
              <w:rPr>
                <w:ins w:id="18657" w:author="Chen, Ivy (陳素貞 IEC1)" w:date="2015-01-12T13:55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</w:rPr>
            </w:pPr>
          </w:p>
        </w:tc>
        <w:tc>
          <w:tcPr>
            <w:tcW w:w="1432" w:type="dxa"/>
          </w:tcPr>
          <w:p w:rsidR="002E2DB6" w:rsidRPr="002F02C9" w:rsidRDefault="002E2DB6" w:rsidP="00697A77">
            <w:pPr>
              <w:rPr>
                <w:ins w:id="18658" w:author="Chen, Ivy (陳素貞 IEC1)" w:date="2015-01-12T13:55:00Z"/>
                <w:rFonts w:asciiTheme="minorHAnsi" w:eastAsia="新細明體" w:hAnsiTheme="minorHAnsi" w:cstheme="minorHAnsi"/>
                <w:color w:val="0033CC"/>
                <w:sz w:val="18"/>
                <w:lang w:eastAsia="zh-TW"/>
              </w:rPr>
            </w:pPr>
            <w:ins w:id="18659" w:author="Chen, Ivy (陳素貞 IEC1)" w:date="2015-01-12T13:55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</w:rPr>
                <w:t>第一個選項</w:t>
              </w:r>
            </w:ins>
          </w:p>
        </w:tc>
        <w:tc>
          <w:tcPr>
            <w:tcW w:w="680" w:type="dxa"/>
          </w:tcPr>
          <w:p w:rsidR="002E2DB6" w:rsidRPr="002F02C9" w:rsidRDefault="002E2DB6" w:rsidP="00697A77">
            <w:pPr>
              <w:rPr>
                <w:ins w:id="18660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661" w:author="Chen, Ivy (陳素貞 IEC1)" w:date="2015-01-12T13:55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</w:rPr>
                <w:t>是</w:t>
              </w:r>
            </w:ins>
          </w:p>
        </w:tc>
        <w:tc>
          <w:tcPr>
            <w:tcW w:w="2728" w:type="dxa"/>
          </w:tcPr>
          <w:p w:rsidR="002E2DB6" w:rsidRPr="002F02C9" w:rsidRDefault="002E2DB6" w:rsidP="00697A77">
            <w:pPr>
              <w:widowControl w:val="0"/>
              <w:autoSpaceDE w:val="0"/>
              <w:autoSpaceDN w:val="0"/>
              <w:adjustRightInd w:val="0"/>
              <w:rPr>
                <w:ins w:id="18662" w:author="Chen, Ivy (陳素貞 IEC1)" w:date="2015-01-12T13:55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</w:rPr>
            </w:pPr>
            <w:ins w:id="18663" w:author="Chen, Ivy (陳素貞 IEC1)" w:date="2015-01-12T13:55:00Z">
              <w:r w:rsidRPr="002F02C9"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</w:rPr>
                <w:t>選項值：</w:t>
              </w:r>
            </w:ins>
          </w:p>
          <w:p w:rsidR="002E2DB6" w:rsidRPr="002F02C9" w:rsidRDefault="002E2DB6" w:rsidP="00697A77">
            <w:pPr>
              <w:widowControl w:val="0"/>
              <w:autoSpaceDE w:val="0"/>
              <w:autoSpaceDN w:val="0"/>
              <w:adjustRightInd w:val="0"/>
              <w:rPr>
                <w:ins w:id="18664" w:author="Chen, Ivy (陳素貞 IEC1)" w:date="2015-01-12T13:55:00Z"/>
                <w:rFonts w:ascii="Courier New" w:hAnsi="Courier New" w:cs="Courier New"/>
                <w:noProof/>
                <w:color w:val="008080"/>
                <w:szCs w:val="20"/>
              </w:rPr>
            </w:pPr>
            <w:ins w:id="18665" w:author="Chen, Ivy (陳素貞 IEC1)" w:date="2015-01-12T13:55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</w:rPr>
                <w:t>Value</w:t>
              </w:r>
              <w:r w:rsidRPr="002F02C9">
                <w:rPr>
                  <w:rFonts w:ascii="Courier New" w:hAnsi="Courier New" w:cs="Courier New"/>
                  <w:noProof/>
                  <w:szCs w:val="20"/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</w:rPr>
                <w:t>ConstValueType</w:t>
              </w:r>
            </w:ins>
          </w:p>
          <w:p w:rsidR="002E2DB6" w:rsidRPr="002F02C9" w:rsidRDefault="002E2DB6" w:rsidP="00697A77">
            <w:pPr>
              <w:widowControl w:val="0"/>
              <w:autoSpaceDE w:val="0"/>
              <w:autoSpaceDN w:val="0"/>
              <w:adjustRightInd w:val="0"/>
              <w:rPr>
                <w:ins w:id="18666" w:author="Chen, Ivy (陳素貞 IEC1)" w:date="2015-01-12T13:55:00Z"/>
                <w:rFonts w:ascii="Courier New" w:hAnsi="Courier New" w:cs="Courier New"/>
                <w:noProof/>
                <w:color w:val="FF0000"/>
                <w:szCs w:val="20"/>
              </w:rPr>
            </w:pPr>
            <w:ins w:id="18667" w:author="Chen, Ivy (陳素貞 IEC1)" w:date="2015-01-12T13:55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</w:rPr>
                <w:t>where</w:t>
              </w:r>
              <w:r w:rsidRPr="002F02C9">
                <w:rPr>
                  <w:rFonts w:ascii="Courier New" w:hAnsi="Courier New" w:cs="Courier New"/>
                  <w:noProof/>
                  <w:szCs w:val="20"/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</w:rPr>
                <w:t>Type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color w:val="FF0000"/>
                  <w:szCs w:val="20"/>
                </w:rPr>
                <w:t>'</w:t>
              </w:r>
              <w:r w:rsidRPr="002F02C9">
                <w:rPr>
                  <w:rFonts w:ascii="Courier New" w:eastAsiaTheme="minorEastAsia" w:hAnsi="Courier New" w:cs="Courier New"/>
                  <w:noProof/>
                  <w:color w:val="FF0000"/>
                  <w:szCs w:val="20"/>
                  <w:lang w:eastAsia="zh-TW"/>
                </w:rPr>
                <w:t>PalletCode</w:t>
              </w:r>
              <w:r w:rsidRPr="002F02C9">
                <w:rPr>
                  <w:rFonts w:ascii="Courier New" w:hAnsi="Courier New" w:cs="Courier New"/>
                  <w:noProof/>
                  <w:color w:val="FF0000"/>
                  <w:szCs w:val="20"/>
                </w:rPr>
                <w:t>'</w:t>
              </w:r>
            </w:ins>
          </w:p>
          <w:p w:rsidR="002E2DB6" w:rsidRPr="002F02C9" w:rsidRDefault="002E2DB6" w:rsidP="00697A77">
            <w:pPr>
              <w:widowControl w:val="0"/>
              <w:autoSpaceDE w:val="0"/>
              <w:autoSpaceDN w:val="0"/>
              <w:adjustRightInd w:val="0"/>
              <w:rPr>
                <w:ins w:id="18668" w:author="Chen, Ivy (陳素貞 IEC1)" w:date="2015-01-12T13:55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</w:rPr>
            </w:pPr>
            <w:ins w:id="18669" w:author="Chen, Ivy (陳素貞 IEC1)" w:date="2015-01-12T13:55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</w:rPr>
                <w:t>Value</w:t>
              </w:r>
            </w:ins>
          </w:p>
        </w:tc>
        <w:tc>
          <w:tcPr>
            <w:tcW w:w="2629" w:type="dxa"/>
          </w:tcPr>
          <w:p w:rsidR="002E2DB6" w:rsidRPr="002F02C9" w:rsidRDefault="002E2DB6" w:rsidP="00697A77">
            <w:pPr>
              <w:rPr>
                <w:ins w:id="18670" w:author="Chen, Ivy (陳素貞 IEC1)" w:date="2015-01-12T13:55:00Z"/>
                <w:rFonts w:asciiTheme="minorHAnsi" w:hAnsiTheme="minorHAnsi" w:cstheme="minorHAnsi"/>
                <w:color w:val="0033CC"/>
                <w:sz w:val="18"/>
                <w:lang w:eastAsia="zh-TW"/>
              </w:rPr>
            </w:pPr>
          </w:p>
        </w:tc>
      </w:tr>
      <w:tr w:rsidR="002E2DB6" w:rsidRPr="002F02C9" w:rsidTr="00697A77">
        <w:trPr>
          <w:ins w:id="18671" w:author="Chen, Ivy (陳素貞 IEC1)" w:date="2015-01-12T13:56:00Z"/>
        </w:trPr>
        <w:tc>
          <w:tcPr>
            <w:tcW w:w="445" w:type="dxa"/>
          </w:tcPr>
          <w:p w:rsidR="002E2DB6" w:rsidRPr="002F02C9" w:rsidRDefault="002E2DB6" w:rsidP="00697A77">
            <w:pPr>
              <w:rPr>
                <w:ins w:id="18672" w:author="Chen, Ivy (陳素貞 IEC1)" w:date="2015-01-12T13:56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673" w:author="Chen, Ivy (陳素貞 IEC1)" w:date="2015-01-12T13:5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</w:rPr>
                <w:t>1</w:t>
              </w:r>
              <w:r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6</w:t>
              </w:r>
            </w:ins>
          </w:p>
        </w:tc>
        <w:tc>
          <w:tcPr>
            <w:tcW w:w="1310" w:type="dxa"/>
          </w:tcPr>
          <w:p w:rsidR="002E2DB6" w:rsidRPr="002F02C9" w:rsidRDefault="002E2DB6" w:rsidP="00697A77">
            <w:pPr>
              <w:rPr>
                <w:ins w:id="18674" w:author="Chen, Ivy (陳素貞 IEC1)" w:date="2015-01-12T13:56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675" w:author="Chen, Ivy (陳素貞 IEC1)" w:date="2015-01-12T13:5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</w:rPr>
                <w:t>Weight</w:t>
              </w:r>
            </w:ins>
          </w:p>
        </w:tc>
        <w:tc>
          <w:tcPr>
            <w:tcW w:w="916" w:type="dxa"/>
          </w:tcPr>
          <w:p w:rsidR="002E2DB6" w:rsidRPr="002F02C9" w:rsidRDefault="002E2DB6" w:rsidP="00697A77">
            <w:pPr>
              <w:rPr>
                <w:ins w:id="18676" w:author="Chen, Ivy (陳素貞 IEC1)" w:date="2015-01-12T13:56:00Z"/>
                <w:rFonts w:asciiTheme="minorHAnsi" w:eastAsia="新細明體" w:hAnsiTheme="minorHAnsi" w:cstheme="minorHAnsi"/>
                <w:color w:val="0033CC"/>
                <w:sz w:val="18"/>
                <w:lang w:eastAsia="zh-TW"/>
              </w:rPr>
            </w:pPr>
            <w:ins w:id="18677" w:author="Chen, Ivy (陳素貞 IEC1)" w:date="2015-01-12T13:56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</w:rPr>
                <w:t>TextBox</w:t>
              </w:r>
            </w:ins>
          </w:p>
        </w:tc>
        <w:tc>
          <w:tcPr>
            <w:tcW w:w="677" w:type="dxa"/>
          </w:tcPr>
          <w:p w:rsidR="002E2DB6" w:rsidRPr="002F02C9" w:rsidRDefault="002E2DB6" w:rsidP="00697A77">
            <w:pPr>
              <w:rPr>
                <w:ins w:id="18678" w:author="Chen, Ivy (陳素貞 IEC1)" w:date="2015-01-12T13:56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</w:rPr>
            </w:pPr>
            <w:ins w:id="18679" w:author="Chen, Ivy (陳素貞 IEC1)" w:date="2015-01-12T13:56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</w:rPr>
                <w:t>長度不超過</w:t>
              </w:r>
              <w:r w:rsidRPr="002F02C9">
                <w:rPr>
                  <w:rFonts w:asciiTheme="minorEastAsia" w:eastAsiaTheme="minorEastAsia" w:hAnsiTheme="minorEastAsia" w:cstheme="minorHAnsi"/>
                  <w:color w:val="0033CC"/>
                  <w:sz w:val="18"/>
                  <w:lang w:eastAsia="zh-TW"/>
                </w:rPr>
                <w:t>13的字符串</w:t>
              </w:r>
            </w:ins>
          </w:p>
        </w:tc>
        <w:tc>
          <w:tcPr>
            <w:tcW w:w="1432" w:type="dxa"/>
          </w:tcPr>
          <w:p w:rsidR="002E2DB6" w:rsidRPr="002F02C9" w:rsidRDefault="002E2DB6" w:rsidP="00697A77">
            <w:pPr>
              <w:rPr>
                <w:ins w:id="18680" w:author="Chen, Ivy (陳素貞 IEC1)" w:date="2015-01-12T13:56:00Z"/>
                <w:rFonts w:asciiTheme="minorHAnsi" w:eastAsia="新細明體" w:hAnsiTheme="minorHAnsi" w:cstheme="minorHAnsi"/>
                <w:color w:val="0033CC"/>
                <w:sz w:val="18"/>
                <w:lang w:eastAsia="zh-TW"/>
              </w:rPr>
            </w:pPr>
            <w:ins w:id="18681" w:author="Chen, Ivy (陳素貞 IEC1)" w:date="2015-01-12T13:56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</w:rPr>
                <w:t>空</w:t>
              </w:r>
            </w:ins>
          </w:p>
        </w:tc>
        <w:tc>
          <w:tcPr>
            <w:tcW w:w="680" w:type="dxa"/>
          </w:tcPr>
          <w:p w:rsidR="002E2DB6" w:rsidRPr="002F02C9" w:rsidRDefault="002E2DB6" w:rsidP="00697A77">
            <w:pPr>
              <w:rPr>
                <w:ins w:id="18682" w:author="Chen, Ivy (陳素貞 IEC1)" w:date="2015-01-12T13:56:00Z"/>
                <w:rFonts w:asciiTheme="minorHAnsi" w:hAnsiTheme="minorHAnsi" w:cstheme="minorHAnsi"/>
                <w:color w:val="0033CC"/>
                <w:sz w:val="18"/>
              </w:rPr>
            </w:pPr>
            <w:ins w:id="18683" w:author="Chen, Ivy (陳素貞 IEC1)" w:date="2015-01-12T13:56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是</w:t>
              </w:r>
            </w:ins>
          </w:p>
        </w:tc>
        <w:tc>
          <w:tcPr>
            <w:tcW w:w="2728" w:type="dxa"/>
          </w:tcPr>
          <w:p w:rsidR="002E2DB6" w:rsidRPr="002F02C9" w:rsidRDefault="002E2DB6" w:rsidP="00697A77">
            <w:pPr>
              <w:widowControl w:val="0"/>
              <w:autoSpaceDE w:val="0"/>
              <w:autoSpaceDN w:val="0"/>
              <w:adjustRightInd w:val="0"/>
              <w:rPr>
                <w:ins w:id="18684" w:author="Chen, Ivy (陳素貞 IEC1)" w:date="2015-01-12T13:56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</w:rPr>
            </w:pPr>
            <w:ins w:id="18685" w:author="Chen, Ivy (陳素貞 IEC1)" w:date="2015-01-12T13:56:00Z">
              <w:r w:rsidRPr="002F02C9">
                <w:rPr>
                  <w:rFonts w:ascii="Courier New" w:eastAsiaTheme="minorEastAsia" w:hAnsi="Courier New" w:cs="Courier New"/>
                  <w:noProof/>
                  <w:color w:val="0000FF"/>
                  <w:szCs w:val="20"/>
                  <w:lang w:eastAsia="zh-TW"/>
                </w:rPr>
                <w:t>10</w:t>
              </w:r>
              <w:r w:rsidRPr="002F02C9"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</w:rPr>
                <w:t>位整數</w:t>
              </w:r>
              <w:r w:rsidRPr="002F02C9">
                <w:rPr>
                  <w:rFonts w:ascii="Courier New" w:eastAsiaTheme="minorEastAsia" w:hAnsi="Courier New" w:cs="Courier New"/>
                  <w:noProof/>
                  <w:color w:val="0000FF"/>
                  <w:szCs w:val="20"/>
                  <w:lang w:eastAsia="zh-TW"/>
                </w:rPr>
                <w:t>2</w:t>
              </w:r>
              <w:r w:rsidRPr="002F02C9"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</w:rPr>
                <w:t>位小數為限</w:t>
              </w:r>
            </w:ins>
          </w:p>
        </w:tc>
        <w:tc>
          <w:tcPr>
            <w:tcW w:w="2629" w:type="dxa"/>
          </w:tcPr>
          <w:p w:rsidR="002E2DB6" w:rsidRPr="002F02C9" w:rsidRDefault="002E2DB6" w:rsidP="00697A77">
            <w:pPr>
              <w:rPr>
                <w:ins w:id="18686" w:author="Chen, Ivy (陳素貞 IEC1)" w:date="2015-01-12T13:56:00Z"/>
                <w:rFonts w:asciiTheme="minorHAnsi" w:hAnsiTheme="minorHAnsi" w:cstheme="minorHAnsi"/>
                <w:color w:val="0033CC"/>
                <w:sz w:val="18"/>
                <w:lang w:eastAsia="zh-TW"/>
              </w:rPr>
            </w:pPr>
          </w:p>
        </w:tc>
      </w:tr>
      <w:tr w:rsidR="002E2DB6" w:rsidRPr="002F02C9" w:rsidTr="00697A77">
        <w:trPr>
          <w:ins w:id="18687" w:author="Chen, Ivy (陳素貞 IEC1)" w:date="2015-01-12T13:57:00Z"/>
        </w:trPr>
        <w:tc>
          <w:tcPr>
            <w:tcW w:w="445" w:type="dxa"/>
          </w:tcPr>
          <w:p w:rsidR="002E2DB6" w:rsidRPr="002F02C9" w:rsidRDefault="002E2DB6" w:rsidP="00697A77">
            <w:pPr>
              <w:rPr>
                <w:ins w:id="18688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689" w:author="Chen, Ivy (陳素貞 IEC1)" w:date="2015-01-12T13:5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</w:rPr>
                <w:t>1</w:t>
              </w:r>
              <w:r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7</w:t>
              </w:r>
            </w:ins>
          </w:p>
        </w:tc>
        <w:tc>
          <w:tcPr>
            <w:tcW w:w="1310" w:type="dxa"/>
          </w:tcPr>
          <w:p w:rsidR="002E2DB6" w:rsidRPr="002F02C9" w:rsidRDefault="002E2DB6" w:rsidP="00697A77">
            <w:pPr>
              <w:rPr>
                <w:ins w:id="18690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691" w:author="Chen, Ivy (陳素貞 IEC1)" w:date="2015-01-12T13:5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</w:rPr>
                <w:t>MinusPltWeight</w:t>
              </w:r>
            </w:ins>
          </w:p>
        </w:tc>
        <w:tc>
          <w:tcPr>
            <w:tcW w:w="916" w:type="dxa"/>
          </w:tcPr>
          <w:p w:rsidR="002E2DB6" w:rsidRPr="002F02C9" w:rsidRDefault="002E2DB6" w:rsidP="00697A77">
            <w:pPr>
              <w:rPr>
                <w:ins w:id="18692" w:author="Chen, Ivy (陳素貞 IEC1)" w:date="2015-01-12T13:57:00Z"/>
                <w:rFonts w:asciiTheme="minorHAnsi" w:eastAsia="新細明體" w:hAnsiTheme="minorHAnsi" w:cstheme="minorHAnsi"/>
                <w:color w:val="0033CC"/>
                <w:sz w:val="18"/>
                <w:lang w:eastAsia="zh-TW"/>
              </w:rPr>
            </w:pPr>
            <w:ins w:id="18693" w:author="Chen, Ivy (陳素貞 IEC1)" w:date="2015-01-12T13:57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</w:rPr>
                <w:t>Select</w:t>
              </w:r>
            </w:ins>
          </w:p>
        </w:tc>
        <w:tc>
          <w:tcPr>
            <w:tcW w:w="677" w:type="dxa"/>
          </w:tcPr>
          <w:p w:rsidR="002E2DB6" w:rsidRPr="002F02C9" w:rsidRDefault="002E2DB6" w:rsidP="00697A77">
            <w:pPr>
              <w:rPr>
                <w:ins w:id="18694" w:author="Chen, Ivy (陳素貞 IEC1)" w:date="2015-01-12T13:57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</w:rPr>
            </w:pPr>
          </w:p>
        </w:tc>
        <w:tc>
          <w:tcPr>
            <w:tcW w:w="1432" w:type="dxa"/>
          </w:tcPr>
          <w:p w:rsidR="002E2DB6" w:rsidRPr="002F02C9" w:rsidRDefault="002E2DB6" w:rsidP="00697A77">
            <w:pPr>
              <w:rPr>
                <w:ins w:id="18695" w:author="Chen, Ivy (陳素貞 IEC1)" w:date="2015-01-12T13:57:00Z"/>
                <w:rFonts w:asciiTheme="minorHAnsi" w:eastAsia="新細明體" w:hAnsiTheme="minorHAnsi" w:cstheme="minorHAnsi"/>
                <w:color w:val="0033CC"/>
                <w:sz w:val="18"/>
                <w:lang w:eastAsia="zh-TW"/>
              </w:rPr>
            </w:pPr>
            <w:ins w:id="18696" w:author="Chen, Ivy (陳素貞 IEC1)" w:date="2015-01-12T13:57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</w:rPr>
                <w:t>第一個選項</w:t>
              </w:r>
            </w:ins>
          </w:p>
        </w:tc>
        <w:tc>
          <w:tcPr>
            <w:tcW w:w="680" w:type="dxa"/>
          </w:tcPr>
          <w:p w:rsidR="002E2DB6" w:rsidRPr="002F02C9" w:rsidRDefault="002E2DB6" w:rsidP="00697A77">
            <w:pPr>
              <w:rPr>
                <w:ins w:id="18697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698" w:author="Chen, Ivy (陳素貞 IEC1)" w:date="2015-01-12T13:57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</w:rPr>
                <w:t>是</w:t>
              </w:r>
            </w:ins>
          </w:p>
        </w:tc>
        <w:tc>
          <w:tcPr>
            <w:tcW w:w="2728" w:type="dxa"/>
          </w:tcPr>
          <w:p w:rsidR="002E2DB6" w:rsidRPr="002F02C9" w:rsidRDefault="002E2DB6" w:rsidP="00697A77">
            <w:pPr>
              <w:widowControl w:val="0"/>
              <w:autoSpaceDE w:val="0"/>
              <w:autoSpaceDN w:val="0"/>
              <w:adjustRightInd w:val="0"/>
              <w:rPr>
                <w:ins w:id="18699" w:author="Chen, Ivy (陳素貞 IEC1)" w:date="2015-01-12T13:57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</w:rPr>
            </w:pPr>
          </w:p>
        </w:tc>
        <w:tc>
          <w:tcPr>
            <w:tcW w:w="2629" w:type="dxa"/>
          </w:tcPr>
          <w:p w:rsidR="002E2DB6" w:rsidRPr="002F02C9" w:rsidRDefault="002E2DB6" w:rsidP="00697A77">
            <w:pPr>
              <w:rPr>
                <w:ins w:id="18700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701" w:author="Chen, Ivy (陳素貞 IEC1)" w:date="2015-01-12T13:5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</w:rPr>
                <w:t>0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：不扣棧板重</w:t>
              </w:r>
            </w:ins>
          </w:p>
          <w:p w:rsidR="002E2DB6" w:rsidRPr="002F02C9" w:rsidRDefault="002E2DB6" w:rsidP="00697A77">
            <w:pPr>
              <w:rPr>
                <w:ins w:id="18702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703" w:author="Chen, Ivy (陳素貞 IEC1)" w:date="2015-01-12T13:5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</w:rPr>
                <w:t>1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：扣棧板重</w:t>
              </w:r>
            </w:ins>
          </w:p>
        </w:tc>
      </w:tr>
      <w:tr w:rsidR="002E2DB6" w:rsidRPr="002F02C9" w:rsidTr="00697A77">
        <w:trPr>
          <w:ins w:id="18704" w:author="Chen, Ivy (陳素貞 IEC1)" w:date="2015-01-12T13:57:00Z"/>
        </w:trPr>
        <w:tc>
          <w:tcPr>
            <w:tcW w:w="445" w:type="dxa"/>
          </w:tcPr>
          <w:p w:rsidR="002E2DB6" w:rsidRPr="002F02C9" w:rsidRDefault="002E2DB6" w:rsidP="00697A77">
            <w:pPr>
              <w:rPr>
                <w:ins w:id="18705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706" w:author="Chen, Ivy (陳素貞 IEC1)" w:date="2015-01-12T13:5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</w:rPr>
                <w:t>1</w:t>
              </w:r>
              <w:r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8</w:t>
              </w:r>
            </w:ins>
          </w:p>
        </w:tc>
        <w:tc>
          <w:tcPr>
            <w:tcW w:w="1310" w:type="dxa"/>
          </w:tcPr>
          <w:p w:rsidR="002E2DB6" w:rsidRPr="002F02C9" w:rsidRDefault="002E2DB6" w:rsidP="00697A77">
            <w:pPr>
              <w:rPr>
                <w:ins w:id="18707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  <w:ins w:id="18708" w:author="Chen, Ivy (陳素貞 IEC1)" w:date="2015-01-12T13:5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</w:rPr>
                <w:t>CheckCode</w:t>
              </w:r>
            </w:ins>
          </w:p>
        </w:tc>
        <w:tc>
          <w:tcPr>
            <w:tcW w:w="916" w:type="dxa"/>
          </w:tcPr>
          <w:p w:rsidR="002E2DB6" w:rsidRPr="002F02C9" w:rsidRDefault="002E2DB6" w:rsidP="00697A77">
            <w:pPr>
              <w:rPr>
                <w:ins w:id="18709" w:author="Chen, Ivy (陳素貞 IEC1)" w:date="2015-01-12T13:57:00Z"/>
                <w:rFonts w:asciiTheme="minorHAnsi" w:eastAsia="新細明體" w:hAnsiTheme="minorHAnsi" w:cstheme="minorHAnsi"/>
                <w:color w:val="0033CC"/>
                <w:sz w:val="18"/>
                <w:lang w:eastAsia="zh-TW"/>
              </w:rPr>
            </w:pPr>
            <w:ins w:id="18710" w:author="Chen, Ivy (陳素貞 IEC1)" w:date="2015-01-12T13:57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</w:rPr>
                <w:t>TextBox</w:t>
              </w:r>
            </w:ins>
          </w:p>
        </w:tc>
        <w:tc>
          <w:tcPr>
            <w:tcW w:w="677" w:type="dxa"/>
          </w:tcPr>
          <w:p w:rsidR="002E2DB6" w:rsidRPr="002F02C9" w:rsidRDefault="002E2DB6" w:rsidP="00697A77">
            <w:pPr>
              <w:rPr>
                <w:ins w:id="18711" w:author="Chen, Ivy (陳素貞 IEC1)" w:date="2015-01-12T13:57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</w:rPr>
            </w:pPr>
            <w:ins w:id="18712" w:author="Chen, Ivy (陳素貞 IEC1)" w:date="2015-01-12T13:57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</w:rPr>
                <w:t>長度不超過</w:t>
              </w:r>
              <w:r w:rsidRPr="002F02C9">
                <w:rPr>
                  <w:rFonts w:asciiTheme="minorEastAsia" w:eastAsiaTheme="minorEastAsia" w:hAnsiTheme="minorEastAsia" w:cstheme="minorHAnsi"/>
                  <w:color w:val="0033CC"/>
                  <w:sz w:val="18"/>
                  <w:lang w:eastAsia="zh-TW"/>
                </w:rPr>
                <w:t>8的字符串</w:t>
              </w:r>
            </w:ins>
          </w:p>
        </w:tc>
        <w:tc>
          <w:tcPr>
            <w:tcW w:w="1432" w:type="dxa"/>
          </w:tcPr>
          <w:p w:rsidR="002E2DB6" w:rsidRPr="002F02C9" w:rsidRDefault="002E2DB6" w:rsidP="00697A77">
            <w:pPr>
              <w:rPr>
                <w:ins w:id="18713" w:author="Chen, Ivy (陳素貞 IEC1)" w:date="2015-01-12T13:57:00Z"/>
                <w:rFonts w:asciiTheme="minorHAnsi" w:eastAsia="新細明體" w:hAnsiTheme="minorHAnsi" w:cstheme="minorHAnsi"/>
                <w:color w:val="0033CC"/>
                <w:sz w:val="18"/>
                <w:lang w:eastAsia="zh-TW"/>
              </w:rPr>
            </w:pPr>
            <w:ins w:id="18714" w:author="Chen, Ivy (陳素貞 IEC1)" w:date="2015-01-12T13:57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</w:rPr>
                <w:t>空</w:t>
              </w:r>
            </w:ins>
          </w:p>
        </w:tc>
        <w:tc>
          <w:tcPr>
            <w:tcW w:w="680" w:type="dxa"/>
          </w:tcPr>
          <w:p w:rsidR="002E2DB6" w:rsidRPr="002F02C9" w:rsidRDefault="002E2DB6" w:rsidP="00697A77">
            <w:pPr>
              <w:rPr>
                <w:ins w:id="18715" w:author="Chen, Ivy (陳素貞 IEC1)" w:date="2015-01-12T13:57:00Z"/>
                <w:rFonts w:asciiTheme="minorHAnsi" w:hAnsiTheme="minorHAnsi" w:cstheme="minorHAnsi"/>
                <w:color w:val="0033CC"/>
                <w:sz w:val="18"/>
              </w:rPr>
            </w:pPr>
          </w:p>
        </w:tc>
        <w:tc>
          <w:tcPr>
            <w:tcW w:w="2728" w:type="dxa"/>
          </w:tcPr>
          <w:p w:rsidR="002E2DB6" w:rsidRPr="002F02C9" w:rsidRDefault="002E2DB6" w:rsidP="00697A77">
            <w:pPr>
              <w:widowControl w:val="0"/>
              <w:autoSpaceDE w:val="0"/>
              <w:autoSpaceDN w:val="0"/>
              <w:adjustRightInd w:val="0"/>
              <w:rPr>
                <w:ins w:id="18716" w:author="Chen, Ivy (陳素貞 IEC1)" w:date="2015-01-12T13:57:00Z"/>
                <w:rFonts w:ascii="Courier New" w:eastAsiaTheme="minorEastAsia" w:hAnsi="Courier New" w:cs="Courier New"/>
                <w:strike/>
                <w:noProof/>
                <w:color w:val="0000FF"/>
                <w:szCs w:val="20"/>
                <w:lang w:eastAsia="zh-TW"/>
              </w:rPr>
            </w:pPr>
          </w:p>
        </w:tc>
        <w:tc>
          <w:tcPr>
            <w:tcW w:w="2629" w:type="dxa"/>
          </w:tcPr>
          <w:p w:rsidR="002E2DB6" w:rsidRPr="002F02C9" w:rsidRDefault="002E2DB6" w:rsidP="00697A77">
            <w:pPr>
              <w:rPr>
                <w:ins w:id="18717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</w:rPr>
            </w:pPr>
          </w:p>
        </w:tc>
      </w:tr>
      <w:tr w:rsidR="003B389F" w:rsidRPr="002F02C9" w:rsidTr="006B17AB">
        <w:trPr>
          <w:ins w:id="18718" w:author="IEC960923" w:date="2013-05-17T11:39:00Z"/>
        </w:trPr>
        <w:tc>
          <w:tcPr>
            <w:tcW w:w="445" w:type="dxa"/>
          </w:tcPr>
          <w:p w:rsidR="003B389F" w:rsidRPr="002F02C9" w:rsidRDefault="002E2DB6" w:rsidP="006B17AB">
            <w:pPr>
              <w:rPr>
                <w:ins w:id="18719" w:author="IEC960923" w:date="2013-05-17T11:39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720" w:author="Chen, Ivy (陳素貞 IEC1)" w:date="2015-01-12T13:45:00Z">
                  <w:rPr>
                    <w:ins w:id="18721" w:author="IEC960923" w:date="2013-05-17T11:39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722" w:author="Chen, Ivy (陳素貞 IEC1)" w:date="2015-01-12T13:57:00Z">
              <w:r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19</w:t>
              </w:r>
            </w:ins>
            <w:ins w:id="18723" w:author="IEC960923" w:date="2013-05-17T11:39:00Z">
              <w:del w:id="18724" w:author="Chen, Ivy (陳素貞 IEC1)" w:date="2015-01-12T13:46:00Z">
                <w:r w:rsidR="003B389F"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725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10</w:delText>
                </w:r>
              </w:del>
            </w:ins>
          </w:p>
        </w:tc>
        <w:tc>
          <w:tcPr>
            <w:tcW w:w="1310" w:type="dxa"/>
          </w:tcPr>
          <w:p w:rsidR="003B389F" w:rsidRPr="002F02C9" w:rsidRDefault="003B389F" w:rsidP="00D874C8">
            <w:pPr>
              <w:rPr>
                <w:ins w:id="18726" w:author="IEC960923" w:date="2013-05-17T11:39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727" w:author="Chen, Ivy (陳素貞 IEC1)" w:date="2015-01-12T13:45:00Z">
                  <w:rPr>
                    <w:ins w:id="18728" w:author="IEC960923" w:date="2013-05-17T11:39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729" w:author="IEC960923" w:date="2013-05-17T11:3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873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ChepPallet</w:t>
              </w:r>
            </w:ins>
          </w:p>
        </w:tc>
        <w:tc>
          <w:tcPr>
            <w:tcW w:w="916" w:type="dxa"/>
          </w:tcPr>
          <w:p w:rsidR="003B389F" w:rsidRPr="002F02C9" w:rsidRDefault="003B389F" w:rsidP="006B17AB">
            <w:pPr>
              <w:rPr>
                <w:ins w:id="18731" w:author="IEC960923" w:date="2013-05-17T11:39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732" w:author="Chen, Ivy (陳素貞 IEC1)" w:date="2015-01-12T13:45:00Z">
                  <w:rPr>
                    <w:ins w:id="18733" w:author="IEC960923" w:date="2013-05-17T11:39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734" w:author="IEC960923" w:date="2013-05-17T11:3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873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3B389F" w:rsidRPr="002F02C9" w:rsidRDefault="003B389F" w:rsidP="006B17AB">
            <w:pPr>
              <w:rPr>
                <w:ins w:id="18736" w:author="IEC960923" w:date="2013-05-17T11:39:00Z"/>
                <w:rFonts w:asciiTheme="minorHAnsi" w:hAnsiTheme="minorHAnsi" w:cstheme="minorHAnsi"/>
                <w:color w:val="0033CC"/>
                <w:sz w:val="18"/>
                <w:rPrChange w:id="18737" w:author="Chen, Ivy (陳素貞 IEC1)" w:date="2015-01-12T13:45:00Z">
                  <w:rPr>
                    <w:ins w:id="18738" w:author="IEC960923" w:date="2013-05-17T11:39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3B389F" w:rsidRPr="002F02C9" w:rsidRDefault="003B389F" w:rsidP="006B17AB">
            <w:pPr>
              <w:rPr>
                <w:ins w:id="18739" w:author="IEC960923" w:date="2013-05-17T11:39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740" w:author="Chen, Ivy (陳素貞 IEC1)" w:date="2015-01-12T13:45:00Z">
                  <w:rPr>
                    <w:ins w:id="18741" w:author="IEC960923" w:date="2013-05-17T11:39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742" w:author="IEC960923" w:date="2013-05-17T11:3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874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第一個選項</w:t>
              </w:r>
            </w:ins>
          </w:p>
        </w:tc>
        <w:tc>
          <w:tcPr>
            <w:tcW w:w="680" w:type="dxa"/>
          </w:tcPr>
          <w:p w:rsidR="003B389F" w:rsidRPr="002F02C9" w:rsidRDefault="003B389F" w:rsidP="006B17AB">
            <w:pPr>
              <w:rPr>
                <w:ins w:id="18744" w:author="IEC960923" w:date="2013-05-17T11:39:00Z"/>
                <w:rFonts w:asciiTheme="minorHAnsi" w:hAnsiTheme="minorHAnsi" w:cstheme="minorHAnsi"/>
                <w:color w:val="0033CC"/>
                <w:sz w:val="18"/>
                <w:rPrChange w:id="18745" w:author="Chen, Ivy (陳素貞 IEC1)" w:date="2015-01-12T13:45:00Z">
                  <w:rPr>
                    <w:ins w:id="18746" w:author="IEC960923" w:date="2013-05-17T11:39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18747" w:author="IEC960923" w:date="2013-05-17T11:39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8748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3B389F" w:rsidRPr="002F02C9" w:rsidRDefault="003B389F" w:rsidP="0045771D">
            <w:pPr>
              <w:widowControl w:val="0"/>
              <w:autoSpaceDE w:val="0"/>
              <w:autoSpaceDN w:val="0"/>
              <w:adjustRightInd w:val="0"/>
              <w:rPr>
                <w:ins w:id="18749" w:author="IEC960923" w:date="2013-05-17T11:39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  <w:rPrChange w:id="18750" w:author="Chen, Ivy (陳素貞 IEC1)" w:date="2015-01-12T13:45:00Z">
                  <w:rPr>
                    <w:ins w:id="18751" w:author="IEC960923" w:date="2013-05-17T11:39:00Z"/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3B389F" w:rsidRPr="002F02C9" w:rsidRDefault="003B389F" w:rsidP="000F301C">
            <w:pPr>
              <w:rPr>
                <w:ins w:id="18752" w:author="IEC960923" w:date="2013-05-17T11:40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753" w:author="Chen, Ivy (陳素貞 IEC1)" w:date="2015-01-12T13:45:00Z">
                  <w:rPr>
                    <w:ins w:id="18754" w:author="IEC960923" w:date="2013-05-17T11:40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755" w:author="IEC960923" w:date="2013-05-17T11:4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875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0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1875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875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No</w:t>
              </w:r>
            </w:ins>
          </w:p>
          <w:p w:rsidR="003B389F" w:rsidRPr="002F02C9" w:rsidRDefault="003B389F">
            <w:pPr>
              <w:rPr>
                <w:ins w:id="18759" w:author="IEC960923" w:date="2013-05-17T11:39:00Z"/>
                <w:rFonts w:asciiTheme="minorHAnsi" w:hAnsiTheme="minorHAnsi" w:cstheme="minorHAnsi"/>
                <w:color w:val="0033CC"/>
                <w:sz w:val="18"/>
                <w:lang w:eastAsia="zh-TW"/>
                <w:rPrChange w:id="18760" w:author="Chen, Ivy (陳素貞 IEC1)" w:date="2015-01-12T13:45:00Z">
                  <w:rPr>
                    <w:ins w:id="18761" w:author="IEC960923" w:date="2013-05-17T11:39:00Z"/>
                    <w:rFonts w:asciiTheme="minorHAnsi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762" w:author="IEC960923" w:date="2013-05-17T11:4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876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1876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876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Yes</w:t>
              </w:r>
            </w:ins>
          </w:p>
        </w:tc>
      </w:tr>
      <w:tr w:rsidR="003B389F" w:rsidRPr="002F02C9" w:rsidDel="002E2DB6" w:rsidTr="006B17AB">
        <w:trPr>
          <w:ins w:id="18766" w:author="IEC960923" w:date="2013-05-08T14:23:00Z"/>
          <w:del w:id="18767" w:author="Chen, Ivy (陳素貞 IEC1)" w:date="2015-01-12T13:56:00Z"/>
        </w:trPr>
        <w:tc>
          <w:tcPr>
            <w:tcW w:w="445" w:type="dxa"/>
          </w:tcPr>
          <w:p w:rsidR="003B389F" w:rsidRPr="002F02C9" w:rsidDel="002E2DB6" w:rsidRDefault="003B389F" w:rsidP="006B17AB">
            <w:pPr>
              <w:rPr>
                <w:ins w:id="18768" w:author="IEC960923" w:date="2013-05-08T14:23:00Z"/>
                <w:del w:id="18769" w:author="Chen, Ivy (陳素貞 IEC1)" w:date="2015-01-12T13:56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770" w:author="Chen, Ivy (陳素貞 IEC1)" w:date="2015-01-12T13:45:00Z">
                  <w:rPr>
                    <w:ins w:id="18771" w:author="IEC960923" w:date="2013-05-08T14:23:00Z"/>
                    <w:del w:id="18772" w:author="Chen, Ivy (陳素貞 IEC1)" w:date="2015-01-12T13:56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773" w:author="IEC960923" w:date="2013-05-08T14:23:00Z">
              <w:del w:id="18774" w:author="Chen, Ivy (陳素貞 IEC1)" w:date="2015-01-12T13:46:00Z">
                <w:r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775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1</w:delText>
                </w:r>
              </w:del>
            </w:ins>
            <w:ins w:id="18776" w:author="IEC960923" w:date="2013-05-17T12:49:00Z">
              <w:del w:id="18777" w:author="Chen, Ivy (陳素貞 IEC1)" w:date="2015-01-12T13:46:00Z">
                <w:r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778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1310" w:type="dxa"/>
          </w:tcPr>
          <w:p w:rsidR="003B389F" w:rsidRPr="002F02C9" w:rsidDel="002E2DB6" w:rsidRDefault="003B389F" w:rsidP="00D874C8">
            <w:pPr>
              <w:rPr>
                <w:ins w:id="18779" w:author="IEC960923" w:date="2013-05-08T14:23:00Z"/>
                <w:del w:id="18780" w:author="Chen, Ivy (陳素貞 IEC1)" w:date="2015-01-12T13:56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781" w:author="Chen, Ivy (陳素貞 IEC1)" w:date="2015-01-12T13:45:00Z">
                  <w:rPr>
                    <w:ins w:id="18782" w:author="IEC960923" w:date="2013-05-08T14:23:00Z"/>
                    <w:del w:id="18783" w:author="Chen, Ivy (陳素貞 IEC1)" w:date="2015-01-12T13:56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784" w:author="IEC960923" w:date="2013-05-08T14:23:00Z">
              <w:del w:id="18785" w:author="Chen, Ivy (陳素貞 IEC1)" w:date="2015-01-12T13:56:00Z">
                <w:r w:rsidRPr="002F02C9" w:rsidDel="002E2DB6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786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StdFullQty</w:delText>
                </w:r>
              </w:del>
            </w:ins>
          </w:p>
        </w:tc>
        <w:tc>
          <w:tcPr>
            <w:tcW w:w="916" w:type="dxa"/>
          </w:tcPr>
          <w:p w:rsidR="003B389F" w:rsidRPr="002F02C9" w:rsidDel="002E2DB6" w:rsidRDefault="003B389F" w:rsidP="006B17AB">
            <w:pPr>
              <w:rPr>
                <w:ins w:id="18787" w:author="IEC960923" w:date="2013-05-08T14:23:00Z"/>
                <w:del w:id="18788" w:author="Chen, Ivy (陳素貞 IEC1)" w:date="2015-01-12T13:56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789" w:author="Chen, Ivy (陳素貞 IEC1)" w:date="2015-01-12T13:45:00Z">
                  <w:rPr>
                    <w:ins w:id="18790" w:author="IEC960923" w:date="2013-05-08T14:23:00Z"/>
                    <w:del w:id="18791" w:author="Chen, Ivy (陳素貞 IEC1)" w:date="2015-01-12T13:56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792" w:author="IEC960923" w:date="2013-05-08T14:24:00Z">
              <w:del w:id="18793" w:author="Chen, Ivy (陳素貞 IEC1)" w:date="2015-01-12T13:56:00Z">
                <w:r w:rsidRPr="002F02C9" w:rsidDel="002E2DB6">
                  <w:rPr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  <w:rPrChange w:id="18794" w:author="Chen, Ivy (陳素貞 IEC1)" w:date="2015-01-12T13:45:00Z">
                      <w:rPr>
                        <w:rFonts w:asciiTheme="minorHAnsi" w:eastAsia="新細明體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TextBox</w:delText>
                </w:r>
              </w:del>
            </w:ins>
          </w:p>
        </w:tc>
        <w:tc>
          <w:tcPr>
            <w:tcW w:w="677" w:type="dxa"/>
          </w:tcPr>
          <w:p w:rsidR="003B389F" w:rsidRPr="002F02C9" w:rsidDel="002E2DB6" w:rsidRDefault="003B389F" w:rsidP="006B17AB">
            <w:pPr>
              <w:rPr>
                <w:ins w:id="18795" w:author="IEC960923" w:date="2013-05-08T14:23:00Z"/>
                <w:del w:id="18796" w:author="Chen, Ivy (陳素貞 IEC1)" w:date="2015-01-12T13:56:00Z"/>
                <w:rFonts w:asciiTheme="minorHAnsi" w:hAnsiTheme="minorHAnsi" w:cstheme="minorHAnsi"/>
                <w:color w:val="0033CC"/>
                <w:sz w:val="18"/>
                <w:rPrChange w:id="18797" w:author="Chen, Ivy (陳素貞 IEC1)" w:date="2015-01-12T13:45:00Z">
                  <w:rPr>
                    <w:ins w:id="18798" w:author="IEC960923" w:date="2013-05-08T14:23:00Z"/>
                    <w:del w:id="18799" w:author="Chen, Ivy (陳素貞 IEC1)" w:date="2015-01-12T13:56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18800" w:author="IEC960923" w:date="2013-05-08T14:24:00Z">
              <w:del w:id="18801" w:author="Chen, Ivy (陳素貞 IEC1)" w:date="2015-01-12T13:56:00Z">
                <w:r w:rsidRPr="002F02C9" w:rsidDel="002E2DB6">
                  <w:rPr>
                    <w:rFonts w:asciiTheme="minorEastAsia" w:eastAsiaTheme="minorEastAsia" w:hAnsiTheme="minorEastAsia" w:cstheme="minorHAnsi" w:hint="eastAsia"/>
                    <w:color w:val="0033CC"/>
                    <w:sz w:val="18"/>
                    <w:lang w:eastAsia="zh-TW"/>
                    <w:rPrChange w:id="18802" w:author="Chen, Ivy (陳素貞 IEC1)" w:date="2015-01-12T13:45:00Z">
                      <w:rPr>
                        <w:rFonts w:asciiTheme="minorEastAsia" w:eastAsiaTheme="minorEastAsia" w:hAnsiTheme="minorEastAsia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長度不超過</w:delText>
                </w:r>
                <w:r w:rsidRPr="002F02C9" w:rsidDel="002E2DB6">
                  <w:rPr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  <w:rPrChange w:id="18803" w:author="Chen, Ivy (陳素貞 IEC1)" w:date="2015-01-12T13:45:00Z">
                      <w:rPr>
                        <w:rFonts w:asciiTheme="minorEastAsia" w:eastAsiaTheme="minorEastAsia" w:hAnsiTheme="minorEastAsia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4</w:delText>
                </w:r>
              </w:del>
            </w:ins>
            <w:ins w:id="18804" w:author="IEC960923" w:date="2013-05-08T14:25:00Z">
              <w:del w:id="18805" w:author="Chen, Ivy (陳素貞 IEC1)" w:date="2015-01-12T13:56:00Z">
                <w:r w:rsidRPr="002F02C9" w:rsidDel="002E2DB6">
                  <w:rPr>
                    <w:rFonts w:asciiTheme="minorEastAsia" w:eastAsiaTheme="minorEastAsia" w:hAnsiTheme="minorEastAsia" w:cstheme="minorHAnsi" w:hint="eastAsia"/>
                    <w:color w:val="0033CC"/>
                    <w:sz w:val="18"/>
                    <w:lang w:eastAsia="zh-TW"/>
                    <w:rPrChange w:id="18806" w:author="Chen, Ivy (陳素貞 IEC1)" w:date="2015-01-12T13:45:00Z">
                      <w:rPr>
                        <w:rFonts w:asciiTheme="minorEastAsia" w:eastAsiaTheme="minorEastAsia" w:hAnsiTheme="minorEastAsia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的字符串</w:delText>
                </w:r>
              </w:del>
            </w:ins>
          </w:p>
        </w:tc>
        <w:tc>
          <w:tcPr>
            <w:tcW w:w="1432" w:type="dxa"/>
          </w:tcPr>
          <w:p w:rsidR="003B389F" w:rsidRPr="002F02C9" w:rsidDel="002E2DB6" w:rsidRDefault="003B389F" w:rsidP="006B17AB">
            <w:pPr>
              <w:rPr>
                <w:ins w:id="18807" w:author="IEC960923" w:date="2013-05-08T14:23:00Z"/>
                <w:del w:id="18808" w:author="Chen, Ivy (陳素貞 IEC1)" w:date="2015-01-12T13:56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809" w:author="Chen, Ivy (陳素貞 IEC1)" w:date="2015-01-12T13:45:00Z">
                  <w:rPr>
                    <w:ins w:id="18810" w:author="IEC960923" w:date="2013-05-08T14:23:00Z"/>
                    <w:del w:id="18811" w:author="Chen, Ivy (陳素貞 IEC1)" w:date="2015-01-12T13:56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812" w:author="IEC960923" w:date="2013-05-08T14:24:00Z">
              <w:del w:id="18813" w:author="Chen, Ivy (陳素貞 IEC1)" w:date="2015-01-12T13:56:00Z">
                <w:r w:rsidRPr="002F02C9" w:rsidDel="002E2DB6">
                  <w:rPr>
                    <w:rFonts w:asciiTheme="minorHAnsi" w:eastAsia="新細明體" w:hAnsiTheme="minorHAnsi" w:cstheme="minorHAnsi" w:hint="eastAsia"/>
                    <w:color w:val="0033CC"/>
                    <w:sz w:val="18"/>
                    <w:lang w:eastAsia="zh-TW"/>
                    <w:rPrChange w:id="18814" w:author="Chen, Ivy (陳素貞 IEC1)" w:date="2015-01-12T13:45:00Z">
                      <w:rPr>
                        <w:rFonts w:asciiTheme="minorHAnsi" w:eastAsia="新細明體" w:hAnsiTheme="minorHAnsi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空</w:delText>
                </w:r>
              </w:del>
            </w:ins>
          </w:p>
        </w:tc>
        <w:tc>
          <w:tcPr>
            <w:tcW w:w="680" w:type="dxa"/>
          </w:tcPr>
          <w:p w:rsidR="003B389F" w:rsidRPr="002F02C9" w:rsidDel="002E2DB6" w:rsidRDefault="003B389F" w:rsidP="006B17AB">
            <w:pPr>
              <w:rPr>
                <w:ins w:id="18815" w:author="IEC960923" w:date="2013-05-08T14:23:00Z"/>
                <w:del w:id="18816" w:author="Chen, Ivy (陳素貞 IEC1)" w:date="2015-01-12T13:56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817" w:author="Chen, Ivy (陳素貞 IEC1)" w:date="2015-01-12T13:45:00Z">
                  <w:rPr>
                    <w:ins w:id="18818" w:author="IEC960923" w:date="2013-05-08T14:23:00Z"/>
                    <w:del w:id="18819" w:author="Chen, Ivy (陳素貞 IEC1)" w:date="2015-01-12T13:56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18820" w:author="IEC960923" w:date="2013-05-08T14:24:00Z">
              <w:del w:id="18821" w:author="Chen, Ivy (陳素貞 IEC1)" w:date="2015-01-12T13:56:00Z">
                <w:r w:rsidRPr="002F02C9" w:rsidDel="002E2DB6">
                  <w:rPr>
                    <w:rFonts w:asciiTheme="minorHAnsi" w:eastAsiaTheme="minorEastAsia" w:hAnsiTheme="minorHAnsi" w:cstheme="minorHAnsi" w:hint="eastAsia"/>
                    <w:color w:val="0033CC"/>
                    <w:sz w:val="18"/>
                    <w:lang w:eastAsia="zh-TW"/>
                    <w:rPrChange w:id="18822" w:author="Chen, Ivy (陳素貞 IEC1)" w:date="2015-01-12T13:45:00Z">
                      <w:rPr>
                        <w:rFonts w:asciiTheme="minorHAnsi" w:eastAsiaTheme="minorEastAsia" w:hAnsiTheme="minorHAnsi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是</w:delText>
                </w:r>
              </w:del>
            </w:ins>
          </w:p>
        </w:tc>
        <w:tc>
          <w:tcPr>
            <w:tcW w:w="2728" w:type="dxa"/>
          </w:tcPr>
          <w:p w:rsidR="003B389F" w:rsidRPr="002F02C9" w:rsidDel="002E2DB6" w:rsidRDefault="003B389F">
            <w:pPr>
              <w:widowControl w:val="0"/>
              <w:autoSpaceDE w:val="0"/>
              <w:autoSpaceDN w:val="0"/>
              <w:adjustRightInd w:val="0"/>
              <w:rPr>
                <w:ins w:id="18823" w:author="IEC960923" w:date="2013-05-08T14:23:00Z"/>
                <w:del w:id="18824" w:author="Chen, Ivy (陳素貞 IEC1)" w:date="2015-01-12T13:56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  <w:rPrChange w:id="18825" w:author="Chen, Ivy (陳素貞 IEC1)" w:date="2015-01-12T13:45:00Z">
                  <w:rPr>
                    <w:ins w:id="18826" w:author="IEC960923" w:date="2013-05-08T14:23:00Z"/>
                    <w:del w:id="18827" w:author="Chen, Ivy (陳素貞 IEC1)" w:date="2015-01-12T13:56:00Z"/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  <w:ins w:id="18828" w:author="IEC960923" w:date="2013-05-08T14:25:00Z">
              <w:del w:id="18829" w:author="Chen, Ivy (陳素貞 IEC1)" w:date="2015-01-12T13:56:00Z">
                <w:r w:rsidRPr="002F02C9" w:rsidDel="002E2DB6">
                  <w:rPr>
                    <w:rFonts w:ascii="Courier New" w:eastAsiaTheme="minorEastAsia" w:hAnsi="Courier New" w:cs="Courier New" w:hint="eastAsia"/>
                    <w:noProof/>
                    <w:color w:val="0000FF"/>
                    <w:szCs w:val="20"/>
                    <w:lang w:eastAsia="zh-TW"/>
                    <w:rPrChange w:id="18830" w:author="Chen, Ivy (陳素貞 IEC1)" w:date="2015-01-12T13:45:00Z">
                      <w:rPr>
                        <w:rFonts w:ascii="Courier New" w:eastAsiaTheme="minorEastAsia" w:hAnsi="Courier New" w:cs="Courier New" w:hint="eastAsia"/>
                        <w:noProof/>
                        <w:color w:val="0000FF"/>
                        <w:szCs w:val="20"/>
                        <w:u w:val="single"/>
                        <w:lang w:eastAsia="zh-TW"/>
                      </w:rPr>
                    </w:rPrChange>
                  </w:rPr>
                  <w:delText>需為數字</w:delText>
                </w:r>
              </w:del>
            </w:ins>
          </w:p>
        </w:tc>
        <w:tc>
          <w:tcPr>
            <w:tcW w:w="2629" w:type="dxa"/>
          </w:tcPr>
          <w:p w:rsidR="003B389F" w:rsidRPr="002F02C9" w:rsidDel="002E2DB6" w:rsidRDefault="003B389F" w:rsidP="006B17AB">
            <w:pPr>
              <w:rPr>
                <w:ins w:id="18831" w:author="IEC960923" w:date="2013-05-08T14:23:00Z"/>
                <w:del w:id="18832" w:author="Chen, Ivy (陳素貞 IEC1)" w:date="2015-01-12T13:56:00Z"/>
                <w:rFonts w:asciiTheme="minorHAnsi" w:hAnsiTheme="minorHAnsi" w:cstheme="minorHAnsi"/>
                <w:color w:val="0033CC"/>
                <w:sz w:val="18"/>
                <w:lang w:eastAsia="zh-TW"/>
                <w:rPrChange w:id="18833" w:author="Chen, Ivy (陳素貞 IEC1)" w:date="2015-01-12T13:45:00Z">
                  <w:rPr>
                    <w:ins w:id="18834" w:author="IEC960923" w:date="2013-05-08T14:23:00Z"/>
                    <w:del w:id="18835" w:author="Chen, Ivy (陳素貞 IEC1)" w:date="2015-01-12T13:56:00Z"/>
                    <w:rFonts w:asciiTheme="minorHAnsi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3B389F" w:rsidRPr="002F02C9" w:rsidDel="002E2DB6" w:rsidTr="006B17AB">
        <w:trPr>
          <w:ins w:id="18836" w:author="IEC960923" w:date="2013-05-08T14:25:00Z"/>
          <w:del w:id="18837" w:author="Chen, Ivy (陳素貞 IEC1)" w:date="2015-01-12T13:55:00Z"/>
        </w:trPr>
        <w:tc>
          <w:tcPr>
            <w:tcW w:w="445" w:type="dxa"/>
          </w:tcPr>
          <w:p w:rsidR="003B389F" w:rsidRPr="002F02C9" w:rsidDel="002E2DB6" w:rsidRDefault="003B389F" w:rsidP="006B17AB">
            <w:pPr>
              <w:rPr>
                <w:ins w:id="18838" w:author="IEC960923" w:date="2013-05-08T14:25:00Z"/>
                <w:del w:id="18839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840" w:author="Chen, Ivy (陳素貞 IEC1)" w:date="2015-01-12T13:45:00Z">
                  <w:rPr>
                    <w:ins w:id="18841" w:author="IEC960923" w:date="2013-05-08T14:25:00Z"/>
                    <w:del w:id="18842" w:author="Chen, Ivy (陳素貞 IEC1)" w:date="2015-01-12T13:55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843" w:author="IEC960923" w:date="2013-05-08T14:25:00Z">
              <w:del w:id="18844" w:author="Chen, Ivy (陳素貞 IEC1)" w:date="2015-01-12T13:46:00Z">
                <w:r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845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1</w:delText>
                </w:r>
              </w:del>
            </w:ins>
            <w:ins w:id="18846" w:author="IEC960923" w:date="2013-05-17T12:49:00Z">
              <w:del w:id="18847" w:author="Chen, Ivy (陳素貞 IEC1)" w:date="2015-01-12T13:46:00Z">
                <w:r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848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1310" w:type="dxa"/>
          </w:tcPr>
          <w:p w:rsidR="003B389F" w:rsidRPr="002F02C9" w:rsidDel="002E2DB6" w:rsidRDefault="003B389F" w:rsidP="00D874C8">
            <w:pPr>
              <w:rPr>
                <w:ins w:id="18849" w:author="IEC960923" w:date="2013-05-08T14:25:00Z"/>
                <w:del w:id="18850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851" w:author="Chen, Ivy (陳素貞 IEC1)" w:date="2015-01-12T13:45:00Z">
                  <w:rPr>
                    <w:ins w:id="18852" w:author="IEC960923" w:date="2013-05-08T14:25:00Z"/>
                    <w:del w:id="18853" w:author="Chen, Ivy (陳素貞 IEC1)" w:date="2015-01-12T13:55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854" w:author="IEC960923" w:date="2013-05-08T14:25:00Z">
              <w:del w:id="18855" w:author="Chen, Ivy (陳素貞 IEC1)" w:date="2015-01-12T13:55:00Z">
                <w:r w:rsidRPr="002F02C9" w:rsidDel="002E2DB6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856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Mi</w:delText>
                </w:r>
              </w:del>
            </w:ins>
            <w:ins w:id="18857" w:author="IEC960923" w:date="2013-05-08T14:26:00Z">
              <w:del w:id="18858" w:author="Chen, Ivy (陳素貞 IEC1)" w:date="2015-01-12T13:55:00Z">
                <w:r w:rsidRPr="002F02C9" w:rsidDel="002E2DB6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859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n</w:delText>
                </w:r>
              </w:del>
            </w:ins>
            <w:ins w:id="18860" w:author="IEC960923" w:date="2013-05-08T14:25:00Z">
              <w:del w:id="18861" w:author="Chen, Ivy (陳素貞 IEC1)" w:date="2015-01-12T13:55:00Z">
                <w:r w:rsidRPr="002F02C9" w:rsidDel="002E2DB6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862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Qty</w:delText>
                </w:r>
              </w:del>
            </w:ins>
          </w:p>
        </w:tc>
        <w:tc>
          <w:tcPr>
            <w:tcW w:w="916" w:type="dxa"/>
          </w:tcPr>
          <w:p w:rsidR="003B389F" w:rsidRPr="002F02C9" w:rsidDel="002E2DB6" w:rsidRDefault="003B389F" w:rsidP="006B17AB">
            <w:pPr>
              <w:rPr>
                <w:ins w:id="18863" w:author="IEC960923" w:date="2013-05-08T14:25:00Z"/>
                <w:del w:id="18864" w:author="Chen, Ivy (陳素貞 IEC1)" w:date="2015-01-12T13:55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865" w:author="Chen, Ivy (陳素貞 IEC1)" w:date="2015-01-12T13:45:00Z">
                  <w:rPr>
                    <w:ins w:id="18866" w:author="IEC960923" w:date="2013-05-08T14:25:00Z"/>
                    <w:del w:id="18867" w:author="Chen, Ivy (陳素貞 IEC1)" w:date="2015-01-12T13:55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868" w:author="IEC960923" w:date="2013-05-08T14:26:00Z">
              <w:del w:id="18869" w:author="Chen, Ivy (陳素貞 IEC1)" w:date="2015-01-12T13:55:00Z">
                <w:r w:rsidRPr="002F02C9" w:rsidDel="002E2DB6">
                  <w:rPr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  <w:rPrChange w:id="18870" w:author="Chen, Ivy (陳素貞 IEC1)" w:date="2015-01-12T13:45:00Z">
                      <w:rPr>
                        <w:rFonts w:asciiTheme="minorHAnsi" w:eastAsia="新細明體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TextBox</w:delText>
                </w:r>
              </w:del>
            </w:ins>
          </w:p>
        </w:tc>
        <w:tc>
          <w:tcPr>
            <w:tcW w:w="677" w:type="dxa"/>
          </w:tcPr>
          <w:p w:rsidR="003B389F" w:rsidRPr="002F02C9" w:rsidDel="002E2DB6" w:rsidRDefault="003B389F" w:rsidP="006B17AB">
            <w:pPr>
              <w:rPr>
                <w:ins w:id="18871" w:author="IEC960923" w:date="2013-05-08T14:25:00Z"/>
                <w:del w:id="18872" w:author="Chen, Ivy (陳素貞 IEC1)" w:date="2015-01-12T13:55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  <w:rPrChange w:id="18873" w:author="Chen, Ivy (陳素貞 IEC1)" w:date="2015-01-12T13:45:00Z">
                  <w:rPr>
                    <w:ins w:id="18874" w:author="IEC960923" w:date="2013-05-08T14:25:00Z"/>
                    <w:del w:id="18875" w:author="Chen, Ivy (陳素貞 IEC1)" w:date="2015-01-12T13:55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876" w:author="IEC960923" w:date="2013-05-08T14:26:00Z">
              <w:del w:id="18877" w:author="Chen, Ivy (陳素貞 IEC1)" w:date="2015-01-12T13:55:00Z">
                <w:r w:rsidRPr="002F02C9" w:rsidDel="002E2DB6">
                  <w:rPr>
                    <w:rFonts w:asciiTheme="minorEastAsia" w:eastAsiaTheme="minorEastAsia" w:hAnsiTheme="minorEastAsia" w:cstheme="minorHAnsi" w:hint="eastAsia"/>
                    <w:color w:val="0033CC"/>
                    <w:sz w:val="18"/>
                    <w:lang w:eastAsia="zh-TW"/>
                    <w:rPrChange w:id="18878" w:author="Chen, Ivy (陳素貞 IEC1)" w:date="2015-01-12T13:45:00Z">
                      <w:rPr>
                        <w:rFonts w:asciiTheme="minorEastAsia" w:eastAsiaTheme="minorEastAsia" w:hAnsiTheme="minorEastAsia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長度不超過</w:delText>
                </w:r>
                <w:r w:rsidRPr="002F02C9" w:rsidDel="002E2DB6">
                  <w:rPr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  <w:rPrChange w:id="18879" w:author="Chen, Ivy (陳素貞 IEC1)" w:date="2015-01-12T13:45:00Z">
                      <w:rPr>
                        <w:rFonts w:asciiTheme="minorEastAsia" w:eastAsiaTheme="minorEastAsia" w:hAnsiTheme="minorEastAsia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4的字符串</w:delText>
                </w:r>
              </w:del>
            </w:ins>
          </w:p>
        </w:tc>
        <w:tc>
          <w:tcPr>
            <w:tcW w:w="1432" w:type="dxa"/>
          </w:tcPr>
          <w:p w:rsidR="003B389F" w:rsidRPr="002F02C9" w:rsidDel="002E2DB6" w:rsidRDefault="003B389F" w:rsidP="006B17AB">
            <w:pPr>
              <w:rPr>
                <w:ins w:id="18880" w:author="IEC960923" w:date="2013-05-08T14:25:00Z"/>
                <w:del w:id="18881" w:author="Chen, Ivy (陳素貞 IEC1)" w:date="2015-01-12T13:55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882" w:author="Chen, Ivy (陳素貞 IEC1)" w:date="2015-01-12T13:45:00Z">
                  <w:rPr>
                    <w:ins w:id="18883" w:author="IEC960923" w:date="2013-05-08T14:25:00Z"/>
                    <w:del w:id="18884" w:author="Chen, Ivy (陳素貞 IEC1)" w:date="2015-01-12T13:55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885" w:author="IEC960923" w:date="2013-05-08T14:26:00Z">
              <w:del w:id="18886" w:author="Chen, Ivy (陳素貞 IEC1)" w:date="2015-01-12T13:55:00Z">
                <w:r w:rsidRPr="002F02C9" w:rsidDel="002E2DB6">
                  <w:rPr>
                    <w:rFonts w:asciiTheme="minorHAnsi" w:eastAsia="新細明體" w:hAnsiTheme="minorHAnsi" w:cstheme="minorHAnsi" w:hint="eastAsia"/>
                    <w:color w:val="0033CC"/>
                    <w:sz w:val="18"/>
                    <w:lang w:eastAsia="zh-TW"/>
                    <w:rPrChange w:id="18887" w:author="Chen, Ivy (陳素貞 IEC1)" w:date="2015-01-12T13:45:00Z">
                      <w:rPr>
                        <w:rFonts w:asciiTheme="minorHAnsi" w:eastAsia="新細明體" w:hAnsiTheme="minorHAnsi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空</w:delText>
                </w:r>
              </w:del>
            </w:ins>
          </w:p>
        </w:tc>
        <w:tc>
          <w:tcPr>
            <w:tcW w:w="680" w:type="dxa"/>
          </w:tcPr>
          <w:p w:rsidR="003B389F" w:rsidRPr="002F02C9" w:rsidDel="002E2DB6" w:rsidRDefault="003B389F" w:rsidP="006B17AB">
            <w:pPr>
              <w:rPr>
                <w:ins w:id="18888" w:author="IEC960923" w:date="2013-05-08T14:25:00Z"/>
                <w:del w:id="18889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890" w:author="Chen, Ivy (陳素貞 IEC1)" w:date="2015-01-12T13:45:00Z">
                  <w:rPr>
                    <w:ins w:id="18891" w:author="IEC960923" w:date="2013-05-08T14:25:00Z"/>
                    <w:del w:id="18892" w:author="Chen, Ivy (陳素貞 IEC1)" w:date="2015-01-12T13:55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893" w:author="IEC960923" w:date="2013-05-08T14:26:00Z">
              <w:del w:id="18894" w:author="Chen, Ivy (陳素貞 IEC1)" w:date="2015-01-12T13:55:00Z">
                <w:r w:rsidRPr="002F02C9" w:rsidDel="002E2DB6">
                  <w:rPr>
                    <w:rFonts w:asciiTheme="minorHAnsi" w:eastAsiaTheme="minorEastAsia" w:hAnsiTheme="minorHAnsi" w:cstheme="minorHAnsi" w:hint="eastAsia"/>
                    <w:color w:val="0033CC"/>
                    <w:sz w:val="18"/>
                    <w:lang w:eastAsia="zh-TW"/>
                    <w:rPrChange w:id="18895" w:author="Chen, Ivy (陳素貞 IEC1)" w:date="2015-01-12T13:45:00Z">
                      <w:rPr>
                        <w:rFonts w:asciiTheme="minorHAnsi" w:eastAsiaTheme="minorEastAsia" w:hAnsiTheme="minorHAnsi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是</w:delText>
                </w:r>
              </w:del>
            </w:ins>
          </w:p>
        </w:tc>
        <w:tc>
          <w:tcPr>
            <w:tcW w:w="2728" w:type="dxa"/>
          </w:tcPr>
          <w:p w:rsidR="003B389F" w:rsidRPr="002F02C9" w:rsidDel="002E2DB6" w:rsidRDefault="003B389F" w:rsidP="0045771D">
            <w:pPr>
              <w:widowControl w:val="0"/>
              <w:autoSpaceDE w:val="0"/>
              <w:autoSpaceDN w:val="0"/>
              <w:adjustRightInd w:val="0"/>
              <w:rPr>
                <w:ins w:id="18896" w:author="IEC960923" w:date="2013-05-08T14:25:00Z"/>
                <w:del w:id="18897" w:author="Chen, Ivy (陳素貞 IEC1)" w:date="2015-01-12T13:55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  <w:rPrChange w:id="18898" w:author="Chen, Ivy (陳素貞 IEC1)" w:date="2015-01-12T13:45:00Z">
                  <w:rPr>
                    <w:ins w:id="18899" w:author="IEC960923" w:date="2013-05-08T14:25:00Z"/>
                    <w:del w:id="18900" w:author="Chen, Ivy (陳素貞 IEC1)" w:date="2015-01-12T13:55:00Z"/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  <w:ins w:id="18901" w:author="IEC960923" w:date="2013-05-08T14:26:00Z">
              <w:del w:id="18902" w:author="Chen, Ivy (陳素貞 IEC1)" w:date="2015-01-12T13:55:00Z">
                <w:r w:rsidRPr="002F02C9" w:rsidDel="002E2DB6">
                  <w:rPr>
                    <w:rFonts w:ascii="Courier New" w:eastAsiaTheme="minorEastAsia" w:hAnsi="Courier New" w:cs="Courier New" w:hint="eastAsia"/>
                    <w:noProof/>
                    <w:color w:val="0000FF"/>
                    <w:szCs w:val="20"/>
                    <w:lang w:eastAsia="zh-TW"/>
                    <w:rPrChange w:id="18903" w:author="Chen, Ivy (陳素貞 IEC1)" w:date="2015-01-12T13:45:00Z">
                      <w:rPr>
                        <w:rFonts w:ascii="Courier New" w:eastAsiaTheme="minorEastAsia" w:hAnsi="Courier New" w:cs="Courier New" w:hint="eastAsia"/>
                        <w:noProof/>
                        <w:color w:val="0000FF"/>
                        <w:szCs w:val="20"/>
                        <w:u w:val="single"/>
                        <w:lang w:eastAsia="zh-TW"/>
                      </w:rPr>
                    </w:rPrChange>
                  </w:rPr>
                  <w:delText>需為整數數字</w:delText>
                </w:r>
              </w:del>
            </w:ins>
          </w:p>
        </w:tc>
        <w:tc>
          <w:tcPr>
            <w:tcW w:w="2629" w:type="dxa"/>
          </w:tcPr>
          <w:p w:rsidR="003B389F" w:rsidRPr="002F02C9" w:rsidDel="002E2DB6" w:rsidRDefault="003B389F" w:rsidP="006B17AB">
            <w:pPr>
              <w:rPr>
                <w:ins w:id="18904" w:author="IEC960923" w:date="2013-05-08T14:25:00Z"/>
                <w:del w:id="18905" w:author="Chen, Ivy (陳素貞 IEC1)" w:date="2015-01-12T13:55:00Z"/>
                <w:rFonts w:asciiTheme="minorHAnsi" w:hAnsiTheme="minorHAnsi" w:cstheme="minorHAnsi"/>
                <w:color w:val="0033CC"/>
                <w:sz w:val="18"/>
                <w:lang w:eastAsia="zh-TW"/>
                <w:rPrChange w:id="18906" w:author="Chen, Ivy (陳素貞 IEC1)" w:date="2015-01-12T13:45:00Z">
                  <w:rPr>
                    <w:ins w:id="18907" w:author="IEC960923" w:date="2013-05-08T14:25:00Z"/>
                    <w:del w:id="18908" w:author="Chen, Ivy (陳素貞 IEC1)" w:date="2015-01-12T13:55:00Z"/>
                    <w:rFonts w:asciiTheme="minorHAnsi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3B389F" w:rsidRPr="002F02C9" w:rsidDel="002E2DB6" w:rsidTr="006B17AB">
        <w:trPr>
          <w:ins w:id="18909" w:author="IEC960923" w:date="2013-05-08T14:26:00Z"/>
          <w:del w:id="18910" w:author="Chen, Ivy (陳素貞 IEC1)" w:date="2015-01-12T13:55:00Z"/>
        </w:trPr>
        <w:tc>
          <w:tcPr>
            <w:tcW w:w="445" w:type="dxa"/>
          </w:tcPr>
          <w:p w:rsidR="003B389F" w:rsidRPr="002F02C9" w:rsidDel="002E2DB6" w:rsidRDefault="003B389F" w:rsidP="006B17AB">
            <w:pPr>
              <w:rPr>
                <w:ins w:id="18911" w:author="IEC960923" w:date="2013-05-08T14:26:00Z"/>
                <w:del w:id="18912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913" w:author="Chen, Ivy (陳素貞 IEC1)" w:date="2015-01-12T13:45:00Z">
                  <w:rPr>
                    <w:ins w:id="18914" w:author="IEC960923" w:date="2013-05-08T14:26:00Z"/>
                    <w:del w:id="18915" w:author="Chen, Ivy (陳素貞 IEC1)" w:date="2015-01-12T13:55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916" w:author="IEC960923" w:date="2013-05-08T14:26:00Z">
              <w:del w:id="18917" w:author="Chen, Ivy (陳素貞 IEC1)" w:date="2015-01-12T13:46:00Z">
                <w:r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918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1</w:delText>
                </w:r>
              </w:del>
            </w:ins>
            <w:ins w:id="18919" w:author="IEC960923" w:date="2013-05-17T12:49:00Z">
              <w:del w:id="18920" w:author="Chen, Ivy (陳素貞 IEC1)" w:date="2015-01-12T13:46:00Z">
                <w:r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921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1310" w:type="dxa"/>
          </w:tcPr>
          <w:p w:rsidR="003B389F" w:rsidRPr="002F02C9" w:rsidDel="002E2DB6" w:rsidRDefault="003B389F" w:rsidP="00D874C8">
            <w:pPr>
              <w:rPr>
                <w:ins w:id="18922" w:author="IEC960923" w:date="2013-05-08T14:26:00Z"/>
                <w:del w:id="18923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924" w:author="Chen, Ivy (陳素貞 IEC1)" w:date="2015-01-12T13:45:00Z">
                  <w:rPr>
                    <w:ins w:id="18925" w:author="IEC960923" w:date="2013-05-08T14:26:00Z"/>
                    <w:del w:id="18926" w:author="Chen, Ivy (陳素貞 IEC1)" w:date="2015-01-12T13:55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927" w:author="IEC960923" w:date="2013-05-08T14:26:00Z">
              <w:del w:id="18928" w:author="Chen, Ivy (陳素貞 IEC1)" w:date="2015-01-12T13:55:00Z">
                <w:r w:rsidRPr="002F02C9" w:rsidDel="002E2DB6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929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MaxQty</w:delText>
                </w:r>
              </w:del>
            </w:ins>
          </w:p>
        </w:tc>
        <w:tc>
          <w:tcPr>
            <w:tcW w:w="916" w:type="dxa"/>
          </w:tcPr>
          <w:p w:rsidR="003B389F" w:rsidRPr="002F02C9" w:rsidDel="002E2DB6" w:rsidRDefault="003B389F" w:rsidP="006B17AB">
            <w:pPr>
              <w:rPr>
                <w:ins w:id="18930" w:author="IEC960923" w:date="2013-05-08T14:26:00Z"/>
                <w:del w:id="18931" w:author="Chen, Ivy (陳素貞 IEC1)" w:date="2015-01-12T13:55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932" w:author="Chen, Ivy (陳素貞 IEC1)" w:date="2015-01-12T13:45:00Z">
                  <w:rPr>
                    <w:ins w:id="18933" w:author="IEC960923" w:date="2013-05-08T14:26:00Z"/>
                    <w:del w:id="18934" w:author="Chen, Ivy (陳素貞 IEC1)" w:date="2015-01-12T13:55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935" w:author="IEC960923" w:date="2013-05-08T14:26:00Z">
              <w:del w:id="18936" w:author="Chen, Ivy (陳素貞 IEC1)" w:date="2015-01-12T13:55:00Z">
                <w:r w:rsidRPr="002F02C9" w:rsidDel="002E2DB6">
                  <w:rPr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  <w:rPrChange w:id="18937" w:author="Chen, Ivy (陳素貞 IEC1)" w:date="2015-01-12T13:45:00Z">
                      <w:rPr>
                        <w:rFonts w:asciiTheme="minorHAnsi" w:eastAsia="新細明體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TextBox</w:delText>
                </w:r>
              </w:del>
            </w:ins>
          </w:p>
        </w:tc>
        <w:tc>
          <w:tcPr>
            <w:tcW w:w="677" w:type="dxa"/>
          </w:tcPr>
          <w:p w:rsidR="003B389F" w:rsidRPr="002F02C9" w:rsidDel="002E2DB6" w:rsidRDefault="003B389F" w:rsidP="006B17AB">
            <w:pPr>
              <w:rPr>
                <w:ins w:id="18938" w:author="IEC960923" w:date="2013-05-08T14:26:00Z"/>
                <w:del w:id="18939" w:author="Chen, Ivy (陳素貞 IEC1)" w:date="2015-01-12T13:55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  <w:rPrChange w:id="18940" w:author="Chen, Ivy (陳素貞 IEC1)" w:date="2015-01-12T13:45:00Z">
                  <w:rPr>
                    <w:ins w:id="18941" w:author="IEC960923" w:date="2013-05-08T14:26:00Z"/>
                    <w:del w:id="18942" w:author="Chen, Ivy (陳素貞 IEC1)" w:date="2015-01-12T13:55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943" w:author="IEC960923" w:date="2013-05-08T14:26:00Z">
              <w:del w:id="18944" w:author="Chen, Ivy (陳素貞 IEC1)" w:date="2015-01-12T13:55:00Z">
                <w:r w:rsidRPr="002F02C9" w:rsidDel="002E2DB6">
                  <w:rPr>
                    <w:rFonts w:asciiTheme="minorEastAsia" w:eastAsiaTheme="minorEastAsia" w:hAnsiTheme="minorEastAsia" w:cstheme="minorHAnsi" w:hint="eastAsia"/>
                    <w:color w:val="0033CC"/>
                    <w:sz w:val="18"/>
                    <w:lang w:eastAsia="zh-TW"/>
                    <w:rPrChange w:id="18945" w:author="Chen, Ivy (陳素貞 IEC1)" w:date="2015-01-12T13:45:00Z">
                      <w:rPr>
                        <w:rFonts w:asciiTheme="minorEastAsia" w:eastAsiaTheme="minorEastAsia" w:hAnsiTheme="minorEastAsia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長度不超過</w:delText>
                </w:r>
                <w:r w:rsidRPr="002F02C9" w:rsidDel="002E2DB6">
                  <w:rPr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  <w:rPrChange w:id="18946" w:author="Chen, Ivy (陳素貞 IEC1)" w:date="2015-01-12T13:45:00Z">
                      <w:rPr>
                        <w:rFonts w:asciiTheme="minorEastAsia" w:eastAsiaTheme="minorEastAsia" w:hAnsiTheme="minorEastAsia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4的字符串</w:delText>
                </w:r>
              </w:del>
            </w:ins>
          </w:p>
        </w:tc>
        <w:tc>
          <w:tcPr>
            <w:tcW w:w="1432" w:type="dxa"/>
          </w:tcPr>
          <w:p w:rsidR="003B389F" w:rsidRPr="002F02C9" w:rsidDel="002E2DB6" w:rsidRDefault="003B389F" w:rsidP="006B17AB">
            <w:pPr>
              <w:rPr>
                <w:ins w:id="18947" w:author="IEC960923" w:date="2013-05-08T14:26:00Z"/>
                <w:del w:id="18948" w:author="Chen, Ivy (陳素貞 IEC1)" w:date="2015-01-12T13:55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949" w:author="Chen, Ivy (陳素貞 IEC1)" w:date="2015-01-12T13:45:00Z">
                  <w:rPr>
                    <w:ins w:id="18950" w:author="IEC960923" w:date="2013-05-08T14:26:00Z"/>
                    <w:del w:id="18951" w:author="Chen, Ivy (陳素貞 IEC1)" w:date="2015-01-12T13:55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952" w:author="IEC960923" w:date="2013-05-08T14:26:00Z">
              <w:del w:id="18953" w:author="Chen, Ivy (陳素貞 IEC1)" w:date="2015-01-12T13:55:00Z">
                <w:r w:rsidRPr="002F02C9" w:rsidDel="002E2DB6">
                  <w:rPr>
                    <w:rFonts w:asciiTheme="minorHAnsi" w:eastAsia="新細明體" w:hAnsiTheme="minorHAnsi" w:cstheme="minorHAnsi" w:hint="eastAsia"/>
                    <w:color w:val="0033CC"/>
                    <w:sz w:val="18"/>
                    <w:lang w:eastAsia="zh-TW"/>
                    <w:rPrChange w:id="18954" w:author="Chen, Ivy (陳素貞 IEC1)" w:date="2015-01-12T13:45:00Z">
                      <w:rPr>
                        <w:rFonts w:asciiTheme="minorHAnsi" w:eastAsia="新細明體" w:hAnsiTheme="minorHAnsi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空</w:delText>
                </w:r>
              </w:del>
            </w:ins>
          </w:p>
        </w:tc>
        <w:tc>
          <w:tcPr>
            <w:tcW w:w="680" w:type="dxa"/>
          </w:tcPr>
          <w:p w:rsidR="003B389F" w:rsidRPr="002F02C9" w:rsidDel="002E2DB6" w:rsidRDefault="003B389F" w:rsidP="006B17AB">
            <w:pPr>
              <w:rPr>
                <w:ins w:id="18955" w:author="IEC960923" w:date="2013-05-08T14:26:00Z"/>
                <w:del w:id="18956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957" w:author="Chen, Ivy (陳素貞 IEC1)" w:date="2015-01-12T13:45:00Z">
                  <w:rPr>
                    <w:ins w:id="18958" w:author="IEC960923" w:date="2013-05-08T14:26:00Z"/>
                    <w:del w:id="18959" w:author="Chen, Ivy (陳素貞 IEC1)" w:date="2015-01-12T13:55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960" w:author="IEC960923" w:date="2013-05-08T14:26:00Z">
              <w:del w:id="18961" w:author="Chen, Ivy (陳素貞 IEC1)" w:date="2015-01-12T13:55:00Z">
                <w:r w:rsidRPr="002F02C9" w:rsidDel="002E2DB6">
                  <w:rPr>
                    <w:rFonts w:asciiTheme="minorHAnsi" w:eastAsiaTheme="minorEastAsia" w:hAnsiTheme="minorHAnsi" w:cstheme="minorHAnsi" w:hint="eastAsia"/>
                    <w:color w:val="0033CC"/>
                    <w:sz w:val="18"/>
                    <w:lang w:eastAsia="zh-TW"/>
                    <w:rPrChange w:id="18962" w:author="Chen, Ivy (陳素貞 IEC1)" w:date="2015-01-12T13:45:00Z">
                      <w:rPr>
                        <w:rFonts w:asciiTheme="minorHAnsi" w:eastAsiaTheme="minorEastAsia" w:hAnsiTheme="minorHAnsi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是</w:delText>
                </w:r>
              </w:del>
            </w:ins>
          </w:p>
        </w:tc>
        <w:tc>
          <w:tcPr>
            <w:tcW w:w="2728" w:type="dxa"/>
          </w:tcPr>
          <w:p w:rsidR="003B389F" w:rsidRPr="002F02C9" w:rsidDel="002E2DB6" w:rsidRDefault="003B389F" w:rsidP="0045771D">
            <w:pPr>
              <w:widowControl w:val="0"/>
              <w:autoSpaceDE w:val="0"/>
              <w:autoSpaceDN w:val="0"/>
              <w:adjustRightInd w:val="0"/>
              <w:rPr>
                <w:ins w:id="18963" w:author="IEC960923" w:date="2013-05-08T14:26:00Z"/>
                <w:del w:id="18964" w:author="Chen, Ivy (陳素貞 IEC1)" w:date="2015-01-12T13:55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  <w:rPrChange w:id="18965" w:author="Chen, Ivy (陳素貞 IEC1)" w:date="2015-01-12T13:45:00Z">
                  <w:rPr>
                    <w:ins w:id="18966" w:author="IEC960923" w:date="2013-05-08T14:26:00Z"/>
                    <w:del w:id="18967" w:author="Chen, Ivy (陳素貞 IEC1)" w:date="2015-01-12T13:55:00Z"/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  <w:ins w:id="18968" w:author="IEC960923" w:date="2013-05-08T14:26:00Z">
              <w:del w:id="18969" w:author="Chen, Ivy (陳素貞 IEC1)" w:date="2015-01-12T13:55:00Z">
                <w:r w:rsidRPr="002F02C9" w:rsidDel="002E2DB6">
                  <w:rPr>
                    <w:rFonts w:ascii="Courier New" w:eastAsiaTheme="minorEastAsia" w:hAnsi="Courier New" w:cs="Courier New" w:hint="eastAsia"/>
                    <w:noProof/>
                    <w:color w:val="0000FF"/>
                    <w:szCs w:val="20"/>
                    <w:lang w:eastAsia="zh-TW"/>
                    <w:rPrChange w:id="18970" w:author="Chen, Ivy (陳素貞 IEC1)" w:date="2015-01-12T13:45:00Z">
                      <w:rPr>
                        <w:rFonts w:ascii="Courier New" w:eastAsiaTheme="minorEastAsia" w:hAnsi="Courier New" w:cs="Courier New" w:hint="eastAsia"/>
                        <w:noProof/>
                        <w:color w:val="0000FF"/>
                        <w:szCs w:val="20"/>
                        <w:u w:val="single"/>
                        <w:lang w:eastAsia="zh-TW"/>
                      </w:rPr>
                    </w:rPrChange>
                  </w:rPr>
                  <w:delText>需為整數數字</w:delText>
                </w:r>
              </w:del>
            </w:ins>
          </w:p>
        </w:tc>
        <w:tc>
          <w:tcPr>
            <w:tcW w:w="2629" w:type="dxa"/>
          </w:tcPr>
          <w:p w:rsidR="003B389F" w:rsidRPr="002F02C9" w:rsidDel="002E2DB6" w:rsidRDefault="003B389F" w:rsidP="006B17AB">
            <w:pPr>
              <w:rPr>
                <w:ins w:id="18971" w:author="IEC960923" w:date="2013-05-08T14:26:00Z"/>
                <w:del w:id="18972" w:author="Chen, Ivy (陳素貞 IEC1)" w:date="2015-01-12T13:55:00Z"/>
                <w:rFonts w:asciiTheme="minorHAnsi" w:hAnsiTheme="minorHAnsi" w:cstheme="minorHAnsi"/>
                <w:color w:val="0033CC"/>
                <w:sz w:val="18"/>
                <w:lang w:eastAsia="zh-TW"/>
                <w:rPrChange w:id="18973" w:author="Chen, Ivy (陳素貞 IEC1)" w:date="2015-01-12T13:45:00Z">
                  <w:rPr>
                    <w:ins w:id="18974" w:author="IEC960923" w:date="2013-05-08T14:26:00Z"/>
                    <w:del w:id="18975" w:author="Chen, Ivy (陳素貞 IEC1)" w:date="2015-01-12T13:55:00Z"/>
                    <w:rFonts w:asciiTheme="minorHAnsi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3B389F" w:rsidRPr="002F02C9" w:rsidDel="002E2DB6" w:rsidTr="006B17AB">
        <w:trPr>
          <w:ins w:id="18976" w:author="IEC960923" w:date="2013-05-08T14:26:00Z"/>
          <w:del w:id="18977" w:author="Chen, Ivy (陳素貞 IEC1)" w:date="2015-01-12T13:55:00Z"/>
        </w:trPr>
        <w:tc>
          <w:tcPr>
            <w:tcW w:w="445" w:type="dxa"/>
          </w:tcPr>
          <w:p w:rsidR="003B389F" w:rsidRPr="002F02C9" w:rsidDel="002E2DB6" w:rsidRDefault="003B389F" w:rsidP="006B17AB">
            <w:pPr>
              <w:rPr>
                <w:ins w:id="18978" w:author="IEC960923" w:date="2013-05-08T14:26:00Z"/>
                <w:del w:id="18979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980" w:author="Chen, Ivy (陳素貞 IEC1)" w:date="2015-01-12T13:45:00Z">
                  <w:rPr>
                    <w:ins w:id="18981" w:author="IEC960923" w:date="2013-05-08T14:26:00Z"/>
                    <w:del w:id="18982" w:author="Chen, Ivy (陳素貞 IEC1)" w:date="2015-01-12T13:55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983" w:author="IEC960923" w:date="2013-05-08T14:26:00Z">
              <w:del w:id="18984" w:author="Chen, Ivy (陳素貞 IEC1)" w:date="2015-01-12T13:46:00Z">
                <w:r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985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1</w:delText>
                </w:r>
              </w:del>
            </w:ins>
            <w:ins w:id="18986" w:author="IEC960923" w:date="2013-05-17T12:49:00Z">
              <w:del w:id="18987" w:author="Chen, Ivy (陳素貞 IEC1)" w:date="2015-01-12T13:46:00Z">
                <w:r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988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1310" w:type="dxa"/>
          </w:tcPr>
          <w:p w:rsidR="003B389F" w:rsidRPr="002F02C9" w:rsidDel="002E2DB6" w:rsidRDefault="003B389F" w:rsidP="00D874C8">
            <w:pPr>
              <w:rPr>
                <w:ins w:id="18989" w:author="IEC960923" w:date="2013-05-08T14:26:00Z"/>
                <w:del w:id="18990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8991" w:author="Chen, Ivy (陳素貞 IEC1)" w:date="2015-01-12T13:45:00Z">
                  <w:rPr>
                    <w:ins w:id="18992" w:author="IEC960923" w:date="2013-05-08T14:26:00Z"/>
                    <w:del w:id="18993" w:author="Chen, Ivy (陳素貞 IEC1)" w:date="2015-01-12T13:55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8994" w:author="IEC960923" w:date="2013-05-08T14:26:00Z">
              <w:del w:id="18995" w:author="Chen, Ivy (陳素貞 IEC1)" w:date="2015-01-12T13:55:00Z">
                <w:r w:rsidRPr="002F02C9" w:rsidDel="002E2DB6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8996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Pallet Code</w:delText>
                </w:r>
              </w:del>
            </w:ins>
          </w:p>
        </w:tc>
        <w:tc>
          <w:tcPr>
            <w:tcW w:w="916" w:type="dxa"/>
          </w:tcPr>
          <w:p w:rsidR="003B389F" w:rsidRPr="002F02C9" w:rsidDel="002E2DB6" w:rsidRDefault="003B389F" w:rsidP="006B17AB">
            <w:pPr>
              <w:rPr>
                <w:ins w:id="18997" w:author="IEC960923" w:date="2013-05-08T14:26:00Z"/>
                <w:del w:id="18998" w:author="Chen, Ivy (陳素貞 IEC1)" w:date="2015-01-12T13:55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8999" w:author="Chen, Ivy (陳素貞 IEC1)" w:date="2015-01-12T13:45:00Z">
                  <w:rPr>
                    <w:ins w:id="19000" w:author="IEC960923" w:date="2013-05-08T14:26:00Z"/>
                    <w:del w:id="19001" w:author="Chen, Ivy (陳素貞 IEC1)" w:date="2015-01-12T13:55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002" w:author="IEC960923" w:date="2013-05-08T14:26:00Z">
              <w:del w:id="19003" w:author="Chen, Ivy (陳素貞 IEC1)" w:date="2015-01-12T13:55:00Z">
                <w:r w:rsidRPr="002F02C9" w:rsidDel="002E2DB6">
                  <w:rPr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  <w:rPrChange w:id="19004" w:author="Chen, Ivy (陳素貞 IEC1)" w:date="2015-01-12T13:45:00Z">
                      <w:rPr>
                        <w:rFonts w:asciiTheme="minorHAnsi" w:eastAsia="新細明體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Select</w:delText>
                </w:r>
              </w:del>
            </w:ins>
          </w:p>
        </w:tc>
        <w:tc>
          <w:tcPr>
            <w:tcW w:w="677" w:type="dxa"/>
          </w:tcPr>
          <w:p w:rsidR="003B389F" w:rsidRPr="002F02C9" w:rsidDel="002E2DB6" w:rsidRDefault="003B389F" w:rsidP="006B17AB">
            <w:pPr>
              <w:rPr>
                <w:ins w:id="19005" w:author="IEC960923" w:date="2013-05-08T14:26:00Z"/>
                <w:del w:id="19006" w:author="Chen, Ivy (陳素貞 IEC1)" w:date="2015-01-12T13:55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  <w:rPrChange w:id="19007" w:author="Chen, Ivy (陳素貞 IEC1)" w:date="2015-01-12T13:45:00Z">
                  <w:rPr>
                    <w:ins w:id="19008" w:author="IEC960923" w:date="2013-05-08T14:26:00Z"/>
                    <w:del w:id="19009" w:author="Chen, Ivy (陳素貞 IEC1)" w:date="2015-01-12T13:55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1432" w:type="dxa"/>
          </w:tcPr>
          <w:p w:rsidR="003B389F" w:rsidRPr="002F02C9" w:rsidDel="002E2DB6" w:rsidRDefault="003B389F" w:rsidP="006B17AB">
            <w:pPr>
              <w:rPr>
                <w:ins w:id="19010" w:author="IEC960923" w:date="2013-05-08T14:26:00Z"/>
                <w:del w:id="19011" w:author="Chen, Ivy (陳素貞 IEC1)" w:date="2015-01-12T13:55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012" w:author="Chen, Ivy (陳素貞 IEC1)" w:date="2015-01-12T13:45:00Z">
                  <w:rPr>
                    <w:ins w:id="19013" w:author="IEC960923" w:date="2013-05-08T14:26:00Z"/>
                    <w:del w:id="19014" w:author="Chen, Ivy (陳素貞 IEC1)" w:date="2015-01-12T13:55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015" w:author="IEC960923" w:date="2013-05-08T14:26:00Z">
              <w:del w:id="19016" w:author="Chen, Ivy (陳素貞 IEC1)" w:date="2015-01-12T13:55:00Z">
                <w:r w:rsidRPr="002F02C9" w:rsidDel="002E2DB6">
                  <w:rPr>
                    <w:rFonts w:asciiTheme="minorHAnsi" w:eastAsia="新細明體" w:hAnsiTheme="minorHAnsi" w:cstheme="minorHAnsi" w:hint="eastAsia"/>
                    <w:color w:val="0033CC"/>
                    <w:sz w:val="18"/>
                    <w:lang w:eastAsia="zh-TW"/>
                    <w:rPrChange w:id="19017" w:author="Chen, Ivy (陳素貞 IEC1)" w:date="2015-01-12T13:45:00Z">
                      <w:rPr>
                        <w:rFonts w:asciiTheme="minorHAnsi" w:eastAsia="新細明體" w:hAnsiTheme="minorHAnsi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第一個選項</w:delText>
                </w:r>
              </w:del>
            </w:ins>
          </w:p>
        </w:tc>
        <w:tc>
          <w:tcPr>
            <w:tcW w:w="680" w:type="dxa"/>
          </w:tcPr>
          <w:p w:rsidR="003B389F" w:rsidRPr="002F02C9" w:rsidDel="002E2DB6" w:rsidRDefault="003B389F" w:rsidP="006B17AB">
            <w:pPr>
              <w:rPr>
                <w:ins w:id="19018" w:author="IEC960923" w:date="2013-05-08T14:26:00Z"/>
                <w:del w:id="19019" w:author="Chen, Ivy (陳素貞 IEC1)" w:date="2015-01-12T13:5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020" w:author="Chen, Ivy (陳素貞 IEC1)" w:date="2015-01-12T13:45:00Z">
                  <w:rPr>
                    <w:ins w:id="19021" w:author="IEC960923" w:date="2013-05-08T14:26:00Z"/>
                    <w:del w:id="19022" w:author="Chen, Ivy (陳素貞 IEC1)" w:date="2015-01-12T13:55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023" w:author="IEC960923" w:date="2013-05-08T14:26:00Z">
              <w:del w:id="19024" w:author="Chen, Ivy (陳素貞 IEC1)" w:date="2015-01-12T13:55:00Z">
                <w:r w:rsidRPr="002F02C9" w:rsidDel="002E2DB6">
                  <w:rPr>
                    <w:rFonts w:asciiTheme="minorHAnsi" w:hAnsiTheme="minorHAnsi" w:cstheme="minorHAnsi" w:hint="eastAsia"/>
                    <w:color w:val="0033CC"/>
                    <w:sz w:val="18"/>
                    <w:rPrChange w:id="19025" w:author="Chen, Ivy (陳素貞 IEC1)" w:date="2015-01-12T13:45:00Z">
                      <w:rPr>
                        <w:rFonts w:asciiTheme="minorHAnsi" w:hAnsiTheme="minorHAnsi" w:cstheme="minorHAnsi" w:hint="eastAsia"/>
                        <w:color w:val="0033CC"/>
                        <w:sz w:val="18"/>
                        <w:u w:val="single"/>
                      </w:rPr>
                    </w:rPrChange>
                  </w:rPr>
                  <w:delText>是</w:delText>
                </w:r>
              </w:del>
            </w:ins>
          </w:p>
        </w:tc>
        <w:tc>
          <w:tcPr>
            <w:tcW w:w="2728" w:type="dxa"/>
          </w:tcPr>
          <w:p w:rsidR="003B389F" w:rsidRPr="002F02C9" w:rsidDel="002E2DB6" w:rsidRDefault="003B389F" w:rsidP="00DE2EEB">
            <w:pPr>
              <w:widowControl w:val="0"/>
              <w:autoSpaceDE w:val="0"/>
              <w:autoSpaceDN w:val="0"/>
              <w:adjustRightInd w:val="0"/>
              <w:rPr>
                <w:ins w:id="19026" w:author="IEC960923" w:date="2013-05-08T14:26:00Z"/>
                <w:del w:id="19027" w:author="Chen, Ivy (陳素貞 IEC1)" w:date="2015-01-12T13:55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  <w:rPrChange w:id="19028" w:author="Chen, Ivy (陳素貞 IEC1)" w:date="2015-01-12T13:45:00Z">
                  <w:rPr>
                    <w:ins w:id="19029" w:author="IEC960923" w:date="2013-05-08T14:26:00Z"/>
                    <w:del w:id="19030" w:author="Chen, Ivy (陳素貞 IEC1)" w:date="2015-01-12T13:55:00Z"/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  <w:ins w:id="19031" w:author="IEC960923" w:date="2013-05-08T14:26:00Z">
              <w:del w:id="19032" w:author="Chen, Ivy (陳素貞 IEC1)" w:date="2015-01-12T13:55:00Z">
                <w:r w:rsidRPr="002F02C9" w:rsidDel="002E2DB6">
                  <w:rPr>
                    <w:rFonts w:ascii="Courier New" w:eastAsiaTheme="minorEastAsia" w:hAnsi="Courier New" w:cs="Courier New" w:hint="eastAsia"/>
                    <w:noProof/>
                    <w:color w:val="0000FF"/>
                    <w:szCs w:val="20"/>
                    <w:lang w:eastAsia="zh-TW"/>
                    <w:rPrChange w:id="19033" w:author="Chen, Ivy (陳素貞 IEC1)" w:date="2015-01-12T13:45:00Z">
                      <w:rPr>
                        <w:rFonts w:ascii="Courier New" w:eastAsiaTheme="minorEastAsia" w:hAnsi="Courier New" w:cs="Courier New" w:hint="eastAsia"/>
                        <w:noProof/>
                        <w:color w:val="0000FF"/>
                        <w:szCs w:val="20"/>
                        <w:u w:val="single"/>
                        <w:lang w:eastAsia="zh-TW"/>
                      </w:rPr>
                    </w:rPrChange>
                  </w:rPr>
                  <w:delText>選項值：</w:delText>
                </w:r>
              </w:del>
            </w:ins>
          </w:p>
          <w:p w:rsidR="003B389F" w:rsidRPr="002F02C9" w:rsidDel="002E2DB6" w:rsidRDefault="003B389F" w:rsidP="00DE2EEB">
            <w:pPr>
              <w:widowControl w:val="0"/>
              <w:autoSpaceDE w:val="0"/>
              <w:autoSpaceDN w:val="0"/>
              <w:adjustRightInd w:val="0"/>
              <w:rPr>
                <w:ins w:id="19034" w:author="IEC960923" w:date="2013-05-08T14:26:00Z"/>
                <w:del w:id="19035" w:author="Chen, Ivy (陳素貞 IEC1)" w:date="2015-01-12T13:55:00Z"/>
                <w:rFonts w:ascii="Courier New" w:hAnsi="Courier New" w:cs="Courier New"/>
                <w:noProof/>
                <w:color w:val="008080"/>
                <w:szCs w:val="20"/>
                <w:rPrChange w:id="19036" w:author="Chen, Ivy (陳素貞 IEC1)" w:date="2015-01-12T13:45:00Z">
                  <w:rPr>
                    <w:ins w:id="19037" w:author="IEC960923" w:date="2013-05-08T14:26:00Z"/>
                    <w:del w:id="19038" w:author="Chen, Ivy (陳素貞 IEC1)" w:date="2015-01-12T13:55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19039" w:author="IEC960923" w:date="2013-05-08T14:26:00Z">
              <w:del w:id="19040" w:author="Chen, Ivy (陳素貞 IEC1)" w:date="2015-01-12T13:55:00Z">
                <w:r w:rsidRPr="002F02C9" w:rsidDel="002E2DB6">
                  <w:rPr>
                    <w:rFonts w:ascii="Courier New" w:hAnsi="Courier New" w:cs="Courier New"/>
                    <w:noProof/>
                    <w:color w:val="0000FF"/>
                    <w:szCs w:val="20"/>
                    <w:rPrChange w:id="19041" w:author="Chen, Ivy (陳素貞 IEC1)" w:date="2015-01-12T13:45:00Z">
                      <w:rPr>
                        <w:rFonts w:ascii="Courier New" w:hAnsi="Courier New" w:cs="Courier New"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>select</w:delText>
                </w:r>
                <w:r w:rsidRPr="002F02C9" w:rsidDel="002E2DB6">
                  <w:rPr>
                    <w:rFonts w:ascii="Courier New" w:hAnsi="Courier New" w:cs="Courier New"/>
                    <w:noProof/>
                    <w:szCs w:val="20"/>
                    <w:rPrChange w:id="19042" w:author="Chen, Ivy (陳素貞 IEC1)" w:date="2015-01-12T13:45:00Z">
                      <w:rPr>
                        <w:rFonts w:ascii="Courier New" w:hAnsi="Courier New" w:cs="Courier New"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 xml:space="preserve"> </w:delText>
                </w:r>
                <w:r w:rsidRPr="002F02C9" w:rsidDel="002E2DB6">
                  <w:rPr>
                    <w:rFonts w:ascii="Courier New" w:hAnsi="Courier New" w:cs="Courier New"/>
                    <w:noProof/>
                    <w:color w:val="008080"/>
                    <w:szCs w:val="20"/>
                    <w:rPrChange w:id="19043" w:author="Chen, Ivy (陳素貞 IEC1)" w:date="2015-01-12T13:45:00Z">
                      <w:rPr>
                        <w:rFonts w:ascii="Courier New" w:hAnsi="Courier New" w:cs="Courier New"/>
                        <w:noProof/>
                        <w:color w:val="008080"/>
                        <w:szCs w:val="20"/>
                        <w:u w:val="single"/>
                      </w:rPr>
                    </w:rPrChange>
                  </w:rPr>
                  <w:delText>Value</w:delText>
                </w:r>
                <w:r w:rsidRPr="002F02C9" w:rsidDel="002E2DB6">
                  <w:rPr>
                    <w:rFonts w:ascii="Courier New" w:hAnsi="Courier New" w:cs="Courier New"/>
                    <w:noProof/>
                    <w:szCs w:val="20"/>
                    <w:rPrChange w:id="19044" w:author="Chen, Ivy (陳素貞 IEC1)" w:date="2015-01-12T13:45:00Z">
                      <w:rPr>
                        <w:rFonts w:ascii="Courier New" w:hAnsi="Courier New" w:cs="Courier New"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 xml:space="preserve"> </w:delText>
                </w:r>
                <w:r w:rsidRPr="002F02C9" w:rsidDel="002E2DB6">
                  <w:rPr>
                    <w:rFonts w:ascii="Courier New" w:hAnsi="Courier New" w:cs="Courier New"/>
                    <w:noProof/>
                    <w:color w:val="0000FF"/>
                    <w:szCs w:val="20"/>
                    <w:rPrChange w:id="19045" w:author="Chen, Ivy (陳素貞 IEC1)" w:date="2015-01-12T13:45:00Z">
                      <w:rPr>
                        <w:rFonts w:ascii="Courier New" w:hAnsi="Courier New" w:cs="Courier New"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>from</w:delText>
                </w:r>
                <w:r w:rsidRPr="002F02C9" w:rsidDel="002E2DB6">
                  <w:rPr>
                    <w:rFonts w:ascii="Courier New" w:hAnsi="Courier New" w:cs="Courier New"/>
                    <w:noProof/>
                    <w:szCs w:val="20"/>
                    <w:rPrChange w:id="19046" w:author="Chen, Ivy (陳素貞 IEC1)" w:date="2015-01-12T13:45:00Z">
                      <w:rPr>
                        <w:rFonts w:ascii="Courier New" w:hAnsi="Courier New" w:cs="Courier New"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 xml:space="preserve"> </w:delText>
                </w:r>
                <w:r w:rsidRPr="002F02C9" w:rsidDel="002E2DB6">
                  <w:rPr>
                    <w:rFonts w:ascii="Courier New" w:hAnsi="Courier New" w:cs="Courier New"/>
                    <w:noProof/>
                    <w:color w:val="008080"/>
                    <w:szCs w:val="20"/>
                    <w:rPrChange w:id="19047" w:author="Chen, Ivy (陳素貞 IEC1)" w:date="2015-01-12T13:45:00Z">
                      <w:rPr>
                        <w:rFonts w:ascii="Courier New" w:hAnsi="Courier New" w:cs="Courier New"/>
                        <w:noProof/>
                        <w:color w:val="008080"/>
                        <w:szCs w:val="20"/>
                        <w:u w:val="single"/>
                      </w:rPr>
                    </w:rPrChange>
                  </w:rPr>
                  <w:delText>ConstValueType</w:delText>
                </w:r>
              </w:del>
            </w:ins>
          </w:p>
          <w:p w:rsidR="003B389F" w:rsidRPr="002F02C9" w:rsidDel="002E2DB6" w:rsidRDefault="003B389F" w:rsidP="00DE2EEB">
            <w:pPr>
              <w:widowControl w:val="0"/>
              <w:autoSpaceDE w:val="0"/>
              <w:autoSpaceDN w:val="0"/>
              <w:adjustRightInd w:val="0"/>
              <w:rPr>
                <w:ins w:id="19048" w:author="IEC960923" w:date="2013-05-08T14:26:00Z"/>
                <w:del w:id="19049" w:author="Chen, Ivy (陳素貞 IEC1)" w:date="2015-01-12T13:55:00Z"/>
                <w:rFonts w:ascii="Courier New" w:hAnsi="Courier New" w:cs="Courier New"/>
                <w:noProof/>
                <w:color w:val="FF0000"/>
                <w:szCs w:val="20"/>
                <w:rPrChange w:id="19050" w:author="Chen, Ivy (陳素貞 IEC1)" w:date="2015-01-12T13:45:00Z">
                  <w:rPr>
                    <w:ins w:id="19051" w:author="IEC960923" w:date="2013-05-08T14:26:00Z"/>
                    <w:del w:id="19052" w:author="Chen, Ivy (陳素貞 IEC1)" w:date="2015-01-12T13:55:00Z"/>
                    <w:rFonts w:ascii="Courier New" w:hAnsi="Courier New" w:cs="Courier New"/>
                    <w:noProof/>
                    <w:color w:val="FF0000"/>
                    <w:szCs w:val="20"/>
                  </w:rPr>
                </w:rPrChange>
              </w:rPr>
            </w:pPr>
            <w:ins w:id="19053" w:author="IEC960923" w:date="2013-05-08T14:26:00Z">
              <w:del w:id="19054" w:author="Chen, Ivy (陳素貞 IEC1)" w:date="2015-01-12T13:55:00Z">
                <w:r w:rsidRPr="002F02C9" w:rsidDel="002E2DB6">
                  <w:rPr>
                    <w:rFonts w:ascii="Courier New" w:hAnsi="Courier New" w:cs="Courier New"/>
                    <w:noProof/>
                    <w:color w:val="0000FF"/>
                    <w:szCs w:val="20"/>
                    <w:rPrChange w:id="19055" w:author="Chen, Ivy (陳素貞 IEC1)" w:date="2015-01-12T13:45:00Z">
                      <w:rPr>
                        <w:rFonts w:ascii="Courier New" w:hAnsi="Courier New" w:cs="Courier New"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>where</w:delText>
                </w:r>
                <w:r w:rsidRPr="002F02C9" w:rsidDel="002E2DB6">
                  <w:rPr>
                    <w:rFonts w:ascii="Courier New" w:hAnsi="Courier New" w:cs="Courier New"/>
                    <w:noProof/>
                    <w:szCs w:val="20"/>
                    <w:rPrChange w:id="19056" w:author="Chen, Ivy (陳素貞 IEC1)" w:date="2015-01-12T13:45:00Z">
                      <w:rPr>
                        <w:rFonts w:ascii="Courier New" w:hAnsi="Courier New" w:cs="Courier New"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 xml:space="preserve"> </w:delText>
                </w:r>
                <w:r w:rsidRPr="002F02C9" w:rsidDel="002E2DB6">
                  <w:rPr>
                    <w:rFonts w:ascii="Courier New" w:hAnsi="Courier New" w:cs="Courier New"/>
                    <w:noProof/>
                    <w:color w:val="0000FF"/>
                    <w:szCs w:val="20"/>
                    <w:rPrChange w:id="19057" w:author="Chen, Ivy (陳素貞 IEC1)" w:date="2015-01-12T13:45:00Z">
                      <w:rPr>
                        <w:rFonts w:ascii="Courier New" w:hAnsi="Courier New" w:cs="Courier New"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>Type</w:delText>
                </w:r>
                <w:r w:rsidRPr="002F02C9" w:rsidDel="002E2DB6">
                  <w:rPr>
                    <w:rFonts w:ascii="Courier New" w:hAnsi="Courier New" w:cs="Courier New"/>
                    <w:noProof/>
                    <w:color w:val="808080"/>
                    <w:szCs w:val="20"/>
                    <w:rPrChange w:id="19058" w:author="Chen, Ivy (陳素貞 IEC1)" w:date="2015-01-12T13:45:00Z">
                      <w:rPr>
                        <w:rFonts w:ascii="Courier New" w:hAnsi="Courier New" w:cs="Courier New"/>
                        <w:noProof/>
                        <w:color w:val="808080"/>
                        <w:szCs w:val="20"/>
                        <w:u w:val="single"/>
                      </w:rPr>
                    </w:rPrChange>
                  </w:rPr>
                  <w:delText>=</w:delText>
                </w:r>
                <w:r w:rsidRPr="002F02C9" w:rsidDel="002E2DB6">
                  <w:rPr>
                    <w:rFonts w:ascii="Courier New" w:hAnsi="Courier New" w:cs="Courier New"/>
                    <w:noProof/>
                    <w:color w:val="FF0000"/>
                    <w:szCs w:val="20"/>
                    <w:rPrChange w:id="19059" w:author="Chen, Ivy (陳素貞 IEC1)" w:date="2015-01-12T13:45:00Z">
                      <w:rPr>
                        <w:rFonts w:ascii="Courier New" w:hAnsi="Courier New" w:cs="Courier New"/>
                        <w:noProof/>
                        <w:color w:val="FF0000"/>
                        <w:szCs w:val="20"/>
                        <w:u w:val="single"/>
                      </w:rPr>
                    </w:rPrChange>
                  </w:rPr>
                  <w:delText>'</w:delText>
                </w:r>
                <w:r w:rsidRPr="002F02C9" w:rsidDel="002E2DB6">
                  <w:rPr>
                    <w:rFonts w:ascii="Courier New" w:eastAsiaTheme="minorEastAsia" w:hAnsi="Courier New" w:cs="Courier New"/>
                    <w:noProof/>
                    <w:color w:val="FF0000"/>
                    <w:szCs w:val="20"/>
                    <w:lang w:eastAsia="zh-TW"/>
                    <w:rPrChange w:id="19060" w:author="Chen, Ivy (陳素貞 IEC1)" w:date="2015-01-12T13:45:00Z">
                      <w:rPr>
                        <w:rFonts w:ascii="Courier New" w:eastAsiaTheme="minorEastAsia" w:hAnsi="Courier New" w:cs="Courier New"/>
                        <w:noProof/>
                        <w:color w:val="FF0000"/>
                        <w:szCs w:val="20"/>
                        <w:u w:val="single"/>
                        <w:lang w:eastAsia="zh-TW"/>
                      </w:rPr>
                    </w:rPrChange>
                  </w:rPr>
                  <w:delText>Palle</w:delText>
                </w:r>
              </w:del>
            </w:ins>
            <w:ins w:id="19061" w:author="IEC960923" w:date="2013-05-15T10:04:00Z">
              <w:del w:id="19062" w:author="Chen, Ivy (陳素貞 IEC1)" w:date="2015-01-12T13:55:00Z">
                <w:r w:rsidRPr="002F02C9" w:rsidDel="002E2DB6">
                  <w:rPr>
                    <w:rFonts w:ascii="Courier New" w:eastAsiaTheme="minorEastAsia" w:hAnsi="Courier New" w:cs="Courier New"/>
                    <w:noProof/>
                    <w:color w:val="FF0000"/>
                    <w:szCs w:val="20"/>
                    <w:lang w:eastAsia="zh-TW"/>
                    <w:rPrChange w:id="19063" w:author="Chen, Ivy (陳素貞 IEC1)" w:date="2015-01-12T13:45:00Z">
                      <w:rPr>
                        <w:rFonts w:ascii="Courier New" w:eastAsiaTheme="minorEastAsia" w:hAnsi="Courier New" w:cs="Courier New"/>
                        <w:noProof/>
                        <w:color w:val="FF0000"/>
                        <w:szCs w:val="20"/>
                        <w:u w:val="single"/>
                        <w:lang w:eastAsia="zh-TW"/>
                      </w:rPr>
                    </w:rPrChange>
                  </w:rPr>
                  <w:delText>t</w:delText>
                </w:r>
              </w:del>
            </w:ins>
            <w:ins w:id="19064" w:author="IEC960923" w:date="2013-05-08T14:27:00Z">
              <w:del w:id="19065" w:author="Chen, Ivy (陳素貞 IEC1)" w:date="2015-01-12T13:55:00Z">
                <w:r w:rsidRPr="002F02C9" w:rsidDel="002E2DB6">
                  <w:rPr>
                    <w:rFonts w:ascii="Courier New" w:eastAsiaTheme="minorEastAsia" w:hAnsi="Courier New" w:cs="Courier New"/>
                    <w:noProof/>
                    <w:color w:val="FF0000"/>
                    <w:szCs w:val="20"/>
                    <w:lang w:eastAsia="zh-TW"/>
                    <w:rPrChange w:id="19066" w:author="Chen, Ivy (陳素貞 IEC1)" w:date="2015-01-12T13:45:00Z">
                      <w:rPr>
                        <w:rFonts w:ascii="Courier New" w:eastAsiaTheme="minorEastAsia" w:hAnsi="Courier New" w:cs="Courier New"/>
                        <w:noProof/>
                        <w:color w:val="FF0000"/>
                        <w:szCs w:val="20"/>
                        <w:u w:val="single"/>
                        <w:lang w:eastAsia="zh-TW"/>
                      </w:rPr>
                    </w:rPrChange>
                  </w:rPr>
                  <w:delText>Code</w:delText>
                </w:r>
              </w:del>
            </w:ins>
            <w:ins w:id="19067" w:author="IEC960923" w:date="2013-05-08T14:26:00Z">
              <w:del w:id="19068" w:author="Chen, Ivy (陳素貞 IEC1)" w:date="2015-01-12T13:55:00Z">
                <w:r w:rsidRPr="002F02C9" w:rsidDel="002E2DB6">
                  <w:rPr>
                    <w:rFonts w:ascii="Courier New" w:hAnsi="Courier New" w:cs="Courier New"/>
                    <w:noProof/>
                    <w:color w:val="FF0000"/>
                    <w:szCs w:val="20"/>
                    <w:rPrChange w:id="19069" w:author="Chen, Ivy (陳素貞 IEC1)" w:date="2015-01-12T13:45:00Z">
                      <w:rPr>
                        <w:rFonts w:ascii="Courier New" w:hAnsi="Courier New" w:cs="Courier New"/>
                        <w:noProof/>
                        <w:color w:val="FF0000"/>
                        <w:szCs w:val="20"/>
                        <w:u w:val="single"/>
                      </w:rPr>
                    </w:rPrChange>
                  </w:rPr>
                  <w:delText>'</w:delText>
                </w:r>
              </w:del>
            </w:ins>
          </w:p>
          <w:p w:rsidR="003B389F" w:rsidRPr="002F02C9" w:rsidDel="002E2DB6" w:rsidRDefault="003B389F" w:rsidP="0045771D">
            <w:pPr>
              <w:widowControl w:val="0"/>
              <w:autoSpaceDE w:val="0"/>
              <w:autoSpaceDN w:val="0"/>
              <w:adjustRightInd w:val="0"/>
              <w:rPr>
                <w:ins w:id="19070" w:author="IEC960923" w:date="2013-05-08T14:26:00Z"/>
                <w:del w:id="19071" w:author="Chen, Ivy (陳素貞 IEC1)" w:date="2015-01-12T13:55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  <w:rPrChange w:id="19072" w:author="Chen, Ivy (陳素貞 IEC1)" w:date="2015-01-12T13:45:00Z">
                  <w:rPr>
                    <w:ins w:id="19073" w:author="IEC960923" w:date="2013-05-08T14:26:00Z"/>
                    <w:del w:id="19074" w:author="Chen, Ivy (陳素貞 IEC1)" w:date="2015-01-12T13:55:00Z"/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  <w:ins w:id="19075" w:author="IEC960923" w:date="2013-05-08T14:26:00Z">
              <w:del w:id="19076" w:author="Chen, Ivy (陳素貞 IEC1)" w:date="2015-01-12T13:55:00Z">
                <w:r w:rsidRPr="002F02C9" w:rsidDel="002E2DB6">
                  <w:rPr>
                    <w:rFonts w:ascii="Courier New" w:hAnsi="Courier New" w:cs="Courier New"/>
                    <w:noProof/>
                    <w:color w:val="0000FF"/>
                    <w:szCs w:val="20"/>
                    <w:rPrChange w:id="19077" w:author="Chen, Ivy (陳素貞 IEC1)" w:date="2015-01-12T13:45:00Z">
                      <w:rPr>
                        <w:rFonts w:ascii="Courier New" w:hAnsi="Courier New" w:cs="Courier New"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>order</w:delText>
                </w:r>
                <w:r w:rsidRPr="002F02C9" w:rsidDel="002E2DB6">
                  <w:rPr>
                    <w:rFonts w:ascii="Courier New" w:hAnsi="Courier New" w:cs="Courier New"/>
                    <w:noProof/>
                    <w:szCs w:val="20"/>
                    <w:rPrChange w:id="19078" w:author="Chen, Ivy (陳素貞 IEC1)" w:date="2015-01-12T13:45:00Z">
                      <w:rPr>
                        <w:rFonts w:ascii="Courier New" w:hAnsi="Courier New" w:cs="Courier New"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 xml:space="preserve"> </w:delText>
                </w:r>
                <w:r w:rsidRPr="002F02C9" w:rsidDel="002E2DB6">
                  <w:rPr>
                    <w:rFonts w:ascii="Courier New" w:hAnsi="Courier New" w:cs="Courier New"/>
                    <w:noProof/>
                    <w:color w:val="0000FF"/>
                    <w:szCs w:val="20"/>
                    <w:rPrChange w:id="19079" w:author="Chen, Ivy (陳素貞 IEC1)" w:date="2015-01-12T13:45:00Z">
                      <w:rPr>
                        <w:rFonts w:ascii="Courier New" w:hAnsi="Courier New" w:cs="Courier New"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>by</w:delText>
                </w:r>
                <w:r w:rsidRPr="002F02C9" w:rsidDel="002E2DB6">
                  <w:rPr>
                    <w:rFonts w:ascii="Courier New" w:hAnsi="Courier New" w:cs="Courier New"/>
                    <w:noProof/>
                    <w:szCs w:val="20"/>
                    <w:rPrChange w:id="19080" w:author="Chen, Ivy (陳素貞 IEC1)" w:date="2015-01-12T13:45:00Z">
                      <w:rPr>
                        <w:rFonts w:ascii="Courier New" w:hAnsi="Courier New" w:cs="Courier New"/>
                        <w:noProof/>
                        <w:color w:val="0000FF"/>
                        <w:szCs w:val="20"/>
                        <w:u w:val="single"/>
                      </w:rPr>
                    </w:rPrChange>
                  </w:rPr>
                  <w:delText xml:space="preserve"> </w:delText>
                </w:r>
                <w:r w:rsidRPr="002F02C9" w:rsidDel="002E2DB6">
                  <w:rPr>
                    <w:rFonts w:ascii="Courier New" w:hAnsi="Courier New" w:cs="Courier New"/>
                    <w:noProof/>
                    <w:color w:val="008080"/>
                    <w:szCs w:val="20"/>
                    <w:rPrChange w:id="19081" w:author="Chen, Ivy (陳素貞 IEC1)" w:date="2015-01-12T13:45:00Z">
                      <w:rPr>
                        <w:rFonts w:ascii="Courier New" w:hAnsi="Courier New" w:cs="Courier New"/>
                        <w:noProof/>
                        <w:color w:val="008080"/>
                        <w:szCs w:val="20"/>
                        <w:u w:val="single"/>
                      </w:rPr>
                    </w:rPrChange>
                  </w:rPr>
                  <w:delText>Value</w:delText>
                </w:r>
              </w:del>
            </w:ins>
          </w:p>
        </w:tc>
        <w:tc>
          <w:tcPr>
            <w:tcW w:w="2629" w:type="dxa"/>
          </w:tcPr>
          <w:p w:rsidR="003B389F" w:rsidRPr="002F02C9" w:rsidDel="002E2DB6" w:rsidRDefault="003B389F" w:rsidP="006B17AB">
            <w:pPr>
              <w:rPr>
                <w:ins w:id="19082" w:author="IEC960923" w:date="2013-05-08T14:26:00Z"/>
                <w:del w:id="19083" w:author="Chen, Ivy (陳素貞 IEC1)" w:date="2015-01-12T13:55:00Z"/>
                <w:rFonts w:asciiTheme="minorHAnsi" w:hAnsiTheme="minorHAnsi" w:cstheme="minorHAnsi"/>
                <w:color w:val="0033CC"/>
                <w:sz w:val="18"/>
                <w:lang w:eastAsia="zh-TW"/>
                <w:rPrChange w:id="19084" w:author="Chen, Ivy (陳素貞 IEC1)" w:date="2015-01-12T13:45:00Z">
                  <w:rPr>
                    <w:ins w:id="19085" w:author="IEC960923" w:date="2013-05-08T14:26:00Z"/>
                    <w:del w:id="19086" w:author="Chen, Ivy (陳素貞 IEC1)" w:date="2015-01-12T13:55:00Z"/>
                    <w:rFonts w:asciiTheme="minorHAnsi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3B389F" w:rsidRPr="002F02C9" w:rsidDel="002E2DB6" w:rsidTr="006B17AB">
        <w:trPr>
          <w:ins w:id="19087" w:author="IEC960923" w:date="2013-05-08T14:27:00Z"/>
          <w:del w:id="19088" w:author="Chen, Ivy (陳素貞 IEC1)" w:date="2015-01-12T13:56:00Z"/>
        </w:trPr>
        <w:tc>
          <w:tcPr>
            <w:tcW w:w="445" w:type="dxa"/>
          </w:tcPr>
          <w:p w:rsidR="003B389F" w:rsidRPr="002F02C9" w:rsidDel="002E2DB6" w:rsidRDefault="003B389F" w:rsidP="006B17AB">
            <w:pPr>
              <w:rPr>
                <w:ins w:id="19089" w:author="IEC960923" w:date="2013-05-08T14:27:00Z"/>
                <w:del w:id="19090" w:author="Chen, Ivy (陳素貞 IEC1)" w:date="2015-01-12T13:56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091" w:author="Chen, Ivy (陳素貞 IEC1)" w:date="2015-01-12T13:45:00Z">
                  <w:rPr>
                    <w:ins w:id="19092" w:author="IEC960923" w:date="2013-05-08T14:27:00Z"/>
                    <w:del w:id="19093" w:author="Chen, Ivy (陳素貞 IEC1)" w:date="2015-01-12T13:56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094" w:author="IEC960923" w:date="2013-05-08T14:27:00Z">
              <w:del w:id="19095" w:author="Chen, Ivy (陳素貞 IEC1)" w:date="2015-01-12T13:46:00Z">
                <w:r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096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1</w:delText>
                </w:r>
              </w:del>
            </w:ins>
            <w:ins w:id="19097" w:author="IEC960923" w:date="2013-05-17T12:49:00Z">
              <w:del w:id="19098" w:author="Chen, Ivy (陳素貞 IEC1)" w:date="2015-01-12T13:46:00Z">
                <w:r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099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5</w:delText>
                </w:r>
              </w:del>
            </w:ins>
          </w:p>
        </w:tc>
        <w:tc>
          <w:tcPr>
            <w:tcW w:w="1310" w:type="dxa"/>
          </w:tcPr>
          <w:p w:rsidR="003B389F" w:rsidRPr="002F02C9" w:rsidDel="002E2DB6" w:rsidRDefault="003B389F" w:rsidP="00D874C8">
            <w:pPr>
              <w:rPr>
                <w:ins w:id="19100" w:author="IEC960923" w:date="2013-05-08T14:27:00Z"/>
                <w:del w:id="19101" w:author="Chen, Ivy (陳素貞 IEC1)" w:date="2015-01-12T13:56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102" w:author="Chen, Ivy (陳素貞 IEC1)" w:date="2015-01-12T13:45:00Z">
                  <w:rPr>
                    <w:ins w:id="19103" w:author="IEC960923" w:date="2013-05-08T14:27:00Z"/>
                    <w:del w:id="19104" w:author="Chen, Ivy (陳素貞 IEC1)" w:date="2015-01-12T13:56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105" w:author="IEC960923" w:date="2013-05-08T14:27:00Z">
              <w:del w:id="19106" w:author="Chen, Ivy (陳素貞 IEC1)" w:date="2015-01-12T13:56:00Z">
                <w:r w:rsidRPr="002F02C9" w:rsidDel="002E2DB6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107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Weight</w:delText>
                </w:r>
              </w:del>
            </w:ins>
          </w:p>
        </w:tc>
        <w:tc>
          <w:tcPr>
            <w:tcW w:w="916" w:type="dxa"/>
          </w:tcPr>
          <w:p w:rsidR="003B389F" w:rsidRPr="002F02C9" w:rsidDel="002E2DB6" w:rsidRDefault="003B389F" w:rsidP="006B17AB">
            <w:pPr>
              <w:rPr>
                <w:ins w:id="19108" w:author="IEC960923" w:date="2013-05-08T14:27:00Z"/>
                <w:del w:id="19109" w:author="Chen, Ivy (陳素貞 IEC1)" w:date="2015-01-12T13:56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110" w:author="Chen, Ivy (陳素貞 IEC1)" w:date="2015-01-12T13:45:00Z">
                  <w:rPr>
                    <w:ins w:id="19111" w:author="IEC960923" w:date="2013-05-08T14:27:00Z"/>
                    <w:del w:id="19112" w:author="Chen, Ivy (陳素貞 IEC1)" w:date="2015-01-12T13:56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113" w:author="IEC960923" w:date="2013-05-08T14:27:00Z">
              <w:del w:id="19114" w:author="Chen, Ivy (陳素貞 IEC1)" w:date="2015-01-12T13:56:00Z">
                <w:r w:rsidRPr="002F02C9" w:rsidDel="002E2DB6">
                  <w:rPr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  <w:rPrChange w:id="19115" w:author="Chen, Ivy (陳素貞 IEC1)" w:date="2015-01-12T13:45:00Z">
                      <w:rPr>
                        <w:rFonts w:asciiTheme="minorHAnsi" w:eastAsia="新細明體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TextBox</w:delText>
                </w:r>
              </w:del>
            </w:ins>
          </w:p>
        </w:tc>
        <w:tc>
          <w:tcPr>
            <w:tcW w:w="677" w:type="dxa"/>
          </w:tcPr>
          <w:p w:rsidR="003B389F" w:rsidRPr="002F02C9" w:rsidDel="002E2DB6" w:rsidRDefault="003B389F" w:rsidP="006B17AB">
            <w:pPr>
              <w:rPr>
                <w:ins w:id="19116" w:author="IEC960923" w:date="2013-05-08T14:27:00Z"/>
                <w:del w:id="19117" w:author="Chen, Ivy (陳素貞 IEC1)" w:date="2015-01-12T13:56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  <w:rPrChange w:id="19118" w:author="Chen, Ivy (陳素貞 IEC1)" w:date="2015-01-12T13:45:00Z">
                  <w:rPr>
                    <w:ins w:id="19119" w:author="IEC960923" w:date="2013-05-08T14:27:00Z"/>
                    <w:del w:id="19120" w:author="Chen, Ivy (陳素貞 IEC1)" w:date="2015-01-12T13:56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121" w:author="IEC960923" w:date="2013-05-08T14:27:00Z">
              <w:del w:id="19122" w:author="Chen, Ivy (陳素貞 IEC1)" w:date="2015-01-12T13:56:00Z">
                <w:r w:rsidRPr="002F02C9" w:rsidDel="002E2DB6">
                  <w:rPr>
                    <w:rFonts w:asciiTheme="minorEastAsia" w:eastAsiaTheme="minorEastAsia" w:hAnsiTheme="minorEastAsia" w:cstheme="minorHAnsi" w:hint="eastAsia"/>
                    <w:color w:val="0033CC"/>
                    <w:sz w:val="18"/>
                    <w:lang w:eastAsia="zh-TW"/>
                    <w:rPrChange w:id="19123" w:author="Chen, Ivy (陳素貞 IEC1)" w:date="2015-01-12T13:45:00Z">
                      <w:rPr>
                        <w:rFonts w:asciiTheme="minorEastAsia" w:eastAsiaTheme="minorEastAsia" w:hAnsiTheme="minorEastAsia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長度不超過</w:delText>
                </w:r>
                <w:r w:rsidRPr="002F02C9" w:rsidDel="002E2DB6">
                  <w:rPr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  <w:rPrChange w:id="19124" w:author="Chen, Ivy (陳素貞 IEC1)" w:date="2015-01-12T13:45:00Z">
                      <w:rPr>
                        <w:rFonts w:asciiTheme="minorEastAsia" w:eastAsiaTheme="minorEastAsia" w:hAnsiTheme="minorEastAsia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13的字符串</w:delText>
                </w:r>
              </w:del>
            </w:ins>
          </w:p>
        </w:tc>
        <w:tc>
          <w:tcPr>
            <w:tcW w:w="1432" w:type="dxa"/>
          </w:tcPr>
          <w:p w:rsidR="003B389F" w:rsidRPr="002F02C9" w:rsidDel="002E2DB6" w:rsidRDefault="003B389F" w:rsidP="006B17AB">
            <w:pPr>
              <w:rPr>
                <w:ins w:id="19125" w:author="IEC960923" w:date="2013-05-08T14:27:00Z"/>
                <w:del w:id="19126" w:author="Chen, Ivy (陳素貞 IEC1)" w:date="2015-01-12T13:56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127" w:author="Chen, Ivy (陳素貞 IEC1)" w:date="2015-01-12T13:45:00Z">
                  <w:rPr>
                    <w:ins w:id="19128" w:author="IEC960923" w:date="2013-05-08T14:27:00Z"/>
                    <w:del w:id="19129" w:author="Chen, Ivy (陳素貞 IEC1)" w:date="2015-01-12T13:56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130" w:author="IEC960923" w:date="2013-05-08T14:27:00Z">
              <w:del w:id="19131" w:author="Chen, Ivy (陳素貞 IEC1)" w:date="2015-01-12T13:56:00Z">
                <w:r w:rsidRPr="002F02C9" w:rsidDel="002E2DB6">
                  <w:rPr>
                    <w:rFonts w:asciiTheme="minorHAnsi" w:eastAsia="新細明體" w:hAnsiTheme="minorHAnsi" w:cstheme="minorHAnsi" w:hint="eastAsia"/>
                    <w:color w:val="0033CC"/>
                    <w:sz w:val="18"/>
                    <w:lang w:eastAsia="zh-TW"/>
                    <w:rPrChange w:id="19132" w:author="Chen, Ivy (陳素貞 IEC1)" w:date="2015-01-12T13:45:00Z">
                      <w:rPr>
                        <w:rFonts w:asciiTheme="minorHAnsi" w:eastAsia="新細明體" w:hAnsiTheme="minorHAnsi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空</w:delText>
                </w:r>
              </w:del>
            </w:ins>
          </w:p>
        </w:tc>
        <w:tc>
          <w:tcPr>
            <w:tcW w:w="680" w:type="dxa"/>
          </w:tcPr>
          <w:p w:rsidR="003B389F" w:rsidRPr="002F02C9" w:rsidDel="002E2DB6" w:rsidRDefault="003B389F" w:rsidP="006B17AB">
            <w:pPr>
              <w:rPr>
                <w:ins w:id="19133" w:author="IEC960923" w:date="2013-05-08T14:27:00Z"/>
                <w:del w:id="19134" w:author="Chen, Ivy (陳素貞 IEC1)" w:date="2015-01-12T13:56:00Z"/>
                <w:rFonts w:asciiTheme="minorHAnsi" w:hAnsiTheme="minorHAnsi" w:cstheme="minorHAnsi"/>
                <w:color w:val="0033CC"/>
                <w:sz w:val="18"/>
                <w:rPrChange w:id="19135" w:author="Chen, Ivy (陳素貞 IEC1)" w:date="2015-01-12T13:45:00Z">
                  <w:rPr>
                    <w:ins w:id="19136" w:author="IEC960923" w:date="2013-05-08T14:27:00Z"/>
                    <w:del w:id="19137" w:author="Chen, Ivy (陳素貞 IEC1)" w:date="2015-01-12T13:56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19138" w:author="IEC960923" w:date="2013-05-08T14:27:00Z">
              <w:del w:id="19139" w:author="Chen, Ivy (陳素貞 IEC1)" w:date="2015-01-12T13:56:00Z">
                <w:r w:rsidRPr="002F02C9" w:rsidDel="002E2DB6">
                  <w:rPr>
                    <w:rFonts w:asciiTheme="minorHAnsi" w:eastAsiaTheme="minorEastAsia" w:hAnsiTheme="minorHAnsi" w:cstheme="minorHAnsi" w:hint="eastAsia"/>
                    <w:color w:val="0033CC"/>
                    <w:sz w:val="18"/>
                    <w:lang w:eastAsia="zh-TW"/>
                    <w:rPrChange w:id="19140" w:author="Chen, Ivy (陳素貞 IEC1)" w:date="2015-01-12T13:45:00Z">
                      <w:rPr>
                        <w:rFonts w:asciiTheme="minorHAnsi" w:eastAsiaTheme="minorEastAsia" w:hAnsiTheme="minorHAnsi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是</w:delText>
                </w:r>
              </w:del>
            </w:ins>
          </w:p>
        </w:tc>
        <w:tc>
          <w:tcPr>
            <w:tcW w:w="2728" w:type="dxa"/>
          </w:tcPr>
          <w:p w:rsidR="003B389F" w:rsidRPr="002F02C9" w:rsidDel="002E2DB6" w:rsidRDefault="003B389F" w:rsidP="00DE2EEB">
            <w:pPr>
              <w:widowControl w:val="0"/>
              <w:autoSpaceDE w:val="0"/>
              <w:autoSpaceDN w:val="0"/>
              <w:adjustRightInd w:val="0"/>
              <w:rPr>
                <w:ins w:id="19141" w:author="IEC960923" w:date="2013-05-08T14:27:00Z"/>
                <w:del w:id="19142" w:author="Chen, Ivy (陳素貞 IEC1)" w:date="2015-01-12T13:56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  <w:rPrChange w:id="19143" w:author="Chen, Ivy (陳素貞 IEC1)" w:date="2015-01-12T13:45:00Z">
                  <w:rPr>
                    <w:ins w:id="19144" w:author="IEC960923" w:date="2013-05-08T14:27:00Z"/>
                    <w:del w:id="19145" w:author="Chen, Ivy (陳素貞 IEC1)" w:date="2015-01-12T13:56:00Z"/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  <w:ins w:id="19146" w:author="IEC960923" w:date="2013-05-08T14:27:00Z">
              <w:del w:id="19147" w:author="Chen, Ivy (陳素貞 IEC1)" w:date="2015-01-12T13:56:00Z">
                <w:r w:rsidRPr="002F02C9" w:rsidDel="002E2DB6">
                  <w:rPr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  <w:rPrChange w:id="19148" w:author="Chen, Ivy (陳素貞 IEC1)" w:date="2015-01-12T13:45:00Z">
                      <w:rPr>
                        <w:rFonts w:ascii="Courier New" w:eastAsiaTheme="minorEastAsia" w:hAnsi="Courier New" w:cs="Courier New"/>
                        <w:noProof/>
                        <w:color w:val="0000FF"/>
                        <w:szCs w:val="20"/>
                        <w:u w:val="single"/>
                        <w:lang w:eastAsia="zh-TW"/>
                      </w:rPr>
                    </w:rPrChange>
                  </w:rPr>
                  <w:delText>10</w:delText>
                </w:r>
              </w:del>
            </w:ins>
            <w:ins w:id="19149" w:author="IEC960923" w:date="2013-05-08T14:28:00Z">
              <w:del w:id="19150" w:author="Chen, Ivy (陳素貞 IEC1)" w:date="2015-01-12T13:56:00Z">
                <w:r w:rsidRPr="002F02C9" w:rsidDel="002E2DB6">
                  <w:rPr>
                    <w:rFonts w:ascii="Courier New" w:eastAsiaTheme="minorEastAsia" w:hAnsi="Courier New" w:cs="Courier New" w:hint="eastAsia"/>
                    <w:noProof/>
                    <w:color w:val="0000FF"/>
                    <w:szCs w:val="20"/>
                    <w:lang w:eastAsia="zh-TW"/>
                    <w:rPrChange w:id="19151" w:author="Chen, Ivy (陳素貞 IEC1)" w:date="2015-01-12T13:45:00Z">
                      <w:rPr>
                        <w:rFonts w:ascii="Courier New" w:eastAsiaTheme="minorEastAsia" w:hAnsi="Courier New" w:cs="Courier New" w:hint="eastAsia"/>
                        <w:noProof/>
                        <w:color w:val="0000FF"/>
                        <w:szCs w:val="20"/>
                        <w:u w:val="single"/>
                        <w:lang w:eastAsia="zh-TW"/>
                      </w:rPr>
                    </w:rPrChange>
                  </w:rPr>
                  <w:delText>位整數</w:delText>
                </w:r>
                <w:r w:rsidRPr="002F02C9" w:rsidDel="002E2DB6">
                  <w:rPr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  <w:rPrChange w:id="19152" w:author="Chen, Ivy (陳素貞 IEC1)" w:date="2015-01-12T13:45:00Z">
                      <w:rPr>
                        <w:rFonts w:ascii="Courier New" w:eastAsiaTheme="minorEastAsia" w:hAnsi="Courier New" w:cs="Courier New"/>
                        <w:noProof/>
                        <w:color w:val="0000FF"/>
                        <w:szCs w:val="20"/>
                        <w:u w:val="single"/>
                        <w:lang w:eastAsia="zh-TW"/>
                      </w:rPr>
                    </w:rPrChange>
                  </w:rPr>
                  <w:delText>2</w:delText>
                </w:r>
                <w:r w:rsidRPr="002F02C9" w:rsidDel="002E2DB6">
                  <w:rPr>
                    <w:rFonts w:ascii="Courier New" w:eastAsiaTheme="minorEastAsia" w:hAnsi="Courier New" w:cs="Courier New" w:hint="eastAsia"/>
                    <w:noProof/>
                    <w:color w:val="0000FF"/>
                    <w:szCs w:val="20"/>
                    <w:lang w:eastAsia="zh-TW"/>
                    <w:rPrChange w:id="19153" w:author="Chen, Ivy (陳素貞 IEC1)" w:date="2015-01-12T13:45:00Z">
                      <w:rPr>
                        <w:rFonts w:ascii="Courier New" w:eastAsiaTheme="minorEastAsia" w:hAnsi="Courier New" w:cs="Courier New" w:hint="eastAsia"/>
                        <w:noProof/>
                        <w:color w:val="0000FF"/>
                        <w:szCs w:val="20"/>
                        <w:u w:val="single"/>
                        <w:lang w:eastAsia="zh-TW"/>
                      </w:rPr>
                    </w:rPrChange>
                  </w:rPr>
                  <w:delText>位小數為限</w:delText>
                </w:r>
              </w:del>
            </w:ins>
          </w:p>
        </w:tc>
        <w:tc>
          <w:tcPr>
            <w:tcW w:w="2629" w:type="dxa"/>
          </w:tcPr>
          <w:p w:rsidR="003B389F" w:rsidRPr="002F02C9" w:rsidDel="002E2DB6" w:rsidRDefault="003B389F" w:rsidP="006B17AB">
            <w:pPr>
              <w:rPr>
                <w:ins w:id="19154" w:author="IEC960923" w:date="2013-05-08T14:27:00Z"/>
                <w:del w:id="19155" w:author="Chen, Ivy (陳素貞 IEC1)" w:date="2015-01-12T13:56:00Z"/>
                <w:rFonts w:asciiTheme="minorHAnsi" w:hAnsiTheme="minorHAnsi" w:cstheme="minorHAnsi"/>
                <w:color w:val="0033CC"/>
                <w:sz w:val="18"/>
                <w:lang w:eastAsia="zh-TW"/>
                <w:rPrChange w:id="19156" w:author="Chen, Ivy (陳素貞 IEC1)" w:date="2015-01-12T13:45:00Z">
                  <w:rPr>
                    <w:ins w:id="19157" w:author="IEC960923" w:date="2013-05-08T14:27:00Z"/>
                    <w:del w:id="19158" w:author="Chen, Ivy (陳素貞 IEC1)" w:date="2015-01-12T13:56:00Z"/>
                    <w:rFonts w:asciiTheme="minorHAnsi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3B389F" w:rsidRPr="002F02C9" w:rsidDel="002E2DB6" w:rsidTr="006B17AB">
        <w:trPr>
          <w:ins w:id="19159" w:author="IEC960923" w:date="2013-05-08T14:28:00Z"/>
          <w:del w:id="19160" w:author="Chen, Ivy (陳素貞 IEC1)" w:date="2015-01-12T13:57:00Z"/>
        </w:trPr>
        <w:tc>
          <w:tcPr>
            <w:tcW w:w="445" w:type="dxa"/>
          </w:tcPr>
          <w:p w:rsidR="003B389F" w:rsidRPr="002F02C9" w:rsidDel="002E2DB6" w:rsidRDefault="003B389F" w:rsidP="006B17AB">
            <w:pPr>
              <w:rPr>
                <w:ins w:id="19161" w:author="IEC960923" w:date="2013-05-08T14:28:00Z"/>
                <w:del w:id="19162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163" w:author="Chen, Ivy (陳素貞 IEC1)" w:date="2015-01-12T13:45:00Z">
                  <w:rPr>
                    <w:ins w:id="19164" w:author="IEC960923" w:date="2013-05-08T14:28:00Z"/>
                    <w:del w:id="19165" w:author="Chen, Ivy (陳素貞 IEC1)" w:date="2015-01-12T13:57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166" w:author="IEC960923" w:date="2013-05-08T14:28:00Z">
              <w:del w:id="19167" w:author="Chen, Ivy (陳素貞 IEC1)" w:date="2015-01-12T13:46:00Z">
                <w:r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168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1</w:delText>
                </w:r>
              </w:del>
            </w:ins>
            <w:ins w:id="19169" w:author="IEC960923" w:date="2013-05-17T12:50:00Z">
              <w:del w:id="19170" w:author="Chen, Ivy (陳素貞 IEC1)" w:date="2015-01-12T13:46:00Z">
                <w:r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171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6</w:delText>
                </w:r>
              </w:del>
            </w:ins>
          </w:p>
        </w:tc>
        <w:tc>
          <w:tcPr>
            <w:tcW w:w="1310" w:type="dxa"/>
          </w:tcPr>
          <w:p w:rsidR="003B389F" w:rsidRPr="002F02C9" w:rsidDel="002E2DB6" w:rsidRDefault="003B389F" w:rsidP="00D874C8">
            <w:pPr>
              <w:rPr>
                <w:ins w:id="19172" w:author="IEC960923" w:date="2013-05-08T14:28:00Z"/>
                <w:del w:id="19173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174" w:author="Chen, Ivy (陳素貞 IEC1)" w:date="2015-01-12T13:45:00Z">
                  <w:rPr>
                    <w:ins w:id="19175" w:author="IEC960923" w:date="2013-05-08T14:28:00Z"/>
                    <w:del w:id="19176" w:author="Chen, Ivy (陳素貞 IEC1)" w:date="2015-01-12T13:57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177" w:author="IEC960923" w:date="2013-05-17T12:49:00Z">
              <w:del w:id="19178" w:author="Chen, Ivy (陳素貞 IEC1)" w:date="2015-01-12T13:57:00Z">
                <w:r w:rsidRPr="002F02C9" w:rsidDel="002E2DB6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179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Minus</w:delText>
                </w:r>
              </w:del>
            </w:ins>
            <w:ins w:id="19180" w:author="IEC960923" w:date="2013-05-08T14:28:00Z">
              <w:del w:id="19181" w:author="Chen, Ivy (陳素貞 IEC1)" w:date="2015-01-12T13:57:00Z">
                <w:r w:rsidRPr="002F02C9" w:rsidDel="002E2DB6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182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PltWeight</w:delText>
                </w:r>
              </w:del>
            </w:ins>
          </w:p>
        </w:tc>
        <w:tc>
          <w:tcPr>
            <w:tcW w:w="916" w:type="dxa"/>
          </w:tcPr>
          <w:p w:rsidR="003B389F" w:rsidRPr="002F02C9" w:rsidDel="002E2DB6" w:rsidRDefault="003B389F" w:rsidP="006B17AB">
            <w:pPr>
              <w:rPr>
                <w:ins w:id="19183" w:author="IEC960923" w:date="2013-05-08T14:28:00Z"/>
                <w:del w:id="19184" w:author="Chen, Ivy (陳素貞 IEC1)" w:date="2015-01-12T13:57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185" w:author="Chen, Ivy (陳素貞 IEC1)" w:date="2015-01-12T13:45:00Z">
                  <w:rPr>
                    <w:ins w:id="19186" w:author="IEC960923" w:date="2013-05-08T14:28:00Z"/>
                    <w:del w:id="19187" w:author="Chen, Ivy (陳素貞 IEC1)" w:date="2015-01-12T13:57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188" w:author="IEC960923" w:date="2013-05-08T14:28:00Z">
              <w:del w:id="19189" w:author="Chen, Ivy (陳素貞 IEC1)" w:date="2015-01-12T13:57:00Z">
                <w:r w:rsidRPr="002F02C9" w:rsidDel="002E2DB6">
                  <w:rPr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  <w:rPrChange w:id="19190" w:author="Chen, Ivy (陳素貞 IEC1)" w:date="2015-01-12T13:45:00Z">
                      <w:rPr>
                        <w:rFonts w:asciiTheme="minorHAnsi" w:eastAsia="新細明體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Select</w:delText>
                </w:r>
              </w:del>
            </w:ins>
          </w:p>
        </w:tc>
        <w:tc>
          <w:tcPr>
            <w:tcW w:w="677" w:type="dxa"/>
          </w:tcPr>
          <w:p w:rsidR="003B389F" w:rsidRPr="002F02C9" w:rsidDel="002E2DB6" w:rsidRDefault="003B389F" w:rsidP="006B17AB">
            <w:pPr>
              <w:rPr>
                <w:ins w:id="19191" w:author="IEC960923" w:date="2013-05-08T14:28:00Z"/>
                <w:del w:id="19192" w:author="Chen, Ivy (陳素貞 IEC1)" w:date="2015-01-12T13:57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  <w:rPrChange w:id="19193" w:author="Chen, Ivy (陳素貞 IEC1)" w:date="2015-01-12T13:45:00Z">
                  <w:rPr>
                    <w:ins w:id="19194" w:author="IEC960923" w:date="2013-05-08T14:28:00Z"/>
                    <w:del w:id="19195" w:author="Chen, Ivy (陳素貞 IEC1)" w:date="2015-01-12T13:57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1432" w:type="dxa"/>
          </w:tcPr>
          <w:p w:rsidR="003B389F" w:rsidRPr="002F02C9" w:rsidDel="002E2DB6" w:rsidRDefault="003B389F" w:rsidP="006B17AB">
            <w:pPr>
              <w:rPr>
                <w:ins w:id="19196" w:author="IEC960923" w:date="2013-05-08T14:28:00Z"/>
                <w:del w:id="19197" w:author="Chen, Ivy (陳素貞 IEC1)" w:date="2015-01-12T13:57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198" w:author="Chen, Ivy (陳素貞 IEC1)" w:date="2015-01-12T13:45:00Z">
                  <w:rPr>
                    <w:ins w:id="19199" w:author="IEC960923" w:date="2013-05-08T14:28:00Z"/>
                    <w:del w:id="19200" w:author="Chen, Ivy (陳素貞 IEC1)" w:date="2015-01-12T13:57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201" w:author="IEC960923" w:date="2013-05-08T14:28:00Z">
              <w:del w:id="19202" w:author="Chen, Ivy (陳素貞 IEC1)" w:date="2015-01-12T13:57:00Z">
                <w:r w:rsidRPr="002F02C9" w:rsidDel="002E2DB6">
                  <w:rPr>
                    <w:rFonts w:asciiTheme="minorHAnsi" w:eastAsia="新細明體" w:hAnsiTheme="minorHAnsi" w:cstheme="minorHAnsi" w:hint="eastAsia"/>
                    <w:color w:val="0033CC"/>
                    <w:sz w:val="18"/>
                    <w:lang w:eastAsia="zh-TW"/>
                    <w:rPrChange w:id="19203" w:author="Chen, Ivy (陳素貞 IEC1)" w:date="2015-01-12T13:45:00Z">
                      <w:rPr>
                        <w:rFonts w:asciiTheme="minorHAnsi" w:eastAsia="新細明體" w:hAnsiTheme="minorHAnsi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第一個選項</w:delText>
                </w:r>
              </w:del>
            </w:ins>
          </w:p>
        </w:tc>
        <w:tc>
          <w:tcPr>
            <w:tcW w:w="680" w:type="dxa"/>
          </w:tcPr>
          <w:p w:rsidR="003B389F" w:rsidRPr="002F02C9" w:rsidDel="002E2DB6" w:rsidRDefault="003B389F" w:rsidP="006B17AB">
            <w:pPr>
              <w:rPr>
                <w:ins w:id="19204" w:author="IEC960923" w:date="2013-05-08T14:28:00Z"/>
                <w:del w:id="19205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206" w:author="Chen, Ivy (陳素貞 IEC1)" w:date="2015-01-12T13:45:00Z">
                  <w:rPr>
                    <w:ins w:id="19207" w:author="IEC960923" w:date="2013-05-08T14:28:00Z"/>
                    <w:del w:id="19208" w:author="Chen, Ivy (陳素貞 IEC1)" w:date="2015-01-12T13:57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209" w:author="IEC960923" w:date="2013-05-08T14:28:00Z">
              <w:del w:id="19210" w:author="Chen, Ivy (陳素貞 IEC1)" w:date="2015-01-12T13:57:00Z">
                <w:r w:rsidRPr="002F02C9" w:rsidDel="002E2DB6">
                  <w:rPr>
                    <w:rFonts w:asciiTheme="minorHAnsi" w:hAnsiTheme="minorHAnsi" w:cstheme="minorHAnsi" w:hint="eastAsia"/>
                    <w:color w:val="0033CC"/>
                    <w:sz w:val="18"/>
                    <w:rPrChange w:id="19211" w:author="Chen, Ivy (陳素貞 IEC1)" w:date="2015-01-12T13:45:00Z">
                      <w:rPr>
                        <w:rFonts w:asciiTheme="minorHAnsi" w:hAnsiTheme="minorHAnsi" w:cstheme="minorHAnsi" w:hint="eastAsia"/>
                        <w:color w:val="0033CC"/>
                        <w:sz w:val="18"/>
                        <w:u w:val="single"/>
                      </w:rPr>
                    </w:rPrChange>
                  </w:rPr>
                  <w:delText>是</w:delText>
                </w:r>
              </w:del>
            </w:ins>
          </w:p>
        </w:tc>
        <w:tc>
          <w:tcPr>
            <w:tcW w:w="2728" w:type="dxa"/>
          </w:tcPr>
          <w:p w:rsidR="003B389F" w:rsidRPr="002F02C9" w:rsidDel="002E2DB6" w:rsidRDefault="003B389F" w:rsidP="00DE2EEB">
            <w:pPr>
              <w:widowControl w:val="0"/>
              <w:autoSpaceDE w:val="0"/>
              <w:autoSpaceDN w:val="0"/>
              <w:adjustRightInd w:val="0"/>
              <w:rPr>
                <w:ins w:id="19212" w:author="IEC960923" w:date="2013-05-08T14:28:00Z"/>
                <w:del w:id="19213" w:author="Chen, Ivy (陳素貞 IEC1)" w:date="2015-01-12T13:57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  <w:rPrChange w:id="19214" w:author="Chen, Ivy (陳素貞 IEC1)" w:date="2015-01-12T13:45:00Z">
                  <w:rPr>
                    <w:ins w:id="19215" w:author="IEC960923" w:date="2013-05-08T14:28:00Z"/>
                    <w:del w:id="19216" w:author="Chen, Ivy (陳素貞 IEC1)" w:date="2015-01-12T13:57:00Z"/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3B389F" w:rsidRPr="002F02C9" w:rsidDel="002E2DB6" w:rsidRDefault="003B389F" w:rsidP="006B17AB">
            <w:pPr>
              <w:rPr>
                <w:ins w:id="19217" w:author="IEC960923" w:date="2013-05-08T14:29:00Z"/>
                <w:del w:id="19218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219" w:author="Chen, Ivy (陳素貞 IEC1)" w:date="2015-01-12T13:45:00Z">
                  <w:rPr>
                    <w:ins w:id="19220" w:author="IEC960923" w:date="2013-05-08T14:29:00Z"/>
                    <w:del w:id="19221" w:author="Chen, Ivy (陳素貞 IEC1)" w:date="2015-01-12T13:57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222" w:author="IEC960923" w:date="2013-05-08T14:28:00Z">
              <w:del w:id="19223" w:author="Chen, Ivy (陳素貞 IEC1)" w:date="2015-01-12T13:57:00Z">
                <w:r w:rsidRPr="002F02C9" w:rsidDel="002E2DB6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224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0</w:delText>
                </w:r>
              </w:del>
            </w:ins>
            <w:ins w:id="19225" w:author="IEC960923" w:date="2013-05-08T14:29:00Z">
              <w:del w:id="19226" w:author="Chen, Ivy (陳素貞 IEC1)" w:date="2015-01-12T13:57:00Z">
                <w:r w:rsidRPr="002F02C9" w:rsidDel="002E2DB6">
                  <w:rPr>
                    <w:rFonts w:asciiTheme="minorHAnsi" w:eastAsiaTheme="minorEastAsia" w:hAnsiTheme="minorHAnsi" w:cstheme="minorHAnsi" w:hint="eastAsia"/>
                    <w:color w:val="0033CC"/>
                    <w:sz w:val="18"/>
                    <w:lang w:eastAsia="zh-TW"/>
                    <w:rPrChange w:id="19227" w:author="Chen, Ivy (陳素貞 IEC1)" w:date="2015-01-12T13:45:00Z">
                      <w:rPr>
                        <w:rFonts w:asciiTheme="minorHAnsi" w:eastAsiaTheme="minorEastAsia" w:hAnsiTheme="minorHAnsi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：不扣棧板重</w:delText>
                </w:r>
              </w:del>
            </w:ins>
          </w:p>
          <w:p w:rsidR="003B389F" w:rsidRPr="002F02C9" w:rsidDel="002E2DB6" w:rsidRDefault="003B389F" w:rsidP="006B17AB">
            <w:pPr>
              <w:rPr>
                <w:ins w:id="19228" w:author="IEC960923" w:date="2013-05-08T14:28:00Z"/>
                <w:del w:id="19229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230" w:author="Chen, Ivy (陳素貞 IEC1)" w:date="2015-01-12T13:45:00Z">
                  <w:rPr>
                    <w:ins w:id="19231" w:author="IEC960923" w:date="2013-05-08T14:28:00Z"/>
                    <w:del w:id="19232" w:author="Chen, Ivy (陳素貞 IEC1)" w:date="2015-01-12T13:57:00Z"/>
                    <w:rFonts w:asciiTheme="minorHAnsi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233" w:author="IEC960923" w:date="2013-05-08T14:29:00Z">
              <w:del w:id="19234" w:author="Chen, Ivy (陳素貞 IEC1)" w:date="2015-01-12T13:57:00Z">
                <w:r w:rsidRPr="002F02C9" w:rsidDel="002E2DB6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235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1</w:delText>
                </w:r>
                <w:r w:rsidRPr="002F02C9" w:rsidDel="002E2DB6">
                  <w:rPr>
                    <w:rFonts w:asciiTheme="minorHAnsi" w:eastAsiaTheme="minorEastAsia" w:hAnsiTheme="minorHAnsi" w:cstheme="minorHAnsi" w:hint="eastAsia"/>
                    <w:color w:val="0033CC"/>
                    <w:sz w:val="18"/>
                    <w:lang w:eastAsia="zh-TW"/>
                    <w:rPrChange w:id="19236" w:author="Chen, Ivy (陳素貞 IEC1)" w:date="2015-01-12T13:45:00Z">
                      <w:rPr>
                        <w:rFonts w:asciiTheme="minorHAnsi" w:eastAsiaTheme="minorEastAsia" w:hAnsiTheme="minorHAnsi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：扣棧板重</w:delText>
                </w:r>
              </w:del>
            </w:ins>
          </w:p>
        </w:tc>
      </w:tr>
      <w:tr w:rsidR="003B389F" w:rsidRPr="002F02C9" w:rsidDel="002E2DB6" w:rsidTr="006B17AB">
        <w:trPr>
          <w:ins w:id="19237" w:author="IEC960923" w:date="2013-05-17T12:50:00Z"/>
          <w:del w:id="19238" w:author="Chen, Ivy (陳素貞 IEC1)" w:date="2015-01-12T13:57:00Z"/>
        </w:trPr>
        <w:tc>
          <w:tcPr>
            <w:tcW w:w="445" w:type="dxa"/>
          </w:tcPr>
          <w:p w:rsidR="003B389F" w:rsidRPr="002F02C9" w:rsidDel="002E2DB6" w:rsidRDefault="003B389F" w:rsidP="006B17AB">
            <w:pPr>
              <w:rPr>
                <w:ins w:id="19239" w:author="IEC960923" w:date="2013-05-17T12:50:00Z"/>
                <w:del w:id="19240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241" w:author="Chen, Ivy (陳素貞 IEC1)" w:date="2015-01-12T13:45:00Z">
                  <w:rPr>
                    <w:ins w:id="19242" w:author="IEC960923" w:date="2013-05-17T12:50:00Z"/>
                    <w:del w:id="19243" w:author="Chen, Ivy (陳素貞 IEC1)" w:date="2015-01-12T13:57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244" w:author="IEC960923" w:date="2013-05-17T12:52:00Z">
              <w:del w:id="19245" w:author="Chen, Ivy (陳素貞 IEC1)" w:date="2015-01-12T13:46:00Z">
                <w:r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246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17</w:delText>
                </w:r>
              </w:del>
            </w:ins>
          </w:p>
        </w:tc>
        <w:tc>
          <w:tcPr>
            <w:tcW w:w="1310" w:type="dxa"/>
          </w:tcPr>
          <w:p w:rsidR="003B389F" w:rsidRPr="002F02C9" w:rsidDel="002E2DB6" w:rsidRDefault="003B389F" w:rsidP="00D874C8">
            <w:pPr>
              <w:rPr>
                <w:ins w:id="19247" w:author="IEC960923" w:date="2013-05-17T12:50:00Z"/>
                <w:del w:id="19248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249" w:author="Chen, Ivy (陳素貞 IEC1)" w:date="2015-01-12T13:45:00Z">
                  <w:rPr>
                    <w:ins w:id="19250" w:author="IEC960923" w:date="2013-05-17T12:50:00Z"/>
                    <w:del w:id="19251" w:author="Chen, Ivy (陳素貞 IEC1)" w:date="2015-01-12T13:57:00Z"/>
                    <w:rFonts w:asciiTheme="minorHAnsi" w:eastAsiaTheme="minorEastAsia" w:hAnsiTheme="minorHAnsi" w:cstheme="minorHAnsi"/>
                    <w:color w:val="0033CC"/>
                    <w:sz w:val="18"/>
                    <w:highlight w:val="yellow"/>
                    <w:lang w:eastAsia="zh-TW"/>
                  </w:rPr>
                </w:rPrChange>
              </w:rPr>
            </w:pPr>
            <w:ins w:id="19252" w:author="IEC960923" w:date="2013-05-17T12:52:00Z">
              <w:del w:id="19253" w:author="Chen, Ivy (陳素貞 IEC1)" w:date="2015-01-12T13:57:00Z">
                <w:r w:rsidRPr="002F02C9" w:rsidDel="002E2DB6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254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highlight w:val="yellow"/>
                        <w:u w:val="single"/>
                        <w:lang w:eastAsia="zh-TW"/>
                      </w:rPr>
                    </w:rPrChange>
                  </w:rPr>
                  <w:delText>CheckCode</w:delText>
                </w:r>
              </w:del>
            </w:ins>
          </w:p>
        </w:tc>
        <w:tc>
          <w:tcPr>
            <w:tcW w:w="916" w:type="dxa"/>
          </w:tcPr>
          <w:p w:rsidR="003B389F" w:rsidRPr="002F02C9" w:rsidDel="002E2DB6" w:rsidRDefault="003B389F" w:rsidP="006B17AB">
            <w:pPr>
              <w:rPr>
                <w:ins w:id="19255" w:author="IEC960923" w:date="2013-05-17T12:50:00Z"/>
                <w:del w:id="19256" w:author="Chen, Ivy (陳素貞 IEC1)" w:date="2015-01-12T13:57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257" w:author="Chen, Ivy (陳素貞 IEC1)" w:date="2015-01-12T13:45:00Z">
                  <w:rPr>
                    <w:ins w:id="19258" w:author="IEC960923" w:date="2013-05-17T12:50:00Z"/>
                    <w:del w:id="19259" w:author="Chen, Ivy (陳素貞 IEC1)" w:date="2015-01-12T13:57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260" w:author="IEC960923" w:date="2013-05-17T12:53:00Z">
              <w:del w:id="19261" w:author="Chen, Ivy (陳素貞 IEC1)" w:date="2015-01-12T13:57:00Z">
                <w:r w:rsidRPr="002F02C9" w:rsidDel="002E2DB6">
                  <w:rPr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  <w:rPrChange w:id="19262" w:author="Chen, Ivy (陳素貞 IEC1)" w:date="2015-01-12T13:45:00Z">
                      <w:rPr>
                        <w:rFonts w:asciiTheme="minorHAnsi" w:eastAsia="新細明體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TextBox</w:delText>
                </w:r>
              </w:del>
            </w:ins>
          </w:p>
        </w:tc>
        <w:tc>
          <w:tcPr>
            <w:tcW w:w="677" w:type="dxa"/>
          </w:tcPr>
          <w:p w:rsidR="003B389F" w:rsidRPr="002F02C9" w:rsidDel="002E2DB6" w:rsidRDefault="003B389F" w:rsidP="006B17AB">
            <w:pPr>
              <w:rPr>
                <w:ins w:id="19263" w:author="IEC960923" w:date="2013-05-17T12:50:00Z"/>
                <w:del w:id="19264" w:author="Chen, Ivy (陳素貞 IEC1)" w:date="2015-01-12T13:57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  <w:rPrChange w:id="19265" w:author="Chen, Ivy (陳素貞 IEC1)" w:date="2015-01-12T13:45:00Z">
                  <w:rPr>
                    <w:ins w:id="19266" w:author="IEC960923" w:date="2013-05-17T12:50:00Z"/>
                    <w:del w:id="19267" w:author="Chen, Ivy (陳素貞 IEC1)" w:date="2015-01-12T13:57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268" w:author="IEC960923" w:date="2013-05-17T12:53:00Z">
              <w:del w:id="19269" w:author="Chen, Ivy (陳素貞 IEC1)" w:date="2015-01-12T13:57:00Z">
                <w:r w:rsidRPr="002F02C9" w:rsidDel="002E2DB6">
                  <w:rPr>
                    <w:rFonts w:asciiTheme="minorEastAsia" w:eastAsiaTheme="minorEastAsia" w:hAnsiTheme="minorEastAsia" w:cstheme="minorHAnsi" w:hint="eastAsia"/>
                    <w:color w:val="0033CC"/>
                    <w:sz w:val="18"/>
                    <w:lang w:eastAsia="zh-TW"/>
                    <w:rPrChange w:id="19270" w:author="Chen, Ivy (陳素貞 IEC1)" w:date="2015-01-12T13:45:00Z">
                      <w:rPr>
                        <w:rFonts w:asciiTheme="minorEastAsia" w:eastAsiaTheme="minorEastAsia" w:hAnsiTheme="minorEastAsia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長度不超過</w:delText>
                </w:r>
                <w:r w:rsidRPr="002F02C9" w:rsidDel="002E2DB6">
                  <w:rPr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  <w:rPrChange w:id="19271" w:author="Chen, Ivy (陳素貞 IEC1)" w:date="2015-01-12T13:45:00Z">
                      <w:rPr>
                        <w:rFonts w:asciiTheme="minorEastAsia" w:eastAsiaTheme="minorEastAsia" w:hAnsiTheme="minorEastAsia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8的字符串</w:delText>
                </w:r>
              </w:del>
            </w:ins>
          </w:p>
        </w:tc>
        <w:tc>
          <w:tcPr>
            <w:tcW w:w="1432" w:type="dxa"/>
          </w:tcPr>
          <w:p w:rsidR="003B389F" w:rsidRPr="002F02C9" w:rsidDel="002E2DB6" w:rsidRDefault="003B389F" w:rsidP="006B17AB">
            <w:pPr>
              <w:rPr>
                <w:ins w:id="19272" w:author="IEC960923" w:date="2013-05-17T12:50:00Z"/>
                <w:del w:id="19273" w:author="Chen, Ivy (陳素貞 IEC1)" w:date="2015-01-12T13:57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274" w:author="Chen, Ivy (陳素貞 IEC1)" w:date="2015-01-12T13:45:00Z">
                  <w:rPr>
                    <w:ins w:id="19275" w:author="IEC960923" w:date="2013-05-17T12:50:00Z"/>
                    <w:del w:id="19276" w:author="Chen, Ivy (陳素貞 IEC1)" w:date="2015-01-12T13:57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277" w:author="IEC960923" w:date="2013-05-17T12:53:00Z">
              <w:del w:id="19278" w:author="Chen, Ivy (陳素貞 IEC1)" w:date="2015-01-12T13:57:00Z">
                <w:r w:rsidRPr="002F02C9" w:rsidDel="002E2DB6">
                  <w:rPr>
                    <w:rFonts w:asciiTheme="minorHAnsi" w:eastAsia="新細明體" w:hAnsiTheme="minorHAnsi" w:cstheme="minorHAnsi" w:hint="eastAsia"/>
                    <w:color w:val="0033CC"/>
                    <w:sz w:val="18"/>
                    <w:lang w:eastAsia="zh-TW"/>
                    <w:rPrChange w:id="19279" w:author="Chen, Ivy (陳素貞 IEC1)" w:date="2015-01-12T13:45:00Z">
                      <w:rPr>
                        <w:rFonts w:asciiTheme="minorHAnsi" w:eastAsia="新細明體" w:hAnsiTheme="minorHAnsi" w:cstheme="minorHAnsi" w:hint="eastAsia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空</w:delText>
                </w:r>
              </w:del>
            </w:ins>
          </w:p>
        </w:tc>
        <w:tc>
          <w:tcPr>
            <w:tcW w:w="680" w:type="dxa"/>
          </w:tcPr>
          <w:p w:rsidR="003B389F" w:rsidRPr="002F02C9" w:rsidDel="002E2DB6" w:rsidRDefault="003B389F" w:rsidP="006B17AB">
            <w:pPr>
              <w:rPr>
                <w:ins w:id="19280" w:author="IEC960923" w:date="2013-05-17T12:50:00Z"/>
                <w:del w:id="19281" w:author="Chen, Ivy (陳素貞 IEC1)" w:date="2015-01-12T13:57:00Z"/>
                <w:rFonts w:asciiTheme="minorHAnsi" w:hAnsiTheme="minorHAnsi" w:cstheme="minorHAnsi"/>
                <w:color w:val="0033CC"/>
                <w:sz w:val="18"/>
                <w:rPrChange w:id="19282" w:author="Chen, Ivy (陳素貞 IEC1)" w:date="2015-01-12T13:45:00Z">
                  <w:rPr>
                    <w:ins w:id="19283" w:author="IEC960923" w:date="2013-05-17T12:50:00Z"/>
                    <w:del w:id="19284" w:author="Chen, Ivy (陳素貞 IEC1)" w:date="2015-01-12T13:57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Del="002E2DB6" w:rsidRDefault="003B389F" w:rsidP="00DE2EEB">
            <w:pPr>
              <w:widowControl w:val="0"/>
              <w:autoSpaceDE w:val="0"/>
              <w:autoSpaceDN w:val="0"/>
              <w:adjustRightInd w:val="0"/>
              <w:rPr>
                <w:ins w:id="19285" w:author="IEC960923" w:date="2013-05-17T12:50:00Z"/>
                <w:del w:id="19286" w:author="Chen, Ivy (陳素貞 IEC1)" w:date="2015-01-12T13:57:00Z"/>
                <w:rFonts w:ascii="Courier New" w:eastAsiaTheme="minorEastAsia" w:hAnsi="Courier New" w:cs="Courier New"/>
                <w:strike/>
                <w:noProof/>
                <w:color w:val="0000FF"/>
                <w:szCs w:val="20"/>
                <w:lang w:eastAsia="zh-TW"/>
                <w:rPrChange w:id="19287" w:author="Chen, Ivy (陳素貞 IEC1)" w:date="2015-01-12T13:45:00Z">
                  <w:rPr>
                    <w:ins w:id="19288" w:author="IEC960923" w:date="2013-05-17T12:50:00Z"/>
                    <w:del w:id="19289" w:author="Chen, Ivy (陳素貞 IEC1)" w:date="2015-01-12T13:57:00Z"/>
                    <w:rFonts w:ascii="Courier New" w:eastAsiaTheme="minorEastAsia" w:hAnsi="Courier New" w:cs="Courier New"/>
                    <w:strike/>
                    <w:noProof/>
                    <w:color w:val="0000FF"/>
                    <w:szCs w:val="20"/>
                    <w:highlight w:val="yellow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3B389F" w:rsidRPr="002F02C9" w:rsidDel="002E2DB6" w:rsidRDefault="003B389F" w:rsidP="006B17AB">
            <w:pPr>
              <w:rPr>
                <w:ins w:id="19290" w:author="IEC960923" w:date="2013-05-17T12:50:00Z"/>
                <w:del w:id="19291" w:author="Chen, Ivy (陳素貞 IEC1)" w:date="2015-01-12T13:5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292" w:author="Chen, Ivy (陳素貞 IEC1)" w:date="2015-01-12T13:45:00Z">
                  <w:rPr>
                    <w:ins w:id="19293" w:author="IEC960923" w:date="2013-05-17T12:50:00Z"/>
                    <w:del w:id="19294" w:author="Chen, Ivy (陳素貞 IEC1)" w:date="2015-01-12T13:57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3B389F" w:rsidRPr="002F02C9" w:rsidTr="006B17AB">
        <w:trPr>
          <w:ins w:id="19295" w:author="IEC960923" w:date="2013-04-30T15:41:00Z"/>
        </w:trPr>
        <w:tc>
          <w:tcPr>
            <w:tcW w:w="445" w:type="dxa"/>
          </w:tcPr>
          <w:p w:rsidR="003B389F" w:rsidRPr="002F02C9" w:rsidRDefault="002E2DB6" w:rsidP="006B17AB">
            <w:pPr>
              <w:rPr>
                <w:ins w:id="19296" w:author="IEC960923" w:date="2013-04-30T15:4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297" w:author="Chen, Ivy (陳素貞 IEC1)" w:date="2015-01-12T13:45:00Z">
                  <w:rPr>
                    <w:ins w:id="19298" w:author="IEC960923" w:date="2013-04-30T15:41:00Z"/>
                    <w:rFonts w:ascii="Tahoma" w:eastAsia="新細明體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9299" w:author="Chen, Ivy (陳素貞 IEC1)" w:date="2015-01-12T13:58:00Z">
              <w:r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20</w:t>
              </w:r>
            </w:ins>
            <w:ins w:id="19300" w:author="IEC960923" w:date="2013-05-08T14:29:00Z">
              <w:del w:id="19301" w:author="Chen, Ivy (陳素貞 IEC1)" w:date="2015-01-12T13:46:00Z">
                <w:r w:rsidR="003B389F"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302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1</w:delText>
                </w:r>
              </w:del>
            </w:ins>
            <w:ins w:id="19303" w:author="IEC960923" w:date="2013-05-17T12:54:00Z">
              <w:del w:id="19304" w:author="Chen, Ivy (陳素貞 IEC1)" w:date="2015-01-12T13:46:00Z">
                <w:r w:rsidR="003B389F"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305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8</w:delText>
                </w:r>
              </w:del>
            </w:ins>
          </w:p>
        </w:tc>
        <w:tc>
          <w:tcPr>
            <w:tcW w:w="1310" w:type="dxa"/>
          </w:tcPr>
          <w:p w:rsidR="003B389F" w:rsidRPr="002F02C9" w:rsidRDefault="003B389F" w:rsidP="006B17AB">
            <w:pPr>
              <w:rPr>
                <w:ins w:id="19306" w:author="IEC960923" w:date="2013-04-30T15:4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307" w:author="Chen, Ivy (陳素貞 IEC1)" w:date="2015-01-12T13:45:00Z">
                  <w:rPr>
                    <w:ins w:id="19308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9309" w:author="IEC960923" w:date="2013-05-08T14:2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931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Save</w:t>
              </w:r>
            </w:ins>
          </w:p>
        </w:tc>
        <w:tc>
          <w:tcPr>
            <w:tcW w:w="916" w:type="dxa"/>
          </w:tcPr>
          <w:p w:rsidR="003B389F" w:rsidRPr="002F02C9" w:rsidRDefault="003B389F" w:rsidP="006B17AB">
            <w:pPr>
              <w:rPr>
                <w:ins w:id="19311" w:author="IEC960923" w:date="2013-04-30T15:41:00Z"/>
                <w:rFonts w:asciiTheme="minorHAnsi" w:hAnsiTheme="minorHAnsi" w:cstheme="minorHAnsi"/>
                <w:color w:val="0033CC"/>
                <w:sz w:val="18"/>
                <w:rPrChange w:id="19312" w:author="Chen, Ivy (陳素貞 IEC1)" w:date="2015-01-12T13:45:00Z">
                  <w:rPr>
                    <w:ins w:id="19313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9314" w:author="IEC960923" w:date="2013-05-08T14:2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931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3B389F" w:rsidRPr="002F02C9" w:rsidRDefault="003B389F" w:rsidP="006B17AB">
            <w:pPr>
              <w:rPr>
                <w:ins w:id="19316" w:author="IEC960923" w:date="2013-04-30T15:41:00Z"/>
                <w:rFonts w:asciiTheme="minorHAnsi" w:hAnsiTheme="minorHAnsi" w:cstheme="minorHAnsi"/>
                <w:color w:val="0033CC"/>
                <w:sz w:val="18"/>
                <w:rPrChange w:id="19317" w:author="Chen, Ivy (陳素貞 IEC1)" w:date="2015-01-12T13:45:00Z">
                  <w:rPr>
                    <w:ins w:id="19318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3B389F" w:rsidRPr="002F02C9" w:rsidRDefault="003B389F" w:rsidP="006B17AB">
            <w:pPr>
              <w:rPr>
                <w:ins w:id="19319" w:author="IEC960923" w:date="2013-04-30T15:4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320" w:author="Chen, Ivy (陳素貞 IEC1)" w:date="2015-01-12T13:45:00Z">
                  <w:rPr>
                    <w:ins w:id="19321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9322" w:author="IEC960923" w:date="2013-05-08T15:1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932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Save</w:t>
              </w:r>
            </w:ins>
          </w:p>
        </w:tc>
        <w:tc>
          <w:tcPr>
            <w:tcW w:w="680" w:type="dxa"/>
          </w:tcPr>
          <w:p w:rsidR="003B389F" w:rsidRPr="002F02C9" w:rsidRDefault="003B389F" w:rsidP="006B17AB">
            <w:pPr>
              <w:rPr>
                <w:ins w:id="19324" w:author="IEC960923" w:date="2013-04-30T15:41:00Z"/>
                <w:rFonts w:asciiTheme="minorHAnsi" w:hAnsiTheme="minorHAnsi" w:cstheme="minorHAnsi"/>
                <w:color w:val="0033CC"/>
                <w:sz w:val="18"/>
                <w:rPrChange w:id="19325" w:author="Chen, Ivy (陳素貞 IEC1)" w:date="2015-01-12T13:45:00Z">
                  <w:rPr>
                    <w:ins w:id="19326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RDefault="003B389F" w:rsidP="00DE2EEB">
            <w:pPr>
              <w:ind w:left="90" w:hangingChars="50" w:hanging="90"/>
              <w:rPr>
                <w:ins w:id="19327" w:author="IEC960923" w:date="2013-05-08T14:30:00Z"/>
                <w:rFonts w:asciiTheme="minorHAnsi" w:hAnsiTheme="minorHAnsi" w:cstheme="minorHAnsi"/>
                <w:color w:val="0033CC"/>
                <w:sz w:val="18"/>
                <w:rPrChange w:id="19328" w:author="Chen, Ivy (陳素貞 IEC1)" w:date="2015-01-12T13:45:00Z">
                  <w:rPr>
                    <w:ins w:id="19329" w:author="IEC960923" w:date="2013-05-08T14:30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9330" w:author="IEC960923" w:date="2013-05-08T14:30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331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32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333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34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、若有任何必填项为空，则警示用户，放弃后续操作。</w:t>
              </w:r>
            </w:ins>
          </w:p>
          <w:p w:rsidR="003B389F" w:rsidRPr="002F02C9" w:rsidRDefault="003B389F" w:rsidP="00DE2EEB">
            <w:pPr>
              <w:rPr>
                <w:ins w:id="19335" w:author="IEC960923" w:date="2013-05-08T14:30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336" w:author="Chen, Ivy (陳素貞 IEC1)" w:date="2015-01-12T13:45:00Z">
                  <w:rPr>
                    <w:ins w:id="19337" w:author="IEC960923" w:date="2013-05-08T14:30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9338" w:author="IEC960923" w:date="2013-05-08T14:30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339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40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、若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9341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MinQty &gt; MaxQty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19342" w:author="Chen, Ivy (陳素貞 IEC1)" w:date="2015-01-12T13:45:00Z">
                    <w:rPr>
                      <w:rFonts w:ascii="Tahoma" w:eastAsiaTheme="minorEastAsia" w:hAnsi="Tahoma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，則警示用戶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9343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’MinQty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19344" w:author="Chen, Ivy (陳素貞 IEC1)" w:date="2015-01-12T13:45:00Z">
                    <w:rPr>
                      <w:rFonts w:ascii="Tahoma" w:eastAsiaTheme="minorEastAsia" w:hAnsi="Tahoma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不可大於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9345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M</w:t>
              </w:r>
            </w:ins>
            <w:ins w:id="19346" w:author="IEC960923" w:date="2013-05-17T12:5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934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a</w:t>
              </w:r>
            </w:ins>
            <w:ins w:id="19348" w:author="IEC960923" w:date="2013-05-08T14:3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9349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xQty’</w:t>
              </w:r>
            </w:ins>
            <w:ins w:id="19350" w:author="IEC960923" w:date="2013-05-08T14:3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51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，放弃后续操作</w:t>
              </w:r>
            </w:ins>
            <w:ins w:id="19352" w:author="IEC960923" w:date="2013-05-08T14:30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53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。</w:t>
              </w:r>
            </w:ins>
          </w:p>
          <w:p w:rsidR="003B389F" w:rsidRPr="002F02C9" w:rsidRDefault="003B389F" w:rsidP="00DE2EEB">
            <w:pPr>
              <w:rPr>
                <w:ins w:id="19354" w:author="IEC960923" w:date="2013-05-13T11:10:00Z"/>
                <w:rFonts w:asciiTheme="minorHAnsi" w:hAnsiTheme="minorHAnsi" w:cstheme="minorHAnsi"/>
                <w:color w:val="0033CC"/>
                <w:sz w:val="18"/>
                <w:rPrChange w:id="19355" w:author="Chen, Ivy (陳素貞 IEC1)" w:date="2015-01-12T13:45:00Z">
                  <w:rPr>
                    <w:ins w:id="19356" w:author="IEC960923" w:date="2013-05-13T11:10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357" w:author="IEC960923" w:date="2013-05-08T14:30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358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59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、</w:t>
              </w:r>
            </w:ins>
            <w:ins w:id="19360" w:author="IEC960923" w:date="2013-05-08T14:50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61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若為選取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362" w:author="Chen, Ivy (陳素貞 IEC1)" w:date="2015-01-12T13:45:00Z">
                    <w:rPr>
                      <w:rFonts w:asciiTheme="minorEastAsia" w:eastAsiaTheme="minorEastAsia" w:hAnsiTheme="minor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Pallet T</w:t>
              </w:r>
            </w:ins>
            <w:ins w:id="19363" w:author="IEC960923" w:date="2013-05-08T14:5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364" w:author="Chen, Ivy (陳素貞 IEC1)" w:date="2015-01-12T13:45:00Z">
                    <w:rPr>
                      <w:rFonts w:asciiTheme="minorEastAsia" w:eastAsiaTheme="minorEastAsia" w:hAnsiTheme="minor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ype List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65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記錄</w:t>
              </w:r>
            </w:ins>
            <w:ins w:id="19366" w:author="IEC960923" w:date="2013-05-13T10:53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6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，</w:t>
              </w:r>
            </w:ins>
            <w:ins w:id="19368" w:author="IEC960923" w:date="2013-05-13T10:54:00Z">
              <w:r w:rsidRPr="002F02C9">
                <w:rPr>
                  <w:rFonts w:asciiTheme="minorHAnsi" w:hAnsiTheme="minorHAnsi" w:cstheme="minorHAnsi"/>
                  <w:b/>
                  <w:color w:val="0033CC"/>
                  <w:sz w:val="18"/>
                  <w:rPrChange w:id="1936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ShipWay &amp; RegId &amp; StdFullQty</w:t>
              </w:r>
            </w:ins>
            <w:ins w:id="19370" w:author="IEC960923" w:date="2013-05-13T11:04:00Z">
              <w:r w:rsidRPr="002F02C9">
                <w:rPr>
                  <w:rFonts w:asciiTheme="minorHAnsi" w:hAnsiTheme="minorHAnsi" w:cstheme="minorHAnsi"/>
                  <w:b/>
                  <w:color w:val="0033CC"/>
                  <w:sz w:val="18"/>
                  <w:rPrChange w:id="1937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&amp; MinQty &amp; MaxQty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37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</w:t>
              </w:r>
            </w:ins>
            <w:ins w:id="19373" w:author="IEC960923" w:date="2013-05-13T11:09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7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若這些欄位有異動，則當成新</w:t>
              </w:r>
            </w:ins>
            <w:ins w:id="19375" w:author="IEC960923" w:date="2013-05-13T11:10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7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數據，新增一筆紀錄</w:t>
              </w:r>
            </w:ins>
            <w:ins w:id="19377" w:author="IEC960923" w:date="2013-05-13T11:1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7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及创建人和时间</w:t>
              </w:r>
            </w:ins>
            <w:ins w:id="19379" w:author="IEC960923" w:date="2013-05-13T11:10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80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  <w:p w:rsidR="003B389F" w:rsidRPr="002F02C9" w:rsidRDefault="003B389F" w:rsidP="00DE2EEB">
            <w:pPr>
              <w:rPr>
                <w:ins w:id="19381" w:author="IEC960923" w:date="2013-05-08T15:05:00Z"/>
                <w:rFonts w:asciiTheme="minorHAnsi" w:hAnsiTheme="minorHAnsi" w:cstheme="minorHAnsi"/>
                <w:color w:val="0033CC"/>
                <w:sz w:val="18"/>
                <w:rPrChange w:id="19382" w:author="Chen, Ivy (陳素貞 IEC1)" w:date="2015-01-12T13:45:00Z">
                  <w:rPr>
                    <w:ins w:id="19383" w:author="IEC960923" w:date="2013-05-08T15:05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384" w:author="IEC960923" w:date="2013-05-13T11:10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385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4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86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、若以上欄位沒有異動，</w:t>
              </w:r>
            </w:ins>
            <w:ins w:id="19387" w:author="IEC960923" w:date="2013-05-08T14:5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88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則以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389" w:author="Chen, Ivy (陳素貞 IEC1)" w:date="2015-01-12T13:45:00Z">
                    <w:rPr>
                      <w:rFonts w:asciiTheme="minorEastAsia" w:eastAsiaTheme="minorEastAsia" w:hAnsiTheme="minor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PalletType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90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391" w:author="Chen, Ivy (陳素貞 IEC1)" w:date="2015-01-12T13:45:00Z">
                    <w:rPr>
                      <w:rFonts w:asciiTheme="minorEastAsia" w:eastAsiaTheme="minorEastAsia" w:hAnsiTheme="minor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ID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92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更新</w:t>
              </w:r>
            </w:ins>
            <w:ins w:id="19393" w:author="IEC960923" w:date="2013-05-08T14:56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394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PalletType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395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表中</w:t>
              </w:r>
            </w:ins>
            <w:ins w:id="19396" w:author="Chen, Ivy (陳素貞 IEC1)" w:date="2015-01-12T13:59:00Z">
              <w:r w:rsidR="002E2DB6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5,8</w:t>
              </w:r>
            </w:ins>
            <w:ins w:id="19397" w:author="IEC960923" w:date="2013-05-13T11:10:00Z">
              <w:del w:id="19398" w:author="Chen, Ivy (陳素貞 IEC1)" w:date="2015-01-12T13:58:00Z">
                <w:r w:rsidRPr="002F02C9" w:rsidDel="002E2DB6">
                  <w:rPr>
                    <w:rFonts w:asciiTheme="minorHAnsi" w:hAnsiTheme="minorHAnsi" w:cstheme="minorHAnsi"/>
                    <w:color w:val="0033CC"/>
                    <w:sz w:val="18"/>
                    <w:rPrChange w:id="19399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9</w:delText>
                </w:r>
              </w:del>
            </w:ins>
            <w:ins w:id="19400" w:author="IEC960923" w:date="2013-05-17T12:54:00Z">
              <w:del w:id="19401" w:author="Chen, Ivy (陳素貞 IEC1)" w:date="2015-01-12T13:58:00Z">
                <w:r w:rsidRPr="002F02C9" w:rsidDel="002E2DB6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402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~10</w:delText>
                </w:r>
              </w:del>
            </w:ins>
            <w:ins w:id="19403" w:author="IEC960923" w:date="2013-05-13T11:1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40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和</w:t>
              </w:r>
            </w:ins>
            <w:ins w:id="19405" w:author="Chen, Ivy (陳素貞 IEC1)" w:date="2015-01-12T13:58:00Z">
              <w:r w:rsidR="002E2DB6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9</w:t>
              </w:r>
            </w:ins>
            <w:ins w:id="19406" w:author="IEC960923" w:date="2013-05-13T11:11:00Z">
              <w:del w:id="19407" w:author="Chen, Ivy (陳素貞 IEC1)" w:date="2015-01-12T13:58:00Z">
                <w:r w:rsidRPr="002F02C9" w:rsidDel="002E2DB6">
                  <w:rPr>
                    <w:rFonts w:asciiTheme="minorHAnsi" w:hAnsiTheme="minorHAnsi" w:cstheme="minorHAnsi"/>
                    <w:color w:val="0033CC"/>
                    <w:sz w:val="18"/>
                    <w:rPrChange w:id="19408" w:author="Chen, Ivy (陳素貞 IEC1)" w:date="2015-01-12T13:45:00Z">
                      <w:rPr>
                        <w:rFonts w:asciiTheme="minorHAnsi" w:hAnsiTheme="minorHAnsi" w:cstheme="minorHAnsi"/>
                        <w:color w:val="0033CC"/>
                        <w:sz w:val="18"/>
                        <w:u w:val="single"/>
                      </w:rPr>
                    </w:rPrChange>
                  </w:rPr>
                  <w:delText>1</w:delText>
                </w:r>
              </w:del>
            </w:ins>
            <w:ins w:id="19409" w:author="IEC960923" w:date="2013-05-17T12:54:00Z">
              <w:del w:id="19410" w:author="Chen, Ivy (陳素貞 IEC1)" w:date="2015-01-12T13:58:00Z">
                <w:r w:rsidRPr="002F02C9" w:rsidDel="002E2DB6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411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4</w:delText>
                </w:r>
              </w:del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941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~1</w:t>
              </w:r>
            </w:ins>
            <w:ins w:id="19413" w:author="Chen, Ivy (陳素貞 IEC1)" w:date="2015-01-12T13:58:00Z">
              <w:r w:rsidR="002E2DB6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9</w:t>
              </w:r>
            </w:ins>
            <w:ins w:id="19414" w:author="IEC960923" w:date="2013-05-17T12:54:00Z">
              <w:del w:id="19415" w:author="Chen, Ivy (陳素貞 IEC1)" w:date="2015-01-12T13:58:00Z">
                <w:r w:rsidRPr="002F02C9" w:rsidDel="002E2DB6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416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7</w:delText>
                </w:r>
              </w:del>
            </w:ins>
            <w:ins w:id="19417" w:author="IEC960923" w:date="2013-05-08T14:5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418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号框中数据</w:t>
              </w:r>
            </w:ins>
            <w:ins w:id="19419" w:author="IEC960923" w:date="2013-05-08T14:56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42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及创建人和时间</w:t>
              </w:r>
            </w:ins>
            <w:ins w:id="19421" w:author="IEC960923" w:date="2013-05-08T14:55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422" w:author="Chen, Ivy (陳素貞 IEC1)" w:date="2015-01-12T13:45:00Z">
                    <w:rPr>
                      <w:rFonts w:asciiTheme="minorEastAsia" w:eastAsiaTheme="minorEastAsia" w:hAnsiTheme="minorEastAsia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；</w:t>
              </w:r>
            </w:ins>
          </w:p>
          <w:p w:rsidR="003B389F" w:rsidRPr="002F02C9" w:rsidRDefault="003B389F" w:rsidP="00DE2EEB">
            <w:pPr>
              <w:rPr>
                <w:ins w:id="19423" w:author="IEC960923" w:date="2013-05-08T14:30:00Z"/>
                <w:rFonts w:asciiTheme="minorHAnsi" w:hAnsiTheme="minorHAnsi" w:cstheme="minorHAnsi"/>
                <w:color w:val="0033CC"/>
                <w:sz w:val="18"/>
                <w:rPrChange w:id="19424" w:author="Chen, Ivy (陳素貞 IEC1)" w:date="2015-01-12T13:45:00Z">
                  <w:rPr>
                    <w:ins w:id="19425" w:author="IEC960923" w:date="2013-05-08T14:30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9426" w:author="IEC960923" w:date="2013-05-08T15:12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42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5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42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、新增或修改紀錄前，需檢查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42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MinQty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43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43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MaxQty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43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是否為合法區間，若不合法，則警示用户，放弃后续操作。</w:t>
              </w:r>
            </w:ins>
          </w:p>
          <w:p w:rsidR="003B389F" w:rsidRPr="002F02C9" w:rsidRDefault="003B389F">
            <w:pPr>
              <w:rPr>
                <w:ins w:id="19433" w:author="IEC960923" w:date="2013-04-30T15:41:00Z"/>
                <w:rFonts w:asciiTheme="minorHAnsi" w:hAnsiTheme="minorHAnsi" w:cstheme="minorHAnsi"/>
                <w:color w:val="0033CC"/>
                <w:sz w:val="18"/>
                <w:rPrChange w:id="19434" w:author="Chen, Ivy (陳素貞 IEC1)" w:date="2015-01-12T13:45:00Z">
                  <w:rPr>
                    <w:ins w:id="19435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  <w:ins w:id="19436" w:author="IEC960923" w:date="2013-05-08T15:1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943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6</w:t>
              </w:r>
            </w:ins>
            <w:ins w:id="19438" w:author="IEC960923" w:date="2013-05-08T14:30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439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、刷新</w:t>
              </w:r>
            </w:ins>
            <w:ins w:id="19440" w:author="IEC960923" w:date="2013-05-08T14:3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9441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Pallet Type</w:t>
              </w:r>
            </w:ins>
            <w:ins w:id="19442" w:author="IEC960923" w:date="2013-05-08T14:30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443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444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3B389F" w:rsidRPr="002F02C9" w:rsidRDefault="003B389F" w:rsidP="006B17AB">
            <w:pPr>
              <w:rPr>
                <w:ins w:id="19445" w:author="IEC960923" w:date="2013-04-30T15:41:00Z"/>
                <w:rFonts w:asciiTheme="minorHAnsi" w:hAnsiTheme="minorHAnsi" w:cstheme="minorHAnsi"/>
                <w:color w:val="0033CC"/>
                <w:sz w:val="18"/>
                <w:rPrChange w:id="19446" w:author="Chen, Ivy (陳素貞 IEC1)" w:date="2015-01-12T13:45:00Z">
                  <w:rPr>
                    <w:ins w:id="19447" w:author="IEC960923" w:date="2013-04-30T15:41:00Z"/>
                    <w:rFonts w:ascii="Tahoma" w:hAnsi="Tahoma"/>
                    <w:color w:val="0033CC"/>
                    <w:sz w:val="18"/>
                  </w:rPr>
                </w:rPrChange>
              </w:rPr>
            </w:pPr>
          </w:p>
        </w:tc>
      </w:tr>
      <w:tr w:rsidR="003B389F" w:rsidRPr="002F02C9" w:rsidTr="006B17AB">
        <w:trPr>
          <w:ins w:id="19448" w:author="IEC960923" w:date="2013-05-08T15:12:00Z"/>
        </w:trPr>
        <w:tc>
          <w:tcPr>
            <w:tcW w:w="445" w:type="dxa"/>
          </w:tcPr>
          <w:p w:rsidR="003B389F" w:rsidRPr="002F02C9" w:rsidRDefault="002E2DB6" w:rsidP="006B17AB">
            <w:pPr>
              <w:rPr>
                <w:ins w:id="19449" w:author="IEC960923" w:date="2013-05-08T15:12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19450" w:author="Chen, Ivy (陳素貞 IEC1)" w:date="2015-01-12T13:45:00Z">
                  <w:rPr>
                    <w:ins w:id="19451" w:author="IEC960923" w:date="2013-05-08T15:12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452" w:author="Chen, Ivy (陳素貞 IEC1)" w:date="2015-01-12T13:59:00Z">
              <w:r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</w:rPr>
                <w:t>21</w:t>
              </w:r>
            </w:ins>
            <w:ins w:id="19453" w:author="IEC960923" w:date="2013-05-08T15:13:00Z">
              <w:del w:id="19454" w:author="Chen, Ivy (陳素貞 IEC1)" w:date="2015-01-12T13:46:00Z">
                <w:r w:rsidR="003B389F" w:rsidRPr="002F02C9" w:rsidDel="00936DB1">
                  <w:rPr>
                    <w:rFonts w:asciiTheme="minorHAnsi" w:hAnsiTheme="minorHAnsi" w:cstheme="minorHAnsi"/>
                    <w:color w:val="0033CC"/>
                    <w:sz w:val="18"/>
                    <w:rPrChange w:id="19455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1</w:delText>
                </w:r>
              </w:del>
            </w:ins>
            <w:ins w:id="19456" w:author="IEC960923" w:date="2013-05-17T12:54:00Z">
              <w:del w:id="19457" w:author="Chen, Ivy (陳素貞 IEC1)" w:date="2015-01-12T13:46:00Z">
                <w:r w:rsidR="003B389F" w:rsidRPr="002F02C9" w:rsidDel="00936DB1">
                  <w:rPr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  <w:rPrChange w:id="19458" w:author="Chen, Ivy (陳素貞 IEC1)" w:date="2015-01-12T13:45:00Z">
                      <w:rPr>
                        <w:rFonts w:asciiTheme="minorHAnsi" w:eastAsiaTheme="minorEastAsia" w:hAnsiTheme="minorHAnsi" w:cstheme="minorHAnsi"/>
                        <w:color w:val="0033CC"/>
                        <w:sz w:val="18"/>
                        <w:u w:val="single"/>
                        <w:lang w:eastAsia="zh-TW"/>
                      </w:rPr>
                    </w:rPrChange>
                  </w:rPr>
                  <w:delText>9</w:delText>
                </w:r>
              </w:del>
            </w:ins>
          </w:p>
        </w:tc>
        <w:tc>
          <w:tcPr>
            <w:tcW w:w="1310" w:type="dxa"/>
          </w:tcPr>
          <w:p w:rsidR="003B389F" w:rsidRPr="002F02C9" w:rsidRDefault="003B389F" w:rsidP="006B17AB">
            <w:pPr>
              <w:rPr>
                <w:ins w:id="19459" w:author="IEC960923" w:date="2013-05-08T15:12:00Z"/>
                <w:rFonts w:asciiTheme="minorHAnsi" w:hAnsiTheme="minorHAnsi" w:cstheme="minorHAnsi"/>
                <w:color w:val="0033CC"/>
                <w:sz w:val="18"/>
                <w:rPrChange w:id="19460" w:author="Chen, Ivy (陳素貞 IEC1)" w:date="2015-01-12T13:45:00Z">
                  <w:rPr>
                    <w:ins w:id="19461" w:author="IEC960923" w:date="2013-05-08T15:12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462" w:author="IEC960923" w:date="2013-05-08T15:13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46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Delete</w:t>
              </w:r>
            </w:ins>
          </w:p>
        </w:tc>
        <w:tc>
          <w:tcPr>
            <w:tcW w:w="916" w:type="dxa"/>
          </w:tcPr>
          <w:p w:rsidR="003B389F" w:rsidRPr="002F02C9" w:rsidRDefault="003B389F" w:rsidP="006B17AB">
            <w:pPr>
              <w:rPr>
                <w:ins w:id="19464" w:author="IEC960923" w:date="2013-05-08T15:12:00Z"/>
                <w:rFonts w:asciiTheme="minorHAnsi" w:hAnsiTheme="minorHAnsi" w:cstheme="minorHAnsi"/>
                <w:color w:val="0033CC"/>
                <w:sz w:val="18"/>
                <w:rPrChange w:id="19465" w:author="Chen, Ivy (陳素貞 IEC1)" w:date="2015-01-12T13:45:00Z">
                  <w:rPr>
                    <w:ins w:id="19466" w:author="IEC960923" w:date="2013-05-08T15:12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467" w:author="IEC960923" w:date="2013-05-08T15:13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46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3B389F" w:rsidRPr="002F02C9" w:rsidRDefault="003B389F" w:rsidP="006B17AB">
            <w:pPr>
              <w:rPr>
                <w:ins w:id="19469" w:author="IEC960923" w:date="2013-05-08T15:12:00Z"/>
                <w:rFonts w:asciiTheme="minorHAnsi" w:hAnsiTheme="minorHAnsi" w:cstheme="minorHAnsi"/>
                <w:color w:val="0033CC"/>
                <w:sz w:val="18"/>
                <w:rPrChange w:id="19470" w:author="Chen, Ivy (陳素貞 IEC1)" w:date="2015-01-12T13:45:00Z">
                  <w:rPr>
                    <w:ins w:id="19471" w:author="IEC960923" w:date="2013-05-08T15:12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3B389F" w:rsidRPr="002F02C9" w:rsidRDefault="003B389F" w:rsidP="006B17AB">
            <w:pPr>
              <w:rPr>
                <w:ins w:id="19472" w:author="IEC960923" w:date="2013-05-08T15:12:00Z"/>
                <w:rFonts w:asciiTheme="minorHAnsi" w:hAnsiTheme="minorHAnsi" w:cstheme="minorHAnsi"/>
                <w:color w:val="0033CC"/>
                <w:sz w:val="18"/>
                <w:rPrChange w:id="19473" w:author="Chen, Ivy (陳素貞 IEC1)" w:date="2015-01-12T13:45:00Z">
                  <w:rPr>
                    <w:ins w:id="19474" w:author="IEC960923" w:date="2013-05-08T15:12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19475" w:author="IEC960923" w:date="2013-05-08T15:13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47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Delete</w:t>
              </w:r>
            </w:ins>
          </w:p>
        </w:tc>
        <w:tc>
          <w:tcPr>
            <w:tcW w:w="680" w:type="dxa"/>
          </w:tcPr>
          <w:p w:rsidR="003B389F" w:rsidRPr="002F02C9" w:rsidRDefault="003B389F" w:rsidP="006B17AB">
            <w:pPr>
              <w:rPr>
                <w:ins w:id="19477" w:author="IEC960923" w:date="2013-05-08T15:12:00Z"/>
                <w:rFonts w:asciiTheme="minorHAnsi" w:hAnsiTheme="minorHAnsi" w:cstheme="minorHAnsi"/>
                <w:color w:val="0033CC"/>
                <w:sz w:val="18"/>
                <w:rPrChange w:id="19478" w:author="Chen, Ivy (陳素貞 IEC1)" w:date="2015-01-12T13:45:00Z">
                  <w:rPr>
                    <w:ins w:id="19479" w:author="IEC960923" w:date="2013-05-08T15:12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RDefault="003B389F">
            <w:pPr>
              <w:rPr>
                <w:ins w:id="19480" w:author="IEC960923" w:date="2013-05-08T15:13:00Z"/>
                <w:rFonts w:asciiTheme="minorHAnsi" w:hAnsiTheme="minorHAnsi" w:cstheme="minorHAnsi"/>
                <w:color w:val="0033CC"/>
                <w:sz w:val="18"/>
                <w:rPrChange w:id="19481" w:author="Chen, Ivy (陳素貞 IEC1)" w:date="2015-01-12T13:45:00Z">
                  <w:rPr>
                    <w:ins w:id="19482" w:author="IEC960923" w:date="2013-05-08T15:13:00Z"/>
                    <w:rFonts w:ascii="Tahoma" w:hAnsi="Tahoma"/>
                    <w:color w:val="0033CC"/>
                    <w:sz w:val="18"/>
                  </w:rPr>
                </w:rPrChange>
              </w:rPr>
              <w:pPrChange w:id="19483" w:author="IEC960923" w:date="2013-05-15T17:23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19484" w:author="IEC960923" w:date="2013-05-08T15:13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485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486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487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488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、若</w:t>
              </w:r>
            </w:ins>
            <w:ins w:id="19489" w:author="IEC960923" w:date="2013-05-15T17:23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490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Pallet Type</w:t>
              </w:r>
            </w:ins>
            <w:ins w:id="19491" w:author="IEC960923" w:date="2013-05-08T15:13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492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493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中当前没有任何行被选，则提示用户，放弃后续操作。</w:t>
              </w:r>
            </w:ins>
          </w:p>
          <w:p w:rsidR="003B389F" w:rsidRPr="002F02C9" w:rsidRDefault="003B389F">
            <w:pPr>
              <w:rPr>
                <w:ins w:id="19494" w:author="IEC960923" w:date="2013-05-08T15:13:00Z"/>
                <w:rFonts w:asciiTheme="minorHAnsi" w:hAnsiTheme="minorHAnsi" w:cstheme="minorHAnsi"/>
                <w:color w:val="0033CC"/>
                <w:sz w:val="18"/>
                <w:rPrChange w:id="19495" w:author="Chen, Ivy (陳素貞 IEC1)" w:date="2015-01-12T13:45:00Z">
                  <w:rPr>
                    <w:ins w:id="19496" w:author="IEC960923" w:date="2013-05-08T15:13:00Z"/>
                    <w:rFonts w:ascii="Tahoma" w:hAnsi="Tahoma"/>
                    <w:color w:val="0033CC"/>
                    <w:sz w:val="18"/>
                  </w:rPr>
                </w:rPrChange>
              </w:rPr>
              <w:pPrChange w:id="19497" w:author="IEC960923" w:date="2013-05-15T17:23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19498" w:author="IEC960923" w:date="2013-05-08T15:13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499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500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、要求用户再次确认要执行删除操作。</w:t>
              </w:r>
            </w:ins>
          </w:p>
          <w:p w:rsidR="003B389F" w:rsidRPr="002F02C9" w:rsidRDefault="003B389F">
            <w:pPr>
              <w:rPr>
                <w:ins w:id="19501" w:author="IEC960923" w:date="2013-05-08T15:13:00Z"/>
                <w:rFonts w:asciiTheme="minorHAnsi" w:hAnsiTheme="minorHAnsi" w:cstheme="minorHAnsi"/>
                <w:color w:val="0033CC"/>
                <w:sz w:val="18"/>
                <w:rPrChange w:id="19502" w:author="Chen, Ivy (陳素貞 IEC1)" w:date="2015-01-12T13:45:00Z">
                  <w:rPr>
                    <w:ins w:id="19503" w:author="IEC960923" w:date="2013-05-08T15:13:00Z"/>
                    <w:rFonts w:ascii="Tahoma" w:hAnsi="Tahoma"/>
                    <w:color w:val="0033CC"/>
                    <w:sz w:val="18"/>
                  </w:rPr>
                </w:rPrChange>
              </w:rPr>
              <w:pPrChange w:id="19504" w:author="IEC960923" w:date="2013-05-15T17:23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19505" w:author="IEC960923" w:date="2013-05-08T15:13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506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507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、若用户选择放弃，则放弃后续操作。</w:t>
              </w:r>
            </w:ins>
          </w:p>
          <w:p w:rsidR="003B389F" w:rsidRPr="002F02C9" w:rsidRDefault="003B389F">
            <w:pPr>
              <w:rPr>
                <w:ins w:id="19508" w:author="IEC960923" w:date="2013-05-08T15:12:00Z"/>
                <w:rFonts w:asciiTheme="minorHAnsi" w:hAnsiTheme="minorHAnsi" w:cstheme="minorHAnsi"/>
                <w:color w:val="0033CC"/>
                <w:sz w:val="18"/>
                <w:rPrChange w:id="19509" w:author="Chen, Ivy (陳素貞 IEC1)" w:date="2015-01-12T13:45:00Z">
                  <w:rPr>
                    <w:ins w:id="19510" w:author="IEC960923" w:date="2013-05-08T15:12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  <w:pPrChange w:id="19511" w:author="IEC960923" w:date="2013-05-15T17:23:00Z">
                <w:pPr>
                  <w:ind w:left="90" w:hangingChars="50" w:hanging="90"/>
                </w:pPr>
              </w:pPrChange>
            </w:pPr>
            <w:ins w:id="19512" w:author="IEC960923" w:date="2013-05-08T15:13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513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lastRenderedPageBreak/>
                <w:t>4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514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、</w:t>
              </w:r>
            </w:ins>
            <w:ins w:id="19515" w:author="IEC960923" w:date="2013-05-08T15:14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516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依據選取紀錄的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517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ID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518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，删除该行数据。</w:t>
              </w:r>
            </w:ins>
          </w:p>
        </w:tc>
        <w:tc>
          <w:tcPr>
            <w:tcW w:w="2629" w:type="dxa"/>
          </w:tcPr>
          <w:p w:rsidR="003B389F" w:rsidRPr="002F02C9" w:rsidRDefault="003B389F" w:rsidP="006B17AB">
            <w:pPr>
              <w:rPr>
                <w:ins w:id="19519" w:author="IEC960923" w:date="2013-05-08T15:12:00Z"/>
                <w:rFonts w:asciiTheme="minorHAnsi" w:hAnsiTheme="minorHAnsi" w:cstheme="minorHAnsi"/>
                <w:color w:val="0033CC"/>
                <w:sz w:val="18"/>
                <w:rPrChange w:id="19520" w:author="Chen, Ivy (陳素貞 IEC1)" w:date="2015-01-12T13:45:00Z">
                  <w:rPr>
                    <w:ins w:id="19521" w:author="IEC960923" w:date="2013-05-08T15:12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</w:tr>
      <w:tr w:rsidR="003B389F" w:rsidRPr="002F02C9" w:rsidTr="006B17AB">
        <w:trPr>
          <w:ins w:id="19522" w:author="Chen, Ivy (陳素貞 IEC1)" w:date="2015-01-12T13:46:00Z"/>
        </w:trPr>
        <w:tc>
          <w:tcPr>
            <w:tcW w:w="445" w:type="dxa"/>
          </w:tcPr>
          <w:p w:rsidR="003B389F" w:rsidRPr="00564E3E" w:rsidRDefault="003B389F" w:rsidP="006B17AB">
            <w:pPr>
              <w:rPr>
                <w:ins w:id="19523" w:author="Chen, Ivy (陳素貞 IEC1)" w:date="2015-01-12T13:46:00Z"/>
                <w:rFonts w:asciiTheme="minorHAnsi" w:eastAsiaTheme="minorEastAsia" w:hAnsiTheme="minorHAnsi" w:cstheme="minorHAnsi" w:hint="eastAsia"/>
                <w:color w:val="0033CC"/>
                <w:sz w:val="18"/>
                <w:lang w:eastAsia="zh-TW"/>
                <w:rPrChange w:id="19524" w:author="Chen, Ivy (陳素貞 IEC1)" w:date="2015-01-12T13:59:00Z">
                  <w:rPr>
                    <w:ins w:id="19525" w:author="Chen, Ivy (陳素貞 IEC1)" w:date="2015-01-12T13:46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1310" w:type="dxa"/>
          </w:tcPr>
          <w:p w:rsidR="003B389F" w:rsidRPr="002F02C9" w:rsidRDefault="003B389F" w:rsidP="006B17AB">
            <w:pPr>
              <w:rPr>
                <w:ins w:id="19526" w:author="Chen, Ivy (陳素貞 IEC1)" w:date="2015-01-12T13:46:00Z"/>
                <w:rFonts w:asciiTheme="minorHAnsi" w:hAnsiTheme="minorHAnsi" w:cstheme="minorHAnsi"/>
                <w:color w:val="0033CC"/>
                <w:sz w:val="18"/>
                <w:rPrChange w:id="19527" w:author="Chen, Ivy (陳素貞 IEC1)" w:date="2015-01-12T13:45:00Z">
                  <w:rPr>
                    <w:ins w:id="19528" w:author="Chen, Ivy (陳素貞 IEC1)" w:date="2015-01-12T13:46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916" w:type="dxa"/>
          </w:tcPr>
          <w:p w:rsidR="003B389F" w:rsidRPr="002F02C9" w:rsidRDefault="003B389F" w:rsidP="006B17AB">
            <w:pPr>
              <w:rPr>
                <w:ins w:id="19529" w:author="Chen, Ivy (陳素貞 IEC1)" w:date="2015-01-12T13:46:00Z"/>
                <w:rFonts w:asciiTheme="minorHAnsi" w:hAnsiTheme="minorHAnsi" w:cstheme="minorHAnsi"/>
                <w:color w:val="0033CC"/>
                <w:sz w:val="18"/>
                <w:rPrChange w:id="19530" w:author="Chen, Ivy (陳素貞 IEC1)" w:date="2015-01-12T13:45:00Z">
                  <w:rPr>
                    <w:ins w:id="19531" w:author="Chen, Ivy (陳素貞 IEC1)" w:date="2015-01-12T13:46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677" w:type="dxa"/>
          </w:tcPr>
          <w:p w:rsidR="003B389F" w:rsidRPr="002F02C9" w:rsidRDefault="003B389F" w:rsidP="006B17AB">
            <w:pPr>
              <w:rPr>
                <w:ins w:id="19532" w:author="Chen, Ivy (陳素貞 IEC1)" w:date="2015-01-12T13:46:00Z"/>
                <w:rFonts w:asciiTheme="minorHAnsi" w:hAnsiTheme="minorHAnsi" w:cstheme="minorHAnsi"/>
                <w:color w:val="0033CC"/>
                <w:sz w:val="18"/>
                <w:rPrChange w:id="19533" w:author="Chen, Ivy (陳素貞 IEC1)" w:date="2015-01-12T13:45:00Z">
                  <w:rPr>
                    <w:ins w:id="19534" w:author="Chen, Ivy (陳素貞 IEC1)" w:date="2015-01-12T13:46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3B389F" w:rsidRPr="002F02C9" w:rsidRDefault="003B389F" w:rsidP="006B17AB">
            <w:pPr>
              <w:rPr>
                <w:ins w:id="19535" w:author="Chen, Ivy (陳素貞 IEC1)" w:date="2015-01-12T13:46:00Z"/>
                <w:rFonts w:asciiTheme="minorHAnsi" w:hAnsiTheme="minorHAnsi" w:cstheme="minorHAnsi"/>
                <w:color w:val="0033CC"/>
                <w:sz w:val="18"/>
                <w:rPrChange w:id="19536" w:author="Chen, Ivy (陳素貞 IEC1)" w:date="2015-01-12T13:45:00Z">
                  <w:rPr>
                    <w:ins w:id="19537" w:author="Chen, Ivy (陳素貞 IEC1)" w:date="2015-01-12T13:46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680" w:type="dxa"/>
          </w:tcPr>
          <w:p w:rsidR="003B389F" w:rsidRPr="002F02C9" w:rsidRDefault="003B389F" w:rsidP="006B17AB">
            <w:pPr>
              <w:rPr>
                <w:ins w:id="19538" w:author="Chen, Ivy (陳素貞 IEC1)" w:date="2015-01-12T13:46:00Z"/>
                <w:rFonts w:asciiTheme="minorHAnsi" w:hAnsiTheme="minorHAnsi" w:cstheme="minorHAnsi"/>
                <w:color w:val="0033CC"/>
                <w:sz w:val="18"/>
                <w:rPrChange w:id="19539" w:author="Chen, Ivy (陳素貞 IEC1)" w:date="2015-01-12T13:45:00Z">
                  <w:rPr>
                    <w:ins w:id="19540" w:author="Chen, Ivy (陳素貞 IEC1)" w:date="2015-01-12T13:46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RDefault="003B389F">
            <w:pPr>
              <w:rPr>
                <w:ins w:id="19541" w:author="Chen, Ivy (陳素貞 IEC1)" w:date="2015-01-12T13:46:00Z"/>
                <w:rFonts w:asciiTheme="minorHAnsi" w:hAnsiTheme="minorHAnsi" w:cstheme="minorHAnsi"/>
                <w:color w:val="0033CC"/>
                <w:sz w:val="18"/>
                <w:rPrChange w:id="19542" w:author="Chen, Ivy (陳素貞 IEC1)" w:date="2015-01-12T13:45:00Z">
                  <w:rPr>
                    <w:ins w:id="19543" w:author="Chen, Ivy (陳素貞 IEC1)" w:date="2015-01-12T13:46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2629" w:type="dxa"/>
          </w:tcPr>
          <w:p w:rsidR="003B389F" w:rsidRPr="002F02C9" w:rsidRDefault="003B389F" w:rsidP="006B17AB">
            <w:pPr>
              <w:rPr>
                <w:ins w:id="19544" w:author="Chen, Ivy (陳素貞 IEC1)" w:date="2015-01-12T13:46:00Z"/>
                <w:rFonts w:asciiTheme="minorHAnsi" w:hAnsiTheme="minorHAnsi" w:cstheme="minorHAnsi"/>
                <w:color w:val="0033CC"/>
                <w:sz w:val="18"/>
                <w:rPrChange w:id="19545" w:author="Chen, Ivy (陳素貞 IEC1)" w:date="2015-01-12T13:45:00Z">
                  <w:rPr>
                    <w:ins w:id="19546" w:author="Chen, Ivy (陳素貞 IEC1)" w:date="2015-01-12T13:46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</w:tr>
    </w:tbl>
    <w:p w:rsidR="006428CF" w:rsidRPr="002F02C9" w:rsidRDefault="006428CF" w:rsidP="006428CF">
      <w:pPr>
        <w:rPr>
          <w:ins w:id="19547" w:author="IEC960923" w:date="2013-04-30T15:41:00Z"/>
          <w:rFonts w:eastAsiaTheme="minorEastAsia"/>
          <w:rPrChange w:id="19548" w:author="Chen, Ivy (陳素貞 IEC1)" w:date="2015-01-12T13:45:00Z">
            <w:rPr>
              <w:ins w:id="19549" w:author="IEC960923" w:date="2013-04-30T15:41:00Z"/>
              <w:rFonts w:eastAsiaTheme="minorEastAsia"/>
            </w:rPr>
          </w:rPrChange>
        </w:rPr>
      </w:pPr>
    </w:p>
    <w:p w:rsidR="009C0B99" w:rsidRPr="002F02C9" w:rsidRDefault="00152C15">
      <w:pPr>
        <w:rPr>
          <w:ins w:id="19550" w:author="IEC960923" w:date="2013-05-15T17:05:00Z"/>
          <w:rFonts w:eastAsiaTheme="minorEastAsia"/>
          <w:rPrChange w:id="19551" w:author="Chen, Ivy (陳素貞 IEC1)" w:date="2015-01-12T13:45:00Z">
            <w:rPr>
              <w:ins w:id="19552" w:author="IEC960923" w:date="2013-05-15T17:05:00Z"/>
              <w:rFonts w:eastAsiaTheme="minorEastAsia"/>
            </w:rPr>
          </w:rPrChange>
        </w:rPr>
      </w:pPr>
      <w:ins w:id="19553" w:author="IEC960923" w:date="2013-05-15T17:05:00Z">
        <w:r w:rsidRPr="002F02C9">
          <w:rPr>
            <w:rFonts w:eastAsiaTheme="minorEastAsia"/>
            <w:rPrChange w:id="19554" w:author="Chen, Ivy (陳素貞 IEC1)" w:date="2015-01-12T13:45:00Z">
              <w:rPr>
                <w:rFonts w:eastAsiaTheme="minorEastAsia"/>
                <w:color w:val="0000FF"/>
                <w:u w:val="single"/>
              </w:rPr>
            </w:rPrChange>
          </w:rPr>
          <w:br w:type="page"/>
        </w:r>
      </w:ins>
    </w:p>
    <w:p w:rsidR="009C0B99" w:rsidRPr="002F02C9" w:rsidRDefault="00152C15" w:rsidP="009C0B99">
      <w:pPr>
        <w:pStyle w:val="3"/>
        <w:rPr>
          <w:ins w:id="19555" w:author="IEC960923" w:date="2013-05-15T17:05:00Z"/>
          <w:rPrChange w:id="19556" w:author="Chen, Ivy (陳素貞 IEC1)" w:date="2015-01-12T13:45:00Z">
            <w:rPr>
              <w:ins w:id="19557" w:author="IEC960923" w:date="2013-05-15T17:05:00Z"/>
            </w:rPr>
          </w:rPrChange>
        </w:rPr>
      </w:pPr>
      <w:bookmarkStart w:id="19558" w:name="_Toc408834693"/>
      <w:ins w:id="19559" w:author="IEC960923" w:date="2013-05-15T17:05:00Z">
        <w:r w:rsidRPr="002F02C9">
          <w:rPr>
            <w:rFonts w:eastAsia="新細明體"/>
            <w:lang w:eastAsia="zh-TW"/>
            <w:rPrChange w:id="19560" w:author="Chen, Ivy (陳素貞 IEC1)" w:date="2015-01-12T13:45:00Z">
              <w:rPr>
                <w:rFonts w:eastAsia="新細明體" w:cs="Times New Roman"/>
                <w:color w:val="0000FF"/>
                <w:u w:val="single"/>
                <w:lang w:eastAsia="zh-TW"/>
              </w:rPr>
            </w:rPrChange>
          </w:rPr>
          <w:lastRenderedPageBreak/>
          <w:t xml:space="preserve">OSWIN </w:t>
        </w:r>
        <w:r w:rsidRPr="002F02C9">
          <w:rPr>
            <w:rFonts w:hint="eastAsia"/>
            <w:rPrChange w:id="19561" w:author="Chen, Ivy (陳素貞 IEC1)" w:date="2015-01-12T13:45:00Z">
              <w:rPr>
                <w:rFonts w:cs="Times New Roman" w:hint="eastAsia"/>
                <w:color w:val="0000FF"/>
                <w:u w:val="single"/>
              </w:rPr>
            </w:rPrChange>
          </w:rPr>
          <w:t>维护界面</w:t>
        </w:r>
        <w:bookmarkEnd w:id="19558"/>
      </w:ins>
    </w:p>
    <w:p w:rsidR="009C0B99" w:rsidRPr="002F02C9" w:rsidRDefault="00152C15" w:rsidP="009C0B99">
      <w:pPr>
        <w:pStyle w:val="4"/>
        <w:rPr>
          <w:ins w:id="19562" w:author="IEC960923" w:date="2013-05-15T17:05:00Z"/>
          <w:color w:val="0033CC"/>
          <w:rPrChange w:id="19563" w:author="Chen, Ivy (陳素貞 IEC1)" w:date="2015-01-12T13:45:00Z">
            <w:rPr>
              <w:ins w:id="19564" w:author="IEC960923" w:date="2013-05-15T17:05:00Z"/>
              <w:color w:val="0033CC"/>
            </w:rPr>
          </w:rPrChange>
        </w:rPr>
      </w:pPr>
      <w:ins w:id="19565" w:author="IEC960923" w:date="2013-05-15T17:05:00Z">
        <w:r w:rsidRPr="002F02C9">
          <w:rPr>
            <w:rFonts w:hint="eastAsia"/>
            <w:color w:val="0033CC"/>
            <w:rPrChange w:id="19566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示意圖</w:t>
        </w:r>
        <w:r w:rsidRPr="002F02C9">
          <w:rPr>
            <w:rFonts w:ascii="SimSun" w:hAnsi="SimSun"/>
            <w:color w:val="0033CC"/>
            <w:rPrChange w:id="19567" w:author="Chen, Ivy (陳素貞 IEC1)" w:date="2015-01-12T13:45:00Z">
              <w:rPr>
                <w:rFonts w:ascii="SimSun" w:hAnsi="SimSun"/>
                <w:color w:val="0033CC"/>
                <w:u w:val="single"/>
              </w:rPr>
            </w:rPrChange>
          </w:rPr>
          <w:t xml:space="preserve"> </w:t>
        </w:r>
      </w:ins>
    </w:p>
    <w:p w:rsidR="006428CF" w:rsidRPr="002F02C9" w:rsidRDefault="00152C15" w:rsidP="006428CF">
      <w:pPr>
        <w:rPr>
          <w:ins w:id="19568" w:author="IEC960923" w:date="2013-04-30T15:41:00Z"/>
          <w:rFonts w:eastAsiaTheme="minorEastAsia"/>
          <w:rPrChange w:id="19569" w:author="Chen, Ivy (陳素貞 IEC1)" w:date="2015-01-12T13:45:00Z">
            <w:rPr>
              <w:ins w:id="19570" w:author="IEC960923" w:date="2013-04-30T15:41:00Z"/>
              <w:rFonts w:eastAsiaTheme="minorEastAsia"/>
            </w:rPr>
          </w:rPrChange>
        </w:rPr>
      </w:pPr>
      <w:ins w:id="19571" w:author="IEC960923" w:date="2013-05-15T17:10:00Z">
        <w:r w:rsidRPr="002F02C9">
          <w:rPr>
            <w:noProof/>
            <w:color w:val="0033CC"/>
            <w:lang w:eastAsia="zh-TW"/>
            <w:rPrChange w:id="19572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51" style="position:absolute;margin-left:426.2pt;margin-top:51.6pt;width:19.45pt;height:17.25pt;z-index:251718144" fillcolor="yellow" strokecolor="red" strokeweight="1pt">
              <v:textbox style="mso-next-textbox:#_x0000_s4051;mso-fit-shape-to-text:t" inset="0,0,0,0">
                <w:txbxContent>
                  <w:p w:rsidR="003B389F" w:rsidRPr="001B47E7" w:rsidRDefault="003B389F" w:rsidP="009C0B9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9573" w:author="IEC960923" w:date="2013-05-15T17:10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9</w:t>
                      </w:r>
                    </w:ins>
                    <w:del w:id="19574" w:author="IEC960923" w:date="2013-05-15T17:08:00Z">
                      <w:r w:rsidDel="009C0B99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19575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050" style="position:absolute;margin-left:426.2pt;margin-top:179.05pt;width:19.45pt;height:17.25pt;z-index:251717120" fillcolor="yellow" strokecolor="red" strokeweight="1pt">
              <v:textbox style="mso-next-textbox:#_x0000_s4050;mso-fit-shape-to-text:t" inset="0,0,0,0">
                <w:txbxContent>
                  <w:p w:rsidR="003B389F" w:rsidRPr="001B47E7" w:rsidRDefault="003B389F" w:rsidP="009C0B9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9576" w:author="IEC960923" w:date="2013-05-15T17:10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8</w:t>
                      </w:r>
                    </w:ins>
                    <w:del w:id="19577" w:author="IEC960923" w:date="2013-05-15T17:08:00Z">
                      <w:r w:rsidDel="009C0B99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eastAsia="新細明體"/>
            <w:noProof/>
            <w:color w:val="0033CC"/>
            <w:lang w:eastAsia="zh-TW"/>
            <w:rPrChange w:id="19578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049" style="position:absolute;margin-left:316.65pt;margin-top:161.8pt;width:19.45pt;height:17.25pt;z-index:251716096" fillcolor="yellow" strokecolor="red" strokeweight="1pt">
              <v:textbox style="mso-next-textbox:#_x0000_s4049;mso-fit-shape-to-text:t" inset="0,0,0,0">
                <w:txbxContent>
                  <w:p w:rsidR="003B389F" w:rsidRPr="001B47E7" w:rsidRDefault="003B389F" w:rsidP="009C0B9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9579" w:author="IEC960923" w:date="2013-05-15T17:10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7</w:t>
                      </w:r>
                    </w:ins>
                    <w:del w:id="19580" w:author="IEC960923" w:date="2013-05-15T17:08:00Z">
                      <w:r w:rsidDel="009C0B99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eastAsia="新細明體"/>
            <w:noProof/>
            <w:color w:val="0033CC"/>
            <w:lang w:eastAsia="zh-TW"/>
            <w:rPrChange w:id="19581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048" style="position:absolute;margin-left:316.65pt;margin-top:137.75pt;width:19.45pt;height:17.25pt;z-index:251715072" fillcolor="yellow" strokecolor="red" strokeweight="1pt">
              <v:textbox style="mso-next-textbox:#_x0000_s4048;mso-fit-shape-to-text:t" inset="0,0,0,0">
                <w:txbxContent>
                  <w:p w:rsidR="003B389F" w:rsidRPr="001B47E7" w:rsidRDefault="003B389F" w:rsidP="009C0B9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9582" w:author="IEC960923" w:date="2013-05-15T17:10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6</w:t>
                      </w:r>
                    </w:ins>
                    <w:del w:id="19583" w:author="IEC960923" w:date="2013-05-15T17:08:00Z">
                      <w:r w:rsidDel="009C0B99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eastAsia="新細明體"/>
            <w:noProof/>
            <w:color w:val="0033CC"/>
            <w:lang w:eastAsia="zh-TW"/>
            <w:rPrChange w:id="19584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047" style="position:absolute;margin-left:106.3pt;margin-top:182.45pt;width:19.45pt;height:17.25pt;z-index:251714048" fillcolor="yellow" strokecolor="red" strokeweight="1pt">
              <v:textbox style="mso-next-textbox:#_x0000_s4047;mso-fit-shape-to-text:t" inset="0,0,0,0">
                <w:txbxContent>
                  <w:p w:rsidR="003B389F" w:rsidRPr="001B47E7" w:rsidRDefault="003B389F" w:rsidP="009C0B9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9585" w:author="IEC960923" w:date="2013-05-15T17:10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5</w:t>
                      </w:r>
                    </w:ins>
                    <w:del w:id="19586" w:author="IEC960923" w:date="2013-05-15T17:08:00Z">
                      <w:r w:rsidDel="009C0B99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eastAsia="新細明體"/>
            <w:noProof/>
            <w:color w:val="0033CC"/>
            <w:lang w:eastAsia="zh-TW"/>
            <w:rPrChange w:id="19587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046" style="position:absolute;margin-left:106.3pt;margin-top:161.8pt;width:19.45pt;height:17.25pt;z-index:251713024" fillcolor="yellow" strokecolor="red" strokeweight="1pt">
              <v:textbox style="mso-next-textbox:#_x0000_s4046;mso-fit-shape-to-text:t" inset="0,0,0,0">
                <w:txbxContent>
                  <w:p w:rsidR="003B389F" w:rsidRPr="001B47E7" w:rsidRDefault="003B389F" w:rsidP="009C0B9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9588" w:author="IEC960923" w:date="2013-05-15T17:10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4</w:t>
                      </w:r>
                    </w:ins>
                    <w:del w:id="19589" w:author="IEC960923" w:date="2013-05-15T17:08:00Z">
                      <w:r w:rsidDel="009C0B99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eastAsia="新細明體"/>
            <w:noProof/>
            <w:color w:val="0033CC"/>
            <w:lang w:eastAsia="zh-TW"/>
            <w:rPrChange w:id="19590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045" style="position:absolute;margin-left:106.3pt;margin-top:137.75pt;width:19.45pt;height:17.25pt;z-index:251712000" fillcolor="yellow" strokecolor="red" strokeweight="1pt">
              <v:textbox style="mso-next-textbox:#_x0000_s4045;mso-fit-shape-to-text:t" inset="0,0,0,0">
                <w:txbxContent>
                  <w:p w:rsidR="003B389F" w:rsidRPr="001B47E7" w:rsidRDefault="003B389F" w:rsidP="009C0B9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9591" w:author="IEC960923" w:date="2013-05-15T17:10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3</w:t>
                      </w:r>
                    </w:ins>
                    <w:del w:id="19592" w:author="IEC960923" w:date="2013-05-15T17:08:00Z">
                      <w:r w:rsidDel="009C0B99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</w:p>
                </w:txbxContent>
              </v:textbox>
            </v:oval>
          </w:pict>
        </w:r>
      </w:ins>
      <w:ins w:id="19593" w:author="IEC960923" w:date="2013-05-15T17:08:00Z">
        <w:r w:rsidRPr="002F02C9">
          <w:rPr>
            <w:rFonts w:eastAsia="新細明體"/>
            <w:noProof/>
            <w:color w:val="0033CC"/>
            <w:lang w:eastAsia="zh-TW"/>
            <w:rPrChange w:id="19594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044" style="position:absolute;margin-left:44.2pt;margin-top:61.9pt;width:19.45pt;height:17.25pt;z-index:251710976" fillcolor="yellow" strokecolor="red" strokeweight="1pt">
              <v:textbox style="mso-next-textbox:#_x0000_s4044;mso-fit-shape-to-text:t" inset="0,0,0,0">
                <w:txbxContent>
                  <w:p w:rsidR="003B389F" w:rsidRPr="001B47E7" w:rsidRDefault="003B389F" w:rsidP="009C0B9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19595" w:author="IEC960923" w:date="2013-05-15T17:08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2</w:t>
                      </w:r>
                    </w:ins>
                    <w:del w:id="19596" w:author="IEC960923" w:date="2013-05-15T17:08:00Z">
                      <w:r w:rsidDel="009C0B99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eastAsia="新細明體"/>
            <w:noProof/>
            <w:color w:val="0033CC"/>
            <w:lang w:eastAsia="zh-TW"/>
            <w:rPrChange w:id="19597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043" style="position:absolute;margin-left:110.4pt;margin-top:25.3pt;width:19.45pt;height:17.25pt;z-index:251709952" fillcolor="yellow" strokecolor="red" strokeweight="1pt">
              <v:textbox style="mso-next-textbox:#_x0000_s4043;mso-fit-shape-to-text:t" inset="0,0,0,0">
                <w:txbxContent>
                  <w:p w:rsidR="003B389F" w:rsidRPr="001B47E7" w:rsidRDefault="003B389F" w:rsidP="009C0B9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1</w:t>
                    </w:r>
                  </w:p>
                </w:txbxContent>
              </v:textbox>
            </v:oval>
          </w:pict>
        </w:r>
      </w:ins>
      <w:ins w:id="19598" w:author="IEC960923" w:date="2013-05-15T17:05:00Z">
        <w:r w:rsidR="009C0B99" w:rsidRPr="002F02C9">
          <w:rPr>
            <w:rPrChange w:id="19599" w:author="Chen, Ivy (陳素貞 IEC1)" w:date="2015-01-12T13:45:00Z">
              <w:rPr/>
            </w:rPrChange>
          </w:rPr>
          <w:object w:dxaOrig="15670" w:dyaOrig="6185">
            <v:shape id="_x0000_i1028" type="#_x0000_t75" style="width:523.3pt;height:206.55pt" o:ole="">
              <v:imagedata r:id="rId34" o:title=""/>
            </v:shape>
            <o:OLEObject Type="Embed" ProgID="Visio.Drawing.11" ShapeID="_x0000_i1028" DrawAspect="Content" ObjectID="_1482576539" r:id="rId35"/>
          </w:object>
        </w:r>
      </w:ins>
    </w:p>
    <w:p w:rsidR="0032068E" w:rsidRPr="002F02C9" w:rsidRDefault="0032068E">
      <w:pPr>
        <w:rPr>
          <w:ins w:id="19600" w:author="IEC960923" w:date="2013-05-15T17:06:00Z"/>
          <w:rFonts w:eastAsiaTheme="minorEastAsia"/>
          <w:lang w:eastAsia="zh-TW"/>
          <w:rPrChange w:id="19601" w:author="Chen, Ivy (陳素貞 IEC1)" w:date="2015-01-12T13:45:00Z">
            <w:rPr>
              <w:ins w:id="19602" w:author="IEC960923" w:date="2013-05-15T17:06:00Z"/>
              <w:rFonts w:eastAsiaTheme="minorEastAsia"/>
              <w:lang w:eastAsia="zh-TW"/>
            </w:rPr>
          </w:rPrChange>
        </w:rPr>
      </w:pPr>
    </w:p>
    <w:p w:rsidR="009C0B99" w:rsidRPr="002F02C9" w:rsidRDefault="00152C15" w:rsidP="009C0B99">
      <w:pPr>
        <w:pStyle w:val="4"/>
        <w:rPr>
          <w:ins w:id="19603" w:author="IEC960923" w:date="2013-05-15T17:06:00Z"/>
          <w:rFonts w:eastAsia="新細明體"/>
          <w:color w:val="0033CC"/>
          <w:lang w:eastAsia="zh-TW"/>
          <w:rPrChange w:id="19604" w:author="Chen, Ivy (陳素貞 IEC1)" w:date="2015-01-12T13:45:00Z">
            <w:rPr>
              <w:ins w:id="19605" w:author="IEC960923" w:date="2013-05-15T17:06:00Z"/>
              <w:rFonts w:eastAsia="新細明體"/>
              <w:color w:val="0033CC"/>
              <w:lang w:eastAsia="zh-TW"/>
            </w:rPr>
          </w:rPrChange>
        </w:rPr>
      </w:pPr>
      <w:ins w:id="19606" w:author="IEC960923" w:date="2013-05-15T17:06:00Z">
        <w:r w:rsidRPr="002F02C9">
          <w:rPr>
            <w:rFonts w:hint="eastAsia"/>
            <w:color w:val="0033CC"/>
            <w:rPrChange w:id="19607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界面說明</w:t>
        </w:r>
      </w:ins>
    </w:p>
    <w:p w:rsidR="009C0B99" w:rsidRPr="002F02C9" w:rsidRDefault="00152C15" w:rsidP="009C0B99">
      <w:pPr>
        <w:rPr>
          <w:ins w:id="19608" w:author="IEC960923" w:date="2013-05-15T17:06:00Z"/>
          <w:rFonts w:eastAsia="新細明體"/>
          <w:color w:val="0033CC"/>
          <w:lang w:eastAsia="zh-TW"/>
          <w:rPrChange w:id="19609" w:author="Chen, Ivy (陳素貞 IEC1)" w:date="2015-01-12T13:45:00Z">
            <w:rPr>
              <w:ins w:id="19610" w:author="IEC960923" w:date="2013-05-15T17:06:00Z"/>
              <w:rFonts w:eastAsia="新細明體"/>
              <w:color w:val="0033CC"/>
              <w:lang w:eastAsia="zh-TW"/>
            </w:rPr>
          </w:rPrChange>
        </w:rPr>
      </w:pPr>
      <w:ins w:id="19611" w:author="IEC960923" w:date="2013-05-15T17:06:00Z">
        <w:r w:rsidRPr="002F02C9">
          <w:rPr>
            <w:rFonts w:eastAsia="新細明體" w:hint="eastAsia"/>
            <w:color w:val="0033CC"/>
            <w:lang w:eastAsia="zh-TW"/>
            <w:rPrChange w:id="19612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9613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9614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界面名稱：</w:t>
        </w:r>
        <w:r w:rsidRPr="002F02C9">
          <w:rPr>
            <w:rFonts w:eastAsia="新細明體"/>
            <w:color w:val="0033CC"/>
            <w:lang w:eastAsia="zh-TW"/>
            <w:rPrChange w:id="1961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OSWIN</w:t>
        </w:r>
        <w:r w:rsidRPr="002F02C9">
          <w:rPr>
            <w:rFonts w:eastAsia="新細明體" w:hint="eastAsia"/>
            <w:color w:val="0033CC"/>
            <w:lang w:eastAsia="zh-TW"/>
            <w:rPrChange w:id="19616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维护界面。</w:t>
        </w:r>
      </w:ins>
    </w:p>
    <w:p w:rsidR="009C0B99" w:rsidRPr="002F02C9" w:rsidRDefault="00152C15" w:rsidP="009C0B99">
      <w:pPr>
        <w:rPr>
          <w:ins w:id="19617" w:author="IEC960923" w:date="2013-05-15T17:06:00Z"/>
          <w:rFonts w:eastAsia="新細明體"/>
          <w:color w:val="0033CC"/>
          <w:lang w:eastAsia="zh-TW"/>
          <w:rPrChange w:id="19618" w:author="Chen, Ivy (陳素貞 IEC1)" w:date="2015-01-12T13:45:00Z">
            <w:rPr>
              <w:ins w:id="19619" w:author="IEC960923" w:date="2013-05-15T17:06:00Z"/>
              <w:rFonts w:eastAsia="新細明體"/>
              <w:color w:val="0033CC"/>
              <w:lang w:eastAsia="zh-TW"/>
            </w:rPr>
          </w:rPrChange>
        </w:rPr>
      </w:pPr>
      <w:ins w:id="19620" w:author="IEC960923" w:date="2013-05-15T17:06:00Z">
        <w:r w:rsidRPr="002F02C9">
          <w:rPr>
            <w:rFonts w:eastAsia="新細明體" w:hint="eastAsia"/>
            <w:color w:val="0033CC"/>
            <w:lang w:eastAsia="zh-TW"/>
            <w:rPrChange w:id="19621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9622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9623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概述：使用此界面來维护</w:t>
        </w:r>
        <w:r w:rsidRPr="002F02C9">
          <w:rPr>
            <w:rFonts w:eastAsia="新細明體"/>
            <w:color w:val="0033CC"/>
            <w:lang w:eastAsia="zh-TW"/>
            <w:rPrChange w:id="19624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ICC OSWIN</w:t>
        </w:r>
        <w:r w:rsidRPr="002F02C9">
          <w:rPr>
            <w:rFonts w:eastAsia="新細明體" w:hint="eastAsia"/>
            <w:color w:val="0033CC"/>
            <w:lang w:eastAsia="zh-TW"/>
            <w:rPrChange w:id="19625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。</w:t>
        </w:r>
      </w:ins>
    </w:p>
    <w:p w:rsidR="009C0B99" w:rsidRPr="002F02C9" w:rsidRDefault="00152C15" w:rsidP="009C0B99">
      <w:pPr>
        <w:rPr>
          <w:ins w:id="19626" w:author="IEC960923" w:date="2013-05-15T17:06:00Z"/>
          <w:rFonts w:eastAsia="新細明體"/>
          <w:color w:val="0033CC"/>
          <w:lang w:eastAsia="zh-TW"/>
          <w:rPrChange w:id="19627" w:author="Chen, Ivy (陳素貞 IEC1)" w:date="2015-01-12T13:45:00Z">
            <w:rPr>
              <w:ins w:id="19628" w:author="IEC960923" w:date="2013-05-15T17:06:00Z"/>
              <w:rFonts w:eastAsia="新細明體"/>
              <w:color w:val="0033CC"/>
              <w:lang w:eastAsia="zh-TW"/>
            </w:rPr>
          </w:rPrChange>
        </w:rPr>
      </w:pPr>
      <w:ins w:id="19629" w:author="IEC960923" w:date="2013-05-15T17:06:00Z">
        <w:r w:rsidRPr="002F02C9">
          <w:rPr>
            <w:rFonts w:eastAsia="新細明體" w:hint="eastAsia"/>
            <w:color w:val="0033CC"/>
            <w:lang w:eastAsia="zh-TW"/>
            <w:rPrChange w:id="19630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9631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9632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color w:val="0033CC"/>
            <w:lang w:eastAsia="zh-TW"/>
            <w:rPrChange w:id="19633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color w:val="0033CC"/>
            <w:lang w:eastAsia="zh-TW"/>
            <w:rPrChange w:id="19634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界面，不固定尺寸。</w:t>
        </w:r>
      </w:ins>
    </w:p>
    <w:p w:rsidR="009C0B99" w:rsidRPr="002F02C9" w:rsidRDefault="00152C15" w:rsidP="009C0B99">
      <w:pPr>
        <w:rPr>
          <w:ins w:id="19635" w:author="IEC960923" w:date="2013-05-15T17:06:00Z"/>
          <w:rFonts w:eastAsia="新細明體"/>
          <w:color w:val="0033CC"/>
          <w:lang w:eastAsia="zh-TW"/>
          <w:rPrChange w:id="19636" w:author="Chen, Ivy (陳素貞 IEC1)" w:date="2015-01-12T13:45:00Z">
            <w:rPr>
              <w:ins w:id="19637" w:author="IEC960923" w:date="2013-05-15T17:06:00Z"/>
              <w:rFonts w:eastAsia="新細明體"/>
              <w:color w:val="0033CC"/>
              <w:lang w:eastAsia="zh-TW"/>
            </w:rPr>
          </w:rPrChange>
        </w:rPr>
      </w:pPr>
      <w:ins w:id="19638" w:author="IEC960923" w:date="2013-05-15T17:06:00Z">
        <w:r w:rsidRPr="002F02C9">
          <w:rPr>
            <w:rFonts w:eastAsia="新細明體" w:hint="eastAsia"/>
            <w:color w:val="0033CC"/>
            <w:lang w:eastAsia="zh-TW"/>
            <w:rPrChange w:id="19639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9640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9641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進入途徑：在</w:t>
        </w:r>
        <w:r w:rsidRPr="002F02C9">
          <w:rPr>
            <w:rFonts w:eastAsia="新細明體"/>
            <w:color w:val="0033CC"/>
            <w:lang w:eastAsia="zh-TW"/>
            <w:rPrChange w:id="19642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iMES</w:t>
        </w:r>
        <w:r w:rsidRPr="002F02C9">
          <w:rPr>
            <w:rFonts w:eastAsia="新細明體" w:hint="eastAsia"/>
            <w:color w:val="0033CC"/>
            <w:lang w:eastAsia="zh-TW"/>
            <w:rPrChange w:id="19643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框架</w:t>
        </w:r>
        <w:r w:rsidRPr="002F02C9">
          <w:rPr>
            <w:rFonts w:eastAsia="新細明體"/>
            <w:color w:val="0033CC"/>
            <w:lang w:eastAsia="zh-TW"/>
            <w:rPrChange w:id="19644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Function Tree</w:t>
        </w:r>
        <w:r w:rsidRPr="002F02C9">
          <w:rPr>
            <w:rFonts w:eastAsia="新細明體" w:hint="eastAsia"/>
            <w:color w:val="0033CC"/>
            <w:lang w:eastAsia="zh-TW"/>
            <w:rPrChange w:id="19645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的</w:t>
        </w:r>
        <w:r w:rsidRPr="002F02C9">
          <w:rPr>
            <w:rFonts w:eastAsia="新細明體"/>
            <w:color w:val="0033CC"/>
            <w:lang w:eastAsia="zh-TW"/>
            <w:rPrChange w:id="19646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Maintain-&gt;Common</w:t>
        </w:r>
        <w:r w:rsidRPr="002F02C9">
          <w:rPr>
            <w:rFonts w:eastAsia="新細明體" w:hint="eastAsia"/>
            <w:color w:val="0033CC"/>
            <w:lang w:eastAsia="zh-TW"/>
            <w:rPrChange w:id="1964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节点下点击“</w:t>
        </w:r>
        <w:r w:rsidRPr="002F02C9">
          <w:rPr>
            <w:rFonts w:eastAsia="新細明體"/>
            <w:color w:val="0033CC"/>
            <w:lang w:eastAsia="zh-TW"/>
            <w:rPrChange w:id="19648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OSWIN</w:t>
        </w:r>
        <w:r w:rsidRPr="002F02C9">
          <w:rPr>
            <w:rFonts w:eastAsia="新細明體" w:hint="eastAsia"/>
            <w:color w:val="0033CC"/>
            <w:lang w:eastAsia="zh-TW"/>
            <w:rPrChange w:id="19649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”节点后进入。</w:t>
        </w:r>
      </w:ins>
    </w:p>
    <w:p w:rsidR="009C0B99" w:rsidRPr="002F02C9" w:rsidRDefault="00152C15" w:rsidP="009C0B99">
      <w:pPr>
        <w:rPr>
          <w:ins w:id="19650" w:author="IEC960923" w:date="2013-05-15T17:06:00Z"/>
          <w:rFonts w:eastAsia="新細明體"/>
          <w:color w:val="0033CC"/>
          <w:lang w:eastAsia="zh-TW"/>
          <w:rPrChange w:id="19651" w:author="Chen, Ivy (陳素貞 IEC1)" w:date="2015-01-12T13:45:00Z">
            <w:rPr>
              <w:ins w:id="19652" w:author="IEC960923" w:date="2013-05-15T17:06:00Z"/>
              <w:rFonts w:eastAsia="新細明體"/>
              <w:color w:val="0033CC"/>
              <w:lang w:eastAsia="zh-TW"/>
            </w:rPr>
          </w:rPrChange>
        </w:rPr>
      </w:pPr>
      <w:ins w:id="19653" w:author="IEC960923" w:date="2013-05-15T17:06:00Z">
        <w:r w:rsidRPr="002F02C9">
          <w:rPr>
            <w:rFonts w:eastAsia="新細明體" w:hint="eastAsia"/>
            <w:color w:val="0033CC"/>
            <w:lang w:eastAsia="zh-TW"/>
            <w:rPrChange w:id="19654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965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9656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用例：</w:t>
        </w:r>
      </w:ins>
    </w:p>
    <w:p w:rsidR="009C0B99" w:rsidRPr="002F02C9" w:rsidRDefault="00152C15" w:rsidP="009C0B99">
      <w:pPr>
        <w:rPr>
          <w:ins w:id="19657" w:author="IEC960923" w:date="2013-05-15T17:06:00Z"/>
          <w:rFonts w:eastAsia="新細明體"/>
          <w:color w:val="0033CC"/>
          <w:lang w:eastAsia="zh-TW"/>
          <w:rPrChange w:id="19658" w:author="Chen, Ivy (陳素貞 IEC1)" w:date="2015-01-12T13:45:00Z">
            <w:rPr>
              <w:ins w:id="19659" w:author="IEC960923" w:date="2013-05-15T17:06:00Z"/>
              <w:rFonts w:eastAsia="新細明體"/>
              <w:color w:val="0033CC"/>
              <w:lang w:eastAsia="zh-TW"/>
            </w:rPr>
          </w:rPrChange>
        </w:rPr>
      </w:pPr>
      <w:ins w:id="19660" w:author="IEC960923" w:date="2013-05-15T17:06:00Z">
        <w:r w:rsidRPr="002F02C9">
          <w:rPr>
            <w:rFonts w:eastAsia="新細明體" w:hint="eastAsia"/>
            <w:color w:val="0033CC"/>
            <w:lang w:eastAsia="zh-TW"/>
            <w:rPrChange w:id="19661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19662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19663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特殊考量：此界面仅能够维护</w:t>
        </w:r>
      </w:ins>
      <w:ins w:id="19664" w:author="IEC960923" w:date="2013-05-15T17:07:00Z">
        <w:r w:rsidRPr="002F02C9">
          <w:rPr>
            <w:rFonts w:eastAsia="新細明體"/>
            <w:color w:val="0033CC"/>
            <w:lang w:eastAsia="zh-TW"/>
            <w:rPrChange w:id="1966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OSWIN</w:t>
        </w:r>
      </w:ins>
      <w:ins w:id="19666" w:author="IEC960923" w:date="2013-05-15T17:06:00Z">
        <w:r w:rsidRPr="002F02C9">
          <w:rPr>
            <w:rFonts w:eastAsia="新細明體" w:hint="eastAsia"/>
            <w:color w:val="0033CC"/>
            <w:lang w:eastAsia="zh-TW"/>
            <w:rPrChange w:id="1966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的人有權限進來</w:t>
        </w:r>
      </w:ins>
    </w:p>
    <w:p w:rsidR="009C0B99" w:rsidRPr="002F02C9" w:rsidRDefault="00152C15" w:rsidP="009C0B99">
      <w:pPr>
        <w:rPr>
          <w:ins w:id="19668" w:author="IEC960923" w:date="2013-05-15T17:07:00Z"/>
          <w:rFonts w:eastAsia="新細明體"/>
          <w:color w:val="0033CC"/>
          <w:lang w:eastAsia="zh-TW"/>
          <w:rPrChange w:id="19669" w:author="Chen, Ivy (陳素貞 IEC1)" w:date="2015-01-12T13:45:00Z">
            <w:rPr>
              <w:ins w:id="19670" w:author="IEC960923" w:date="2013-05-15T17:07:00Z"/>
              <w:rFonts w:eastAsia="新細明體"/>
              <w:color w:val="0033CC"/>
              <w:lang w:eastAsia="zh-TW"/>
            </w:rPr>
          </w:rPrChange>
        </w:rPr>
      </w:pPr>
      <w:ins w:id="19671" w:author="IEC960923" w:date="2013-05-15T17:06:00Z">
        <w:r w:rsidRPr="002F02C9">
          <w:rPr>
            <w:rFonts w:eastAsia="新細明體" w:hint="eastAsia"/>
            <w:color w:val="0033CC"/>
            <w:lang w:eastAsia="zh-TW"/>
            <w:rPrChange w:id="19672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●对应数据表：</w:t>
        </w:r>
      </w:ins>
      <w:ins w:id="19673" w:author="IEC960923" w:date="2013-05-15T17:07:00Z">
        <w:r w:rsidRPr="002F02C9">
          <w:rPr>
            <w:rFonts w:eastAsia="新細明體"/>
            <w:color w:val="0033CC"/>
            <w:lang w:eastAsia="zh-TW"/>
            <w:rPrChange w:id="19674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OSWIN</w:t>
        </w:r>
      </w:ins>
    </w:p>
    <w:p w:rsidR="009C0B99" w:rsidRPr="002F02C9" w:rsidRDefault="009C0B99" w:rsidP="009C0B99">
      <w:pPr>
        <w:rPr>
          <w:ins w:id="19675" w:author="IEC960923" w:date="2013-05-15T17:07:00Z"/>
          <w:rFonts w:eastAsia="新細明體"/>
          <w:color w:val="0033CC"/>
          <w:lang w:eastAsia="zh-TW"/>
          <w:rPrChange w:id="19676" w:author="Chen, Ivy (陳素貞 IEC1)" w:date="2015-01-12T13:45:00Z">
            <w:rPr>
              <w:ins w:id="19677" w:author="IEC960923" w:date="2013-05-15T17:07:00Z"/>
              <w:rFonts w:eastAsia="新細明體"/>
              <w:color w:val="0033CC"/>
              <w:lang w:eastAsia="zh-TW"/>
            </w:rPr>
          </w:rPrChange>
        </w:rPr>
      </w:pPr>
    </w:p>
    <w:p w:rsidR="009C0B99" w:rsidRPr="002F02C9" w:rsidRDefault="00152C15" w:rsidP="009C0B99">
      <w:pPr>
        <w:pStyle w:val="4"/>
        <w:rPr>
          <w:ins w:id="19678" w:author="IEC960923" w:date="2013-05-15T17:08:00Z"/>
          <w:color w:val="0033CC"/>
          <w:rPrChange w:id="19679" w:author="Chen, Ivy (陳素貞 IEC1)" w:date="2015-01-12T13:45:00Z">
            <w:rPr>
              <w:ins w:id="19680" w:author="IEC960923" w:date="2013-05-15T17:08:00Z"/>
              <w:color w:val="0033CC"/>
            </w:rPr>
          </w:rPrChange>
        </w:rPr>
      </w:pPr>
      <w:ins w:id="19681" w:author="IEC960923" w:date="2013-05-15T17:08:00Z">
        <w:r w:rsidRPr="002F02C9">
          <w:rPr>
            <w:rFonts w:hint="eastAsia"/>
            <w:color w:val="0033CC"/>
            <w:rPrChange w:id="19682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控件說明</w:t>
        </w:r>
      </w:ins>
    </w:p>
    <w:p w:rsidR="009C0B99" w:rsidRPr="002F02C9" w:rsidRDefault="00152C15" w:rsidP="009C0B99">
      <w:pPr>
        <w:pStyle w:val="ae"/>
        <w:jc w:val="right"/>
        <w:rPr>
          <w:ins w:id="19683" w:author="IEC960923" w:date="2013-05-15T17:08:00Z"/>
          <w:color w:val="0033CC"/>
          <w:rPrChange w:id="19684" w:author="Chen, Ivy (陳素貞 IEC1)" w:date="2015-01-12T13:45:00Z">
            <w:rPr>
              <w:ins w:id="19685" w:author="IEC960923" w:date="2013-05-15T17:08:00Z"/>
              <w:color w:val="0033CC"/>
            </w:rPr>
          </w:rPrChange>
        </w:rPr>
      </w:pPr>
      <w:ins w:id="19686" w:author="IEC960923" w:date="2013-05-15T17:08:00Z">
        <w:r w:rsidRPr="002F02C9">
          <w:rPr>
            <w:rFonts w:hint="eastAsia"/>
            <w:color w:val="0033CC"/>
            <w:rPrChange w:id="19687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t>表</w:t>
        </w:r>
        <w:r w:rsidRPr="002F02C9">
          <w:rPr>
            <w:color w:val="0033CC"/>
            <w:rPrChange w:id="19688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t xml:space="preserve">: </w:t>
        </w:r>
        <w:r w:rsidRPr="002F02C9">
          <w:rPr>
            <w:color w:val="0033CC"/>
            <w:rPrChange w:id="19689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19690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STYLEREF 2 \s </w:instrText>
        </w:r>
        <w:r w:rsidRPr="002F02C9">
          <w:rPr>
            <w:color w:val="0033CC"/>
            <w:rPrChange w:id="19691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19692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1.</w:t>
        </w:r>
        <w:r w:rsidRPr="002F02C9">
          <w:rPr>
            <w:rFonts w:eastAsiaTheme="minorEastAsia"/>
            <w:noProof/>
            <w:color w:val="0033CC"/>
            <w:rPrChange w:id="19693" w:author="Chen, Ivy (陳素貞 IEC1)" w:date="2015-01-12T13:45:00Z">
              <w:rPr>
                <w:rFonts w:eastAsiaTheme="minorEastAsia" w:cs="Times New Roman"/>
                <w:noProof/>
                <w:color w:val="0033CC"/>
                <w:u w:val="single"/>
              </w:rPr>
            </w:rPrChange>
          </w:rPr>
          <w:t>6</w:t>
        </w:r>
        <w:r w:rsidRPr="002F02C9">
          <w:rPr>
            <w:color w:val="0033CC"/>
            <w:rPrChange w:id="19694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  <w:r w:rsidRPr="002F02C9">
          <w:rPr>
            <w:color w:val="0033CC"/>
            <w:rPrChange w:id="19695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noBreakHyphen/>
        </w:r>
        <w:r w:rsidRPr="002F02C9">
          <w:rPr>
            <w:color w:val="0033CC"/>
            <w:rPrChange w:id="19696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19697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color w:val="0033CC"/>
            <w:rPrChange w:id="19698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instrText>表</w:instrText>
        </w:r>
        <w:r w:rsidRPr="002F02C9">
          <w:rPr>
            <w:color w:val="0033CC"/>
            <w:rPrChange w:id="19699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: \* ARABIC \s 2 </w:instrText>
        </w:r>
        <w:r w:rsidRPr="002F02C9">
          <w:rPr>
            <w:color w:val="0033CC"/>
            <w:rPrChange w:id="19700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19701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</w:t>
        </w:r>
        <w:r w:rsidRPr="002F02C9">
          <w:rPr>
            <w:color w:val="0033CC"/>
            <w:rPrChange w:id="19702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10"/>
        <w:gridCol w:w="916"/>
        <w:gridCol w:w="677"/>
        <w:gridCol w:w="1432"/>
        <w:gridCol w:w="680"/>
        <w:gridCol w:w="2728"/>
        <w:gridCol w:w="2629"/>
      </w:tblGrid>
      <w:tr w:rsidR="009C0B99" w:rsidRPr="002F02C9" w:rsidTr="009C0B99">
        <w:trPr>
          <w:tblHeader/>
          <w:ins w:id="19703" w:author="IEC960923" w:date="2013-05-15T17:08:00Z"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ins w:id="19704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05" w:author="Chen, Ivy (陳素貞 IEC1)" w:date="2015-01-12T13:45:00Z">
                  <w:rPr>
                    <w:ins w:id="19706" w:author="IEC960923" w:date="2013-05-15T17:08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9707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9708" w:author="IEC960923" w:date="2013-05-15T17:0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709" w:author="Chen, Ivy (陳素貞 IEC1)" w:date="2015-01-12T13:45:00Z">
                    <w:rPr>
                      <w:rFonts w:asciiTheme="minorHAnsi" w:hAnsiTheme="minorHAnsi" w:cstheme="minorHAnsi"/>
                      <w:b/>
                      <w:color w:val="0033CC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10" w:type="dxa"/>
            <w:shd w:val="clear" w:color="auto" w:fill="CCCCCC"/>
          </w:tcPr>
          <w:p w:rsidR="003B389F" w:rsidRPr="002F02C9" w:rsidRDefault="00152C15">
            <w:pPr>
              <w:rPr>
                <w:ins w:id="19710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11" w:author="Chen, Ivy (陳素貞 IEC1)" w:date="2015-01-12T13:45:00Z">
                  <w:rPr>
                    <w:ins w:id="19712" w:author="IEC960923" w:date="2013-05-15T17:08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9713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9714" w:author="IEC960923" w:date="2013-05-15T17:0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9715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916" w:type="dxa"/>
            <w:shd w:val="clear" w:color="auto" w:fill="CCCCCC"/>
          </w:tcPr>
          <w:p w:rsidR="003B389F" w:rsidRPr="002F02C9" w:rsidRDefault="00152C15">
            <w:pPr>
              <w:rPr>
                <w:ins w:id="19716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17" w:author="Chen, Ivy (陳素貞 IEC1)" w:date="2015-01-12T13:45:00Z">
                  <w:rPr>
                    <w:ins w:id="19718" w:author="IEC960923" w:date="2013-05-15T17:08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9719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9720" w:author="IEC960923" w:date="2013-05-15T17:0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9721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677" w:type="dxa"/>
            <w:shd w:val="clear" w:color="auto" w:fill="CCCCCC"/>
            <w:tcFitText/>
          </w:tcPr>
          <w:p w:rsidR="003B389F" w:rsidRPr="002F02C9" w:rsidRDefault="00152C15">
            <w:pPr>
              <w:rPr>
                <w:ins w:id="19722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23" w:author="Chen, Ivy (陳素貞 IEC1)" w:date="2015-01-12T13:45:00Z">
                  <w:rPr>
                    <w:ins w:id="19724" w:author="IEC960923" w:date="2013-05-15T17:08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9725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9726" w:author="IEC960923" w:date="2013-05-15T17:0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pacing w:val="80"/>
                  <w:sz w:val="18"/>
                  <w:lang w:eastAsia="zh-TW"/>
                  <w:rPrChange w:id="19727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spacing w:val="39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pacing w:val="1"/>
                  <w:sz w:val="18"/>
                  <w:lang w:eastAsia="zh-TW"/>
                  <w:rPrChange w:id="19728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432" w:type="dxa"/>
            <w:shd w:val="clear" w:color="auto" w:fill="CCCCCC"/>
          </w:tcPr>
          <w:p w:rsidR="003B389F" w:rsidRPr="002F02C9" w:rsidRDefault="00152C15">
            <w:pPr>
              <w:rPr>
                <w:ins w:id="19729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30" w:author="Chen, Ivy (陳素貞 IEC1)" w:date="2015-01-12T13:45:00Z">
                  <w:rPr>
                    <w:ins w:id="19731" w:author="IEC960923" w:date="2013-05-15T17:08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9732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9733" w:author="IEC960923" w:date="2013-05-15T17:0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9734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80" w:type="dxa"/>
            <w:shd w:val="clear" w:color="auto" w:fill="CCCCCC"/>
          </w:tcPr>
          <w:p w:rsidR="003B389F" w:rsidRPr="002F02C9" w:rsidRDefault="00152C15">
            <w:pPr>
              <w:rPr>
                <w:ins w:id="19735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36" w:author="Chen, Ivy (陳素貞 IEC1)" w:date="2015-01-12T13:45:00Z">
                  <w:rPr>
                    <w:ins w:id="19737" w:author="IEC960923" w:date="2013-05-15T17:08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9738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9739" w:author="IEC960923" w:date="2013-05-15T17:0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9740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ins w:id="19741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42" w:author="Chen, Ivy (陳素貞 IEC1)" w:date="2015-01-12T13:45:00Z">
                  <w:rPr>
                    <w:ins w:id="19743" w:author="IEC960923" w:date="2013-05-15T17:08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9744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9745" w:author="IEC960923" w:date="2013-05-15T17:0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9746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ins w:id="19747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48" w:author="Chen, Ivy (陳素貞 IEC1)" w:date="2015-01-12T13:45:00Z">
                  <w:rPr>
                    <w:ins w:id="19749" w:author="IEC960923" w:date="2013-05-15T17:08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9750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19751" w:author="IEC960923" w:date="2013-05-15T17:0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9752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9C0B99" w:rsidRPr="002F02C9" w:rsidTr="009C0B99">
        <w:trPr>
          <w:ins w:id="19753" w:author="IEC960923" w:date="2013-05-15T17:08:00Z"/>
        </w:trPr>
        <w:tc>
          <w:tcPr>
            <w:tcW w:w="445" w:type="dxa"/>
          </w:tcPr>
          <w:p w:rsidR="003B389F" w:rsidRPr="002F02C9" w:rsidRDefault="00152C15">
            <w:pPr>
              <w:rPr>
                <w:ins w:id="19754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55" w:author="Chen, Ivy (陳素貞 IEC1)" w:date="2015-01-12T13:45:00Z">
                  <w:rPr>
                    <w:ins w:id="19756" w:author="IEC960923" w:date="2013-05-15T17:08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19757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9758" w:author="IEC960923" w:date="2013-05-15T17:0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759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10" w:type="dxa"/>
          </w:tcPr>
          <w:p w:rsidR="003B389F" w:rsidRPr="002F02C9" w:rsidRDefault="00152C15">
            <w:pPr>
              <w:rPr>
                <w:ins w:id="19760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61" w:author="Chen, Ivy (陳素貞 IEC1)" w:date="2015-01-12T13:45:00Z">
                  <w:rPr>
                    <w:ins w:id="19762" w:author="IEC960923" w:date="2013-05-15T17:08:00Z"/>
                    <w:rFonts w:asciiTheme="minorHAnsi" w:eastAsia="新細明體" w:hAnsiTheme="minorHAnsi" w:cstheme="minorHAnsi"/>
                    <w:b/>
                    <w:bCs/>
                    <w:color w:val="0033CC"/>
                    <w:kern w:val="32"/>
                    <w:sz w:val="18"/>
                    <w:szCs w:val="32"/>
                    <w:lang w:eastAsia="zh-TW"/>
                  </w:rPr>
                </w:rPrChange>
              </w:rPr>
              <w:pPrChange w:id="19763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9764" w:author="IEC960923" w:date="2013-05-15T17:10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76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Family</w:t>
              </w:r>
            </w:ins>
          </w:p>
        </w:tc>
        <w:tc>
          <w:tcPr>
            <w:tcW w:w="916" w:type="dxa"/>
          </w:tcPr>
          <w:p w:rsidR="003B389F" w:rsidRPr="002F02C9" w:rsidRDefault="00152C15">
            <w:pPr>
              <w:rPr>
                <w:ins w:id="19766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67" w:author="Chen, Ivy (陳素貞 IEC1)" w:date="2015-01-12T13:45:00Z">
                  <w:rPr>
                    <w:ins w:id="19768" w:author="IEC960923" w:date="2013-05-15T17:08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18"/>
                    <w:szCs w:val="32"/>
                  </w:rPr>
                </w:rPrChange>
              </w:rPr>
              <w:pPrChange w:id="19769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9770" w:author="IEC960923" w:date="2013-05-15T17:0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771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DropDownList</w:t>
              </w:r>
            </w:ins>
          </w:p>
        </w:tc>
        <w:tc>
          <w:tcPr>
            <w:tcW w:w="677" w:type="dxa"/>
          </w:tcPr>
          <w:p w:rsidR="009C0B99" w:rsidRPr="002F02C9" w:rsidRDefault="009C0B99" w:rsidP="009C0B99">
            <w:pPr>
              <w:rPr>
                <w:ins w:id="19772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73" w:author="Chen, Ivy (陳素貞 IEC1)" w:date="2015-01-12T13:45:00Z">
                  <w:rPr>
                    <w:ins w:id="19774" w:author="IEC960923" w:date="2013-05-15T17:08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9C0B99" w:rsidRPr="002F02C9" w:rsidRDefault="00152C15" w:rsidP="009C0B99">
            <w:pPr>
              <w:rPr>
                <w:ins w:id="19775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76" w:author="Chen, Ivy (陳素貞 IEC1)" w:date="2015-01-12T13:45:00Z">
                  <w:rPr>
                    <w:ins w:id="19777" w:author="IEC960923" w:date="2013-05-15T17:08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19778" w:author="IEC960923" w:date="2013-05-15T17:0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779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‘All’</w:t>
              </w:r>
            </w:ins>
          </w:p>
        </w:tc>
        <w:tc>
          <w:tcPr>
            <w:tcW w:w="680" w:type="dxa"/>
          </w:tcPr>
          <w:p w:rsidR="009C0B99" w:rsidRPr="002F02C9" w:rsidRDefault="009C0B99" w:rsidP="009C0B99">
            <w:pPr>
              <w:rPr>
                <w:ins w:id="19780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81" w:author="Chen, Ivy (陳素貞 IEC1)" w:date="2015-01-12T13:45:00Z">
                  <w:rPr>
                    <w:ins w:id="19782" w:author="IEC960923" w:date="2013-05-15T17:08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9C0B99" w:rsidRPr="002F02C9" w:rsidRDefault="00152C15" w:rsidP="009C0B99">
            <w:pPr>
              <w:rPr>
                <w:ins w:id="19783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84" w:author="Chen, Ivy (陳素貞 IEC1)" w:date="2015-01-12T13:45:00Z">
                  <w:rPr>
                    <w:ins w:id="19785" w:author="IEC960923" w:date="2013-05-15T17:08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19786" w:author="IEC960923" w:date="2013-05-15T17:0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787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OnLoad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9788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3B389F" w:rsidRPr="002F02C9" w:rsidRDefault="00152C15">
            <w:pPr>
              <w:rPr>
                <w:ins w:id="19789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90" w:author="Chen, Ivy (陳素貞 IEC1)" w:date="2015-01-12T13:45:00Z">
                  <w:rPr>
                    <w:ins w:id="19791" w:author="IEC960923" w:date="2013-05-15T17:08:00Z"/>
                    <w:rFonts w:asciiTheme="minorHAnsi" w:hAnsiTheme="minorHAnsi" w:cstheme="minorHAnsi"/>
                    <w:noProof/>
                    <w:color w:val="008080"/>
                    <w:szCs w:val="20"/>
                  </w:rPr>
                </w:rPrChange>
              </w:rPr>
              <w:pPrChange w:id="19792" w:author="Chen, Ivy (陳素貞 IEC1)" w:date="2014-02-07T15:54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19793" w:author="IEC960923" w:date="2013-05-15T17:0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794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select distinct </w:t>
              </w:r>
            </w:ins>
            <w:ins w:id="19795" w:author="IEC960923" w:date="2013-05-15T17:1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796" w:author="Chen, Ivy (陳素貞 IEC1)" w:date="2015-01-12T13:45:00Z">
                    <w:rPr>
                      <w:rFonts w:asciiTheme="minorEastAsia" w:eastAsiaTheme="minorEastAsia" w:hAnsiTheme="minorEastAsia" w:cstheme="minorHAnsi"/>
                      <w:noProof/>
                      <w:color w:val="008080"/>
                      <w:szCs w:val="20"/>
                      <w:u w:val="single"/>
                      <w:lang w:eastAsia="zh-TW"/>
                    </w:rPr>
                  </w:rPrChange>
                </w:rPr>
                <w:t>Family</w:t>
              </w:r>
            </w:ins>
          </w:p>
          <w:p w:rsidR="003B389F" w:rsidRPr="002F02C9" w:rsidRDefault="00152C15">
            <w:pPr>
              <w:rPr>
                <w:del w:id="19797" w:author="Chen, Ivy (陳素貞 IEC1)" w:date="2014-02-05T14:29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798" w:author="Chen, Ivy (陳素貞 IEC1)" w:date="2015-01-12T13:45:00Z">
                  <w:rPr>
                    <w:del w:id="19799" w:author="Chen, Ivy (陳素貞 IEC1)" w:date="2014-02-05T14:29:00Z"/>
                    <w:rFonts w:asciiTheme="minorHAnsi" w:eastAsiaTheme="minorEastAsia" w:hAnsiTheme="minorHAnsi" w:cstheme="minorHAnsi"/>
                    <w:b/>
                    <w:bCs/>
                    <w:noProof/>
                    <w:color w:val="0000FF"/>
                    <w:kern w:val="32"/>
                    <w:sz w:val="32"/>
                    <w:szCs w:val="20"/>
                    <w:lang w:eastAsia="zh-TW"/>
                  </w:rPr>
                </w:rPrChange>
              </w:rPr>
              <w:pPrChange w:id="19800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9801" w:author="IEC960923" w:date="2013-05-15T17:0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802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from </w:t>
              </w:r>
            </w:ins>
            <w:ins w:id="19803" w:author="IEC960923" w:date="2013-05-15T17:1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804" w:author="Chen, Ivy (陳素貞 IEC1)" w:date="2015-01-12T13:45:00Z">
                    <w:rPr>
                      <w:rFonts w:asciiTheme="minorEastAsia" w:eastAsiaTheme="minorEastAsia" w:hAnsiTheme="minorEastAsia" w:cstheme="minorHAnsi"/>
                      <w:noProof/>
                      <w:color w:val="008080"/>
                      <w:szCs w:val="20"/>
                      <w:u w:val="single"/>
                      <w:lang w:eastAsia="zh-TW"/>
                    </w:rPr>
                  </w:rPrChange>
                </w:rPr>
                <w:t>OSWIN</w:t>
              </w:r>
            </w:ins>
          </w:p>
          <w:p w:rsidR="003B389F" w:rsidRPr="002F02C9" w:rsidRDefault="003B389F">
            <w:pPr>
              <w:rPr>
                <w:ins w:id="19805" w:author="Chen, Ivy (陳素貞 IEC1)" w:date="2014-02-05T14:29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806" w:author="Chen, Ivy (陳素貞 IEC1)" w:date="2015-01-12T13:45:00Z">
                  <w:rPr>
                    <w:ins w:id="19807" w:author="Chen, Ivy (陳素貞 IEC1)" w:date="2014-02-05T14:29:00Z"/>
                    <w:rFonts w:asciiTheme="minorHAnsi" w:hAnsiTheme="minorHAnsi" w:cstheme="minorHAnsi"/>
                    <w:noProof/>
                    <w:color w:val="008080"/>
                    <w:szCs w:val="20"/>
                  </w:rPr>
                </w:rPrChange>
              </w:rPr>
              <w:pPrChange w:id="19808" w:author="Chen, Ivy (陳素貞 IEC1)" w:date="2014-02-07T15:54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</w:p>
          <w:p w:rsidR="003B389F" w:rsidRPr="002F02C9" w:rsidRDefault="00152C15">
            <w:pPr>
              <w:rPr>
                <w:ins w:id="19809" w:author="IEC960923" w:date="2013-05-15T17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810" w:author="Chen, Ivy (陳素貞 IEC1)" w:date="2015-01-12T13:45:00Z">
                  <w:rPr>
                    <w:ins w:id="19811" w:author="IEC960923" w:date="2013-05-15T17:11:00Z"/>
                    <w:rFonts w:asciiTheme="minorEastAsia" w:eastAsiaTheme="minorEastAsia" w:hAnsiTheme="minorEastAsia" w:cstheme="minorHAnsi"/>
                    <w:b/>
                    <w:bCs/>
                    <w:noProof/>
                    <w:color w:val="008080"/>
                    <w:kern w:val="32"/>
                    <w:sz w:val="32"/>
                    <w:szCs w:val="20"/>
                    <w:lang w:eastAsia="zh-TW"/>
                  </w:rPr>
                </w:rPrChange>
              </w:rPr>
              <w:pPrChange w:id="19812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19813" w:author="IEC960923" w:date="2013-05-15T17:0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814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order by </w:t>
              </w:r>
            </w:ins>
            <w:ins w:id="19815" w:author="IEC960923" w:date="2013-05-15T17:1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816" w:author="Chen, Ivy (陳素貞 IEC1)" w:date="2015-01-12T13:45:00Z">
                    <w:rPr>
                      <w:rFonts w:asciiTheme="minorEastAsia" w:eastAsiaTheme="minorEastAsia" w:hAnsiTheme="minorEastAsia" w:cstheme="minorHAnsi"/>
                      <w:noProof/>
                      <w:color w:val="008080"/>
                      <w:szCs w:val="20"/>
                      <w:u w:val="single"/>
                      <w:lang w:eastAsia="zh-TW"/>
                    </w:rPr>
                  </w:rPrChange>
                </w:rPr>
                <w:t>Family</w:t>
              </w:r>
            </w:ins>
          </w:p>
          <w:p w:rsidR="009C0B99" w:rsidRPr="002F02C9" w:rsidRDefault="009C0B99" w:rsidP="009C0B99">
            <w:pPr>
              <w:rPr>
                <w:ins w:id="19817" w:author="IEC960923" w:date="2013-05-15T17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818" w:author="Chen, Ivy (陳素貞 IEC1)" w:date="2015-01-12T13:45:00Z">
                  <w:rPr>
                    <w:ins w:id="19819" w:author="IEC960923" w:date="2013-05-15T17:11:00Z"/>
                    <w:rFonts w:asciiTheme="minorEastAsia" w:eastAsiaTheme="minorEastAsia" w:hAnsiTheme="minorEastAsia" w:cstheme="minorHAnsi"/>
                    <w:noProof/>
                    <w:color w:val="008080"/>
                    <w:szCs w:val="20"/>
                    <w:lang w:eastAsia="zh-TW"/>
                  </w:rPr>
                </w:rPrChange>
              </w:rPr>
            </w:pPr>
          </w:p>
          <w:p w:rsidR="009C0B99" w:rsidRPr="002F02C9" w:rsidRDefault="00152C15">
            <w:pPr>
              <w:rPr>
                <w:ins w:id="19820" w:author="IEC960923" w:date="2013-05-15T17:1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821" w:author="Chen, Ivy (陳素貞 IEC1)" w:date="2015-01-12T13:45:00Z">
                  <w:rPr>
                    <w:ins w:id="19822" w:author="IEC960923" w:date="2013-05-15T17:12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19823" w:author="IEC960923" w:date="2013-05-15T17:1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824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On</w:t>
              </w:r>
            </w:ins>
            <w:ins w:id="19825" w:author="IEC960923" w:date="2013-05-15T17:1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826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Change</w:t>
              </w:r>
            </w:ins>
            <w:ins w:id="19827" w:author="IEC960923" w:date="2013-05-15T17:1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9828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9C0B99" w:rsidRPr="002F02C9" w:rsidRDefault="00152C15">
            <w:pPr>
              <w:rPr>
                <w:ins w:id="19829" w:author="IEC960923" w:date="2013-05-15T17:1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830" w:author="Chen, Ivy (陳素貞 IEC1)" w:date="2015-01-12T13:45:00Z">
                  <w:rPr>
                    <w:ins w:id="19831" w:author="IEC960923" w:date="2013-05-15T17:12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19832" w:author="IEC960923" w:date="2013-05-15T17:1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9833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查詢</w:t>
              </w:r>
            </w:ins>
            <w:ins w:id="19834" w:author="IEC960923" w:date="2013-05-15T17:1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83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OSWIN list</w:t>
              </w:r>
            </w:ins>
          </w:p>
          <w:p w:rsidR="003B389F" w:rsidRPr="002F02C9" w:rsidRDefault="00152C15">
            <w:pPr>
              <w:rPr>
                <w:ins w:id="19836" w:author="IEC960923" w:date="2013-05-15T17:1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837" w:author="Chen, Ivy (陳素貞 IEC1)" w:date="2015-01-12T13:45:00Z">
                  <w:rPr>
                    <w:ins w:id="19838" w:author="IEC960923" w:date="2013-05-15T17:12:00Z"/>
                    <w:rFonts w:ascii="Courier New" w:hAnsi="Courier New" w:cs="Courier New"/>
                    <w:noProof/>
                    <w:szCs w:val="20"/>
                  </w:rPr>
                </w:rPrChange>
              </w:rPr>
              <w:pPrChange w:id="19839" w:author="Chen, Ivy (陳素貞 IEC1)" w:date="2014-02-07T15:54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19840" w:author="IEC960923" w:date="2013-05-15T17:1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84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select * from OSWIN </w:t>
              </w:r>
            </w:ins>
          </w:p>
          <w:p w:rsidR="009C0B99" w:rsidRPr="002F02C9" w:rsidRDefault="00152C15">
            <w:pPr>
              <w:rPr>
                <w:ins w:id="19842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843" w:author="Chen, Ivy (陳素貞 IEC1)" w:date="2015-01-12T13:45:00Z">
                  <w:rPr>
                    <w:ins w:id="19844" w:author="IEC960923" w:date="2013-05-15T17:08:00Z"/>
                    <w:rFonts w:asciiTheme="minorHAnsi" w:eastAsia="新細明體" w:hAnsiTheme="minorHAnsi" w:cstheme="minorHAnsi"/>
                    <w:color w:val="0033CC"/>
                    <w:lang w:eastAsia="zh-TW"/>
                  </w:rPr>
                </w:rPrChange>
              </w:rPr>
            </w:pPr>
            <w:ins w:id="19845" w:author="IEC960923" w:date="2013-05-15T17:1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84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where Family = @Family</w:t>
              </w:r>
            </w:ins>
          </w:p>
        </w:tc>
        <w:tc>
          <w:tcPr>
            <w:tcW w:w="2629" w:type="dxa"/>
          </w:tcPr>
          <w:p w:rsidR="009C0B99" w:rsidRPr="002F02C9" w:rsidRDefault="00152C15" w:rsidP="009C0B99">
            <w:pPr>
              <w:rPr>
                <w:ins w:id="19847" w:author="IEC960923" w:date="2013-05-15T17:0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848" w:author="Chen, Ivy (陳素貞 IEC1)" w:date="2015-01-12T13:45:00Z">
                  <w:rPr>
                    <w:ins w:id="19849" w:author="IEC960923" w:date="2013-05-15T17:08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850" w:author="IEC960923" w:date="2013-05-15T17:0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985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預設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85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All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985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選項</w:t>
              </w:r>
            </w:ins>
          </w:p>
        </w:tc>
      </w:tr>
      <w:tr w:rsidR="009C0B99" w:rsidRPr="002F02C9" w:rsidTr="009C0B99">
        <w:trPr>
          <w:ins w:id="19854" w:author="IEC960923" w:date="2013-05-15T17:14:00Z"/>
        </w:trPr>
        <w:tc>
          <w:tcPr>
            <w:tcW w:w="445" w:type="dxa"/>
          </w:tcPr>
          <w:p w:rsidR="009C0B99" w:rsidRPr="002F02C9" w:rsidRDefault="00152C15" w:rsidP="009C0B99">
            <w:pPr>
              <w:rPr>
                <w:ins w:id="19855" w:author="IEC960923" w:date="2013-05-15T17:14:00Z"/>
                <w:rFonts w:asciiTheme="minorHAnsi" w:hAnsiTheme="minorHAnsi" w:cstheme="minorHAnsi"/>
                <w:color w:val="0033CC"/>
                <w:rPrChange w:id="19856" w:author="Chen, Ivy (陳素貞 IEC1)" w:date="2015-01-12T13:45:00Z">
                  <w:rPr>
                    <w:ins w:id="19857" w:author="IEC960923" w:date="2013-05-15T17:14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19858" w:author="IEC960923" w:date="2013-05-15T17:1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85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10" w:type="dxa"/>
          </w:tcPr>
          <w:p w:rsidR="009C0B99" w:rsidRPr="002F02C9" w:rsidRDefault="00152C15" w:rsidP="009C0B99">
            <w:pPr>
              <w:rPr>
                <w:ins w:id="19860" w:author="IEC960923" w:date="2013-05-15T17:14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861" w:author="Chen, Ivy (陳素貞 IEC1)" w:date="2015-01-12T13:45:00Z">
                  <w:rPr>
                    <w:ins w:id="19862" w:author="IEC960923" w:date="2013-05-15T17:14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863" w:author="IEC960923" w:date="2013-05-15T17:1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986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OSWIN 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865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List</w:t>
              </w:r>
            </w:ins>
          </w:p>
        </w:tc>
        <w:tc>
          <w:tcPr>
            <w:tcW w:w="916" w:type="dxa"/>
          </w:tcPr>
          <w:p w:rsidR="009C0B99" w:rsidRPr="002F02C9" w:rsidRDefault="00152C15" w:rsidP="009C0B99">
            <w:pPr>
              <w:rPr>
                <w:ins w:id="19866" w:author="IEC960923" w:date="2013-05-15T17:14:00Z"/>
                <w:rFonts w:asciiTheme="minorHAnsi" w:hAnsiTheme="minorHAnsi" w:cstheme="minorHAnsi"/>
                <w:color w:val="0033CC"/>
                <w:sz w:val="18"/>
                <w:rPrChange w:id="19867" w:author="Chen, Ivy (陳素貞 IEC1)" w:date="2015-01-12T13:45:00Z">
                  <w:rPr>
                    <w:ins w:id="19868" w:author="IEC960923" w:date="2013-05-15T17:1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19869" w:author="IEC960923" w:date="2013-05-15T17:14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19870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677" w:type="dxa"/>
          </w:tcPr>
          <w:p w:rsidR="009C0B99" w:rsidRPr="002F02C9" w:rsidRDefault="009C0B99" w:rsidP="009C0B99">
            <w:pPr>
              <w:rPr>
                <w:ins w:id="19871" w:author="IEC960923" w:date="2013-05-15T17:14:00Z"/>
                <w:rFonts w:asciiTheme="minorHAnsi" w:hAnsiTheme="minorHAnsi" w:cstheme="minorHAnsi"/>
                <w:color w:val="0033CC"/>
                <w:sz w:val="18"/>
                <w:rPrChange w:id="19872" w:author="Chen, Ivy (陳素貞 IEC1)" w:date="2015-01-12T13:45:00Z">
                  <w:rPr>
                    <w:ins w:id="19873" w:author="IEC960923" w:date="2013-05-15T17:1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9C0B99" w:rsidRPr="002F02C9" w:rsidRDefault="00152C15">
            <w:pPr>
              <w:rPr>
                <w:ins w:id="19874" w:author="IEC960923" w:date="2013-05-15T17:14:00Z"/>
                <w:rFonts w:asciiTheme="minorHAnsi" w:hAnsiTheme="minorHAnsi" w:cstheme="minorHAnsi"/>
                <w:color w:val="0033CC"/>
                <w:sz w:val="18"/>
                <w:rPrChange w:id="19875" w:author="Chen, Ivy (陳素貞 IEC1)" w:date="2015-01-12T13:45:00Z">
                  <w:rPr>
                    <w:ins w:id="19876" w:author="IEC960923" w:date="2013-05-15T17:1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19877" w:author="IEC960923" w:date="2013-05-15T17:14:00Z">
              <w:r w:rsidRPr="002F02C9">
                <w:rPr>
                  <w:rFonts w:ascii="Tahoma" w:hAnsi="Tahoma" w:hint="eastAsia"/>
                  <w:color w:val="0033CC"/>
                  <w:sz w:val="18"/>
                  <w:rPrChange w:id="19878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显示所有的</w:t>
              </w:r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9879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OSWIN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9880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记录</w:t>
              </w:r>
            </w:ins>
          </w:p>
        </w:tc>
        <w:tc>
          <w:tcPr>
            <w:tcW w:w="680" w:type="dxa"/>
          </w:tcPr>
          <w:p w:rsidR="009C0B99" w:rsidRPr="002F02C9" w:rsidRDefault="009C0B99" w:rsidP="009C0B99">
            <w:pPr>
              <w:rPr>
                <w:ins w:id="19881" w:author="IEC960923" w:date="2013-05-15T17:14:00Z"/>
                <w:rFonts w:asciiTheme="minorHAnsi" w:hAnsiTheme="minorHAnsi" w:cstheme="minorHAnsi"/>
                <w:color w:val="0033CC"/>
                <w:rPrChange w:id="19882" w:author="Chen, Ivy (陳素貞 IEC1)" w:date="2015-01-12T13:45:00Z">
                  <w:rPr>
                    <w:ins w:id="19883" w:author="IEC960923" w:date="2013-05-15T17:14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9C0B99" w:rsidRPr="002F02C9" w:rsidRDefault="00152C15" w:rsidP="009C0B99">
            <w:pPr>
              <w:rPr>
                <w:ins w:id="19884" w:author="IEC960923" w:date="2013-05-15T17:14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19885" w:author="Chen, Ivy (陳素貞 IEC1)" w:date="2015-01-12T13:45:00Z">
                  <w:rPr>
                    <w:ins w:id="19886" w:author="IEC960923" w:date="2013-05-15T17:14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19887" w:author="IEC960923" w:date="2013-05-15T17:14:00Z">
              <w:r w:rsidRPr="002F02C9">
                <w:rPr>
                  <w:rFonts w:ascii="Tahoma" w:hAnsi="Tahoma"/>
                  <w:color w:val="0033CC"/>
                  <w:sz w:val="18"/>
                  <w:rPrChange w:id="19888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9889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：原高亮被选的数据行恢复正常显示，被点击的行被高亮选择，下部的</w:t>
              </w:r>
            </w:ins>
            <w:ins w:id="19890" w:author="IEC960923" w:date="2013-05-15T17:15:00Z"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9891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3</w:t>
              </w:r>
            </w:ins>
            <w:ins w:id="19892" w:author="IEC960923" w:date="2013-05-15T17:14:00Z">
              <w:r w:rsidRPr="002F02C9">
                <w:rPr>
                  <w:rFonts w:ascii="Tahoma" w:hAnsi="Tahoma" w:hint="eastAsia"/>
                  <w:color w:val="0033CC"/>
                  <w:sz w:val="18"/>
                  <w:rPrChange w:id="19893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到</w:t>
              </w:r>
            </w:ins>
            <w:ins w:id="19894" w:author="IEC960923" w:date="2013-05-15T17:15:00Z"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9895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7</w:t>
              </w:r>
            </w:ins>
            <w:ins w:id="19896" w:author="IEC960923" w:date="2013-05-15T17:14:00Z">
              <w:r w:rsidRPr="002F02C9">
                <w:rPr>
                  <w:rFonts w:ascii="Tahoma" w:hAnsi="Tahoma" w:hint="eastAsia"/>
                  <w:color w:val="0033CC"/>
                  <w:sz w:val="18"/>
                  <w:rPrChange w:id="19897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号控件中显示被点击数据行的详细资料，</w:t>
              </w:r>
              <w:r w:rsidRPr="002F02C9">
                <w:rPr>
                  <w:rFonts w:ascii="Tahoma" w:hAnsi="Tahoma"/>
                  <w:color w:val="0033CC"/>
                  <w:sz w:val="18"/>
                  <w:rPrChange w:id="19898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Enable Delete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9899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按钮。若被点击行为空行，则</w:t>
              </w:r>
              <w:r w:rsidRPr="002F02C9">
                <w:rPr>
                  <w:rFonts w:ascii="Tahoma" w:hAnsi="Tahoma"/>
                  <w:color w:val="0033CC"/>
                  <w:sz w:val="18"/>
                  <w:rPrChange w:id="19900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Disable Delete</w:t>
              </w:r>
              <w:r w:rsidRPr="002F02C9">
                <w:rPr>
                  <w:rFonts w:ascii="Tahoma" w:hAnsi="Tahoma" w:hint="eastAsia"/>
                  <w:color w:val="0033CC"/>
                  <w:sz w:val="18"/>
                  <w:rPrChange w:id="19901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按钮。</w:t>
              </w:r>
            </w:ins>
          </w:p>
        </w:tc>
        <w:tc>
          <w:tcPr>
            <w:tcW w:w="2629" w:type="dxa"/>
          </w:tcPr>
          <w:p w:rsidR="009C0B99" w:rsidRPr="002F02C9" w:rsidRDefault="00152C15" w:rsidP="009C0B99">
            <w:pPr>
              <w:rPr>
                <w:ins w:id="19902" w:author="IEC960923" w:date="2013-05-15T17:14:00Z"/>
                <w:rFonts w:ascii="Tahoma" w:eastAsiaTheme="minorEastAsia" w:hAnsi="Tahoma"/>
                <w:color w:val="0033CC"/>
                <w:sz w:val="18"/>
                <w:lang w:eastAsia="zh-TW"/>
                <w:rPrChange w:id="19903" w:author="Chen, Ivy (陳素貞 IEC1)" w:date="2015-01-12T13:45:00Z">
                  <w:rPr>
                    <w:ins w:id="19904" w:author="IEC960923" w:date="2013-05-15T17:14:00Z"/>
                    <w:rFonts w:ascii="Tahoma" w:eastAsiaTheme="minorEastAsia" w:hAnsi="Tahoma"/>
                    <w:color w:val="0033CC"/>
                    <w:sz w:val="18"/>
                    <w:lang w:eastAsia="zh-TW"/>
                  </w:rPr>
                </w:rPrChange>
              </w:rPr>
            </w:pPr>
            <w:ins w:id="19905" w:author="IEC960923" w:date="2013-05-15T17:14:00Z">
              <w:r w:rsidRPr="002F02C9">
                <w:rPr>
                  <w:rFonts w:ascii="Tahoma" w:hAnsi="Tahoma" w:hint="eastAsia"/>
                  <w:color w:val="0033CC"/>
                  <w:sz w:val="18"/>
                  <w:rPrChange w:id="19906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栏位包括：</w:t>
              </w:r>
            </w:ins>
            <w:ins w:id="19907" w:author="IEC960923" w:date="2013-05-15T17:15:00Z"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9908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Family</w:t>
              </w:r>
            </w:ins>
            <w:ins w:id="19909" w:author="IEC960923" w:date="2013-05-15T17:14:00Z"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9910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,</w:t>
              </w:r>
            </w:ins>
            <w:ins w:id="19911" w:author="IEC960923" w:date="2013-05-15T17:16:00Z"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9912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Zmod, OS, AV, Image,</w:t>
              </w:r>
            </w:ins>
            <w:ins w:id="19913" w:author="IEC960923" w:date="2013-05-15T17:14:00Z"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9914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Editor, Cdt, Udt</w:t>
              </w:r>
            </w:ins>
          </w:p>
          <w:p w:rsidR="009C0B99" w:rsidRPr="002F02C9" w:rsidRDefault="00152C15">
            <w:pPr>
              <w:rPr>
                <w:ins w:id="19915" w:author="IEC960923" w:date="2013-05-15T17:14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916" w:author="Chen, Ivy (陳素貞 IEC1)" w:date="2015-01-12T13:45:00Z">
                  <w:rPr>
                    <w:ins w:id="19917" w:author="IEC960923" w:date="2013-05-15T17:14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918" w:author="IEC960923" w:date="2013-05-15T17:14:00Z">
              <w:r w:rsidRPr="002F02C9">
                <w:rPr>
                  <w:rFonts w:ascii="Tahoma" w:hAnsi="Tahoma" w:hint="eastAsia"/>
                  <w:color w:val="0033CC"/>
                  <w:sz w:val="18"/>
                  <w:rPrChange w:id="19919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按</w:t>
              </w:r>
            </w:ins>
            <w:ins w:id="19920" w:author="IEC960923" w:date="2013-05-15T17:16:00Z">
              <w:r w:rsidRPr="002F02C9">
                <w:rPr>
                  <w:rFonts w:ascii="Tahoma" w:eastAsiaTheme="minorEastAsia" w:hAnsi="Tahoma"/>
                  <w:color w:val="0033CC"/>
                  <w:sz w:val="18"/>
                  <w:lang w:eastAsia="zh-TW"/>
                  <w:rPrChange w:id="19921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Family</w:t>
              </w:r>
            </w:ins>
            <w:ins w:id="19922" w:author="IEC960923" w:date="2013-05-15T17:14:00Z">
              <w:r w:rsidRPr="002F02C9">
                <w:rPr>
                  <w:rFonts w:ascii="Tahoma" w:hAnsi="Tahoma" w:hint="eastAsia"/>
                  <w:color w:val="0033CC"/>
                  <w:sz w:val="18"/>
                  <w:rPrChange w:id="19923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排列</w:t>
              </w:r>
            </w:ins>
          </w:p>
        </w:tc>
      </w:tr>
      <w:tr w:rsidR="009C0B99" w:rsidRPr="002F02C9" w:rsidTr="009C0B99">
        <w:trPr>
          <w:ins w:id="19924" w:author="IEC960923" w:date="2013-05-15T17:14:00Z"/>
        </w:trPr>
        <w:tc>
          <w:tcPr>
            <w:tcW w:w="445" w:type="dxa"/>
          </w:tcPr>
          <w:p w:rsidR="009C0B99" w:rsidRPr="002F02C9" w:rsidRDefault="00152C15" w:rsidP="009C0B99">
            <w:pPr>
              <w:rPr>
                <w:ins w:id="19925" w:author="IEC960923" w:date="2013-05-15T17:14:00Z"/>
                <w:rFonts w:asciiTheme="minorHAnsi" w:hAnsiTheme="minorHAnsi" w:cstheme="minorHAnsi"/>
                <w:color w:val="0033CC"/>
                <w:rPrChange w:id="19926" w:author="Chen, Ivy (陳素貞 IEC1)" w:date="2015-01-12T13:45:00Z">
                  <w:rPr>
                    <w:ins w:id="19927" w:author="IEC960923" w:date="2013-05-15T17:14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19928" w:author="IEC960923" w:date="2013-05-15T17:16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92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3</w:t>
              </w:r>
            </w:ins>
          </w:p>
        </w:tc>
        <w:tc>
          <w:tcPr>
            <w:tcW w:w="1310" w:type="dxa"/>
          </w:tcPr>
          <w:p w:rsidR="009C0B99" w:rsidRPr="002F02C9" w:rsidRDefault="00152C15" w:rsidP="009C0B99">
            <w:pPr>
              <w:rPr>
                <w:ins w:id="19930" w:author="IEC960923" w:date="2013-05-15T17:14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931" w:author="Chen, Ivy (陳素貞 IEC1)" w:date="2015-01-12T13:45:00Z">
                  <w:rPr>
                    <w:ins w:id="19932" w:author="IEC960923" w:date="2013-05-15T17:14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933" w:author="IEC960923" w:date="2013-05-15T17:16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93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Family</w:t>
              </w:r>
            </w:ins>
          </w:p>
        </w:tc>
        <w:tc>
          <w:tcPr>
            <w:tcW w:w="916" w:type="dxa"/>
          </w:tcPr>
          <w:p w:rsidR="009C0B99" w:rsidRPr="002F02C9" w:rsidRDefault="00152C15" w:rsidP="009C0B99">
            <w:pPr>
              <w:rPr>
                <w:ins w:id="19935" w:author="IEC960923" w:date="2013-05-15T17:14:00Z"/>
                <w:rFonts w:asciiTheme="minorHAnsi" w:hAnsiTheme="minorHAnsi" w:cstheme="minorHAnsi"/>
                <w:color w:val="0033CC"/>
                <w:sz w:val="18"/>
                <w:rPrChange w:id="19936" w:author="Chen, Ivy (陳素貞 IEC1)" w:date="2015-01-12T13:45:00Z">
                  <w:rPr>
                    <w:ins w:id="19937" w:author="IEC960923" w:date="2013-05-15T17:1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19938" w:author="IEC960923" w:date="2013-05-15T17:1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93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677" w:type="dxa"/>
          </w:tcPr>
          <w:p w:rsidR="009C0B99" w:rsidRPr="002F02C9" w:rsidRDefault="009C0B99" w:rsidP="009C0B99">
            <w:pPr>
              <w:rPr>
                <w:ins w:id="19940" w:author="IEC960923" w:date="2013-05-15T17:14:00Z"/>
                <w:rFonts w:asciiTheme="minorHAnsi" w:hAnsiTheme="minorHAnsi" w:cstheme="minorHAnsi"/>
                <w:color w:val="0033CC"/>
                <w:sz w:val="18"/>
                <w:rPrChange w:id="19941" w:author="Chen, Ivy (陳素貞 IEC1)" w:date="2015-01-12T13:45:00Z">
                  <w:rPr>
                    <w:ins w:id="19942" w:author="IEC960923" w:date="2013-05-15T17:1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9C0B99" w:rsidRPr="002F02C9" w:rsidRDefault="00152C15" w:rsidP="009C0B99">
            <w:pPr>
              <w:rPr>
                <w:ins w:id="19943" w:author="IEC960923" w:date="2013-05-15T17:14:00Z"/>
                <w:rFonts w:asciiTheme="minorHAnsi" w:hAnsiTheme="minorHAnsi" w:cstheme="minorHAnsi"/>
                <w:color w:val="0033CC"/>
                <w:sz w:val="18"/>
                <w:rPrChange w:id="19944" w:author="Chen, Ivy (陳素貞 IEC1)" w:date="2015-01-12T13:45:00Z">
                  <w:rPr>
                    <w:ins w:id="19945" w:author="IEC960923" w:date="2013-05-15T17:1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19946" w:author="IEC960923" w:date="2013-05-15T17:14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1994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第一個選項</w:t>
              </w:r>
            </w:ins>
          </w:p>
        </w:tc>
        <w:tc>
          <w:tcPr>
            <w:tcW w:w="680" w:type="dxa"/>
          </w:tcPr>
          <w:p w:rsidR="009C0B99" w:rsidRPr="002F02C9" w:rsidRDefault="00152C15" w:rsidP="009C0B99">
            <w:pPr>
              <w:rPr>
                <w:ins w:id="19948" w:author="IEC960923" w:date="2013-05-15T17:14:00Z"/>
                <w:rFonts w:asciiTheme="minorHAnsi" w:hAnsiTheme="minorHAnsi" w:cstheme="minorHAnsi"/>
                <w:color w:val="0033CC"/>
                <w:rPrChange w:id="19949" w:author="Chen, Ivy (陳素貞 IEC1)" w:date="2015-01-12T13:45:00Z">
                  <w:rPr>
                    <w:ins w:id="19950" w:author="IEC960923" w:date="2013-05-15T17:14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19951" w:author="IEC960923" w:date="2013-05-15T17:14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19952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9C0B99" w:rsidRPr="002F02C9" w:rsidRDefault="00152C15" w:rsidP="009C0B99">
            <w:pPr>
              <w:widowControl w:val="0"/>
              <w:autoSpaceDE w:val="0"/>
              <w:autoSpaceDN w:val="0"/>
              <w:adjustRightInd w:val="0"/>
              <w:rPr>
                <w:ins w:id="19953" w:author="IEC960923" w:date="2013-05-15T17:14:00Z"/>
                <w:rFonts w:ascii="Courier New" w:eastAsiaTheme="minorEastAsia" w:hAnsi="Courier New" w:cs="Courier New"/>
                <w:noProof/>
                <w:color w:val="0000FF"/>
                <w:szCs w:val="20"/>
                <w:lang w:eastAsia="zh-TW"/>
                <w:rPrChange w:id="19954" w:author="Chen, Ivy (陳素貞 IEC1)" w:date="2015-01-12T13:45:00Z">
                  <w:rPr>
                    <w:ins w:id="19955" w:author="IEC960923" w:date="2013-05-15T17:14:00Z"/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  <w:ins w:id="19956" w:author="IEC960923" w:date="2013-05-15T17:14:00Z">
              <w:r w:rsidRPr="002F02C9">
                <w:rPr>
                  <w:rFonts w:ascii="Courier New" w:eastAsiaTheme="minorEastAsia" w:hAnsi="Courier New" w:cs="Courier New" w:hint="eastAsia"/>
                  <w:noProof/>
                  <w:color w:val="0000FF"/>
                  <w:szCs w:val="20"/>
                  <w:lang w:eastAsia="zh-TW"/>
                  <w:rPrChange w:id="19957" w:author="Chen, Ivy (陳素貞 IEC1)" w:date="2015-01-12T13:45:00Z">
                    <w:rPr>
                      <w:rFonts w:ascii="Courier New" w:eastAsiaTheme="minorEastAsia" w:hAnsi="Courier New" w:cs="Courier New" w:hint="eastAsia"/>
                      <w:noProof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選項值：</w:t>
              </w:r>
            </w:ins>
          </w:p>
          <w:p w:rsidR="000E06C3" w:rsidRPr="002F02C9" w:rsidRDefault="00152C15" w:rsidP="000E06C3">
            <w:pPr>
              <w:widowControl w:val="0"/>
              <w:autoSpaceDE w:val="0"/>
              <w:autoSpaceDN w:val="0"/>
              <w:adjustRightInd w:val="0"/>
              <w:rPr>
                <w:ins w:id="19958" w:author="IEC960923" w:date="2013-05-15T17:17:00Z"/>
                <w:rFonts w:ascii="Courier New" w:hAnsi="Courier New" w:cs="Courier New"/>
                <w:noProof/>
                <w:color w:val="008080"/>
                <w:szCs w:val="20"/>
                <w:rPrChange w:id="19959" w:author="Chen, Ivy (陳素貞 IEC1)" w:date="2015-01-12T13:45:00Z">
                  <w:rPr>
                    <w:ins w:id="19960" w:author="IEC960923" w:date="2013-05-15T17:17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19961" w:author="IEC960923" w:date="2013-05-15T17:17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996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996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9964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Family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996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996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996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9968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Family</w:t>
              </w:r>
            </w:ins>
          </w:p>
          <w:p w:rsidR="009C0B99" w:rsidRPr="002F02C9" w:rsidRDefault="00152C15" w:rsidP="000E06C3">
            <w:pPr>
              <w:rPr>
                <w:ins w:id="19969" w:author="IEC960923" w:date="2013-05-15T17:14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19970" w:author="Chen, Ivy (陳素貞 IEC1)" w:date="2015-01-12T13:45:00Z">
                  <w:rPr>
                    <w:ins w:id="19971" w:author="IEC960923" w:date="2013-05-15T17:14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19972" w:author="IEC960923" w:date="2013-05-15T17:17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997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997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1997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1997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19977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Family</w:t>
              </w:r>
            </w:ins>
          </w:p>
        </w:tc>
        <w:tc>
          <w:tcPr>
            <w:tcW w:w="2629" w:type="dxa"/>
          </w:tcPr>
          <w:p w:rsidR="009C0B99" w:rsidRPr="002F02C9" w:rsidRDefault="009C0B99" w:rsidP="009C0B99">
            <w:pPr>
              <w:rPr>
                <w:ins w:id="19978" w:author="IEC960923" w:date="2013-05-15T17:14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979" w:author="Chen, Ivy (陳素貞 IEC1)" w:date="2015-01-12T13:45:00Z">
                  <w:rPr>
                    <w:ins w:id="19980" w:author="IEC960923" w:date="2013-05-15T17:14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9C0B99" w:rsidRPr="002F02C9" w:rsidTr="009C0B99">
        <w:trPr>
          <w:ins w:id="19981" w:author="IEC960923" w:date="2013-05-15T17:14:00Z"/>
        </w:trPr>
        <w:tc>
          <w:tcPr>
            <w:tcW w:w="445" w:type="dxa"/>
          </w:tcPr>
          <w:p w:rsidR="009C0B99" w:rsidRPr="002F02C9" w:rsidRDefault="00152C15" w:rsidP="009C0B99">
            <w:pPr>
              <w:rPr>
                <w:ins w:id="19982" w:author="IEC960923" w:date="2013-05-15T17:14:00Z"/>
                <w:rFonts w:asciiTheme="minorHAnsi" w:hAnsiTheme="minorHAnsi" w:cstheme="minorHAnsi"/>
                <w:color w:val="0033CC"/>
                <w:rPrChange w:id="19983" w:author="Chen, Ivy (陳素貞 IEC1)" w:date="2015-01-12T13:45:00Z">
                  <w:rPr>
                    <w:ins w:id="19984" w:author="IEC960923" w:date="2013-05-15T17:14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19985" w:author="IEC960923" w:date="2013-05-15T17:1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998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4</w:t>
              </w:r>
            </w:ins>
          </w:p>
        </w:tc>
        <w:tc>
          <w:tcPr>
            <w:tcW w:w="1310" w:type="dxa"/>
          </w:tcPr>
          <w:p w:rsidR="009C0B99" w:rsidRPr="002F02C9" w:rsidRDefault="00152C15" w:rsidP="009C0B99">
            <w:pPr>
              <w:rPr>
                <w:ins w:id="19987" w:author="IEC960923" w:date="2013-05-15T17:14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19988" w:author="Chen, Ivy (陳素貞 IEC1)" w:date="2015-01-12T13:45:00Z">
                  <w:rPr>
                    <w:ins w:id="19989" w:author="IEC960923" w:date="2013-05-15T17:14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19990" w:author="IEC960923" w:date="2013-05-15T17:1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1999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Zmod</w:t>
              </w:r>
            </w:ins>
          </w:p>
        </w:tc>
        <w:tc>
          <w:tcPr>
            <w:tcW w:w="916" w:type="dxa"/>
          </w:tcPr>
          <w:p w:rsidR="009C0B99" w:rsidRPr="002F02C9" w:rsidRDefault="00152C15" w:rsidP="009C0B99">
            <w:pPr>
              <w:rPr>
                <w:ins w:id="19992" w:author="IEC960923" w:date="2013-05-15T17:14:00Z"/>
                <w:rFonts w:asciiTheme="minorHAnsi" w:hAnsiTheme="minorHAnsi" w:cstheme="minorHAnsi"/>
                <w:color w:val="0033CC"/>
                <w:sz w:val="18"/>
                <w:rPrChange w:id="19993" w:author="Chen, Ivy (陳素貞 IEC1)" w:date="2015-01-12T13:45:00Z">
                  <w:rPr>
                    <w:ins w:id="19994" w:author="IEC960923" w:date="2013-05-15T17:1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19995" w:author="IEC960923" w:date="2013-05-15T17:1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1999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9C0B99" w:rsidRPr="002F02C9" w:rsidRDefault="00152C15" w:rsidP="009C0B99">
            <w:pPr>
              <w:rPr>
                <w:ins w:id="19997" w:author="IEC960923" w:date="2013-05-15T17:14:00Z"/>
                <w:rFonts w:asciiTheme="minorHAnsi" w:hAnsiTheme="minorHAnsi" w:cstheme="minorHAnsi"/>
                <w:color w:val="0033CC"/>
                <w:sz w:val="18"/>
                <w:rPrChange w:id="19998" w:author="Chen, Ivy (陳素貞 IEC1)" w:date="2015-01-12T13:45:00Z">
                  <w:rPr>
                    <w:ins w:id="19999" w:author="IEC960923" w:date="2013-05-15T17:1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000" w:author="IEC960923" w:date="2013-05-15T17:15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  <w:rPrChange w:id="20001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</w:t>
              </w:r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  <w:rPrChange w:id="20002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lastRenderedPageBreak/>
                <w:t>不超過</w:t>
              </w:r>
            </w:ins>
            <w:ins w:id="20003" w:author="IEC960923" w:date="2013-05-15T17:18:00Z">
              <w:r w:rsidRPr="002F02C9">
                <w:rPr>
                  <w:rFonts w:asciiTheme="minorEastAsia" w:eastAsiaTheme="minorEastAsia" w:hAnsiTheme="minorEastAsia" w:cstheme="minorHAnsi"/>
                  <w:color w:val="0033CC"/>
                  <w:sz w:val="18"/>
                  <w:lang w:eastAsia="zh-TW"/>
                  <w:rPrChange w:id="20004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16</w:t>
              </w:r>
            </w:ins>
            <w:ins w:id="20005" w:author="IEC960923" w:date="2013-05-15T17:15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  <w:rPrChange w:id="20006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432" w:type="dxa"/>
          </w:tcPr>
          <w:p w:rsidR="009C0B99" w:rsidRPr="002F02C9" w:rsidRDefault="00152C15" w:rsidP="009C0B99">
            <w:pPr>
              <w:rPr>
                <w:ins w:id="20007" w:author="IEC960923" w:date="2013-05-15T17:14:00Z"/>
                <w:rFonts w:asciiTheme="minorHAnsi" w:hAnsiTheme="minorHAnsi" w:cstheme="minorHAnsi"/>
                <w:color w:val="0033CC"/>
                <w:sz w:val="18"/>
                <w:rPrChange w:id="20008" w:author="Chen, Ivy (陳素貞 IEC1)" w:date="2015-01-12T13:45:00Z">
                  <w:rPr>
                    <w:ins w:id="20009" w:author="IEC960923" w:date="2013-05-15T17:1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010" w:author="IEC960923" w:date="2013-05-15T17:15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01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lastRenderedPageBreak/>
                <w:t>空</w:t>
              </w:r>
            </w:ins>
          </w:p>
        </w:tc>
        <w:tc>
          <w:tcPr>
            <w:tcW w:w="680" w:type="dxa"/>
          </w:tcPr>
          <w:p w:rsidR="009C0B99" w:rsidRPr="002F02C9" w:rsidRDefault="00152C15" w:rsidP="009C0B99">
            <w:pPr>
              <w:rPr>
                <w:ins w:id="20012" w:author="IEC960923" w:date="2013-05-15T17:14:00Z"/>
                <w:rFonts w:asciiTheme="minorHAnsi" w:hAnsiTheme="minorHAnsi" w:cstheme="minorHAnsi"/>
                <w:color w:val="0033CC"/>
                <w:rPrChange w:id="20013" w:author="Chen, Ivy (陳素貞 IEC1)" w:date="2015-01-12T13:45:00Z">
                  <w:rPr>
                    <w:ins w:id="20014" w:author="IEC960923" w:date="2013-05-15T17:14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0015" w:author="IEC960923" w:date="2013-05-15T17:1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001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9C0B99" w:rsidRPr="002F02C9" w:rsidRDefault="009C0B99" w:rsidP="009C0B99">
            <w:pPr>
              <w:rPr>
                <w:ins w:id="20017" w:author="IEC960923" w:date="2013-05-15T17:14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0018" w:author="Chen, Ivy (陳素貞 IEC1)" w:date="2015-01-12T13:45:00Z">
                  <w:rPr>
                    <w:ins w:id="20019" w:author="IEC960923" w:date="2013-05-15T17:14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9C0B99" w:rsidRPr="002F02C9" w:rsidRDefault="009C0B99" w:rsidP="009C0B99">
            <w:pPr>
              <w:rPr>
                <w:ins w:id="20020" w:author="IEC960923" w:date="2013-05-15T17:14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021" w:author="Chen, Ivy (陳素貞 IEC1)" w:date="2015-01-12T13:45:00Z">
                  <w:rPr>
                    <w:ins w:id="20022" w:author="IEC960923" w:date="2013-05-15T17:14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0E06C3" w:rsidRPr="002F02C9" w:rsidTr="009C0B99">
        <w:trPr>
          <w:ins w:id="20023" w:author="IEC960923" w:date="2013-05-15T17:18:00Z"/>
        </w:trPr>
        <w:tc>
          <w:tcPr>
            <w:tcW w:w="445" w:type="dxa"/>
          </w:tcPr>
          <w:p w:rsidR="000E06C3" w:rsidRPr="002F02C9" w:rsidRDefault="00152C15" w:rsidP="009C0B99">
            <w:pPr>
              <w:rPr>
                <w:ins w:id="20024" w:author="IEC960923" w:date="2013-05-15T17:18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025" w:author="Chen, Ivy (陳素貞 IEC1)" w:date="2015-01-12T13:45:00Z">
                  <w:rPr>
                    <w:ins w:id="20026" w:author="IEC960923" w:date="2013-05-15T17:18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027" w:author="IEC960923" w:date="2013-05-15T17:1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02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lastRenderedPageBreak/>
                <w:t>5</w:t>
              </w:r>
            </w:ins>
          </w:p>
        </w:tc>
        <w:tc>
          <w:tcPr>
            <w:tcW w:w="1310" w:type="dxa"/>
          </w:tcPr>
          <w:p w:rsidR="000E06C3" w:rsidRPr="002F02C9" w:rsidRDefault="00152C15" w:rsidP="009C0B99">
            <w:pPr>
              <w:rPr>
                <w:ins w:id="20029" w:author="IEC960923" w:date="2013-05-15T17:18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030" w:author="Chen, Ivy (陳素貞 IEC1)" w:date="2015-01-12T13:45:00Z">
                  <w:rPr>
                    <w:ins w:id="20031" w:author="IEC960923" w:date="2013-05-15T17:18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032" w:author="IEC960923" w:date="2013-05-15T17:1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03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OS</w:t>
              </w:r>
            </w:ins>
          </w:p>
        </w:tc>
        <w:tc>
          <w:tcPr>
            <w:tcW w:w="916" w:type="dxa"/>
          </w:tcPr>
          <w:p w:rsidR="000E06C3" w:rsidRPr="002F02C9" w:rsidRDefault="00152C15" w:rsidP="009C0B99">
            <w:pPr>
              <w:rPr>
                <w:ins w:id="20034" w:author="IEC960923" w:date="2013-05-15T17:1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035" w:author="Chen, Ivy (陳素貞 IEC1)" w:date="2015-01-12T13:45:00Z">
                  <w:rPr>
                    <w:ins w:id="20036" w:author="IEC960923" w:date="2013-05-15T17:18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037" w:author="IEC960923" w:date="2013-05-15T17:1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03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0E06C3" w:rsidRPr="002F02C9" w:rsidRDefault="00152C15" w:rsidP="009C0B99">
            <w:pPr>
              <w:rPr>
                <w:ins w:id="20039" w:author="IEC960923" w:date="2013-05-15T17:18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  <w:rPrChange w:id="20040" w:author="Chen, Ivy (陳素貞 IEC1)" w:date="2015-01-12T13:45:00Z">
                  <w:rPr>
                    <w:ins w:id="20041" w:author="IEC960923" w:date="2013-05-15T17:18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042" w:author="IEC960923" w:date="2013-05-15T17:18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  <w:rPrChange w:id="20043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EastAsia" w:eastAsiaTheme="minorEastAsia" w:hAnsiTheme="minorEastAsia" w:cstheme="minorHAnsi"/>
                  <w:color w:val="0033CC"/>
                  <w:sz w:val="18"/>
                  <w:lang w:eastAsia="zh-TW"/>
                  <w:rPrChange w:id="20044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16的字符串</w:t>
              </w:r>
            </w:ins>
          </w:p>
        </w:tc>
        <w:tc>
          <w:tcPr>
            <w:tcW w:w="1432" w:type="dxa"/>
          </w:tcPr>
          <w:p w:rsidR="000E06C3" w:rsidRPr="002F02C9" w:rsidRDefault="00152C15" w:rsidP="009C0B99">
            <w:pPr>
              <w:rPr>
                <w:ins w:id="20045" w:author="IEC960923" w:date="2013-05-15T17:1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046" w:author="Chen, Ivy (陳素貞 IEC1)" w:date="2015-01-12T13:45:00Z">
                  <w:rPr>
                    <w:ins w:id="20047" w:author="IEC960923" w:date="2013-05-15T17:18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048" w:author="IEC960923" w:date="2013-05-15T17:1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04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0E06C3" w:rsidRPr="002F02C9" w:rsidRDefault="00152C15" w:rsidP="009C0B99">
            <w:pPr>
              <w:rPr>
                <w:ins w:id="20050" w:author="IEC960923" w:date="2013-05-15T17:18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051" w:author="Chen, Ivy (陳素貞 IEC1)" w:date="2015-01-12T13:45:00Z">
                  <w:rPr>
                    <w:ins w:id="20052" w:author="IEC960923" w:date="2013-05-15T17:18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053" w:author="IEC960923" w:date="2013-05-15T17:1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005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0E06C3" w:rsidRPr="002F02C9" w:rsidRDefault="000E06C3" w:rsidP="009C0B99">
            <w:pPr>
              <w:rPr>
                <w:ins w:id="20055" w:author="IEC960923" w:date="2013-05-15T17:18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0056" w:author="Chen, Ivy (陳素貞 IEC1)" w:date="2015-01-12T13:45:00Z">
                  <w:rPr>
                    <w:ins w:id="20057" w:author="IEC960923" w:date="2013-05-15T17:18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0E06C3" w:rsidRPr="002F02C9" w:rsidRDefault="000E06C3" w:rsidP="009C0B99">
            <w:pPr>
              <w:rPr>
                <w:ins w:id="20058" w:author="IEC960923" w:date="2013-05-15T17:1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059" w:author="Chen, Ivy (陳素貞 IEC1)" w:date="2015-01-12T13:45:00Z">
                  <w:rPr>
                    <w:ins w:id="20060" w:author="IEC960923" w:date="2013-05-15T17:18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0E06C3" w:rsidRPr="002F02C9" w:rsidTr="009C0B99">
        <w:trPr>
          <w:ins w:id="20061" w:author="IEC960923" w:date="2013-05-15T17:18:00Z"/>
        </w:trPr>
        <w:tc>
          <w:tcPr>
            <w:tcW w:w="445" w:type="dxa"/>
          </w:tcPr>
          <w:p w:rsidR="000E06C3" w:rsidRPr="002F02C9" w:rsidRDefault="00152C15" w:rsidP="009C0B99">
            <w:pPr>
              <w:rPr>
                <w:ins w:id="20062" w:author="IEC960923" w:date="2013-05-15T17:18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063" w:author="Chen, Ivy (陳素貞 IEC1)" w:date="2015-01-12T13:45:00Z">
                  <w:rPr>
                    <w:ins w:id="20064" w:author="IEC960923" w:date="2013-05-15T17:18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065" w:author="IEC960923" w:date="2013-05-15T17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06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6</w:t>
              </w:r>
            </w:ins>
          </w:p>
        </w:tc>
        <w:tc>
          <w:tcPr>
            <w:tcW w:w="1310" w:type="dxa"/>
          </w:tcPr>
          <w:p w:rsidR="000E06C3" w:rsidRPr="002F02C9" w:rsidRDefault="00152C15" w:rsidP="009C0B99">
            <w:pPr>
              <w:rPr>
                <w:ins w:id="20067" w:author="IEC960923" w:date="2013-05-15T17:18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068" w:author="Chen, Ivy (陳素貞 IEC1)" w:date="2015-01-12T13:45:00Z">
                  <w:rPr>
                    <w:ins w:id="20069" w:author="IEC960923" w:date="2013-05-15T17:18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070" w:author="IEC960923" w:date="2013-05-21T13:4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07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AV</w:t>
              </w:r>
            </w:ins>
          </w:p>
        </w:tc>
        <w:tc>
          <w:tcPr>
            <w:tcW w:w="916" w:type="dxa"/>
          </w:tcPr>
          <w:p w:rsidR="000E06C3" w:rsidRPr="002F02C9" w:rsidRDefault="00152C15" w:rsidP="009C0B99">
            <w:pPr>
              <w:rPr>
                <w:ins w:id="20072" w:author="IEC960923" w:date="2013-05-15T17:1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073" w:author="Chen, Ivy (陳素貞 IEC1)" w:date="2015-01-12T13:45:00Z">
                  <w:rPr>
                    <w:ins w:id="20074" w:author="IEC960923" w:date="2013-05-15T17:18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075" w:author="IEC960923" w:date="2013-05-15T17:1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07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0E06C3" w:rsidRPr="002F02C9" w:rsidRDefault="00152C15" w:rsidP="009C0B99">
            <w:pPr>
              <w:rPr>
                <w:ins w:id="20077" w:author="IEC960923" w:date="2013-05-15T17:18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  <w:rPrChange w:id="20078" w:author="Chen, Ivy (陳素貞 IEC1)" w:date="2015-01-12T13:45:00Z">
                  <w:rPr>
                    <w:ins w:id="20079" w:author="IEC960923" w:date="2013-05-15T17:18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080" w:author="IEC960923" w:date="2013-05-15T17:19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  <w:rPrChange w:id="20081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EastAsia" w:eastAsiaTheme="minorEastAsia" w:hAnsiTheme="minorEastAsia" w:cstheme="minorHAnsi"/>
                  <w:color w:val="0033CC"/>
                  <w:sz w:val="18"/>
                  <w:lang w:eastAsia="zh-TW"/>
                  <w:rPrChange w:id="20082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16的字符串</w:t>
              </w:r>
            </w:ins>
          </w:p>
        </w:tc>
        <w:tc>
          <w:tcPr>
            <w:tcW w:w="1432" w:type="dxa"/>
          </w:tcPr>
          <w:p w:rsidR="000E06C3" w:rsidRPr="002F02C9" w:rsidRDefault="00152C15" w:rsidP="009C0B99">
            <w:pPr>
              <w:rPr>
                <w:ins w:id="20083" w:author="IEC960923" w:date="2013-05-15T17:1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084" w:author="Chen, Ivy (陳素貞 IEC1)" w:date="2015-01-12T13:45:00Z">
                  <w:rPr>
                    <w:ins w:id="20085" w:author="IEC960923" w:date="2013-05-15T17:18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086" w:author="IEC960923" w:date="2013-05-15T17:1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08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0E06C3" w:rsidRPr="002F02C9" w:rsidRDefault="00152C15" w:rsidP="009C0B99">
            <w:pPr>
              <w:rPr>
                <w:ins w:id="20088" w:author="IEC960923" w:date="2013-05-15T17:18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089" w:author="Chen, Ivy (陳素貞 IEC1)" w:date="2015-01-12T13:45:00Z">
                  <w:rPr>
                    <w:ins w:id="20090" w:author="IEC960923" w:date="2013-05-15T17:18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091" w:author="IEC960923" w:date="2013-05-15T17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009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0E06C3" w:rsidRPr="002F02C9" w:rsidRDefault="000E06C3" w:rsidP="009C0B99">
            <w:pPr>
              <w:rPr>
                <w:ins w:id="20093" w:author="IEC960923" w:date="2013-05-15T17:18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0094" w:author="Chen, Ivy (陳素貞 IEC1)" w:date="2015-01-12T13:45:00Z">
                  <w:rPr>
                    <w:ins w:id="20095" w:author="IEC960923" w:date="2013-05-15T17:18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0E06C3" w:rsidRPr="002F02C9" w:rsidRDefault="000E06C3" w:rsidP="009C0B99">
            <w:pPr>
              <w:rPr>
                <w:ins w:id="20096" w:author="IEC960923" w:date="2013-05-15T17:1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097" w:author="Chen, Ivy (陳素貞 IEC1)" w:date="2015-01-12T13:45:00Z">
                  <w:rPr>
                    <w:ins w:id="20098" w:author="IEC960923" w:date="2013-05-15T17:18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0E06C3" w:rsidRPr="002F02C9" w:rsidTr="009C0B99">
        <w:trPr>
          <w:ins w:id="20099" w:author="IEC960923" w:date="2013-05-15T17:19:00Z"/>
        </w:trPr>
        <w:tc>
          <w:tcPr>
            <w:tcW w:w="445" w:type="dxa"/>
          </w:tcPr>
          <w:p w:rsidR="000E06C3" w:rsidRPr="002F02C9" w:rsidRDefault="00152C15" w:rsidP="009C0B99">
            <w:pPr>
              <w:rPr>
                <w:ins w:id="20100" w:author="IEC960923" w:date="2013-05-15T17:19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101" w:author="Chen, Ivy (陳素貞 IEC1)" w:date="2015-01-12T13:45:00Z">
                  <w:rPr>
                    <w:ins w:id="20102" w:author="IEC960923" w:date="2013-05-15T17:19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103" w:author="IEC960923" w:date="2013-05-15T17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10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7</w:t>
              </w:r>
            </w:ins>
          </w:p>
        </w:tc>
        <w:tc>
          <w:tcPr>
            <w:tcW w:w="1310" w:type="dxa"/>
          </w:tcPr>
          <w:p w:rsidR="000E06C3" w:rsidRPr="002F02C9" w:rsidRDefault="00152C15" w:rsidP="009C0B99">
            <w:pPr>
              <w:rPr>
                <w:ins w:id="20105" w:author="IEC960923" w:date="2013-05-15T17:19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106" w:author="Chen, Ivy (陳素貞 IEC1)" w:date="2015-01-12T13:45:00Z">
                  <w:rPr>
                    <w:ins w:id="20107" w:author="IEC960923" w:date="2013-05-15T17:19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108" w:author="IEC960923" w:date="2013-05-15T17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10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Image</w:t>
              </w:r>
            </w:ins>
          </w:p>
        </w:tc>
        <w:tc>
          <w:tcPr>
            <w:tcW w:w="916" w:type="dxa"/>
          </w:tcPr>
          <w:p w:rsidR="000E06C3" w:rsidRPr="002F02C9" w:rsidRDefault="00152C15" w:rsidP="009C0B99">
            <w:pPr>
              <w:rPr>
                <w:ins w:id="20110" w:author="IEC960923" w:date="2013-05-15T17:19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111" w:author="Chen, Ivy (陳素貞 IEC1)" w:date="2015-01-12T13:45:00Z">
                  <w:rPr>
                    <w:ins w:id="20112" w:author="IEC960923" w:date="2013-05-15T17:19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113" w:author="IEC960923" w:date="2013-05-15T17:1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11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677" w:type="dxa"/>
          </w:tcPr>
          <w:p w:rsidR="000E06C3" w:rsidRPr="002F02C9" w:rsidRDefault="00152C15" w:rsidP="009C0B99">
            <w:pPr>
              <w:rPr>
                <w:ins w:id="20115" w:author="IEC960923" w:date="2013-05-15T17:19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  <w:rPrChange w:id="20116" w:author="Chen, Ivy (陳素貞 IEC1)" w:date="2015-01-12T13:45:00Z">
                  <w:rPr>
                    <w:ins w:id="20117" w:author="IEC960923" w:date="2013-05-15T17:19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118" w:author="IEC960923" w:date="2013-05-15T17:19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  <w:rPrChange w:id="20119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EastAsia" w:eastAsiaTheme="minorEastAsia" w:hAnsiTheme="minorEastAsia" w:cstheme="minorHAnsi"/>
                  <w:color w:val="0033CC"/>
                  <w:sz w:val="18"/>
                  <w:lang w:eastAsia="zh-TW"/>
                  <w:rPrChange w:id="20120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16的字符串</w:t>
              </w:r>
            </w:ins>
          </w:p>
        </w:tc>
        <w:tc>
          <w:tcPr>
            <w:tcW w:w="1432" w:type="dxa"/>
          </w:tcPr>
          <w:p w:rsidR="000E06C3" w:rsidRPr="002F02C9" w:rsidRDefault="00152C15" w:rsidP="009C0B99">
            <w:pPr>
              <w:rPr>
                <w:ins w:id="20121" w:author="IEC960923" w:date="2013-05-15T17:19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122" w:author="Chen, Ivy (陳素貞 IEC1)" w:date="2015-01-12T13:45:00Z">
                  <w:rPr>
                    <w:ins w:id="20123" w:author="IEC960923" w:date="2013-05-15T17:19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124" w:author="IEC960923" w:date="2013-05-15T17:1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12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80" w:type="dxa"/>
          </w:tcPr>
          <w:p w:rsidR="000E06C3" w:rsidRPr="002F02C9" w:rsidRDefault="000E06C3" w:rsidP="009C0B99">
            <w:pPr>
              <w:rPr>
                <w:ins w:id="20126" w:author="IEC960923" w:date="2013-05-15T17:19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127" w:author="Chen, Ivy (陳素貞 IEC1)" w:date="2015-01-12T13:45:00Z">
                  <w:rPr>
                    <w:ins w:id="20128" w:author="IEC960923" w:date="2013-05-15T17:19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0E06C3" w:rsidRPr="002F02C9" w:rsidRDefault="000E06C3" w:rsidP="009C0B99">
            <w:pPr>
              <w:rPr>
                <w:ins w:id="20129" w:author="IEC960923" w:date="2013-05-15T17:19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0130" w:author="Chen, Ivy (陳素貞 IEC1)" w:date="2015-01-12T13:45:00Z">
                  <w:rPr>
                    <w:ins w:id="20131" w:author="IEC960923" w:date="2013-05-15T17:19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0E06C3" w:rsidRPr="002F02C9" w:rsidRDefault="000E06C3" w:rsidP="009C0B99">
            <w:pPr>
              <w:rPr>
                <w:ins w:id="20132" w:author="IEC960923" w:date="2013-05-15T17:19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133" w:author="Chen, Ivy (陳素貞 IEC1)" w:date="2015-01-12T13:45:00Z">
                  <w:rPr>
                    <w:ins w:id="20134" w:author="IEC960923" w:date="2013-05-15T17:19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0E06C3" w:rsidRPr="002F02C9" w:rsidTr="009C0B99">
        <w:trPr>
          <w:ins w:id="20135" w:author="IEC960923" w:date="2013-05-15T17:14:00Z"/>
        </w:trPr>
        <w:tc>
          <w:tcPr>
            <w:tcW w:w="445" w:type="dxa"/>
          </w:tcPr>
          <w:p w:rsidR="000E06C3" w:rsidRPr="002F02C9" w:rsidRDefault="00152C15" w:rsidP="009C0B99">
            <w:pPr>
              <w:rPr>
                <w:ins w:id="20136" w:author="IEC960923" w:date="2013-05-15T17:14:00Z"/>
                <w:rFonts w:asciiTheme="minorHAnsi" w:hAnsiTheme="minorHAnsi" w:cstheme="minorHAnsi"/>
                <w:color w:val="0033CC"/>
                <w:rPrChange w:id="20137" w:author="Chen, Ivy (陳素貞 IEC1)" w:date="2015-01-12T13:45:00Z">
                  <w:rPr>
                    <w:ins w:id="20138" w:author="IEC960923" w:date="2013-05-15T17:14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0139" w:author="IEC960923" w:date="2013-05-15T17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14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8</w:t>
              </w:r>
            </w:ins>
          </w:p>
        </w:tc>
        <w:tc>
          <w:tcPr>
            <w:tcW w:w="1310" w:type="dxa"/>
          </w:tcPr>
          <w:p w:rsidR="000E06C3" w:rsidRPr="002F02C9" w:rsidRDefault="00152C15" w:rsidP="009C0B99">
            <w:pPr>
              <w:rPr>
                <w:ins w:id="20141" w:author="IEC960923" w:date="2013-05-15T17:14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142" w:author="Chen, Ivy (陳素貞 IEC1)" w:date="2015-01-12T13:45:00Z">
                  <w:rPr>
                    <w:ins w:id="20143" w:author="IEC960923" w:date="2013-05-15T17:14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144" w:author="IEC960923" w:date="2013-05-15T17:1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14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Save</w:t>
              </w:r>
            </w:ins>
          </w:p>
        </w:tc>
        <w:tc>
          <w:tcPr>
            <w:tcW w:w="916" w:type="dxa"/>
          </w:tcPr>
          <w:p w:rsidR="000E06C3" w:rsidRPr="002F02C9" w:rsidRDefault="00152C15" w:rsidP="009C0B99">
            <w:pPr>
              <w:rPr>
                <w:ins w:id="20146" w:author="IEC960923" w:date="2013-05-15T17:14:00Z"/>
                <w:rFonts w:asciiTheme="minorHAnsi" w:hAnsiTheme="minorHAnsi" w:cstheme="minorHAnsi"/>
                <w:color w:val="0033CC"/>
                <w:sz w:val="18"/>
                <w:rPrChange w:id="20147" w:author="Chen, Ivy (陳素貞 IEC1)" w:date="2015-01-12T13:45:00Z">
                  <w:rPr>
                    <w:ins w:id="20148" w:author="IEC960923" w:date="2013-05-15T17:1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149" w:author="IEC960923" w:date="2013-05-15T17:1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15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0E06C3" w:rsidRPr="002F02C9" w:rsidRDefault="000E06C3" w:rsidP="009C0B99">
            <w:pPr>
              <w:rPr>
                <w:ins w:id="20151" w:author="IEC960923" w:date="2013-05-15T17:14:00Z"/>
                <w:rFonts w:asciiTheme="minorHAnsi" w:hAnsiTheme="minorHAnsi" w:cstheme="minorHAnsi"/>
                <w:color w:val="0033CC"/>
                <w:sz w:val="18"/>
                <w:rPrChange w:id="20152" w:author="Chen, Ivy (陳素貞 IEC1)" w:date="2015-01-12T13:45:00Z">
                  <w:rPr>
                    <w:ins w:id="20153" w:author="IEC960923" w:date="2013-05-15T17:1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0E06C3" w:rsidRPr="002F02C9" w:rsidRDefault="00152C15" w:rsidP="009C0B99">
            <w:pPr>
              <w:rPr>
                <w:ins w:id="20154" w:author="IEC960923" w:date="2013-05-15T17:14:00Z"/>
                <w:rFonts w:asciiTheme="minorHAnsi" w:hAnsiTheme="minorHAnsi" w:cstheme="minorHAnsi"/>
                <w:color w:val="0033CC"/>
                <w:sz w:val="18"/>
                <w:rPrChange w:id="20155" w:author="Chen, Ivy (陳素貞 IEC1)" w:date="2015-01-12T13:45:00Z">
                  <w:rPr>
                    <w:ins w:id="20156" w:author="IEC960923" w:date="2013-05-15T17:1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157" w:author="IEC960923" w:date="2013-05-15T17:1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15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Save</w:t>
              </w:r>
            </w:ins>
          </w:p>
        </w:tc>
        <w:tc>
          <w:tcPr>
            <w:tcW w:w="680" w:type="dxa"/>
          </w:tcPr>
          <w:p w:rsidR="000E06C3" w:rsidRPr="002F02C9" w:rsidRDefault="000E06C3" w:rsidP="009C0B99">
            <w:pPr>
              <w:rPr>
                <w:ins w:id="20159" w:author="IEC960923" w:date="2013-05-15T17:14:00Z"/>
                <w:rFonts w:asciiTheme="minorHAnsi" w:hAnsiTheme="minorHAnsi" w:cstheme="minorHAnsi"/>
                <w:color w:val="0033CC"/>
                <w:rPrChange w:id="20160" w:author="Chen, Ivy (陳素貞 IEC1)" w:date="2015-01-12T13:45:00Z">
                  <w:rPr>
                    <w:ins w:id="20161" w:author="IEC960923" w:date="2013-05-15T17:14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567CD0" w:rsidRPr="002F02C9" w:rsidRDefault="00152C15" w:rsidP="009C0B99">
            <w:pPr>
              <w:ind w:left="90" w:hangingChars="50" w:hanging="90"/>
              <w:rPr>
                <w:ins w:id="20162" w:author="IEC960923" w:date="2013-05-15T17:20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163" w:author="Chen, Ivy (陳素貞 IEC1)" w:date="2015-01-12T13:45:00Z">
                  <w:rPr>
                    <w:ins w:id="20164" w:author="IEC960923" w:date="2013-05-15T17:20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165" w:author="IEC960923" w:date="2013-05-15T17:1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166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16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：</w:t>
              </w:r>
            </w:ins>
          </w:p>
          <w:p w:rsidR="000E06C3" w:rsidRPr="002F02C9" w:rsidRDefault="00152C15" w:rsidP="009C0B99">
            <w:pPr>
              <w:ind w:left="90" w:hangingChars="50" w:hanging="90"/>
              <w:rPr>
                <w:ins w:id="20168" w:author="IEC960923" w:date="2013-05-15T17:15:00Z"/>
                <w:rFonts w:asciiTheme="minorHAnsi" w:hAnsiTheme="minorHAnsi" w:cstheme="minorHAnsi"/>
                <w:color w:val="0033CC"/>
                <w:sz w:val="18"/>
                <w:rPrChange w:id="20169" w:author="Chen, Ivy (陳素貞 IEC1)" w:date="2015-01-12T13:45:00Z">
                  <w:rPr>
                    <w:ins w:id="20170" w:author="IEC960923" w:date="2013-05-15T17:15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171" w:author="IEC960923" w:date="2013-05-15T17:1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172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173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、若有任何必填项为空，则警示用户，放弃后续操作。</w:t>
              </w:r>
            </w:ins>
          </w:p>
          <w:p w:rsidR="000E06C3" w:rsidRPr="002F02C9" w:rsidRDefault="00152C15" w:rsidP="009C0B99">
            <w:pPr>
              <w:rPr>
                <w:ins w:id="20174" w:author="IEC960923" w:date="2013-05-15T17:15:00Z"/>
                <w:rFonts w:asciiTheme="minorHAnsi" w:hAnsiTheme="minorHAnsi" w:cstheme="minorHAnsi"/>
                <w:color w:val="0033CC"/>
                <w:sz w:val="18"/>
                <w:rPrChange w:id="20175" w:author="Chen, Ivy (陳素貞 IEC1)" w:date="2015-01-12T13:45:00Z">
                  <w:rPr>
                    <w:ins w:id="20176" w:author="IEC960923" w:date="2013-05-15T17:15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177" w:author="IEC960923" w:date="2013-05-15T17:2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17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</w:t>
              </w:r>
            </w:ins>
            <w:ins w:id="20179" w:author="IEC960923" w:date="2013-05-15T17:15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180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、若為選取</w:t>
              </w:r>
            </w:ins>
            <w:ins w:id="20181" w:author="IEC960923" w:date="2013-05-15T17:2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18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OSWIN</w:t>
              </w:r>
            </w:ins>
            <w:ins w:id="20183" w:author="IEC960923" w:date="2013-05-15T17:1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184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185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記錄，</w:t>
              </w:r>
            </w:ins>
            <w:ins w:id="20186" w:author="IEC960923" w:date="2013-05-15T17:20:00Z">
              <w:r w:rsidRPr="002F02C9">
                <w:rPr>
                  <w:rFonts w:asciiTheme="minorHAnsi" w:eastAsiaTheme="minorEastAsia" w:hAnsiTheme="minorHAnsi" w:cstheme="minorHAnsi"/>
                  <w:b/>
                  <w:color w:val="0033CC"/>
                  <w:sz w:val="18"/>
                  <w:lang w:eastAsia="zh-TW"/>
                  <w:rPrChange w:id="20187" w:author="Chen, Ivy (陳素貞 IEC1)" w:date="2015-01-12T13:45:00Z">
                    <w:rPr>
                      <w:rFonts w:asciiTheme="minorHAnsi" w:eastAsiaTheme="minorEastAsia" w:hAnsiTheme="minorHAnsi" w:cstheme="minorHAnsi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Family &amp; Zmod</w:t>
              </w:r>
            </w:ins>
            <w:ins w:id="20188" w:author="IEC960923" w:date="2013-05-15T17:1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189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190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若這些欄位有異動，則當成新數據，新增一筆紀錄及创建人和时间。</w:t>
              </w:r>
            </w:ins>
          </w:p>
          <w:p w:rsidR="000E06C3" w:rsidRPr="002F02C9" w:rsidRDefault="00152C15" w:rsidP="009C0B99">
            <w:pPr>
              <w:rPr>
                <w:ins w:id="20191" w:author="IEC960923" w:date="2013-05-15T17:15:00Z"/>
                <w:rFonts w:asciiTheme="minorHAnsi" w:hAnsiTheme="minorHAnsi" w:cstheme="minorHAnsi"/>
                <w:color w:val="0033CC"/>
                <w:sz w:val="18"/>
                <w:rPrChange w:id="20192" w:author="Chen, Ivy (陳素貞 IEC1)" w:date="2015-01-12T13:45:00Z">
                  <w:rPr>
                    <w:ins w:id="20193" w:author="IEC960923" w:date="2013-05-15T17:15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194" w:author="IEC960923" w:date="2013-05-15T17:2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19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3</w:t>
              </w:r>
            </w:ins>
            <w:ins w:id="20196" w:author="IEC960923" w:date="2013-05-15T17:15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19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、若以上欄位沒有異動，則以</w:t>
              </w:r>
            </w:ins>
            <w:ins w:id="20198" w:author="IEC960923" w:date="2013-05-15T17:2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19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OSWIN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200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的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201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ID</w:t>
              </w:r>
            </w:ins>
            <w:ins w:id="20202" w:author="IEC960923" w:date="2013-05-15T17:15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203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更新</w:t>
              </w:r>
            </w:ins>
            <w:ins w:id="20204" w:author="IEC960923" w:date="2013-05-15T17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20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OSWIN</w:t>
              </w:r>
            </w:ins>
            <w:ins w:id="20206" w:author="IEC960923" w:date="2013-05-15T17:15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20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表中</w:t>
              </w:r>
            </w:ins>
            <w:ins w:id="20208" w:author="IEC960923" w:date="2013-05-15T17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20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5</w:t>
              </w:r>
            </w:ins>
            <w:ins w:id="20210" w:author="IEC960923" w:date="2013-05-15T17:15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211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至</w:t>
              </w:r>
            </w:ins>
            <w:ins w:id="20212" w:author="IEC960923" w:date="2013-05-15T17:2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21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7</w:t>
              </w:r>
            </w:ins>
            <w:ins w:id="20214" w:author="IEC960923" w:date="2013-05-15T17:15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215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号框中数据及创建人和时间；</w:t>
              </w:r>
            </w:ins>
          </w:p>
          <w:p w:rsidR="000E06C3" w:rsidRPr="002F02C9" w:rsidRDefault="00152C15">
            <w:pPr>
              <w:rPr>
                <w:ins w:id="20216" w:author="IEC960923" w:date="2013-05-15T17:14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0217" w:author="Chen, Ivy (陳素貞 IEC1)" w:date="2015-01-12T13:45:00Z">
                  <w:rPr>
                    <w:ins w:id="20218" w:author="IEC960923" w:date="2013-05-15T17:14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20219" w:author="IEC960923" w:date="2013-05-15T17:2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22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4</w:t>
              </w:r>
            </w:ins>
            <w:ins w:id="20221" w:author="IEC960923" w:date="2013-05-15T17:15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222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、刷新</w:t>
              </w:r>
            </w:ins>
            <w:ins w:id="20223" w:author="IEC960923" w:date="2013-05-15T17:2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22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OSWIN</w:t>
              </w:r>
            </w:ins>
            <w:ins w:id="20225" w:author="IEC960923" w:date="2013-05-15T17:1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226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22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的显示。</w:t>
              </w:r>
            </w:ins>
          </w:p>
        </w:tc>
        <w:tc>
          <w:tcPr>
            <w:tcW w:w="2629" w:type="dxa"/>
          </w:tcPr>
          <w:p w:rsidR="000E06C3" w:rsidRPr="002F02C9" w:rsidRDefault="000E06C3" w:rsidP="009C0B99">
            <w:pPr>
              <w:rPr>
                <w:ins w:id="20228" w:author="IEC960923" w:date="2013-05-15T17:14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229" w:author="Chen, Ivy (陳素貞 IEC1)" w:date="2015-01-12T13:45:00Z">
                  <w:rPr>
                    <w:ins w:id="20230" w:author="IEC960923" w:date="2013-05-15T17:14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0E06C3" w:rsidRPr="002F02C9" w:rsidTr="009C0B99">
        <w:trPr>
          <w:ins w:id="20231" w:author="IEC960923" w:date="2013-05-15T17:15:00Z"/>
        </w:trPr>
        <w:tc>
          <w:tcPr>
            <w:tcW w:w="445" w:type="dxa"/>
          </w:tcPr>
          <w:p w:rsidR="000E06C3" w:rsidRPr="002F02C9" w:rsidRDefault="00152C15" w:rsidP="009C0B99">
            <w:pPr>
              <w:rPr>
                <w:ins w:id="20232" w:author="IEC960923" w:date="2013-05-15T17:15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233" w:author="Chen, Ivy (陳素貞 IEC1)" w:date="2015-01-12T13:45:00Z">
                  <w:rPr>
                    <w:ins w:id="20234" w:author="IEC960923" w:date="2013-05-15T17:15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0235" w:author="IEC960923" w:date="2013-05-15T17:2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23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9</w:t>
              </w:r>
            </w:ins>
          </w:p>
        </w:tc>
        <w:tc>
          <w:tcPr>
            <w:tcW w:w="1310" w:type="dxa"/>
          </w:tcPr>
          <w:p w:rsidR="000E06C3" w:rsidRPr="002F02C9" w:rsidRDefault="00152C15" w:rsidP="009C0B99">
            <w:pPr>
              <w:rPr>
                <w:ins w:id="20237" w:author="IEC960923" w:date="2013-05-15T17:15:00Z"/>
                <w:rFonts w:asciiTheme="minorHAnsi" w:hAnsiTheme="minorHAnsi" w:cstheme="minorHAnsi"/>
                <w:color w:val="0033CC"/>
                <w:sz w:val="18"/>
                <w:rPrChange w:id="20238" w:author="Chen, Ivy (陳素貞 IEC1)" w:date="2015-01-12T13:45:00Z">
                  <w:rPr>
                    <w:ins w:id="20239" w:author="IEC960923" w:date="2013-05-15T17:15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240" w:author="IEC960923" w:date="2013-05-15T17:1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24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Delete</w:t>
              </w:r>
            </w:ins>
          </w:p>
        </w:tc>
        <w:tc>
          <w:tcPr>
            <w:tcW w:w="916" w:type="dxa"/>
          </w:tcPr>
          <w:p w:rsidR="000E06C3" w:rsidRPr="002F02C9" w:rsidRDefault="00152C15" w:rsidP="009C0B99">
            <w:pPr>
              <w:rPr>
                <w:ins w:id="20242" w:author="IEC960923" w:date="2013-05-15T17:15:00Z"/>
                <w:rFonts w:asciiTheme="minorHAnsi" w:hAnsiTheme="minorHAnsi" w:cstheme="minorHAnsi"/>
                <w:color w:val="0033CC"/>
                <w:sz w:val="18"/>
                <w:rPrChange w:id="20243" w:author="Chen, Ivy (陳素貞 IEC1)" w:date="2015-01-12T13:45:00Z">
                  <w:rPr>
                    <w:ins w:id="20244" w:author="IEC960923" w:date="2013-05-15T17:15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245" w:author="IEC960923" w:date="2013-05-15T17:1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24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button</w:t>
              </w:r>
            </w:ins>
          </w:p>
        </w:tc>
        <w:tc>
          <w:tcPr>
            <w:tcW w:w="677" w:type="dxa"/>
          </w:tcPr>
          <w:p w:rsidR="000E06C3" w:rsidRPr="002F02C9" w:rsidRDefault="000E06C3" w:rsidP="009C0B99">
            <w:pPr>
              <w:rPr>
                <w:ins w:id="20247" w:author="IEC960923" w:date="2013-05-15T17:15:00Z"/>
                <w:rFonts w:asciiTheme="minorHAnsi" w:hAnsiTheme="minorHAnsi" w:cstheme="minorHAnsi"/>
                <w:color w:val="0033CC"/>
                <w:sz w:val="18"/>
                <w:rPrChange w:id="20248" w:author="Chen, Ivy (陳素貞 IEC1)" w:date="2015-01-12T13:45:00Z">
                  <w:rPr>
                    <w:ins w:id="20249" w:author="IEC960923" w:date="2013-05-15T17:15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432" w:type="dxa"/>
          </w:tcPr>
          <w:p w:rsidR="000E06C3" w:rsidRPr="002F02C9" w:rsidRDefault="00152C15" w:rsidP="009C0B99">
            <w:pPr>
              <w:rPr>
                <w:ins w:id="20250" w:author="IEC960923" w:date="2013-05-15T17:15:00Z"/>
                <w:rFonts w:asciiTheme="minorHAnsi" w:hAnsiTheme="minorHAnsi" w:cstheme="minorHAnsi"/>
                <w:color w:val="0033CC"/>
                <w:sz w:val="18"/>
                <w:rPrChange w:id="20251" w:author="Chen, Ivy (陳素貞 IEC1)" w:date="2015-01-12T13:45:00Z">
                  <w:rPr>
                    <w:ins w:id="20252" w:author="IEC960923" w:date="2013-05-15T17:15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253" w:author="IEC960923" w:date="2013-05-15T17:1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25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Delete</w:t>
              </w:r>
            </w:ins>
          </w:p>
        </w:tc>
        <w:tc>
          <w:tcPr>
            <w:tcW w:w="680" w:type="dxa"/>
          </w:tcPr>
          <w:p w:rsidR="000E06C3" w:rsidRPr="002F02C9" w:rsidRDefault="000E06C3" w:rsidP="009C0B99">
            <w:pPr>
              <w:rPr>
                <w:ins w:id="20255" w:author="IEC960923" w:date="2013-05-15T17:15:00Z"/>
                <w:rFonts w:asciiTheme="minorHAnsi" w:hAnsiTheme="minorHAnsi" w:cstheme="minorHAnsi"/>
                <w:color w:val="0033CC"/>
                <w:sz w:val="18"/>
                <w:rPrChange w:id="20256" w:author="Chen, Ivy (陳素貞 IEC1)" w:date="2015-01-12T13:45:00Z">
                  <w:rPr>
                    <w:ins w:id="20257" w:author="IEC960923" w:date="2013-05-15T17:15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3B389F" w:rsidRPr="002F02C9" w:rsidRDefault="00152C15">
            <w:pPr>
              <w:rPr>
                <w:ins w:id="20258" w:author="IEC960923" w:date="2013-05-15T17:15:00Z"/>
                <w:rFonts w:asciiTheme="minorHAnsi" w:hAnsiTheme="minorHAnsi" w:cstheme="minorHAnsi"/>
                <w:color w:val="0033CC"/>
                <w:sz w:val="18"/>
                <w:rPrChange w:id="20259" w:author="Chen, Ivy (陳素貞 IEC1)" w:date="2015-01-12T13:45:00Z">
                  <w:rPr>
                    <w:ins w:id="20260" w:author="IEC960923" w:date="2013-05-15T17:15:00Z"/>
                    <w:rFonts w:ascii="Tahoma" w:hAnsi="Tahoma"/>
                    <w:color w:val="0033CC"/>
                    <w:sz w:val="18"/>
                  </w:rPr>
                </w:rPrChange>
              </w:rPr>
              <w:pPrChange w:id="20261" w:author="IEC960923" w:date="2013-05-15T17:24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0262" w:author="IEC960923" w:date="2013-05-15T17:1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263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264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265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266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、若</w:t>
              </w:r>
            </w:ins>
            <w:ins w:id="20267" w:author="IEC960923" w:date="2013-05-15T17:22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268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OSWIN</w:t>
              </w:r>
            </w:ins>
            <w:ins w:id="20269" w:author="IEC960923" w:date="2013-05-15T17:1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270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271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中当前没有任何行被选，则提示用户，放弃后续操作。</w:t>
              </w:r>
            </w:ins>
          </w:p>
          <w:p w:rsidR="003B389F" w:rsidRPr="002F02C9" w:rsidRDefault="00152C15">
            <w:pPr>
              <w:rPr>
                <w:ins w:id="20272" w:author="IEC960923" w:date="2013-05-15T17:15:00Z"/>
                <w:rFonts w:asciiTheme="minorHAnsi" w:hAnsiTheme="minorHAnsi" w:cstheme="minorHAnsi"/>
                <w:color w:val="0033CC"/>
                <w:sz w:val="18"/>
                <w:rPrChange w:id="20273" w:author="Chen, Ivy (陳素貞 IEC1)" w:date="2015-01-12T13:45:00Z">
                  <w:rPr>
                    <w:ins w:id="20274" w:author="IEC960923" w:date="2013-05-15T17:15:00Z"/>
                    <w:rFonts w:ascii="Tahoma" w:hAnsi="Tahoma"/>
                    <w:color w:val="0033CC"/>
                    <w:sz w:val="18"/>
                  </w:rPr>
                </w:rPrChange>
              </w:rPr>
              <w:pPrChange w:id="20275" w:author="IEC960923" w:date="2013-05-15T17:24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0276" w:author="IEC960923" w:date="2013-05-15T17:1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277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278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、要求用户再次确认要执行删除操作。</w:t>
              </w:r>
            </w:ins>
          </w:p>
          <w:p w:rsidR="003B389F" w:rsidRPr="002F02C9" w:rsidRDefault="00152C15">
            <w:pPr>
              <w:rPr>
                <w:ins w:id="20279" w:author="IEC960923" w:date="2013-05-15T17:15:00Z"/>
                <w:rFonts w:asciiTheme="minorHAnsi" w:hAnsiTheme="minorHAnsi" w:cstheme="minorHAnsi"/>
                <w:color w:val="0033CC"/>
                <w:sz w:val="18"/>
                <w:rPrChange w:id="20280" w:author="Chen, Ivy (陳素貞 IEC1)" w:date="2015-01-12T13:45:00Z">
                  <w:rPr>
                    <w:ins w:id="20281" w:author="IEC960923" w:date="2013-05-15T17:15:00Z"/>
                    <w:rFonts w:ascii="Tahoma" w:hAnsi="Tahoma"/>
                    <w:color w:val="0033CC"/>
                    <w:sz w:val="18"/>
                  </w:rPr>
                </w:rPrChange>
              </w:rPr>
              <w:pPrChange w:id="20282" w:author="IEC960923" w:date="2013-05-15T17:24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0283" w:author="IEC960923" w:date="2013-05-15T17:1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284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285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、若用户选择放弃，则放弃后续操作。</w:t>
              </w:r>
            </w:ins>
          </w:p>
          <w:p w:rsidR="000E06C3" w:rsidRPr="002F02C9" w:rsidRDefault="00152C15" w:rsidP="009C0B99">
            <w:pPr>
              <w:rPr>
                <w:ins w:id="20286" w:author="IEC960923" w:date="2013-05-15T17:15:00Z"/>
                <w:rFonts w:asciiTheme="minorHAnsi" w:hAnsiTheme="minorHAnsi" w:cstheme="minorHAnsi"/>
                <w:color w:val="0033CC"/>
                <w:sz w:val="18"/>
                <w:rPrChange w:id="20287" w:author="Chen, Ivy (陳素貞 IEC1)" w:date="2015-01-12T13:45:00Z">
                  <w:rPr>
                    <w:ins w:id="20288" w:author="IEC960923" w:date="2013-05-15T17:15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20289" w:author="IEC960923" w:date="2013-05-15T17:1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290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4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291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、依據選取紀錄的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292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ID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293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，删除该行数据。</w:t>
              </w:r>
            </w:ins>
          </w:p>
        </w:tc>
        <w:tc>
          <w:tcPr>
            <w:tcW w:w="2629" w:type="dxa"/>
          </w:tcPr>
          <w:p w:rsidR="000E06C3" w:rsidRPr="002F02C9" w:rsidRDefault="000E06C3" w:rsidP="009C0B99">
            <w:pPr>
              <w:rPr>
                <w:ins w:id="20294" w:author="IEC960923" w:date="2013-05-15T17:15:00Z"/>
                <w:rFonts w:asciiTheme="minorHAnsi" w:hAnsiTheme="minorHAnsi" w:cstheme="minorHAnsi"/>
                <w:color w:val="0033CC"/>
                <w:sz w:val="18"/>
                <w:rPrChange w:id="20295" w:author="Chen, Ivy (陳素貞 IEC1)" w:date="2015-01-12T13:45:00Z">
                  <w:rPr>
                    <w:ins w:id="20296" w:author="IEC960923" w:date="2013-05-15T17:15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</w:tbl>
    <w:p w:rsidR="009C0B99" w:rsidRPr="002F02C9" w:rsidRDefault="009C0B99" w:rsidP="009C0B99">
      <w:pPr>
        <w:rPr>
          <w:ins w:id="20297" w:author="IEC960923" w:date="2013-05-15T17:06:00Z"/>
          <w:rFonts w:eastAsia="新細明體"/>
          <w:color w:val="0033CC"/>
          <w:lang w:eastAsia="zh-TW"/>
          <w:rPrChange w:id="20298" w:author="Chen, Ivy (陳素貞 IEC1)" w:date="2015-01-12T13:45:00Z">
            <w:rPr>
              <w:ins w:id="20299" w:author="IEC960923" w:date="2013-05-15T17:06:00Z"/>
              <w:rFonts w:eastAsia="新細明體"/>
              <w:color w:val="0033CC"/>
              <w:lang w:eastAsia="zh-TW"/>
            </w:rPr>
          </w:rPrChange>
        </w:rPr>
      </w:pPr>
    </w:p>
    <w:p w:rsidR="000D6FDC" w:rsidRPr="002F02C9" w:rsidRDefault="00152C15">
      <w:pPr>
        <w:rPr>
          <w:ins w:id="20300" w:author="IEC960923" w:date="2013-09-10T15:11:00Z"/>
          <w:rFonts w:eastAsiaTheme="minorEastAsia"/>
          <w:lang w:eastAsia="zh-TW"/>
          <w:rPrChange w:id="20301" w:author="Chen, Ivy (陳素貞 IEC1)" w:date="2015-01-12T13:45:00Z">
            <w:rPr>
              <w:ins w:id="20302" w:author="IEC960923" w:date="2013-09-10T15:11:00Z"/>
              <w:rFonts w:eastAsiaTheme="minorEastAsia"/>
              <w:lang w:eastAsia="zh-TW"/>
            </w:rPr>
          </w:rPrChange>
        </w:rPr>
      </w:pPr>
      <w:ins w:id="20303" w:author="IEC960923" w:date="2013-09-10T15:11:00Z">
        <w:r w:rsidRPr="002F02C9">
          <w:rPr>
            <w:rFonts w:eastAsiaTheme="minorEastAsia"/>
            <w:lang w:eastAsia="zh-TW"/>
            <w:rPrChange w:id="20304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br w:type="page"/>
        </w:r>
      </w:ins>
    </w:p>
    <w:p w:rsidR="000D6FDC" w:rsidRPr="002F02C9" w:rsidRDefault="00152C15" w:rsidP="000D6FDC">
      <w:pPr>
        <w:pStyle w:val="3"/>
        <w:rPr>
          <w:ins w:id="20305" w:author="IEC960923" w:date="2013-09-10T15:11:00Z"/>
          <w:rPrChange w:id="20306" w:author="Chen, Ivy (陳素貞 IEC1)" w:date="2015-01-12T13:45:00Z">
            <w:rPr>
              <w:ins w:id="20307" w:author="IEC960923" w:date="2013-09-10T15:11:00Z"/>
            </w:rPr>
          </w:rPrChange>
        </w:rPr>
      </w:pPr>
      <w:bookmarkStart w:id="20308" w:name="_Toc408834694"/>
      <w:ins w:id="20309" w:author="IEC960923" w:date="2013-09-10T15:11:00Z">
        <w:r w:rsidRPr="002F02C9">
          <w:rPr>
            <w:rFonts w:eastAsia="新細明體"/>
            <w:lang w:eastAsia="zh-TW"/>
            <w:rPrChange w:id="20310" w:author="Chen, Ivy (陳素貞 IEC1)" w:date="2015-01-12T13:45:00Z">
              <w:rPr>
                <w:rFonts w:ascii="Times New Roman" w:eastAsia="新細明體" w:hAnsi="Times New Roman" w:cs="Times New Roman"/>
                <w:b w:val="0"/>
                <w:bCs w:val="0"/>
                <w:color w:val="auto"/>
                <w:sz w:val="20"/>
                <w:szCs w:val="24"/>
                <w:u w:val="single"/>
                <w:lang w:eastAsia="zh-TW"/>
              </w:rPr>
            </w:rPrChange>
          </w:rPr>
          <w:lastRenderedPageBreak/>
          <w:t xml:space="preserve">CheckItemTypeRule </w:t>
        </w:r>
        <w:r w:rsidRPr="002F02C9">
          <w:rPr>
            <w:rFonts w:hint="eastAsia"/>
            <w:rPrChange w:id="20311" w:author="Chen, Ivy (陳素貞 IEC1)" w:date="2015-01-12T13:45:00Z">
              <w:rPr>
                <w:rFonts w:ascii="Times New Roman" w:hAnsi="Times New Roman" w:cs="Times New Roman" w:hint="eastAsia"/>
                <w:b w:val="0"/>
                <w:bCs w:val="0"/>
                <w:color w:val="auto"/>
                <w:sz w:val="20"/>
                <w:szCs w:val="24"/>
                <w:u w:val="single"/>
              </w:rPr>
            </w:rPrChange>
          </w:rPr>
          <w:t>维护界面</w:t>
        </w:r>
        <w:bookmarkEnd w:id="20308"/>
      </w:ins>
    </w:p>
    <w:p w:rsidR="000D6FDC" w:rsidRPr="002F02C9" w:rsidRDefault="00152C15" w:rsidP="000D6FDC">
      <w:pPr>
        <w:pStyle w:val="4"/>
        <w:rPr>
          <w:ins w:id="20312" w:author="IEC960923" w:date="2013-09-10T15:11:00Z"/>
          <w:color w:val="0033CC"/>
          <w:rPrChange w:id="20313" w:author="Chen, Ivy (陳素貞 IEC1)" w:date="2015-01-12T13:45:00Z">
            <w:rPr>
              <w:ins w:id="20314" w:author="IEC960923" w:date="2013-09-10T15:11:00Z"/>
              <w:color w:val="0033CC"/>
            </w:rPr>
          </w:rPrChange>
        </w:rPr>
      </w:pPr>
      <w:ins w:id="20315" w:author="IEC960923" w:date="2013-09-10T15:11:00Z">
        <w:r w:rsidRPr="002F02C9">
          <w:rPr>
            <w:rFonts w:hint="eastAsia"/>
            <w:color w:val="0033CC"/>
            <w:rPrChange w:id="20316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示意圖</w:t>
        </w:r>
        <w:r w:rsidRPr="002F02C9">
          <w:rPr>
            <w:rFonts w:ascii="SimSun" w:hAnsi="SimSun"/>
            <w:color w:val="0033CC"/>
            <w:rPrChange w:id="20317" w:author="Chen, Ivy (陳素貞 IEC1)" w:date="2015-01-12T13:45:00Z">
              <w:rPr>
                <w:rFonts w:ascii="SimSun" w:hAnsi="SimSun"/>
                <w:color w:val="0033CC"/>
                <w:u w:val="single"/>
              </w:rPr>
            </w:rPrChange>
          </w:rPr>
          <w:t xml:space="preserve"> </w:t>
        </w:r>
      </w:ins>
    </w:p>
    <w:p w:rsidR="003B389F" w:rsidRPr="002F02C9" w:rsidRDefault="00152C15">
      <w:pPr>
        <w:pStyle w:val="af1"/>
        <w:numPr>
          <w:ilvl w:val="0"/>
          <w:numId w:val="85"/>
        </w:numPr>
        <w:ind w:firstLineChars="0"/>
        <w:rPr>
          <w:ins w:id="20318" w:author="IEC960923" w:date="2013-09-10T15:13:00Z"/>
          <w:rFonts w:asciiTheme="minorHAnsi" w:eastAsiaTheme="minorEastAsia" w:hAnsiTheme="minorHAnsi" w:cstheme="minorHAnsi"/>
          <w:rPrChange w:id="20319" w:author="Chen, Ivy (陳素貞 IEC1)" w:date="2015-01-12T13:45:00Z">
            <w:rPr>
              <w:ins w:id="20320" w:author="IEC960923" w:date="2013-09-10T15:13:00Z"/>
              <w:rFonts w:asciiTheme="minorHAnsi" w:eastAsiaTheme="minorEastAsia" w:hAnsiTheme="minorHAnsi" w:cstheme="minorHAnsi"/>
            </w:rPr>
          </w:rPrChange>
        </w:rPr>
        <w:pPrChange w:id="20321" w:author="IEC960923" w:date="2013-09-10T15:12:00Z">
          <w:pPr/>
        </w:pPrChange>
      </w:pPr>
      <w:ins w:id="20322" w:author="IEC960923" w:date="2013-09-10T15:11:00Z">
        <w:r w:rsidRPr="002F02C9">
          <w:rPr>
            <w:rFonts w:asciiTheme="minorHAnsi" w:hAnsiTheme="minorHAnsi" w:cstheme="minorHAnsi"/>
            <w:noProof/>
            <w:lang w:eastAsia="zh-TW"/>
            <w:rPrChange w:id="20323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086" style="position:absolute;left:0;text-align:left;margin-left:110.4pt;margin-top:25.3pt;width:19.45pt;height:17.25pt;z-index:251733504" fillcolor="yellow" strokecolor="red" strokeweight="1pt">
              <v:textbox style="mso-next-textbox:#_x0000_s4086;mso-fit-shape-to-text:t" inset="0,0,0,0">
                <w:txbxContent>
                  <w:p w:rsidR="003B389F" w:rsidRPr="001B47E7" w:rsidRDefault="003B389F" w:rsidP="000D6F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1</w:t>
                    </w:r>
                  </w:p>
                </w:txbxContent>
              </v:textbox>
            </v:oval>
          </w:pict>
        </w:r>
      </w:ins>
      <w:ins w:id="20324" w:author="IEC960923" w:date="2013-09-10T15:12:00Z">
        <w:r w:rsidRPr="002F02C9">
          <w:rPr>
            <w:rFonts w:asciiTheme="minorHAnsi" w:eastAsiaTheme="minorEastAsia" w:hAnsiTheme="minorHAnsi" w:cstheme="minorHAnsi"/>
            <w:lang w:eastAsia="zh-TW"/>
            <w:rPrChange w:id="20325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CheckItemTypeRule</w:t>
        </w:r>
        <w:r w:rsidRPr="002F02C9">
          <w:rPr>
            <w:rFonts w:asciiTheme="minorHAnsi" w:eastAsiaTheme="minorEastAsia" w:hAnsiTheme="minorHAnsi" w:cstheme="minorHAnsi" w:hint="eastAsia"/>
            <w:lang w:eastAsia="zh-TW"/>
            <w:rPrChange w:id="20326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維護主畫面</w:t>
        </w:r>
      </w:ins>
    </w:p>
    <w:p w:rsidR="000D6FDC" w:rsidRPr="002F02C9" w:rsidRDefault="00152C15">
      <w:pPr>
        <w:rPr>
          <w:ins w:id="20327" w:author="IEC960923" w:date="2013-09-10T15:12:00Z"/>
          <w:rFonts w:asciiTheme="minorHAnsi" w:eastAsiaTheme="minorEastAsia" w:hAnsiTheme="minorHAnsi" w:cstheme="minorHAnsi"/>
          <w:lang w:eastAsia="zh-TW"/>
          <w:rPrChange w:id="20328" w:author="Chen, Ivy (陳素貞 IEC1)" w:date="2015-01-12T13:45:00Z">
            <w:rPr>
              <w:ins w:id="20329" w:author="IEC960923" w:date="2013-09-10T15:12:00Z"/>
              <w:rFonts w:eastAsiaTheme="minorEastAsia"/>
            </w:rPr>
          </w:rPrChange>
        </w:rPr>
      </w:pPr>
      <w:ins w:id="20330" w:author="IEC960923" w:date="2013-09-10T15:16:00Z">
        <w:r w:rsidRPr="002F02C9">
          <w:rPr>
            <w:rFonts w:asciiTheme="minorHAnsi" w:hAnsiTheme="minorHAnsi" w:cstheme="minorHAnsi"/>
            <w:noProof/>
            <w:lang w:eastAsia="zh-TW"/>
            <w:rPrChange w:id="20331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101" style="position:absolute;margin-left:425.65pt;margin-top:29.55pt;width:19.45pt;height:17.25pt;z-index:251747840" fillcolor="yellow" strokecolor="red" strokeweight="1pt">
              <v:textbox style="mso-next-textbox:#_x0000_s4101;mso-fit-shape-to-text:t" inset="0,0,0,0">
                <w:txbxContent>
                  <w:p w:rsidR="003B389F" w:rsidRPr="001B47E7" w:rsidRDefault="003B389F" w:rsidP="000D6F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20332" w:author="IEC960923" w:date="2013-09-10T15:1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</w:t>
                      </w:r>
                    </w:ins>
                    <w:del w:id="20333" w:author="IEC960923" w:date="2013-09-10T17:19:00Z">
                      <w:r w:rsidDel="003D0BD5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5</w:delText>
                      </w:r>
                    </w:del>
                    <w:ins w:id="20334" w:author="IEC960923" w:date="2013-09-10T17:19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4</w:t>
                      </w:r>
                    </w:ins>
                  </w:p>
                </w:txbxContent>
              </v:textbox>
            </v:oval>
          </w:pict>
        </w:r>
        <w:r w:rsidRPr="002F02C9">
          <w:rPr>
            <w:rFonts w:asciiTheme="minorHAnsi" w:hAnsiTheme="minorHAnsi" w:cstheme="minorHAnsi"/>
            <w:noProof/>
            <w:lang w:eastAsia="zh-TW"/>
            <w:rPrChange w:id="20335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100" style="position:absolute;margin-left:445.1pt;margin-top:252.75pt;width:19.45pt;height:17.25pt;z-index:251746816" fillcolor="yellow" strokecolor="red" strokeweight="1pt">
              <v:textbox style="mso-next-textbox:#_x0000_s4100;mso-fit-shape-to-text:t" inset="0,0,0,0">
                <w:txbxContent>
                  <w:p w:rsidR="003B389F" w:rsidRPr="001B47E7" w:rsidRDefault="003B389F" w:rsidP="000D6F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20336" w:author="IEC960923" w:date="2013-09-10T15:1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</w:t>
                      </w:r>
                    </w:ins>
                    <w:ins w:id="20337" w:author="IEC960923" w:date="2013-09-10T17:19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5</w:t>
                      </w:r>
                    </w:ins>
                    <w:del w:id="20338" w:author="IEC960923" w:date="2013-09-10T15:16:00Z">
                      <w:r w:rsidDel="000D6F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5</w:delText>
                      </w:r>
                    </w:del>
                  </w:p>
                </w:txbxContent>
              </v:textbox>
            </v:oval>
          </w:pict>
        </w:r>
      </w:ins>
      <w:ins w:id="20339" w:author="IEC960923" w:date="2013-09-10T15:15:00Z">
        <w:r w:rsidRPr="002F02C9">
          <w:rPr>
            <w:rFonts w:asciiTheme="minorHAnsi" w:hAnsiTheme="minorHAnsi" w:cstheme="minorHAnsi"/>
            <w:noProof/>
            <w:lang w:eastAsia="zh-TW"/>
            <w:rPrChange w:id="20340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099" style="position:absolute;margin-left:399.15pt;margin-top:252.75pt;width:19.45pt;height:17.25pt;z-index:251745792" fillcolor="yellow" strokecolor="red" strokeweight="1pt">
              <v:textbox style="mso-next-textbox:#_x0000_s4099;mso-fit-shape-to-text:t" inset="0,0,0,0">
                <w:txbxContent>
                  <w:p w:rsidR="003B389F" w:rsidRPr="001B47E7" w:rsidRDefault="003B389F" w:rsidP="000D6F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20341" w:author="IEC960923" w:date="2013-09-10T15:15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13</w:t>
                      </w:r>
                    </w:ins>
                    <w:del w:id="20342" w:author="IEC960923" w:date="2013-09-10T15:15:00Z">
                      <w:r w:rsidDel="000D6F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5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asciiTheme="minorHAnsi" w:hAnsiTheme="minorHAnsi" w:cstheme="minorHAnsi"/>
            <w:noProof/>
            <w:lang w:eastAsia="zh-TW"/>
            <w:rPrChange w:id="20343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097" style="position:absolute;margin-left:285.25pt;margin-top:259.3pt;width:19.45pt;height:17.25pt;z-index:251744768" fillcolor="yellow" strokecolor="red" strokeweight="1pt">
              <v:textbox style="mso-next-textbox:#_x0000_s4097;mso-fit-shape-to-text:t" inset="0,0,0,0">
                <w:txbxContent>
                  <w:p w:rsidR="003B389F" w:rsidRPr="001B47E7" w:rsidRDefault="003B389F" w:rsidP="000D6F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20344" w:author="IEC960923" w:date="2013-09-10T15:15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12</w:t>
                      </w:r>
                    </w:ins>
                    <w:del w:id="20345" w:author="IEC960923" w:date="2013-09-10T15:15:00Z">
                      <w:r w:rsidDel="000D6F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5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asciiTheme="minorHAnsi" w:hAnsiTheme="minorHAnsi" w:cstheme="minorHAnsi"/>
            <w:noProof/>
            <w:lang w:eastAsia="zh-TW"/>
            <w:rPrChange w:id="20346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096" style="position:absolute;margin-left:262.1pt;margin-top:245.25pt;width:19.45pt;height:17.25pt;z-index:251743744" fillcolor="yellow" strokecolor="red" strokeweight="1pt">
              <v:textbox style="mso-next-textbox:#_x0000_s4096;mso-fit-shape-to-text:t" inset="0,0,0,0">
                <w:txbxContent>
                  <w:p w:rsidR="003B389F" w:rsidRPr="001B47E7" w:rsidRDefault="003B389F" w:rsidP="000D6F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20347" w:author="IEC960923" w:date="2013-09-10T15:15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11</w:t>
                      </w:r>
                    </w:ins>
                    <w:del w:id="20348" w:author="IEC960923" w:date="2013-09-10T15:15:00Z">
                      <w:r w:rsidDel="000D6F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5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asciiTheme="minorHAnsi" w:hAnsiTheme="minorHAnsi" w:cstheme="minorHAnsi"/>
            <w:noProof/>
            <w:lang w:eastAsia="zh-TW"/>
            <w:rPrChange w:id="20349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095" style="position:absolute;margin-left:262.1pt;margin-top:232.35pt;width:19.45pt;height:17.25pt;z-index:251742720" fillcolor="yellow" strokecolor="red" strokeweight="1pt">
              <v:textbox style="mso-next-textbox:#_x0000_s4095;mso-fit-shape-to-text:t" inset="0,0,0,0">
                <w:txbxContent>
                  <w:p w:rsidR="003B389F" w:rsidRPr="001B47E7" w:rsidRDefault="003B389F" w:rsidP="000D6F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20350" w:author="IEC960923" w:date="2013-09-10T15:15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10</w:t>
                      </w:r>
                    </w:ins>
                    <w:del w:id="20351" w:author="IEC960923" w:date="2013-09-10T15:15:00Z">
                      <w:r w:rsidDel="000D6F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5</w:delText>
                      </w:r>
                    </w:del>
                  </w:p>
                </w:txbxContent>
              </v:textbox>
            </v:oval>
          </w:pict>
        </w:r>
      </w:ins>
      <w:ins w:id="20352" w:author="IEC960923" w:date="2013-09-10T15:11:00Z">
        <w:r w:rsidRPr="002F02C9">
          <w:rPr>
            <w:rFonts w:asciiTheme="minorHAnsi" w:hAnsiTheme="minorHAnsi" w:cstheme="minorHAnsi"/>
            <w:noProof/>
            <w:lang w:eastAsia="zh-TW"/>
            <w:rPrChange w:id="20353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094" style="position:absolute;margin-left:238.85pt;margin-top:222.35pt;width:19.45pt;height:17.25pt;z-index:251741696" fillcolor="yellow" strokecolor="red" strokeweight="1pt">
              <v:textbox style="mso-next-textbox:#_x0000_s4094;mso-fit-shape-to-text:t" inset="0,0,0,0">
                <w:txbxContent>
                  <w:p w:rsidR="003B389F" w:rsidRPr="001B47E7" w:rsidRDefault="003B389F" w:rsidP="000D6F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9</w:t>
                    </w:r>
                  </w:p>
                </w:txbxContent>
              </v:textbox>
            </v:oval>
          </w:pict>
        </w:r>
        <w:r w:rsidRPr="002F02C9">
          <w:rPr>
            <w:rFonts w:asciiTheme="minorHAnsi" w:hAnsiTheme="minorHAnsi" w:cstheme="minorHAnsi"/>
            <w:noProof/>
            <w:lang w:eastAsia="zh-TW"/>
            <w:rPrChange w:id="20354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093" style="position:absolute;margin-left:238.85pt;margin-top:208.9pt;width:19.45pt;height:17.25pt;z-index:251740672" fillcolor="yellow" strokecolor="red" strokeweight="1pt">
              <v:textbox style="mso-next-textbox:#_x0000_s4093;mso-fit-shape-to-text:t" inset="0,0,0,0">
                <w:txbxContent>
                  <w:p w:rsidR="003B389F" w:rsidRPr="001B47E7" w:rsidRDefault="003B389F" w:rsidP="000D6F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8</w:t>
                    </w:r>
                  </w:p>
                </w:txbxContent>
              </v:textbox>
            </v:oval>
          </w:pict>
        </w:r>
        <w:r w:rsidRPr="002F02C9">
          <w:rPr>
            <w:rFonts w:asciiTheme="minorHAnsi" w:hAnsiTheme="minorHAnsi" w:cstheme="minorHAnsi"/>
            <w:noProof/>
            <w:lang w:eastAsia="zh-TW"/>
            <w:rPrChange w:id="20355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092" style="position:absolute;margin-left:219.4pt;margin-top:197.1pt;width:19.45pt;height:17.25pt;z-index:251739648" fillcolor="yellow" strokecolor="red" strokeweight="1pt">
              <v:textbox style="mso-next-textbox:#_x0000_s4092;mso-fit-shape-to-text:t" inset="0,0,0,0">
                <w:txbxContent>
                  <w:p w:rsidR="003B389F" w:rsidRPr="001B47E7" w:rsidRDefault="003B389F" w:rsidP="000D6F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7</w:t>
                    </w:r>
                  </w:p>
                </w:txbxContent>
              </v:textbox>
            </v:oval>
          </w:pict>
        </w:r>
        <w:r w:rsidRPr="002F02C9">
          <w:rPr>
            <w:rFonts w:asciiTheme="minorHAnsi" w:hAnsiTheme="minorHAnsi" w:cstheme="minorHAnsi"/>
            <w:noProof/>
            <w:lang w:eastAsia="zh-TW"/>
            <w:rPrChange w:id="20356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091" style="position:absolute;margin-left:219.4pt;margin-top:179.85pt;width:19.45pt;height:17.25pt;z-index:251738624" fillcolor="yellow" strokecolor="red" strokeweight="1pt">
              <v:textbox style="mso-next-textbox:#_x0000_s4091;mso-fit-shape-to-text:t" inset="0,0,0,0">
                <w:txbxContent>
                  <w:p w:rsidR="003B389F" w:rsidRPr="001B47E7" w:rsidRDefault="003B389F" w:rsidP="000D6F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6</w:t>
                    </w:r>
                  </w:p>
                </w:txbxContent>
              </v:textbox>
            </v:oval>
          </w:pict>
        </w:r>
        <w:r w:rsidRPr="002F02C9">
          <w:rPr>
            <w:rFonts w:asciiTheme="minorHAnsi" w:hAnsiTheme="minorHAnsi" w:cstheme="minorHAnsi"/>
            <w:noProof/>
            <w:lang w:eastAsia="zh-TW"/>
            <w:rPrChange w:id="20357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090" style="position:absolute;margin-left:300.4pt;margin-top:169.45pt;width:19.45pt;height:17.25pt;z-index:251737600" fillcolor="yellow" strokecolor="red" strokeweight="1pt">
              <v:textbox style="mso-next-textbox:#_x0000_s4090;mso-fit-shape-to-text:t" inset="0,0,0,0">
                <w:txbxContent>
                  <w:p w:rsidR="003B389F" w:rsidRPr="001B47E7" w:rsidRDefault="003B389F" w:rsidP="000D6F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5</w:t>
                    </w:r>
                  </w:p>
                </w:txbxContent>
              </v:textbox>
            </v:oval>
          </w:pict>
        </w:r>
        <w:r w:rsidRPr="002F02C9">
          <w:rPr>
            <w:rFonts w:asciiTheme="minorHAnsi" w:hAnsiTheme="minorHAnsi" w:cstheme="minorHAnsi"/>
            <w:noProof/>
            <w:lang w:eastAsia="zh-TW"/>
            <w:rPrChange w:id="20358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089" style="position:absolute;margin-left:170.55pt;margin-top:166.05pt;width:19.45pt;height:17.25pt;z-index:251736576" fillcolor="yellow" strokecolor="red" strokeweight="1pt">
              <v:textbox style="mso-next-textbox:#_x0000_s4089;mso-fit-shape-to-text:t" inset="0,0,0,0">
                <w:txbxContent>
                  <w:p w:rsidR="003B389F" w:rsidRPr="001B47E7" w:rsidRDefault="003B389F" w:rsidP="000D6F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4</w:t>
                    </w:r>
                  </w:p>
                </w:txbxContent>
              </v:textbox>
            </v:oval>
          </w:pict>
        </w:r>
        <w:r w:rsidRPr="002F02C9">
          <w:rPr>
            <w:rFonts w:asciiTheme="minorHAnsi" w:hAnsiTheme="minorHAnsi" w:cstheme="minorHAnsi"/>
            <w:noProof/>
            <w:lang w:eastAsia="zh-TW"/>
            <w:rPrChange w:id="20359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088" style="position:absolute;margin-left:53.55pt;margin-top:166.05pt;width:19.45pt;height:17.25pt;z-index:251735552" fillcolor="yellow" strokecolor="red" strokeweight="1pt">
              <v:textbox style="mso-next-textbox:#_x0000_s4088;mso-fit-shape-to-text:t" inset="0,0,0,0">
                <w:txbxContent>
                  <w:p w:rsidR="003B389F" w:rsidRPr="001B47E7" w:rsidRDefault="003B389F" w:rsidP="000D6F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3</w:t>
                    </w:r>
                  </w:p>
                </w:txbxContent>
              </v:textbox>
            </v:oval>
          </w:pict>
        </w:r>
        <w:r w:rsidRPr="002F02C9">
          <w:rPr>
            <w:rFonts w:asciiTheme="minorHAnsi" w:hAnsiTheme="minorHAnsi" w:cstheme="minorHAnsi"/>
            <w:noProof/>
            <w:lang w:eastAsia="zh-TW"/>
            <w:rPrChange w:id="20360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087" style="position:absolute;margin-left:73pt;margin-top:38.6pt;width:19.45pt;height:17.25pt;z-index:251734528" fillcolor="yellow" strokecolor="red" strokeweight="1pt">
              <v:textbox style="mso-next-textbox:#_x0000_s4087;mso-fit-shape-to-text:t" inset="0,0,0,0">
                <w:txbxContent>
                  <w:p w:rsidR="003B389F" w:rsidRPr="001B47E7" w:rsidRDefault="003B389F" w:rsidP="000D6F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2</w:t>
                    </w:r>
                  </w:p>
                </w:txbxContent>
              </v:textbox>
            </v:oval>
          </w:pict>
        </w:r>
      </w:ins>
      <w:ins w:id="20361" w:author="IEC960923" w:date="2013-09-10T18:14:00Z">
        <w:r w:rsidR="003B389F" w:rsidRPr="002F02C9">
          <w:rPr>
            <w:rFonts w:asciiTheme="minorHAnsi" w:eastAsiaTheme="minorEastAsia" w:hAnsiTheme="minorHAnsi" w:cstheme="minorHAnsi"/>
            <w:noProof/>
            <w:lang w:eastAsia="zh-TW"/>
            <w:rPrChange w:id="20362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3877945"/>
              <wp:effectExtent l="0" t="0" r="0" b="0"/>
              <wp:docPr id="23" name="圖片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heckItemTypeRule.png"/>
                      <pic:cNvPicPr/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38779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B389F" w:rsidRPr="002F02C9" w:rsidRDefault="00152C15">
      <w:pPr>
        <w:pStyle w:val="af1"/>
        <w:numPr>
          <w:ilvl w:val="0"/>
          <w:numId w:val="85"/>
        </w:numPr>
        <w:ind w:firstLineChars="0"/>
        <w:rPr>
          <w:ins w:id="20363" w:author="IEC960923" w:date="2013-09-10T15:13:00Z"/>
          <w:rFonts w:asciiTheme="minorHAnsi" w:eastAsiaTheme="minorEastAsia" w:hAnsiTheme="minorHAnsi" w:cstheme="minorHAnsi"/>
          <w:rPrChange w:id="20364" w:author="Chen, Ivy (陳素貞 IEC1)" w:date="2015-01-12T13:45:00Z">
            <w:rPr>
              <w:ins w:id="20365" w:author="IEC960923" w:date="2013-09-10T15:13:00Z"/>
              <w:rFonts w:asciiTheme="minorHAnsi" w:eastAsiaTheme="minorEastAsia" w:hAnsiTheme="minorHAnsi" w:cstheme="minorHAnsi"/>
            </w:rPr>
          </w:rPrChange>
        </w:rPr>
        <w:pPrChange w:id="20366" w:author="IEC960923" w:date="2013-09-10T15:12:00Z">
          <w:pPr/>
        </w:pPrChange>
      </w:pPr>
      <w:ins w:id="20367" w:author="IEC960923" w:date="2013-09-10T15:13:00Z">
        <w:r w:rsidRPr="002F02C9">
          <w:rPr>
            <w:rFonts w:asciiTheme="minorHAnsi" w:eastAsiaTheme="minorEastAsia" w:hAnsiTheme="minorHAnsi" w:cstheme="minorHAnsi"/>
            <w:lang w:eastAsia="zh-TW"/>
            <w:rPrChange w:id="20368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testRE</w:t>
        </w:r>
        <w:r w:rsidRPr="002F02C9">
          <w:rPr>
            <w:rFonts w:asciiTheme="minorHAnsi" w:eastAsiaTheme="minorEastAsia" w:hAnsiTheme="minorHAnsi" w:cstheme="minorHAnsi" w:hint="eastAsia"/>
            <w:lang w:eastAsia="zh-TW"/>
            <w:rPrChange w:id="20369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畫面</w:t>
        </w:r>
      </w:ins>
    </w:p>
    <w:p w:rsidR="000D6FDC" w:rsidRPr="002F02C9" w:rsidRDefault="00152C15">
      <w:pPr>
        <w:rPr>
          <w:ins w:id="20370" w:author="IEC960923" w:date="2013-09-10T15:11:00Z"/>
          <w:rFonts w:asciiTheme="minorHAnsi" w:eastAsiaTheme="minorEastAsia" w:hAnsiTheme="minorHAnsi" w:cstheme="minorHAnsi"/>
          <w:lang w:eastAsia="zh-TW"/>
          <w:rPrChange w:id="20371" w:author="Chen, Ivy (陳素貞 IEC1)" w:date="2015-01-12T13:45:00Z">
            <w:rPr>
              <w:ins w:id="20372" w:author="IEC960923" w:date="2013-09-10T15:11:00Z"/>
              <w:rFonts w:eastAsiaTheme="minorEastAsia"/>
            </w:rPr>
          </w:rPrChange>
        </w:rPr>
      </w:pPr>
      <w:ins w:id="20373" w:author="IEC960923" w:date="2013-09-10T15:16:00Z">
        <w:r w:rsidRPr="002F02C9">
          <w:rPr>
            <w:rFonts w:asciiTheme="minorHAnsi" w:hAnsiTheme="minorHAnsi" w:cstheme="minorHAnsi"/>
            <w:noProof/>
            <w:lang w:eastAsia="zh-TW"/>
            <w:rPrChange w:id="20374" w:author="Chen, Ivy (陳素貞 IEC1)" w:date="2015-01-12T13:45:00Z">
              <w:rPr>
                <w:rFonts w:asciiTheme="minorHAnsi" w:hAnsiTheme="minorHAnsi" w:cstheme="minorHAnsi"/>
                <w:noProof/>
                <w:lang w:eastAsia="zh-TW"/>
              </w:rPr>
            </w:rPrChange>
          </w:rPr>
          <w:pict>
            <v:oval id="_x0000_s4105" style="position:absolute;margin-left:83pt;margin-top:80.25pt;width:19.45pt;height:17.25pt;z-index:251751936" fillcolor="yellow" strokecolor="red" strokeweight="1pt">
              <v:textbox style="mso-next-textbox:#_x0000_s4105;mso-fit-shape-to-text:t" inset="0,0,0,0">
                <w:txbxContent>
                  <w:p w:rsidR="003B389F" w:rsidRPr="001B47E7" w:rsidRDefault="003B389F" w:rsidP="003A1B1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20375" w:author="IEC960923" w:date="2013-09-10T15:1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4</w:t>
                      </w:r>
                    </w:ins>
                    <w:del w:id="20376" w:author="IEC960923" w:date="2013-09-10T15:16:00Z">
                      <w:r w:rsidDel="003A1B19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5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0377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04" style="position:absolute;margin-left:457.4pt;margin-top:90.3pt;width:19.45pt;height:17.25pt;z-index:251750912" fillcolor="yellow" strokecolor="red" strokeweight="1pt">
              <v:textbox style="mso-next-textbox:#_x0000_s4104;mso-fit-shape-to-text:t" inset="0,0,0,0">
                <w:txbxContent>
                  <w:p w:rsidR="003B389F" w:rsidRPr="001B47E7" w:rsidRDefault="003B389F" w:rsidP="003A1B1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0378" w:author="IEC960923" w:date="2013-09-10T15:16:00Z">
                      <w:r w:rsidDel="003A1B19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5</w:delText>
                      </w:r>
                    </w:del>
                    <w:ins w:id="20379" w:author="IEC960923" w:date="2013-09-10T15:1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3</w:t>
                      </w:r>
                    </w:ins>
                  </w:p>
                </w:txbxContent>
              </v:textbox>
            </v:oval>
          </w:pict>
        </w:r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0380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03" style="position:absolute;margin-left:199.95pt;margin-top:58pt;width:19.45pt;height:17.25pt;z-index:251749888" fillcolor="yellow" strokecolor="red" strokeweight="1pt">
              <v:textbox style="mso-next-textbox:#_x0000_s4103;mso-fit-shape-to-text:t" inset="0,0,0,0">
                <w:txbxContent>
                  <w:p w:rsidR="003B389F" w:rsidRPr="001B47E7" w:rsidRDefault="003B389F" w:rsidP="003A1B1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20381" w:author="IEC960923" w:date="2013-09-10T15:1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2</w:t>
                      </w:r>
                    </w:ins>
                    <w:del w:id="20382" w:author="IEC960923" w:date="2013-09-10T15:16:00Z">
                      <w:r w:rsidDel="003A1B19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5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0383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02" style="position:absolute;margin-left:199.95pt;margin-top:36.1pt;width:19.45pt;height:17.25pt;z-index:251748864" fillcolor="yellow" strokecolor="red" strokeweight="1pt">
              <v:textbox style="mso-next-textbox:#_x0000_s4102;mso-fit-shape-to-text:t" inset="0,0,0,0">
                <w:txbxContent>
                  <w:p w:rsidR="003B389F" w:rsidRPr="001B47E7" w:rsidRDefault="003B389F" w:rsidP="003A1B19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0384" w:author="IEC960923" w:date="2013-09-10T15:16:00Z">
                      <w:r w:rsidDel="003A1B19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5</w:delText>
                      </w:r>
                    </w:del>
                    <w:ins w:id="20385" w:author="IEC960923" w:date="2013-09-10T15:1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</w:t>
                      </w:r>
                    </w:ins>
                  </w:p>
                </w:txbxContent>
              </v:textbox>
            </v:oval>
          </w:pict>
        </w:r>
      </w:ins>
      <w:ins w:id="20386" w:author="IEC960923" w:date="2013-09-10T15:14:00Z">
        <w:r w:rsidR="003B389F" w:rsidRPr="002F02C9">
          <w:rPr>
            <w:rFonts w:asciiTheme="minorHAnsi" w:eastAsiaTheme="minorEastAsia" w:hAnsiTheme="minorHAnsi" w:cstheme="minorHAnsi"/>
            <w:noProof/>
            <w:lang w:eastAsia="zh-TW"/>
            <w:rPrChange w:id="20387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2077720"/>
              <wp:effectExtent l="0" t="0" r="0" b="0"/>
              <wp:docPr id="22" name="圖片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estRE.png"/>
                      <pic:cNvPicPr/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2077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D6FDC" w:rsidRPr="002F02C9" w:rsidRDefault="00152C15" w:rsidP="000D6FDC">
      <w:pPr>
        <w:pStyle w:val="4"/>
        <w:rPr>
          <w:ins w:id="20388" w:author="IEC960923" w:date="2013-09-10T15:11:00Z"/>
          <w:rFonts w:eastAsia="新細明體"/>
          <w:color w:val="0033CC"/>
          <w:lang w:eastAsia="zh-TW"/>
          <w:rPrChange w:id="20389" w:author="Chen, Ivy (陳素貞 IEC1)" w:date="2015-01-12T13:45:00Z">
            <w:rPr>
              <w:ins w:id="20390" w:author="IEC960923" w:date="2013-09-10T15:11:00Z"/>
              <w:rFonts w:eastAsia="新細明體"/>
              <w:color w:val="0033CC"/>
              <w:lang w:eastAsia="zh-TW"/>
            </w:rPr>
          </w:rPrChange>
        </w:rPr>
      </w:pPr>
      <w:ins w:id="20391" w:author="IEC960923" w:date="2013-09-10T15:11:00Z">
        <w:r w:rsidRPr="002F02C9">
          <w:rPr>
            <w:rFonts w:hint="eastAsia"/>
            <w:color w:val="0033CC"/>
            <w:rPrChange w:id="20392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界面說明</w:t>
        </w:r>
      </w:ins>
    </w:p>
    <w:p w:rsidR="000D6FDC" w:rsidRPr="002F02C9" w:rsidRDefault="00152C15" w:rsidP="000D6FDC">
      <w:pPr>
        <w:rPr>
          <w:ins w:id="20393" w:author="IEC960923" w:date="2013-09-10T15:11:00Z"/>
          <w:rFonts w:eastAsia="新細明體"/>
          <w:color w:val="0033CC"/>
          <w:lang w:eastAsia="zh-TW"/>
          <w:rPrChange w:id="20394" w:author="Chen, Ivy (陳素貞 IEC1)" w:date="2015-01-12T13:45:00Z">
            <w:rPr>
              <w:ins w:id="20395" w:author="IEC960923" w:date="2013-09-10T15:11:00Z"/>
              <w:rFonts w:eastAsia="新細明體"/>
              <w:color w:val="0033CC"/>
              <w:lang w:eastAsia="zh-TW"/>
            </w:rPr>
          </w:rPrChange>
        </w:rPr>
      </w:pPr>
      <w:ins w:id="20396" w:author="IEC960923" w:date="2013-09-10T15:11:00Z">
        <w:r w:rsidRPr="002F02C9">
          <w:rPr>
            <w:rFonts w:eastAsia="新細明體" w:hint="eastAsia"/>
            <w:color w:val="0033CC"/>
            <w:lang w:eastAsia="zh-TW"/>
            <w:rPrChange w:id="2039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0398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0399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界面名稱：</w:t>
        </w:r>
      </w:ins>
      <w:ins w:id="20400" w:author="IEC960923" w:date="2013-09-10T15:16:00Z">
        <w:r w:rsidRPr="002F02C9">
          <w:rPr>
            <w:rFonts w:eastAsia="新細明體"/>
            <w:color w:val="0033CC"/>
            <w:lang w:eastAsia="zh-TW"/>
            <w:rPrChange w:id="20401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CheckItemTypeRule</w:t>
        </w:r>
      </w:ins>
      <w:ins w:id="20402" w:author="IEC960923" w:date="2013-09-10T15:11:00Z">
        <w:r w:rsidRPr="002F02C9">
          <w:rPr>
            <w:rFonts w:eastAsia="新細明體" w:hint="eastAsia"/>
            <w:color w:val="0033CC"/>
            <w:lang w:eastAsia="zh-TW"/>
            <w:rPrChange w:id="20403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维护界面。</w:t>
        </w:r>
      </w:ins>
    </w:p>
    <w:p w:rsidR="000D6FDC" w:rsidRPr="002F02C9" w:rsidRDefault="00152C15" w:rsidP="000D6FDC">
      <w:pPr>
        <w:rPr>
          <w:ins w:id="20404" w:author="IEC960923" w:date="2013-09-10T15:11:00Z"/>
          <w:rFonts w:eastAsia="新細明體"/>
          <w:color w:val="0033CC"/>
          <w:lang w:eastAsia="zh-TW"/>
          <w:rPrChange w:id="20405" w:author="Chen, Ivy (陳素貞 IEC1)" w:date="2015-01-12T13:45:00Z">
            <w:rPr>
              <w:ins w:id="20406" w:author="IEC960923" w:date="2013-09-10T15:11:00Z"/>
              <w:rFonts w:eastAsia="新細明體"/>
              <w:color w:val="0033CC"/>
              <w:lang w:eastAsia="zh-TW"/>
            </w:rPr>
          </w:rPrChange>
        </w:rPr>
      </w:pPr>
      <w:ins w:id="20407" w:author="IEC960923" w:date="2013-09-10T15:11:00Z">
        <w:r w:rsidRPr="002F02C9">
          <w:rPr>
            <w:rFonts w:eastAsia="新細明體" w:hint="eastAsia"/>
            <w:color w:val="0033CC"/>
            <w:lang w:eastAsia="zh-TW"/>
            <w:rPrChange w:id="20408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0409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0410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概述：使用此界面來维护</w:t>
        </w:r>
      </w:ins>
      <w:ins w:id="20411" w:author="IEC960923" w:date="2013-09-10T15:17:00Z">
        <w:r w:rsidRPr="002F02C9">
          <w:rPr>
            <w:rFonts w:eastAsia="新細明體"/>
            <w:color w:val="0033CC"/>
            <w:lang w:eastAsia="zh-TW"/>
            <w:rPrChange w:id="20412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CheckItemTypeRule</w:t>
        </w:r>
      </w:ins>
      <w:ins w:id="20413" w:author="IEC960923" w:date="2013-09-10T15:11:00Z">
        <w:r w:rsidRPr="002F02C9">
          <w:rPr>
            <w:rFonts w:eastAsia="新細明體" w:hint="eastAsia"/>
            <w:color w:val="0033CC"/>
            <w:lang w:eastAsia="zh-TW"/>
            <w:rPrChange w:id="20414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。</w:t>
        </w:r>
      </w:ins>
    </w:p>
    <w:p w:rsidR="000D6FDC" w:rsidRPr="002F02C9" w:rsidRDefault="00152C15" w:rsidP="000D6FDC">
      <w:pPr>
        <w:rPr>
          <w:ins w:id="20415" w:author="IEC960923" w:date="2013-09-10T15:11:00Z"/>
          <w:rFonts w:eastAsia="新細明體"/>
          <w:color w:val="0033CC"/>
          <w:lang w:eastAsia="zh-TW"/>
          <w:rPrChange w:id="20416" w:author="Chen, Ivy (陳素貞 IEC1)" w:date="2015-01-12T13:45:00Z">
            <w:rPr>
              <w:ins w:id="20417" w:author="IEC960923" w:date="2013-09-10T15:11:00Z"/>
              <w:rFonts w:eastAsia="新細明體"/>
              <w:color w:val="0033CC"/>
              <w:lang w:eastAsia="zh-TW"/>
            </w:rPr>
          </w:rPrChange>
        </w:rPr>
      </w:pPr>
      <w:ins w:id="20418" w:author="IEC960923" w:date="2013-09-10T15:11:00Z">
        <w:r w:rsidRPr="002F02C9">
          <w:rPr>
            <w:rFonts w:eastAsia="新細明體" w:hint="eastAsia"/>
            <w:color w:val="0033CC"/>
            <w:lang w:eastAsia="zh-TW"/>
            <w:rPrChange w:id="20419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0420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0421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color w:val="0033CC"/>
            <w:lang w:eastAsia="zh-TW"/>
            <w:rPrChange w:id="20422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color w:val="0033CC"/>
            <w:lang w:eastAsia="zh-TW"/>
            <w:rPrChange w:id="20423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界面，不固定尺寸。</w:t>
        </w:r>
      </w:ins>
    </w:p>
    <w:p w:rsidR="000D6FDC" w:rsidRPr="002F02C9" w:rsidRDefault="00152C15" w:rsidP="000D6FDC">
      <w:pPr>
        <w:rPr>
          <w:ins w:id="20424" w:author="IEC960923" w:date="2013-09-10T15:11:00Z"/>
          <w:rFonts w:eastAsia="新細明體"/>
          <w:color w:val="0033CC"/>
          <w:lang w:eastAsia="zh-TW"/>
          <w:rPrChange w:id="20425" w:author="Chen, Ivy (陳素貞 IEC1)" w:date="2015-01-12T13:45:00Z">
            <w:rPr>
              <w:ins w:id="20426" w:author="IEC960923" w:date="2013-09-10T15:11:00Z"/>
              <w:rFonts w:eastAsia="新細明體"/>
              <w:color w:val="0033CC"/>
              <w:lang w:eastAsia="zh-TW"/>
            </w:rPr>
          </w:rPrChange>
        </w:rPr>
      </w:pPr>
      <w:ins w:id="20427" w:author="IEC960923" w:date="2013-09-10T15:11:00Z">
        <w:r w:rsidRPr="002F02C9">
          <w:rPr>
            <w:rFonts w:eastAsia="新細明體" w:hint="eastAsia"/>
            <w:color w:val="0033CC"/>
            <w:lang w:eastAsia="zh-TW"/>
            <w:rPrChange w:id="20428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0429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0430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進入途徑：在</w:t>
        </w:r>
        <w:r w:rsidRPr="002F02C9">
          <w:rPr>
            <w:rFonts w:eastAsia="新細明體"/>
            <w:color w:val="0033CC"/>
            <w:lang w:eastAsia="zh-TW"/>
            <w:rPrChange w:id="20431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iMES</w:t>
        </w:r>
        <w:r w:rsidRPr="002F02C9">
          <w:rPr>
            <w:rFonts w:eastAsia="新細明體" w:hint="eastAsia"/>
            <w:color w:val="0033CC"/>
            <w:lang w:eastAsia="zh-TW"/>
            <w:rPrChange w:id="20432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框架</w:t>
        </w:r>
        <w:r w:rsidRPr="002F02C9">
          <w:rPr>
            <w:rFonts w:eastAsia="新細明體"/>
            <w:color w:val="0033CC"/>
            <w:lang w:eastAsia="zh-TW"/>
            <w:rPrChange w:id="20433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Function Tree</w:t>
        </w:r>
        <w:r w:rsidRPr="002F02C9">
          <w:rPr>
            <w:rFonts w:eastAsia="新細明體" w:hint="eastAsia"/>
            <w:color w:val="0033CC"/>
            <w:lang w:eastAsia="zh-TW"/>
            <w:rPrChange w:id="20434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的</w:t>
        </w:r>
        <w:r w:rsidRPr="002F02C9">
          <w:rPr>
            <w:rFonts w:eastAsia="新細明體"/>
            <w:color w:val="0033CC"/>
            <w:lang w:eastAsia="zh-TW"/>
            <w:rPrChange w:id="2043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Maintain-&gt;Common</w:t>
        </w:r>
        <w:r w:rsidRPr="002F02C9">
          <w:rPr>
            <w:rFonts w:eastAsia="新細明體" w:hint="eastAsia"/>
            <w:color w:val="0033CC"/>
            <w:lang w:eastAsia="zh-TW"/>
            <w:rPrChange w:id="20436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节点下点击“</w:t>
        </w:r>
      </w:ins>
      <w:ins w:id="20437" w:author="IEC960923" w:date="2013-09-10T15:17:00Z">
        <w:r w:rsidRPr="002F02C9">
          <w:rPr>
            <w:rFonts w:eastAsia="新細明體"/>
            <w:color w:val="0033CC"/>
            <w:lang w:eastAsia="zh-TW"/>
            <w:rPrChange w:id="20438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CheckItemTypeRule</w:t>
        </w:r>
      </w:ins>
      <w:ins w:id="20439" w:author="IEC960923" w:date="2013-09-10T15:11:00Z">
        <w:r w:rsidRPr="002F02C9">
          <w:rPr>
            <w:rFonts w:eastAsia="新細明體" w:hint="eastAsia"/>
            <w:color w:val="0033CC"/>
            <w:lang w:eastAsia="zh-TW"/>
            <w:rPrChange w:id="20440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”节点后进入。</w:t>
        </w:r>
      </w:ins>
    </w:p>
    <w:p w:rsidR="000D6FDC" w:rsidRPr="002F02C9" w:rsidRDefault="00152C15" w:rsidP="000D6FDC">
      <w:pPr>
        <w:rPr>
          <w:ins w:id="20441" w:author="IEC960923" w:date="2013-09-10T15:11:00Z"/>
          <w:rFonts w:eastAsia="新細明體"/>
          <w:color w:val="0033CC"/>
          <w:lang w:eastAsia="zh-TW"/>
          <w:rPrChange w:id="20442" w:author="Chen, Ivy (陳素貞 IEC1)" w:date="2015-01-12T13:45:00Z">
            <w:rPr>
              <w:ins w:id="20443" w:author="IEC960923" w:date="2013-09-10T15:11:00Z"/>
              <w:rFonts w:eastAsia="新細明體"/>
              <w:color w:val="0033CC"/>
              <w:lang w:eastAsia="zh-TW"/>
            </w:rPr>
          </w:rPrChange>
        </w:rPr>
      </w:pPr>
      <w:ins w:id="20444" w:author="IEC960923" w:date="2013-09-10T15:11:00Z">
        <w:r w:rsidRPr="002F02C9">
          <w:rPr>
            <w:rFonts w:eastAsia="新細明體" w:hint="eastAsia"/>
            <w:color w:val="0033CC"/>
            <w:lang w:eastAsia="zh-TW"/>
            <w:rPrChange w:id="20445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0446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044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用例：</w:t>
        </w:r>
      </w:ins>
    </w:p>
    <w:p w:rsidR="000D6FDC" w:rsidRPr="002F02C9" w:rsidRDefault="00152C15" w:rsidP="000D6FDC">
      <w:pPr>
        <w:rPr>
          <w:ins w:id="20448" w:author="IEC960923" w:date="2013-09-10T15:11:00Z"/>
          <w:rFonts w:eastAsia="新細明體"/>
          <w:color w:val="0033CC"/>
          <w:lang w:eastAsia="zh-TW"/>
          <w:rPrChange w:id="20449" w:author="Chen, Ivy (陳素貞 IEC1)" w:date="2015-01-12T13:45:00Z">
            <w:rPr>
              <w:ins w:id="20450" w:author="IEC960923" w:date="2013-09-10T15:11:00Z"/>
              <w:rFonts w:eastAsia="新細明體"/>
              <w:color w:val="0033CC"/>
              <w:lang w:eastAsia="zh-TW"/>
            </w:rPr>
          </w:rPrChange>
        </w:rPr>
      </w:pPr>
      <w:ins w:id="20451" w:author="IEC960923" w:date="2013-09-10T15:11:00Z">
        <w:r w:rsidRPr="002F02C9">
          <w:rPr>
            <w:rFonts w:eastAsia="新細明體" w:hint="eastAsia"/>
            <w:color w:val="0033CC"/>
            <w:lang w:eastAsia="zh-TW"/>
            <w:rPrChange w:id="20452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0453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0454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特殊考量：此界面仅能够维护</w:t>
        </w:r>
      </w:ins>
      <w:ins w:id="20455" w:author="IEC960923" w:date="2013-09-10T15:17:00Z">
        <w:r w:rsidRPr="002F02C9">
          <w:rPr>
            <w:rFonts w:eastAsia="新細明體"/>
            <w:color w:val="0033CC"/>
            <w:lang w:eastAsia="zh-TW"/>
            <w:rPrChange w:id="20456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CheckItemTypeRule</w:t>
        </w:r>
      </w:ins>
      <w:ins w:id="20457" w:author="IEC960923" w:date="2013-09-10T15:11:00Z">
        <w:r w:rsidRPr="002F02C9">
          <w:rPr>
            <w:rFonts w:eastAsia="新細明體" w:hint="eastAsia"/>
            <w:color w:val="0033CC"/>
            <w:lang w:eastAsia="zh-TW"/>
            <w:rPrChange w:id="20458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的人有權限進來</w:t>
        </w:r>
      </w:ins>
    </w:p>
    <w:p w:rsidR="000D6FDC" w:rsidRPr="002F02C9" w:rsidRDefault="00152C15" w:rsidP="000D6FDC">
      <w:pPr>
        <w:rPr>
          <w:ins w:id="20459" w:author="IEC960923" w:date="2013-09-10T15:11:00Z"/>
          <w:rFonts w:eastAsia="新細明體"/>
          <w:color w:val="0033CC"/>
          <w:lang w:eastAsia="zh-TW"/>
          <w:rPrChange w:id="20460" w:author="Chen, Ivy (陳素貞 IEC1)" w:date="2015-01-12T13:45:00Z">
            <w:rPr>
              <w:ins w:id="20461" w:author="IEC960923" w:date="2013-09-10T15:11:00Z"/>
              <w:rFonts w:eastAsia="新細明體"/>
              <w:color w:val="0033CC"/>
              <w:lang w:eastAsia="zh-TW"/>
            </w:rPr>
          </w:rPrChange>
        </w:rPr>
      </w:pPr>
      <w:ins w:id="20462" w:author="IEC960923" w:date="2013-09-10T15:11:00Z">
        <w:r w:rsidRPr="002F02C9">
          <w:rPr>
            <w:rFonts w:eastAsia="新細明體" w:hint="eastAsia"/>
            <w:color w:val="0033CC"/>
            <w:lang w:eastAsia="zh-TW"/>
            <w:rPrChange w:id="20463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●对应数据表：</w:t>
        </w:r>
      </w:ins>
      <w:ins w:id="20464" w:author="IEC960923" w:date="2013-09-10T15:17:00Z">
        <w:r w:rsidRPr="002F02C9">
          <w:rPr>
            <w:rFonts w:eastAsia="新細明體"/>
            <w:color w:val="0033CC"/>
            <w:lang w:eastAsia="zh-TW"/>
            <w:rPrChange w:id="2046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CheckItemTypeRule</w:t>
        </w:r>
      </w:ins>
    </w:p>
    <w:p w:rsidR="000D6FDC" w:rsidRPr="002F02C9" w:rsidRDefault="000D6FDC" w:rsidP="000D6FDC">
      <w:pPr>
        <w:rPr>
          <w:ins w:id="20466" w:author="IEC960923" w:date="2013-09-10T15:11:00Z"/>
          <w:rFonts w:eastAsia="新細明體"/>
          <w:color w:val="0033CC"/>
          <w:lang w:eastAsia="zh-TW"/>
          <w:rPrChange w:id="20467" w:author="Chen, Ivy (陳素貞 IEC1)" w:date="2015-01-12T13:45:00Z">
            <w:rPr>
              <w:ins w:id="20468" w:author="IEC960923" w:date="2013-09-10T15:11:00Z"/>
              <w:rFonts w:eastAsia="新細明體"/>
              <w:color w:val="0033CC"/>
              <w:lang w:eastAsia="zh-TW"/>
            </w:rPr>
          </w:rPrChange>
        </w:rPr>
      </w:pPr>
    </w:p>
    <w:p w:rsidR="000D6FDC" w:rsidRPr="002F02C9" w:rsidRDefault="00152C15" w:rsidP="000D6FDC">
      <w:pPr>
        <w:pStyle w:val="4"/>
        <w:rPr>
          <w:ins w:id="20469" w:author="IEC960923" w:date="2013-09-10T15:11:00Z"/>
          <w:color w:val="0033CC"/>
          <w:rPrChange w:id="20470" w:author="Chen, Ivy (陳素貞 IEC1)" w:date="2015-01-12T13:45:00Z">
            <w:rPr>
              <w:ins w:id="20471" w:author="IEC960923" w:date="2013-09-10T15:11:00Z"/>
              <w:color w:val="0033CC"/>
            </w:rPr>
          </w:rPrChange>
        </w:rPr>
      </w:pPr>
      <w:ins w:id="20472" w:author="IEC960923" w:date="2013-09-10T15:11:00Z">
        <w:r w:rsidRPr="002F02C9">
          <w:rPr>
            <w:rFonts w:hint="eastAsia"/>
            <w:color w:val="0033CC"/>
            <w:rPrChange w:id="20473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lastRenderedPageBreak/>
          <w:t>控件說明</w:t>
        </w:r>
      </w:ins>
    </w:p>
    <w:p w:rsidR="000D6FDC" w:rsidRPr="002F02C9" w:rsidRDefault="00152C15" w:rsidP="000D6FDC">
      <w:pPr>
        <w:pStyle w:val="ae"/>
        <w:jc w:val="right"/>
        <w:rPr>
          <w:ins w:id="20474" w:author="IEC960923" w:date="2013-09-10T15:11:00Z"/>
          <w:color w:val="0033CC"/>
          <w:rPrChange w:id="20475" w:author="Chen, Ivy (陳素貞 IEC1)" w:date="2015-01-12T13:45:00Z">
            <w:rPr>
              <w:ins w:id="20476" w:author="IEC960923" w:date="2013-09-10T15:11:00Z"/>
              <w:color w:val="0033CC"/>
            </w:rPr>
          </w:rPrChange>
        </w:rPr>
      </w:pPr>
      <w:ins w:id="20477" w:author="IEC960923" w:date="2013-09-10T15:11:00Z">
        <w:r w:rsidRPr="002F02C9">
          <w:rPr>
            <w:rFonts w:hint="eastAsia"/>
            <w:color w:val="0033CC"/>
            <w:rPrChange w:id="20478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t>表</w:t>
        </w:r>
        <w:r w:rsidRPr="002F02C9">
          <w:rPr>
            <w:color w:val="0033CC"/>
            <w:rPrChange w:id="20479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t xml:space="preserve">: </w:t>
        </w:r>
        <w:r w:rsidRPr="002F02C9">
          <w:rPr>
            <w:color w:val="0033CC"/>
            <w:rPrChange w:id="20480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20481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STYLEREF 2 \s </w:instrText>
        </w:r>
        <w:r w:rsidRPr="002F02C9">
          <w:rPr>
            <w:color w:val="0033CC"/>
            <w:rPrChange w:id="20482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20483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1.</w:t>
        </w:r>
        <w:r w:rsidRPr="002F02C9">
          <w:rPr>
            <w:rFonts w:eastAsiaTheme="minorEastAsia"/>
            <w:noProof/>
            <w:color w:val="0033CC"/>
            <w:rPrChange w:id="20484" w:author="Chen, Ivy (陳素貞 IEC1)" w:date="2015-01-12T13:45:00Z">
              <w:rPr>
                <w:rFonts w:eastAsiaTheme="minorEastAsia" w:cs="Times New Roman"/>
                <w:noProof/>
                <w:color w:val="0033CC"/>
                <w:u w:val="single"/>
              </w:rPr>
            </w:rPrChange>
          </w:rPr>
          <w:t>6</w:t>
        </w:r>
        <w:r w:rsidRPr="002F02C9">
          <w:rPr>
            <w:color w:val="0033CC"/>
            <w:rPrChange w:id="20485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  <w:r w:rsidRPr="002F02C9">
          <w:rPr>
            <w:color w:val="0033CC"/>
            <w:rPrChange w:id="20486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noBreakHyphen/>
        </w:r>
        <w:r w:rsidRPr="002F02C9">
          <w:rPr>
            <w:color w:val="0033CC"/>
            <w:rPrChange w:id="20487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20488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color w:val="0033CC"/>
            <w:rPrChange w:id="20489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instrText>表</w:instrText>
        </w:r>
        <w:r w:rsidRPr="002F02C9">
          <w:rPr>
            <w:color w:val="0033CC"/>
            <w:rPrChange w:id="20490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: \* ARABIC \s 2 </w:instrText>
        </w:r>
        <w:r w:rsidRPr="002F02C9">
          <w:rPr>
            <w:color w:val="0033CC"/>
            <w:rPrChange w:id="20491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20492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</w:t>
        </w:r>
        <w:r w:rsidRPr="002F02C9">
          <w:rPr>
            <w:color w:val="0033CC"/>
            <w:rPrChange w:id="20493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  <w:tblPrChange w:id="20494" w:author="IEC960923" w:date="2013-09-10T15:39:00Z">
          <w:tblPr>
            <w:tblW w:w="10817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1E0"/>
          </w:tblPr>
        </w:tblPrChange>
      </w:tblPr>
      <w:tblGrid>
        <w:gridCol w:w="445"/>
        <w:gridCol w:w="1364"/>
        <w:gridCol w:w="862"/>
        <w:gridCol w:w="839"/>
        <w:gridCol w:w="1276"/>
        <w:gridCol w:w="674"/>
        <w:gridCol w:w="2728"/>
        <w:gridCol w:w="2629"/>
        <w:tblGridChange w:id="20495">
          <w:tblGrid>
            <w:gridCol w:w="445"/>
            <w:gridCol w:w="1310"/>
            <w:gridCol w:w="54"/>
            <w:gridCol w:w="862"/>
            <w:gridCol w:w="677"/>
            <w:gridCol w:w="162"/>
            <w:gridCol w:w="1270"/>
            <w:gridCol w:w="6"/>
            <w:gridCol w:w="674"/>
            <w:gridCol w:w="2728"/>
            <w:gridCol w:w="2629"/>
          </w:tblGrid>
        </w:tblGridChange>
      </w:tblGrid>
      <w:tr w:rsidR="000D6FDC" w:rsidRPr="002F02C9" w:rsidTr="00F2459A">
        <w:trPr>
          <w:tblHeader/>
          <w:ins w:id="20496" w:author="IEC960923" w:date="2013-09-10T15:11:00Z"/>
          <w:trPrChange w:id="20497" w:author="IEC960923" w:date="2013-09-10T15:39:00Z">
            <w:trPr>
              <w:tblHeader/>
            </w:trPr>
          </w:trPrChange>
        </w:trPr>
        <w:tc>
          <w:tcPr>
            <w:tcW w:w="445" w:type="dxa"/>
            <w:shd w:val="clear" w:color="auto" w:fill="CCCCCC"/>
            <w:tcPrChange w:id="20498" w:author="IEC960923" w:date="2013-09-10T15:39:00Z">
              <w:tcPr>
                <w:tcW w:w="445" w:type="dxa"/>
                <w:shd w:val="clear" w:color="auto" w:fill="CCCCCC"/>
              </w:tcPr>
            </w:tcPrChange>
          </w:tcPr>
          <w:p w:rsidR="003B389F" w:rsidRPr="002F02C9" w:rsidRDefault="00152C15">
            <w:pPr>
              <w:rPr>
                <w:ins w:id="20499" w:author="IEC960923" w:date="2013-09-10T15:11:00Z"/>
                <w:rFonts w:asciiTheme="minorHAnsi" w:hAnsiTheme="minorHAnsi" w:cstheme="minorHAnsi"/>
                <w:color w:val="0033CC"/>
                <w:rPrChange w:id="20500" w:author="Chen, Ivy (陳素貞 IEC1)" w:date="2015-01-12T13:45:00Z">
                  <w:rPr>
                    <w:ins w:id="20501" w:author="IEC960923" w:date="2013-09-10T15:1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0502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0503" w:author="IEC960923" w:date="2013-09-10T15:11:00Z">
              <w:r w:rsidRPr="002F02C9">
                <w:rPr>
                  <w:rFonts w:asciiTheme="minorHAnsi" w:hAnsiTheme="minorHAnsi" w:cstheme="minorHAnsi"/>
                  <w:color w:val="0033CC"/>
                  <w:rPrChange w:id="20504" w:author="Chen, Ivy (陳素貞 IEC1)" w:date="2015-01-12T13:45:00Z">
                    <w:rPr>
                      <w:rFonts w:asciiTheme="minorHAnsi" w:hAnsiTheme="minorHAnsi" w:cstheme="minorHAnsi"/>
                      <w:b/>
                      <w:color w:val="0033CC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64" w:type="dxa"/>
            <w:shd w:val="clear" w:color="auto" w:fill="CCCCCC"/>
            <w:tcPrChange w:id="20505" w:author="IEC960923" w:date="2013-09-10T15:39:00Z">
              <w:tcPr>
                <w:tcW w:w="1310" w:type="dxa"/>
                <w:shd w:val="clear" w:color="auto" w:fill="CCCCCC"/>
              </w:tcPr>
            </w:tcPrChange>
          </w:tcPr>
          <w:p w:rsidR="003B389F" w:rsidRPr="002F02C9" w:rsidRDefault="00152C15">
            <w:pPr>
              <w:rPr>
                <w:ins w:id="20506" w:author="IEC960923" w:date="2013-09-10T15:11:00Z"/>
                <w:rFonts w:asciiTheme="minorHAnsi" w:hAnsiTheme="minorHAnsi" w:cstheme="minorHAnsi"/>
                <w:color w:val="0033CC"/>
                <w:rPrChange w:id="20507" w:author="Chen, Ivy (陳素貞 IEC1)" w:date="2015-01-12T13:45:00Z">
                  <w:rPr>
                    <w:ins w:id="20508" w:author="IEC960923" w:date="2013-09-10T15:1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0509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0510" w:author="IEC960923" w:date="2013-09-10T15:11:00Z">
              <w:r w:rsidRPr="002F02C9">
                <w:rPr>
                  <w:rFonts w:asciiTheme="minorHAnsi" w:hAnsiTheme="minorHAnsi" w:cstheme="minorHAnsi" w:hint="eastAsia"/>
                  <w:color w:val="0033CC"/>
                  <w:rPrChange w:id="20511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862" w:type="dxa"/>
            <w:shd w:val="clear" w:color="auto" w:fill="CCCCCC"/>
            <w:tcPrChange w:id="20512" w:author="IEC960923" w:date="2013-09-10T15:39:00Z">
              <w:tcPr>
                <w:tcW w:w="916" w:type="dxa"/>
                <w:gridSpan w:val="2"/>
                <w:shd w:val="clear" w:color="auto" w:fill="CCCCCC"/>
              </w:tcPr>
            </w:tcPrChange>
          </w:tcPr>
          <w:p w:rsidR="003B389F" w:rsidRPr="002F02C9" w:rsidRDefault="00152C15">
            <w:pPr>
              <w:rPr>
                <w:ins w:id="20513" w:author="IEC960923" w:date="2013-09-10T15:11:00Z"/>
                <w:rFonts w:asciiTheme="minorHAnsi" w:hAnsiTheme="minorHAnsi" w:cstheme="minorHAnsi"/>
                <w:color w:val="0033CC"/>
                <w:rPrChange w:id="20514" w:author="Chen, Ivy (陳素貞 IEC1)" w:date="2015-01-12T13:45:00Z">
                  <w:rPr>
                    <w:ins w:id="20515" w:author="IEC960923" w:date="2013-09-10T15:1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0516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0517" w:author="IEC960923" w:date="2013-09-10T15:11:00Z">
              <w:r w:rsidRPr="002F02C9">
                <w:rPr>
                  <w:rFonts w:asciiTheme="minorHAnsi" w:hAnsiTheme="minorHAnsi" w:cstheme="minorHAnsi" w:hint="eastAsia"/>
                  <w:color w:val="0033CC"/>
                  <w:rPrChange w:id="20518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839" w:type="dxa"/>
            <w:shd w:val="clear" w:color="auto" w:fill="CCCCCC"/>
            <w:tcFitText/>
            <w:tcPrChange w:id="20519" w:author="IEC960923" w:date="2013-09-10T15:39:00Z">
              <w:tcPr>
                <w:tcW w:w="677" w:type="dxa"/>
                <w:shd w:val="clear" w:color="auto" w:fill="CCCCCC"/>
                <w:tcFitText/>
              </w:tcPr>
            </w:tcPrChange>
          </w:tcPr>
          <w:p w:rsidR="003B389F" w:rsidRPr="002F02C9" w:rsidRDefault="00152C15">
            <w:pPr>
              <w:rPr>
                <w:ins w:id="20520" w:author="IEC960923" w:date="2013-09-10T15:11:00Z"/>
                <w:rFonts w:asciiTheme="minorHAnsi" w:hAnsiTheme="minorHAnsi" w:cstheme="minorHAnsi"/>
                <w:color w:val="0033CC"/>
                <w:rPrChange w:id="20521" w:author="Chen, Ivy (陳素貞 IEC1)" w:date="2015-01-12T13:45:00Z">
                  <w:rPr>
                    <w:ins w:id="20522" w:author="IEC960923" w:date="2013-09-10T15:1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0523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0524" w:author="IEC960923" w:date="2013-09-10T15:11:00Z">
              <w:r w:rsidRPr="002F02C9">
                <w:rPr>
                  <w:rFonts w:asciiTheme="minorHAnsi" w:hAnsiTheme="minorHAnsi" w:cstheme="minorHAnsi" w:hint="eastAsia"/>
                  <w:color w:val="0033CC"/>
                  <w:spacing w:val="202"/>
                  <w:rPrChange w:id="20525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spacing w:val="39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pacing w:val="1"/>
                  <w:rPrChange w:id="20526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276" w:type="dxa"/>
            <w:shd w:val="clear" w:color="auto" w:fill="CCCCCC"/>
            <w:tcPrChange w:id="20527" w:author="IEC960923" w:date="2013-09-10T15:39:00Z">
              <w:tcPr>
                <w:tcW w:w="1432" w:type="dxa"/>
                <w:gridSpan w:val="2"/>
                <w:shd w:val="clear" w:color="auto" w:fill="CCCCCC"/>
              </w:tcPr>
            </w:tcPrChange>
          </w:tcPr>
          <w:p w:rsidR="003B389F" w:rsidRPr="002F02C9" w:rsidRDefault="00152C15">
            <w:pPr>
              <w:rPr>
                <w:ins w:id="20528" w:author="IEC960923" w:date="2013-09-10T15:11:00Z"/>
                <w:rFonts w:asciiTheme="minorHAnsi" w:hAnsiTheme="minorHAnsi" w:cstheme="minorHAnsi"/>
                <w:color w:val="0033CC"/>
                <w:rPrChange w:id="20529" w:author="Chen, Ivy (陳素貞 IEC1)" w:date="2015-01-12T13:45:00Z">
                  <w:rPr>
                    <w:ins w:id="20530" w:author="IEC960923" w:date="2013-09-10T15:1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0531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0532" w:author="IEC960923" w:date="2013-09-10T15:11:00Z">
              <w:r w:rsidRPr="002F02C9">
                <w:rPr>
                  <w:rFonts w:asciiTheme="minorHAnsi" w:hAnsiTheme="minorHAnsi" w:cstheme="minorHAnsi" w:hint="eastAsia"/>
                  <w:color w:val="0033CC"/>
                  <w:rPrChange w:id="20533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74" w:type="dxa"/>
            <w:shd w:val="clear" w:color="auto" w:fill="CCCCCC"/>
            <w:tcPrChange w:id="20534" w:author="IEC960923" w:date="2013-09-10T15:39:00Z">
              <w:tcPr>
                <w:tcW w:w="680" w:type="dxa"/>
                <w:gridSpan w:val="2"/>
                <w:shd w:val="clear" w:color="auto" w:fill="CCCCCC"/>
              </w:tcPr>
            </w:tcPrChange>
          </w:tcPr>
          <w:p w:rsidR="003B389F" w:rsidRPr="002F02C9" w:rsidRDefault="00152C15">
            <w:pPr>
              <w:rPr>
                <w:ins w:id="20535" w:author="IEC960923" w:date="2013-09-10T15:11:00Z"/>
                <w:rFonts w:asciiTheme="minorHAnsi" w:hAnsiTheme="minorHAnsi" w:cstheme="minorHAnsi"/>
                <w:color w:val="0033CC"/>
                <w:rPrChange w:id="20536" w:author="Chen, Ivy (陳素貞 IEC1)" w:date="2015-01-12T13:45:00Z">
                  <w:rPr>
                    <w:ins w:id="20537" w:author="IEC960923" w:date="2013-09-10T15:1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0538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0539" w:author="IEC960923" w:date="2013-09-10T15:11:00Z">
              <w:r w:rsidRPr="002F02C9">
                <w:rPr>
                  <w:rFonts w:asciiTheme="minorHAnsi" w:hAnsiTheme="minorHAnsi" w:cstheme="minorHAnsi" w:hint="eastAsia"/>
                  <w:color w:val="0033CC"/>
                  <w:rPrChange w:id="20540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  <w:tcPrChange w:id="20541" w:author="IEC960923" w:date="2013-09-10T15:39:00Z">
              <w:tcPr>
                <w:tcW w:w="2728" w:type="dxa"/>
                <w:shd w:val="clear" w:color="auto" w:fill="CCCCCC"/>
              </w:tcPr>
            </w:tcPrChange>
          </w:tcPr>
          <w:p w:rsidR="003B389F" w:rsidRPr="002F02C9" w:rsidRDefault="00152C15">
            <w:pPr>
              <w:rPr>
                <w:ins w:id="20542" w:author="IEC960923" w:date="2013-09-10T15:11:00Z"/>
                <w:rFonts w:asciiTheme="minorHAnsi" w:hAnsiTheme="minorHAnsi" w:cstheme="minorHAnsi"/>
                <w:color w:val="0033CC"/>
                <w:rPrChange w:id="20543" w:author="Chen, Ivy (陳素貞 IEC1)" w:date="2015-01-12T13:45:00Z">
                  <w:rPr>
                    <w:ins w:id="20544" w:author="IEC960923" w:date="2013-09-10T15:1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0545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0546" w:author="IEC960923" w:date="2013-09-10T15:11:00Z">
              <w:r w:rsidRPr="002F02C9">
                <w:rPr>
                  <w:rFonts w:asciiTheme="minorHAnsi" w:hAnsiTheme="minorHAnsi" w:cstheme="minorHAnsi" w:hint="eastAsia"/>
                  <w:color w:val="0033CC"/>
                  <w:rPrChange w:id="20547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  <w:tcPrChange w:id="20548" w:author="IEC960923" w:date="2013-09-10T15:39:00Z">
              <w:tcPr>
                <w:tcW w:w="2629" w:type="dxa"/>
                <w:shd w:val="clear" w:color="auto" w:fill="CCCCCC"/>
              </w:tcPr>
            </w:tcPrChange>
          </w:tcPr>
          <w:p w:rsidR="003B389F" w:rsidRPr="002F02C9" w:rsidRDefault="00152C15">
            <w:pPr>
              <w:rPr>
                <w:ins w:id="20549" w:author="IEC960923" w:date="2013-09-10T15:11:00Z"/>
                <w:rFonts w:asciiTheme="minorHAnsi" w:hAnsiTheme="minorHAnsi" w:cstheme="minorHAnsi"/>
                <w:color w:val="0033CC"/>
                <w:rPrChange w:id="20550" w:author="Chen, Ivy (陳素貞 IEC1)" w:date="2015-01-12T13:45:00Z">
                  <w:rPr>
                    <w:ins w:id="20551" w:author="IEC960923" w:date="2013-09-10T15:1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0552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0553" w:author="IEC960923" w:date="2013-09-10T15:11:00Z">
              <w:r w:rsidRPr="002F02C9">
                <w:rPr>
                  <w:rFonts w:asciiTheme="minorHAnsi" w:hAnsiTheme="minorHAnsi" w:cstheme="minorHAnsi" w:hint="eastAsia"/>
                  <w:color w:val="0033CC"/>
                  <w:rPrChange w:id="20554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0D6FDC" w:rsidRPr="002F02C9" w:rsidTr="00F2459A">
        <w:trPr>
          <w:ins w:id="20555" w:author="IEC960923" w:date="2013-09-10T15:11:00Z"/>
        </w:trPr>
        <w:tc>
          <w:tcPr>
            <w:tcW w:w="445" w:type="dxa"/>
            <w:tcPrChange w:id="20556" w:author="IEC960923" w:date="2013-09-10T15:39:00Z">
              <w:tcPr>
                <w:tcW w:w="445" w:type="dxa"/>
              </w:tcPr>
            </w:tcPrChange>
          </w:tcPr>
          <w:p w:rsidR="000D6FDC" w:rsidRPr="002F02C9" w:rsidRDefault="00152C15" w:rsidP="00E37C68">
            <w:pPr>
              <w:rPr>
                <w:ins w:id="20557" w:author="IEC960923" w:date="2013-09-10T15:11:00Z"/>
                <w:rFonts w:asciiTheme="minorHAnsi" w:hAnsiTheme="minorHAnsi" w:cstheme="minorHAnsi"/>
                <w:color w:val="0033CC"/>
                <w:rPrChange w:id="20558" w:author="Chen, Ivy (陳素貞 IEC1)" w:date="2015-01-12T13:45:00Z">
                  <w:rPr>
                    <w:ins w:id="20559" w:author="IEC960923" w:date="2013-09-10T15:11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0560" w:author="IEC960923" w:date="2013-09-10T15:11:00Z">
              <w:r w:rsidRPr="002F02C9">
                <w:rPr>
                  <w:rFonts w:asciiTheme="minorHAnsi" w:hAnsiTheme="minorHAnsi" w:cstheme="minorHAnsi"/>
                  <w:color w:val="0033CC"/>
                  <w:rPrChange w:id="20561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64" w:type="dxa"/>
            <w:tcPrChange w:id="20562" w:author="IEC960923" w:date="2013-09-10T15:39:00Z">
              <w:tcPr>
                <w:tcW w:w="1310" w:type="dxa"/>
              </w:tcPr>
            </w:tcPrChange>
          </w:tcPr>
          <w:p w:rsidR="000D6FDC" w:rsidRPr="002F02C9" w:rsidRDefault="00152C15" w:rsidP="00E37C68">
            <w:pPr>
              <w:rPr>
                <w:ins w:id="20563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564" w:author="Chen, Ivy (陳素貞 IEC1)" w:date="2015-01-12T13:45:00Z">
                  <w:rPr>
                    <w:ins w:id="20565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566" w:author="IEC960923" w:date="2013-09-10T15:17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56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ChechItemType</w:t>
              </w:r>
            </w:ins>
          </w:p>
        </w:tc>
        <w:tc>
          <w:tcPr>
            <w:tcW w:w="862" w:type="dxa"/>
            <w:tcPrChange w:id="20568" w:author="IEC960923" w:date="2013-09-10T15:39:00Z">
              <w:tcPr>
                <w:tcW w:w="916" w:type="dxa"/>
                <w:gridSpan w:val="2"/>
              </w:tcPr>
            </w:tcPrChange>
          </w:tcPr>
          <w:p w:rsidR="000D6FDC" w:rsidRPr="002F02C9" w:rsidRDefault="00152C15" w:rsidP="00E37C68">
            <w:pPr>
              <w:rPr>
                <w:ins w:id="20569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570" w:author="Chen, Ivy (陳素貞 IEC1)" w:date="2015-01-12T13:45:00Z">
                  <w:rPr>
                    <w:ins w:id="20571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572" w:author="IEC960923" w:date="2013-09-10T15:3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57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839" w:type="dxa"/>
            <w:tcPrChange w:id="20574" w:author="IEC960923" w:date="2013-09-10T15:39:00Z">
              <w:tcPr>
                <w:tcW w:w="677" w:type="dxa"/>
              </w:tcPr>
            </w:tcPrChange>
          </w:tcPr>
          <w:p w:rsidR="000D6FDC" w:rsidRPr="002F02C9" w:rsidRDefault="000D6FDC" w:rsidP="00E37C68">
            <w:pPr>
              <w:rPr>
                <w:ins w:id="20575" w:author="IEC960923" w:date="2013-09-10T15:11:00Z"/>
                <w:rFonts w:asciiTheme="minorHAnsi" w:hAnsiTheme="minorHAnsi" w:cstheme="minorHAnsi"/>
                <w:color w:val="0033CC"/>
                <w:sz w:val="18"/>
                <w:rPrChange w:id="20576" w:author="Chen, Ivy (陳素貞 IEC1)" w:date="2015-01-12T13:45:00Z">
                  <w:rPr>
                    <w:ins w:id="20577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276" w:type="dxa"/>
            <w:tcPrChange w:id="20578" w:author="IEC960923" w:date="2013-09-10T15:39:00Z">
              <w:tcPr>
                <w:tcW w:w="1432" w:type="dxa"/>
                <w:gridSpan w:val="2"/>
              </w:tcPr>
            </w:tcPrChange>
          </w:tcPr>
          <w:p w:rsidR="000D6FDC" w:rsidRPr="002F02C9" w:rsidRDefault="00152C15">
            <w:pPr>
              <w:rPr>
                <w:ins w:id="20579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580" w:author="Chen, Ivy (陳素貞 IEC1)" w:date="2015-01-12T13:45:00Z">
                  <w:rPr>
                    <w:ins w:id="20581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582" w:author="IEC960923" w:date="2013-09-10T15:1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0583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  <w:tcPrChange w:id="20584" w:author="IEC960923" w:date="2013-09-10T15:39:00Z">
              <w:tcPr>
                <w:tcW w:w="680" w:type="dxa"/>
                <w:gridSpan w:val="2"/>
              </w:tcPr>
            </w:tcPrChange>
          </w:tcPr>
          <w:p w:rsidR="000D6FDC" w:rsidRPr="002F02C9" w:rsidRDefault="000D6FDC" w:rsidP="00E37C68">
            <w:pPr>
              <w:rPr>
                <w:ins w:id="20585" w:author="IEC960923" w:date="2013-09-10T15:11:00Z"/>
                <w:rFonts w:asciiTheme="minorHAnsi" w:hAnsiTheme="minorHAnsi" w:cstheme="minorHAnsi"/>
                <w:color w:val="0033CC"/>
                <w:rPrChange w:id="20586" w:author="Chen, Ivy (陳素貞 IEC1)" w:date="2015-01-12T13:45:00Z">
                  <w:rPr>
                    <w:ins w:id="20587" w:author="IEC960923" w:date="2013-09-10T15:11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728" w:type="dxa"/>
            <w:tcPrChange w:id="20588" w:author="IEC960923" w:date="2013-09-10T15:39:00Z">
              <w:tcPr>
                <w:tcW w:w="2728" w:type="dxa"/>
              </w:tcPr>
            </w:tcPrChange>
          </w:tcPr>
          <w:p w:rsidR="000D6FDC" w:rsidRPr="002F02C9" w:rsidRDefault="00152C15" w:rsidP="00E37C68">
            <w:pPr>
              <w:rPr>
                <w:ins w:id="20589" w:author="IEC960923" w:date="2013-09-10T15:11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0590" w:author="Chen, Ivy (陳素貞 IEC1)" w:date="2015-01-12T13:45:00Z">
                  <w:rPr>
                    <w:ins w:id="20591" w:author="IEC960923" w:date="2013-09-10T15:11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20592" w:author="IEC960923" w:date="2013-09-10T15:11:00Z">
              <w:r w:rsidRPr="002F02C9">
                <w:rPr>
                  <w:rFonts w:asciiTheme="minorHAnsi" w:eastAsia="新細明體" w:hAnsiTheme="minorHAnsi" w:cstheme="minorHAnsi"/>
                  <w:b/>
                  <w:color w:val="0033CC"/>
                  <w:sz w:val="18"/>
                  <w:lang w:eastAsia="zh-TW"/>
                  <w:rPrChange w:id="20593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OnLoad</w:t>
              </w:r>
              <w:r w:rsidRPr="002F02C9">
                <w:rPr>
                  <w:rFonts w:asciiTheme="minorHAnsi" w:eastAsia="新細明體" w:hAnsiTheme="minorHAnsi" w:cstheme="minorHAnsi" w:hint="eastAsia"/>
                  <w:b/>
                  <w:color w:val="0033CC"/>
                  <w:sz w:val="18"/>
                  <w:lang w:eastAsia="zh-TW"/>
                  <w:rPrChange w:id="20594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E37C68" w:rsidRPr="002F02C9" w:rsidRDefault="00152C15" w:rsidP="00E37C68">
            <w:pPr>
              <w:rPr>
                <w:ins w:id="20595" w:author="IEC960923" w:date="2013-09-10T15:19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596" w:author="Chen, Ivy (陳素貞 IEC1)" w:date="2015-01-12T13:45:00Z">
                  <w:rPr>
                    <w:ins w:id="20597" w:author="IEC960923" w:date="2013-09-10T15:19:00Z"/>
                    <w:rFonts w:ascii="Verdana" w:eastAsia="新細明體" w:hAnsi="Verdana" w:cs="新細明體"/>
                    <w:color w:val="000000"/>
                    <w:szCs w:val="20"/>
                  </w:rPr>
                </w:rPrChange>
              </w:rPr>
            </w:pPr>
            <w:ins w:id="20598" w:author="IEC960923" w:date="2013-09-10T15:2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59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0000"/>
                      <w:szCs w:val="20"/>
                      <w:u w:val="single"/>
                      <w:lang w:eastAsia="zh-TW"/>
                    </w:rPr>
                  </w:rPrChange>
                </w:rPr>
                <w:t>抓取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600" w:author="Chen, Ivy (陳素貞 IEC1)" w:date="2015-01-12T13:45:00Z">
                    <w:rPr>
                      <w:rFonts w:asciiTheme="minorHAnsi" w:eastAsia="新細明體" w:hAnsiTheme="minorHAnsi" w:cstheme="minorHAnsi"/>
                      <w:color w:val="000000"/>
                      <w:szCs w:val="20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0601" w:author="IEC960923" w:date="2013-09-10T15:2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60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list</w:t>
              </w:r>
            </w:ins>
          </w:p>
          <w:p w:rsidR="000D6FDC" w:rsidRPr="002F02C9" w:rsidRDefault="000D6FDC" w:rsidP="00E37C68">
            <w:pPr>
              <w:rPr>
                <w:ins w:id="20603" w:author="IEC960923" w:date="2013-09-10T15:11:00Z"/>
                <w:rFonts w:asciiTheme="minorHAnsi" w:eastAsiaTheme="minorEastAsia" w:hAnsiTheme="minorHAnsi" w:cstheme="minorHAnsi"/>
                <w:noProof/>
                <w:color w:val="008080"/>
                <w:szCs w:val="20"/>
                <w:lang w:eastAsia="zh-TW"/>
                <w:rPrChange w:id="20604" w:author="Chen, Ivy (陳素貞 IEC1)" w:date="2015-01-12T13:45:00Z">
                  <w:rPr>
                    <w:ins w:id="20605" w:author="IEC960923" w:date="2013-09-10T15:11:00Z"/>
                    <w:rFonts w:asciiTheme="minorHAnsi" w:eastAsiaTheme="minorEastAsia" w:hAnsiTheme="minorHAnsi" w:cstheme="minorHAnsi"/>
                    <w:noProof/>
                    <w:color w:val="008080"/>
                    <w:szCs w:val="20"/>
                    <w:lang w:eastAsia="zh-TW"/>
                  </w:rPr>
                </w:rPrChange>
              </w:rPr>
            </w:pPr>
          </w:p>
          <w:p w:rsidR="000D6FDC" w:rsidRPr="002F02C9" w:rsidRDefault="00152C15" w:rsidP="00E37C68">
            <w:pPr>
              <w:rPr>
                <w:ins w:id="20606" w:author="IEC960923" w:date="2013-09-10T15:11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0607" w:author="Chen, Ivy (陳素貞 IEC1)" w:date="2015-01-12T13:45:00Z">
                  <w:rPr>
                    <w:ins w:id="20608" w:author="IEC960923" w:date="2013-09-10T15:11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20609" w:author="IEC960923" w:date="2013-09-10T15:11:00Z">
              <w:r w:rsidRPr="002F02C9">
                <w:rPr>
                  <w:rFonts w:asciiTheme="minorHAnsi" w:eastAsia="新細明體" w:hAnsiTheme="minorHAnsi" w:cstheme="minorHAnsi"/>
                  <w:b/>
                  <w:color w:val="0033CC"/>
                  <w:sz w:val="18"/>
                  <w:lang w:eastAsia="zh-TW"/>
                  <w:rPrChange w:id="20610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OnChange</w:t>
              </w:r>
              <w:r w:rsidRPr="002F02C9">
                <w:rPr>
                  <w:rFonts w:asciiTheme="minorHAnsi" w:eastAsia="新細明體" w:hAnsiTheme="minorHAnsi" w:cstheme="minorHAnsi" w:hint="eastAsia"/>
                  <w:b/>
                  <w:color w:val="0033CC"/>
                  <w:sz w:val="18"/>
                  <w:lang w:eastAsia="zh-TW"/>
                  <w:rPrChange w:id="20611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0D6FDC" w:rsidRPr="002F02C9" w:rsidRDefault="00152C15">
            <w:pPr>
              <w:rPr>
                <w:ins w:id="20612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613" w:author="Chen, Ivy (陳素貞 IEC1)" w:date="2015-01-12T13:45:00Z">
                  <w:rPr>
                    <w:ins w:id="20614" w:author="IEC960923" w:date="2013-09-10T15:11:00Z"/>
                    <w:rFonts w:asciiTheme="minorHAnsi" w:eastAsia="新細明體" w:hAnsiTheme="minorHAnsi" w:cstheme="minorHAnsi"/>
                    <w:color w:val="0033CC"/>
                    <w:lang w:eastAsia="zh-TW"/>
                  </w:rPr>
                </w:rPrChange>
              </w:rPr>
            </w:pPr>
            <w:ins w:id="20615" w:author="IEC960923" w:date="2013-09-10T15:23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61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依據選擇的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61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CheckItemType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61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，</w:t>
              </w:r>
            </w:ins>
            <w:ins w:id="20619" w:author="IEC960923" w:date="2013-09-10T15:1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62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查詢</w:t>
              </w:r>
            </w:ins>
            <w:ins w:id="20621" w:author="IEC960923" w:date="2013-09-10T15:2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62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CheckItemTypeRule</w:t>
              </w:r>
            </w:ins>
            <w:ins w:id="20623" w:author="IEC960923" w:date="2013-09-10T15:1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62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list</w:t>
              </w:r>
            </w:ins>
          </w:p>
        </w:tc>
        <w:tc>
          <w:tcPr>
            <w:tcW w:w="2629" w:type="dxa"/>
            <w:tcPrChange w:id="20625" w:author="IEC960923" w:date="2013-09-10T15:39:00Z">
              <w:tcPr>
                <w:tcW w:w="2629" w:type="dxa"/>
              </w:tcPr>
            </w:tcPrChange>
          </w:tcPr>
          <w:p w:rsidR="00156D66" w:rsidRPr="002F02C9" w:rsidRDefault="00152C15">
            <w:pPr>
              <w:rPr>
                <w:ins w:id="20626" w:author="IEC960923" w:date="2013-09-10T15:27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627" w:author="Chen, Ivy (陳素貞 IEC1)" w:date="2015-01-12T13:45:00Z">
                  <w:rPr>
                    <w:ins w:id="20628" w:author="IEC960923" w:date="2013-09-10T15:27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629" w:author="IEC960923" w:date="2013-09-10T17:1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63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1. </w:t>
              </w:r>
            </w:ins>
            <w:ins w:id="20631" w:author="IEC960923" w:date="2013-09-10T15:26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63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CheckItemType list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63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156D66" w:rsidRPr="002F02C9" w:rsidRDefault="00152C15">
            <w:pPr>
              <w:rPr>
                <w:ins w:id="20634" w:author="IEC960923" w:date="2013-09-10T15:2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635" w:author="Chen, Ivy (陳素貞 IEC1)" w:date="2015-01-12T13:45:00Z">
                  <w:rPr>
                    <w:ins w:id="20636" w:author="IEC960923" w:date="2013-09-10T15:28:00Z"/>
                    <w:rFonts w:ascii="新細明體" w:eastAsia="新細明體" w:hAnsi="新細明體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637" w:author="IEC960923" w:date="2013-09-10T15:26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63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調用</w:t>
              </w:r>
            </w:ins>
            <w:ins w:id="20639" w:author="IEC960923" w:date="2013-09-10T15:27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640" w:author="Chen, Ivy (陳素貞 IEC1)" w:date="2015-01-12T13:45:00Z">
                    <w:rPr>
                      <w:rFonts w:ascii="新細明體" w:eastAsia="新細明體" w:hAnsi="新細明體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【</w:t>
              </w:r>
            </w:ins>
            <w:ins w:id="20641" w:author="IEC960923" w:date="2013-09-10T15:26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64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IList&lt;string&gt; GetChechItemTypeList();</w:t>
              </w:r>
            </w:ins>
            <w:ins w:id="20643" w:author="IEC960923" w:date="2013-09-10T15:27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644" w:author="Chen, Ivy (陳素貞 IEC1)" w:date="2015-01-12T13:45:00Z">
                    <w:rPr>
                      <w:rFonts w:ascii="新細明體" w:eastAsia="新細明體" w:hAnsi="新細明體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】</w:t>
              </w:r>
            </w:ins>
          </w:p>
          <w:p w:rsidR="00156D66" w:rsidRPr="002F02C9" w:rsidRDefault="00156D66">
            <w:pPr>
              <w:rPr>
                <w:ins w:id="20645" w:author="IEC960923" w:date="2013-09-10T15:2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646" w:author="Chen, Ivy (陳素貞 IEC1)" w:date="2015-01-12T13:45:00Z">
                  <w:rPr>
                    <w:ins w:id="20647" w:author="IEC960923" w:date="2013-09-10T15:28:00Z"/>
                    <w:rFonts w:ascii="新細明體" w:eastAsia="新細明體" w:hAnsi="新細明體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  <w:p w:rsidR="00156D66" w:rsidRPr="002F02C9" w:rsidRDefault="00152C15" w:rsidP="00156D66">
            <w:pPr>
              <w:rPr>
                <w:ins w:id="20648" w:author="IEC960923" w:date="2013-09-10T15:2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649" w:author="Chen, Ivy (陳素貞 IEC1)" w:date="2015-01-12T13:45:00Z">
                  <w:rPr>
                    <w:ins w:id="20650" w:author="IEC960923" w:date="2013-09-10T15:28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651" w:author="IEC960923" w:date="2013-09-10T17:1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65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2. </w:t>
              </w:r>
            </w:ins>
            <w:ins w:id="20653" w:author="IEC960923" w:date="2013-09-10T15:2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65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CheckItemTypeRule list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65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156D66" w:rsidRPr="002F02C9" w:rsidRDefault="00152C15">
            <w:pPr>
              <w:rPr>
                <w:ins w:id="20656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657" w:author="Chen, Ivy (陳素貞 IEC1)" w:date="2015-01-12T13:45:00Z">
                  <w:rPr>
                    <w:ins w:id="20658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659" w:author="IEC960923" w:date="2013-09-10T15:2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66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調用【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661" w:author="Chen, Ivy (陳素貞 IEC1)" w:date="2015-01-12T13:45:00Z">
                    <w:rPr>
                      <w:rFonts w:ascii="新細明體" w:eastAsia="新細明體" w:hAnsi="新細明體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IList&lt;CheckItemTypeRuleDef&gt; GetCheckItemTypeRuleByItemType(string itemType);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662" w:author="Chen, Ivy (陳素貞 IEC1)" w:date="2015-01-12T13:45:00Z">
                    <w:rPr>
                      <w:rFonts w:ascii="新細明體" w:eastAsia="新細明體" w:hAnsi="新細明體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】</w:t>
              </w:r>
            </w:ins>
          </w:p>
        </w:tc>
      </w:tr>
      <w:tr w:rsidR="000D6FDC" w:rsidRPr="002F02C9" w:rsidTr="00F2459A">
        <w:trPr>
          <w:ins w:id="20663" w:author="IEC960923" w:date="2013-09-10T15:11:00Z"/>
        </w:trPr>
        <w:tc>
          <w:tcPr>
            <w:tcW w:w="445" w:type="dxa"/>
            <w:tcPrChange w:id="20664" w:author="IEC960923" w:date="2013-09-10T15:39:00Z">
              <w:tcPr>
                <w:tcW w:w="445" w:type="dxa"/>
              </w:tcPr>
            </w:tcPrChange>
          </w:tcPr>
          <w:p w:rsidR="000D6FDC" w:rsidRPr="002F02C9" w:rsidRDefault="00152C15" w:rsidP="00E37C68">
            <w:pPr>
              <w:rPr>
                <w:ins w:id="20665" w:author="IEC960923" w:date="2013-09-10T15:11:00Z"/>
                <w:rFonts w:asciiTheme="minorHAnsi" w:hAnsiTheme="minorHAnsi" w:cstheme="minorHAnsi"/>
                <w:color w:val="0033CC"/>
                <w:rPrChange w:id="20666" w:author="Chen, Ivy (陳素貞 IEC1)" w:date="2015-01-12T13:45:00Z">
                  <w:rPr>
                    <w:ins w:id="20667" w:author="IEC960923" w:date="2013-09-10T15:11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0668" w:author="IEC960923" w:date="2013-09-10T15:1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66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64" w:type="dxa"/>
            <w:tcPrChange w:id="20670" w:author="IEC960923" w:date="2013-09-10T15:39:00Z">
              <w:tcPr>
                <w:tcW w:w="1310" w:type="dxa"/>
              </w:tcPr>
            </w:tcPrChange>
          </w:tcPr>
          <w:p w:rsidR="000D6FDC" w:rsidRPr="002F02C9" w:rsidRDefault="00152C15" w:rsidP="00E37C68">
            <w:pPr>
              <w:rPr>
                <w:ins w:id="20671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672" w:author="Chen, Ivy (陳素貞 IEC1)" w:date="2015-01-12T13:45:00Z">
                  <w:rPr>
                    <w:ins w:id="20673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674" w:author="IEC960923" w:date="2013-09-10T15:2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67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CheckItemTypeRule</w:t>
              </w:r>
            </w:ins>
            <w:ins w:id="20676" w:author="IEC960923" w:date="2013-09-10T15:1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67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678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List</w:t>
              </w:r>
            </w:ins>
          </w:p>
        </w:tc>
        <w:tc>
          <w:tcPr>
            <w:tcW w:w="862" w:type="dxa"/>
            <w:tcPrChange w:id="20679" w:author="IEC960923" w:date="2013-09-10T15:39:00Z">
              <w:tcPr>
                <w:tcW w:w="916" w:type="dxa"/>
                <w:gridSpan w:val="2"/>
              </w:tcPr>
            </w:tcPrChange>
          </w:tcPr>
          <w:p w:rsidR="000D6FDC" w:rsidRPr="002F02C9" w:rsidRDefault="00152C15" w:rsidP="00E37C68">
            <w:pPr>
              <w:rPr>
                <w:ins w:id="20680" w:author="IEC960923" w:date="2013-09-10T15:11:00Z"/>
                <w:rFonts w:asciiTheme="minorHAnsi" w:hAnsiTheme="minorHAnsi" w:cstheme="minorHAnsi"/>
                <w:color w:val="0033CC"/>
                <w:sz w:val="18"/>
                <w:rPrChange w:id="20681" w:author="Chen, Ivy (陳素貞 IEC1)" w:date="2015-01-12T13:45:00Z">
                  <w:rPr>
                    <w:ins w:id="20682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683" w:author="IEC960923" w:date="2013-09-10T15:1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684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839" w:type="dxa"/>
            <w:tcPrChange w:id="20685" w:author="IEC960923" w:date="2013-09-10T15:39:00Z">
              <w:tcPr>
                <w:tcW w:w="677" w:type="dxa"/>
              </w:tcPr>
            </w:tcPrChange>
          </w:tcPr>
          <w:p w:rsidR="000D6FDC" w:rsidRPr="002F02C9" w:rsidRDefault="000D6FDC" w:rsidP="00E37C68">
            <w:pPr>
              <w:rPr>
                <w:ins w:id="20686" w:author="IEC960923" w:date="2013-09-10T15:11:00Z"/>
                <w:rFonts w:asciiTheme="minorHAnsi" w:hAnsiTheme="minorHAnsi" w:cstheme="minorHAnsi"/>
                <w:color w:val="0033CC"/>
                <w:sz w:val="18"/>
                <w:rPrChange w:id="20687" w:author="Chen, Ivy (陳素貞 IEC1)" w:date="2015-01-12T13:45:00Z">
                  <w:rPr>
                    <w:ins w:id="20688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276" w:type="dxa"/>
            <w:tcPrChange w:id="20689" w:author="IEC960923" w:date="2013-09-10T15:39:00Z">
              <w:tcPr>
                <w:tcW w:w="1432" w:type="dxa"/>
                <w:gridSpan w:val="2"/>
              </w:tcPr>
            </w:tcPrChange>
          </w:tcPr>
          <w:p w:rsidR="000D6FDC" w:rsidRPr="002F02C9" w:rsidRDefault="00152C15">
            <w:pPr>
              <w:rPr>
                <w:ins w:id="20690" w:author="IEC960923" w:date="2013-09-10T15:11:00Z"/>
                <w:rFonts w:asciiTheme="minorHAnsi" w:hAnsiTheme="minorHAnsi" w:cstheme="minorHAnsi"/>
                <w:color w:val="0033CC"/>
                <w:sz w:val="18"/>
                <w:rPrChange w:id="20691" w:author="Chen, Ivy (陳素貞 IEC1)" w:date="2015-01-12T13:45:00Z">
                  <w:rPr>
                    <w:ins w:id="20692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693" w:author="IEC960923" w:date="2013-09-10T15:32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  <w:rPrChange w:id="20694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依據</w:t>
              </w:r>
            </w:ins>
            <w:ins w:id="20695" w:author="IEC960923" w:date="2013-09-10T15:29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  <w:rPrChange w:id="20696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選擇</w:t>
              </w:r>
            </w:ins>
            <w:ins w:id="20697" w:author="IEC960923" w:date="2013-09-10T15:30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  <w:rPrChange w:id="20698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</w:t>
              </w:r>
            </w:ins>
            <w:ins w:id="20699" w:author="IEC960923" w:date="2013-09-10T15:29:00Z">
              <w:r w:rsidRPr="002F02C9">
                <w:rPr>
                  <w:rFonts w:asciiTheme="minorEastAsia" w:eastAsiaTheme="minorEastAsia" w:hAnsiTheme="minorEastAsia" w:cstheme="minorHAnsi"/>
                  <w:color w:val="0033CC"/>
                  <w:sz w:val="18"/>
                  <w:lang w:eastAsia="zh-TW"/>
                  <w:rPrChange w:id="20700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70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heckItemType</w:t>
              </w:r>
            </w:ins>
            <w:ins w:id="20702" w:author="IEC960923" w:date="2013-09-10T15:32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  <w:rPrChange w:id="20703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顯示</w:t>
              </w:r>
            </w:ins>
            <w:ins w:id="20704" w:author="IEC960923" w:date="2013-09-10T15:3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70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CheckItemTypeRule</w:t>
              </w:r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  <w:rPrChange w:id="20706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記錄</w:t>
              </w:r>
            </w:ins>
          </w:p>
        </w:tc>
        <w:tc>
          <w:tcPr>
            <w:tcW w:w="674" w:type="dxa"/>
            <w:tcPrChange w:id="20707" w:author="IEC960923" w:date="2013-09-10T15:39:00Z">
              <w:tcPr>
                <w:tcW w:w="680" w:type="dxa"/>
                <w:gridSpan w:val="2"/>
              </w:tcPr>
            </w:tcPrChange>
          </w:tcPr>
          <w:p w:rsidR="000D6FDC" w:rsidRPr="002F02C9" w:rsidRDefault="000D6FDC" w:rsidP="00E37C68">
            <w:pPr>
              <w:rPr>
                <w:ins w:id="20708" w:author="IEC960923" w:date="2013-09-10T15:11:00Z"/>
                <w:rFonts w:asciiTheme="minorHAnsi" w:hAnsiTheme="minorHAnsi" w:cstheme="minorHAnsi"/>
                <w:color w:val="0033CC"/>
                <w:rPrChange w:id="20709" w:author="Chen, Ivy (陳素貞 IEC1)" w:date="2015-01-12T13:45:00Z">
                  <w:rPr>
                    <w:ins w:id="20710" w:author="IEC960923" w:date="2013-09-10T15:11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728" w:type="dxa"/>
            <w:tcPrChange w:id="20711" w:author="IEC960923" w:date="2013-09-10T15:39:00Z">
              <w:tcPr>
                <w:tcW w:w="2728" w:type="dxa"/>
              </w:tcPr>
            </w:tcPrChange>
          </w:tcPr>
          <w:p w:rsidR="000F54E6" w:rsidRPr="002F02C9" w:rsidRDefault="00152C15">
            <w:pPr>
              <w:rPr>
                <w:ins w:id="20712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713" w:author="Chen, Ivy (陳素貞 IEC1)" w:date="2015-01-12T13:45:00Z">
                  <w:rPr>
                    <w:ins w:id="20714" w:author="IEC960923" w:date="2013-09-10T15:11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20715" w:author="IEC960923" w:date="2013-09-10T15:1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716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717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：原高亮被选的数据行恢复正常显示，被点击的行被高亮选择，下部的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718" w:author="Chen, Ivy (陳素貞 IEC1)" w:date="2015-01-12T13:45:00Z">
                    <w:rPr>
                      <w:rFonts w:ascii="Tahoma" w:eastAsiaTheme="minorEastAsia" w:hAnsi="Tahom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3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719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到</w:t>
              </w:r>
            </w:ins>
            <w:ins w:id="20720" w:author="IEC960923" w:date="2013-09-10T15:3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721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12</w:t>
              </w:r>
            </w:ins>
            <w:ins w:id="20722" w:author="IEC960923" w:date="2013-09-10T15:1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0723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号控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724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件中显示被点击数据行的详细资料，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725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Enable Delete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726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按钮。若被点击行为空行，则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0727" w:author="Chen, Ivy (陳素貞 IEC1)" w:date="2015-01-12T13:45:00Z">
                    <w:rPr>
                      <w:rFonts w:ascii="Tahoma" w:hAnsi="Tahoma"/>
                      <w:color w:val="0033CC"/>
                      <w:sz w:val="18"/>
                      <w:u w:val="single"/>
                    </w:rPr>
                  </w:rPrChange>
                </w:rPr>
                <w:t>Disable Delete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728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按钮。</w:t>
              </w:r>
            </w:ins>
          </w:p>
        </w:tc>
        <w:tc>
          <w:tcPr>
            <w:tcW w:w="2629" w:type="dxa"/>
            <w:tcPrChange w:id="20729" w:author="IEC960923" w:date="2013-09-10T15:39:00Z">
              <w:tcPr>
                <w:tcW w:w="2629" w:type="dxa"/>
              </w:tcPr>
            </w:tcPrChange>
          </w:tcPr>
          <w:p w:rsidR="00E17A3A" w:rsidRPr="002F02C9" w:rsidRDefault="00152C15" w:rsidP="00E37C68">
            <w:pPr>
              <w:rPr>
                <w:ins w:id="20730" w:author="IEC960923" w:date="2013-09-10T15:3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731" w:author="Chen, Ivy (陳素貞 IEC1)" w:date="2015-01-12T13:45:00Z">
                  <w:rPr>
                    <w:ins w:id="20732" w:author="IEC960923" w:date="2013-09-10T15:3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733" w:author="IEC960923" w:date="2013-09-10T15:1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0734" w:author="Chen, Ivy (陳素貞 IEC1)" w:date="2015-01-12T13:45:00Z">
                    <w:rPr>
                      <w:rFonts w:ascii="Tahoma" w:hAnsi="Tahoma" w:hint="eastAsia"/>
                      <w:color w:val="0033CC"/>
                      <w:sz w:val="18"/>
                      <w:u w:val="single"/>
                    </w:rPr>
                  </w:rPrChange>
                </w:rPr>
                <w:t>栏位包括：</w:t>
              </w:r>
            </w:ins>
            <w:ins w:id="20735" w:author="IEC960923" w:date="2013-09-10T15:3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73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Line,Staton,Family,BomNodeType,PartDescr,PartType,MatchRule,</w:t>
              </w:r>
            </w:ins>
            <w:ins w:id="20737" w:author="IEC960923" w:date="2013-09-10T15:3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73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CheckRule,SaveRule,Descr,Editor,Cdt,Udt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073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  <w:p w:rsidR="00E17A3A" w:rsidRPr="002F02C9" w:rsidRDefault="00152C15" w:rsidP="00E37C68">
            <w:pPr>
              <w:rPr>
                <w:ins w:id="20740" w:author="IEC960923" w:date="2013-09-10T18:10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741" w:author="Chen, Ivy (陳素貞 IEC1)" w:date="2015-01-12T13:45:00Z">
                  <w:rPr>
                    <w:ins w:id="20742" w:author="IEC960923" w:date="2013-09-10T18:10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743" w:author="IEC960923" w:date="2013-09-10T15:3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074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依據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74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Line,Station, Family</w:t>
              </w:r>
            </w:ins>
            <w:ins w:id="20746" w:author="IEC960923" w:date="2013-09-10T15:32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074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升冪排序</w:t>
              </w:r>
            </w:ins>
          </w:p>
          <w:p w:rsidR="000F54E6" w:rsidRPr="002F02C9" w:rsidRDefault="000F54E6" w:rsidP="00E37C68">
            <w:pPr>
              <w:rPr>
                <w:ins w:id="20748" w:author="IEC960923" w:date="2013-09-10T18:10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749" w:author="Chen, Ivy (陳素貞 IEC1)" w:date="2015-01-12T13:45:00Z">
                  <w:rPr>
                    <w:ins w:id="20750" w:author="IEC960923" w:date="2013-09-10T18:10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  <w:p w:rsidR="000F54E6" w:rsidRPr="002F02C9" w:rsidRDefault="00152C15">
            <w:pPr>
              <w:rPr>
                <w:ins w:id="20751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752" w:author="Chen, Ivy (陳素貞 IEC1)" w:date="2015-01-12T13:45:00Z">
                  <w:rPr>
                    <w:ins w:id="20753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754" w:author="IEC960923" w:date="2013-09-10T18:1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75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Grid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075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</w:t>
              </w:r>
            </w:ins>
            <w:ins w:id="20757" w:author="IEC960923" w:date="2013-09-10T18:1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075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高度以列數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75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10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076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列的高度為基準。</w:t>
              </w:r>
            </w:ins>
          </w:p>
        </w:tc>
      </w:tr>
      <w:tr w:rsidR="000D6FDC" w:rsidRPr="002F02C9" w:rsidTr="00F2459A">
        <w:trPr>
          <w:ins w:id="20761" w:author="IEC960923" w:date="2013-09-10T15:11:00Z"/>
        </w:trPr>
        <w:tc>
          <w:tcPr>
            <w:tcW w:w="445" w:type="dxa"/>
            <w:tcPrChange w:id="20762" w:author="IEC960923" w:date="2013-09-10T15:39:00Z">
              <w:tcPr>
                <w:tcW w:w="445" w:type="dxa"/>
              </w:tcPr>
            </w:tcPrChange>
          </w:tcPr>
          <w:p w:rsidR="000D6FDC" w:rsidRPr="002F02C9" w:rsidRDefault="00152C15" w:rsidP="00E37C68">
            <w:pPr>
              <w:rPr>
                <w:ins w:id="20763" w:author="IEC960923" w:date="2013-09-10T15:11:00Z"/>
                <w:rFonts w:asciiTheme="minorHAnsi" w:hAnsiTheme="minorHAnsi" w:cstheme="minorHAnsi"/>
                <w:color w:val="0033CC"/>
                <w:rPrChange w:id="20764" w:author="Chen, Ivy (陳素貞 IEC1)" w:date="2015-01-12T13:45:00Z">
                  <w:rPr>
                    <w:ins w:id="20765" w:author="IEC960923" w:date="2013-09-10T15:11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0766" w:author="IEC960923" w:date="2013-09-10T15:1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76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3</w:t>
              </w:r>
            </w:ins>
          </w:p>
        </w:tc>
        <w:tc>
          <w:tcPr>
            <w:tcW w:w="1364" w:type="dxa"/>
            <w:tcPrChange w:id="20768" w:author="IEC960923" w:date="2013-09-10T15:39:00Z">
              <w:tcPr>
                <w:tcW w:w="1310" w:type="dxa"/>
              </w:tcPr>
            </w:tcPrChange>
          </w:tcPr>
          <w:p w:rsidR="000D6FDC" w:rsidRPr="002F02C9" w:rsidRDefault="00152C15" w:rsidP="00E37C68">
            <w:pPr>
              <w:rPr>
                <w:ins w:id="20769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770" w:author="Chen, Ivy (陳素貞 IEC1)" w:date="2015-01-12T13:45:00Z">
                  <w:rPr>
                    <w:ins w:id="20771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772" w:author="IEC960923" w:date="2013-09-10T15:3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77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L</w:t>
              </w:r>
            </w:ins>
            <w:ins w:id="20774" w:author="IEC960923" w:date="2013-09-10T15:3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77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ine</w:t>
              </w:r>
            </w:ins>
          </w:p>
        </w:tc>
        <w:tc>
          <w:tcPr>
            <w:tcW w:w="862" w:type="dxa"/>
            <w:tcPrChange w:id="20776" w:author="IEC960923" w:date="2013-09-10T15:39:00Z">
              <w:tcPr>
                <w:tcW w:w="916" w:type="dxa"/>
                <w:gridSpan w:val="2"/>
              </w:tcPr>
            </w:tcPrChange>
          </w:tcPr>
          <w:p w:rsidR="000D6FDC" w:rsidRPr="002F02C9" w:rsidRDefault="00152C15" w:rsidP="00E37C68">
            <w:pPr>
              <w:rPr>
                <w:ins w:id="20777" w:author="IEC960923" w:date="2013-09-10T15:11:00Z"/>
                <w:rFonts w:asciiTheme="minorHAnsi" w:hAnsiTheme="minorHAnsi" w:cstheme="minorHAnsi"/>
                <w:color w:val="0033CC"/>
                <w:sz w:val="18"/>
                <w:rPrChange w:id="20778" w:author="Chen, Ivy (陳素貞 IEC1)" w:date="2015-01-12T13:45:00Z">
                  <w:rPr>
                    <w:ins w:id="20779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780" w:author="IEC960923" w:date="2013-09-10T15:1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78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839" w:type="dxa"/>
            <w:tcPrChange w:id="20782" w:author="IEC960923" w:date="2013-09-10T15:39:00Z">
              <w:tcPr>
                <w:tcW w:w="677" w:type="dxa"/>
              </w:tcPr>
            </w:tcPrChange>
          </w:tcPr>
          <w:p w:rsidR="000D6FDC" w:rsidRPr="002F02C9" w:rsidRDefault="000D6FDC" w:rsidP="00E37C68">
            <w:pPr>
              <w:rPr>
                <w:ins w:id="20783" w:author="IEC960923" w:date="2013-09-10T15:11:00Z"/>
                <w:rFonts w:asciiTheme="minorHAnsi" w:hAnsiTheme="minorHAnsi" w:cstheme="minorHAnsi"/>
                <w:color w:val="0033CC"/>
                <w:sz w:val="18"/>
                <w:rPrChange w:id="20784" w:author="Chen, Ivy (陳素貞 IEC1)" w:date="2015-01-12T13:45:00Z">
                  <w:rPr>
                    <w:ins w:id="20785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276" w:type="dxa"/>
            <w:tcPrChange w:id="20786" w:author="IEC960923" w:date="2013-09-10T15:39:00Z">
              <w:tcPr>
                <w:tcW w:w="1432" w:type="dxa"/>
                <w:gridSpan w:val="2"/>
              </w:tcPr>
            </w:tcPrChange>
          </w:tcPr>
          <w:p w:rsidR="000D6FDC" w:rsidRPr="002F02C9" w:rsidRDefault="00152C15" w:rsidP="00E37C68">
            <w:pPr>
              <w:rPr>
                <w:ins w:id="20787" w:author="IEC960923" w:date="2013-09-10T15:11:00Z"/>
                <w:rFonts w:asciiTheme="minorHAnsi" w:hAnsiTheme="minorHAnsi" w:cstheme="minorHAnsi"/>
                <w:color w:val="0033CC"/>
                <w:sz w:val="18"/>
                <w:rPrChange w:id="20788" w:author="Chen, Ivy (陳素貞 IEC1)" w:date="2015-01-12T13:45:00Z">
                  <w:rPr>
                    <w:ins w:id="20789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790" w:author="IEC960923" w:date="2013-09-10T15:40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79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  <w:tcPrChange w:id="20792" w:author="IEC960923" w:date="2013-09-10T15:39:00Z">
              <w:tcPr>
                <w:tcW w:w="680" w:type="dxa"/>
                <w:gridSpan w:val="2"/>
              </w:tcPr>
            </w:tcPrChange>
          </w:tcPr>
          <w:p w:rsidR="000D6FDC" w:rsidRPr="002F02C9" w:rsidRDefault="000D6FDC" w:rsidP="00E37C68">
            <w:pPr>
              <w:rPr>
                <w:ins w:id="20793" w:author="IEC960923" w:date="2013-09-10T15:11:00Z"/>
                <w:rFonts w:asciiTheme="minorHAnsi" w:hAnsiTheme="minorHAnsi" w:cstheme="minorHAnsi"/>
                <w:color w:val="0033CC"/>
                <w:rPrChange w:id="20794" w:author="Chen, Ivy (陳素貞 IEC1)" w:date="2015-01-12T13:45:00Z">
                  <w:rPr>
                    <w:ins w:id="20795" w:author="IEC960923" w:date="2013-09-10T15:11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728" w:type="dxa"/>
            <w:tcPrChange w:id="20796" w:author="IEC960923" w:date="2013-09-10T15:39:00Z">
              <w:tcPr>
                <w:tcW w:w="2728" w:type="dxa"/>
              </w:tcPr>
            </w:tcPrChange>
          </w:tcPr>
          <w:p w:rsidR="000D6FDC" w:rsidRPr="002F02C9" w:rsidRDefault="00152C15" w:rsidP="00E37C68">
            <w:pPr>
              <w:widowControl w:val="0"/>
              <w:autoSpaceDE w:val="0"/>
              <w:autoSpaceDN w:val="0"/>
              <w:adjustRightInd w:val="0"/>
              <w:rPr>
                <w:ins w:id="20797" w:author="IEC960923" w:date="2013-09-10T15:11:00Z"/>
                <w:rFonts w:asciiTheme="minorHAnsi" w:eastAsiaTheme="minorEastAsia" w:hAnsiTheme="minorHAnsi" w:cstheme="minorHAnsi"/>
                <w:noProof/>
                <w:color w:val="0000FF"/>
                <w:szCs w:val="20"/>
                <w:lang w:eastAsia="zh-TW"/>
                <w:rPrChange w:id="20798" w:author="Chen, Ivy (陳素貞 IEC1)" w:date="2015-01-12T13:45:00Z">
                  <w:rPr>
                    <w:ins w:id="20799" w:author="IEC960923" w:date="2013-09-10T15:11:00Z"/>
                    <w:rFonts w:ascii="Courier New" w:eastAsiaTheme="minorEastAsia" w:hAnsi="Courier New" w:cs="Courier New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  <w:ins w:id="20800" w:author="IEC960923" w:date="2013-09-10T15:11:00Z">
              <w:r w:rsidRPr="002F02C9">
                <w:rPr>
                  <w:rFonts w:asciiTheme="minorHAnsi" w:eastAsiaTheme="minorEastAsia" w:hAnsiTheme="minorHAnsi" w:cstheme="minorHAnsi" w:hint="eastAsia"/>
                  <w:noProof/>
                  <w:color w:val="0000FF"/>
                  <w:szCs w:val="20"/>
                  <w:lang w:eastAsia="zh-TW"/>
                  <w:rPrChange w:id="20801" w:author="Chen, Ivy (陳素貞 IEC1)" w:date="2015-01-12T13:45:00Z">
                    <w:rPr>
                      <w:rFonts w:ascii="Courier New" w:eastAsiaTheme="minorEastAsia" w:hAnsi="Courier New" w:cs="Courier New" w:hint="eastAsia"/>
                      <w:noProof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選項值：</w:t>
              </w:r>
            </w:ins>
          </w:p>
          <w:p w:rsidR="00F2459A" w:rsidRPr="002F02C9" w:rsidRDefault="00152C15" w:rsidP="00F2459A">
            <w:pPr>
              <w:widowControl w:val="0"/>
              <w:autoSpaceDE w:val="0"/>
              <w:autoSpaceDN w:val="0"/>
              <w:adjustRightInd w:val="0"/>
              <w:rPr>
                <w:ins w:id="20802" w:author="IEC960923" w:date="2013-09-10T15:38:00Z"/>
                <w:rFonts w:ascii="Courier New" w:hAnsi="Courier New" w:cs="Courier New"/>
                <w:noProof/>
                <w:color w:val="008080"/>
                <w:szCs w:val="20"/>
                <w:rPrChange w:id="20803" w:author="Chen, Ivy (陳素貞 IEC1)" w:date="2015-01-12T13:45:00Z">
                  <w:rPr>
                    <w:ins w:id="20804" w:author="IEC960923" w:date="2013-09-10T15:38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20805" w:author="IEC960923" w:date="2013-09-10T15:3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080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080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080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distinct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080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20810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AliasLine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081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081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081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20814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LineEx</w:t>
              </w:r>
            </w:ins>
          </w:p>
          <w:p w:rsidR="000D6FDC" w:rsidRPr="002F02C9" w:rsidRDefault="00152C15" w:rsidP="00F2459A">
            <w:pPr>
              <w:rPr>
                <w:ins w:id="20815" w:author="IEC960923" w:date="2013-09-10T15:11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0816" w:author="Chen, Ivy (陳素貞 IEC1)" w:date="2015-01-12T13:45:00Z">
                  <w:rPr>
                    <w:ins w:id="20817" w:author="IEC960923" w:date="2013-09-10T15:11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20818" w:author="IEC960923" w:date="2013-09-10T15:3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081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082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082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082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20823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AliasLine</w:t>
              </w:r>
            </w:ins>
          </w:p>
        </w:tc>
        <w:tc>
          <w:tcPr>
            <w:tcW w:w="2629" w:type="dxa"/>
            <w:tcPrChange w:id="20824" w:author="IEC960923" w:date="2013-09-10T15:39:00Z">
              <w:tcPr>
                <w:tcW w:w="2629" w:type="dxa"/>
              </w:tcPr>
            </w:tcPrChange>
          </w:tcPr>
          <w:p w:rsidR="000D6FDC" w:rsidRPr="002F02C9" w:rsidRDefault="00152C15" w:rsidP="00E37C68">
            <w:pPr>
              <w:rPr>
                <w:ins w:id="20825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826" w:author="Chen, Ivy (陳素貞 IEC1)" w:date="2015-01-12T13:45:00Z">
                  <w:rPr>
                    <w:ins w:id="20827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828" w:author="IEC960923" w:date="2013-09-10T16:5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82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預設空值選項</w:t>
              </w:r>
            </w:ins>
          </w:p>
        </w:tc>
      </w:tr>
      <w:tr w:rsidR="00F2459A" w:rsidRPr="002F02C9" w:rsidTr="00F2459A">
        <w:trPr>
          <w:ins w:id="20830" w:author="IEC960923" w:date="2013-09-10T15:11:00Z"/>
        </w:trPr>
        <w:tc>
          <w:tcPr>
            <w:tcW w:w="445" w:type="dxa"/>
            <w:tcPrChange w:id="20831" w:author="IEC960923" w:date="2013-09-10T15:39:00Z">
              <w:tcPr>
                <w:tcW w:w="445" w:type="dxa"/>
              </w:tcPr>
            </w:tcPrChange>
          </w:tcPr>
          <w:p w:rsidR="00F2459A" w:rsidRPr="002F02C9" w:rsidRDefault="00152C15" w:rsidP="00E37C68">
            <w:pPr>
              <w:rPr>
                <w:ins w:id="20832" w:author="IEC960923" w:date="2013-09-10T15:11:00Z"/>
                <w:rFonts w:asciiTheme="minorHAnsi" w:hAnsiTheme="minorHAnsi" w:cstheme="minorHAnsi"/>
                <w:color w:val="0033CC"/>
                <w:rPrChange w:id="20833" w:author="Chen, Ivy (陳素貞 IEC1)" w:date="2015-01-12T13:45:00Z">
                  <w:rPr>
                    <w:ins w:id="20834" w:author="IEC960923" w:date="2013-09-10T15:11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0835" w:author="IEC960923" w:date="2013-09-10T15:1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83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4</w:t>
              </w:r>
            </w:ins>
          </w:p>
        </w:tc>
        <w:tc>
          <w:tcPr>
            <w:tcW w:w="1364" w:type="dxa"/>
            <w:tcPrChange w:id="20837" w:author="IEC960923" w:date="2013-09-10T15:39:00Z">
              <w:tcPr>
                <w:tcW w:w="1310" w:type="dxa"/>
              </w:tcPr>
            </w:tcPrChange>
          </w:tcPr>
          <w:p w:rsidR="00F2459A" w:rsidRPr="002F02C9" w:rsidRDefault="00152C15" w:rsidP="00E37C68">
            <w:pPr>
              <w:rPr>
                <w:ins w:id="20838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839" w:author="Chen, Ivy (陳素貞 IEC1)" w:date="2015-01-12T13:45:00Z">
                  <w:rPr>
                    <w:ins w:id="20840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841" w:author="IEC960923" w:date="2013-09-10T15:3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84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Station</w:t>
              </w:r>
            </w:ins>
          </w:p>
        </w:tc>
        <w:tc>
          <w:tcPr>
            <w:tcW w:w="862" w:type="dxa"/>
            <w:tcPrChange w:id="20843" w:author="IEC960923" w:date="2013-09-10T15:39:00Z">
              <w:tcPr>
                <w:tcW w:w="916" w:type="dxa"/>
                <w:gridSpan w:val="2"/>
              </w:tcPr>
            </w:tcPrChange>
          </w:tcPr>
          <w:p w:rsidR="00F2459A" w:rsidRPr="002F02C9" w:rsidRDefault="00152C15" w:rsidP="00E37C68">
            <w:pPr>
              <w:rPr>
                <w:ins w:id="20844" w:author="IEC960923" w:date="2013-09-10T15:11:00Z"/>
                <w:rFonts w:asciiTheme="minorHAnsi" w:hAnsiTheme="minorHAnsi" w:cstheme="minorHAnsi"/>
                <w:color w:val="0033CC"/>
                <w:sz w:val="18"/>
                <w:rPrChange w:id="20845" w:author="Chen, Ivy (陳素貞 IEC1)" w:date="2015-01-12T13:45:00Z">
                  <w:rPr>
                    <w:ins w:id="20846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847" w:author="IEC960923" w:date="2013-09-10T15:3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84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839" w:type="dxa"/>
            <w:tcPrChange w:id="20849" w:author="IEC960923" w:date="2013-09-10T15:39:00Z">
              <w:tcPr>
                <w:tcW w:w="677" w:type="dxa"/>
              </w:tcPr>
            </w:tcPrChange>
          </w:tcPr>
          <w:p w:rsidR="00F2459A" w:rsidRPr="002F02C9" w:rsidRDefault="00F2459A" w:rsidP="00E37C68">
            <w:pPr>
              <w:rPr>
                <w:ins w:id="20850" w:author="IEC960923" w:date="2013-09-10T15:11:00Z"/>
                <w:rFonts w:asciiTheme="minorHAnsi" w:hAnsiTheme="minorHAnsi" w:cstheme="minorHAnsi"/>
                <w:color w:val="0033CC"/>
                <w:sz w:val="18"/>
                <w:rPrChange w:id="20851" w:author="Chen, Ivy (陳素貞 IEC1)" w:date="2015-01-12T13:45:00Z">
                  <w:rPr>
                    <w:ins w:id="20852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276" w:type="dxa"/>
            <w:tcPrChange w:id="20853" w:author="IEC960923" w:date="2013-09-10T15:39:00Z">
              <w:tcPr>
                <w:tcW w:w="1432" w:type="dxa"/>
                <w:gridSpan w:val="2"/>
              </w:tcPr>
            </w:tcPrChange>
          </w:tcPr>
          <w:p w:rsidR="00F2459A" w:rsidRPr="002F02C9" w:rsidRDefault="00152C15">
            <w:pPr>
              <w:rPr>
                <w:ins w:id="20854" w:author="IEC960923" w:date="2013-09-10T15:11:00Z"/>
                <w:rFonts w:asciiTheme="minorHAnsi" w:hAnsiTheme="minorHAnsi" w:cstheme="minorHAnsi"/>
                <w:color w:val="0033CC"/>
                <w:sz w:val="18"/>
                <w:rPrChange w:id="20855" w:author="Chen, Ivy (陳素貞 IEC1)" w:date="2015-01-12T13:45:00Z">
                  <w:rPr>
                    <w:ins w:id="20856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0857" w:author="IEC960923" w:date="2013-09-10T15:40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85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  <w:tcPrChange w:id="20859" w:author="IEC960923" w:date="2013-09-10T15:39:00Z">
              <w:tcPr>
                <w:tcW w:w="680" w:type="dxa"/>
                <w:gridSpan w:val="2"/>
              </w:tcPr>
            </w:tcPrChange>
          </w:tcPr>
          <w:p w:rsidR="00F2459A" w:rsidRPr="002F02C9" w:rsidRDefault="00F2459A" w:rsidP="00E37C68">
            <w:pPr>
              <w:rPr>
                <w:ins w:id="20860" w:author="IEC960923" w:date="2013-09-10T15:11:00Z"/>
                <w:rFonts w:asciiTheme="minorHAnsi" w:hAnsiTheme="minorHAnsi" w:cstheme="minorHAnsi"/>
                <w:color w:val="0033CC"/>
                <w:rPrChange w:id="20861" w:author="Chen, Ivy (陳素貞 IEC1)" w:date="2015-01-12T13:45:00Z">
                  <w:rPr>
                    <w:ins w:id="20862" w:author="IEC960923" w:date="2013-09-10T15:11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728" w:type="dxa"/>
            <w:tcPrChange w:id="20863" w:author="IEC960923" w:date="2013-09-10T15:39:00Z">
              <w:tcPr>
                <w:tcW w:w="2728" w:type="dxa"/>
              </w:tcPr>
            </w:tcPrChange>
          </w:tcPr>
          <w:p w:rsidR="00F2459A" w:rsidRPr="002F02C9" w:rsidRDefault="00152C15" w:rsidP="002528DD">
            <w:pPr>
              <w:widowControl w:val="0"/>
              <w:autoSpaceDE w:val="0"/>
              <w:autoSpaceDN w:val="0"/>
              <w:adjustRightInd w:val="0"/>
              <w:rPr>
                <w:ins w:id="20864" w:author="IEC960923" w:date="2013-09-10T15:33:00Z"/>
                <w:rFonts w:asciiTheme="minorHAnsi" w:eastAsiaTheme="minorEastAsia" w:hAnsiTheme="minorHAnsi" w:cstheme="minorHAnsi"/>
                <w:noProof/>
                <w:color w:val="0000FF"/>
                <w:szCs w:val="20"/>
                <w:lang w:eastAsia="zh-TW"/>
                <w:rPrChange w:id="20865" w:author="Chen, Ivy (陳素貞 IEC1)" w:date="2015-01-12T13:45:00Z">
                  <w:rPr>
                    <w:ins w:id="20866" w:author="IEC960923" w:date="2013-09-10T15:33:00Z"/>
                    <w:rFonts w:asciiTheme="minorHAnsi" w:eastAsiaTheme="minorEastAsia" w:hAnsiTheme="minorHAnsi" w:cstheme="minorHAnsi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  <w:ins w:id="20867" w:author="IEC960923" w:date="2013-09-10T15:33:00Z">
              <w:r w:rsidRPr="002F02C9">
                <w:rPr>
                  <w:rFonts w:asciiTheme="minorHAnsi" w:eastAsiaTheme="minorEastAsia" w:hAnsiTheme="minorHAnsi" w:cstheme="minorHAnsi" w:hint="eastAsia"/>
                  <w:noProof/>
                  <w:color w:val="0000FF"/>
                  <w:szCs w:val="20"/>
                  <w:lang w:eastAsia="zh-TW"/>
                  <w:rPrChange w:id="2086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noProof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選項值：</w:t>
              </w:r>
            </w:ins>
          </w:p>
          <w:p w:rsidR="00F2459A" w:rsidRPr="002F02C9" w:rsidRDefault="00152C15" w:rsidP="00F2459A">
            <w:pPr>
              <w:widowControl w:val="0"/>
              <w:autoSpaceDE w:val="0"/>
              <w:autoSpaceDN w:val="0"/>
              <w:adjustRightInd w:val="0"/>
              <w:rPr>
                <w:ins w:id="20869" w:author="IEC960923" w:date="2013-09-10T15:39:00Z"/>
                <w:rFonts w:ascii="Courier New" w:hAnsi="Courier New" w:cs="Courier New"/>
                <w:noProof/>
                <w:szCs w:val="20"/>
                <w:rPrChange w:id="20870" w:author="Chen, Ivy (陳素貞 IEC1)" w:date="2015-01-12T13:45:00Z">
                  <w:rPr>
                    <w:ins w:id="20871" w:author="IEC960923" w:date="2013-09-10T15:39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0872" w:author="IEC960923" w:date="2013-09-10T15:39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087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087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20875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Station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0876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,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087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20878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Name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087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</w:ins>
          </w:p>
          <w:p w:rsidR="00F2459A" w:rsidRPr="002F02C9" w:rsidRDefault="00152C15" w:rsidP="00F2459A">
            <w:pPr>
              <w:widowControl w:val="0"/>
              <w:autoSpaceDE w:val="0"/>
              <w:autoSpaceDN w:val="0"/>
              <w:adjustRightInd w:val="0"/>
              <w:rPr>
                <w:ins w:id="20880" w:author="IEC960923" w:date="2013-09-10T15:39:00Z"/>
                <w:rFonts w:ascii="Courier New" w:hAnsi="Courier New" w:cs="Courier New"/>
                <w:noProof/>
                <w:color w:val="008080"/>
                <w:szCs w:val="20"/>
                <w:rPrChange w:id="20881" w:author="Chen, Ivy (陳素貞 IEC1)" w:date="2015-01-12T13:45:00Z">
                  <w:rPr>
                    <w:ins w:id="20882" w:author="IEC960923" w:date="2013-09-10T15:39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20883" w:author="IEC960923" w:date="2013-09-10T15:39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088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088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20886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Station</w:t>
              </w:r>
            </w:ins>
          </w:p>
          <w:p w:rsidR="00F2459A" w:rsidRPr="002F02C9" w:rsidRDefault="00152C15" w:rsidP="00F2459A">
            <w:pPr>
              <w:rPr>
                <w:ins w:id="20887" w:author="IEC960923" w:date="2013-09-10T15:11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0888" w:author="Chen, Ivy (陳素貞 IEC1)" w:date="2015-01-12T13:45:00Z">
                  <w:rPr>
                    <w:ins w:id="20889" w:author="IEC960923" w:date="2013-09-10T15:11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20890" w:author="IEC960923" w:date="2013-09-10T15:39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089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089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089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089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20895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Station</w:t>
              </w:r>
            </w:ins>
          </w:p>
        </w:tc>
        <w:tc>
          <w:tcPr>
            <w:tcW w:w="2629" w:type="dxa"/>
            <w:tcPrChange w:id="20896" w:author="IEC960923" w:date="2013-09-10T15:39:00Z">
              <w:tcPr>
                <w:tcW w:w="2629" w:type="dxa"/>
              </w:tcPr>
            </w:tcPrChange>
          </w:tcPr>
          <w:p w:rsidR="00F2459A" w:rsidRPr="002F02C9" w:rsidRDefault="00152C15" w:rsidP="00E37C68">
            <w:pPr>
              <w:rPr>
                <w:ins w:id="20897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898" w:author="Chen, Ivy (陳素貞 IEC1)" w:date="2015-01-12T13:45:00Z">
                  <w:rPr>
                    <w:ins w:id="20899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900" w:author="IEC960923" w:date="2013-09-10T16:5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90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預設空值選項</w:t>
              </w:r>
            </w:ins>
          </w:p>
        </w:tc>
      </w:tr>
      <w:tr w:rsidR="00F2459A" w:rsidRPr="002F02C9" w:rsidTr="00F2459A">
        <w:trPr>
          <w:ins w:id="20902" w:author="IEC960923" w:date="2013-09-10T15:11:00Z"/>
        </w:trPr>
        <w:tc>
          <w:tcPr>
            <w:tcW w:w="445" w:type="dxa"/>
            <w:tcPrChange w:id="20903" w:author="IEC960923" w:date="2013-09-10T15:39:00Z">
              <w:tcPr>
                <w:tcW w:w="445" w:type="dxa"/>
              </w:tcPr>
            </w:tcPrChange>
          </w:tcPr>
          <w:p w:rsidR="00F2459A" w:rsidRPr="002F02C9" w:rsidRDefault="00152C15" w:rsidP="00E37C68">
            <w:pPr>
              <w:rPr>
                <w:ins w:id="20904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905" w:author="Chen, Ivy (陳素貞 IEC1)" w:date="2015-01-12T13:45:00Z">
                  <w:rPr>
                    <w:ins w:id="20906" w:author="IEC960923" w:date="2013-09-10T15:1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907" w:author="IEC960923" w:date="2013-09-10T15:1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90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5</w:t>
              </w:r>
            </w:ins>
          </w:p>
        </w:tc>
        <w:tc>
          <w:tcPr>
            <w:tcW w:w="1364" w:type="dxa"/>
            <w:tcPrChange w:id="20909" w:author="IEC960923" w:date="2013-09-10T15:39:00Z">
              <w:tcPr>
                <w:tcW w:w="1310" w:type="dxa"/>
              </w:tcPr>
            </w:tcPrChange>
          </w:tcPr>
          <w:p w:rsidR="00F2459A" w:rsidRPr="002F02C9" w:rsidRDefault="00152C15" w:rsidP="00E37C68">
            <w:pPr>
              <w:rPr>
                <w:ins w:id="20910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911" w:author="Chen, Ivy (陳素貞 IEC1)" w:date="2015-01-12T13:45:00Z">
                  <w:rPr>
                    <w:ins w:id="20912" w:author="IEC960923" w:date="2013-09-10T15:1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913" w:author="IEC960923" w:date="2013-09-10T15:3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91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Family</w:t>
              </w:r>
            </w:ins>
          </w:p>
        </w:tc>
        <w:tc>
          <w:tcPr>
            <w:tcW w:w="862" w:type="dxa"/>
            <w:tcPrChange w:id="20915" w:author="IEC960923" w:date="2013-09-10T15:39:00Z">
              <w:tcPr>
                <w:tcW w:w="916" w:type="dxa"/>
                <w:gridSpan w:val="2"/>
              </w:tcPr>
            </w:tcPrChange>
          </w:tcPr>
          <w:p w:rsidR="00F2459A" w:rsidRPr="002F02C9" w:rsidRDefault="00152C15" w:rsidP="00E37C68">
            <w:pPr>
              <w:rPr>
                <w:ins w:id="20916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917" w:author="Chen, Ivy (陳素貞 IEC1)" w:date="2015-01-12T13:45:00Z">
                  <w:rPr>
                    <w:ins w:id="20918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919" w:author="IEC960923" w:date="2013-09-10T15:3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92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839" w:type="dxa"/>
            <w:tcPrChange w:id="20921" w:author="IEC960923" w:date="2013-09-10T15:39:00Z">
              <w:tcPr>
                <w:tcW w:w="677" w:type="dxa"/>
              </w:tcPr>
            </w:tcPrChange>
          </w:tcPr>
          <w:p w:rsidR="00F2459A" w:rsidRPr="002F02C9" w:rsidRDefault="00F2459A" w:rsidP="00E37C68">
            <w:pPr>
              <w:rPr>
                <w:ins w:id="20922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923" w:author="Chen, Ivy (陳素貞 IEC1)" w:date="2015-01-12T13:45:00Z">
                  <w:rPr>
                    <w:ins w:id="20924" w:author="IEC960923" w:date="2013-09-10T15:11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1276" w:type="dxa"/>
            <w:tcPrChange w:id="20925" w:author="IEC960923" w:date="2013-09-10T15:39:00Z">
              <w:tcPr>
                <w:tcW w:w="1432" w:type="dxa"/>
                <w:gridSpan w:val="2"/>
              </w:tcPr>
            </w:tcPrChange>
          </w:tcPr>
          <w:p w:rsidR="00F2459A" w:rsidRPr="002F02C9" w:rsidRDefault="00152C15">
            <w:pPr>
              <w:rPr>
                <w:ins w:id="20926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927" w:author="Chen, Ivy (陳素貞 IEC1)" w:date="2015-01-12T13:45:00Z">
                  <w:rPr>
                    <w:ins w:id="20928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929" w:author="IEC960923" w:date="2013-09-10T15:40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93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  <w:tcPrChange w:id="20931" w:author="IEC960923" w:date="2013-09-10T15:39:00Z">
              <w:tcPr>
                <w:tcW w:w="680" w:type="dxa"/>
                <w:gridSpan w:val="2"/>
              </w:tcPr>
            </w:tcPrChange>
          </w:tcPr>
          <w:p w:rsidR="00F2459A" w:rsidRPr="002F02C9" w:rsidRDefault="00F2459A" w:rsidP="00E37C68">
            <w:pPr>
              <w:rPr>
                <w:ins w:id="20932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933" w:author="Chen, Ivy (陳素貞 IEC1)" w:date="2015-01-12T13:45:00Z">
                  <w:rPr>
                    <w:ins w:id="20934" w:author="IEC960923" w:date="2013-09-10T15:1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  <w:tcPrChange w:id="20935" w:author="IEC960923" w:date="2013-09-10T15:39:00Z">
              <w:tcPr>
                <w:tcW w:w="2728" w:type="dxa"/>
              </w:tcPr>
            </w:tcPrChange>
          </w:tcPr>
          <w:p w:rsidR="00F2459A" w:rsidRPr="002F02C9" w:rsidRDefault="00152C15" w:rsidP="002528DD">
            <w:pPr>
              <w:widowControl w:val="0"/>
              <w:autoSpaceDE w:val="0"/>
              <w:autoSpaceDN w:val="0"/>
              <w:adjustRightInd w:val="0"/>
              <w:rPr>
                <w:ins w:id="20936" w:author="IEC960923" w:date="2013-09-10T15:33:00Z"/>
                <w:rFonts w:asciiTheme="minorHAnsi" w:eastAsiaTheme="minorEastAsia" w:hAnsiTheme="minorHAnsi" w:cstheme="minorHAnsi"/>
                <w:noProof/>
                <w:color w:val="0000FF"/>
                <w:szCs w:val="20"/>
                <w:lang w:eastAsia="zh-TW"/>
                <w:rPrChange w:id="20937" w:author="Chen, Ivy (陳素貞 IEC1)" w:date="2015-01-12T13:45:00Z">
                  <w:rPr>
                    <w:ins w:id="20938" w:author="IEC960923" w:date="2013-09-10T15:33:00Z"/>
                    <w:rFonts w:asciiTheme="minorHAnsi" w:eastAsiaTheme="minorEastAsia" w:hAnsiTheme="minorHAnsi" w:cstheme="minorHAnsi"/>
                    <w:noProof/>
                    <w:color w:val="0000FF"/>
                    <w:szCs w:val="20"/>
                    <w:lang w:eastAsia="zh-TW"/>
                  </w:rPr>
                </w:rPrChange>
              </w:rPr>
            </w:pPr>
            <w:ins w:id="20939" w:author="IEC960923" w:date="2013-09-10T15:33:00Z">
              <w:r w:rsidRPr="002F02C9">
                <w:rPr>
                  <w:rFonts w:asciiTheme="minorHAnsi" w:eastAsiaTheme="minorEastAsia" w:hAnsiTheme="minorHAnsi" w:cstheme="minorHAnsi" w:hint="eastAsia"/>
                  <w:noProof/>
                  <w:color w:val="0000FF"/>
                  <w:szCs w:val="20"/>
                  <w:lang w:eastAsia="zh-TW"/>
                  <w:rPrChange w:id="2094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noProof/>
                      <w:color w:val="0000FF"/>
                      <w:szCs w:val="20"/>
                      <w:u w:val="single"/>
                      <w:lang w:eastAsia="zh-TW"/>
                    </w:rPr>
                  </w:rPrChange>
                </w:rPr>
                <w:t>選項值：</w:t>
              </w:r>
            </w:ins>
          </w:p>
          <w:p w:rsidR="00F2459A" w:rsidRPr="002F02C9" w:rsidRDefault="00152C15" w:rsidP="002528DD">
            <w:pPr>
              <w:widowControl w:val="0"/>
              <w:autoSpaceDE w:val="0"/>
              <w:autoSpaceDN w:val="0"/>
              <w:adjustRightInd w:val="0"/>
              <w:rPr>
                <w:ins w:id="20941" w:author="IEC960923" w:date="2013-09-10T15:33:00Z"/>
                <w:rFonts w:asciiTheme="minorHAnsi" w:hAnsiTheme="minorHAnsi" w:cstheme="minorHAnsi"/>
                <w:noProof/>
                <w:color w:val="008080"/>
                <w:szCs w:val="20"/>
                <w:rPrChange w:id="20942" w:author="Chen, Ivy (陳素貞 IEC1)" w:date="2015-01-12T13:45:00Z">
                  <w:rPr>
                    <w:ins w:id="20943" w:author="IEC960923" w:date="2013-09-10T15:33:00Z"/>
                    <w:rFonts w:asciiTheme="minorHAnsi" w:hAnsiTheme="minorHAnsi" w:cstheme="minorHAnsi"/>
                    <w:noProof/>
                    <w:color w:val="008080"/>
                    <w:szCs w:val="20"/>
                  </w:rPr>
                </w:rPrChange>
              </w:rPr>
            </w:pPr>
            <w:ins w:id="20944" w:author="IEC960923" w:date="2013-09-10T15:33:00Z">
              <w:r w:rsidRPr="002F02C9">
                <w:rPr>
                  <w:rFonts w:asciiTheme="minorHAnsi" w:hAnsiTheme="minorHAnsi" w:cstheme="minorHAnsi"/>
                  <w:noProof/>
                  <w:color w:val="0000FF"/>
                  <w:szCs w:val="20"/>
                  <w:rPrChange w:id="20945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Theme="minorHAnsi" w:hAnsiTheme="minorHAnsi" w:cstheme="minorHAnsi"/>
                  <w:noProof/>
                  <w:szCs w:val="20"/>
                  <w:rPrChange w:id="20946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8080"/>
                  <w:szCs w:val="20"/>
                  <w:rPrChange w:id="20947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Family</w:t>
              </w:r>
              <w:r w:rsidRPr="002F02C9">
                <w:rPr>
                  <w:rFonts w:asciiTheme="minorHAnsi" w:hAnsiTheme="minorHAnsi" w:cstheme="minorHAnsi"/>
                  <w:noProof/>
                  <w:szCs w:val="20"/>
                  <w:rPrChange w:id="20948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00FF"/>
                  <w:szCs w:val="20"/>
                  <w:rPrChange w:id="20949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Theme="minorHAnsi" w:hAnsiTheme="minorHAnsi" w:cstheme="minorHAnsi"/>
                  <w:noProof/>
                  <w:szCs w:val="20"/>
                  <w:rPrChange w:id="20950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8080"/>
                  <w:szCs w:val="20"/>
                  <w:rPrChange w:id="20951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Family</w:t>
              </w:r>
            </w:ins>
          </w:p>
          <w:p w:rsidR="00F2459A" w:rsidRPr="002F02C9" w:rsidRDefault="00152C15" w:rsidP="00E37C68">
            <w:pPr>
              <w:rPr>
                <w:ins w:id="20952" w:author="IEC960923" w:date="2013-09-10T15:11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0953" w:author="Chen, Ivy (陳素貞 IEC1)" w:date="2015-01-12T13:45:00Z">
                  <w:rPr>
                    <w:ins w:id="20954" w:author="IEC960923" w:date="2013-09-10T15:11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20955" w:author="IEC960923" w:date="2013-09-10T15:33:00Z">
              <w:r w:rsidRPr="002F02C9">
                <w:rPr>
                  <w:rFonts w:asciiTheme="minorHAnsi" w:hAnsiTheme="minorHAnsi" w:cstheme="minorHAnsi"/>
                  <w:noProof/>
                  <w:color w:val="0000FF"/>
                  <w:szCs w:val="20"/>
                  <w:rPrChange w:id="20956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</w:t>
              </w:r>
              <w:r w:rsidRPr="002F02C9">
                <w:rPr>
                  <w:rFonts w:asciiTheme="minorHAnsi" w:hAnsiTheme="minorHAnsi" w:cstheme="minorHAnsi"/>
                  <w:noProof/>
                  <w:szCs w:val="20"/>
                  <w:rPrChange w:id="20957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00FF"/>
                  <w:szCs w:val="20"/>
                  <w:rPrChange w:id="20958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by</w:t>
              </w:r>
              <w:r w:rsidRPr="002F02C9">
                <w:rPr>
                  <w:rFonts w:asciiTheme="minorHAnsi" w:hAnsiTheme="minorHAnsi" w:cstheme="minorHAnsi"/>
                  <w:noProof/>
                  <w:szCs w:val="20"/>
                  <w:rPrChange w:id="20959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8080"/>
                  <w:szCs w:val="20"/>
                  <w:rPrChange w:id="20960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Family</w:t>
              </w:r>
            </w:ins>
          </w:p>
        </w:tc>
        <w:tc>
          <w:tcPr>
            <w:tcW w:w="2629" w:type="dxa"/>
            <w:tcPrChange w:id="20961" w:author="IEC960923" w:date="2013-09-10T15:39:00Z">
              <w:tcPr>
                <w:tcW w:w="2629" w:type="dxa"/>
              </w:tcPr>
            </w:tcPrChange>
          </w:tcPr>
          <w:p w:rsidR="00F2459A" w:rsidRPr="002F02C9" w:rsidRDefault="00152C15" w:rsidP="00E37C68">
            <w:pPr>
              <w:rPr>
                <w:ins w:id="20962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963" w:author="Chen, Ivy (陳素貞 IEC1)" w:date="2015-01-12T13:45:00Z">
                  <w:rPr>
                    <w:ins w:id="20964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965" w:author="IEC960923" w:date="2013-09-10T16:5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096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預設空值選項</w:t>
              </w:r>
            </w:ins>
          </w:p>
        </w:tc>
      </w:tr>
      <w:tr w:rsidR="000D6FDC" w:rsidRPr="002F02C9" w:rsidTr="00F2459A">
        <w:trPr>
          <w:ins w:id="20967" w:author="IEC960923" w:date="2013-09-10T15:11:00Z"/>
        </w:trPr>
        <w:tc>
          <w:tcPr>
            <w:tcW w:w="445" w:type="dxa"/>
            <w:tcPrChange w:id="20968" w:author="IEC960923" w:date="2013-09-10T15:39:00Z">
              <w:tcPr>
                <w:tcW w:w="445" w:type="dxa"/>
              </w:tcPr>
            </w:tcPrChange>
          </w:tcPr>
          <w:p w:rsidR="000D6FDC" w:rsidRPr="002F02C9" w:rsidRDefault="00152C15" w:rsidP="00E37C68">
            <w:pPr>
              <w:rPr>
                <w:ins w:id="20969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970" w:author="Chen, Ivy (陳素貞 IEC1)" w:date="2015-01-12T13:45:00Z">
                  <w:rPr>
                    <w:ins w:id="20971" w:author="IEC960923" w:date="2013-09-10T15:1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972" w:author="IEC960923" w:date="2013-09-10T15:1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97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6</w:t>
              </w:r>
            </w:ins>
          </w:p>
        </w:tc>
        <w:tc>
          <w:tcPr>
            <w:tcW w:w="1364" w:type="dxa"/>
            <w:tcPrChange w:id="20974" w:author="IEC960923" w:date="2013-09-10T15:39:00Z">
              <w:tcPr>
                <w:tcW w:w="1310" w:type="dxa"/>
              </w:tcPr>
            </w:tcPrChange>
          </w:tcPr>
          <w:p w:rsidR="000D6FDC" w:rsidRPr="002F02C9" w:rsidRDefault="00152C15" w:rsidP="00E37C68">
            <w:pPr>
              <w:rPr>
                <w:ins w:id="20975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976" w:author="Chen, Ivy (陳素貞 IEC1)" w:date="2015-01-12T13:45:00Z">
                  <w:rPr>
                    <w:ins w:id="20977" w:author="IEC960923" w:date="2013-09-10T15:1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978" w:author="IEC960923" w:date="2013-09-10T15:3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97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BomNodeType</w:t>
              </w:r>
            </w:ins>
          </w:p>
        </w:tc>
        <w:tc>
          <w:tcPr>
            <w:tcW w:w="862" w:type="dxa"/>
            <w:tcPrChange w:id="20980" w:author="IEC960923" w:date="2013-09-10T15:39:00Z">
              <w:tcPr>
                <w:tcW w:w="916" w:type="dxa"/>
                <w:gridSpan w:val="2"/>
              </w:tcPr>
            </w:tcPrChange>
          </w:tcPr>
          <w:p w:rsidR="000D6FDC" w:rsidRPr="002F02C9" w:rsidRDefault="00152C15" w:rsidP="00E37C68">
            <w:pPr>
              <w:rPr>
                <w:ins w:id="20981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982" w:author="Chen, Ivy (陳素貞 IEC1)" w:date="2015-01-12T13:45:00Z">
                  <w:rPr>
                    <w:ins w:id="20983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984" w:author="IEC960923" w:date="2013-09-10T15:1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098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  <w:tcPrChange w:id="20986" w:author="IEC960923" w:date="2013-09-10T15:39:00Z">
              <w:tcPr>
                <w:tcW w:w="677" w:type="dxa"/>
              </w:tcPr>
            </w:tcPrChange>
          </w:tcPr>
          <w:p w:rsidR="000D6FDC" w:rsidRPr="002F02C9" w:rsidRDefault="00152C15">
            <w:pPr>
              <w:rPr>
                <w:ins w:id="20987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0988" w:author="Chen, Ivy (陳素貞 IEC1)" w:date="2015-01-12T13:45:00Z">
                  <w:rPr>
                    <w:ins w:id="20989" w:author="IEC960923" w:date="2013-09-10T15:11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0990" w:author="IEC960923" w:date="2013-09-10T15:1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0991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</w:ins>
            <w:ins w:id="20992" w:author="IEC960923" w:date="2013-09-10T15:3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099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</w:ins>
            <w:ins w:id="20994" w:author="IEC960923" w:date="2013-09-10T15:1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0995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  <w:tcPrChange w:id="20996" w:author="IEC960923" w:date="2013-09-10T15:39:00Z">
              <w:tcPr>
                <w:tcW w:w="1432" w:type="dxa"/>
                <w:gridSpan w:val="2"/>
              </w:tcPr>
            </w:tcPrChange>
          </w:tcPr>
          <w:p w:rsidR="000D6FDC" w:rsidRPr="002F02C9" w:rsidRDefault="00152C15" w:rsidP="00E37C68">
            <w:pPr>
              <w:rPr>
                <w:ins w:id="20997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0998" w:author="Chen, Ivy (陳素貞 IEC1)" w:date="2015-01-12T13:45:00Z">
                  <w:rPr>
                    <w:ins w:id="20999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000" w:author="IEC960923" w:date="2013-09-10T15:1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00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  <w:tcPrChange w:id="21002" w:author="IEC960923" w:date="2013-09-10T15:39:00Z">
              <w:tcPr>
                <w:tcW w:w="680" w:type="dxa"/>
                <w:gridSpan w:val="2"/>
              </w:tcPr>
            </w:tcPrChange>
          </w:tcPr>
          <w:p w:rsidR="000D6FDC" w:rsidRPr="002F02C9" w:rsidRDefault="000D6FDC" w:rsidP="00E37C68">
            <w:pPr>
              <w:rPr>
                <w:ins w:id="21003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004" w:author="Chen, Ivy (陳素貞 IEC1)" w:date="2015-01-12T13:45:00Z">
                  <w:rPr>
                    <w:ins w:id="21005" w:author="IEC960923" w:date="2013-09-10T15:1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  <w:tcPrChange w:id="21006" w:author="IEC960923" w:date="2013-09-10T15:39:00Z">
              <w:tcPr>
                <w:tcW w:w="2728" w:type="dxa"/>
              </w:tcPr>
            </w:tcPrChange>
          </w:tcPr>
          <w:p w:rsidR="000D6FDC" w:rsidRPr="002F02C9" w:rsidRDefault="000D6FDC" w:rsidP="00E37C68">
            <w:pPr>
              <w:rPr>
                <w:ins w:id="21007" w:author="IEC960923" w:date="2013-09-10T15:11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1008" w:author="Chen, Ivy (陳素貞 IEC1)" w:date="2015-01-12T13:45:00Z">
                  <w:rPr>
                    <w:ins w:id="21009" w:author="IEC960923" w:date="2013-09-10T15:11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  <w:tcPrChange w:id="21010" w:author="IEC960923" w:date="2013-09-10T15:39:00Z">
              <w:tcPr>
                <w:tcW w:w="2629" w:type="dxa"/>
              </w:tcPr>
            </w:tcPrChange>
          </w:tcPr>
          <w:p w:rsidR="000D6FDC" w:rsidRPr="002F02C9" w:rsidRDefault="00152C15" w:rsidP="00E37C68">
            <w:pPr>
              <w:rPr>
                <w:ins w:id="21011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012" w:author="Chen, Ivy (陳素貞 IEC1)" w:date="2015-01-12T13:45:00Z">
                  <w:rPr>
                    <w:ins w:id="21013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014" w:author="IEC960923" w:date="2013-09-10T17:00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01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輸入</w:t>
              </w:r>
            </w:ins>
            <w:ins w:id="21016" w:author="IEC960923" w:date="2013-09-10T17:0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017" w:author="Chen, Ivy (陳素貞 IEC1)" w:date="2015-01-12T13:45:00Z">
                    <w:rPr>
                      <w:rFonts w:ascii="Verdana" w:hAnsi="Verdana"/>
                      <w:color w:val="000000"/>
                      <w:szCs w:val="20"/>
                      <w:u w:val="single"/>
                      <w:shd w:val="clear" w:color="auto" w:fill="E8E8E8"/>
                    </w:rPr>
                  </w:rPrChange>
                </w:rPr>
                <w:t>regular expression</w:t>
              </w:r>
            </w:ins>
          </w:p>
        </w:tc>
      </w:tr>
      <w:tr w:rsidR="000301BB" w:rsidRPr="002F02C9" w:rsidTr="00F2459A">
        <w:trPr>
          <w:ins w:id="21018" w:author="IEC960923" w:date="2013-09-10T15:11:00Z"/>
        </w:trPr>
        <w:tc>
          <w:tcPr>
            <w:tcW w:w="445" w:type="dxa"/>
            <w:tcPrChange w:id="21019" w:author="IEC960923" w:date="2013-09-10T15:39:00Z">
              <w:tcPr>
                <w:tcW w:w="445" w:type="dxa"/>
              </w:tcPr>
            </w:tcPrChange>
          </w:tcPr>
          <w:p w:rsidR="000301BB" w:rsidRPr="002F02C9" w:rsidRDefault="00152C15" w:rsidP="00E37C68">
            <w:pPr>
              <w:rPr>
                <w:ins w:id="21020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021" w:author="Chen, Ivy (陳素貞 IEC1)" w:date="2015-01-12T13:45:00Z">
                  <w:rPr>
                    <w:ins w:id="21022" w:author="IEC960923" w:date="2013-09-10T15:1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023" w:author="IEC960923" w:date="2013-09-10T15:1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02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7</w:t>
              </w:r>
            </w:ins>
          </w:p>
        </w:tc>
        <w:tc>
          <w:tcPr>
            <w:tcW w:w="1364" w:type="dxa"/>
            <w:tcPrChange w:id="21025" w:author="IEC960923" w:date="2013-09-10T15:39:00Z">
              <w:tcPr>
                <w:tcW w:w="1310" w:type="dxa"/>
              </w:tcPr>
            </w:tcPrChange>
          </w:tcPr>
          <w:p w:rsidR="000301BB" w:rsidRPr="002F02C9" w:rsidRDefault="00152C15" w:rsidP="00E37C68">
            <w:pPr>
              <w:rPr>
                <w:ins w:id="21026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027" w:author="Chen, Ivy (陳素貞 IEC1)" w:date="2015-01-12T13:45:00Z">
                  <w:rPr>
                    <w:ins w:id="21028" w:author="IEC960923" w:date="2013-09-10T15:1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029" w:author="IEC960923" w:date="2013-09-10T17:0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03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PartDescr</w:t>
              </w:r>
            </w:ins>
          </w:p>
        </w:tc>
        <w:tc>
          <w:tcPr>
            <w:tcW w:w="862" w:type="dxa"/>
            <w:tcPrChange w:id="21031" w:author="IEC960923" w:date="2013-09-10T15:39:00Z">
              <w:tcPr>
                <w:tcW w:w="916" w:type="dxa"/>
                <w:gridSpan w:val="2"/>
              </w:tcPr>
            </w:tcPrChange>
          </w:tcPr>
          <w:p w:rsidR="000301BB" w:rsidRPr="002F02C9" w:rsidRDefault="00152C15" w:rsidP="00E37C68">
            <w:pPr>
              <w:rPr>
                <w:ins w:id="21032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033" w:author="Chen, Ivy (陳素貞 IEC1)" w:date="2015-01-12T13:45:00Z">
                  <w:rPr>
                    <w:ins w:id="21034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035" w:author="IEC960923" w:date="2013-09-10T17:00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03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  <w:tcPrChange w:id="21037" w:author="IEC960923" w:date="2013-09-10T15:39:00Z">
              <w:tcPr>
                <w:tcW w:w="677" w:type="dxa"/>
              </w:tcPr>
            </w:tcPrChange>
          </w:tcPr>
          <w:p w:rsidR="000301BB" w:rsidRPr="002F02C9" w:rsidRDefault="00152C15">
            <w:pPr>
              <w:rPr>
                <w:ins w:id="21038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039" w:author="Chen, Ivy (陳素貞 IEC1)" w:date="2015-01-12T13:45:00Z">
                  <w:rPr>
                    <w:ins w:id="21040" w:author="IEC960923" w:date="2013-09-10T15:11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041" w:author="IEC960923" w:date="2013-09-10T17:0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04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04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04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  <w:tcPrChange w:id="21045" w:author="IEC960923" w:date="2013-09-10T15:39:00Z">
              <w:tcPr>
                <w:tcW w:w="1432" w:type="dxa"/>
                <w:gridSpan w:val="2"/>
              </w:tcPr>
            </w:tcPrChange>
          </w:tcPr>
          <w:p w:rsidR="000301BB" w:rsidRPr="002F02C9" w:rsidRDefault="00152C15" w:rsidP="00E37C68">
            <w:pPr>
              <w:rPr>
                <w:ins w:id="21046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047" w:author="Chen, Ivy (陳素貞 IEC1)" w:date="2015-01-12T13:45:00Z">
                  <w:rPr>
                    <w:ins w:id="21048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049" w:author="IEC960923" w:date="2013-09-10T17:00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05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  <w:tcPrChange w:id="21051" w:author="IEC960923" w:date="2013-09-10T15:39:00Z">
              <w:tcPr>
                <w:tcW w:w="680" w:type="dxa"/>
                <w:gridSpan w:val="2"/>
              </w:tcPr>
            </w:tcPrChange>
          </w:tcPr>
          <w:p w:rsidR="000301BB" w:rsidRPr="002F02C9" w:rsidRDefault="000301BB" w:rsidP="00E37C68">
            <w:pPr>
              <w:rPr>
                <w:ins w:id="21052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053" w:author="Chen, Ivy (陳素貞 IEC1)" w:date="2015-01-12T13:45:00Z">
                  <w:rPr>
                    <w:ins w:id="21054" w:author="IEC960923" w:date="2013-09-10T15:1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  <w:tcPrChange w:id="21055" w:author="IEC960923" w:date="2013-09-10T15:39:00Z">
              <w:tcPr>
                <w:tcW w:w="2728" w:type="dxa"/>
              </w:tcPr>
            </w:tcPrChange>
          </w:tcPr>
          <w:p w:rsidR="000301BB" w:rsidRPr="002F02C9" w:rsidRDefault="000301BB" w:rsidP="00E37C68">
            <w:pPr>
              <w:rPr>
                <w:ins w:id="21056" w:author="IEC960923" w:date="2013-09-10T15:11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1057" w:author="Chen, Ivy (陳素貞 IEC1)" w:date="2015-01-12T13:45:00Z">
                  <w:rPr>
                    <w:ins w:id="21058" w:author="IEC960923" w:date="2013-09-10T15:11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  <w:tcPrChange w:id="21059" w:author="IEC960923" w:date="2013-09-10T15:39:00Z">
              <w:tcPr>
                <w:tcW w:w="2629" w:type="dxa"/>
              </w:tcPr>
            </w:tcPrChange>
          </w:tcPr>
          <w:p w:rsidR="000301BB" w:rsidRPr="002F02C9" w:rsidRDefault="00152C15" w:rsidP="00E37C68">
            <w:pPr>
              <w:rPr>
                <w:ins w:id="21060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061" w:author="Chen, Ivy (陳素貞 IEC1)" w:date="2015-01-12T13:45:00Z">
                  <w:rPr>
                    <w:ins w:id="21062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063" w:author="IEC960923" w:date="2013-09-10T17:0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06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輸入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06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regular expression</w:t>
              </w:r>
            </w:ins>
          </w:p>
        </w:tc>
      </w:tr>
      <w:tr w:rsidR="000301BB" w:rsidRPr="002F02C9" w:rsidTr="00F2459A">
        <w:trPr>
          <w:ins w:id="21066" w:author="IEC960923" w:date="2013-09-10T17:00:00Z"/>
        </w:trPr>
        <w:tc>
          <w:tcPr>
            <w:tcW w:w="445" w:type="dxa"/>
          </w:tcPr>
          <w:p w:rsidR="000301BB" w:rsidRPr="002F02C9" w:rsidRDefault="00152C15" w:rsidP="00E37C68">
            <w:pPr>
              <w:rPr>
                <w:ins w:id="21067" w:author="IEC960923" w:date="2013-09-10T17:00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068" w:author="Chen, Ivy (陳素貞 IEC1)" w:date="2015-01-12T13:45:00Z">
                  <w:rPr>
                    <w:ins w:id="21069" w:author="IEC960923" w:date="2013-09-10T17:00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070" w:author="IEC960923" w:date="2013-09-10T17:0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07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8</w:t>
              </w:r>
            </w:ins>
          </w:p>
        </w:tc>
        <w:tc>
          <w:tcPr>
            <w:tcW w:w="1364" w:type="dxa"/>
          </w:tcPr>
          <w:p w:rsidR="000301BB" w:rsidRPr="002F02C9" w:rsidRDefault="00152C15" w:rsidP="00E37C68">
            <w:pPr>
              <w:rPr>
                <w:ins w:id="21072" w:author="IEC960923" w:date="2013-09-10T17:00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073" w:author="Chen, Ivy (陳素貞 IEC1)" w:date="2015-01-12T13:45:00Z">
                  <w:rPr>
                    <w:ins w:id="21074" w:author="IEC960923" w:date="2013-09-10T17:00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075" w:author="IEC960923" w:date="2013-09-10T17:0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07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PartType</w:t>
              </w:r>
            </w:ins>
          </w:p>
        </w:tc>
        <w:tc>
          <w:tcPr>
            <w:tcW w:w="862" w:type="dxa"/>
          </w:tcPr>
          <w:p w:rsidR="000301BB" w:rsidRPr="002F02C9" w:rsidRDefault="00152C15" w:rsidP="00E37C68">
            <w:pPr>
              <w:rPr>
                <w:ins w:id="21077" w:author="IEC960923" w:date="2013-09-10T17:00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078" w:author="Chen, Ivy (陳素貞 IEC1)" w:date="2015-01-12T13:45:00Z">
                  <w:rPr>
                    <w:ins w:id="21079" w:author="IEC960923" w:date="2013-09-10T17:00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080" w:author="IEC960923" w:date="2013-09-10T17:00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08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0301BB" w:rsidRPr="002F02C9" w:rsidRDefault="00152C15" w:rsidP="00F2459A">
            <w:pPr>
              <w:rPr>
                <w:ins w:id="21082" w:author="IEC960923" w:date="2013-09-10T17:00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083" w:author="Chen, Ivy (陳素貞 IEC1)" w:date="2015-01-12T13:45:00Z">
                  <w:rPr>
                    <w:ins w:id="21084" w:author="IEC960923" w:date="2013-09-10T17:00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085" w:author="IEC960923" w:date="2013-09-10T17:0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08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08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08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0301BB" w:rsidRPr="002F02C9" w:rsidRDefault="00152C15" w:rsidP="00E37C68">
            <w:pPr>
              <w:rPr>
                <w:ins w:id="21089" w:author="IEC960923" w:date="2013-09-10T17:00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090" w:author="Chen, Ivy (陳素貞 IEC1)" w:date="2015-01-12T13:45:00Z">
                  <w:rPr>
                    <w:ins w:id="21091" w:author="IEC960923" w:date="2013-09-10T17:00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092" w:author="IEC960923" w:date="2013-09-10T17:00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09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0301BB" w:rsidRPr="002F02C9" w:rsidRDefault="000301BB" w:rsidP="00E37C68">
            <w:pPr>
              <w:rPr>
                <w:ins w:id="21094" w:author="IEC960923" w:date="2013-09-10T17:00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095" w:author="Chen, Ivy (陳素貞 IEC1)" w:date="2015-01-12T13:45:00Z">
                  <w:rPr>
                    <w:ins w:id="21096" w:author="IEC960923" w:date="2013-09-10T17:00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0301BB" w:rsidRPr="002F02C9" w:rsidRDefault="000301BB" w:rsidP="00E37C68">
            <w:pPr>
              <w:rPr>
                <w:ins w:id="21097" w:author="IEC960923" w:date="2013-09-10T17:00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1098" w:author="Chen, Ivy (陳素貞 IEC1)" w:date="2015-01-12T13:45:00Z">
                  <w:rPr>
                    <w:ins w:id="21099" w:author="IEC960923" w:date="2013-09-10T17:00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0301BB" w:rsidRPr="002F02C9" w:rsidRDefault="00152C15" w:rsidP="00E37C68">
            <w:pPr>
              <w:rPr>
                <w:ins w:id="21100" w:author="IEC960923" w:date="2013-09-10T17:00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101" w:author="Chen, Ivy (陳素貞 IEC1)" w:date="2015-01-12T13:45:00Z">
                  <w:rPr>
                    <w:ins w:id="21102" w:author="IEC960923" w:date="2013-09-10T17:00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103" w:author="IEC960923" w:date="2013-09-10T17:0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10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輸入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10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regular expression</w:t>
              </w:r>
            </w:ins>
          </w:p>
        </w:tc>
      </w:tr>
      <w:tr w:rsidR="000301BB" w:rsidRPr="002F02C9" w:rsidTr="00F2459A">
        <w:trPr>
          <w:ins w:id="21106" w:author="IEC960923" w:date="2013-09-10T17:00:00Z"/>
        </w:trPr>
        <w:tc>
          <w:tcPr>
            <w:tcW w:w="445" w:type="dxa"/>
          </w:tcPr>
          <w:p w:rsidR="000301BB" w:rsidRPr="002F02C9" w:rsidRDefault="00152C15" w:rsidP="00E37C68">
            <w:pPr>
              <w:rPr>
                <w:ins w:id="21107" w:author="IEC960923" w:date="2013-09-10T17:00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108" w:author="Chen, Ivy (陳素貞 IEC1)" w:date="2015-01-12T13:45:00Z">
                  <w:rPr>
                    <w:ins w:id="21109" w:author="IEC960923" w:date="2013-09-10T17:00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110" w:author="IEC960923" w:date="2013-09-10T17:0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11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9</w:t>
              </w:r>
            </w:ins>
          </w:p>
        </w:tc>
        <w:tc>
          <w:tcPr>
            <w:tcW w:w="1364" w:type="dxa"/>
          </w:tcPr>
          <w:p w:rsidR="000301BB" w:rsidRPr="002F02C9" w:rsidRDefault="00152C15" w:rsidP="00E37C68">
            <w:pPr>
              <w:rPr>
                <w:ins w:id="21112" w:author="IEC960923" w:date="2013-09-10T17:00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113" w:author="Chen, Ivy (陳素貞 IEC1)" w:date="2015-01-12T13:45:00Z">
                  <w:rPr>
                    <w:ins w:id="21114" w:author="IEC960923" w:date="2013-09-10T17:00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115" w:author="IEC960923" w:date="2013-09-10T17:0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11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MatchRule</w:t>
              </w:r>
            </w:ins>
          </w:p>
        </w:tc>
        <w:tc>
          <w:tcPr>
            <w:tcW w:w="862" w:type="dxa"/>
          </w:tcPr>
          <w:p w:rsidR="000301BB" w:rsidRPr="002F02C9" w:rsidRDefault="00152C15" w:rsidP="00E37C68">
            <w:pPr>
              <w:rPr>
                <w:ins w:id="21117" w:author="IEC960923" w:date="2013-09-10T17:00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118" w:author="Chen, Ivy (陳素貞 IEC1)" w:date="2015-01-12T13:45:00Z">
                  <w:rPr>
                    <w:ins w:id="21119" w:author="IEC960923" w:date="2013-09-10T17:00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120" w:author="IEC960923" w:date="2013-09-10T17:0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12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0301BB" w:rsidRPr="002F02C9" w:rsidRDefault="00152C15" w:rsidP="00F2459A">
            <w:pPr>
              <w:rPr>
                <w:ins w:id="21122" w:author="IEC960923" w:date="2013-09-10T17:00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123" w:author="Chen, Ivy (陳素貞 IEC1)" w:date="2015-01-12T13:45:00Z">
                  <w:rPr>
                    <w:ins w:id="21124" w:author="IEC960923" w:date="2013-09-10T17:00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125" w:author="IEC960923" w:date="2013-09-10T17:0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12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12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12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0301BB" w:rsidRPr="002F02C9" w:rsidRDefault="00152C15" w:rsidP="00E37C68">
            <w:pPr>
              <w:rPr>
                <w:ins w:id="21129" w:author="IEC960923" w:date="2013-09-10T17:00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130" w:author="Chen, Ivy (陳素貞 IEC1)" w:date="2015-01-12T13:45:00Z">
                  <w:rPr>
                    <w:ins w:id="21131" w:author="IEC960923" w:date="2013-09-10T17:00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132" w:author="IEC960923" w:date="2013-09-10T17:0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13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0301BB" w:rsidRPr="002F02C9" w:rsidRDefault="000301BB" w:rsidP="00E37C68">
            <w:pPr>
              <w:rPr>
                <w:ins w:id="21134" w:author="IEC960923" w:date="2013-09-10T17:00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135" w:author="Chen, Ivy (陳素貞 IEC1)" w:date="2015-01-12T13:45:00Z">
                  <w:rPr>
                    <w:ins w:id="21136" w:author="IEC960923" w:date="2013-09-10T17:00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0301BB" w:rsidRPr="002F02C9" w:rsidRDefault="000301BB" w:rsidP="00E37C68">
            <w:pPr>
              <w:rPr>
                <w:ins w:id="21137" w:author="IEC960923" w:date="2013-09-10T17:00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1138" w:author="Chen, Ivy (陳素貞 IEC1)" w:date="2015-01-12T13:45:00Z">
                  <w:rPr>
                    <w:ins w:id="21139" w:author="IEC960923" w:date="2013-09-10T17:00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0301BB" w:rsidRPr="002F02C9" w:rsidRDefault="00152C15" w:rsidP="00E37C68">
            <w:pPr>
              <w:rPr>
                <w:ins w:id="21140" w:author="IEC960923" w:date="2013-09-10T17:00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141" w:author="Chen, Ivy (陳素貞 IEC1)" w:date="2015-01-12T13:45:00Z">
                  <w:rPr>
                    <w:ins w:id="21142" w:author="IEC960923" w:date="2013-09-10T17:00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143" w:author="IEC960923" w:date="2013-09-10T17:0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14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輸入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14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regular expression</w:t>
              </w:r>
            </w:ins>
          </w:p>
        </w:tc>
      </w:tr>
      <w:tr w:rsidR="000301BB" w:rsidRPr="002F02C9" w:rsidTr="00F2459A">
        <w:trPr>
          <w:ins w:id="21146" w:author="IEC960923" w:date="2013-09-10T17:01:00Z"/>
        </w:trPr>
        <w:tc>
          <w:tcPr>
            <w:tcW w:w="445" w:type="dxa"/>
          </w:tcPr>
          <w:p w:rsidR="000301BB" w:rsidRPr="002F02C9" w:rsidRDefault="00152C15" w:rsidP="00E37C68">
            <w:pPr>
              <w:rPr>
                <w:ins w:id="21147" w:author="IEC960923" w:date="2013-09-10T17:0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148" w:author="Chen, Ivy (陳素貞 IEC1)" w:date="2015-01-12T13:45:00Z">
                  <w:rPr>
                    <w:ins w:id="21149" w:author="IEC960923" w:date="2013-09-10T17:0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150" w:author="IEC960923" w:date="2013-09-10T17:0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15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10</w:t>
              </w:r>
            </w:ins>
          </w:p>
        </w:tc>
        <w:tc>
          <w:tcPr>
            <w:tcW w:w="1364" w:type="dxa"/>
          </w:tcPr>
          <w:p w:rsidR="000301BB" w:rsidRPr="002F02C9" w:rsidRDefault="00152C15" w:rsidP="00E37C68">
            <w:pPr>
              <w:rPr>
                <w:ins w:id="21152" w:author="IEC960923" w:date="2013-09-10T17:0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153" w:author="Chen, Ivy (陳素貞 IEC1)" w:date="2015-01-12T13:45:00Z">
                  <w:rPr>
                    <w:ins w:id="21154" w:author="IEC960923" w:date="2013-09-10T17:0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155" w:author="IEC960923" w:date="2013-09-10T17:0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15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CheckRule</w:t>
              </w:r>
            </w:ins>
          </w:p>
        </w:tc>
        <w:tc>
          <w:tcPr>
            <w:tcW w:w="862" w:type="dxa"/>
          </w:tcPr>
          <w:p w:rsidR="000301BB" w:rsidRPr="002F02C9" w:rsidRDefault="00152C15" w:rsidP="00E37C68">
            <w:pPr>
              <w:rPr>
                <w:ins w:id="21157" w:author="IEC960923" w:date="2013-09-10T17:0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158" w:author="Chen, Ivy (陳素貞 IEC1)" w:date="2015-01-12T13:45:00Z">
                  <w:rPr>
                    <w:ins w:id="21159" w:author="IEC960923" w:date="2013-09-10T17:0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160" w:author="IEC960923" w:date="2013-09-10T17:0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16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0301BB" w:rsidRPr="002F02C9" w:rsidRDefault="00152C15" w:rsidP="00F2459A">
            <w:pPr>
              <w:rPr>
                <w:ins w:id="21162" w:author="IEC960923" w:date="2013-09-10T17:0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163" w:author="Chen, Ivy (陳素貞 IEC1)" w:date="2015-01-12T13:45:00Z">
                  <w:rPr>
                    <w:ins w:id="21164" w:author="IEC960923" w:date="2013-09-10T17:0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165" w:author="IEC960923" w:date="2013-09-10T17:0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16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16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16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0301BB" w:rsidRPr="002F02C9" w:rsidRDefault="00152C15" w:rsidP="00E37C68">
            <w:pPr>
              <w:rPr>
                <w:ins w:id="21169" w:author="IEC960923" w:date="2013-09-10T17:0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170" w:author="Chen, Ivy (陳素貞 IEC1)" w:date="2015-01-12T13:45:00Z">
                  <w:rPr>
                    <w:ins w:id="21171" w:author="IEC960923" w:date="2013-09-10T17:0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172" w:author="IEC960923" w:date="2013-09-10T17:0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17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0301BB" w:rsidRPr="002F02C9" w:rsidRDefault="000301BB" w:rsidP="00E37C68">
            <w:pPr>
              <w:rPr>
                <w:ins w:id="21174" w:author="IEC960923" w:date="2013-09-10T17:0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175" w:author="Chen, Ivy (陳素貞 IEC1)" w:date="2015-01-12T13:45:00Z">
                  <w:rPr>
                    <w:ins w:id="21176" w:author="IEC960923" w:date="2013-09-10T17:0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0301BB" w:rsidRPr="002F02C9" w:rsidRDefault="000301BB" w:rsidP="00E37C68">
            <w:pPr>
              <w:rPr>
                <w:ins w:id="21177" w:author="IEC960923" w:date="2013-09-10T17:01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1178" w:author="Chen, Ivy (陳素貞 IEC1)" w:date="2015-01-12T13:45:00Z">
                  <w:rPr>
                    <w:ins w:id="21179" w:author="IEC960923" w:date="2013-09-10T17:01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0301BB" w:rsidRPr="002F02C9" w:rsidRDefault="00152C15" w:rsidP="00E37C68">
            <w:pPr>
              <w:rPr>
                <w:ins w:id="21180" w:author="IEC960923" w:date="2013-09-10T17:0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181" w:author="Chen, Ivy (陳素貞 IEC1)" w:date="2015-01-12T13:45:00Z">
                  <w:rPr>
                    <w:ins w:id="21182" w:author="IEC960923" w:date="2013-09-10T17:0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183" w:author="IEC960923" w:date="2013-09-10T17:0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18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輸入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18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regular expression</w:t>
              </w:r>
            </w:ins>
          </w:p>
        </w:tc>
      </w:tr>
      <w:tr w:rsidR="000301BB" w:rsidRPr="002F02C9" w:rsidTr="00F2459A">
        <w:trPr>
          <w:ins w:id="21186" w:author="IEC960923" w:date="2013-09-10T17:01:00Z"/>
        </w:trPr>
        <w:tc>
          <w:tcPr>
            <w:tcW w:w="445" w:type="dxa"/>
          </w:tcPr>
          <w:p w:rsidR="000301BB" w:rsidRPr="002F02C9" w:rsidRDefault="00152C15" w:rsidP="00E37C68">
            <w:pPr>
              <w:rPr>
                <w:ins w:id="21187" w:author="IEC960923" w:date="2013-09-10T17:0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188" w:author="Chen, Ivy (陳素貞 IEC1)" w:date="2015-01-12T13:45:00Z">
                  <w:rPr>
                    <w:ins w:id="21189" w:author="IEC960923" w:date="2013-09-10T17:0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190" w:author="IEC960923" w:date="2013-09-10T17:0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19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11</w:t>
              </w:r>
            </w:ins>
          </w:p>
        </w:tc>
        <w:tc>
          <w:tcPr>
            <w:tcW w:w="1364" w:type="dxa"/>
          </w:tcPr>
          <w:p w:rsidR="000301BB" w:rsidRPr="002F02C9" w:rsidRDefault="00152C15" w:rsidP="00E37C68">
            <w:pPr>
              <w:rPr>
                <w:ins w:id="21192" w:author="IEC960923" w:date="2013-09-10T17:0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193" w:author="Chen, Ivy (陳素貞 IEC1)" w:date="2015-01-12T13:45:00Z">
                  <w:rPr>
                    <w:ins w:id="21194" w:author="IEC960923" w:date="2013-09-10T17:0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195" w:author="IEC960923" w:date="2013-09-10T17:0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19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SaveRule</w:t>
              </w:r>
            </w:ins>
          </w:p>
        </w:tc>
        <w:tc>
          <w:tcPr>
            <w:tcW w:w="862" w:type="dxa"/>
          </w:tcPr>
          <w:p w:rsidR="000301BB" w:rsidRPr="002F02C9" w:rsidRDefault="00152C15" w:rsidP="00E37C68">
            <w:pPr>
              <w:rPr>
                <w:ins w:id="21197" w:author="IEC960923" w:date="2013-09-10T17:0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198" w:author="Chen, Ivy (陳素貞 IEC1)" w:date="2015-01-12T13:45:00Z">
                  <w:rPr>
                    <w:ins w:id="21199" w:author="IEC960923" w:date="2013-09-10T17:0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200" w:author="IEC960923" w:date="2013-09-10T17:0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20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0301BB" w:rsidRPr="002F02C9" w:rsidRDefault="00152C15" w:rsidP="00F2459A">
            <w:pPr>
              <w:rPr>
                <w:ins w:id="21202" w:author="IEC960923" w:date="2013-09-10T17:0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203" w:author="Chen, Ivy (陳素貞 IEC1)" w:date="2015-01-12T13:45:00Z">
                  <w:rPr>
                    <w:ins w:id="21204" w:author="IEC960923" w:date="2013-09-10T17:0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205" w:author="IEC960923" w:date="2013-09-10T17:0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20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20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20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0301BB" w:rsidRPr="002F02C9" w:rsidRDefault="00152C15" w:rsidP="00E37C68">
            <w:pPr>
              <w:rPr>
                <w:ins w:id="21209" w:author="IEC960923" w:date="2013-09-10T17:0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210" w:author="Chen, Ivy (陳素貞 IEC1)" w:date="2015-01-12T13:45:00Z">
                  <w:rPr>
                    <w:ins w:id="21211" w:author="IEC960923" w:date="2013-09-10T17:0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212" w:author="IEC960923" w:date="2013-09-10T17:0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21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0301BB" w:rsidRPr="002F02C9" w:rsidRDefault="000301BB" w:rsidP="00E37C68">
            <w:pPr>
              <w:rPr>
                <w:ins w:id="21214" w:author="IEC960923" w:date="2013-09-10T17:0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215" w:author="Chen, Ivy (陳素貞 IEC1)" w:date="2015-01-12T13:45:00Z">
                  <w:rPr>
                    <w:ins w:id="21216" w:author="IEC960923" w:date="2013-09-10T17:0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0301BB" w:rsidRPr="002F02C9" w:rsidRDefault="000301BB" w:rsidP="00E37C68">
            <w:pPr>
              <w:rPr>
                <w:ins w:id="21217" w:author="IEC960923" w:date="2013-09-10T17:01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1218" w:author="Chen, Ivy (陳素貞 IEC1)" w:date="2015-01-12T13:45:00Z">
                  <w:rPr>
                    <w:ins w:id="21219" w:author="IEC960923" w:date="2013-09-10T17:01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0301BB" w:rsidRPr="002F02C9" w:rsidRDefault="00152C15" w:rsidP="00E37C68">
            <w:pPr>
              <w:rPr>
                <w:ins w:id="21220" w:author="IEC960923" w:date="2013-09-10T17:0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221" w:author="Chen, Ivy (陳素貞 IEC1)" w:date="2015-01-12T13:45:00Z">
                  <w:rPr>
                    <w:ins w:id="21222" w:author="IEC960923" w:date="2013-09-10T17:0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223" w:author="IEC960923" w:date="2013-09-10T17:0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22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輸入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22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regular expression</w:t>
              </w:r>
            </w:ins>
          </w:p>
        </w:tc>
      </w:tr>
      <w:tr w:rsidR="000301BB" w:rsidRPr="002F02C9" w:rsidTr="00F2459A">
        <w:trPr>
          <w:ins w:id="21226" w:author="IEC960923" w:date="2013-09-10T17:02:00Z"/>
        </w:trPr>
        <w:tc>
          <w:tcPr>
            <w:tcW w:w="445" w:type="dxa"/>
          </w:tcPr>
          <w:p w:rsidR="000301BB" w:rsidRPr="002F02C9" w:rsidRDefault="00152C15" w:rsidP="00E37C68">
            <w:pPr>
              <w:rPr>
                <w:ins w:id="21227" w:author="IEC960923" w:date="2013-09-10T17:02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228" w:author="Chen, Ivy (陳素貞 IEC1)" w:date="2015-01-12T13:45:00Z">
                  <w:rPr>
                    <w:ins w:id="21229" w:author="IEC960923" w:date="2013-09-10T17:02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230" w:author="IEC960923" w:date="2013-09-10T17:0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23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lastRenderedPageBreak/>
                <w:t>12</w:t>
              </w:r>
            </w:ins>
          </w:p>
        </w:tc>
        <w:tc>
          <w:tcPr>
            <w:tcW w:w="1364" w:type="dxa"/>
          </w:tcPr>
          <w:p w:rsidR="000301BB" w:rsidRPr="002F02C9" w:rsidRDefault="00152C15" w:rsidP="00E37C68">
            <w:pPr>
              <w:rPr>
                <w:ins w:id="21232" w:author="IEC960923" w:date="2013-09-10T17:02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233" w:author="Chen, Ivy (陳素貞 IEC1)" w:date="2015-01-12T13:45:00Z">
                  <w:rPr>
                    <w:ins w:id="21234" w:author="IEC960923" w:date="2013-09-10T17:02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235" w:author="IEC960923" w:date="2013-09-10T17:0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23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Descr</w:t>
              </w:r>
            </w:ins>
          </w:p>
        </w:tc>
        <w:tc>
          <w:tcPr>
            <w:tcW w:w="862" w:type="dxa"/>
          </w:tcPr>
          <w:p w:rsidR="000301BB" w:rsidRPr="002F02C9" w:rsidRDefault="00152C15" w:rsidP="00E37C68">
            <w:pPr>
              <w:rPr>
                <w:ins w:id="21237" w:author="IEC960923" w:date="2013-09-10T17:0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238" w:author="Chen, Ivy (陳素貞 IEC1)" w:date="2015-01-12T13:45:00Z">
                  <w:rPr>
                    <w:ins w:id="21239" w:author="IEC960923" w:date="2013-09-10T17:02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240" w:author="IEC960923" w:date="2013-09-10T17:0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24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0301BB" w:rsidRPr="002F02C9" w:rsidRDefault="00152C15" w:rsidP="00F2459A">
            <w:pPr>
              <w:rPr>
                <w:ins w:id="21242" w:author="IEC960923" w:date="2013-09-10T17:02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243" w:author="Chen, Ivy (陳素貞 IEC1)" w:date="2015-01-12T13:45:00Z">
                  <w:rPr>
                    <w:ins w:id="21244" w:author="IEC960923" w:date="2013-09-10T17:02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245" w:author="IEC960923" w:date="2013-09-10T17:02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24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24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24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0301BB" w:rsidRPr="002F02C9" w:rsidRDefault="00152C15" w:rsidP="00E37C68">
            <w:pPr>
              <w:rPr>
                <w:ins w:id="21249" w:author="IEC960923" w:date="2013-09-10T17:0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250" w:author="Chen, Ivy (陳素貞 IEC1)" w:date="2015-01-12T13:45:00Z">
                  <w:rPr>
                    <w:ins w:id="21251" w:author="IEC960923" w:date="2013-09-10T17:02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252" w:author="IEC960923" w:date="2013-09-10T17:0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25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0301BB" w:rsidRPr="002F02C9" w:rsidRDefault="000301BB" w:rsidP="00E37C68">
            <w:pPr>
              <w:rPr>
                <w:ins w:id="21254" w:author="IEC960923" w:date="2013-09-10T17:02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255" w:author="Chen, Ivy (陳素貞 IEC1)" w:date="2015-01-12T13:45:00Z">
                  <w:rPr>
                    <w:ins w:id="21256" w:author="IEC960923" w:date="2013-09-10T17:02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0301BB" w:rsidRPr="002F02C9" w:rsidRDefault="000301BB" w:rsidP="00E37C68">
            <w:pPr>
              <w:rPr>
                <w:ins w:id="21257" w:author="IEC960923" w:date="2013-09-10T17:02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1258" w:author="Chen, Ivy (陳素貞 IEC1)" w:date="2015-01-12T13:45:00Z">
                  <w:rPr>
                    <w:ins w:id="21259" w:author="IEC960923" w:date="2013-09-10T17:02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0301BB" w:rsidRPr="002F02C9" w:rsidRDefault="000301BB" w:rsidP="00E37C68">
            <w:pPr>
              <w:rPr>
                <w:ins w:id="21260" w:author="IEC960923" w:date="2013-09-10T17:0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261" w:author="Chen, Ivy (陳素貞 IEC1)" w:date="2015-01-12T13:45:00Z">
                  <w:rPr>
                    <w:ins w:id="21262" w:author="IEC960923" w:date="2013-09-10T17:02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0301BB" w:rsidRPr="002F02C9" w:rsidTr="00F2459A">
        <w:trPr>
          <w:ins w:id="21263" w:author="IEC960923" w:date="2013-09-10T15:11:00Z"/>
        </w:trPr>
        <w:tc>
          <w:tcPr>
            <w:tcW w:w="445" w:type="dxa"/>
            <w:tcPrChange w:id="21264" w:author="IEC960923" w:date="2013-09-10T15:39:00Z">
              <w:tcPr>
                <w:tcW w:w="445" w:type="dxa"/>
              </w:tcPr>
            </w:tcPrChange>
          </w:tcPr>
          <w:p w:rsidR="000301BB" w:rsidRPr="002F02C9" w:rsidRDefault="00152C15" w:rsidP="00E37C68">
            <w:pPr>
              <w:rPr>
                <w:ins w:id="21265" w:author="IEC960923" w:date="2013-09-10T15:11:00Z"/>
                <w:rFonts w:asciiTheme="minorHAnsi" w:hAnsiTheme="minorHAnsi" w:cstheme="minorHAnsi"/>
                <w:color w:val="0033CC"/>
                <w:rPrChange w:id="21266" w:author="Chen, Ivy (陳素貞 IEC1)" w:date="2015-01-12T13:45:00Z">
                  <w:rPr>
                    <w:ins w:id="21267" w:author="IEC960923" w:date="2013-09-10T15:11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1268" w:author="IEC960923" w:date="2013-09-10T17:1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26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13</w:t>
              </w:r>
            </w:ins>
          </w:p>
        </w:tc>
        <w:tc>
          <w:tcPr>
            <w:tcW w:w="1364" w:type="dxa"/>
            <w:tcPrChange w:id="21270" w:author="IEC960923" w:date="2013-09-10T15:39:00Z">
              <w:tcPr>
                <w:tcW w:w="1310" w:type="dxa"/>
              </w:tcPr>
            </w:tcPrChange>
          </w:tcPr>
          <w:p w:rsidR="000301BB" w:rsidRPr="002F02C9" w:rsidRDefault="00152C15" w:rsidP="00E37C68">
            <w:pPr>
              <w:rPr>
                <w:ins w:id="21271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272" w:author="Chen, Ivy (陳素貞 IEC1)" w:date="2015-01-12T13:45:00Z">
                  <w:rPr>
                    <w:ins w:id="21273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274" w:author="IEC960923" w:date="2013-09-10T15:1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27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Save</w:t>
              </w:r>
            </w:ins>
          </w:p>
        </w:tc>
        <w:tc>
          <w:tcPr>
            <w:tcW w:w="862" w:type="dxa"/>
            <w:tcPrChange w:id="21276" w:author="IEC960923" w:date="2013-09-10T15:39:00Z">
              <w:tcPr>
                <w:tcW w:w="916" w:type="dxa"/>
                <w:gridSpan w:val="2"/>
              </w:tcPr>
            </w:tcPrChange>
          </w:tcPr>
          <w:p w:rsidR="000301BB" w:rsidRPr="002F02C9" w:rsidRDefault="00152C15" w:rsidP="00E37C68">
            <w:pPr>
              <w:rPr>
                <w:ins w:id="21277" w:author="IEC960923" w:date="2013-09-10T15:11:00Z"/>
                <w:rFonts w:asciiTheme="minorHAnsi" w:hAnsiTheme="minorHAnsi" w:cstheme="minorHAnsi"/>
                <w:color w:val="0033CC"/>
                <w:sz w:val="18"/>
                <w:rPrChange w:id="21278" w:author="Chen, Ivy (陳素貞 IEC1)" w:date="2015-01-12T13:45:00Z">
                  <w:rPr>
                    <w:ins w:id="21279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280" w:author="IEC960923" w:date="2013-09-10T15:1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28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  <w:tcPrChange w:id="21282" w:author="IEC960923" w:date="2013-09-10T15:39:00Z">
              <w:tcPr>
                <w:tcW w:w="677" w:type="dxa"/>
              </w:tcPr>
            </w:tcPrChange>
          </w:tcPr>
          <w:p w:rsidR="000301BB" w:rsidRPr="002F02C9" w:rsidRDefault="000301BB" w:rsidP="00E37C68">
            <w:pPr>
              <w:rPr>
                <w:ins w:id="21283" w:author="IEC960923" w:date="2013-09-10T15:11:00Z"/>
                <w:rFonts w:asciiTheme="minorHAnsi" w:hAnsiTheme="minorHAnsi" w:cstheme="minorHAnsi"/>
                <w:color w:val="0033CC"/>
                <w:sz w:val="18"/>
                <w:rPrChange w:id="21284" w:author="Chen, Ivy (陳素貞 IEC1)" w:date="2015-01-12T13:45:00Z">
                  <w:rPr>
                    <w:ins w:id="21285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276" w:type="dxa"/>
            <w:tcPrChange w:id="21286" w:author="IEC960923" w:date="2013-09-10T15:39:00Z">
              <w:tcPr>
                <w:tcW w:w="1432" w:type="dxa"/>
                <w:gridSpan w:val="2"/>
              </w:tcPr>
            </w:tcPrChange>
          </w:tcPr>
          <w:p w:rsidR="000301BB" w:rsidRPr="002F02C9" w:rsidRDefault="00152C15" w:rsidP="00E37C68">
            <w:pPr>
              <w:rPr>
                <w:ins w:id="21287" w:author="IEC960923" w:date="2013-09-10T15:11:00Z"/>
                <w:rFonts w:asciiTheme="minorHAnsi" w:hAnsiTheme="minorHAnsi" w:cstheme="minorHAnsi"/>
                <w:color w:val="0033CC"/>
                <w:sz w:val="18"/>
                <w:rPrChange w:id="21288" w:author="Chen, Ivy (陳素貞 IEC1)" w:date="2015-01-12T13:45:00Z">
                  <w:rPr>
                    <w:ins w:id="21289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290" w:author="IEC960923" w:date="2013-09-10T15:1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29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Save</w:t>
              </w:r>
            </w:ins>
          </w:p>
        </w:tc>
        <w:tc>
          <w:tcPr>
            <w:tcW w:w="674" w:type="dxa"/>
            <w:tcPrChange w:id="21292" w:author="IEC960923" w:date="2013-09-10T15:39:00Z">
              <w:tcPr>
                <w:tcW w:w="680" w:type="dxa"/>
                <w:gridSpan w:val="2"/>
              </w:tcPr>
            </w:tcPrChange>
          </w:tcPr>
          <w:p w:rsidR="000301BB" w:rsidRPr="002F02C9" w:rsidRDefault="000301BB" w:rsidP="00E37C68">
            <w:pPr>
              <w:rPr>
                <w:ins w:id="21293" w:author="IEC960923" w:date="2013-09-10T15:11:00Z"/>
                <w:rFonts w:asciiTheme="minorHAnsi" w:hAnsiTheme="minorHAnsi" w:cstheme="minorHAnsi"/>
                <w:color w:val="0033CC"/>
                <w:rPrChange w:id="21294" w:author="Chen, Ivy (陳素貞 IEC1)" w:date="2015-01-12T13:45:00Z">
                  <w:rPr>
                    <w:ins w:id="21295" w:author="IEC960923" w:date="2013-09-10T15:11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728" w:type="dxa"/>
            <w:tcPrChange w:id="21296" w:author="IEC960923" w:date="2013-09-10T15:39:00Z">
              <w:tcPr>
                <w:tcW w:w="2728" w:type="dxa"/>
              </w:tcPr>
            </w:tcPrChange>
          </w:tcPr>
          <w:p w:rsidR="000301BB" w:rsidRPr="002F02C9" w:rsidRDefault="00152C15" w:rsidP="00E37C68">
            <w:pPr>
              <w:ind w:left="90" w:hangingChars="50" w:hanging="90"/>
              <w:rPr>
                <w:ins w:id="21297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298" w:author="Chen, Ivy (陳素貞 IEC1)" w:date="2015-01-12T13:45:00Z">
                  <w:rPr>
                    <w:ins w:id="21299" w:author="IEC960923" w:date="2013-09-10T15:1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300" w:author="IEC960923" w:date="2013-09-10T15:1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1301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302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：</w:t>
              </w:r>
            </w:ins>
          </w:p>
          <w:p w:rsidR="003B389F" w:rsidRPr="002F02C9" w:rsidRDefault="00152C15">
            <w:pPr>
              <w:pStyle w:val="af1"/>
              <w:numPr>
                <w:ilvl w:val="0"/>
                <w:numId w:val="86"/>
              </w:numPr>
              <w:ind w:firstLineChars="0"/>
              <w:rPr>
                <w:ins w:id="21303" w:author="IEC960923" w:date="2013-09-10T17:02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304" w:author="Chen, Ivy (陳素貞 IEC1)" w:date="2015-01-12T13:45:00Z">
                  <w:rPr>
                    <w:ins w:id="21305" w:author="IEC960923" w:date="2013-09-10T17:02:00Z"/>
                    <w:rFonts w:eastAsiaTheme="minorEastAsia"/>
                    <w:lang w:eastAsia="zh-TW"/>
                  </w:rPr>
                </w:rPrChange>
              </w:rPr>
              <w:pPrChange w:id="21306" w:author="IEC960923" w:date="2013-09-10T17:02:00Z">
                <w:pPr>
                  <w:ind w:left="90" w:hangingChars="50" w:hanging="90"/>
                </w:pPr>
              </w:pPrChange>
            </w:pPr>
            <w:ins w:id="21307" w:author="IEC960923" w:date="2013-09-10T15:1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308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若有任何必填项为空，则警示用户，放弃后续操作。</w:t>
              </w:r>
            </w:ins>
          </w:p>
          <w:p w:rsidR="003B389F" w:rsidRPr="002F02C9" w:rsidRDefault="00152C15">
            <w:pPr>
              <w:pStyle w:val="af1"/>
              <w:numPr>
                <w:ilvl w:val="0"/>
                <w:numId w:val="86"/>
              </w:numPr>
              <w:ind w:firstLineChars="0"/>
              <w:rPr>
                <w:ins w:id="21309" w:author="IEC960923" w:date="2013-09-10T17:06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310" w:author="Chen, Ivy (陳素貞 IEC1)" w:date="2015-01-12T13:45:00Z">
                  <w:rPr>
                    <w:ins w:id="21311" w:author="IEC960923" w:date="2013-09-10T17:06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  <w:pPrChange w:id="21312" w:author="IEC960923" w:date="2013-09-10T17:02:00Z">
                <w:pPr>
                  <w:ind w:left="90" w:hangingChars="50" w:hanging="90"/>
                </w:pPr>
              </w:pPrChange>
            </w:pPr>
            <w:ins w:id="21313" w:author="IEC960923" w:date="2013-09-10T17:02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1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若</w:t>
              </w:r>
            </w:ins>
            <w:ins w:id="21315" w:author="IEC960923" w:date="2013-09-10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31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6</w:t>
              </w:r>
            </w:ins>
            <w:ins w:id="21317" w:author="IEC960923" w:date="2013-09-10T17:03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318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到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31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</w:t>
              </w:r>
            </w:ins>
            <w:ins w:id="21320" w:author="IEC960923" w:date="2013-09-10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32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</w:t>
              </w:r>
            </w:ins>
            <w:ins w:id="21322" w:author="IEC960923" w:date="2013-09-10T17:03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2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号控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324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件</w:t>
              </w:r>
            </w:ins>
            <w:ins w:id="21325" w:author="IEC960923" w:date="2013-09-10T17:04:00Z">
              <w:r w:rsidRPr="002F02C9">
                <w:rPr>
                  <w:rFonts w:asciiTheme="minorHAnsi" w:eastAsiaTheme="minorEastAsia" w:hAnsiTheme="minorHAnsi" w:cstheme="minorHAnsi" w:hint="eastAsia"/>
                  <w:b/>
                  <w:color w:val="0033CC"/>
                  <w:sz w:val="18"/>
                  <w:lang w:eastAsia="zh-TW"/>
                  <w:rPrChange w:id="21326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均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27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為空值，則需警示用戶</w:t>
              </w:r>
            </w:ins>
            <w:ins w:id="21328" w:author="IEC960923" w:date="2013-09-10T17:0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29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【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330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Filter,Match,Check,Save Rule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31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至少需輸入一項】</w:t>
              </w:r>
            </w:ins>
            <w:ins w:id="21332" w:author="IEC960923" w:date="2013-09-10T17:06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333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，放弃后续操作。</w:t>
              </w:r>
            </w:ins>
          </w:p>
          <w:p w:rsidR="003B389F" w:rsidRPr="002F02C9" w:rsidRDefault="00152C15">
            <w:pPr>
              <w:pStyle w:val="af1"/>
              <w:numPr>
                <w:ilvl w:val="0"/>
                <w:numId w:val="86"/>
              </w:numPr>
              <w:ind w:firstLineChars="0"/>
              <w:rPr>
                <w:ins w:id="21334" w:author="IEC960923" w:date="2013-09-10T17:12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335" w:author="Chen, Ivy (陳素貞 IEC1)" w:date="2015-01-12T13:45:00Z">
                  <w:rPr>
                    <w:ins w:id="21336" w:author="IEC960923" w:date="2013-09-10T17:12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  <w:pPrChange w:id="21337" w:author="IEC960923" w:date="2013-09-10T17:06:00Z">
                <w:pPr/>
              </w:pPrChange>
            </w:pPr>
            <w:ins w:id="21338" w:author="IEC960923" w:date="2013-09-10T17:0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3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檢查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34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Line &amp; Station &amp; Family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4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欄位數據是否已存在</w:t>
              </w:r>
            </w:ins>
            <w:ins w:id="21342" w:author="IEC960923" w:date="2013-09-10T17:13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4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。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34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br/>
              </w:r>
            </w:ins>
            <w:ins w:id="21345" w:author="IEC960923" w:date="2013-09-10T17:0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4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若</w:t>
              </w:r>
            </w:ins>
            <w:ins w:id="21347" w:author="IEC960923" w:date="2013-09-10T17:0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4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存在則</w:t>
              </w:r>
            </w:ins>
            <w:ins w:id="21349" w:author="IEC960923" w:date="2013-09-10T17:1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5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更新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35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CheckItemTypeRule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5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表中</w:t>
              </w:r>
            </w:ins>
            <w:ins w:id="21353" w:author="IEC960923" w:date="2013-09-10T17:1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35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6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355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到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35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12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5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号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35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框中数据及创建人和时间；</w:t>
              </w:r>
            </w:ins>
            <w:ins w:id="21359" w:author="IEC960923" w:date="2013-09-10T17:09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36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若不存在更新增</w:t>
              </w:r>
            </w:ins>
            <w:ins w:id="21361" w:author="IEC960923" w:date="2013-09-10T17:12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362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一筆紀錄及创建人和时间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63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  <w:p w:rsidR="003B389F" w:rsidRPr="002F02C9" w:rsidRDefault="00152C15">
            <w:pPr>
              <w:pStyle w:val="af1"/>
              <w:numPr>
                <w:ilvl w:val="0"/>
                <w:numId w:val="86"/>
              </w:numPr>
              <w:ind w:firstLineChars="0"/>
              <w:rPr>
                <w:ins w:id="21364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365" w:author="Chen, Ivy (陳素貞 IEC1)" w:date="2015-01-12T13:45:00Z">
                  <w:rPr>
                    <w:ins w:id="21366" w:author="IEC960923" w:date="2013-09-10T15:11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  <w:pPrChange w:id="21367" w:author="IEC960923" w:date="2013-09-10T17:12:00Z">
                <w:pPr/>
              </w:pPrChange>
            </w:pPr>
            <w:ins w:id="21368" w:author="IEC960923" w:date="2013-09-10T17:12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69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刷新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370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CheckItemTypeRule List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71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的顯示</w:t>
              </w:r>
            </w:ins>
          </w:p>
        </w:tc>
        <w:tc>
          <w:tcPr>
            <w:tcW w:w="2629" w:type="dxa"/>
            <w:tcPrChange w:id="21372" w:author="IEC960923" w:date="2013-09-10T15:39:00Z">
              <w:tcPr>
                <w:tcW w:w="2629" w:type="dxa"/>
              </w:tcPr>
            </w:tcPrChange>
          </w:tcPr>
          <w:p w:rsidR="000301BB" w:rsidRPr="002F02C9" w:rsidRDefault="00152C15" w:rsidP="00E37C68">
            <w:pPr>
              <w:rPr>
                <w:ins w:id="21373" w:author="IEC960923" w:date="2013-09-10T17:13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374" w:author="Chen, Ivy (陳素貞 IEC1)" w:date="2015-01-12T13:45:00Z">
                  <w:rPr>
                    <w:ins w:id="21375" w:author="IEC960923" w:date="2013-09-10T17:13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376" w:author="IEC960923" w:date="2013-09-10T17:1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37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1.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7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檢查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37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Line &amp; Station &amp; Family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38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欄位數據是否已存在。</w:t>
              </w:r>
            </w:ins>
          </w:p>
          <w:p w:rsidR="00BB553B" w:rsidRPr="002F02C9" w:rsidRDefault="00152C15" w:rsidP="00E37C68">
            <w:pPr>
              <w:rPr>
                <w:ins w:id="21381" w:author="IEC960923" w:date="2013-09-10T17:13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382" w:author="Chen, Ivy (陳素貞 IEC1)" w:date="2015-01-12T13:45:00Z">
                  <w:rPr>
                    <w:ins w:id="21383" w:author="IEC960923" w:date="2013-09-10T17:13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384" w:author="IEC960923" w:date="2013-09-10T17:13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38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調用【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386" w:author="Chen, Ivy (陳素貞 IEC1)" w:date="2015-01-12T13:45:00Z">
                    <w:rPr>
                      <w:rFonts w:ascii="Verdana" w:hAnsi="Verdana"/>
                      <w:color w:val="000000"/>
                      <w:szCs w:val="20"/>
                      <w:u w:val="single"/>
                    </w:rPr>
                  </w:rPrChange>
                </w:rPr>
                <w:t>bool CheckExistCheckItemTypeRule(string itemType, string line, string station, string family);</w:t>
              </w:r>
            </w:ins>
            <w:ins w:id="21387" w:author="IEC960923" w:date="2013-09-10T17:1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38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</w:t>
              </w:r>
            </w:ins>
            <w:ins w:id="21389" w:author="IEC960923" w:date="2013-09-10T17:13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39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】</w:t>
              </w:r>
            </w:ins>
          </w:p>
          <w:p w:rsidR="00BB553B" w:rsidRPr="002F02C9" w:rsidRDefault="00BB553B" w:rsidP="00E37C68">
            <w:pPr>
              <w:rPr>
                <w:ins w:id="21391" w:author="IEC960923" w:date="2013-09-10T17:13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392" w:author="Chen, Ivy (陳素貞 IEC1)" w:date="2015-01-12T13:45:00Z">
                  <w:rPr>
                    <w:ins w:id="21393" w:author="IEC960923" w:date="2013-09-10T17:13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  <w:p w:rsidR="00BB553B" w:rsidRPr="002F02C9" w:rsidRDefault="00152C15" w:rsidP="00BB553B">
            <w:pPr>
              <w:rPr>
                <w:ins w:id="21394" w:author="IEC960923" w:date="2013-09-10T17:14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395" w:author="Chen, Ivy (陳素貞 IEC1)" w:date="2015-01-12T13:45:00Z">
                  <w:rPr>
                    <w:ins w:id="21396" w:author="IEC960923" w:date="2013-09-10T17:14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397" w:author="IEC960923" w:date="2013-09-10T17:1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39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3. 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39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新增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40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CheckItemTypeRule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40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紀錄</w:t>
              </w:r>
            </w:ins>
          </w:p>
          <w:p w:rsidR="00BB553B" w:rsidRPr="002F02C9" w:rsidRDefault="00152C15" w:rsidP="00BB553B">
            <w:pPr>
              <w:rPr>
                <w:ins w:id="21402" w:author="IEC960923" w:date="2013-09-10T17:14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403" w:author="Chen, Ivy (陳素貞 IEC1)" w:date="2015-01-12T13:45:00Z">
                  <w:rPr>
                    <w:ins w:id="21404" w:author="IEC960923" w:date="2013-09-10T17:14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405" w:author="IEC960923" w:date="2013-09-10T17:14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40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調用【</w:t>
              </w:r>
            </w:ins>
            <w:ins w:id="21407" w:author="IEC960923" w:date="2013-09-10T17:1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408" w:author="Chen, Ivy (陳素貞 IEC1)" w:date="2015-01-12T13:45:00Z">
                    <w:rPr>
                      <w:rFonts w:ascii="Verdana" w:hAnsi="Verdana"/>
                      <w:color w:val="000000"/>
                      <w:szCs w:val="20"/>
                      <w:u w:val="single"/>
                    </w:rPr>
                  </w:rPrChange>
                </w:rPr>
                <w:t xml:space="preserve">void AddCheckItemTypeRule(CheckItemTypeRuleDef itemType); </w:t>
              </w:r>
            </w:ins>
            <w:ins w:id="21409" w:author="IEC960923" w:date="2013-09-10T17:14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41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】</w:t>
              </w:r>
            </w:ins>
          </w:p>
          <w:p w:rsidR="00BB553B" w:rsidRPr="002F02C9" w:rsidRDefault="00BB553B" w:rsidP="00BB553B">
            <w:pPr>
              <w:rPr>
                <w:ins w:id="21411" w:author="IEC960923" w:date="2013-09-10T17:14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412" w:author="Chen, Ivy (陳素貞 IEC1)" w:date="2015-01-12T13:45:00Z">
                  <w:rPr>
                    <w:ins w:id="21413" w:author="IEC960923" w:date="2013-09-10T17:14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  <w:p w:rsidR="00BB553B" w:rsidRPr="002F02C9" w:rsidRDefault="00152C15" w:rsidP="00BB553B">
            <w:pPr>
              <w:rPr>
                <w:ins w:id="21414" w:author="IEC960923" w:date="2013-09-10T17:14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415" w:author="Chen, Ivy (陳素貞 IEC1)" w:date="2015-01-12T13:45:00Z">
                  <w:rPr>
                    <w:ins w:id="21416" w:author="IEC960923" w:date="2013-09-10T17:14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417" w:author="IEC960923" w:date="2013-09-10T17:1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41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2. 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41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更新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42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CheckItemTypeRule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42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紀錄</w:t>
              </w:r>
            </w:ins>
          </w:p>
          <w:p w:rsidR="00BB553B" w:rsidRPr="002F02C9" w:rsidRDefault="00152C15">
            <w:pPr>
              <w:rPr>
                <w:ins w:id="21422" w:author="IEC960923" w:date="2013-09-10T15:11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423" w:author="Chen, Ivy (陳素貞 IEC1)" w:date="2015-01-12T13:45:00Z">
                  <w:rPr>
                    <w:ins w:id="21424" w:author="IEC960923" w:date="2013-09-10T15:1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425" w:author="IEC960923" w:date="2013-09-10T17:14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42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調用【</w:t>
              </w:r>
            </w:ins>
            <w:ins w:id="21427" w:author="IEC960923" w:date="2013-09-10T17:1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428" w:author="Chen, Ivy (陳素貞 IEC1)" w:date="2015-01-12T13:45:00Z">
                    <w:rPr>
                      <w:rFonts w:ascii="Verdana" w:hAnsi="Verdana"/>
                      <w:color w:val="000000"/>
                      <w:szCs w:val="20"/>
                      <w:u w:val="single"/>
                    </w:rPr>
                  </w:rPrChange>
                </w:rPr>
                <w:t xml:space="preserve">void UpdateCheckItemTypeRule(CheckItemTypeRuleDef itemType); </w:t>
              </w:r>
            </w:ins>
            <w:ins w:id="21429" w:author="IEC960923" w:date="2013-09-10T17:14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43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】</w:t>
              </w:r>
            </w:ins>
          </w:p>
        </w:tc>
      </w:tr>
      <w:tr w:rsidR="000301BB" w:rsidRPr="002F02C9" w:rsidTr="00F2459A">
        <w:trPr>
          <w:ins w:id="21431" w:author="IEC960923" w:date="2013-09-10T15:11:00Z"/>
        </w:trPr>
        <w:tc>
          <w:tcPr>
            <w:tcW w:w="445" w:type="dxa"/>
            <w:tcPrChange w:id="21432" w:author="IEC960923" w:date="2013-09-10T15:39:00Z">
              <w:tcPr>
                <w:tcW w:w="445" w:type="dxa"/>
              </w:tcPr>
            </w:tcPrChange>
          </w:tcPr>
          <w:p w:rsidR="000301BB" w:rsidRPr="002F02C9" w:rsidRDefault="00152C15" w:rsidP="00E37C68">
            <w:pPr>
              <w:rPr>
                <w:ins w:id="21433" w:author="IEC960923" w:date="2013-09-10T15:11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434" w:author="Chen, Ivy (陳素貞 IEC1)" w:date="2015-01-12T13:45:00Z">
                  <w:rPr>
                    <w:ins w:id="21435" w:author="IEC960923" w:date="2013-09-10T15:11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436" w:author="IEC960923" w:date="2013-09-10T17:1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43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</w:t>
              </w:r>
            </w:ins>
            <w:ins w:id="21438" w:author="IEC960923" w:date="2013-09-10T17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43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4</w:t>
              </w:r>
            </w:ins>
          </w:p>
        </w:tc>
        <w:tc>
          <w:tcPr>
            <w:tcW w:w="1364" w:type="dxa"/>
            <w:tcPrChange w:id="21440" w:author="IEC960923" w:date="2013-09-10T15:39:00Z">
              <w:tcPr>
                <w:tcW w:w="1310" w:type="dxa"/>
              </w:tcPr>
            </w:tcPrChange>
          </w:tcPr>
          <w:p w:rsidR="000301BB" w:rsidRPr="002F02C9" w:rsidRDefault="00152C15" w:rsidP="00E37C68">
            <w:pPr>
              <w:rPr>
                <w:ins w:id="21441" w:author="IEC960923" w:date="2013-09-10T15:11:00Z"/>
                <w:rFonts w:asciiTheme="minorHAnsi" w:hAnsiTheme="minorHAnsi" w:cstheme="minorHAnsi"/>
                <w:color w:val="0033CC"/>
                <w:sz w:val="18"/>
                <w:rPrChange w:id="21442" w:author="Chen, Ivy (陳素貞 IEC1)" w:date="2015-01-12T13:45:00Z">
                  <w:rPr>
                    <w:ins w:id="21443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444" w:author="IEC960923" w:date="2013-09-10T15:1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1445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862" w:type="dxa"/>
            <w:tcPrChange w:id="21446" w:author="IEC960923" w:date="2013-09-10T15:39:00Z">
              <w:tcPr>
                <w:tcW w:w="916" w:type="dxa"/>
                <w:gridSpan w:val="2"/>
              </w:tcPr>
            </w:tcPrChange>
          </w:tcPr>
          <w:p w:rsidR="000301BB" w:rsidRPr="002F02C9" w:rsidRDefault="00152C15" w:rsidP="00E37C68">
            <w:pPr>
              <w:rPr>
                <w:ins w:id="21447" w:author="IEC960923" w:date="2013-09-10T15:11:00Z"/>
                <w:rFonts w:asciiTheme="minorHAnsi" w:hAnsiTheme="minorHAnsi" w:cstheme="minorHAnsi"/>
                <w:color w:val="0033CC"/>
                <w:sz w:val="18"/>
                <w:rPrChange w:id="21448" w:author="Chen, Ivy (陳素貞 IEC1)" w:date="2015-01-12T13:45:00Z">
                  <w:rPr>
                    <w:ins w:id="21449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450" w:author="IEC960923" w:date="2013-09-10T15:1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1451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  <w:tcPrChange w:id="21452" w:author="IEC960923" w:date="2013-09-10T15:39:00Z">
              <w:tcPr>
                <w:tcW w:w="677" w:type="dxa"/>
              </w:tcPr>
            </w:tcPrChange>
          </w:tcPr>
          <w:p w:rsidR="000301BB" w:rsidRPr="002F02C9" w:rsidRDefault="000301BB" w:rsidP="00E37C68">
            <w:pPr>
              <w:rPr>
                <w:ins w:id="21453" w:author="IEC960923" w:date="2013-09-10T15:11:00Z"/>
                <w:rFonts w:asciiTheme="minorHAnsi" w:hAnsiTheme="minorHAnsi" w:cstheme="minorHAnsi"/>
                <w:color w:val="0033CC"/>
                <w:sz w:val="18"/>
                <w:rPrChange w:id="21454" w:author="Chen, Ivy (陳素貞 IEC1)" w:date="2015-01-12T13:45:00Z">
                  <w:rPr>
                    <w:ins w:id="21455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276" w:type="dxa"/>
            <w:tcPrChange w:id="21456" w:author="IEC960923" w:date="2013-09-10T15:39:00Z">
              <w:tcPr>
                <w:tcW w:w="1432" w:type="dxa"/>
                <w:gridSpan w:val="2"/>
              </w:tcPr>
            </w:tcPrChange>
          </w:tcPr>
          <w:p w:rsidR="000301BB" w:rsidRPr="002F02C9" w:rsidRDefault="00152C15" w:rsidP="00E37C68">
            <w:pPr>
              <w:rPr>
                <w:ins w:id="21457" w:author="IEC960923" w:date="2013-09-10T15:11:00Z"/>
                <w:rFonts w:asciiTheme="minorHAnsi" w:hAnsiTheme="minorHAnsi" w:cstheme="minorHAnsi"/>
                <w:color w:val="0033CC"/>
                <w:sz w:val="18"/>
                <w:rPrChange w:id="21458" w:author="Chen, Ivy (陳素貞 IEC1)" w:date="2015-01-12T13:45:00Z">
                  <w:rPr>
                    <w:ins w:id="21459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460" w:author="IEC960923" w:date="2013-09-10T15:1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1461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674" w:type="dxa"/>
            <w:tcPrChange w:id="21462" w:author="IEC960923" w:date="2013-09-10T15:39:00Z">
              <w:tcPr>
                <w:tcW w:w="680" w:type="dxa"/>
                <w:gridSpan w:val="2"/>
              </w:tcPr>
            </w:tcPrChange>
          </w:tcPr>
          <w:p w:rsidR="000301BB" w:rsidRPr="002F02C9" w:rsidRDefault="000301BB" w:rsidP="00E37C68">
            <w:pPr>
              <w:rPr>
                <w:ins w:id="21463" w:author="IEC960923" w:date="2013-09-10T15:11:00Z"/>
                <w:rFonts w:asciiTheme="minorHAnsi" w:hAnsiTheme="minorHAnsi" w:cstheme="minorHAnsi"/>
                <w:color w:val="0033CC"/>
                <w:sz w:val="18"/>
                <w:rPrChange w:id="21464" w:author="Chen, Ivy (陳素貞 IEC1)" w:date="2015-01-12T13:45:00Z">
                  <w:rPr>
                    <w:ins w:id="21465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2728" w:type="dxa"/>
            <w:tcPrChange w:id="21466" w:author="IEC960923" w:date="2013-09-10T15:39:00Z">
              <w:tcPr>
                <w:tcW w:w="2728" w:type="dxa"/>
              </w:tcPr>
            </w:tcPrChange>
          </w:tcPr>
          <w:p w:rsidR="000301BB" w:rsidRPr="002F02C9" w:rsidRDefault="00152C15" w:rsidP="00E37C68">
            <w:pPr>
              <w:rPr>
                <w:ins w:id="21467" w:author="IEC960923" w:date="2013-09-10T15:11:00Z"/>
                <w:rFonts w:asciiTheme="minorHAnsi" w:hAnsiTheme="minorHAnsi" w:cstheme="minorHAnsi"/>
                <w:color w:val="0033CC"/>
                <w:sz w:val="18"/>
                <w:rPrChange w:id="21468" w:author="Chen, Ivy (陳素貞 IEC1)" w:date="2015-01-12T13:45:00Z">
                  <w:rPr>
                    <w:ins w:id="21469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470" w:author="IEC960923" w:date="2013-09-10T15:1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1471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472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1473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1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474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、若</w:t>
              </w:r>
            </w:ins>
            <w:ins w:id="21475" w:author="IEC960923" w:date="2013-09-10T17:1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47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CheckItemTypeRule</w:t>
              </w:r>
            </w:ins>
            <w:ins w:id="21477" w:author="IEC960923" w:date="2013-09-10T15:1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1478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 xml:space="preserve"> List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479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中当前没有任何行被选，则提示用户，放弃后续操作。</w:t>
              </w:r>
            </w:ins>
          </w:p>
          <w:p w:rsidR="000301BB" w:rsidRPr="002F02C9" w:rsidRDefault="00152C15" w:rsidP="00E37C68">
            <w:pPr>
              <w:rPr>
                <w:ins w:id="21480" w:author="IEC960923" w:date="2013-09-10T15:11:00Z"/>
                <w:rFonts w:asciiTheme="minorHAnsi" w:hAnsiTheme="minorHAnsi" w:cstheme="minorHAnsi"/>
                <w:color w:val="0033CC"/>
                <w:sz w:val="18"/>
                <w:rPrChange w:id="21481" w:author="Chen, Ivy (陳素貞 IEC1)" w:date="2015-01-12T13:45:00Z">
                  <w:rPr>
                    <w:ins w:id="21482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483" w:author="IEC960923" w:date="2013-09-10T15:1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1484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2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485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、要求用户再次确认要执行删除操作。</w:t>
              </w:r>
            </w:ins>
          </w:p>
          <w:p w:rsidR="000301BB" w:rsidRPr="002F02C9" w:rsidRDefault="00152C15" w:rsidP="00E37C68">
            <w:pPr>
              <w:rPr>
                <w:ins w:id="21486" w:author="IEC960923" w:date="2013-09-10T15:11:00Z"/>
                <w:rFonts w:asciiTheme="minorHAnsi" w:hAnsiTheme="minorHAnsi" w:cstheme="minorHAnsi"/>
                <w:color w:val="0033CC"/>
                <w:sz w:val="18"/>
                <w:rPrChange w:id="21487" w:author="Chen, Ivy (陳素貞 IEC1)" w:date="2015-01-12T13:45:00Z">
                  <w:rPr>
                    <w:ins w:id="21488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489" w:author="IEC960923" w:date="2013-09-10T15:1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1490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3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491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、若用户选择放弃，则放弃后续操作。</w:t>
              </w:r>
            </w:ins>
          </w:p>
          <w:p w:rsidR="000301BB" w:rsidRPr="002F02C9" w:rsidRDefault="00152C15" w:rsidP="00E37C68">
            <w:pPr>
              <w:rPr>
                <w:ins w:id="21492" w:author="IEC960923" w:date="2013-09-10T15:11:00Z"/>
                <w:rFonts w:asciiTheme="minorHAnsi" w:hAnsiTheme="minorHAnsi" w:cstheme="minorHAnsi"/>
                <w:color w:val="0033CC"/>
                <w:sz w:val="18"/>
                <w:rPrChange w:id="21493" w:author="Chen, Ivy (陳素貞 IEC1)" w:date="2015-01-12T13:45:00Z">
                  <w:rPr>
                    <w:ins w:id="21494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495" w:author="IEC960923" w:date="2013-09-10T15:1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1496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4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49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、依據選取紀錄的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1498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ID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499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，删除该行数据。</w:t>
              </w:r>
            </w:ins>
          </w:p>
        </w:tc>
        <w:tc>
          <w:tcPr>
            <w:tcW w:w="2629" w:type="dxa"/>
            <w:tcPrChange w:id="21500" w:author="IEC960923" w:date="2013-09-10T15:39:00Z">
              <w:tcPr>
                <w:tcW w:w="2629" w:type="dxa"/>
              </w:tcPr>
            </w:tcPrChange>
          </w:tcPr>
          <w:p w:rsidR="000301BB" w:rsidRPr="002F02C9" w:rsidRDefault="00152C15" w:rsidP="00E37C68">
            <w:pPr>
              <w:rPr>
                <w:ins w:id="21501" w:author="IEC960923" w:date="2013-09-10T17:17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502" w:author="Chen, Ivy (陳素貞 IEC1)" w:date="2015-01-12T13:45:00Z">
                  <w:rPr>
                    <w:ins w:id="21503" w:author="IEC960923" w:date="2013-09-10T17:17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504" w:author="IEC960923" w:date="2013-09-10T17:17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lang w:eastAsia="zh-TW"/>
                  <w:rPrChange w:id="21505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刪除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50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CheckItemTypeRule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50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紀錄</w:t>
              </w:r>
            </w:ins>
          </w:p>
          <w:p w:rsidR="00A85E7B" w:rsidRPr="002F02C9" w:rsidRDefault="00152C15">
            <w:pPr>
              <w:rPr>
                <w:ins w:id="21508" w:author="IEC960923" w:date="2013-09-10T15:11:00Z"/>
                <w:rFonts w:asciiTheme="minorHAnsi" w:hAnsiTheme="minorHAnsi" w:cstheme="minorHAnsi"/>
                <w:color w:val="0033CC"/>
                <w:sz w:val="18"/>
                <w:rPrChange w:id="21509" w:author="Chen, Ivy (陳素貞 IEC1)" w:date="2015-01-12T13:45:00Z">
                  <w:rPr>
                    <w:ins w:id="21510" w:author="IEC960923" w:date="2013-09-10T15:1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511" w:author="IEC960923" w:date="2013-09-10T17:17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51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調用【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513" w:author="Chen, Ivy (陳素貞 IEC1)" w:date="2015-01-12T13:45:00Z">
                    <w:rPr>
                      <w:rFonts w:ascii="Verdana" w:hAnsi="Verdana"/>
                      <w:color w:val="000000"/>
                      <w:szCs w:val="20"/>
                      <w:u w:val="single"/>
                    </w:rPr>
                  </w:rPrChange>
                </w:rPr>
                <w:t xml:space="preserve">void DeleteCheckItemTypeRule(int id);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51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】</w:t>
              </w:r>
            </w:ins>
          </w:p>
        </w:tc>
      </w:tr>
      <w:tr w:rsidR="003D0BD5" w:rsidRPr="002F02C9" w:rsidTr="00F2459A">
        <w:trPr>
          <w:ins w:id="21515" w:author="IEC960923" w:date="2013-09-10T17:19:00Z"/>
        </w:trPr>
        <w:tc>
          <w:tcPr>
            <w:tcW w:w="445" w:type="dxa"/>
          </w:tcPr>
          <w:p w:rsidR="003D0BD5" w:rsidRPr="002F02C9" w:rsidRDefault="00152C15" w:rsidP="00E37C68">
            <w:pPr>
              <w:rPr>
                <w:ins w:id="21516" w:author="IEC960923" w:date="2013-09-10T17:19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517" w:author="Chen, Ivy (陳素貞 IEC1)" w:date="2015-01-12T13:45:00Z">
                  <w:rPr>
                    <w:ins w:id="21518" w:author="IEC960923" w:date="2013-09-10T17:19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519" w:author="IEC960923" w:date="2013-09-10T17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52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15</w:t>
              </w:r>
            </w:ins>
          </w:p>
        </w:tc>
        <w:tc>
          <w:tcPr>
            <w:tcW w:w="1364" w:type="dxa"/>
          </w:tcPr>
          <w:p w:rsidR="003D0BD5" w:rsidRPr="002F02C9" w:rsidRDefault="00152C15" w:rsidP="00E37C68">
            <w:pPr>
              <w:rPr>
                <w:ins w:id="21521" w:author="IEC960923" w:date="2013-09-10T17:19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522" w:author="Chen, Ivy (陳素貞 IEC1)" w:date="2015-01-12T13:45:00Z">
                  <w:rPr>
                    <w:ins w:id="21523" w:author="IEC960923" w:date="2013-09-10T17:19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524" w:author="IEC960923" w:date="2013-09-10T17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52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testRE</w:t>
              </w:r>
            </w:ins>
          </w:p>
        </w:tc>
        <w:tc>
          <w:tcPr>
            <w:tcW w:w="862" w:type="dxa"/>
          </w:tcPr>
          <w:p w:rsidR="003D0BD5" w:rsidRPr="002F02C9" w:rsidRDefault="00152C15" w:rsidP="00E37C68">
            <w:pPr>
              <w:rPr>
                <w:ins w:id="21526" w:author="IEC960923" w:date="2013-09-10T17:19:00Z"/>
                <w:rFonts w:asciiTheme="minorHAnsi" w:hAnsiTheme="minorHAnsi" w:cstheme="minorHAnsi"/>
                <w:color w:val="0033CC"/>
                <w:sz w:val="18"/>
                <w:rPrChange w:id="21527" w:author="Chen, Ivy (陳素貞 IEC1)" w:date="2015-01-12T13:45:00Z">
                  <w:rPr>
                    <w:ins w:id="21528" w:author="IEC960923" w:date="2013-09-10T17:19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529" w:author="IEC960923" w:date="2013-09-10T17:19:00Z">
              <w:r w:rsidRPr="002F02C9">
                <w:rPr>
                  <w:rFonts w:asciiTheme="minorHAnsi" w:hAnsiTheme="minorHAnsi" w:cstheme="minorHAnsi"/>
                  <w:color w:val="0033CC"/>
                  <w:sz w:val="18"/>
                  <w:rPrChange w:id="21530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3D0BD5" w:rsidRPr="002F02C9" w:rsidRDefault="003D0BD5" w:rsidP="00E37C68">
            <w:pPr>
              <w:rPr>
                <w:ins w:id="21531" w:author="IEC960923" w:date="2013-09-10T17:19:00Z"/>
                <w:rFonts w:asciiTheme="minorHAnsi" w:hAnsiTheme="minorHAnsi" w:cstheme="minorHAnsi"/>
                <w:color w:val="0033CC"/>
                <w:sz w:val="18"/>
                <w:rPrChange w:id="21532" w:author="Chen, Ivy (陳素貞 IEC1)" w:date="2015-01-12T13:45:00Z">
                  <w:rPr>
                    <w:ins w:id="21533" w:author="IEC960923" w:date="2013-09-10T17:19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276" w:type="dxa"/>
          </w:tcPr>
          <w:p w:rsidR="003D0BD5" w:rsidRPr="002F02C9" w:rsidRDefault="00152C15" w:rsidP="00E37C68">
            <w:pPr>
              <w:rPr>
                <w:ins w:id="21534" w:author="IEC960923" w:date="2013-09-10T17:19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535" w:author="Chen, Ivy (陳素貞 IEC1)" w:date="2015-01-12T13:45:00Z">
                  <w:rPr>
                    <w:ins w:id="21536" w:author="IEC960923" w:date="2013-09-10T17:19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537" w:author="IEC960923" w:date="2013-09-10T17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53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testRE</w:t>
              </w:r>
            </w:ins>
          </w:p>
        </w:tc>
        <w:tc>
          <w:tcPr>
            <w:tcW w:w="674" w:type="dxa"/>
          </w:tcPr>
          <w:p w:rsidR="003D0BD5" w:rsidRPr="002F02C9" w:rsidRDefault="003D0BD5" w:rsidP="00E37C68">
            <w:pPr>
              <w:rPr>
                <w:ins w:id="21539" w:author="IEC960923" w:date="2013-09-10T17:19:00Z"/>
                <w:rFonts w:asciiTheme="minorHAnsi" w:hAnsiTheme="minorHAnsi" w:cstheme="minorHAnsi"/>
                <w:color w:val="0033CC"/>
                <w:sz w:val="18"/>
                <w:rPrChange w:id="21540" w:author="Chen, Ivy (陳素貞 IEC1)" w:date="2015-01-12T13:45:00Z">
                  <w:rPr>
                    <w:ins w:id="21541" w:author="IEC960923" w:date="2013-09-10T17:19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2728" w:type="dxa"/>
          </w:tcPr>
          <w:p w:rsidR="003D0BD5" w:rsidRPr="002F02C9" w:rsidRDefault="00152C15">
            <w:pPr>
              <w:rPr>
                <w:ins w:id="21542" w:author="IEC960923" w:date="2013-09-10T17:19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543" w:author="Chen, Ivy (陳素貞 IEC1)" w:date="2015-01-12T13:45:00Z">
                  <w:rPr>
                    <w:ins w:id="21544" w:author="IEC960923" w:date="2013-09-10T17:19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545" w:author="IEC960923" w:date="2013-09-10T17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54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Click</w:t>
              </w:r>
            </w:ins>
            <w:ins w:id="21547" w:author="IEC960923" w:date="2013-09-10T17:20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rPrChange w:id="21548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549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彈出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550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”testRE”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551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對話框</w:t>
              </w:r>
            </w:ins>
            <w:ins w:id="21552" w:author="IEC960923" w:date="2013-09-10T17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553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(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554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請參閱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555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556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控</w:t>
              </w:r>
            </w:ins>
            <w:ins w:id="21557" w:author="IEC960923" w:date="2013-09-10T17:22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558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件</w:t>
              </w:r>
            </w:ins>
            <w:ins w:id="21559" w:author="IEC960923" w:date="2013-09-10T17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560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說明</w:t>
              </w:r>
            </w:ins>
            <w:ins w:id="21561" w:author="IEC960923" w:date="2013-09-10T17:2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562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- testRE</w:t>
              </w:r>
            </w:ins>
            <w:ins w:id="21563" w:author="IEC960923" w:date="2013-09-10T17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564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)</w:t>
              </w:r>
            </w:ins>
            <w:ins w:id="21565" w:author="IEC960923" w:date="2013-09-10T17:2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566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，供用戶測試驗證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567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</w:t>
              </w:r>
            </w:ins>
            <w:ins w:id="21568" w:author="IEC960923" w:date="2013-09-10T17:2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56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regular expression 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57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的正確性。</w:t>
              </w:r>
            </w:ins>
          </w:p>
        </w:tc>
        <w:tc>
          <w:tcPr>
            <w:tcW w:w="2629" w:type="dxa"/>
          </w:tcPr>
          <w:p w:rsidR="003D0BD5" w:rsidRPr="002F02C9" w:rsidRDefault="003D0BD5" w:rsidP="00E37C68">
            <w:pPr>
              <w:rPr>
                <w:ins w:id="21571" w:author="IEC960923" w:date="2013-09-10T17:19:00Z"/>
                <w:rFonts w:asciiTheme="minorEastAsia" w:eastAsiaTheme="minorEastAsia" w:hAnsiTheme="minorEastAsia" w:cstheme="minorHAnsi"/>
                <w:color w:val="0033CC"/>
                <w:sz w:val="18"/>
                <w:lang w:eastAsia="zh-TW"/>
                <w:rPrChange w:id="21572" w:author="Chen, Ivy (陳素貞 IEC1)" w:date="2015-01-12T13:45:00Z">
                  <w:rPr>
                    <w:ins w:id="21573" w:author="IEC960923" w:date="2013-09-10T17:19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</w:tbl>
    <w:p w:rsidR="000D6FDC" w:rsidRPr="002F02C9" w:rsidRDefault="000D6FDC" w:rsidP="000D6FDC">
      <w:pPr>
        <w:rPr>
          <w:ins w:id="21574" w:author="IEC960923" w:date="2013-09-10T15:11:00Z"/>
          <w:rFonts w:eastAsia="新細明體"/>
          <w:color w:val="0033CC"/>
          <w:lang w:eastAsia="zh-TW"/>
          <w:rPrChange w:id="21575" w:author="Chen, Ivy (陳素貞 IEC1)" w:date="2015-01-12T13:45:00Z">
            <w:rPr>
              <w:ins w:id="21576" w:author="IEC960923" w:date="2013-09-10T15:11:00Z"/>
              <w:rFonts w:eastAsia="新細明體"/>
              <w:color w:val="0033CC"/>
              <w:lang w:eastAsia="zh-TW"/>
            </w:rPr>
          </w:rPrChange>
        </w:rPr>
      </w:pPr>
    </w:p>
    <w:p w:rsidR="000D6FDC" w:rsidRPr="002F02C9" w:rsidRDefault="000D6FDC" w:rsidP="000D6FDC">
      <w:pPr>
        <w:rPr>
          <w:ins w:id="21577" w:author="IEC960923" w:date="2013-09-10T17:22:00Z"/>
          <w:rFonts w:eastAsiaTheme="minorEastAsia"/>
          <w:lang w:eastAsia="zh-TW"/>
          <w:rPrChange w:id="21578" w:author="Chen, Ivy (陳素貞 IEC1)" w:date="2015-01-12T13:45:00Z">
            <w:rPr>
              <w:ins w:id="21579" w:author="IEC960923" w:date="2013-09-10T17:22:00Z"/>
              <w:rFonts w:eastAsiaTheme="minorEastAsia"/>
              <w:lang w:eastAsia="zh-TW"/>
            </w:rPr>
          </w:rPrChange>
        </w:rPr>
      </w:pPr>
    </w:p>
    <w:p w:rsidR="00CD3F17" w:rsidRPr="002F02C9" w:rsidRDefault="00152C15" w:rsidP="00CD3F17">
      <w:pPr>
        <w:pStyle w:val="4"/>
        <w:rPr>
          <w:ins w:id="21580" w:author="IEC960923" w:date="2013-09-10T17:22:00Z"/>
          <w:rFonts w:asciiTheme="minorHAnsi" w:eastAsiaTheme="minorEastAsia" w:hAnsiTheme="minorHAnsi" w:cstheme="minorHAnsi"/>
          <w:color w:val="0033CC"/>
          <w:lang w:eastAsia="zh-TW"/>
          <w:rPrChange w:id="21581" w:author="Chen, Ivy (陳素貞 IEC1)" w:date="2015-01-12T13:45:00Z">
            <w:rPr>
              <w:ins w:id="21582" w:author="IEC960923" w:date="2013-09-10T17:22:00Z"/>
              <w:color w:val="0033CC"/>
            </w:rPr>
          </w:rPrChange>
        </w:rPr>
      </w:pPr>
      <w:ins w:id="21583" w:author="IEC960923" w:date="2013-09-10T17:22:00Z">
        <w:r w:rsidRPr="002F02C9">
          <w:rPr>
            <w:rFonts w:asciiTheme="minorHAnsi" w:hAnsiTheme="minorHAnsi" w:cstheme="minorHAnsi" w:hint="eastAsia"/>
            <w:color w:val="0033CC"/>
            <w:rPrChange w:id="21584" w:author="Chen, Ivy (陳素貞 IEC1)" w:date="2015-01-12T13:45:00Z">
              <w:rPr>
                <w:rFonts w:hint="eastAsia"/>
                <w:b w:val="0"/>
                <w:bCs w:val="0"/>
                <w:color w:val="0033CC"/>
                <w:szCs w:val="24"/>
                <w:u w:val="single"/>
              </w:rPr>
            </w:rPrChange>
          </w:rPr>
          <w:t>控件說明</w:t>
        </w:r>
        <w:r w:rsidRPr="002F02C9">
          <w:rPr>
            <w:rFonts w:asciiTheme="minorHAnsi" w:eastAsiaTheme="minorEastAsia" w:hAnsiTheme="minorHAnsi" w:cstheme="minorHAnsi"/>
            <w:color w:val="0033CC"/>
            <w:lang w:eastAsia="zh-TW"/>
            <w:rPrChange w:id="21585" w:author="Chen, Ivy (陳素貞 IEC1)" w:date="2015-01-12T13:45:00Z">
              <w:rPr>
                <w:rFonts w:asciiTheme="minorEastAsia" w:eastAsiaTheme="minorEastAsia" w:hAnsiTheme="minorEastAsia"/>
                <w:b w:val="0"/>
                <w:bCs w:val="0"/>
                <w:color w:val="0033CC"/>
                <w:szCs w:val="24"/>
                <w:u w:val="single"/>
                <w:lang w:eastAsia="zh-TW"/>
              </w:rPr>
            </w:rPrChange>
          </w:rPr>
          <w:t xml:space="preserve"> - testRE</w:t>
        </w:r>
      </w:ins>
    </w:p>
    <w:p w:rsidR="00CD3F17" w:rsidRPr="002F02C9" w:rsidRDefault="00152C15" w:rsidP="00CD3F17">
      <w:pPr>
        <w:pStyle w:val="ae"/>
        <w:jc w:val="right"/>
        <w:rPr>
          <w:ins w:id="21586" w:author="IEC960923" w:date="2013-09-10T17:22:00Z"/>
          <w:color w:val="0033CC"/>
          <w:rPrChange w:id="21587" w:author="Chen, Ivy (陳素貞 IEC1)" w:date="2015-01-12T13:45:00Z">
            <w:rPr>
              <w:ins w:id="21588" w:author="IEC960923" w:date="2013-09-10T17:22:00Z"/>
              <w:color w:val="0033CC"/>
            </w:rPr>
          </w:rPrChange>
        </w:rPr>
      </w:pPr>
      <w:ins w:id="21589" w:author="IEC960923" w:date="2013-09-10T17:22:00Z">
        <w:r w:rsidRPr="002F02C9">
          <w:rPr>
            <w:rFonts w:hint="eastAsia"/>
            <w:color w:val="0033CC"/>
            <w:rPrChange w:id="21590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t>表</w:t>
        </w:r>
        <w:r w:rsidRPr="002F02C9">
          <w:rPr>
            <w:color w:val="0033CC"/>
            <w:rPrChange w:id="21591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t xml:space="preserve">: </w:t>
        </w:r>
        <w:r w:rsidRPr="002F02C9">
          <w:rPr>
            <w:color w:val="0033CC"/>
            <w:rPrChange w:id="21592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21593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STYLEREF 2 \s </w:instrText>
        </w:r>
        <w:r w:rsidRPr="002F02C9">
          <w:rPr>
            <w:color w:val="0033CC"/>
            <w:rPrChange w:id="21594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21595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1.</w:t>
        </w:r>
        <w:r w:rsidRPr="002F02C9">
          <w:rPr>
            <w:rFonts w:eastAsiaTheme="minorEastAsia"/>
            <w:noProof/>
            <w:color w:val="0033CC"/>
            <w:rPrChange w:id="21596" w:author="Chen, Ivy (陳素貞 IEC1)" w:date="2015-01-12T13:45:00Z">
              <w:rPr>
                <w:rFonts w:eastAsiaTheme="minorEastAsia" w:cs="Times New Roman"/>
                <w:noProof/>
                <w:color w:val="0033CC"/>
                <w:u w:val="single"/>
              </w:rPr>
            </w:rPrChange>
          </w:rPr>
          <w:t>6</w:t>
        </w:r>
        <w:r w:rsidRPr="002F02C9">
          <w:rPr>
            <w:color w:val="0033CC"/>
            <w:rPrChange w:id="21597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  <w:r w:rsidRPr="002F02C9">
          <w:rPr>
            <w:color w:val="0033CC"/>
            <w:rPrChange w:id="21598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noBreakHyphen/>
        </w:r>
        <w:r w:rsidRPr="002F02C9">
          <w:rPr>
            <w:color w:val="0033CC"/>
            <w:rPrChange w:id="21599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21600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color w:val="0033CC"/>
            <w:rPrChange w:id="21601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instrText>表</w:instrText>
        </w:r>
        <w:r w:rsidRPr="002F02C9">
          <w:rPr>
            <w:color w:val="0033CC"/>
            <w:rPrChange w:id="21602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: \* ARABIC \s 2 </w:instrText>
        </w:r>
        <w:r w:rsidRPr="002F02C9">
          <w:rPr>
            <w:color w:val="0033CC"/>
            <w:rPrChange w:id="21603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21604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</w:t>
        </w:r>
        <w:r w:rsidRPr="002F02C9">
          <w:rPr>
            <w:color w:val="0033CC"/>
            <w:rPrChange w:id="21605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64"/>
        <w:gridCol w:w="862"/>
        <w:gridCol w:w="839"/>
        <w:gridCol w:w="1276"/>
        <w:gridCol w:w="674"/>
        <w:gridCol w:w="2728"/>
        <w:gridCol w:w="2629"/>
      </w:tblGrid>
      <w:tr w:rsidR="00CD3F17" w:rsidRPr="002F02C9" w:rsidTr="002528DD">
        <w:trPr>
          <w:tblHeader/>
          <w:ins w:id="21606" w:author="IEC960923" w:date="2013-09-10T17:22:00Z"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ins w:id="21607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08" w:author="Chen, Ivy (陳素貞 IEC1)" w:date="2015-01-12T13:45:00Z">
                  <w:rPr>
                    <w:ins w:id="21609" w:author="IEC960923" w:date="2013-09-10T17:22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1610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1611" w:author="IEC960923" w:date="2013-09-10T17:2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612" w:author="Chen, Ivy (陳素貞 IEC1)" w:date="2015-01-12T13:45:00Z">
                    <w:rPr>
                      <w:rFonts w:asciiTheme="minorHAnsi" w:hAnsiTheme="minorHAnsi" w:cstheme="minorHAnsi"/>
                      <w:b/>
                      <w:color w:val="0033CC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64" w:type="dxa"/>
            <w:shd w:val="clear" w:color="auto" w:fill="CCCCCC"/>
          </w:tcPr>
          <w:p w:rsidR="003B389F" w:rsidRPr="002F02C9" w:rsidRDefault="00152C15">
            <w:pPr>
              <w:rPr>
                <w:ins w:id="21613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14" w:author="Chen, Ivy (陳素貞 IEC1)" w:date="2015-01-12T13:45:00Z">
                  <w:rPr>
                    <w:ins w:id="21615" w:author="IEC960923" w:date="2013-09-10T17:22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1616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1617" w:author="IEC960923" w:date="2013-09-10T17:2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618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862" w:type="dxa"/>
            <w:shd w:val="clear" w:color="auto" w:fill="CCCCCC"/>
          </w:tcPr>
          <w:p w:rsidR="003B389F" w:rsidRPr="002F02C9" w:rsidRDefault="00152C15">
            <w:pPr>
              <w:rPr>
                <w:ins w:id="21619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20" w:author="Chen, Ivy (陳素貞 IEC1)" w:date="2015-01-12T13:45:00Z">
                  <w:rPr>
                    <w:ins w:id="21621" w:author="IEC960923" w:date="2013-09-10T17:22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1622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1623" w:author="IEC960923" w:date="2013-09-10T17:2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624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839" w:type="dxa"/>
            <w:shd w:val="clear" w:color="auto" w:fill="CCCCCC"/>
            <w:tcFitText/>
          </w:tcPr>
          <w:p w:rsidR="003B389F" w:rsidRPr="002F02C9" w:rsidRDefault="00152C15">
            <w:pPr>
              <w:rPr>
                <w:ins w:id="21625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26" w:author="Chen, Ivy (陳素貞 IEC1)" w:date="2015-01-12T13:45:00Z">
                  <w:rPr>
                    <w:ins w:id="21627" w:author="IEC960923" w:date="2013-09-10T17:22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1628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1629" w:author="IEC960923" w:date="2013-09-10T17:2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pacing w:val="242"/>
                  <w:sz w:val="18"/>
                  <w:lang w:eastAsia="zh-TW"/>
                  <w:rPrChange w:id="21630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spacing w:val="201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pacing w:val="1"/>
                  <w:sz w:val="18"/>
                  <w:lang w:eastAsia="zh-TW"/>
                  <w:rPrChange w:id="21631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spacing w:val="1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276" w:type="dxa"/>
            <w:shd w:val="clear" w:color="auto" w:fill="CCCCCC"/>
          </w:tcPr>
          <w:p w:rsidR="003B389F" w:rsidRPr="002F02C9" w:rsidRDefault="00152C15">
            <w:pPr>
              <w:rPr>
                <w:ins w:id="21632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33" w:author="Chen, Ivy (陳素貞 IEC1)" w:date="2015-01-12T13:45:00Z">
                  <w:rPr>
                    <w:ins w:id="21634" w:author="IEC960923" w:date="2013-09-10T17:22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1635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1636" w:author="IEC960923" w:date="2013-09-10T17:2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637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74" w:type="dxa"/>
            <w:shd w:val="clear" w:color="auto" w:fill="CCCCCC"/>
          </w:tcPr>
          <w:p w:rsidR="003B389F" w:rsidRPr="002F02C9" w:rsidRDefault="00152C15">
            <w:pPr>
              <w:rPr>
                <w:ins w:id="21638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39" w:author="Chen, Ivy (陳素貞 IEC1)" w:date="2015-01-12T13:45:00Z">
                  <w:rPr>
                    <w:ins w:id="21640" w:author="IEC960923" w:date="2013-09-10T17:22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1641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1642" w:author="IEC960923" w:date="2013-09-10T17:2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643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ins w:id="21644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45" w:author="Chen, Ivy (陳素貞 IEC1)" w:date="2015-01-12T13:45:00Z">
                  <w:rPr>
                    <w:ins w:id="21646" w:author="IEC960923" w:date="2013-09-10T17:22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1647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1648" w:author="IEC960923" w:date="2013-09-10T17:2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649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ins w:id="21650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51" w:author="Chen, Ivy (陳素貞 IEC1)" w:date="2015-01-12T13:45:00Z">
                  <w:rPr>
                    <w:ins w:id="21652" w:author="IEC960923" w:date="2013-09-10T17:22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1653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1654" w:author="IEC960923" w:date="2013-09-10T17:2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655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CD3F17" w:rsidRPr="002F02C9" w:rsidTr="002528DD">
        <w:trPr>
          <w:ins w:id="21656" w:author="IEC960923" w:date="2013-09-10T17:22:00Z"/>
        </w:trPr>
        <w:tc>
          <w:tcPr>
            <w:tcW w:w="445" w:type="dxa"/>
          </w:tcPr>
          <w:p w:rsidR="003B389F" w:rsidRPr="002F02C9" w:rsidRDefault="00152C15">
            <w:pPr>
              <w:rPr>
                <w:ins w:id="21657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58" w:author="Chen, Ivy (陳素貞 IEC1)" w:date="2015-01-12T13:45:00Z">
                  <w:rPr>
                    <w:ins w:id="21659" w:author="IEC960923" w:date="2013-09-10T17:22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1660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1661" w:author="IEC960923" w:date="2013-09-10T17:2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662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64" w:type="dxa"/>
          </w:tcPr>
          <w:p w:rsidR="003B389F" w:rsidRPr="002F02C9" w:rsidRDefault="00152C15">
            <w:pPr>
              <w:rPr>
                <w:ins w:id="21663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64" w:author="Chen, Ivy (陳素貞 IEC1)" w:date="2015-01-12T13:45:00Z">
                  <w:rPr>
                    <w:ins w:id="21665" w:author="IEC960923" w:date="2013-09-10T17:22:00Z"/>
                    <w:rFonts w:asciiTheme="minorHAnsi" w:eastAsia="新細明體" w:hAnsiTheme="minorHAnsi" w:cstheme="minorHAnsi"/>
                    <w:b/>
                    <w:bCs/>
                    <w:color w:val="0033CC"/>
                    <w:kern w:val="32"/>
                    <w:sz w:val="18"/>
                    <w:szCs w:val="32"/>
                    <w:lang w:eastAsia="zh-TW"/>
                  </w:rPr>
                </w:rPrChange>
              </w:rPr>
              <w:pPrChange w:id="21666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1667" w:author="IEC960923" w:date="2013-09-10T17:2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66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Input</w:t>
              </w:r>
            </w:ins>
          </w:p>
        </w:tc>
        <w:tc>
          <w:tcPr>
            <w:tcW w:w="862" w:type="dxa"/>
          </w:tcPr>
          <w:p w:rsidR="003B389F" w:rsidRPr="002F02C9" w:rsidRDefault="00152C15">
            <w:pPr>
              <w:rPr>
                <w:ins w:id="21669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70" w:author="Chen, Ivy (陳素貞 IEC1)" w:date="2015-01-12T13:45:00Z">
                  <w:rPr>
                    <w:ins w:id="21671" w:author="IEC960923" w:date="2013-09-10T17:22:00Z"/>
                    <w:rFonts w:asciiTheme="minorHAnsi" w:eastAsiaTheme="minorEastAsia" w:hAnsiTheme="minorHAnsi" w:cstheme="minorHAnsi"/>
                    <w:b/>
                    <w:bCs/>
                    <w:color w:val="0033CC"/>
                    <w:kern w:val="32"/>
                    <w:sz w:val="18"/>
                    <w:szCs w:val="32"/>
                    <w:lang w:eastAsia="zh-TW"/>
                  </w:rPr>
                </w:rPrChange>
              </w:rPr>
              <w:pPrChange w:id="21672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1673" w:author="IEC960923" w:date="2013-09-10T17:2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67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3B389F" w:rsidRPr="002F02C9" w:rsidRDefault="00152C15">
            <w:pPr>
              <w:rPr>
                <w:ins w:id="21675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76" w:author="Chen, Ivy (陳素貞 IEC1)" w:date="2015-01-12T13:45:00Z">
                  <w:rPr>
                    <w:ins w:id="21677" w:author="IEC960923" w:date="2013-09-10T17:22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18"/>
                    <w:szCs w:val="32"/>
                  </w:rPr>
                </w:rPrChange>
              </w:rPr>
              <w:pPrChange w:id="21678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1679" w:author="IEC960923" w:date="2013-09-10T18:06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68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68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68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3B389F" w:rsidRPr="002F02C9" w:rsidRDefault="00152C15">
            <w:pPr>
              <w:rPr>
                <w:ins w:id="21683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84" w:author="Chen, Ivy (陳素貞 IEC1)" w:date="2015-01-12T13:45:00Z">
                  <w:rPr>
                    <w:ins w:id="21685" w:author="IEC960923" w:date="2013-09-10T17:22:00Z"/>
                    <w:rFonts w:asciiTheme="minorHAnsi" w:eastAsiaTheme="minorEastAsia" w:hAnsiTheme="minorHAnsi" w:cstheme="minorHAnsi"/>
                    <w:b/>
                    <w:bCs/>
                    <w:color w:val="0033CC"/>
                    <w:kern w:val="32"/>
                    <w:sz w:val="18"/>
                    <w:szCs w:val="32"/>
                    <w:lang w:eastAsia="zh-TW"/>
                  </w:rPr>
                </w:rPrChange>
              </w:rPr>
              <w:pPrChange w:id="21686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1687" w:author="IEC960923" w:date="2013-09-10T17:2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68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3B389F" w:rsidRPr="002F02C9" w:rsidRDefault="00152C15">
            <w:pPr>
              <w:rPr>
                <w:ins w:id="21689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90" w:author="Chen, Ivy (陳素貞 IEC1)" w:date="2015-01-12T13:45:00Z">
                  <w:rPr>
                    <w:ins w:id="21691" w:author="IEC960923" w:date="2013-09-10T17:22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1692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1693" w:author="IEC960923" w:date="2013-09-10T17:23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694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CD3F17" w:rsidRPr="002F02C9" w:rsidRDefault="00CD3F17" w:rsidP="002528DD">
            <w:pPr>
              <w:rPr>
                <w:ins w:id="21695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96" w:author="Chen, Ivy (陳素貞 IEC1)" w:date="2015-01-12T13:45:00Z">
                  <w:rPr>
                    <w:ins w:id="21697" w:author="IEC960923" w:date="2013-09-10T17:22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CD3F17" w:rsidRPr="002F02C9" w:rsidRDefault="00CD3F17" w:rsidP="002528DD">
            <w:pPr>
              <w:rPr>
                <w:ins w:id="21698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699" w:author="Chen, Ivy (陳素貞 IEC1)" w:date="2015-01-12T13:45:00Z">
                  <w:rPr>
                    <w:ins w:id="21700" w:author="IEC960923" w:date="2013-09-10T17:22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CD3F17" w:rsidRPr="002F02C9" w:rsidTr="002528DD">
        <w:trPr>
          <w:ins w:id="21701" w:author="IEC960923" w:date="2013-09-10T17:22:00Z"/>
        </w:trPr>
        <w:tc>
          <w:tcPr>
            <w:tcW w:w="445" w:type="dxa"/>
          </w:tcPr>
          <w:p w:rsidR="00CD3F17" w:rsidRPr="002F02C9" w:rsidRDefault="00152C15" w:rsidP="002528DD">
            <w:pPr>
              <w:rPr>
                <w:ins w:id="21702" w:author="IEC960923" w:date="2013-09-10T17:22:00Z"/>
                <w:rFonts w:asciiTheme="minorHAnsi" w:hAnsiTheme="minorHAnsi" w:cstheme="minorHAnsi"/>
                <w:color w:val="0033CC"/>
                <w:rPrChange w:id="21703" w:author="Chen, Ivy (陳素貞 IEC1)" w:date="2015-01-12T13:45:00Z">
                  <w:rPr>
                    <w:ins w:id="21704" w:author="IEC960923" w:date="2013-09-10T17:22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1705" w:author="IEC960923" w:date="2013-09-10T17:2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70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64" w:type="dxa"/>
          </w:tcPr>
          <w:p w:rsidR="00CD3F17" w:rsidRPr="002F02C9" w:rsidRDefault="00152C15" w:rsidP="002528DD">
            <w:pPr>
              <w:rPr>
                <w:ins w:id="21707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708" w:author="Chen, Ivy (陳素貞 IEC1)" w:date="2015-01-12T13:45:00Z">
                  <w:rPr>
                    <w:ins w:id="21709" w:author="IEC960923" w:date="2013-09-10T17:22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710" w:author="IEC960923" w:date="2013-09-10T17:2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71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RegExp</w:t>
              </w:r>
            </w:ins>
          </w:p>
        </w:tc>
        <w:tc>
          <w:tcPr>
            <w:tcW w:w="862" w:type="dxa"/>
          </w:tcPr>
          <w:p w:rsidR="00CD3F17" w:rsidRPr="002F02C9" w:rsidRDefault="00152C15" w:rsidP="002528DD">
            <w:pPr>
              <w:rPr>
                <w:ins w:id="21712" w:author="IEC960923" w:date="2013-09-10T17:22:00Z"/>
                <w:rFonts w:asciiTheme="minorHAnsi" w:hAnsiTheme="minorHAnsi" w:cstheme="minorHAnsi"/>
                <w:color w:val="0033CC"/>
                <w:sz w:val="18"/>
                <w:rPrChange w:id="21713" w:author="Chen, Ivy (陳素貞 IEC1)" w:date="2015-01-12T13:45:00Z">
                  <w:rPr>
                    <w:ins w:id="21714" w:author="IEC960923" w:date="2013-09-10T17:22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715" w:author="IEC960923" w:date="2013-09-10T17:2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71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CD3F17" w:rsidRPr="002F02C9" w:rsidRDefault="00152C15" w:rsidP="002528DD">
            <w:pPr>
              <w:rPr>
                <w:ins w:id="21717" w:author="IEC960923" w:date="2013-09-10T17:22:00Z"/>
                <w:rFonts w:asciiTheme="minorHAnsi" w:hAnsiTheme="minorHAnsi" w:cstheme="minorHAnsi"/>
                <w:color w:val="0033CC"/>
                <w:sz w:val="18"/>
                <w:rPrChange w:id="21718" w:author="Chen, Ivy (陳素貞 IEC1)" w:date="2015-01-12T13:45:00Z">
                  <w:rPr>
                    <w:ins w:id="21719" w:author="IEC960923" w:date="2013-09-10T17:22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720" w:author="IEC960923" w:date="2013-09-10T18:06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72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lang w:eastAsia="zh-TW"/>
                  <w:rPrChange w:id="2172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72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CD3F17" w:rsidRPr="002F02C9" w:rsidRDefault="00152C15" w:rsidP="002528DD">
            <w:pPr>
              <w:rPr>
                <w:ins w:id="21724" w:author="IEC960923" w:date="2013-09-10T17:22:00Z"/>
                <w:rFonts w:asciiTheme="minorHAnsi" w:hAnsiTheme="minorHAnsi" w:cstheme="minorHAnsi"/>
                <w:color w:val="0033CC"/>
                <w:sz w:val="18"/>
                <w:rPrChange w:id="21725" w:author="Chen, Ivy (陳素貞 IEC1)" w:date="2015-01-12T13:45:00Z">
                  <w:rPr>
                    <w:ins w:id="21726" w:author="IEC960923" w:date="2013-09-10T17:22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727" w:author="IEC960923" w:date="2013-09-10T17:23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lang w:eastAsia="zh-TW"/>
                  <w:rPrChange w:id="2172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CD3F17" w:rsidRPr="002F02C9" w:rsidRDefault="00152C15" w:rsidP="002528DD">
            <w:pPr>
              <w:rPr>
                <w:ins w:id="21729" w:author="IEC960923" w:date="2013-09-10T17:22:00Z"/>
                <w:rFonts w:asciiTheme="minorHAnsi" w:hAnsiTheme="minorHAnsi" w:cstheme="minorHAnsi"/>
                <w:color w:val="0033CC"/>
                <w:rPrChange w:id="21730" w:author="Chen, Ivy (陳素貞 IEC1)" w:date="2015-01-12T13:45:00Z">
                  <w:rPr>
                    <w:ins w:id="21731" w:author="IEC960923" w:date="2013-09-10T17:22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1732" w:author="IEC960923" w:date="2013-09-10T17:23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lang w:eastAsia="zh-TW"/>
                  <w:rPrChange w:id="21733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CD3F17" w:rsidRPr="002F02C9" w:rsidRDefault="00CD3F17" w:rsidP="002528DD">
            <w:pPr>
              <w:rPr>
                <w:ins w:id="21734" w:author="IEC960923" w:date="2013-09-10T17:22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1735" w:author="Chen, Ivy (陳素貞 IEC1)" w:date="2015-01-12T13:45:00Z">
                  <w:rPr>
                    <w:ins w:id="21736" w:author="IEC960923" w:date="2013-09-10T17:22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CD3F17" w:rsidRPr="002F02C9" w:rsidRDefault="00152C15" w:rsidP="002528DD">
            <w:pPr>
              <w:rPr>
                <w:ins w:id="21737" w:author="IEC960923" w:date="2013-09-10T17:22:00Z"/>
                <w:rFonts w:asciiTheme="minorHAnsi" w:eastAsiaTheme="minorEastAsia" w:hAnsiTheme="minorHAnsi" w:cstheme="minorHAnsi"/>
                <w:color w:val="0033CC"/>
                <w:sz w:val="18"/>
                <w:lang w:eastAsia="zh-TW"/>
                <w:rPrChange w:id="21738" w:author="Chen, Ivy (陳素貞 IEC1)" w:date="2015-01-12T13:45:00Z">
                  <w:rPr>
                    <w:ins w:id="21739" w:author="IEC960923" w:date="2013-09-10T17:22:00Z"/>
                    <w:rFonts w:asciiTheme="minorHAnsi" w:eastAsiaTheme="minorEastAsia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740" w:author="IEC960923" w:date="2013-09-10T18:06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74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輸入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74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regular expression</w:t>
              </w:r>
            </w:ins>
          </w:p>
        </w:tc>
      </w:tr>
      <w:tr w:rsidR="00CD3F17" w:rsidRPr="002F02C9" w:rsidTr="002528DD">
        <w:trPr>
          <w:ins w:id="21743" w:author="IEC960923" w:date="2013-09-10T17:22:00Z"/>
        </w:trPr>
        <w:tc>
          <w:tcPr>
            <w:tcW w:w="445" w:type="dxa"/>
          </w:tcPr>
          <w:p w:rsidR="00CD3F17" w:rsidRPr="002F02C9" w:rsidRDefault="00152C15" w:rsidP="002528DD">
            <w:pPr>
              <w:rPr>
                <w:ins w:id="21744" w:author="IEC960923" w:date="2013-09-10T17:22:00Z"/>
                <w:rFonts w:asciiTheme="minorHAnsi" w:hAnsiTheme="minorHAnsi" w:cstheme="minorHAnsi"/>
                <w:color w:val="0033CC"/>
                <w:rPrChange w:id="21745" w:author="Chen, Ivy (陳素貞 IEC1)" w:date="2015-01-12T13:45:00Z">
                  <w:rPr>
                    <w:ins w:id="21746" w:author="IEC960923" w:date="2013-09-10T17:22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1747" w:author="IEC960923" w:date="2013-09-10T17:2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74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3</w:t>
              </w:r>
            </w:ins>
          </w:p>
        </w:tc>
        <w:tc>
          <w:tcPr>
            <w:tcW w:w="1364" w:type="dxa"/>
          </w:tcPr>
          <w:p w:rsidR="00CD3F17" w:rsidRPr="002F02C9" w:rsidRDefault="00152C15" w:rsidP="002528DD">
            <w:pPr>
              <w:rPr>
                <w:ins w:id="21749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750" w:author="Chen, Ivy (陳素貞 IEC1)" w:date="2015-01-12T13:45:00Z">
                  <w:rPr>
                    <w:ins w:id="21751" w:author="IEC960923" w:date="2013-09-10T17:22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752" w:author="IEC960923" w:date="2013-09-10T17:2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75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Result</w:t>
              </w:r>
            </w:ins>
          </w:p>
        </w:tc>
        <w:tc>
          <w:tcPr>
            <w:tcW w:w="862" w:type="dxa"/>
          </w:tcPr>
          <w:p w:rsidR="00CD3F17" w:rsidRPr="002F02C9" w:rsidRDefault="00152C15" w:rsidP="002528DD">
            <w:pPr>
              <w:rPr>
                <w:ins w:id="21754" w:author="IEC960923" w:date="2013-09-10T17:22:00Z"/>
                <w:rFonts w:asciiTheme="minorHAnsi" w:hAnsiTheme="minorHAnsi" w:cstheme="minorHAnsi"/>
                <w:color w:val="0033CC"/>
                <w:sz w:val="18"/>
                <w:rPrChange w:id="21755" w:author="Chen, Ivy (陳素貞 IEC1)" w:date="2015-01-12T13:45:00Z">
                  <w:rPr>
                    <w:ins w:id="21756" w:author="IEC960923" w:date="2013-09-10T17:22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757" w:author="IEC960923" w:date="2013-09-10T17:2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75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Test</w:t>
              </w:r>
            </w:ins>
          </w:p>
        </w:tc>
        <w:tc>
          <w:tcPr>
            <w:tcW w:w="839" w:type="dxa"/>
          </w:tcPr>
          <w:p w:rsidR="00CD3F17" w:rsidRPr="002F02C9" w:rsidRDefault="00CD3F17" w:rsidP="002528DD">
            <w:pPr>
              <w:rPr>
                <w:ins w:id="21759" w:author="IEC960923" w:date="2013-09-10T17:22:00Z"/>
                <w:rFonts w:asciiTheme="minorHAnsi" w:hAnsiTheme="minorHAnsi" w:cstheme="minorHAnsi"/>
                <w:color w:val="0033CC"/>
                <w:sz w:val="18"/>
                <w:rPrChange w:id="21760" w:author="Chen, Ivy (陳素貞 IEC1)" w:date="2015-01-12T13:45:00Z">
                  <w:rPr>
                    <w:ins w:id="21761" w:author="IEC960923" w:date="2013-09-10T17:22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276" w:type="dxa"/>
          </w:tcPr>
          <w:p w:rsidR="00CD3F17" w:rsidRPr="002F02C9" w:rsidRDefault="00152C15" w:rsidP="002528DD">
            <w:pPr>
              <w:rPr>
                <w:ins w:id="21762" w:author="IEC960923" w:date="2013-09-10T17:22:00Z"/>
                <w:rFonts w:asciiTheme="minorHAnsi" w:hAnsiTheme="minorHAnsi" w:cstheme="minorHAnsi"/>
                <w:color w:val="0033CC"/>
                <w:sz w:val="18"/>
                <w:rPrChange w:id="21763" w:author="Chen, Ivy (陳素貞 IEC1)" w:date="2015-01-12T13:45:00Z">
                  <w:rPr>
                    <w:ins w:id="21764" w:author="IEC960923" w:date="2013-09-10T17:22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1765" w:author="IEC960923" w:date="2013-09-10T17:2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76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CD3F17" w:rsidRPr="002F02C9" w:rsidRDefault="00CD3F17" w:rsidP="002528DD">
            <w:pPr>
              <w:rPr>
                <w:ins w:id="21767" w:author="IEC960923" w:date="2013-09-10T17:22:00Z"/>
                <w:rFonts w:asciiTheme="minorHAnsi" w:hAnsiTheme="minorHAnsi" w:cstheme="minorHAnsi"/>
                <w:color w:val="0033CC"/>
                <w:rPrChange w:id="21768" w:author="Chen, Ivy (陳素貞 IEC1)" w:date="2015-01-12T13:45:00Z">
                  <w:rPr>
                    <w:ins w:id="21769" w:author="IEC960923" w:date="2013-09-10T17:22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CD3F17" w:rsidRPr="002F02C9" w:rsidRDefault="00CD3F17" w:rsidP="002528DD">
            <w:pPr>
              <w:rPr>
                <w:ins w:id="21770" w:author="IEC960923" w:date="2013-09-10T17:22:00Z"/>
                <w:rFonts w:asciiTheme="minorHAnsi" w:eastAsia="新細明體" w:hAnsiTheme="minorHAnsi" w:cstheme="minorHAnsi"/>
                <w:b/>
                <w:color w:val="0033CC"/>
                <w:sz w:val="18"/>
                <w:lang w:eastAsia="zh-TW"/>
                <w:rPrChange w:id="21771" w:author="Chen, Ivy (陳素貞 IEC1)" w:date="2015-01-12T13:45:00Z">
                  <w:rPr>
                    <w:ins w:id="21772" w:author="IEC960923" w:date="2013-09-10T17:22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18691B" w:rsidRPr="002F02C9" w:rsidRDefault="00152C15" w:rsidP="002528DD">
            <w:pPr>
              <w:rPr>
                <w:ins w:id="21773" w:author="IEC960923" w:date="2013-09-10T17:22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774" w:author="Chen, Ivy (陳素貞 IEC1)" w:date="2015-01-12T13:45:00Z">
                  <w:rPr>
                    <w:ins w:id="21775" w:author="IEC960923" w:date="2013-09-10T17:22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776" w:author="IEC960923" w:date="2013-09-10T18:0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77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True, False</w:t>
              </w:r>
            </w:ins>
          </w:p>
        </w:tc>
      </w:tr>
      <w:tr w:rsidR="00CD3F17" w:rsidRPr="002F02C9" w:rsidTr="002528DD">
        <w:trPr>
          <w:ins w:id="21778" w:author="IEC960923" w:date="2013-09-10T17:23:00Z"/>
        </w:trPr>
        <w:tc>
          <w:tcPr>
            <w:tcW w:w="445" w:type="dxa"/>
          </w:tcPr>
          <w:p w:rsidR="00CD3F17" w:rsidRPr="002F02C9" w:rsidRDefault="00152C15" w:rsidP="002528DD">
            <w:pPr>
              <w:rPr>
                <w:ins w:id="21779" w:author="IEC960923" w:date="2013-09-10T17:23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780" w:author="Chen, Ivy (陳素貞 IEC1)" w:date="2015-01-12T13:45:00Z">
                  <w:rPr>
                    <w:ins w:id="21781" w:author="IEC960923" w:date="2013-09-10T17:23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782" w:author="IEC960923" w:date="2013-09-10T17:2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78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4</w:t>
              </w:r>
            </w:ins>
          </w:p>
        </w:tc>
        <w:tc>
          <w:tcPr>
            <w:tcW w:w="1364" w:type="dxa"/>
          </w:tcPr>
          <w:p w:rsidR="00CD3F17" w:rsidRPr="002F02C9" w:rsidRDefault="00152C15" w:rsidP="002528DD">
            <w:pPr>
              <w:rPr>
                <w:ins w:id="21784" w:author="IEC960923" w:date="2013-09-10T17:23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785" w:author="Chen, Ivy (陳素貞 IEC1)" w:date="2015-01-12T13:45:00Z">
                  <w:rPr>
                    <w:ins w:id="21786" w:author="IEC960923" w:date="2013-09-10T17:23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787" w:author="IEC960923" w:date="2013-09-10T17:2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78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test</w:t>
              </w:r>
            </w:ins>
          </w:p>
        </w:tc>
        <w:tc>
          <w:tcPr>
            <w:tcW w:w="862" w:type="dxa"/>
          </w:tcPr>
          <w:p w:rsidR="00CD3F17" w:rsidRPr="002F02C9" w:rsidRDefault="00152C15" w:rsidP="002528DD">
            <w:pPr>
              <w:rPr>
                <w:ins w:id="21789" w:author="IEC960923" w:date="2013-09-10T17:23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790" w:author="Chen, Ivy (陳素貞 IEC1)" w:date="2015-01-12T13:45:00Z">
                  <w:rPr>
                    <w:ins w:id="21791" w:author="IEC960923" w:date="2013-09-10T17:23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792" w:author="IEC960923" w:date="2013-09-10T17:2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79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CD3F17" w:rsidRPr="002F02C9" w:rsidRDefault="00CD3F17" w:rsidP="002528DD">
            <w:pPr>
              <w:rPr>
                <w:ins w:id="21794" w:author="IEC960923" w:date="2013-09-10T17:23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795" w:author="Chen, Ivy (陳素貞 IEC1)" w:date="2015-01-12T13:45:00Z">
                  <w:rPr>
                    <w:ins w:id="21796" w:author="IEC960923" w:date="2013-09-10T17:23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276" w:type="dxa"/>
          </w:tcPr>
          <w:p w:rsidR="00CD3F17" w:rsidRPr="002F02C9" w:rsidRDefault="00152C15" w:rsidP="002528DD">
            <w:pPr>
              <w:rPr>
                <w:ins w:id="21797" w:author="IEC960923" w:date="2013-09-10T17:23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798" w:author="Chen, Ivy (陳素貞 IEC1)" w:date="2015-01-12T13:45:00Z">
                  <w:rPr>
                    <w:ins w:id="21799" w:author="IEC960923" w:date="2013-09-10T17:23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800" w:author="IEC960923" w:date="2013-09-10T17:2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80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test</w:t>
              </w:r>
            </w:ins>
          </w:p>
        </w:tc>
        <w:tc>
          <w:tcPr>
            <w:tcW w:w="674" w:type="dxa"/>
          </w:tcPr>
          <w:p w:rsidR="00CD3F17" w:rsidRPr="002F02C9" w:rsidRDefault="00CD3F17" w:rsidP="002528DD">
            <w:pPr>
              <w:rPr>
                <w:ins w:id="21802" w:author="IEC960923" w:date="2013-09-10T17:23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803" w:author="Chen, Ivy (陳素貞 IEC1)" w:date="2015-01-12T13:45:00Z">
                  <w:rPr>
                    <w:ins w:id="21804" w:author="IEC960923" w:date="2013-09-10T17:23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071DFA" w:rsidRPr="002F02C9" w:rsidRDefault="00152C15">
            <w:pPr>
              <w:rPr>
                <w:ins w:id="21805" w:author="IEC960923" w:date="2013-09-10T18:09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806" w:author="Chen, Ivy (陳素貞 IEC1)" w:date="2015-01-12T13:45:00Z">
                  <w:rPr>
                    <w:ins w:id="21807" w:author="IEC960923" w:date="2013-09-10T18:09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1808" w:author="IEC960923" w:date="2013-09-10T18:0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809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Clic</w:t>
              </w:r>
            </w:ins>
            <w:ins w:id="21810" w:author="IEC960923" w:date="2013-09-10T18:0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811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k: 1.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81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透過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81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server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81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端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81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(ASP.NET)regular expression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81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判斷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81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Input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81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字串是否符合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81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RegExp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82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的定義。</w:t>
              </w:r>
            </w:ins>
          </w:p>
          <w:p w:rsidR="00152C15" w:rsidRPr="002F02C9" w:rsidRDefault="00152C15" w:rsidP="00152C15">
            <w:pPr>
              <w:rPr>
                <w:ins w:id="21821" w:author="IEC960923" w:date="2013-09-10T17:23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822" w:author="Chen, Ivy (陳素貞 IEC1)" w:date="2015-01-12T13:45:00Z">
                  <w:rPr>
                    <w:ins w:id="21823" w:author="IEC960923" w:date="2013-09-10T17:23:00Z"/>
                    <w:rFonts w:asciiTheme="minorHAnsi" w:eastAsia="新細明體" w:hAnsiTheme="minorHAnsi" w:cstheme="minorHAnsi"/>
                    <w:b/>
                    <w:bCs/>
                    <w:color w:val="0033CC"/>
                    <w:kern w:val="32"/>
                    <w:sz w:val="18"/>
                    <w:szCs w:val="32"/>
                    <w:lang w:eastAsia="zh-TW"/>
                  </w:rPr>
                </w:rPrChange>
              </w:rPr>
              <w:pPrChange w:id="21824" w:author="Chen, Ivy (陳素貞 IEC1)" w:date="2014-02-07T15:4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1825" w:author="IEC960923" w:date="2013-09-10T18:0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82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2.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82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若符合則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82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Result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82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顯示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83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”True”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83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；若不符合則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83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Result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83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顯示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183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”False”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183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</w:tc>
        <w:tc>
          <w:tcPr>
            <w:tcW w:w="2629" w:type="dxa"/>
          </w:tcPr>
          <w:p w:rsidR="00CD3F17" w:rsidRPr="002F02C9" w:rsidRDefault="00CD3F17" w:rsidP="002528DD">
            <w:pPr>
              <w:rPr>
                <w:ins w:id="21836" w:author="IEC960923" w:date="2013-09-10T17:23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1837" w:author="Chen, Ivy (陳素貞 IEC1)" w:date="2015-01-12T13:45:00Z">
                  <w:rPr>
                    <w:ins w:id="21838" w:author="IEC960923" w:date="2013-09-10T17:23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</w:tbl>
    <w:p w:rsidR="00FD1C90" w:rsidRPr="002F02C9" w:rsidRDefault="00152C15" w:rsidP="00FD1C90">
      <w:pPr>
        <w:rPr>
          <w:ins w:id="21839" w:author="IEC960923" w:date="2013-09-11T13:45:00Z"/>
          <w:rFonts w:eastAsiaTheme="minorEastAsia"/>
          <w:lang w:eastAsia="zh-TW"/>
          <w:rPrChange w:id="21840" w:author="Chen, Ivy (陳素貞 IEC1)" w:date="2015-01-12T13:45:00Z">
            <w:rPr>
              <w:ins w:id="21841" w:author="IEC960923" w:date="2013-09-11T13:45:00Z"/>
              <w:rFonts w:eastAsiaTheme="minorEastAsia"/>
              <w:lang w:eastAsia="zh-TW"/>
            </w:rPr>
          </w:rPrChange>
        </w:rPr>
      </w:pPr>
      <w:ins w:id="21842" w:author="IEC960923" w:date="2013-09-11T13:45:00Z">
        <w:r w:rsidRPr="002F02C9">
          <w:rPr>
            <w:rFonts w:eastAsiaTheme="minorEastAsia" w:hint="eastAsia"/>
            <w:lang w:eastAsia="zh-TW"/>
            <w:rPrChange w:id="21843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lastRenderedPageBreak/>
          <w:t>選擇</w:t>
        </w:r>
        <w:r w:rsidRPr="002F02C9">
          <w:rPr>
            <w:rFonts w:eastAsiaTheme="minorEastAsia"/>
            <w:lang w:eastAsia="zh-TW"/>
            <w:rPrChange w:id="21844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 xml:space="preserve">CheckItemTypeRule </w:t>
        </w:r>
        <w:r w:rsidRPr="002F02C9">
          <w:rPr>
            <w:rFonts w:eastAsiaTheme="minorEastAsia" w:hint="eastAsia"/>
            <w:lang w:eastAsia="zh-TW"/>
            <w:rPrChange w:id="21845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的具體邏輯如下：</w:t>
        </w:r>
      </w:ins>
    </w:p>
    <w:p w:rsidR="00FD1C90" w:rsidRPr="002F02C9" w:rsidRDefault="00152C15" w:rsidP="00FD1C90">
      <w:pPr>
        <w:rPr>
          <w:ins w:id="21846" w:author="IEC960923" w:date="2013-09-11T13:45:00Z"/>
          <w:rFonts w:eastAsiaTheme="minorEastAsia"/>
          <w:lang w:eastAsia="zh-TW"/>
          <w:rPrChange w:id="21847" w:author="Chen, Ivy (陳素貞 IEC1)" w:date="2015-01-12T13:45:00Z">
            <w:rPr>
              <w:ins w:id="21848" w:author="IEC960923" w:date="2013-09-11T13:45:00Z"/>
              <w:rFonts w:eastAsiaTheme="minorEastAsia"/>
              <w:lang w:eastAsia="zh-TW"/>
            </w:rPr>
          </w:rPrChange>
        </w:rPr>
      </w:pPr>
      <w:ins w:id="21849" w:author="IEC960923" w:date="2013-09-11T13:45:00Z">
        <w:r w:rsidRPr="002F02C9">
          <w:rPr>
            <w:rFonts w:eastAsiaTheme="minorEastAsia"/>
            <w:lang w:eastAsia="zh-TW"/>
            <w:rPrChange w:id="21850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a.</w:t>
        </w:r>
        <w:r w:rsidRPr="002F02C9">
          <w:rPr>
            <w:rFonts w:eastAsiaTheme="minorEastAsia"/>
            <w:lang w:eastAsia="zh-TW"/>
            <w:rPrChange w:id="21851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ab/>
        </w:r>
        <w:r w:rsidRPr="002F02C9">
          <w:rPr>
            <w:rFonts w:eastAsiaTheme="minorEastAsia" w:hint="eastAsia"/>
            <w:lang w:eastAsia="zh-TW"/>
            <w:rPrChange w:id="21852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依據以下邏輯順序，選擇對應的</w:t>
        </w:r>
        <w:r w:rsidRPr="002F02C9">
          <w:rPr>
            <w:rFonts w:eastAsiaTheme="minorEastAsia"/>
            <w:lang w:eastAsia="zh-TW"/>
            <w:rPrChange w:id="21853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CheckItemTypeRule</w:t>
        </w:r>
      </w:ins>
    </w:p>
    <w:p w:rsidR="00FD1C90" w:rsidRPr="002F02C9" w:rsidRDefault="00152C15" w:rsidP="00FD1C90">
      <w:pPr>
        <w:rPr>
          <w:ins w:id="21854" w:author="IEC960923" w:date="2013-09-11T13:45:00Z"/>
          <w:rFonts w:eastAsiaTheme="minorEastAsia"/>
          <w:lang w:eastAsia="zh-TW"/>
          <w:rPrChange w:id="21855" w:author="Chen, Ivy (陳素貞 IEC1)" w:date="2015-01-12T13:45:00Z">
            <w:rPr>
              <w:ins w:id="21856" w:author="IEC960923" w:date="2013-09-11T13:45:00Z"/>
              <w:rFonts w:eastAsiaTheme="minorEastAsia"/>
              <w:lang w:eastAsia="zh-TW"/>
            </w:rPr>
          </w:rPrChange>
        </w:rPr>
      </w:pPr>
      <w:ins w:id="21857" w:author="IEC960923" w:date="2013-09-11T13:45:00Z">
        <w:r w:rsidRPr="002F02C9">
          <w:rPr>
            <w:rFonts w:eastAsiaTheme="minorEastAsia"/>
            <w:lang w:eastAsia="zh-TW"/>
            <w:rPrChange w:id="21858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1.)</w:t>
        </w:r>
        <w:r w:rsidRPr="002F02C9">
          <w:rPr>
            <w:rFonts w:eastAsiaTheme="minorEastAsia"/>
            <w:lang w:eastAsia="zh-TW"/>
            <w:rPrChange w:id="21859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ab/>
          <w:t xml:space="preserve">Line </w:t>
        </w:r>
        <w:r w:rsidRPr="002F02C9">
          <w:rPr>
            <w:rFonts w:eastAsiaTheme="minorEastAsia" w:hint="eastAsia"/>
            <w:lang w:eastAsia="zh-TW"/>
            <w:rPrChange w:id="21860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不為空值</w:t>
        </w:r>
        <w:r w:rsidRPr="002F02C9">
          <w:rPr>
            <w:rFonts w:eastAsiaTheme="minorEastAsia"/>
            <w:lang w:eastAsia="zh-TW"/>
            <w:rPrChange w:id="21861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+</w:t>
        </w:r>
      </w:ins>
      <w:ins w:id="21862" w:author="IEC960923" w:date="2013-09-11T13:46:00Z">
        <w:r w:rsidRPr="002F02C9">
          <w:rPr>
            <w:rFonts w:eastAsiaTheme="minorEastAsia"/>
            <w:lang w:eastAsia="zh-TW"/>
            <w:rPrChange w:id="21863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Staiton</w:t>
        </w:r>
      </w:ins>
      <w:ins w:id="21864" w:author="IEC960923" w:date="2013-09-11T13:45:00Z">
        <w:r w:rsidRPr="002F02C9">
          <w:rPr>
            <w:rFonts w:eastAsiaTheme="minorEastAsia" w:hint="eastAsia"/>
            <w:lang w:eastAsia="zh-TW"/>
            <w:rPrChange w:id="21865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不為空值</w:t>
        </w:r>
        <w:r w:rsidRPr="002F02C9">
          <w:rPr>
            <w:rFonts w:eastAsiaTheme="minorEastAsia"/>
            <w:lang w:eastAsia="zh-TW"/>
            <w:rPrChange w:id="21866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+</w:t>
        </w:r>
      </w:ins>
      <w:ins w:id="21867" w:author="IEC960923" w:date="2013-09-11T13:46:00Z">
        <w:r w:rsidRPr="002F02C9">
          <w:rPr>
            <w:rFonts w:eastAsiaTheme="minorEastAsia"/>
            <w:lang w:eastAsia="zh-TW"/>
            <w:rPrChange w:id="21868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Family</w:t>
        </w:r>
      </w:ins>
      <w:ins w:id="21869" w:author="IEC960923" w:date="2013-09-11T13:45:00Z">
        <w:r w:rsidRPr="002F02C9">
          <w:rPr>
            <w:rFonts w:eastAsiaTheme="minorEastAsia" w:hint="eastAsia"/>
            <w:lang w:eastAsia="zh-TW"/>
            <w:rPrChange w:id="21870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不為空值</w:t>
        </w:r>
      </w:ins>
    </w:p>
    <w:p w:rsidR="00FD1C90" w:rsidRPr="002F02C9" w:rsidRDefault="00152C15" w:rsidP="00FD1C90">
      <w:pPr>
        <w:rPr>
          <w:ins w:id="21871" w:author="IEC960923" w:date="2013-09-11T13:45:00Z"/>
          <w:rFonts w:eastAsiaTheme="minorEastAsia"/>
          <w:lang w:eastAsia="zh-TW"/>
          <w:rPrChange w:id="21872" w:author="Chen, Ivy (陳素貞 IEC1)" w:date="2015-01-12T13:45:00Z">
            <w:rPr>
              <w:ins w:id="21873" w:author="IEC960923" w:date="2013-09-11T13:45:00Z"/>
              <w:rFonts w:eastAsiaTheme="minorEastAsia"/>
              <w:lang w:eastAsia="zh-TW"/>
            </w:rPr>
          </w:rPrChange>
        </w:rPr>
      </w:pPr>
      <w:ins w:id="21874" w:author="IEC960923" w:date="2013-09-11T13:45:00Z">
        <w:r w:rsidRPr="002F02C9">
          <w:rPr>
            <w:rFonts w:eastAsiaTheme="minorEastAsia"/>
            <w:lang w:eastAsia="zh-TW"/>
            <w:rPrChange w:id="21875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2.)</w:t>
        </w:r>
        <w:r w:rsidRPr="002F02C9">
          <w:rPr>
            <w:rFonts w:eastAsiaTheme="minorEastAsia"/>
            <w:lang w:eastAsia="zh-TW"/>
            <w:rPrChange w:id="21876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ab/>
        </w:r>
      </w:ins>
      <w:ins w:id="21877" w:author="IEC960923" w:date="2013-09-11T13:46:00Z">
        <w:r w:rsidRPr="002F02C9">
          <w:rPr>
            <w:rFonts w:eastAsiaTheme="minorEastAsia"/>
            <w:lang w:eastAsia="zh-TW"/>
            <w:rPrChange w:id="21878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Line</w:t>
        </w:r>
      </w:ins>
      <w:ins w:id="21879" w:author="IEC960923" w:date="2013-09-11T13:45:00Z">
        <w:r w:rsidRPr="002F02C9">
          <w:rPr>
            <w:rFonts w:eastAsiaTheme="minorEastAsia" w:hint="eastAsia"/>
            <w:lang w:eastAsia="zh-TW"/>
            <w:rPrChange w:id="21880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不為空值</w:t>
        </w:r>
        <w:r w:rsidRPr="002F02C9">
          <w:rPr>
            <w:rFonts w:eastAsiaTheme="minorEastAsia"/>
            <w:lang w:eastAsia="zh-TW"/>
            <w:rPrChange w:id="21881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+</w:t>
        </w:r>
      </w:ins>
      <w:ins w:id="21882" w:author="IEC960923" w:date="2013-09-11T13:46:00Z">
        <w:r w:rsidRPr="002F02C9">
          <w:rPr>
            <w:rFonts w:eastAsiaTheme="minorEastAsia"/>
            <w:lang w:eastAsia="zh-TW"/>
            <w:rPrChange w:id="21883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Station</w:t>
        </w:r>
      </w:ins>
      <w:ins w:id="21884" w:author="IEC960923" w:date="2013-09-11T13:45:00Z">
        <w:r w:rsidRPr="002F02C9">
          <w:rPr>
            <w:rFonts w:eastAsiaTheme="minorEastAsia" w:hint="eastAsia"/>
            <w:lang w:eastAsia="zh-TW"/>
            <w:rPrChange w:id="21885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不為空值</w:t>
        </w:r>
      </w:ins>
    </w:p>
    <w:p w:rsidR="00FD1C90" w:rsidRPr="002F02C9" w:rsidRDefault="00152C15" w:rsidP="00FD1C90">
      <w:pPr>
        <w:rPr>
          <w:ins w:id="21886" w:author="IEC960923" w:date="2013-09-11T13:45:00Z"/>
          <w:rFonts w:eastAsiaTheme="minorEastAsia"/>
          <w:lang w:eastAsia="zh-TW"/>
          <w:rPrChange w:id="21887" w:author="Chen, Ivy (陳素貞 IEC1)" w:date="2015-01-12T13:45:00Z">
            <w:rPr>
              <w:ins w:id="21888" w:author="IEC960923" w:date="2013-09-11T13:45:00Z"/>
              <w:rFonts w:eastAsiaTheme="minorEastAsia"/>
              <w:lang w:eastAsia="zh-TW"/>
            </w:rPr>
          </w:rPrChange>
        </w:rPr>
      </w:pPr>
      <w:ins w:id="21889" w:author="IEC960923" w:date="2013-09-11T13:45:00Z">
        <w:r w:rsidRPr="002F02C9">
          <w:rPr>
            <w:rFonts w:eastAsiaTheme="minorEastAsia"/>
            <w:lang w:eastAsia="zh-TW"/>
            <w:rPrChange w:id="21890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3.)</w:t>
        </w:r>
        <w:r w:rsidRPr="002F02C9">
          <w:rPr>
            <w:rFonts w:eastAsiaTheme="minorEastAsia"/>
            <w:lang w:eastAsia="zh-TW"/>
            <w:rPrChange w:id="21891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ab/>
        </w:r>
      </w:ins>
      <w:ins w:id="21892" w:author="IEC960923" w:date="2013-09-11T13:46:00Z">
        <w:r w:rsidRPr="002F02C9">
          <w:rPr>
            <w:rFonts w:eastAsiaTheme="minorEastAsia"/>
            <w:lang w:eastAsia="zh-TW"/>
            <w:rPrChange w:id="21893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Line</w:t>
        </w:r>
      </w:ins>
      <w:ins w:id="21894" w:author="IEC960923" w:date="2013-09-11T13:45:00Z">
        <w:r w:rsidRPr="002F02C9">
          <w:rPr>
            <w:rFonts w:eastAsiaTheme="minorEastAsia" w:hint="eastAsia"/>
            <w:lang w:eastAsia="zh-TW"/>
            <w:rPrChange w:id="21895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不為空值</w:t>
        </w:r>
        <w:r w:rsidRPr="002F02C9">
          <w:rPr>
            <w:rFonts w:eastAsiaTheme="minorEastAsia"/>
            <w:lang w:eastAsia="zh-TW"/>
            <w:rPrChange w:id="21896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 xml:space="preserve">+ </w:t>
        </w:r>
      </w:ins>
      <w:ins w:id="21897" w:author="IEC960923" w:date="2013-09-11T13:46:00Z">
        <w:r w:rsidRPr="002F02C9">
          <w:rPr>
            <w:rFonts w:eastAsiaTheme="minorEastAsia"/>
            <w:lang w:eastAsia="zh-TW"/>
            <w:rPrChange w:id="21898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Family</w:t>
        </w:r>
      </w:ins>
      <w:ins w:id="21899" w:author="IEC960923" w:date="2013-09-11T13:45:00Z">
        <w:r w:rsidRPr="002F02C9">
          <w:rPr>
            <w:rFonts w:eastAsiaTheme="minorEastAsia" w:hint="eastAsia"/>
            <w:lang w:eastAsia="zh-TW"/>
            <w:rPrChange w:id="21900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不為空值</w:t>
        </w:r>
      </w:ins>
    </w:p>
    <w:p w:rsidR="00FD1C90" w:rsidRPr="002F02C9" w:rsidRDefault="00152C15" w:rsidP="00FD1C90">
      <w:pPr>
        <w:rPr>
          <w:ins w:id="21901" w:author="IEC960923" w:date="2013-09-11T13:45:00Z"/>
          <w:rFonts w:eastAsiaTheme="minorEastAsia"/>
          <w:lang w:eastAsia="zh-TW"/>
          <w:rPrChange w:id="21902" w:author="Chen, Ivy (陳素貞 IEC1)" w:date="2015-01-12T13:45:00Z">
            <w:rPr>
              <w:ins w:id="21903" w:author="IEC960923" w:date="2013-09-11T13:45:00Z"/>
              <w:rFonts w:eastAsiaTheme="minorEastAsia"/>
              <w:lang w:eastAsia="zh-TW"/>
            </w:rPr>
          </w:rPrChange>
        </w:rPr>
      </w:pPr>
      <w:ins w:id="21904" w:author="IEC960923" w:date="2013-09-11T13:45:00Z">
        <w:r w:rsidRPr="002F02C9">
          <w:rPr>
            <w:rFonts w:eastAsiaTheme="minorEastAsia"/>
            <w:lang w:eastAsia="zh-TW"/>
            <w:rPrChange w:id="21905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4.)</w:t>
        </w:r>
        <w:r w:rsidRPr="002F02C9">
          <w:rPr>
            <w:rFonts w:eastAsiaTheme="minorEastAsia"/>
            <w:lang w:eastAsia="zh-TW"/>
            <w:rPrChange w:id="21906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ab/>
        </w:r>
      </w:ins>
      <w:ins w:id="21907" w:author="IEC960923" w:date="2013-09-11T13:46:00Z">
        <w:r w:rsidRPr="002F02C9">
          <w:rPr>
            <w:rFonts w:eastAsiaTheme="minorEastAsia"/>
            <w:lang w:eastAsia="zh-TW"/>
            <w:rPrChange w:id="21908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 xml:space="preserve">Line </w:t>
        </w:r>
        <w:r w:rsidRPr="002F02C9">
          <w:rPr>
            <w:rFonts w:eastAsiaTheme="minorEastAsia" w:hint="eastAsia"/>
            <w:lang w:eastAsia="zh-TW"/>
            <w:rPrChange w:id="21909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不為空值</w:t>
        </w:r>
      </w:ins>
    </w:p>
    <w:p w:rsidR="00FD1C90" w:rsidRPr="002F02C9" w:rsidRDefault="00152C15" w:rsidP="00FD1C90">
      <w:pPr>
        <w:rPr>
          <w:ins w:id="21910" w:author="IEC960923" w:date="2013-09-11T13:45:00Z"/>
          <w:rFonts w:eastAsiaTheme="minorEastAsia"/>
          <w:lang w:eastAsia="zh-TW"/>
          <w:rPrChange w:id="21911" w:author="Chen, Ivy (陳素貞 IEC1)" w:date="2015-01-12T13:45:00Z">
            <w:rPr>
              <w:ins w:id="21912" w:author="IEC960923" w:date="2013-09-11T13:45:00Z"/>
              <w:rFonts w:eastAsiaTheme="minorEastAsia"/>
              <w:lang w:eastAsia="zh-TW"/>
            </w:rPr>
          </w:rPrChange>
        </w:rPr>
      </w:pPr>
      <w:ins w:id="21913" w:author="IEC960923" w:date="2013-09-11T13:45:00Z">
        <w:r w:rsidRPr="002F02C9">
          <w:rPr>
            <w:rFonts w:eastAsiaTheme="minorEastAsia"/>
            <w:lang w:eastAsia="zh-TW"/>
            <w:rPrChange w:id="21914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5.)</w:t>
        </w:r>
        <w:r w:rsidRPr="002F02C9">
          <w:rPr>
            <w:rFonts w:eastAsiaTheme="minorEastAsia"/>
            <w:lang w:eastAsia="zh-TW"/>
            <w:rPrChange w:id="21915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ab/>
        </w:r>
      </w:ins>
      <w:ins w:id="21916" w:author="IEC960923" w:date="2013-09-11T13:46:00Z">
        <w:r w:rsidRPr="002F02C9">
          <w:rPr>
            <w:rFonts w:eastAsiaTheme="minorEastAsia"/>
            <w:lang w:eastAsia="zh-TW"/>
            <w:rPrChange w:id="21917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 xml:space="preserve">Station </w:t>
        </w:r>
        <w:r w:rsidRPr="002F02C9">
          <w:rPr>
            <w:rFonts w:eastAsiaTheme="minorEastAsia" w:hint="eastAsia"/>
            <w:lang w:eastAsia="zh-TW"/>
            <w:rPrChange w:id="21918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不為空值</w:t>
        </w:r>
        <w:r w:rsidRPr="002F02C9">
          <w:rPr>
            <w:rFonts w:eastAsiaTheme="minorEastAsia"/>
            <w:lang w:eastAsia="zh-TW"/>
            <w:rPrChange w:id="21919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+Family</w:t>
        </w:r>
        <w:r w:rsidRPr="002F02C9">
          <w:rPr>
            <w:rFonts w:eastAsiaTheme="minorEastAsia" w:hint="eastAsia"/>
            <w:lang w:eastAsia="zh-TW"/>
            <w:rPrChange w:id="21920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不為空值</w:t>
        </w:r>
      </w:ins>
    </w:p>
    <w:p w:rsidR="00FD1C90" w:rsidRPr="002F02C9" w:rsidRDefault="00152C15" w:rsidP="00FD1C90">
      <w:pPr>
        <w:rPr>
          <w:ins w:id="21921" w:author="IEC960923" w:date="2013-09-11T13:45:00Z"/>
          <w:rFonts w:eastAsiaTheme="minorEastAsia"/>
          <w:lang w:eastAsia="zh-TW"/>
          <w:rPrChange w:id="21922" w:author="Chen, Ivy (陳素貞 IEC1)" w:date="2015-01-12T13:45:00Z">
            <w:rPr>
              <w:ins w:id="21923" w:author="IEC960923" w:date="2013-09-11T13:45:00Z"/>
              <w:rFonts w:eastAsiaTheme="minorEastAsia"/>
              <w:lang w:eastAsia="zh-TW"/>
            </w:rPr>
          </w:rPrChange>
        </w:rPr>
      </w:pPr>
      <w:ins w:id="21924" w:author="IEC960923" w:date="2013-09-11T13:45:00Z">
        <w:r w:rsidRPr="002F02C9">
          <w:rPr>
            <w:rFonts w:eastAsiaTheme="minorEastAsia"/>
            <w:lang w:eastAsia="zh-TW"/>
            <w:rPrChange w:id="21925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6.)</w:t>
        </w:r>
        <w:r w:rsidRPr="002F02C9">
          <w:rPr>
            <w:rFonts w:eastAsiaTheme="minorEastAsia"/>
            <w:lang w:eastAsia="zh-TW"/>
            <w:rPrChange w:id="21926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ab/>
        </w:r>
      </w:ins>
      <w:ins w:id="21927" w:author="IEC960923" w:date="2013-09-11T13:47:00Z">
        <w:r w:rsidRPr="002F02C9">
          <w:rPr>
            <w:rFonts w:eastAsiaTheme="minorEastAsia"/>
            <w:lang w:eastAsia="zh-TW"/>
            <w:rPrChange w:id="21928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Station</w:t>
        </w:r>
      </w:ins>
      <w:ins w:id="21929" w:author="IEC960923" w:date="2013-09-11T13:45:00Z">
        <w:r w:rsidRPr="002F02C9">
          <w:rPr>
            <w:rFonts w:eastAsiaTheme="minorEastAsia" w:hint="eastAsia"/>
            <w:lang w:eastAsia="zh-TW"/>
            <w:rPrChange w:id="21930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不為空值</w:t>
        </w:r>
      </w:ins>
    </w:p>
    <w:p w:rsidR="00FD1C90" w:rsidRPr="002F02C9" w:rsidRDefault="00152C15" w:rsidP="00FD1C90">
      <w:pPr>
        <w:rPr>
          <w:ins w:id="21931" w:author="IEC960923" w:date="2013-09-11T13:45:00Z"/>
          <w:rFonts w:eastAsiaTheme="minorEastAsia"/>
          <w:lang w:eastAsia="zh-TW"/>
          <w:rPrChange w:id="21932" w:author="Chen, Ivy (陳素貞 IEC1)" w:date="2015-01-12T13:45:00Z">
            <w:rPr>
              <w:ins w:id="21933" w:author="IEC960923" w:date="2013-09-11T13:45:00Z"/>
              <w:rFonts w:eastAsiaTheme="minorEastAsia"/>
              <w:lang w:eastAsia="zh-TW"/>
            </w:rPr>
          </w:rPrChange>
        </w:rPr>
      </w:pPr>
      <w:ins w:id="21934" w:author="IEC960923" w:date="2013-09-11T13:45:00Z">
        <w:r w:rsidRPr="002F02C9">
          <w:rPr>
            <w:rFonts w:eastAsiaTheme="minorEastAsia"/>
            <w:lang w:eastAsia="zh-TW"/>
            <w:rPrChange w:id="21935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7.)</w:t>
        </w:r>
        <w:r w:rsidRPr="002F02C9">
          <w:rPr>
            <w:rFonts w:eastAsiaTheme="minorEastAsia"/>
            <w:lang w:eastAsia="zh-TW"/>
            <w:rPrChange w:id="21936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ab/>
        </w:r>
      </w:ins>
      <w:ins w:id="21937" w:author="IEC960923" w:date="2013-09-11T13:47:00Z">
        <w:r w:rsidRPr="002F02C9">
          <w:rPr>
            <w:rFonts w:eastAsiaTheme="minorEastAsia"/>
            <w:lang w:eastAsia="zh-TW"/>
            <w:rPrChange w:id="21938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Family</w:t>
        </w:r>
      </w:ins>
      <w:ins w:id="21939" w:author="IEC960923" w:date="2013-09-11T13:45:00Z">
        <w:r w:rsidRPr="002F02C9">
          <w:rPr>
            <w:rFonts w:eastAsiaTheme="minorEastAsia"/>
            <w:lang w:eastAsia="zh-TW"/>
            <w:rPrChange w:id="21940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Theme="minorEastAsia" w:hint="eastAsia"/>
            <w:lang w:eastAsia="zh-TW"/>
            <w:rPrChange w:id="21941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不為空值</w:t>
        </w:r>
      </w:ins>
    </w:p>
    <w:p w:rsidR="009C0B99" w:rsidRPr="002F02C9" w:rsidRDefault="00152C15" w:rsidP="00FD1C90">
      <w:pPr>
        <w:rPr>
          <w:ins w:id="21942" w:author="IEC960923" w:date="2013-09-12T09:51:00Z"/>
          <w:rFonts w:eastAsiaTheme="minorEastAsia"/>
          <w:lang w:eastAsia="zh-TW"/>
          <w:rPrChange w:id="21943" w:author="Chen, Ivy (陳素貞 IEC1)" w:date="2015-01-12T13:45:00Z">
            <w:rPr>
              <w:ins w:id="21944" w:author="IEC960923" w:date="2013-09-12T09:51:00Z"/>
              <w:rFonts w:eastAsiaTheme="minorEastAsia"/>
              <w:lang w:eastAsia="zh-TW"/>
            </w:rPr>
          </w:rPrChange>
        </w:rPr>
      </w:pPr>
      <w:ins w:id="21945" w:author="IEC960923" w:date="2013-09-11T13:45:00Z">
        <w:r w:rsidRPr="002F02C9">
          <w:rPr>
            <w:rFonts w:eastAsiaTheme="minorEastAsia"/>
            <w:lang w:eastAsia="zh-TW"/>
            <w:rPrChange w:id="21946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8.)</w:t>
        </w:r>
        <w:r w:rsidRPr="002F02C9">
          <w:rPr>
            <w:rFonts w:eastAsiaTheme="minorEastAsia"/>
            <w:lang w:eastAsia="zh-TW"/>
            <w:rPrChange w:id="21947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ab/>
        </w:r>
      </w:ins>
      <w:ins w:id="21948" w:author="IEC960923" w:date="2013-09-11T13:47:00Z">
        <w:r w:rsidRPr="002F02C9">
          <w:rPr>
            <w:rFonts w:eastAsiaTheme="minorEastAsia"/>
            <w:lang w:eastAsia="zh-TW"/>
            <w:rPrChange w:id="21949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Line</w:t>
        </w:r>
      </w:ins>
      <w:ins w:id="21950" w:author="IEC960923" w:date="2013-09-11T13:45:00Z">
        <w:r w:rsidRPr="002F02C9">
          <w:rPr>
            <w:rFonts w:eastAsiaTheme="minorEastAsia" w:hint="eastAsia"/>
            <w:lang w:eastAsia="zh-TW"/>
            <w:rPrChange w:id="21951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、</w:t>
        </w:r>
      </w:ins>
      <w:ins w:id="21952" w:author="IEC960923" w:date="2013-09-11T13:47:00Z">
        <w:r w:rsidRPr="002F02C9">
          <w:rPr>
            <w:rFonts w:eastAsiaTheme="minorEastAsia"/>
            <w:lang w:eastAsia="zh-TW"/>
            <w:rPrChange w:id="21953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Station</w:t>
        </w:r>
      </w:ins>
      <w:ins w:id="21954" w:author="IEC960923" w:date="2013-09-11T13:45:00Z">
        <w:r w:rsidRPr="002F02C9">
          <w:rPr>
            <w:rFonts w:eastAsiaTheme="minorEastAsia" w:hint="eastAsia"/>
            <w:lang w:eastAsia="zh-TW"/>
            <w:rPrChange w:id="21955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、</w:t>
        </w:r>
      </w:ins>
      <w:ins w:id="21956" w:author="IEC960923" w:date="2013-09-11T13:47:00Z">
        <w:r w:rsidRPr="002F02C9">
          <w:rPr>
            <w:rFonts w:eastAsiaTheme="minorEastAsia"/>
            <w:lang w:eastAsia="zh-TW"/>
            <w:rPrChange w:id="21957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Family</w:t>
        </w:r>
      </w:ins>
      <w:ins w:id="21958" w:author="IEC960923" w:date="2013-09-11T13:45:00Z">
        <w:r w:rsidRPr="002F02C9">
          <w:rPr>
            <w:rFonts w:eastAsiaTheme="minorEastAsia" w:hint="eastAsia"/>
            <w:lang w:eastAsia="zh-TW"/>
            <w:rPrChange w:id="21959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均為空值。</w:t>
        </w:r>
      </w:ins>
    </w:p>
    <w:p w:rsidR="0026335D" w:rsidRPr="002F02C9" w:rsidRDefault="0026335D" w:rsidP="00FD1C90">
      <w:pPr>
        <w:rPr>
          <w:ins w:id="21960" w:author="IEC960923" w:date="2013-09-12T09:51:00Z"/>
          <w:rFonts w:eastAsiaTheme="minorEastAsia"/>
          <w:lang w:eastAsia="zh-TW"/>
          <w:rPrChange w:id="21961" w:author="Chen, Ivy (陳素貞 IEC1)" w:date="2015-01-12T13:45:00Z">
            <w:rPr>
              <w:ins w:id="21962" w:author="IEC960923" w:date="2013-09-12T09:51:00Z"/>
              <w:rFonts w:eastAsiaTheme="minorEastAsia"/>
              <w:lang w:eastAsia="zh-TW"/>
            </w:rPr>
          </w:rPrChange>
        </w:rPr>
      </w:pPr>
    </w:p>
    <w:p w:rsidR="0026335D" w:rsidRPr="002F02C9" w:rsidRDefault="00152C15">
      <w:pPr>
        <w:rPr>
          <w:ins w:id="21963" w:author="IEC960923" w:date="2013-09-12T09:51:00Z"/>
          <w:rFonts w:eastAsiaTheme="minorEastAsia"/>
          <w:lang w:eastAsia="zh-TW"/>
          <w:rPrChange w:id="21964" w:author="Chen, Ivy (陳素貞 IEC1)" w:date="2015-01-12T13:45:00Z">
            <w:rPr>
              <w:ins w:id="21965" w:author="IEC960923" w:date="2013-09-12T09:51:00Z"/>
              <w:rFonts w:eastAsiaTheme="minorEastAsia"/>
              <w:lang w:eastAsia="zh-TW"/>
            </w:rPr>
          </w:rPrChange>
        </w:rPr>
      </w:pPr>
      <w:ins w:id="21966" w:author="IEC960923" w:date="2013-09-12T09:51:00Z">
        <w:r w:rsidRPr="002F02C9">
          <w:rPr>
            <w:rFonts w:eastAsiaTheme="minorEastAsia"/>
            <w:lang w:eastAsia="zh-TW"/>
            <w:rPrChange w:id="21967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br w:type="page"/>
        </w:r>
      </w:ins>
    </w:p>
    <w:p w:rsidR="003B389F" w:rsidRPr="002F02C9" w:rsidRDefault="00152C15">
      <w:pPr>
        <w:pStyle w:val="3"/>
        <w:rPr>
          <w:ins w:id="21968" w:author="IEC960923" w:date="2013-09-12T09:51:00Z"/>
          <w:rFonts w:eastAsia="新細明體"/>
          <w:lang w:eastAsia="zh-TW"/>
          <w:rPrChange w:id="21969" w:author="Chen, Ivy (陳素貞 IEC1)" w:date="2015-01-12T13:45:00Z">
            <w:rPr>
              <w:ins w:id="21970" w:author="IEC960923" w:date="2013-09-12T09:51:00Z"/>
              <w:rFonts w:eastAsiaTheme="minorEastAsia"/>
              <w:lang w:eastAsia="zh-TW"/>
            </w:rPr>
          </w:rPrChange>
        </w:rPr>
        <w:pPrChange w:id="21971" w:author="IEC960923" w:date="2013-09-12T09:51:00Z">
          <w:pPr/>
        </w:pPrChange>
      </w:pPr>
      <w:bookmarkStart w:id="21972" w:name="_Toc408834695"/>
      <w:ins w:id="21973" w:author="IEC960923" w:date="2013-09-12T09:57:00Z">
        <w:r w:rsidRPr="002F02C9">
          <w:rPr>
            <w:rFonts w:eastAsia="新細明體"/>
            <w:lang w:eastAsia="zh-TW"/>
            <w:rPrChange w:id="21974" w:author="Chen, Ivy (陳素貞 IEC1)" w:date="2015-01-12T13:45:00Z">
              <w:rPr>
                <w:rFonts w:eastAsia="新細明體"/>
                <w:color w:val="0000FF"/>
                <w:u w:val="single"/>
                <w:lang w:eastAsia="zh-TW"/>
              </w:rPr>
            </w:rPrChange>
          </w:rPr>
          <w:lastRenderedPageBreak/>
          <w:t>Label</w:t>
        </w:r>
      </w:ins>
      <w:ins w:id="21975" w:author="IEC960923" w:date="2013-09-12T09:51:00Z">
        <w:r w:rsidRPr="002F02C9">
          <w:rPr>
            <w:rFonts w:eastAsia="新細明體"/>
            <w:lang w:eastAsia="zh-TW"/>
            <w:rPrChange w:id="21976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 xml:space="preserve">TypeRule </w:t>
        </w:r>
        <w:r w:rsidRPr="002F02C9">
          <w:rPr>
            <w:rFonts w:eastAsia="新細明體" w:hint="eastAsia"/>
            <w:lang w:eastAsia="zh-TW"/>
            <w:rPrChange w:id="21977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维护界面</w:t>
        </w:r>
        <w:bookmarkEnd w:id="21972"/>
      </w:ins>
    </w:p>
    <w:p w:rsidR="003B389F" w:rsidRPr="002F02C9" w:rsidRDefault="00152C15">
      <w:pPr>
        <w:pStyle w:val="4"/>
        <w:rPr>
          <w:ins w:id="21978" w:author="IEC960923" w:date="2013-09-12T09:51:00Z"/>
          <w:color w:val="0033CC"/>
          <w:rPrChange w:id="21979" w:author="Chen, Ivy (陳素貞 IEC1)" w:date="2015-01-12T13:45:00Z">
            <w:rPr>
              <w:ins w:id="21980" w:author="IEC960923" w:date="2013-09-12T09:51:00Z"/>
              <w:rFonts w:eastAsiaTheme="minorEastAsia"/>
              <w:lang w:eastAsia="zh-TW"/>
            </w:rPr>
          </w:rPrChange>
        </w:rPr>
        <w:pPrChange w:id="21981" w:author="IEC960923" w:date="2013-09-12T09:51:00Z">
          <w:pPr/>
        </w:pPrChange>
      </w:pPr>
      <w:ins w:id="21982" w:author="IEC960923" w:date="2013-09-12T09:51:00Z">
        <w:r w:rsidRPr="002F02C9">
          <w:rPr>
            <w:rFonts w:hint="eastAsia"/>
            <w:color w:val="0033CC"/>
            <w:rPrChange w:id="21983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示意圖</w:t>
        </w:r>
        <w:r w:rsidRPr="002F02C9">
          <w:rPr>
            <w:color w:val="0033CC"/>
            <w:rPrChange w:id="21984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 xml:space="preserve"> </w:t>
        </w:r>
      </w:ins>
    </w:p>
    <w:p w:rsidR="003B389F" w:rsidRPr="002F02C9" w:rsidRDefault="00152C15">
      <w:pPr>
        <w:pStyle w:val="af1"/>
        <w:numPr>
          <w:ilvl w:val="0"/>
          <w:numId w:val="88"/>
        </w:numPr>
        <w:ind w:firstLineChars="0"/>
        <w:rPr>
          <w:ins w:id="21985" w:author="IEC960923" w:date="2013-09-12T10:23:00Z"/>
          <w:rFonts w:asciiTheme="minorHAnsi" w:eastAsiaTheme="minorEastAsia" w:hAnsiTheme="minorHAnsi" w:cstheme="minorHAnsi"/>
          <w:lang w:eastAsia="zh-TW"/>
          <w:rPrChange w:id="21986" w:author="Chen, Ivy (陳素貞 IEC1)" w:date="2015-01-12T13:45:00Z">
            <w:rPr>
              <w:ins w:id="21987" w:author="IEC960923" w:date="2013-09-12T10:23:00Z"/>
              <w:rFonts w:asciiTheme="minorHAnsi" w:eastAsiaTheme="minorEastAsia" w:hAnsiTheme="minorHAnsi" w:cstheme="minorHAnsi"/>
              <w:lang w:eastAsia="zh-TW"/>
            </w:rPr>
          </w:rPrChange>
        </w:rPr>
        <w:pPrChange w:id="21988" w:author="IEC960923" w:date="2013-09-12T09:52:00Z">
          <w:pPr/>
        </w:pPrChange>
      </w:pPr>
      <w:ins w:id="21989" w:author="IEC960923" w:date="2013-09-12T11:03:00Z"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1990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14" style="position:absolute;left:0;text-align:left;margin-left:172.5pt;margin-top:11.8pt;width:19.45pt;height:17.25pt;z-index:251753984" fillcolor="yellow" strokecolor="red" strokeweight="1pt">
              <v:textbox style="mso-next-textbox:#_x0000_s4114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1991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1992" w:author="IEC960923" w:date="2013-09-12T11:04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2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1993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13" style="position:absolute;left:0;text-align:left;margin-left:55.4pt;margin-top:11.8pt;width:19.45pt;height:17.25pt;z-index:251752960" fillcolor="yellow" strokecolor="red" strokeweight="1pt">
              <v:textbox style="mso-next-textbox:#_x0000_s4113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1</w:t>
                    </w:r>
                  </w:p>
                </w:txbxContent>
              </v:textbox>
            </v:oval>
          </w:pict>
        </w:r>
      </w:ins>
      <w:ins w:id="21994" w:author="IEC960923" w:date="2013-09-12T10:23:00Z">
        <w:r w:rsidRPr="002F02C9">
          <w:rPr>
            <w:rFonts w:asciiTheme="minorHAnsi" w:eastAsiaTheme="minorEastAsia" w:hAnsiTheme="minorHAnsi" w:cstheme="minorHAnsi"/>
            <w:lang w:eastAsia="zh-TW"/>
            <w:rPrChange w:id="21995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>Label</w:t>
        </w:r>
      </w:ins>
      <w:ins w:id="21996" w:author="IEC960923" w:date="2013-09-12T09:51:00Z">
        <w:r w:rsidRPr="002F02C9">
          <w:rPr>
            <w:rFonts w:asciiTheme="minorHAnsi" w:eastAsiaTheme="minorEastAsia" w:hAnsiTheme="minorHAnsi" w:cstheme="minorHAnsi"/>
            <w:lang w:eastAsia="zh-TW"/>
            <w:rPrChange w:id="21997" w:author="Chen, Ivy (陳素貞 IEC1)" w:date="2015-01-12T13:45:00Z">
              <w:rPr>
                <w:rFonts w:eastAsiaTheme="minorEastAsia"/>
                <w:color w:val="0000FF"/>
                <w:u w:val="single"/>
                <w:lang w:eastAsia="zh-TW"/>
              </w:rPr>
            </w:rPrChange>
          </w:rPr>
          <w:t>TypeRule</w:t>
        </w:r>
        <w:r w:rsidRPr="002F02C9">
          <w:rPr>
            <w:rFonts w:asciiTheme="minorHAnsi" w:eastAsiaTheme="minorEastAsia" w:hAnsiTheme="minorHAnsi" w:cstheme="minorHAnsi" w:hint="eastAsia"/>
            <w:lang w:eastAsia="zh-TW"/>
            <w:rPrChange w:id="21998" w:author="Chen, Ivy (陳素貞 IEC1)" w:date="2015-01-12T13:45:00Z">
              <w:rPr>
                <w:rFonts w:eastAsiaTheme="minorEastAsia" w:hint="eastAsia"/>
                <w:color w:val="0000FF"/>
                <w:u w:val="single"/>
                <w:lang w:eastAsia="zh-TW"/>
              </w:rPr>
            </w:rPrChange>
          </w:rPr>
          <w:t>維護主畫面</w:t>
        </w:r>
      </w:ins>
    </w:p>
    <w:p w:rsidR="0001093D" w:rsidRPr="002F02C9" w:rsidRDefault="00152C15">
      <w:pPr>
        <w:rPr>
          <w:ins w:id="21999" w:author="IEC960923" w:date="2013-09-12T09:52:00Z"/>
          <w:rFonts w:asciiTheme="minorHAnsi" w:eastAsiaTheme="minorEastAsia" w:hAnsiTheme="minorHAnsi" w:cstheme="minorHAnsi"/>
          <w:lang w:eastAsia="zh-TW"/>
          <w:rPrChange w:id="22000" w:author="Chen, Ivy (陳素貞 IEC1)" w:date="2015-01-12T13:45:00Z">
            <w:rPr>
              <w:ins w:id="22001" w:author="IEC960923" w:date="2013-09-12T09:52:00Z"/>
              <w:lang w:eastAsia="zh-TW"/>
            </w:rPr>
          </w:rPrChange>
        </w:rPr>
      </w:pPr>
      <w:ins w:id="22002" w:author="IEC960923" w:date="2013-09-12T11:05:00Z">
        <w:r w:rsidRPr="002F02C9">
          <w:rPr>
            <w:noProof/>
            <w:color w:val="0033CC"/>
            <w:lang w:eastAsia="zh-TW"/>
            <w:rPrChange w:id="22003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27" style="position:absolute;margin-left:342.85pt;margin-top:10.8pt;width:19.45pt;height:17.25pt;z-index:251767296" fillcolor="yellow" strokecolor="red" strokeweight="1pt">
              <v:textbox style="mso-next-textbox:#_x0000_s4127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04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05" w:author="IEC960923" w:date="2013-09-12T11:05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</w:t>
                      </w:r>
                    </w:ins>
                    <w:ins w:id="22006" w:author="IEC960923" w:date="2013-09-12T11:34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7</w:t>
                      </w:r>
                    </w:ins>
                  </w:p>
                </w:txbxContent>
              </v:textbox>
            </v:oval>
          </w:pict>
        </w:r>
      </w:ins>
      <w:ins w:id="22007" w:author="IEC960923" w:date="2013-09-12T11:06:00Z">
        <w:r w:rsidRPr="002F02C9">
          <w:rPr>
            <w:noProof/>
            <w:color w:val="0033CC"/>
            <w:lang w:eastAsia="zh-TW"/>
            <w:rPrChange w:id="22008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28" style="position:absolute;margin-left:306.55pt;margin-top:10.8pt;width:19.45pt;height:17.25pt;z-index:251768320" fillcolor="yellow" strokecolor="red" strokeweight="1pt">
              <v:textbox style="mso-next-textbox:#_x0000_s4128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09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10" w:author="IEC960923" w:date="2013-09-12T11:0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15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2011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29" style="position:absolute;margin-left:272.8pt;margin-top:10.8pt;width:19.45pt;height:17.25pt;z-index:251769344" fillcolor="yellow" strokecolor="red" strokeweight="1pt">
              <v:textbox style="mso-next-textbox:#_x0000_s4129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12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13" w:author="IEC960923" w:date="2013-09-12T11:0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14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2014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30" style="position:absolute;margin-left:241.4pt;margin-top:10.8pt;width:19.45pt;height:17.25pt;z-index:251770368" fillcolor="yellow" strokecolor="red" strokeweight="1pt">
              <v:textbox style="mso-next-textbox:#_x0000_s4130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15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16" w:author="IEC960923" w:date="2013-09-12T11:0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13</w:t>
                      </w:r>
                    </w:ins>
                  </w:p>
                </w:txbxContent>
              </v:textbox>
            </v:oval>
          </w:pict>
        </w:r>
      </w:ins>
      <w:ins w:id="22017" w:author="IEC960923" w:date="2013-09-12T11:05:00Z">
        <w:r w:rsidRPr="002F02C9">
          <w:rPr>
            <w:noProof/>
            <w:color w:val="0033CC"/>
            <w:lang w:eastAsia="zh-TW"/>
            <w:rPrChange w:id="22018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26" style="position:absolute;margin-left:342.85pt;margin-top:189.15pt;width:19.45pt;height:17.25pt;z-index:251766272" fillcolor="yellow" strokecolor="red" strokeweight="1pt">
              <v:textbox style="mso-next-textbox:#_x0000_s4126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19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20" w:author="IEC960923" w:date="2013-09-12T11:05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</w:t>
                      </w:r>
                    </w:ins>
                    <w:ins w:id="22021" w:author="IEC960923" w:date="2013-09-12T11:34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8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2022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25" style="position:absolute;margin-left:306.55pt;margin-top:189.15pt;width:19.45pt;height:17.25pt;z-index:251765248" fillcolor="yellow" strokecolor="red" strokeweight="1pt">
              <v:textbox style="mso-next-textbox:#_x0000_s4125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23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24" w:author="IEC960923" w:date="2013-09-12T11:05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</w:t>
                      </w:r>
                    </w:ins>
                    <w:ins w:id="22025" w:author="IEC960923" w:date="2013-09-12T11:0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6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2026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24" style="position:absolute;margin-left:178.85pt;margin-top:194.75pt;width:19.45pt;height:17.25pt;z-index:251764224" fillcolor="yellow" strokecolor="red" strokeweight="1pt">
              <v:textbox style="mso-next-textbox:#_x0000_s4124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27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28" w:author="IEC960923" w:date="2013-09-12T11:05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12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2029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21" style="position:absolute;margin-left:153.05pt;margin-top:183.45pt;width:19.45pt;height:17.25pt;z-index:251761152" fillcolor="yellow" strokecolor="red" strokeweight="1pt">
              <v:textbox style="mso-next-textbox:#_x0000_s4121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30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31" w:author="IEC960923" w:date="2013-09-12T11:05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11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2032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22" style="position:absolute;margin-left:128.05pt;margin-top:171.9pt;width:19.45pt;height:17.25pt;z-index:251762176" fillcolor="yellow" strokecolor="red" strokeweight="1pt">
              <v:textbox style="mso-next-textbox:#_x0000_s4122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33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34" w:author="IEC960923" w:date="2013-09-12T11:05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10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2035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23" style="position:absolute;margin-left:101.4pt;margin-top:161.75pt;width:19.45pt;height:17.25pt;z-index:251763200" fillcolor="yellow" strokecolor="red" strokeweight="1pt">
              <v:textbox style="mso-next-textbox:#_x0000_s4123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36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37" w:author="IEC960923" w:date="2013-09-12T11:05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9</w:t>
                      </w:r>
                    </w:ins>
                  </w:p>
                </w:txbxContent>
              </v:textbox>
            </v:oval>
          </w:pict>
        </w:r>
      </w:ins>
      <w:ins w:id="22038" w:author="IEC960923" w:date="2013-09-12T11:04:00Z">
        <w:r w:rsidRPr="002F02C9">
          <w:rPr>
            <w:noProof/>
            <w:color w:val="0033CC"/>
            <w:lang w:eastAsia="zh-TW"/>
            <w:rPrChange w:id="22039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20" style="position:absolute;margin-left:217.05pt;margin-top:154.65pt;width:19.45pt;height:17.25pt;z-index:251760128" fillcolor="yellow" strokecolor="red" strokeweight="1pt">
              <v:textbox style="mso-next-textbox:#_x0000_s4120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40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41" w:author="IEC960923" w:date="2013-09-12T11:05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8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2042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19" style="position:absolute;margin-left:61.65pt;margin-top:154.65pt;width:19.45pt;height:17.25pt;z-index:251759104" fillcolor="yellow" strokecolor="red" strokeweight="1pt">
              <v:textbox style="mso-next-textbox:#_x0000_s4119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43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44" w:author="IEC960923" w:date="2013-09-12T11:04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7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2045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18" style="position:absolute;margin-left:188.2pt;margin-top:144.5pt;width:19.45pt;height:17.25pt;z-index:251758080" fillcolor="yellow" strokecolor="red" strokeweight="1pt">
              <v:textbox style="mso-next-textbox:#_x0000_s4118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46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47" w:author="IEC960923" w:date="2013-09-12T11:04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6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2048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17" style="position:absolute;margin-left:172.5pt;margin-top:132.15pt;width:19.45pt;height:17.25pt;z-index:251757056" fillcolor="yellow" strokecolor="red" strokeweight="1pt">
              <v:textbox style="mso-next-textbox:#_x0000_s4117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49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50" w:author="IEC960923" w:date="2013-09-12T11:04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5</w:t>
                      </w:r>
                    </w:ins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2051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16" style="position:absolute;margin-left:159.4pt;margin-top:122.1pt;width:19.45pt;height:17.25pt;z-index:251756032" fillcolor="yellow" strokecolor="red" strokeweight="1pt">
              <v:textbox style="mso-next-textbox:#_x0000_s4116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52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53" w:author="IEC960923" w:date="2013-09-12T11:04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4</w:t>
                      </w:r>
                    </w:ins>
                  </w:p>
                </w:txbxContent>
              </v:textbox>
            </v:oval>
          </w:pict>
        </w:r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2054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15" style="position:absolute;margin-left:48.5pt;margin-top:24.45pt;width:19.45pt;height:17.25pt;z-index:251755008" fillcolor="yellow" strokecolor="red" strokeweight="1pt">
              <v:textbox style="mso-next-textbox:#_x0000_s4115;mso-fit-shape-to-text:t" inset="0,0,0,0">
                <w:txbxContent>
                  <w:p w:rsidR="003B389F" w:rsidRPr="001B47E7" w:rsidRDefault="003B389F" w:rsidP="004D34DC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55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56" w:author="IEC960923" w:date="2013-09-12T11:04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3</w:t>
                      </w:r>
                    </w:ins>
                  </w:p>
                </w:txbxContent>
              </v:textbox>
            </v:oval>
          </w:pict>
        </w:r>
      </w:ins>
      <w:ins w:id="22057" w:author="IEC960923" w:date="2013-09-12T10:51:00Z">
        <w:r w:rsidR="003B389F" w:rsidRPr="002F02C9">
          <w:rPr>
            <w:rFonts w:asciiTheme="minorHAnsi" w:eastAsiaTheme="minorEastAsia" w:hAnsiTheme="minorHAnsi" w:cstheme="minorHAnsi"/>
            <w:noProof/>
            <w:lang w:eastAsia="zh-TW"/>
            <w:rPrChange w:id="22058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3002280"/>
              <wp:effectExtent l="0" t="0" r="0" b="0"/>
              <wp:docPr id="29" name="圖片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abelTypeRule.png"/>
                      <pic:cNvPicPr/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3002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B389F" w:rsidRPr="002F02C9" w:rsidRDefault="00152C15">
      <w:pPr>
        <w:pStyle w:val="af1"/>
        <w:numPr>
          <w:ilvl w:val="0"/>
          <w:numId w:val="88"/>
        </w:numPr>
        <w:ind w:firstLineChars="0"/>
        <w:rPr>
          <w:ins w:id="22059" w:author="IEC960923" w:date="2013-09-12T10:24:00Z"/>
          <w:rFonts w:asciiTheme="minorHAnsi" w:eastAsiaTheme="minorEastAsia" w:hAnsiTheme="minorHAnsi" w:cstheme="minorHAnsi"/>
          <w:lang w:eastAsia="zh-TW"/>
          <w:rPrChange w:id="22060" w:author="Chen, Ivy (陳素貞 IEC1)" w:date="2015-01-12T13:45:00Z">
            <w:rPr>
              <w:ins w:id="22061" w:author="IEC960923" w:date="2013-09-12T10:24:00Z"/>
              <w:rFonts w:asciiTheme="minorHAnsi" w:eastAsiaTheme="minorEastAsia" w:hAnsiTheme="minorHAnsi" w:cstheme="minorHAnsi"/>
              <w:lang w:eastAsia="zh-TW"/>
            </w:rPr>
          </w:rPrChange>
        </w:rPr>
        <w:pPrChange w:id="22062" w:author="IEC960923" w:date="2013-09-12T09:52:00Z">
          <w:pPr/>
        </w:pPrChange>
      </w:pPr>
      <w:ins w:id="22063" w:author="IEC960923" w:date="2013-09-12T09:52:00Z">
        <w:r w:rsidRPr="002F02C9">
          <w:rPr>
            <w:rFonts w:asciiTheme="minorHAnsi" w:eastAsiaTheme="minorEastAsia" w:hAnsiTheme="minorHAnsi" w:cstheme="minorHAnsi"/>
            <w:lang w:eastAsia="zh-TW"/>
            <w:rPrChange w:id="22064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>ModelInfo</w:t>
        </w:r>
        <w:r w:rsidRPr="002F02C9">
          <w:rPr>
            <w:rFonts w:asciiTheme="minorHAnsi" w:eastAsiaTheme="minorEastAsia" w:hAnsiTheme="minorHAnsi" w:cstheme="minorHAnsi" w:hint="eastAsia"/>
            <w:lang w:eastAsia="zh-TW"/>
            <w:rPrChange w:id="22065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維護畫面</w:t>
        </w:r>
      </w:ins>
    </w:p>
    <w:p w:rsidR="0001093D" w:rsidRPr="002F02C9" w:rsidRDefault="00152C15">
      <w:pPr>
        <w:rPr>
          <w:ins w:id="22066" w:author="IEC960923" w:date="2013-09-12T09:52:00Z"/>
          <w:rFonts w:asciiTheme="minorHAnsi" w:eastAsiaTheme="minorEastAsia" w:hAnsiTheme="minorHAnsi" w:cstheme="minorHAnsi"/>
          <w:lang w:eastAsia="zh-TW"/>
          <w:rPrChange w:id="22067" w:author="Chen, Ivy (陳素貞 IEC1)" w:date="2015-01-12T13:45:00Z">
            <w:rPr>
              <w:ins w:id="22068" w:author="IEC960923" w:date="2013-09-12T09:52:00Z"/>
              <w:lang w:eastAsia="zh-TW"/>
            </w:rPr>
          </w:rPrChange>
        </w:rPr>
      </w:pPr>
      <w:ins w:id="22069" w:author="IEC960923" w:date="2013-09-12T11:09:00Z"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2070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37" style="position:absolute;margin-left:441.05pt;margin-top:39.95pt;width:19.45pt;height:17.25pt;z-index:251777536" fillcolor="yellow" strokecolor="red" strokeweight="1pt">
              <v:textbox style="mso-next-textbox:#_x0000_s4137;mso-fit-shape-to-text:t" inset="0,0,0,0">
                <w:txbxContent>
                  <w:p w:rsidR="003B389F" w:rsidRPr="001B47E7" w:rsidRDefault="003B389F" w:rsidP="00DA3C26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71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72" w:author="IEC960923" w:date="2013-09-12T11:3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7</w:t>
                      </w:r>
                    </w:ins>
                  </w:p>
                </w:txbxContent>
              </v:textbox>
            </v:oval>
          </w:pict>
        </w:r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2073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35" style="position:absolute;margin-left:198.3pt;margin-top:236.7pt;width:19.45pt;height:17.25pt;z-index:251775488" fillcolor="yellow" strokecolor="red" strokeweight="1pt">
              <v:textbox style="mso-next-textbox:#_x0000_s4135;mso-fit-shape-to-text:t" inset="0,0,0,0">
                <w:txbxContent>
                  <w:p w:rsidR="003B389F" w:rsidRPr="001B47E7" w:rsidRDefault="003B389F" w:rsidP="00DA3C26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74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75" w:author="IEC960923" w:date="2013-09-12T11:3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5</w:t>
                      </w:r>
                    </w:ins>
                  </w:p>
                </w:txbxContent>
              </v:textbox>
            </v:oval>
          </w:pict>
        </w:r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2076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36" style="position:absolute;margin-left:449.6pt;margin-top:231.45pt;width:19.45pt;height:17.25pt;z-index:251776512" fillcolor="yellow" strokecolor="red" strokeweight="1pt">
              <v:textbox style="mso-next-textbox:#_x0000_s4136;mso-fit-shape-to-text:t" inset="0,0,0,0">
                <w:txbxContent>
                  <w:p w:rsidR="003B389F" w:rsidRPr="001B47E7" w:rsidRDefault="003B389F" w:rsidP="00DA3C26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77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78" w:author="IEC960923" w:date="2013-09-12T11:3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6</w:t>
                      </w:r>
                    </w:ins>
                  </w:p>
                </w:txbxContent>
              </v:textbox>
            </v:oval>
          </w:pict>
        </w:r>
      </w:ins>
      <w:ins w:id="22079" w:author="IEC960923" w:date="2013-09-12T11:08:00Z"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2080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34" style="position:absolute;margin-left:362.3pt;margin-top:216.15pt;width:19.45pt;height:17.25pt;z-index:251774464" fillcolor="yellow" strokecolor="red" strokeweight="1pt">
              <v:textbox style="mso-next-textbox:#_x0000_s4134;mso-fit-shape-to-text:t" inset="0,0,0,0">
                <w:txbxContent>
                  <w:p w:rsidR="003B389F" w:rsidRPr="001B47E7" w:rsidRDefault="003B389F" w:rsidP="00DA3C26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81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82" w:author="IEC960923" w:date="2013-09-12T11:3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4</w:t>
                      </w:r>
                    </w:ins>
                  </w:p>
                </w:txbxContent>
              </v:textbox>
            </v:oval>
          </w:pict>
        </w:r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2083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32" style="position:absolute;margin-left:159.4pt;margin-top:212.7pt;width:19.45pt;height:17.25pt;z-index:251772416" fillcolor="yellow" strokecolor="red" strokeweight="1pt">
              <v:textbox style="mso-next-textbox:#_x0000_s4132;mso-fit-shape-to-text:t" inset="0,0,0,0">
                <w:txbxContent>
                  <w:p w:rsidR="003B389F" w:rsidRPr="001B47E7" w:rsidRDefault="003B389F" w:rsidP="004A2F0D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84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85" w:author="IEC960923" w:date="2013-09-12T11:3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3</w:t>
                      </w:r>
                    </w:ins>
                  </w:p>
                </w:txbxContent>
              </v:textbox>
            </v:oval>
          </w:pict>
        </w:r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2086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33" style="position:absolute;margin-left:81.95pt;margin-top:44.25pt;width:19.45pt;height:17.25pt;z-index:251773440" fillcolor="yellow" strokecolor="red" strokeweight="1pt">
              <v:textbox style="mso-next-textbox:#_x0000_s4133;mso-fit-shape-to-text:t" inset="0,0,0,0">
                <w:txbxContent>
                  <w:p w:rsidR="003B389F" w:rsidRPr="001B47E7" w:rsidRDefault="003B389F" w:rsidP="004A2F0D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87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88" w:author="IEC960923" w:date="2013-09-12T11:04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2</w:t>
                      </w:r>
                    </w:ins>
                  </w:p>
                </w:txbxContent>
              </v:textbox>
            </v:oval>
          </w:pict>
        </w:r>
      </w:ins>
      <w:ins w:id="22089" w:author="IEC960923" w:date="2013-09-12T11:07:00Z"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2090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31" style="position:absolute;margin-left:124.85pt;margin-top:19.2pt;width:19.45pt;height:17.25pt;z-index:251771392" fillcolor="yellow" strokecolor="red" strokeweight="1pt">
              <v:textbox style="mso-next-textbox:#_x0000_s4131;mso-fit-shape-to-text:t" inset="0,0,0,0">
                <w:txbxContent>
                  <w:p w:rsidR="003B389F" w:rsidRPr="001B47E7" w:rsidRDefault="003B389F" w:rsidP="004A2F0D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del w:id="22091" w:author="IEC960923" w:date="2013-09-12T11:03:00Z">
                      <w:r w:rsidDel="004D34DC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1</w:delText>
                      </w:r>
                    </w:del>
                    <w:ins w:id="22092" w:author="IEC960923" w:date="2013-09-12T11:08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</w:t>
                      </w:r>
                    </w:ins>
                  </w:p>
                </w:txbxContent>
              </v:textbox>
            </v:oval>
          </w:pict>
        </w:r>
      </w:ins>
      <w:ins w:id="22093" w:author="IEC960923" w:date="2013-09-12T10:24:00Z">
        <w:r w:rsidR="003B389F" w:rsidRPr="002F02C9">
          <w:rPr>
            <w:rFonts w:asciiTheme="minorHAnsi" w:eastAsiaTheme="minorEastAsia" w:hAnsiTheme="minorHAnsi" w:cstheme="minorHAnsi"/>
            <w:noProof/>
            <w:lang w:eastAsia="zh-TW"/>
            <w:rPrChange w:id="22094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3519170"/>
              <wp:effectExtent l="0" t="0" r="0" b="0"/>
              <wp:docPr id="25" name="圖片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ModelInfo.png"/>
                      <pic:cNvPicPr/>
                    </pic:nvPicPr>
                    <pic:blipFill>
                      <a:blip r:embed="rId39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3519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1093D" w:rsidRPr="002F02C9" w:rsidRDefault="00152C15">
      <w:pPr>
        <w:rPr>
          <w:ins w:id="22095" w:author="IEC960923" w:date="2013-09-12T10:24:00Z"/>
          <w:rFonts w:asciiTheme="minorHAnsi" w:eastAsiaTheme="minorEastAsia" w:hAnsiTheme="minorHAnsi" w:cstheme="minorHAnsi"/>
          <w:lang w:eastAsia="zh-TW"/>
          <w:rPrChange w:id="22096" w:author="Chen, Ivy (陳素貞 IEC1)" w:date="2015-01-12T13:45:00Z">
            <w:rPr>
              <w:ins w:id="22097" w:author="IEC960923" w:date="2013-09-12T10:24:00Z"/>
              <w:rFonts w:asciiTheme="minorHAnsi" w:eastAsiaTheme="minorEastAsia" w:hAnsiTheme="minorHAnsi" w:cstheme="minorHAnsi"/>
              <w:lang w:eastAsia="zh-TW"/>
            </w:rPr>
          </w:rPrChange>
        </w:rPr>
      </w:pPr>
      <w:ins w:id="22098" w:author="IEC960923" w:date="2013-09-12T10:24:00Z">
        <w:r w:rsidRPr="002F02C9">
          <w:rPr>
            <w:rFonts w:asciiTheme="minorHAnsi" w:eastAsiaTheme="minorEastAsia" w:hAnsiTheme="minorHAnsi" w:cstheme="minorHAnsi"/>
            <w:lang w:eastAsia="zh-TW"/>
            <w:rPrChange w:id="22099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br w:type="page"/>
        </w:r>
      </w:ins>
    </w:p>
    <w:p w:rsidR="003B389F" w:rsidRPr="002F02C9" w:rsidRDefault="00152C15">
      <w:pPr>
        <w:pStyle w:val="af1"/>
        <w:numPr>
          <w:ilvl w:val="0"/>
          <w:numId w:val="88"/>
        </w:numPr>
        <w:ind w:firstLineChars="0"/>
        <w:rPr>
          <w:ins w:id="22100" w:author="IEC960923" w:date="2013-09-12T10:24:00Z"/>
          <w:rFonts w:asciiTheme="minorHAnsi" w:eastAsiaTheme="minorEastAsia" w:hAnsiTheme="minorHAnsi" w:cstheme="minorHAnsi"/>
          <w:lang w:eastAsia="zh-TW"/>
          <w:rPrChange w:id="22101" w:author="Chen, Ivy (陳素貞 IEC1)" w:date="2015-01-12T13:45:00Z">
            <w:rPr>
              <w:ins w:id="22102" w:author="IEC960923" w:date="2013-09-12T10:24:00Z"/>
              <w:rFonts w:asciiTheme="minorHAnsi" w:eastAsiaTheme="minorEastAsia" w:hAnsiTheme="minorHAnsi" w:cstheme="minorHAnsi"/>
              <w:lang w:eastAsia="zh-TW"/>
            </w:rPr>
          </w:rPrChange>
        </w:rPr>
        <w:pPrChange w:id="22103" w:author="IEC960923" w:date="2013-09-12T09:52:00Z">
          <w:pPr/>
        </w:pPrChange>
      </w:pPr>
      <w:ins w:id="22104" w:author="IEC960923" w:date="2013-09-12T10:24:00Z">
        <w:r w:rsidRPr="002F02C9">
          <w:rPr>
            <w:rFonts w:asciiTheme="minorHAnsi" w:eastAsiaTheme="minorEastAsia" w:hAnsiTheme="minorHAnsi" w:cstheme="minorHAnsi"/>
            <w:lang w:eastAsia="zh-TW"/>
            <w:rPrChange w:id="22105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lastRenderedPageBreak/>
          <w:t>DeliveryInfo</w:t>
        </w:r>
      </w:ins>
      <w:ins w:id="22106" w:author="IEC960923" w:date="2013-09-12T09:52:00Z">
        <w:r w:rsidRPr="002F02C9">
          <w:rPr>
            <w:rFonts w:asciiTheme="minorHAnsi" w:eastAsiaTheme="minorEastAsia" w:hAnsiTheme="minorHAnsi" w:cstheme="minorHAnsi" w:hint="eastAsia"/>
            <w:lang w:eastAsia="zh-TW"/>
            <w:rPrChange w:id="22107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維護畫面</w:t>
        </w:r>
      </w:ins>
    </w:p>
    <w:p w:rsidR="0001093D" w:rsidRPr="002F02C9" w:rsidRDefault="003B389F">
      <w:pPr>
        <w:rPr>
          <w:ins w:id="22108" w:author="IEC960923" w:date="2013-09-12T10:20:00Z"/>
          <w:rFonts w:asciiTheme="minorHAnsi" w:eastAsiaTheme="minorEastAsia" w:hAnsiTheme="minorHAnsi" w:cstheme="minorHAnsi"/>
          <w:lang w:eastAsia="zh-TW"/>
          <w:rPrChange w:id="22109" w:author="Chen, Ivy (陳素貞 IEC1)" w:date="2015-01-12T13:45:00Z">
            <w:rPr>
              <w:ins w:id="22110" w:author="IEC960923" w:date="2013-09-12T10:20:00Z"/>
              <w:lang w:eastAsia="zh-TW"/>
            </w:rPr>
          </w:rPrChange>
        </w:rPr>
      </w:pPr>
      <w:ins w:id="22111" w:author="IEC960923" w:date="2013-09-12T10:24:00Z"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2112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3519170"/>
              <wp:effectExtent l="0" t="0" r="0" b="0"/>
              <wp:docPr id="27" name="圖片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DeliveryInfo.png"/>
                      <pic:cNvPicPr/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3519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B389F" w:rsidRPr="002F02C9" w:rsidRDefault="00152C15">
      <w:pPr>
        <w:pStyle w:val="af1"/>
        <w:numPr>
          <w:ilvl w:val="0"/>
          <w:numId w:val="88"/>
        </w:numPr>
        <w:ind w:firstLineChars="0"/>
        <w:rPr>
          <w:ins w:id="22113" w:author="IEC960923" w:date="2013-09-12T09:52:00Z"/>
          <w:rFonts w:asciiTheme="minorHAnsi" w:eastAsiaTheme="minorEastAsia" w:hAnsiTheme="minorHAnsi" w:cstheme="minorHAnsi"/>
          <w:lang w:eastAsia="zh-TW"/>
          <w:rPrChange w:id="22114" w:author="Chen, Ivy (陳素貞 IEC1)" w:date="2015-01-12T13:45:00Z">
            <w:rPr>
              <w:ins w:id="22115" w:author="IEC960923" w:date="2013-09-12T09:52:00Z"/>
              <w:rFonts w:asciiTheme="minorHAnsi" w:eastAsiaTheme="minorEastAsia" w:hAnsiTheme="minorHAnsi" w:cstheme="minorHAnsi"/>
              <w:lang w:eastAsia="zh-TW"/>
            </w:rPr>
          </w:rPrChange>
        </w:rPr>
        <w:pPrChange w:id="22116" w:author="IEC960923" w:date="2013-09-12T09:52:00Z">
          <w:pPr/>
        </w:pPrChange>
      </w:pPr>
      <w:ins w:id="22117" w:author="IEC960923" w:date="2013-09-12T10:24:00Z">
        <w:r w:rsidRPr="002F02C9">
          <w:rPr>
            <w:rFonts w:asciiTheme="minorHAnsi" w:eastAsiaTheme="minorEastAsia" w:hAnsiTheme="minorHAnsi" w:cstheme="minorHAnsi"/>
            <w:lang w:eastAsia="zh-TW"/>
            <w:rPrChange w:id="22118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>PartInfo</w:t>
        </w:r>
      </w:ins>
      <w:ins w:id="22119" w:author="IEC960923" w:date="2013-09-12T10:20:00Z">
        <w:r w:rsidRPr="002F02C9">
          <w:rPr>
            <w:rFonts w:asciiTheme="minorHAnsi" w:eastAsiaTheme="minorEastAsia" w:hAnsiTheme="minorHAnsi" w:cstheme="minorHAnsi" w:hint="eastAsia"/>
            <w:lang w:eastAsia="zh-TW"/>
            <w:rPrChange w:id="22120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維護畫面</w:t>
        </w:r>
      </w:ins>
    </w:p>
    <w:p w:rsidR="0026335D" w:rsidRPr="002F02C9" w:rsidRDefault="003B389F">
      <w:pPr>
        <w:rPr>
          <w:ins w:id="22121" w:author="IEC960923" w:date="2013-09-12T09:52:00Z"/>
          <w:rFonts w:asciiTheme="minorHAnsi" w:eastAsiaTheme="minorEastAsia" w:hAnsiTheme="minorHAnsi" w:cstheme="minorHAnsi"/>
          <w:lang w:eastAsia="zh-TW"/>
          <w:rPrChange w:id="22122" w:author="Chen, Ivy (陳素貞 IEC1)" w:date="2015-01-12T13:45:00Z">
            <w:rPr>
              <w:ins w:id="22123" w:author="IEC960923" w:date="2013-09-12T09:52:00Z"/>
              <w:rFonts w:asciiTheme="minorHAnsi" w:eastAsiaTheme="minorEastAsia" w:hAnsiTheme="minorHAnsi" w:cstheme="minorHAnsi"/>
              <w:lang w:eastAsia="zh-TW"/>
            </w:rPr>
          </w:rPrChange>
        </w:rPr>
      </w:pPr>
      <w:ins w:id="22124" w:author="IEC960923" w:date="2013-09-12T10:25:00Z"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2125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3519170"/>
              <wp:effectExtent l="0" t="0" r="0" b="0"/>
              <wp:docPr id="28" name="圖片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artInfo.png"/>
                      <pic:cNvPicPr/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3519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B389F" w:rsidRPr="002F02C9" w:rsidRDefault="00152C15">
      <w:pPr>
        <w:pStyle w:val="4"/>
        <w:rPr>
          <w:ins w:id="22126" w:author="IEC960923" w:date="2013-09-12T09:52:00Z"/>
          <w:color w:val="0033CC"/>
          <w:rPrChange w:id="22127" w:author="Chen, Ivy (陳素貞 IEC1)" w:date="2015-01-12T13:45:00Z">
            <w:rPr>
              <w:ins w:id="22128" w:author="IEC960923" w:date="2013-09-12T09:52:00Z"/>
              <w:rFonts w:asciiTheme="minorHAnsi" w:eastAsiaTheme="minorEastAsia" w:hAnsiTheme="minorHAnsi" w:cstheme="minorHAnsi"/>
              <w:lang w:eastAsia="zh-TW"/>
            </w:rPr>
          </w:rPrChange>
        </w:rPr>
        <w:pPrChange w:id="22129" w:author="IEC960923" w:date="2013-09-12T09:52:00Z">
          <w:pPr/>
        </w:pPrChange>
      </w:pPr>
      <w:ins w:id="22130" w:author="IEC960923" w:date="2013-09-12T09:52:00Z">
        <w:r w:rsidRPr="002F02C9">
          <w:rPr>
            <w:rFonts w:hint="eastAsia"/>
            <w:color w:val="0033CC"/>
            <w:rPrChange w:id="22131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界面說明</w:t>
        </w:r>
      </w:ins>
    </w:p>
    <w:p w:rsidR="0026335D" w:rsidRPr="002F02C9" w:rsidRDefault="00152C15" w:rsidP="0026335D">
      <w:pPr>
        <w:rPr>
          <w:ins w:id="22132" w:author="IEC960923" w:date="2013-09-12T09:52:00Z"/>
          <w:rFonts w:eastAsia="新細明體"/>
          <w:color w:val="0033CC"/>
          <w:lang w:eastAsia="zh-TW"/>
          <w:rPrChange w:id="22133" w:author="Chen, Ivy (陳素貞 IEC1)" w:date="2015-01-12T13:45:00Z">
            <w:rPr>
              <w:ins w:id="22134" w:author="IEC960923" w:date="2013-09-12T09:52:00Z"/>
              <w:rFonts w:asciiTheme="minorHAnsi" w:eastAsiaTheme="minorEastAsia" w:hAnsiTheme="minorHAnsi" w:cstheme="minorHAnsi"/>
              <w:lang w:eastAsia="zh-TW"/>
            </w:rPr>
          </w:rPrChange>
        </w:rPr>
      </w:pPr>
      <w:ins w:id="22135" w:author="IEC960923" w:date="2013-09-12T09:52:00Z">
        <w:r w:rsidRPr="002F02C9">
          <w:rPr>
            <w:rFonts w:eastAsia="新細明體" w:hint="eastAsia"/>
            <w:color w:val="0033CC"/>
            <w:lang w:eastAsia="zh-TW"/>
            <w:rPrChange w:id="22136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2137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2138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界面名稱：</w:t>
        </w:r>
      </w:ins>
      <w:ins w:id="22139" w:author="IEC960923" w:date="2013-09-12T10:25:00Z">
        <w:r w:rsidRPr="002F02C9">
          <w:rPr>
            <w:rFonts w:eastAsia="新細明體"/>
            <w:color w:val="0033CC"/>
            <w:lang w:eastAsia="zh-TW"/>
            <w:rPrChange w:id="22140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Label</w:t>
        </w:r>
      </w:ins>
      <w:ins w:id="22141" w:author="IEC960923" w:date="2013-09-12T09:52:00Z">
        <w:r w:rsidRPr="002F02C9">
          <w:rPr>
            <w:rFonts w:eastAsia="新細明體"/>
            <w:color w:val="0033CC"/>
            <w:lang w:eastAsia="zh-TW"/>
            <w:rPrChange w:id="22142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>TypeRule</w:t>
        </w:r>
        <w:r w:rsidRPr="002F02C9">
          <w:rPr>
            <w:rFonts w:eastAsia="新細明體" w:hint="eastAsia"/>
            <w:color w:val="0033CC"/>
            <w:lang w:eastAsia="zh-TW"/>
            <w:rPrChange w:id="22143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维护界面。</w:t>
        </w:r>
      </w:ins>
    </w:p>
    <w:p w:rsidR="0026335D" w:rsidRPr="002F02C9" w:rsidRDefault="00152C15" w:rsidP="0026335D">
      <w:pPr>
        <w:rPr>
          <w:ins w:id="22144" w:author="IEC960923" w:date="2013-09-12T09:52:00Z"/>
          <w:rFonts w:eastAsia="新細明體"/>
          <w:color w:val="0033CC"/>
          <w:lang w:eastAsia="zh-TW"/>
          <w:rPrChange w:id="22145" w:author="Chen, Ivy (陳素貞 IEC1)" w:date="2015-01-12T13:45:00Z">
            <w:rPr>
              <w:ins w:id="22146" w:author="IEC960923" w:date="2013-09-12T09:52:00Z"/>
              <w:rFonts w:asciiTheme="minorHAnsi" w:eastAsiaTheme="minorEastAsia" w:hAnsiTheme="minorHAnsi" w:cstheme="minorHAnsi"/>
              <w:lang w:eastAsia="zh-TW"/>
            </w:rPr>
          </w:rPrChange>
        </w:rPr>
      </w:pPr>
      <w:ins w:id="22147" w:author="IEC960923" w:date="2013-09-12T09:52:00Z">
        <w:r w:rsidRPr="002F02C9">
          <w:rPr>
            <w:rFonts w:eastAsia="新細明體" w:hint="eastAsia"/>
            <w:color w:val="0033CC"/>
            <w:lang w:eastAsia="zh-TW"/>
            <w:rPrChange w:id="22148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2149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2150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概述：使用此界面來维护</w:t>
        </w:r>
      </w:ins>
      <w:ins w:id="22151" w:author="IEC960923" w:date="2013-09-12T10:25:00Z">
        <w:r w:rsidRPr="002F02C9">
          <w:rPr>
            <w:rFonts w:eastAsia="新細明體"/>
            <w:color w:val="0033CC"/>
            <w:lang w:eastAsia="zh-TW"/>
            <w:rPrChange w:id="22152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LabelTypeRule</w:t>
        </w:r>
      </w:ins>
      <w:ins w:id="22153" w:author="IEC960923" w:date="2013-09-12T09:52:00Z">
        <w:r w:rsidRPr="002F02C9">
          <w:rPr>
            <w:rFonts w:eastAsia="新細明體" w:hint="eastAsia"/>
            <w:color w:val="0033CC"/>
            <w:lang w:eastAsia="zh-TW"/>
            <w:rPrChange w:id="22154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。</w:t>
        </w:r>
      </w:ins>
    </w:p>
    <w:p w:rsidR="0026335D" w:rsidRPr="002F02C9" w:rsidRDefault="00152C15" w:rsidP="0026335D">
      <w:pPr>
        <w:rPr>
          <w:ins w:id="22155" w:author="IEC960923" w:date="2013-09-12T09:52:00Z"/>
          <w:rFonts w:eastAsia="新細明體"/>
          <w:color w:val="0033CC"/>
          <w:lang w:eastAsia="zh-TW"/>
          <w:rPrChange w:id="22156" w:author="Chen, Ivy (陳素貞 IEC1)" w:date="2015-01-12T13:45:00Z">
            <w:rPr>
              <w:ins w:id="22157" w:author="IEC960923" w:date="2013-09-12T09:52:00Z"/>
              <w:rFonts w:asciiTheme="minorHAnsi" w:eastAsiaTheme="minorEastAsia" w:hAnsiTheme="minorHAnsi" w:cstheme="minorHAnsi"/>
              <w:lang w:eastAsia="zh-TW"/>
            </w:rPr>
          </w:rPrChange>
        </w:rPr>
      </w:pPr>
      <w:ins w:id="22158" w:author="IEC960923" w:date="2013-09-12T09:52:00Z">
        <w:r w:rsidRPr="002F02C9">
          <w:rPr>
            <w:rFonts w:eastAsia="新細明體" w:hint="eastAsia"/>
            <w:color w:val="0033CC"/>
            <w:lang w:eastAsia="zh-TW"/>
            <w:rPrChange w:id="22159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2160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2161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color w:val="0033CC"/>
            <w:lang w:eastAsia="zh-TW"/>
            <w:rPrChange w:id="22162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color w:val="0033CC"/>
            <w:lang w:eastAsia="zh-TW"/>
            <w:rPrChange w:id="22163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界面，不固定尺寸。</w:t>
        </w:r>
      </w:ins>
    </w:p>
    <w:p w:rsidR="0026335D" w:rsidRPr="002F02C9" w:rsidRDefault="00152C15" w:rsidP="0026335D">
      <w:pPr>
        <w:rPr>
          <w:ins w:id="22164" w:author="IEC960923" w:date="2013-09-12T09:52:00Z"/>
          <w:rFonts w:eastAsia="新細明體"/>
          <w:color w:val="0033CC"/>
          <w:lang w:eastAsia="zh-TW"/>
          <w:rPrChange w:id="22165" w:author="Chen, Ivy (陳素貞 IEC1)" w:date="2015-01-12T13:45:00Z">
            <w:rPr>
              <w:ins w:id="22166" w:author="IEC960923" w:date="2013-09-12T09:52:00Z"/>
              <w:rFonts w:asciiTheme="minorHAnsi" w:eastAsiaTheme="minorEastAsia" w:hAnsiTheme="minorHAnsi" w:cstheme="minorHAnsi"/>
              <w:lang w:eastAsia="zh-TW"/>
            </w:rPr>
          </w:rPrChange>
        </w:rPr>
      </w:pPr>
      <w:ins w:id="22167" w:author="IEC960923" w:date="2013-09-12T09:52:00Z">
        <w:r w:rsidRPr="002F02C9">
          <w:rPr>
            <w:rFonts w:eastAsia="新細明體" w:hint="eastAsia"/>
            <w:color w:val="0033CC"/>
            <w:lang w:eastAsia="zh-TW"/>
            <w:rPrChange w:id="22168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2169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2170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進入途徑：在</w:t>
        </w:r>
        <w:r w:rsidRPr="002F02C9">
          <w:rPr>
            <w:rFonts w:eastAsia="新細明體"/>
            <w:color w:val="0033CC"/>
            <w:lang w:eastAsia="zh-TW"/>
            <w:rPrChange w:id="22171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>iMES</w:t>
        </w:r>
        <w:r w:rsidRPr="002F02C9">
          <w:rPr>
            <w:rFonts w:eastAsia="新細明體" w:hint="eastAsia"/>
            <w:color w:val="0033CC"/>
            <w:lang w:eastAsia="zh-TW"/>
            <w:rPrChange w:id="22172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框架</w:t>
        </w:r>
        <w:r w:rsidRPr="002F02C9">
          <w:rPr>
            <w:rFonts w:eastAsia="新細明體"/>
            <w:color w:val="0033CC"/>
            <w:lang w:eastAsia="zh-TW"/>
            <w:rPrChange w:id="22173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>Function Tree</w:t>
        </w:r>
        <w:r w:rsidRPr="002F02C9">
          <w:rPr>
            <w:rFonts w:eastAsia="新細明體" w:hint="eastAsia"/>
            <w:color w:val="0033CC"/>
            <w:lang w:eastAsia="zh-TW"/>
            <w:rPrChange w:id="22174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的</w:t>
        </w:r>
        <w:r w:rsidRPr="002F02C9">
          <w:rPr>
            <w:rFonts w:eastAsia="新細明體"/>
            <w:color w:val="0033CC"/>
            <w:lang w:eastAsia="zh-TW"/>
            <w:rPrChange w:id="22175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>Maintain-&gt;Common</w:t>
        </w:r>
        <w:r w:rsidRPr="002F02C9">
          <w:rPr>
            <w:rFonts w:eastAsia="新細明體" w:hint="eastAsia"/>
            <w:color w:val="0033CC"/>
            <w:lang w:eastAsia="zh-TW"/>
            <w:rPrChange w:id="22176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节点下点击“</w:t>
        </w:r>
      </w:ins>
      <w:ins w:id="22177" w:author="IEC960923" w:date="2013-09-12T10:25:00Z">
        <w:r w:rsidRPr="002F02C9">
          <w:rPr>
            <w:rFonts w:eastAsia="新細明體"/>
            <w:color w:val="0033CC"/>
            <w:lang w:eastAsia="zh-TW"/>
            <w:rPrChange w:id="22178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LabelTypeRule</w:t>
        </w:r>
      </w:ins>
      <w:ins w:id="22179" w:author="IEC960923" w:date="2013-09-12T09:52:00Z">
        <w:r w:rsidRPr="002F02C9">
          <w:rPr>
            <w:rFonts w:eastAsia="新細明體" w:hint="eastAsia"/>
            <w:color w:val="0033CC"/>
            <w:lang w:eastAsia="zh-TW"/>
            <w:rPrChange w:id="22180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”节点后进入。</w:t>
        </w:r>
      </w:ins>
    </w:p>
    <w:p w:rsidR="0026335D" w:rsidRPr="002F02C9" w:rsidRDefault="00152C15" w:rsidP="0026335D">
      <w:pPr>
        <w:rPr>
          <w:ins w:id="22181" w:author="IEC960923" w:date="2013-09-12T09:52:00Z"/>
          <w:rFonts w:eastAsia="新細明體"/>
          <w:color w:val="0033CC"/>
          <w:lang w:eastAsia="zh-TW"/>
          <w:rPrChange w:id="22182" w:author="Chen, Ivy (陳素貞 IEC1)" w:date="2015-01-12T13:45:00Z">
            <w:rPr>
              <w:ins w:id="22183" w:author="IEC960923" w:date="2013-09-12T09:52:00Z"/>
              <w:rFonts w:asciiTheme="minorHAnsi" w:eastAsiaTheme="minorEastAsia" w:hAnsiTheme="minorHAnsi" w:cstheme="minorHAnsi"/>
              <w:lang w:eastAsia="zh-TW"/>
            </w:rPr>
          </w:rPrChange>
        </w:rPr>
      </w:pPr>
      <w:ins w:id="22184" w:author="IEC960923" w:date="2013-09-12T09:52:00Z">
        <w:r w:rsidRPr="002F02C9">
          <w:rPr>
            <w:rFonts w:eastAsia="新細明體" w:hint="eastAsia"/>
            <w:color w:val="0033CC"/>
            <w:lang w:eastAsia="zh-TW"/>
            <w:rPrChange w:id="22185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2186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2187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用例：</w:t>
        </w:r>
      </w:ins>
    </w:p>
    <w:p w:rsidR="0026335D" w:rsidRPr="002F02C9" w:rsidRDefault="00152C15" w:rsidP="0026335D">
      <w:pPr>
        <w:rPr>
          <w:ins w:id="22188" w:author="IEC960923" w:date="2013-09-12T09:52:00Z"/>
          <w:rFonts w:eastAsia="新細明體"/>
          <w:color w:val="0033CC"/>
          <w:lang w:eastAsia="zh-TW"/>
          <w:rPrChange w:id="22189" w:author="Chen, Ivy (陳素貞 IEC1)" w:date="2015-01-12T13:45:00Z">
            <w:rPr>
              <w:ins w:id="22190" w:author="IEC960923" w:date="2013-09-12T09:52:00Z"/>
              <w:rFonts w:asciiTheme="minorHAnsi" w:eastAsiaTheme="minorEastAsia" w:hAnsiTheme="minorHAnsi" w:cstheme="minorHAnsi"/>
              <w:lang w:eastAsia="zh-TW"/>
            </w:rPr>
          </w:rPrChange>
        </w:rPr>
      </w:pPr>
      <w:ins w:id="22191" w:author="IEC960923" w:date="2013-09-12T09:52:00Z">
        <w:r w:rsidRPr="002F02C9">
          <w:rPr>
            <w:rFonts w:eastAsia="新細明體" w:hint="eastAsia"/>
            <w:color w:val="0033CC"/>
            <w:lang w:eastAsia="zh-TW"/>
            <w:rPrChange w:id="22192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2193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2194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特殊考量：此界面仅能够维护</w:t>
        </w:r>
      </w:ins>
      <w:ins w:id="22195" w:author="IEC960923" w:date="2013-09-12T10:25:00Z">
        <w:r w:rsidRPr="002F02C9">
          <w:rPr>
            <w:rFonts w:eastAsia="新細明體"/>
            <w:color w:val="0033CC"/>
            <w:lang w:eastAsia="zh-TW"/>
            <w:rPrChange w:id="22196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LabelTypeRule</w:t>
        </w:r>
      </w:ins>
      <w:ins w:id="22197" w:author="IEC960923" w:date="2013-09-12T09:52:00Z">
        <w:r w:rsidRPr="002F02C9">
          <w:rPr>
            <w:rFonts w:eastAsia="新細明體" w:hint="eastAsia"/>
            <w:color w:val="0033CC"/>
            <w:lang w:eastAsia="zh-TW"/>
            <w:rPrChange w:id="22198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的人有權限進來</w:t>
        </w:r>
      </w:ins>
    </w:p>
    <w:p w:rsidR="0026335D" w:rsidRPr="002F02C9" w:rsidRDefault="00152C15">
      <w:pPr>
        <w:rPr>
          <w:ins w:id="22199" w:author="IEC960923" w:date="2013-09-12T09:53:00Z"/>
          <w:rFonts w:eastAsia="新細明體"/>
          <w:color w:val="0033CC"/>
          <w:lang w:eastAsia="zh-TW"/>
          <w:rPrChange w:id="22200" w:author="Chen, Ivy (陳素貞 IEC1)" w:date="2015-01-12T13:45:00Z">
            <w:rPr>
              <w:ins w:id="22201" w:author="IEC960923" w:date="2013-09-12T09:53:00Z"/>
              <w:rFonts w:eastAsia="新細明體"/>
              <w:color w:val="0033CC"/>
              <w:lang w:eastAsia="zh-TW"/>
            </w:rPr>
          </w:rPrChange>
        </w:rPr>
      </w:pPr>
      <w:ins w:id="22202" w:author="IEC960923" w:date="2013-09-12T09:52:00Z">
        <w:r w:rsidRPr="002F02C9">
          <w:rPr>
            <w:rFonts w:eastAsia="新細明體" w:hint="eastAsia"/>
            <w:color w:val="0033CC"/>
            <w:lang w:eastAsia="zh-TW"/>
            <w:rPrChange w:id="22203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lastRenderedPageBreak/>
          <w:t>●对应数据表：</w:t>
        </w:r>
      </w:ins>
      <w:ins w:id="22204" w:author="IEC960923" w:date="2013-09-12T10:25:00Z">
        <w:r w:rsidRPr="002F02C9">
          <w:rPr>
            <w:rFonts w:eastAsia="新細明體"/>
            <w:color w:val="0033CC"/>
            <w:lang w:eastAsia="zh-TW"/>
            <w:rPrChange w:id="2220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LabelTypeRule</w:t>
        </w:r>
      </w:ins>
    </w:p>
    <w:p w:rsidR="0026335D" w:rsidRPr="002F02C9" w:rsidRDefault="0026335D">
      <w:pPr>
        <w:rPr>
          <w:ins w:id="22206" w:author="IEC960923" w:date="2013-09-12T09:53:00Z"/>
          <w:rFonts w:eastAsia="新細明體"/>
          <w:color w:val="0033CC"/>
          <w:lang w:eastAsia="zh-TW"/>
          <w:rPrChange w:id="22207" w:author="Chen, Ivy (陳素貞 IEC1)" w:date="2015-01-12T13:45:00Z">
            <w:rPr>
              <w:ins w:id="22208" w:author="IEC960923" w:date="2013-09-12T09:53:00Z"/>
              <w:rFonts w:eastAsia="新細明體"/>
              <w:color w:val="0033CC"/>
              <w:lang w:eastAsia="zh-TW"/>
            </w:rPr>
          </w:rPrChange>
        </w:rPr>
      </w:pPr>
    </w:p>
    <w:p w:rsidR="004F4DDD" w:rsidRPr="002F02C9" w:rsidRDefault="00152C15" w:rsidP="004F4DDD">
      <w:pPr>
        <w:pStyle w:val="4"/>
        <w:rPr>
          <w:ins w:id="22209" w:author="IEC960923" w:date="2013-09-12T10:21:00Z"/>
          <w:color w:val="0033CC"/>
          <w:rPrChange w:id="22210" w:author="Chen, Ivy (陳素貞 IEC1)" w:date="2015-01-12T13:45:00Z">
            <w:rPr>
              <w:ins w:id="22211" w:author="IEC960923" w:date="2013-09-12T10:21:00Z"/>
              <w:color w:val="0033CC"/>
            </w:rPr>
          </w:rPrChange>
        </w:rPr>
      </w:pPr>
      <w:ins w:id="22212" w:author="IEC960923" w:date="2013-09-12T10:21:00Z">
        <w:r w:rsidRPr="002F02C9">
          <w:rPr>
            <w:rFonts w:hint="eastAsia"/>
            <w:color w:val="0033CC"/>
            <w:rPrChange w:id="22213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控件說明</w:t>
        </w:r>
      </w:ins>
    </w:p>
    <w:p w:rsidR="004F4DDD" w:rsidRPr="002F02C9" w:rsidRDefault="00152C15" w:rsidP="004F4DDD">
      <w:pPr>
        <w:pStyle w:val="ae"/>
        <w:jc w:val="right"/>
        <w:rPr>
          <w:ins w:id="22214" w:author="IEC960923" w:date="2013-09-12T10:21:00Z"/>
          <w:color w:val="0033CC"/>
          <w:rPrChange w:id="22215" w:author="Chen, Ivy (陳素貞 IEC1)" w:date="2015-01-12T13:45:00Z">
            <w:rPr>
              <w:ins w:id="22216" w:author="IEC960923" w:date="2013-09-12T10:21:00Z"/>
              <w:color w:val="0033CC"/>
            </w:rPr>
          </w:rPrChange>
        </w:rPr>
      </w:pPr>
      <w:ins w:id="22217" w:author="IEC960923" w:date="2013-09-12T10:21:00Z">
        <w:r w:rsidRPr="002F02C9">
          <w:rPr>
            <w:rFonts w:hint="eastAsia"/>
            <w:color w:val="0033CC"/>
            <w:rPrChange w:id="22218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t>表</w:t>
        </w:r>
        <w:r w:rsidRPr="002F02C9">
          <w:rPr>
            <w:color w:val="0033CC"/>
            <w:rPrChange w:id="22219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t xml:space="preserve">: </w:t>
        </w:r>
        <w:r w:rsidRPr="002F02C9">
          <w:rPr>
            <w:color w:val="0033CC"/>
            <w:rPrChange w:id="22220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22221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STYLEREF 2 \s </w:instrText>
        </w:r>
        <w:r w:rsidRPr="002F02C9">
          <w:rPr>
            <w:color w:val="0033CC"/>
            <w:rPrChange w:id="22222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22223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1.</w:t>
        </w:r>
        <w:r w:rsidRPr="002F02C9">
          <w:rPr>
            <w:rFonts w:eastAsiaTheme="minorEastAsia"/>
            <w:noProof/>
            <w:color w:val="0033CC"/>
            <w:rPrChange w:id="22224" w:author="Chen, Ivy (陳素貞 IEC1)" w:date="2015-01-12T13:45:00Z">
              <w:rPr>
                <w:rFonts w:eastAsiaTheme="minorEastAsia" w:cs="Times New Roman"/>
                <w:noProof/>
                <w:color w:val="0033CC"/>
                <w:u w:val="single"/>
              </w:rPr>
            </w:rPrChange>
          </w:rPr>
          <w:t>6</w:t>
        </w:r>
        <w:r w:rsidRPr="002F02C9">
          <w:rPr>
            <w:color w:val="0033CC"/>
            <w:rPrChange w:id="22225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  <w:r w:rsidRPr="002F02C9">
          <w:rPr>
            <w:color w:val="0033CC"/>
            <w:rPrChange w:id="22226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noBreakHyphen/>
        </w:r>
        <w:r w:rsidRPr="002F02C9">
          <w:rPr>
            <w:color w:val="0033CC"/>
            <w:rPrChange w:id="22227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22228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color w:val="0033CC"/>
            <w:rPrChange w:id="22229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instrText>表</w:instrText>
        </w:r>
        <w:r w:rsidRPr="002F02C9">
          <w:rPr>
            <w:color w:val="0033CC"/>
            <w:rPrChange w:id="22230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: \* ARABIC \s 2 </w:instrText>
        </w:r>
        <w:r w:rsidRPr="002F02C9">
          <w:rPr>
            <w:color w:val="0033CC"/>
            <w:rPrChange w:id="22231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22232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</w:t>
        </w:r>
        <w:r w:rsidRPr="002F02C9">
          <w:rPr>
            <w:color w:val="0033CC"/>
            <w:rPrChange w:id="22233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64"/>
        <w:gridCol w:w="862"/>
        <w:gridCol w:w="839"/>
        <w:gridCol w:w="1276"/>
        <w:gridCol w:w="674"/>
        <w:gridCol w:w="2728"/>
        <w:gridCol w:w="2629"/>
      </w:tblGrid>
      <w:tr w:rsidR="004F4DDD" w:rsidRPr="002F02C9" w:rsidTr="00E83FDA">
        <w:trPr>
          <w:tblHeader/>
          <w:ins w:id="22234" w:author="IEC960923" w:date="2013-09-12T10:21:00Z"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ins w:id="22235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236" w:author="Chen, Ivy (陳素貞 IEC1)" w:date="2015-01-12T13:45:00Z">
                  <w:rPr>
                    <w:ins w:id="22237" w:author="IEC960923" w:date="2013-09-12T10:2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2238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2239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240" w:author="Chen, Ivy (陳素貞 IEC1)" w:date="2015-01-12T13:45:00Z">
                    <w:rPr>
                      <w:rFonts w:asciiTheme="minorHAnsi" w:hAnsiTheme="minorHAnsi" w:cstheme="minorHAnsi"/>
                      <w:b/>
                      <w:color w:val="0033CC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64" w:type="dxa"/>
            <w:shd w:val="clear" w:color="auto" w:fill="CCCCCC"/>
          </w:tcPr>
          <w:p w:rsidR="003B389F" w:rsidRPr="002F02C9" w:rsidRDefault="00152C15">
            <w:pPr>
              <w:rPr>
                <w:ins w:id="22241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242" w:author="Chen, Ivy (陳素貞 IEC1)" w:date="2015-01-12T13:45:00Z">
                  <w:rPr>
                    <w:ins w:id="22243" w:author="IEC960923" w:date="2013-09-12T10:2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2244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2245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246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862" w:type="dxa"/>
            <w:shd w:val="clear" w:color="auto" w:fill="CCCCCC"/>
          </w:tcPr>
          <w:p w:rsidR="003B389F" w:rsidRPr="002F02C9" w:rsidRDefault="00152C15">
            <w:pPr>
              <w:rPr>
                <w:ins w:id="22247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248" w:author="Chen, Ivy (陳素貞 IEC1)" w:date="2015-01-12T13:45:00Z">
                  <w:rPr>
                    <w:ins w:id="22249" w:author="IEC960923" w:date="2013-09-12T10:2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2250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2251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252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839" w:type="dxa"/>
            <w:shd w:val="clear" w:color="auto" w:fill="CCCCCC"/>
            <w:tcFitText/>
          </w:tcPr>
          <w:p w:rsidR="003B389F" w:rsidRPr="002F02C9" w:rsidRDefault="00152C15">
            <w:pPr>
              <w:rPr>
                <w:ins w:id="22253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254" w:author="Chen, Ivy (陳素貞 IEC1)" w:date="2015-01-12T13:45:00Z">
                  <w:rPr>
                    <w:ins w:id="22255" w:author="IEC960923" w:date="2013-09-12T10:2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2256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2257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pacing w:val="242"/>
                  <w:sz w:val="18"/>
                  <w:szCs w:val="18"/>
                  <w:lang w:eastAsia="zh-TW"/>
                  <w:rPrChange w:id="22258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spacing w:val="201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pacing w:val="1"/>
                  <w:sz w:val="18"/>
                  <w:szCs w:val="18"/>
                  <w:lang w:eastAsia="zh-TW"/>
                  <w:rPrChange w:id="22259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spacing w:val="1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276" w:type="dxa"/>
            <w:shd w:val="clear" w:color="auto" w:fill="CCCCCC"/>
          </w:tcPr>
          <w:p w:rsidR="003B389F" w:rsidRPr="002F02C9" w:rsidRDefault="00152C15">
            <w:pPr>
              <w:rPr>
                <w:ins w:id="22260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261" w:author="Chen, Ivy (陳素貞 IEC1)" w:date="2015-01-12T13:45:00Z">
                  <w:rPr>
                    <w:ins w:id="22262" w:author="IEC960923" w:date="2013-09-12T10:2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2263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2264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265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74" w:type="dxa"/>
            <w:shd w:val="clear" w:color="auto" w:fill="CCCCCC"/>
          </w:tcPr>
          <w:p w:rsidR="003B389F" w:rsidRPr="002F02C9" w:rsidRDefault="00152C15">
            <w:pPr>
              <w:rPr>
                <w:ins w:id="22266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267" w:author="Chen, Ivy (陳素貞 IEC1)" w:date="2015-01-12T13:45:00Z">
                  <w:rPr>
                    <w:ins w:id="22268" w:author="IEC960923" w:date="2013-09-12T10:2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2269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2270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271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ins w:id="22272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273" w:author="Chen, Ivy (陳素貞 IEC1)" w:date="2015-01-12T13:45:00Z">
                  <w:rPr>
                    <w:ins w:id="22274" w:author="IEC960923" w:date="2013-09-12T10:2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2275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2276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277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ins w:id="22278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279" w:author="Chen, Ivy (陳素貞 IEC1)" w:date="2015-01-12T13:45:00Z">
                  <w:rPr>
                    <w:ins w:id="22280" w:author="IEC960923" w:date="2013-09-12T10:2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2281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2282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283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4F4DDD" w:rsidRPr="002F02C9" w:rsidTr="00E83FDA">
        <w:trPr>
          <w:ins w:id="22284" w:author="IEC960923" w:date="2013-09-12T10:21:00Z"/>
        </w:trPr>
        <w:tc>
          <w:tcPr>
            <w:tcW w:w="445" w:type="dxa"/>
          </w:tcPr>
          <w:p w:rsidR="00152C15" w:rsidRPr="002F02C9" w:rsidRDefault="00152C15" w:rsidP="00152C15">
            <w:pPr>
              <w:rPr>
                <w:ins w:id="22285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286" w:author="Chen, Ivy (陳素貞 IEC1)" w:date="2015-01-12T13:45:00Z">
                  <w:rPr>
                    <w:ins w:id="22287" w:author="IEC960923" w:date="2013-09-12T10:2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2288" w:author="Chen, Ivy (陳素貞 IEC1)" w:date="2014-02-07T15:4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2289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290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64" w:type="dxa"/>
          </w:tcPr>
          <w:p w:rsidR="003B389F" w:rsidRPr="002F02C9" w:rsidRDefault="00152C15">
            <w:pPr>
              <w:rPr>
                <w:ins w:id="22291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292" w:author="Chen, Ivy (陳素貞 IEC1)" w:date="2015-01-12T13:45:00Z">
                  <w:rPr>
                    <w:ins w:id="22293" w:author="IEC960923" w:date="2013-09-12T10:21:00Z"/>
                    <w:rFonts w:asciiTheme="minorHAnsi" w:eastAsia="新細明體" w:hAnsiTheme="minorHAnsi" w:cstheme="minorHAnsi"/>
                    <w:b/>
                    <w:bCs/>
                    <w:color w:val="0033CC"/>
                    <w:kern w:val="32"/>
                    <w:sz w:val="18"/>
                    <w:szCs w:val="18"/>
                    <w:lang w:eastAsia="zh-TW"/>
                  </w:rPr>
                </w:rPrChange>
              </w:rPr>
              <w:pPrChange w:id="22294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2295" w:author="IEC960923" w:date="2013-09-12T10:4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29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Subsystem</w:t>
              </w:r>
            </w:ins>
          </w:p>
        </w:tc>
        <w:tc>
          <w:tcPr>
            <w:tcW w:w="862" w:type="dxa"/>
          </w:tcPr>
          <w:p w:rsidR="003B389F" w:rsidRPr="002F02C9" w:rsidRDefault="00152C15">
            <w:pPr>
              <w:rPr>
                <w:ins w:id="22297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298" w:author="Chen, Ivy (陳素貞 IEC1)" w:date="2015-01-12T13:45:00Z">
                  <w:rPr>
                    <w:ins w:id="22299" w:author="IEC960923" w:date="2013-09-12T10:21:00Z"/>
                    <w:rFonts w:asciiTheme="minorHAnsi" w:eastAsiaTheme="minorEastAsia" w:hAnsiTheme="minorHAnsi" w:cstheme="minorHAnsi"/>
                    <w:b/>
                    <w:bCs/>
                    <w:color w:val="0033CC"/>
                    <w:kern w:val="32"/>
                    <w:sz w:val="18"/>
                    <w:szCs w:val="18"/>
                    <w:lang w:eastAsia="zh-TW"/>
                  </w:rPr>
                </w:rPrChange>
              </w:rPr>
              <w:pPrChange w:id="22300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2301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0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839" w:type="dxa"/>
          </w:tcPr>
          <w:p w:rsidR="004F4DDD" w:rsidRPr="002F02C9" w:rsidRDefault="004F4DDD" w:rsidP="00E83FDA">
            <w:pPr>
              <w:rPr>
                <w:ins w:id="22303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304" w:author="Chen, Ivy (陳素貞 IEC1)" w:date="2015-01-12T13:45:00Z">
                  <w:rPr>
                    <w:ins w:id="22305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152C15" w:rsidRPr="002F02C9" w:rsidRDefault="00152C15" w:rsidP="00152C15">
            <w:pPr>
              <w:rPr>
                <w:ins w:id="22306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307" w:author="Chen, Ivy (陳素貞 IEC1)" w:date="2015-01-12T13:45:00Z">
                  <w:rPr>
                    <w:ins w:id="22308" w:author="IEC960923" w:date="2013-09-12T10:21:00Z"/>
                    <w:rFonts w:asciiTheme="minorHAnsi" w:eastAsiaTheme="minorEastAsia" w:hAnsiTheme="minorHAnsi" w:cstheme="minorHAnsi"/>
                    <w:b/>
                    <w:bCs/>
                    <w:color w:val="0033CC"/>
                    <w:kern w:val="32"/>
                    <w:sz w:val="18"/>
                    <w:szCs w:val="32"/>
                    <w:lang w:eastAsia="zh-TW"/>
                  </w:rPr>
                </w:rPrChange>
              </w:rPr>
              <w:pPrChange w:id="22309" w:author="Chen, Ivy (陳素貞 IEC1)" w:date="2014-02-07T15:4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2310" w:author="IEC960923" w:date="2013-09-12T10:47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31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第一個選項</w:t>
              </w:r>
            </w:ins>
          </w:p>
        </w:tc>
        <w:tc>
          <w:tcPr>
            <w:tcW w:w="674" w:type="dxa"/>
          </w:tcPr>
          <w:p w:rsidR="00152C15" w:rsidRPr="002F02C9" w:rsidRDefault="00152C15" w:rsidP="00152C15">
            <w:pPr>
              <w:rPr>
                <w:ins w:id="22312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313" w:author="Chen, Ivy (陳素貞 IEC1)" w:date="2015-01-12T13:45:00Z">
                  <w:rPr>
                    <w:ins w:id="22314" w:author="IEC960923" w:date="2013-09-12T10:21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2315" w:author="Chen, Ivy (陳素貞 IEC1)" w:date="2014-02-07T15:4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2316" w:author="IEC960923" w:date="2013-09-12T11:0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317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4F4DDD" w:rsidRPr="002F02C9" w:rsidRDefault="00152C15" w:rsidP="00E83FDA">
            <w:pPr>
              <w:rPr>
                <w:ins w:id="22318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319" w:author="Chen, Ivy (陳素貞 IEC1)" w:date="2015-01-12T13:45:00Z">
                  <w:rPr>
                    <w:ins w:id="22320" w:author="IEC960923" w:date="2013-09-12T10:21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321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22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OnLoad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323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152C15" w:rsidRPr="002F02C9" w:rsidRDefault="00152C15" w:rsidP="00152C15">
            <w:pPr>
              <w:rPr>
                <w:ins w:id="22324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325" w:author="Chen, Ivy (陳素貞 IEC1)" w:date="2015-01-12T13:45:00Z">
                  <w:rPr>
                    <w:ins w:id="22326" w:author="IEC960923" w:date="2013-09-12T10:21:00Z"/>
                    <w:rFonts w:asciiTheme="minorHAnsi" w:eastAsia="新細明體" w:hAnsiTheme="minorHAnsi" w:cstheme="minorHAnsi"/>
                    <w:b/>
                    <w:bCs/>
                    <w:color w:val="0033CC"/>
                    <w:kern w:val="32"/>
                    <w:sz w:val="18"/>
                    <w:szCs w:val="32"/>
                    <w:lang w:eastAsia="zh-TW"/>
                  </w:rPr>
                </w:rPrChange>
              </w:rPr>
              <w:pPrChange w:id="22327" w:author="Chen, Ivy (陳素貞 IEC1)" w:date="2014-02-07T15:4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2328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32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抓取</w:t>
              </w:r>
            </w:ins>
            <w:ins w:id="22330" w:author="IEC960923" w:date="2013-09-12T10:4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3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Subsystem</w:t>
              </w:r>
            </w:ins>
            <w:ins w:id="22332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3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list</w:t>
              </w:r>
            </w:ins>
          </w:p>
          <w:p w:rsidR="004F4DDD" w:rsidRPr="002F02C9" w:rsidRDefault="004F4DDD" w:rsidP="00E83FDA">
            <w:pPr>
              <w:rPr>
                <w:ins w:id="22334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335" w:author="Chen, Ivy (陳素貞 IEC1)" w:date="2015-01-12T13:45:00Z">
                  <w:rPr>
                    <w:ins w:id="22336" w:author="IEC960923" w:date="2013-09-12T10:21:00Z"/>
                    <w:rFonts w:asciiTheme="minorHAnsi" w:eastAsiaTheme="minorEastAsia" w:hAnsiTheme="minorHAnsi" w:cstheme="minorHAnsi"/>
                    <w:noProof/>
                    <w:color w:val="008080"/>
                    <w:szCs w:val="20"/>
                    <w:lang w:eastAsia="zh-TW"/>
                  </w:rPr>
                </w:rPrChange>
              </w:rPr>
            </w:pPr>
          </w:p>
          <w:p w:rsidR="004F4DDD" w:rsidRPr="002F02C9" w:rsidRDefault="00152C15" w:rsidP="00E83FDA">
            <w:pPr>
              <w:rPr>
                <w:ins w:id="22337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338" w:author="Chen, Ivy (陳素貞 IEC1)" w:date="2015-01-12T13:45:00Z">
                  <w:rPr>
                    <w:ins w:id="22339" w:author="IEC960923" w:date="2013-09-12T10:21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340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41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OnChange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342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4F4DDD" w:rsidRPr="002F02C9" w:rsidRDefault="00152C15" w:rsidP="00E83FDA">
            <w:pPr>
              <w:rPr>
                <w:ins w:id="22343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344" w:author="Chen, Ivy (陳素貞 IEC1)" w:date="2015-01-12T13:45:00Z">
                  <w:rPr>
                    <w:ins w:id="22345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346" w:author="IEC960923" w:date="2013-09-12T10:5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4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UI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34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</w:t>
              </w:r>
            </w:ins>
            <w:ins w:id="22349" w:author="IEC960923" w:date="2013-09-12T10:4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35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選項</w:t>
              </w:r>
            </w:ins>
            <w:ins w:id="22351" w:author="IEC960923" w:date="2013-09-12T10:5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35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換為與當前選擇的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5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SubSystem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35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相關的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5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UI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35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名稱</w:t>
              </w:r>
            </w:ins>
          </w:p>
        </w:tc>
        <w:tc>
          <w:tcPr>
            <w:tcW w:w="2629" w:type="dxa"/>
          </w:tcPr>
          <w:p w:rsidR="004F4DDD" w:rsidRPr="002F02C9" w:rsidRDefault="00152C15" w:rsidP="00E83FDA">
            <w:pPr>
              <w:rPr>
                <w:ins w:id="22357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358" w:author="Chen, Ivy (陳素貞 IEC1)" w:date="2015-01-12T13:45:00Z">
                  <w:rPr>
                    <w:ins w:id="22359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360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6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1. </w:t>
              </w:r>
            </w:ins>
            <w:ins w:id="22362" w:author="IEC960923" w:date="2013-09-12T10:5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6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SubSystem</w:t>
              </w:r>
            </w:ins>
            <w:ins w:id="22364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6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list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36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152C15" w:rsidRPr="002F02C9" w:rsidRDefault="00152C15" w:rsidP="00152C15">
            <w:pPr>
              <w:rPr>
                <w:ins w:id="22367" w:author="IEC960923" w:date="2013-09-12T10:5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368" w:author="Chen, Ivy (陳素貞 IEC1)" w:date="2015-01-12T13:45:00Z">
                  <w:rPr>
                    <w:ins w:id="22369" w:author="IEC960923" w:date="2013-09-12T10:59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  <w:pPrChange w:id="22370" w:author="Chen, Ivy (陳素貞 IEC1)" w:date="2014-02-07T15:47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2371" w:author="IEC960923" w:date="2013-09-12T10:5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7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 Name as SubSystem, Value as PCode_Prefix</w:t>
              </w:r>
            </w:ins>
          </w:p>
          <w:p w:rsidR="00152C15" w:rsidRPr="002F02C9" w:rsidRDefault="00152C15" w:rsidP="00152C15">
            <w:pPr>
              <w:rPr>
                <w:ins w:id="22373" w:author="IEC960923" w:date="2013-09-12T10:5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374" w:author="Chen, Ivy (陳素貞 IEC1)" w:date="2015-01-12T13:45:00Z">
                  <w:rPr>
                    <w:ins w:id="22375" w:author="IEC960923" w:date="2013-09-12T10:59:00Z"/>
                    <w:rFonts w:ascii="Courier New" w:hAnsi="Courier New" w:cs="Courier New"/>
                    <w:noProof/>
                    <w:szCs w:val="20"/>
                  </w:rPr>
                </w:rPrChange>
              </w:rPr>
              <w:pPrChange w:id="22376" w:author="Chen, Ivy (陳素貞 IEC1)" w:date="2014-02-07T15:47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2377" w:author="IEC960923" w:date="2013-09-12T10:5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7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from ConstValue </w:t>
              </w:r>
            </w:ins>
          </w:p>
          <w:p w:rsidR="00152C15" w:rsidRPr="002F02C9" w:rsidRDefault="00152C15" w:rsidP="00152C15">
            <w:pPr>
              <w:rPr>
                <w:ins w:id="22379" w:author="IEC960923" w:date="2013-09-12T10:5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380" w:author="Chen, Ivy (陳素貞 IEC1)" w:date="2015-01-12T13:45:00Z">
                  <w:rPr>
                    <w:ins w:id="22381" w:author="IEC960923" w:date="2013-09-12T10:59:00Z"/>
                    <w:rFonts w:ascii="Courier New" w:hAnsi="Courier New" w:cs="Courier New"/>
                    <w:noProof/>
                    <w:color w:val="FF0000"/>
                    <w:szCs w:val="20"/>
                  </w:rPr>
                </w:rPrChange>
              </w:rPr>
              <w:pPrChange w:id="22382" w:author="Chen, Ivy (陳素貞 IEC1)" w:date="2014-02-07T15:47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2383" w:author="IEC960923" w:date="2013-09-12T10:5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8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where Type ='LabelSettingFunction'</w:t>
              </w:r>
            </w:ins>
          </w:p>
          <w:p w:rsidR="004F4DDD" w:rsidRPr="002F02C9" w:rsidRDefault="00152C15" w:rsidP="00EC5B4D">
            <w:pPr>
              <w:rPr>
                <w:ins w:id="22385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386" w:author="Chen, Ivy (陳素貞 IEC1)" w:date="2015-01-12T13:45:00Z">
                  <w:rPr>
                    <w:ins w:id="22387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388" w:author="IEC960923" w:date="2013-09-12T10:5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8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 by Description</w:t>
              </w:r>
            </w:ins>
          </w:p>
          <w:p w:rsidR="004F4DDD" w:rsidRPr="002F02C9" w:rsidRDefault="004F4DDD" w:rsidP="00E83FDA">
            <w:pPr>
              <w:rPr>
                <w:ins w:id="22390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391" w:author="Chen, Ivy (陳素貞 IEC1)" w:date="2015-01-12T13:45:00Z">
                  <w:rPr>
                    <w:ins w:id="22392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  <w:p w:rsidR="004F4DDD" w:rsidRPr="002F02C9" w:rsidRDefault="00152C15" w:rsidP="00E83FDA">
            <w:pPr>
              <w:rPr>
                <w:ins w:id="22393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394" w:author="Chen, Ivy (陳素貞 IEC1)" w:date="2015-01-12T13:45:00Z">
                  <w:rPr>
                    <w:ins w:id="22395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396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9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2. </w:t>
              </w:r>
            </w:ins>
            <w:ins w:id="22398" w:author="IEC960923" w:date="2013-09-12T10:5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39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UI</w:t>
              </w:r>
            </w:ins>
            <w:ins w:id="22400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40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list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40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4F4DDD" w:rsidRPr="002F02C9" w:rsidRDefault="00152C15" w:rsidP="00E83FDA">
            <w:pPr>
              <w:rPr>
                <w:ins w:id="22403" w:author="IEC960923" w:date="2013-09-12T10:5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404" w:author="Chen, Ivy (陳素貞 IEC1)" w:date="2015-01-12T13:45:00Z">
                  <w:rPr>
                    <w:ins w:id="22405" w:author="IEC960923" w:date="2013-09-12T10:5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406" w:author="IEC960923" w:date="2013-09-12T10:5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40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透過</w:t>
              </w:r>
            </w:ins>
            <w:ins w:id="22408" w:author="IEC960923" w:date="2013-09-12T10:5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40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當前選擇之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41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SubSystem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41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對應的</w:t>
              </w:r>
            </w:ins>
            <w:ins w:id="22412" w:author="IEC960923" w:date="2013-09-12T10:5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41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@PCode_Prefix</w:t>
              </w:r>
            </w:ins>
            <w:ins w:id="22414" w:author="IEC960923" w:date="2013-09-12T10:5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41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，查詢相關的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41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UI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41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名稱</w:t>
              </w:r>
            </w:ins>
          </w:p>
          <w:p w:rsidR="00152C15" w:rsidRPr="002F02C9" w:rsidRDefault="00152C15" w:rsidP="00152C15">
            <w:pPr>
              <w:rPr>
                <w:ins w:id="22418" w:author="IEC960923" w:date="2013-09-12T10:5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419" w:author="Chen, Ivy (陳素貞 IEC1)" w:date="2015-01-12T13:45:00Z">
                  <w:rPr>
                    <w:ins w:id="22420" w:author="IEC960923" w:date="2013-09-12T10:59:00Z"/>
                    <w:rFonts w:ascii="Courier New" w:hAnsi="Courier New" w:cs="Courier New"/>
                    <w:noProof/>
                    <w:szCs w:val="20"/>
                  </w:rPr>
                </w:rPrChange>
              </w:rPr>
              <w:pPrChange w:id="22421" w:author="Chen, Ivy (陳素貞 IEC1)" w:date="2014-02-07T15:47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2422" w:author="IEC960923" w:date="2013-09-12T10:5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42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select name as UI_Name, descr as PCode </w:t>
              </w:r>
            </w:ins>
          </w:p>
          <w:p w:rsidR="00152C15" w:rsidRPr="002F02C9" w:rsidRDefault="00152C15" w:rsidP="00152C15">
            <w:pPr>
              <w:rPr>
                <w:ins w:id="22424" w:author="IEC960923" w:date="2013-09-12T10:5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425" w:author="Chen, Ivy (陳素貞 IEC1)" w:date="2015-01-12T13:45:00Z">
                  <w:rPr>
                    <w:ins w:id="22426" w:author="IEC960923" w:date="2013-09-12T10:59:00Z"/>
                    <w:rFonts w:ascii="Courier New" w:hAnsi="Courier New" w:cs="Courier New"/>
                    <w:noProof/>
                    <w:szCs w:val="20"/>
                  </w:rPr>
                </w:rPrChange>
              </w:rPr>
              <w:pPrChange w:id="22427" w:author="Chen, Ivy (陳素貞 IEC1)" w:date="2014-02-07T15:47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2428" w:author="IEC960923" w:date="2013-09-12T10:5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42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from [HPRBPC4Net].dbo.Permission </w:t>
              </w:r>
            </w:ins>
          </w:p>
          <w:p w:rsidR="00152C15" w:rsidRPr="002F02C9" w:rsidRDefault="00152C15" w:rsidP="00152C15">
            <w:pPr>
              <w:rPr>
                <w:ins w:id="22430" w:author="IEC960923" w:date="2013-09-12T10:5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431" w:author="Chen, Ivy (陳素貞 IEC1)" w:date="2015-01-12T13:45:00Z">
                  <w:rPr>
                    <w:ins w:id="22432" w:author="IEC960923" w:date="2013-09-12T10:59:00Z"/>
                    <w:rFonts w:ascii="Courier New" w:hAnsi="Courier New" w:cs="Courier New"/>
                    <w:noProof/>
                    <w:color w:val="FF0000"/>
                    <w:szCs w:val="20"/>
                  </w:rPr>
                </w:rPrChange>
              </w:rPr>
              <w:pPrChange w:id="22433" w:author="Chen, Ivy (陳素貞 IEC1)" w:date="2014-02-07T15:47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2434" w:author="IEC960923" w:date="2013-09-12T10:5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43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where descr like @PCode_Prefix+'%'</w:t>
              </w:r>
            </w:ins>
          </w:p>
          <w:p w:rsidR="00EC5B4D" w:rsidRPr="002F02C9" w:rsidRDefault="00152C15" w:rsidP="00EC5B4D">
            <w:pPr>
              <w:rPr>
                <w:ins w:id="22436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437" w:author="Chen, Ivy (陳素貞 IEC1)" w:date="2015-01-12T13:45:00Z">
                  <w:rPr>
                    <w:ins w:id="22438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439" w:author="IEC960923" w:date="2013-09-12T10:5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44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 by target_symbol</w:t>
              </w:r>
            </w:ins>
          </w:p>
        </w:tc>
      </w:tr>
      <w:tr w:rsidR="00E83FDA" w:rsidRPr="002F02C9" w:rsidTr="00E83FDA">
        <w:trPr>
          <w:ins w:id="22441" w:author="IEC960923" w:date="2013-09-12T10:53:00Z"/>
        </w:trPr>
        <w:tc>
          <w:tcPr>
            <w:tcW w:w="445" w:type="dxa"/>
          </w:tcPr>
          <w:p w:rsidR="00E83FDA" w:rsidRPr="002F02C9" w:rsidRDefault="00152C15" w:rsidP="00E83FDA">
            <w:pPr>
              <w:rPr>
                <w:ins w:id="22442" w:author="IEC960923" w:date="2013-09-12T10:53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443" w:author="Chen, Ivy (陳素貞 IEC1)" w:date="2015-01-12T13:45:00Z">
                  <w:rPr>
                    <w:ins w:id="22444" w:author="IEC960923" w:date="2013-09-12T10:53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2445" w:author="IEC960923" w:date="2013-09-12T10:5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44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u w:val="single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64" w:type="dxa"/>
          </w:tcPr>
          <w:p w:rsidR="00E83FDA" w:rsidRPr="002F02C9" w:rsidRDefault="00152C15" w:rsidP="00E83FDA">
            <w:pPr>
              <w:rPr>
                <w:ins w:id="22447" w:author="IEC960923" w:date="2013-09-12T10:53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448" w:author="Chen, Ivy (陳素貞 IEC1)" w:date="2015-01-12T13:45:00Z">
                  <w:rPr>
                    <w:ins w:id="22449" w:author="IEC960923" w:date="2013-09-12T10:53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450" w:author="IEC960923" w:date="2013-09-12T10:5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45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UI</w:t>
              </w:r>
            </w:ins>
          </w:p>
        </w:tc>
        <w:tc>
          <w:tcPr>
            <w:tcW w:w="862" w:type="dxa"/>
          </w:tcPr>
          <w:p w:rsidR="00E83FDA" w:rsidRPr="002F02C9" w:rsidRDefault="00152C15" w:rsidP="00E83FDA">
            <w:pPr>
              <w:rPr>
                <w:ins w:id="22452" w:author="IEC960923" w:date="2013-09-12T10:53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453" w:author="Chen, Ivy (陳素貞 IEC1)" w:date="2015-01-12T13:45:00Z">
                  <w:rPr>
                    <w:ins w:id="22454" w:author="IEC960923" w:date="2013-09-12T10:53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455" w:author="IEC960923" w:date="2013-09-12T10:5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45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839" w:type="dxa"/>
          </w:tcPr>
          <w:p w:rsidR="00E83FDA" w:rsidRPr="002F02C9" w:rsidRDefault="00E83FDA" w:rsidP="00E83FDA">
            <w:pPr>
              <w:rPr>
                <w:ins w:id="22457" w:author="IEC960923" w:date="2013-09-12T10:53:00Z"/>
                <w:rFonts w:asciiTheme="minorHAnsi" w:hAnsiTheme="minorHAnsi" w:cstheme="minorHAnsi"/>
                <w:color w:val="0033CC"/>
                <w:sz w:val="18"/>
                <w:szCs w:val="18"/>
                <w:rPrChange w:id="22458" w:author="Chen, Ivy (陳素貞 IEC1)" w:date="2015-01-12T13:45:00Z">
                  <w:rPr>
                    <w:ins w:id="22459" w:author="IEC960923" w:date="2013-09-12T10:53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E83FDA" w:rsidRPr="002F02C9" w:rsidRDefault="00152C15" w:rsidP="00E83FDA">
            <w:pPr>
              <w:rPr>
                <w:ins w:id="22460" w:author="IEC960923" w:date="2013-09-12T10:53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461" w:author="Chen, Ivy (陳素貞 IEC1)" w:date="2015-01-12T13:45:00Z">
                  <w:rPr>
                    <w:ins w:id="22462" w:author="IEC960923" w:date="2013-09-12T10:53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463" w:author="IEC960923" w:date="2013-09-12T10:53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46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E83FDA" w:rsidRPr="002F02C9" w:rsidRDefault="00152C15" w:rsidP="00E83FDA">
            <w:pPr>
              <w:rPr>
                <w:ins w:id="22465" w:author="IEC960923" w:date="2013-09-12T10:53:00Z"/>
                <w:rFonts w:asciiTheme="minorHAnsi" w:hAnsiTheme="minorHAnsi" w:cstheme="minorHAnsi"/>
                <w:color w:val="0033CC"/>
                <w:sz w:val="18"/>
                <w:szCs w:val="18"/>
                <w:rPrChange w:id="22466" w:author="Chen, Ivy (陳素貞 IEC1)" w:date="2015-01-12T13:45:00Z">
                  <w:rPr>
                    <w:ins w:id="22467" w:author="IEC960923" w:date="2013-09-12T10:53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2468" w:author="IEC960923" w:date="2013-09-12T11:0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469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E83FDA" w:rsidRPr="002F02C9" w:rsidRDefault="00152C15" w:rsidP="00E83FDA">
            <w:pPr>
              <w:rPr>
                <w:ins w:id="22470" w:author="IEC960923" w:date="2013-09-12T10:54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2471" w:author="Chen, Ivy (陳素貞 IEC1)" w:date="2015-01-12T13:45:00Z">
                  <w:rPr>
                    <w:ins w:id="22472" w:author="IEC960923" w:date="2013-09-12T10:54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473" w:author="IEC960923" w:date="2013-09-12T10:54:00Z">
              <w:r w:rsidRPr="002F02C9">
                <w:rPr>
                  <w:rFonts w:asciiTheme="minorHAnsi" w:eastAsia="新細明體" w:hAnsiTheme="minorHAnsi" w:cstheme="minorHAnsi"/>
                  <w:b/>
                  <w:color w:val="0033CC"/>
                  <w:sz w:val="18"/>
                  <w:szCs w:val="18"/>
                  <w:lang w:eastAsia="zh-TW"/>
                  <w:rPrChange w:id="22474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OnChange</w:t>
              </w:r>
              <w:r w:rsidRPr="002F02C9">
                <w:rPr>
                  <w:rFonts w:asciiTheme="minorHAnsi" w:eastAsia="新細明體" w:hAnsiTheme="minorHAnsi" w:cstheme="minorHAnsi" w:hint="eastAsia"/>
                  <w:b/>
                  <w:color w:val="0033CC"/>
                  <w:sz w:val="18"/>
                  <w:szCs w:val="18"/>
                  <w:lang w:eastAsia="zh-TW"/>
                  <w:rPrChange w:id="22475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E83FDA" w:rsidRPr="002F02C9" w:rsidRDefault="00152C15">
            <w:pPr>
              <w:rPr>
                <w:ins w:id="22476" w:author="IEC960923" w:date="2013-09-12T10:53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2477" w:author="Chen, Ivy (陳素貞 IEC1)" w:date="2015-01-12T13:45:00Z">
                  <w:rPr>
                    <w:ins w:id="22478" w:author="IEC960923" w:date="2013-09-12T10:53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479" w:author="IEC960923" w:date="2013-09-12T11:02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48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依據</w:t>
              </w:r>
            </w:ins>
            <w:ins w:id="22481" w:author="IEC960923" w:date="2013-09-12T10:54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48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當前選擇的</w:t>
              </w:r>
            </w:ins>
            <w:ins w:id="22483" w:author="IEC960923" w:date="2013-09-12T11:0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48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UI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48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查詢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486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UI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487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已配置的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48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LabelType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48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及對應的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49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LabelTypeRule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491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記錄</w:t>
              </w:r>
            </w:ins>
          </w:p>
        </w:tc>
        <w:tc>
          <w:tcPr>
            <w:tcW w:w="2629" w:type="dxa"/>
          </w:tcPr>
          <w:p w:rsidR="00E83FDA" w:rsidRPr="002F02C9" w:rsidRDefault="00E83FDA" w:rsidP="00E83FDA">
            <w:pPr>
              <w:rPr>
                <w:ins w:id="22492" w:author="IEC960923" w:date="2013-09-12T10:53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493" w:author="Chen, Ivy (陳素貞 IEC1)" w:date="2015-01-12T13:45:00Z">
                  <w:rPr>
                    <w:ins w:id="22494" w:author="IEC960923" w:date="2013-09-12T10:53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4F4DDD" w:rsidRPr="002F02C9" w:rsidTr="00E83FDA">
        <w:trPr>
          <w:ins w:id="22495" w:author="IEC960923" w:date="2013-09-12T10:21:00Z"/>
        </w:trPr>
        <w:tc>
          <w:tcPr>
            <w:tcW w:w="445" w:type="dxa"/>
          </w:tcPr>
          <w:p w:rsidR="004F4DDD" w:rsidRPr="002F02C9" w:rsidRDefault="00152C15" w:rsidP="00E83FDA">
            <w:pPr>
              <w:rPr>
                <w:ins w:id="22496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2497" w:author="Chen, Ivy (陳素貞 IEC1)" w:date="2015-01-12T13:45:00Z">
                  <w:rPr>
                    <w:ins w:id="22498" w:author="IEC960923" w:date="2013-09-12T10:21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2499" w:author="IEC960923" w:date="2013-09-12T10:2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50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64" w:type="dxa"/>
          </w:tcPr>
          <w:p w:rsidR="004F4DDD" w:rsidRPr="002F02C9" w:rsidRDefault="00152C15" w:rsidP="00E83FDA">
            <w:pPr>
              <w:rPr>
                <w:ins w:id="22501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502" w:author="Chen, Ivy (陳素貞 IEC1)" w:date="2015-01-12T13:45:00Z">
                  <w:rPr>
                    <w:ins w:id="22503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504" w:author="IEC960923" w:date="2013-09-12T11:0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50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Label</w:t>
              </w:r>
            </w:ins>
            <w:ins w:id="22506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50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TypeRule 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2508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List</w:t>
              </w:r>
            </w:ins>
          </w:p>
        </w:tc>
        <w:tc>
          <w:tcPr>
            <w:tcW w:w="862" w:type="dxa"/>
          </w:tcPr>
          <w:p w:rsidR="004F4DDD" w:rsidRPr="002F02C9" w:rsidRDefault="00152C15" w:rsidP="00E83FDA">
            <w:pPr>
              <w:rPr>
                <w:ins w:id="22509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2510" w:author="Chen, Ivy (陳素貞 IEC1)" w:date="2015-01-12T13:45:00Z">
                  <w:rPr>
                    <w:ins w:id="22511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2512" w:author="IEC960923" w:date="2013-09-12T10:2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2513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839" w:type="dxa"/>
          </w:tcPr>
          <w:p w:rsidR="004F4DDD" w:rsidRPr="002F02C9" w:rsidRDefault="004F4DDD" w:rsidP="00E83FDA">
            <w:pPr>
              <w:rPr>
                <w:ins w:id="22514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2515" w:author="Chen, Ivy (陳素貞 IEC1)" w:date="2015-01-12T13:45:00Z">
                  <w:rPr>
                    <w:ins w:id="22516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4F4DDD" w:rsidRPr="002F02C9" w:rsidRDefault="00152C15">
            <w:pPr>
              <w:rPr>
                <w:ins w:id="22517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2518" w:author="Chen, Ivy (陳素貞 IEC1)" w:date="2015-01-12T13:45:00Z">
                  <w:rPr>
                    <w:ins w:id="22519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2520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521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依據選擇的</w:t>
              </w:r>
            </w:ins>
            <w:ins w:id="22522" w:author="IEC960923" w:date="2013-09-12T11:0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523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UI</w:t>
              </w:r>
            </w:ins>
            <w:ins w:id="22524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525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顯示</w:t>
              </w:r>
            </w:ins>
            <w:ins w:id="22526" w:author="IEC960923" w:date="2013-09-12T11:0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527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UI</w:t>
              </w:r>
            </w:ins>
            <w:ins w:id="22528" w:author="IEC960923" w:date="2013-09-12T11:02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529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已配置的</w:t>
              </w:r>
            </w:ins>
            <w:ins w:id="22530" w:author="IEC960923" w:date="2013-09-12T11:0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53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LabelType </w:t>
              </w:r>
            </w:ins>
            <w:ins w:id="22532" w:author="IEC960923" w:date="2013-09-12T11:02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53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及對應的</w:t>
              </w:r>
            </w:ins>
            <w:ins w:id="22534" w:author="IEC960923" w:date="2013-09-12T11:0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53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LabelTypeRule</w:t>
              </w:r>
            </w:ins>
            <w:ins w:id="22536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537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記錄</w:t>
              </w:r>
            </w:ins>
          </w:p>
        </w:tc>
        <w:tc>
          <w:tcPr>
            <w:tcW w:w="674" w:type="dxa"/>
          </w:tcPr>
          <w:p w:rsidR="004F4DDD" w:rsidRPr="002F02C9" w:rsidRDefault="004F4DDD" w:rsidP="00E83FDA">
            <w:pPr>
              <w:rPr>
                <w:ins w:id="22538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2539" w:author="Chen, Ivy (陳素貞 IEC1)" w:date="2015-01-12T13:45:00Z">
                  <w:rPr>
                    <w:ins w:id="22540" w:author="IEC960923" w:date="2013-09-12T10:21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4F4DDD" w:rsidRPr="002F02C9" w:rsidRDefault="00152C15">
            <w:pPr>
              <w:rPr>
                <w:ins w:id="22541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542" w:author="Chen, Ivy (陳素貞 IEC1)" w:date="2015-01-12T13:45:00Z">
                  <w:rPr>
                    <w:ins w:id="22543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544" w:author="IEC960923" w:date="2013-09-12T10:2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2545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2546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：原高亮被选的数据行恢复正常显示，被点击的行被高亮选择，下部的</w:t>
              </w:r>
            </w:ins>
            <w:ins w:id="22547" w:author="IEC960923" w:date="2013-09-12T11:1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54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4</w:t>
              </w:r>
            </w:ins>
            <w:ins w:id="22549" w:author="IEC960923" w:date="2013-09-12T10:2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2550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到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55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12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55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号控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2553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件中显示被点击数据行的详细资料，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2554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 xml:space="preserve">Enable </w:t>
              </w:r>
            </w:ins>
            <w:ins w:id="22555" w:author="IEC960923" w:date="2013-09-13T17:1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55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Save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55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、</w:t>
              </w:r>
            </w:ins>
            <w:ins w:id="22558" w:author="IEC960923" w:date="2013-09-12T10:2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2559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Delete</w:t>
              </w:r>
            </w:ins>
            <w:ins w:id="22560" w:author="IEC960923" w:date="2013-09-12T13:2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2561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2562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ModelInfo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2563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2564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DeliveryInfo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2565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2566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PartInfo</w:t>
              </w:r>
            </w:ins>
            <w:ins w:id="22567" w:author="IEC960923" w:date="2013-09-12T10:2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2568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按钮。若被点击行为空行，则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2569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 xml:space="preserve">Disable </w:t>
              </w:r>
            </w:ins>
            <w:ins w:id="22570" w:author="IEC960923" w:date="2013-09-13T17:13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2571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Save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2572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、</w:t>
              </w:r>
            </w:ins>
            <w:ins w:id="22573" w:author="IEC960923" w:date="2013-09-12T10:2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2574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Delete</w:t>
              </w:r>
            </w:ins>
            <w:ins w:id="22575" w:author="IEC960923" w:date="2013-09-12T13:2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2576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、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2577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ModelInfo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2578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、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2579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DeliveryInfo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2580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、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2581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PartInfo</w:t>
              </w:r>
            </w:ins>
            <w:ins w:id="22582" w:author="IEC960923" w:date="2013-09-12T10:2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2583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按钮。</w:t>
              </w:r>
            </w:ins>
          </w:p>
        </w:tc>
        <w:tc>
          <w:tcPr>
            <w:tcW w:w="2629" w:type="dxa"/>
          </w:tcPr>
          <w:p w:rsidR="004F4DDD" w:rsidRPr="002F02C9" w:rsidRDefault="00152C15" w:rsidP="00E83FDA">
            <w:pPr>
              <w:rPr>
                <w:ins w:id="22584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585" w:author="Chen, Ivy (陳素貞 IEC1)" w:date="2015-01-12T13:45:00Z">
                  <w:rPr>
                    <w:ins w:id="22586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587" w:author="IEC960923" w:date="2013-09-12T10:2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2588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栏位包括：</w:t>
              </w:r>
            </w:ins>
            <w:ins w:id="22589" w:author="IEC960923" w:date="2013-09-12T11:1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59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LabelType</w:t>
              </w:r>
            </w:ins>
            <w:ins w:id="22591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59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,Staton,Family,</w:t>
              </w:r>
            </w:ins>
            <w:ins w:id="22593" w:author="IEC960923" w:date="2013-09-12T11:1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59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Model,MdeoConstValule,DeliveryConstValue,BomLevel,</w:t>
              </w:r>
            </w:ins>
            <w:ins w:id="22595" w:author="IEC960923" w:date="2013-09-12T11:1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59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PartNo,</w:t>
              </w:r>
            </w:ins>
            <w:ins w:id="22597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59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BomNodeType,PartDescr,PartType,</w:t>
              </w:r>
            </w:ins>
            <w:ins w:id="22599" w:author="IEC960923" w:date="2013-09-12T11:1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60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PartConstValue,Remark</w:t>
              </w:r>
            </w:ins>
            <w:ins w:id="22601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60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,Editor,Cdt,Udt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60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  <w:p w:rsidR="004F4DDD" w:rsidRPr="002F02C9" w:rsidRDefault="00152C15" w:rsidP="00E83FDA">
            <w:pPr>
              <w:rPr>
                <w:ins w:id="22604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605" w:author="Chen, Ivy (陳素貞 IEC1)" w:date="2015-01-12T13:45:00Z">
                  <w:rPr>
                    <w:ins w:id="22606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607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60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依據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60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L</w:t>
              </w:r>
            </w:ins>
            <w:ins w:id="22610" w:author="IEC960923" w:date="2013-09-12T11:1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61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abelType</w:t>
              </w:r>
            </w:ins>
            <w:ins w:id="22612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61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升冪排序</w:t>
              </w:r>
            </w:ins>
          </w:p>
          <w:p w:rsidR="004F4DDD" w:rsidRPr="002F02C9" w:rsidRDefault="004F4DDD" w:rsidP="00E83FDA">
            <w:pPr>
              <w:rPr>
                <w:ins w:id="22614" w:author="IEC960923" w:date="2013-09-12T11:23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615" w:author="Chen, Ivy (陳素貞 IEC1)" w:date="2015-01-12T13:45:00Z">
                  <w:rPr>
                    <w:ins w:id="22616" w:author="IEC960923" w:date="2013-09-12T11:23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  <w:p w:rsidR="00115195" w:rsidRPr="002F02C9" w:rsidRDefault="00152C15" w:rsidP="00E83FDA">
            <w:pPr>
              <w:rPr>
                <w:ins w:id="22617" w:author="IEC960923" w:date="2013-09-12T11:23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618" w:author="Chen, Ivy (陳素貞 IEC1)" w:date="2015-01-12T13:45:00Z">
                  <w:rPr>
                    <w:ins w:id="22619" w:author="IEC960923" w:date="2013-09-12T11:23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2620" w:author="IEC960923" w:date="2013-09-12T11:2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62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LabelTypeRule 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2622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List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623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115195" w:rsidRPr="002F02C9" w:rsidRDefault="00152C15" w:rsidP="00E83FDA">
            <w:pPr>
              <w:rPr>
                <w:ins w:id="22624" w:author="IEC960923" w:date="2013-09-12T11:23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625" w:author="Chen, Ivy (陳素貞 IEC1)" w:date="2015-01-12T13:45:00Z">
                  <w:rPr>
                    <w:ins w:id="22626" w:author="IEC960923" w:date="2013-09-12T11:23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627" w:author="IEC960923" w:date="2013-09-12T11:33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62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調用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62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Interface</w:t>
              </w:r>
            </w:ins>
            <w:ins w:id="22630" w:author="IEC960923" w:date="2013-09-12T11:23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631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【</w:t>
              </w:r>
              <w:r w:rsidRPr="002F02C9">
                <w:rPr>
                  <w:rFonts w:asciiTheme="minorHAnsi" w:eastAsiaTheme="minorEastAsia" w:hAnsiTheme="minorHAnsi" w:cstheme="minorHAnsi"/>
                  <w:sz w:val="18"/>
                  <w:szCs w:val="18"/>
                  <w:lang w:eastAsia="zh-TW"/>
                  <w:rPrChange w:id="22632" w:author="Chen, Ivy (陳素貞 IEC1)" w:date="2015-01-12T13:45:00Z">
                    <w:rPr>
                      <w:rFonts w:ascii="Verdana" w:hAnsi="Verdana"/>
                      <w:color w:val="000000"/>
                      <w:szCs w:val="20"/>
                      <w:u w:val="single"/>
                    </w:rPr>
                  </w:rPrChange>
                </w:rPr>
                <w:t>IList&lt;LabelTypeRuleDef&gt; GetLabeTypeRuleByPCode(string pCode);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633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】</w:t>
              </w:r>
            </w:ins>
          </w:p>
          <w:p w:rsidR="00115195" w:rsidRPr="002F02C9" w:rsidRDefault="00115195" w:rsidP="00E83FDA">
            <w:pPr>
              <w:rPr>
                <w:ins w:id="22634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635" w:author="Chen, Ivy (陳素貞 IEC1)" w:date="2015-01-12T13:45:00Z">
                  <w:rPr>
                    <w:ins w:id="22636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  <w:p w:rsidR="004F4DDD" w:rsidRPr="002F02C9" w:rsidRDefault="00152C15" w:rsidP="00E83FDA">
            <w:pPr>
              <w:rPr>
                <w:ins w:id="22637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638" w:author="Chen, Ivy (陳素貞 IEC1)" w:date="2015-01-12T13:45:00Z">
                  <w:rPr>
                    <w:ins w:id="22639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640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64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Grid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64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的高度以列數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64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10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64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列的高度為基準。</w:t>
              </w:r>
            </w:ins>
          </w:p>
        </w:tc>
      </w:tr>
      <w:tr w:rsidR="00EF21AE" w:rsidRPr="002F02C9" w:rsidTr="00E83FDA">
        <w:trPr>
          <w:ins w:id="22645" w:author="IEC960923" w:date="2013-09-12T10:21:00Z"/>
        </w:trPr>
        <w:tc>
          <w:tcPr>
            <w:tcW w:w="445" w:type="dxa"/>
          </w:tcPr>
          <w:p w:rsidR="00EF21AE" w:rsidRPr="002F02C9" w:rsidRDefault="00152C15" w:rsidP="00E83FDA">
            <w:pPr>
              <w:rPr>
                <w:ins w:id="22646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2647" w:author="Chen, Ivy (陳素貞 IEC1)" w:date="2015-01-12T13:45:00Z">
                  <w:rPr>
                    <w:ins w:id="22648" w:author="IEC960923" w:date="2013-09-12T10:21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2649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65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4</w:t>
              </w:r>
            </w:ins>
          </w:p>
        </w:tc>
        <w:tc>
          <w:tcPr>
            <w:tcW w:w="1364" w:type="dxa"/>
          </w:tcPr>
          <w:p w:rsidR="00EF21AE" w:rsidRPr="002F02C9" w:rsidRDefault="00152C15" w:rsidP="00E83FDA">
            <w:pPr>
              <w:rPr>
                <w:ins w:id="22651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652" w:author="Chen, Ivy (陳素貞 IEC1)" w:date="2015-01-12T13:45:00Z">
                  <w:rPr>
                    <w:ins w:id="22653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654" w:author="IEC960923" w:date="2013-09-12T10:2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65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Station</w:t>
              </w:r>
            </w:ins>
          </w:p>
        </w:tc>
        <w:tc>
          <w:tcPr>
            <w:tcW w:w="862" w:type="dxa"/>
          </w:tcPr>
          <w:p w:rsidR="00EF21AE" w:rsidRPr="002F02C9" w:rsidRDefault="00152C15" w:rsidP="00E83FDA">
            <w:pPr>
              <w:rPr>
                <w:ins w:id="22656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2657" w:author="Chen, Ivy (陳素貞 IEC1)" w:date="2015-01-12T13:45:00Z">
                  <w:rPr>
                    <w:ins w:id="22658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2659" w:author="IEC960923" w:date="2013-09-12T11:1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66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EF21AE" w:rsidRPr="002F02C9" w:rsidRDefault="00152C15" w:rsidP="00E83FDA">
            <w:pPr>
              <w:rPr>
                <w:ins w:id="22661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2662" w:author="Chen, Ivy (陳素貞 IEC1)" w:date="2015-01-12T13:45:00Z">
                  <w:rPr>
                    <w:ins w:id="22663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2664" w:author="IEC960923" w:date="2013-09-12T11:13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66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66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66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EF21AE" w:rsidRPr="002F02C9" w:rsidRDefault="00152C15" w:rsidP="00E83FDA">
            <w:pPr>
              <w:rPr>
                <w:ins w:id="22668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2669" w:author="Chen, Ivy (陳素貞 IEC1)" w:date="2015-01-12T13:45:00Z">
                  <w:rPr>
                    <w:ins w:id="22670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2671" w:author="IEC960923" w:date="2013-09-12T11:13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67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EF21AE" w:rsidRPr="002F02C9" w:rsidRDefault="00EF21AE" w:rsidP="00E83FDA">
            <w:pPr>
              <w:rPr>
                <w:ins w:id="22673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2674" w:author="Chen, Ivy (陳素貞 IEC1)" w:date="2015-01-12T13:45:00Z">
                  <w:rPr>
                    <w:ins w:id="22675" w:author="IEC960923" w:date="2013-09-12T10:21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EF21AE" w:rsidRPr="002F02C9" w:rsidRDefault="00EF21AE" w:rsidP="00E83FDA">
            <w:pPr>
              <w:rPr>
                <w:ins w:id="22676" w:author="IEC960923" w:date="2013-09-12T10:21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2677" w:author="Chen, Ivy (陳素貞 IEC1)" w:date="2015-01-12T13:45:00Z">
                  <w:rPr>
                    <w:ins w:id="22678" w:author="IEC960923" w:date="2013-09-12T10:21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EF21AE" w:rsidRPr="002F02C9" w:rsidRDefault="00152C15" w:rsidP="00E83FDA">
            <w:pPr>
              <w:rPr>
                <w:ins w:id="22679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680" w:author="Chen, Ivy (陳素貞 IEC1)" w:date="2015-01-12T13:45:00Z">
                  <w:rPr>
                    <w:ins w:id="22681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682" w:author="IEC960923" w:date="2013-09-12T11:13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68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輸入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68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regular expression</w:t>
              </w:r>
            </w:ins>
          </w:p>
        </w:tc>
      </w:tr>
      <w:tr w:rsidR="005A766B" w:rsidRPr="002F02C9" w:rsidTr="00E83FDA">
        <w:trPr>
          <w:ins w:id="22685" w:author="IEC960923" w:date="2013-09-12T10:21:00Z"/>
        </w:trPr>
        <w:tc>
          <w:tcPr>
            <w:tcW w:w="445" w:type="dxa"/>
          </w:tcPr>
          <w:p w:rsidR="005A766B" w:rsidRPr="002F02C9" w:rsidRDefault="00152C15" w:rsidP="00E83FDA">
            <w:pPr>
              <w:rPr>
                <w:ins w:id="22686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687" w:author="Chen, Ivy (陳素貞 IEC1)" w:date="2015-01-12T13:45:00Z">
                  <w:rPr>
                    <w:ins w:id="22688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689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69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5</w:t>
              </w:r>
            </w:ins>
          </w:p>
        </w:tc>
        <w:tc>
          <w:tcPr>
            <w:tcW w:w="1364" w:type="dxa"/>
          </w:tcPr>
          <w:p w:rsidR="005A766B" w:rsidRPr="002F02C9" w:rsidRDefault="00152C15" w:rsidP="00E83FDA">
            <w:pPr>
              <w:rPr>
                <w:ins w:id="22691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692" w:author="Chen, Ivy (陳素貞 IEC1)" w:date="2015-01-12T13:45:00Z">
                  <w:rPr>
                    <w:ins w:id="22693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694" w:author="IEC960923" w:date="2013-09-12T10:2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69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Family</w:t>
              </w:r>
            </w:ins>
          </w:p>
        </w:tc>
        <w:tc>
          <w:tcPr>
            <w:tcW w:w="862" w:type="dxa"/>
          </w:tcPr>
          <w:p w:rsidR="005A766B" w:rsidRPr="002F02C9" w:rsidRDefault="00152C15" w:rsidP="00E83FDA">
            <w:pPr>
              <w:rPr>
                <w:ins w:id="22696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697" w:author="Chen, Ivy (陳素貞 IEC1)" w:date="2015-01-12T13:45:00Z">
                  <w:rPr>
                    <w:ins w:id="22698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699" w:author="IEC960923" w:date="2013-09-12T11:1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70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5A766B" w:rsidRPr="002F02C9" w:rsidRDefault="00152C15" w:rsidP="00E83FDA">
            <w:pPr>
              <w:rPr>
                <w:ins w:id="22701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702" w:author="Chen, Ivy (陳素貞 IEC1)" w:date="2015-01-12T13:45:00Z">
                  <w:rPr>
                    <w:ins w:id="22703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704" w:author="IEC960923" w:date="2013-09-12T11:1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70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70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70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5A766B" w:rsidRPr="002F02C9" w:rsidRDefault="00152C15" w:rsidP="00E83FDA">
            <w:pPr>
              <w:rPr>
                <w:ins w:id="22708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709" w:author="Chen, Ivy (陳素貞 IEC1)" w:date="2015-01-12T13:45:00Z">
                  <w:rPr>
                    <w:ins w:id="22710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711" w:author="IEC960923" w:date="2013-09-12T11:14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71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5A766B" w:rsidRPr="002F02C9" w:rsidRDefault="005A766B" w:rsidP="00E83FDA">
            <w:pPr>
              <w:rPr>
                <w:ins w:id="22713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714" w:author="Chen, Ivy (陳素貞 IEC1)" w:date="2015-01-12T13:45:00Z">
                  <w:rPr>
                    <w:ins w:id="22715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5A766B" w:rsidRPr="002F02C9" w:rsidRDefault="005A766B" w:rsidP="00E83FDA">
            <w:pPr>
              <w:rPr>
                <w:ins w:id="22716" w:author="IEC960923" w:date="2013-09-12T10:21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2717" w:author="Chen, Ivy (陳素貞 IEC1)" w:date="2015-01-12T13:45:00Z">
                  <w:rPr>
                    <w:ins w:id="22718" w:author="IEC960923" w:date="2013-09-12T10:21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5A766B" w:rsidRPr="002F02C9" w:rsidRDefault="00152C15" w:rsidP="00E83FDA">
            <w:pPr>
              <w:rPr>
                <w:ins w:id="22719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720" w:author="Chen, Ivy (陳素貞 IEC1)" w:date="2015-01-12T13:45:00Z">
                  <w:rPr>
                    <w:ins w:id="22721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722" w:author="IEC960923" w:date="2013-09-12T11:14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72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輸入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72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regular expression</w:t>
              </w:r>
            </w:ins>
          </w:p>
        </w:tc>
      </w:tr>
      <w:tr w:rsidR="005A766B" w:rsidRPr="002F02C9" w:rsidTr="00E83FDA">
        <w:trPr>
          <w:ins w:id="22725" w:author="IEC960923" w:date="2013-09-12T11:14:00Z"/>
        </w:trPr>
        <w:tc>
          <w:tcPr>
            <w:tcW w:w="445" w:type="dxa"/>
          </w:tcPr>
          <w:p w:rsidR="005A766B" w:rsidRPr="002F02C9" w:rsidRDefault="00152C15" w:rsidP="00E83FDA">
            <w:pPr>
              <w:rPr>
                <w:ins w:id="22726" w:author="IEC960923" w:date="2013-09-12T11:1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727" w:author="Chen, Ivy (陳素貞 IEC1)" w:date="2015-01-12T13:45:00Z">
                  <w:rPr>
                    <w:ins w:id="22728" w:author="IEC960923" w:date="2013-09-12T11:1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729" w:author="IEC960923" w:date="2013-09-12T11:1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73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6</w:t>
              </w:r>
            </w:ins>
          </w:p>
        </w:tc>
        <w:tc>
          <w:tcPr>
            <w:tcW w:w="1364" w:type="dxa"/>
          </w:tcPr>
          <w:p w:rsidR="005A766B" w:rsidRPr="002F02C9" w:rsidRDefault="00152C15" w:rsidP="00E83FDA">
            <w:pPr>
              <w:rPr>
                <w:ins w:id="22731" w:author="IEC960923" w:date="2013-09-12T11:1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732" w:author="Chen, Ivy (陳素貞 IEC1)" w:date="2015-01-12T13:45:00Z">
                  <w:rPr>
                    <w:ins w:id="22733" w:author="IEC960923" w:date="2013-09-12T11:1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734" w:author="IEC960923" w:date="2013-09-12T11:1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73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Model</w:t>
              </w:r>
            </w:ins>
          </w:p>
        </w:tc>
        <w:tc>
          <w:tcPr>
            <w:tcW w:w="862" w:type="dxa"/>
          </w:tcPr>
          <w:p w:rsidR="005A766B" w:rsidRPr="002F02C9" w:rsidRDefault="00152C15" w:rsidP="00E83FDA">
            <w:pPr>
              <w:rPr>
                <w:ins w:id="22736" w:author="IEC960923" w:date="2013-09-12T11:1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737" w:author="Chen, Ivy (陳素貞 IEC1)" w:date="2015-01-12T13:45:00Z">
                  <w:rPr>
                    <w:ins w:id="22738" w:author="IEC960923" w:date="2013-09-12T11:1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739" w:author="IEC960923" w:date="2013-09-12T11:1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74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5A766B" w:rsidRPr="002F02C9" w:rsidRDefault="00152C15" w:rsidP="00E83FDA">
            <w:pPr>
              <w:rPr>
                <w:ins w:id="22741" w:author="IEC960923" w:date="2013-09-12T11:1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742" w:author="Chen, Ivy (陳素貞 IEC1)" w:date="2015-01-12T13:45:00Z">
                  <w:rPr>
                    <w:ins w:id="22743" w:author="IEC960923" w:date="2013-09-12T11:1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744" w:author="IEC960923" w:date="2013-09-12T11:1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74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74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74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5A766B" w:rsidRPr="002F02C9" w:rsidRDefault="00152C15" w:rsidP="00E83FDA">
            <w:pPr>
              <w:rPr>
                <w:ins w:id="22748" w:author="IEC960923" w:date="2013-09-12T11:1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749" w:author="Chen, Ivy (陳素貞 IEC1)" w:date="2015-01-12T13:45:00Z">
                  <w:rPr>
                    <w:ins w:id="22750" w:author="IEC960923" w:date="2013-09-12T11:1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751" w:author="IEC960923" w:date="2013-09-12T11:14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75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5A766B" w:rsidRPr="002F02C9" w:rsidRDefault="005A766B" w:rsidP="00E83FDA">
            <w:pPr>
              <w:rPr>
                <w:ins w:id="22753" w:author="IEC960923" w:date="2013-09-12T11:1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754" w:author="Chen, Ivy (陳素貞 IEC1)" w:date="2015-01-12T13:45:00Z">
                  <w:rPr>
                    <w:ins w:id="22755" w:author="IEC960923" w:date="2013-09-12T11:1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5A766B" w:rsidRPr="002F02C9" w:rsidRDefault="005A766B" w:rsidP="00E83FDA">
            <w:pPr>
              <w:rPr>
                <w:ins w:id="22756" w:author="IEC960923" w:date="2013-09-12T11:14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2757" w:author="Chen, Ivy (陳素貞 IEC1)" w:date="2015-01-12T13:45:00Z">
                  <w:rPr>
                    <w:ins w:id="22758" w:author="IEC960923" w:date="2013-09-12T11:14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5A766B" w:rsidRPr="002F02C9" w:rsidRDefault="00152C15" w:rsidP="00E83FDA">
            <w:pPr>
              <w:rPr>
                <w:ins w:id="22759" w:author="IEC960923" w:date="2013-09-12T11:1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760" w:author="Chen, Ivy (陳素貞 IEC1)" w:date="2015-01-12T13:45:00Z">
                  <w:rPr>
                    <w:ins w:id="22761" w:author="IEC960923" w:date="2013-09-12T11:1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762" w:author="IEC960923" w:date="2013-09-12T11:14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76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輸入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76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regular expression</w:t>
              </w:r>
            </w:ins>
          </w:p>
        </w:tc>
      </w:tr>
      <w:tr w:rsidR="001B0874" w:rsidRPr="002F02C9" w:rsidTr="00E83FDA">
        <w:trPr>
          <w:ins w:id="22765" w:author="IEC960923" w:date="2013-09-12T11:14:00Z"/>
        </w:trPr>
        <w:tc>
          <w:tcPr>
            <w:tcW w:w="445" w:type="dxa"/>
          </w:tcPr>
          <w:p w:rsidR="001B0874" w:rsidRPr="002F02C9" w:rsidRDefault="00152C15" w:rsidP="00E83FDA">
            <w:pPr>
              <w:rPr>
                <w:ins w:id="22766" w:author="IEC960923" w:date="2013-09-12T11:1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767" w:author="Chen, Ivy (陳素貞 IEC1)" w:date="2015-01-12T13:45:00Z">
                  <w:rPr>
                    <w:ins w:id="22768" w:author="IEC960923" w:date="2013-09-12T11:1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769" w:author="IEC960923" w:date="2013-09-12T11:1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77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7</w:t>
              </w:r>
            </w:ins>
          </w:p>
        </w:tc>
        <w:tc>
          <w:tcPr>
            <w:tcW w:w="1364" w:type="dxa"/>
          </w:tcPr>
          <w:p w:rsidR="001B0874" w:rsidRPr="002F02C9" w:rsidRDefault="00152C15" w:rsidP="00E83FDA">
            <w:pPr>
              <w:rPr>
                <w:ins w:id="22771" w:author="IEC960923" w:date="2013-09-12T11:1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772" w:author="Chen, Ivy (陳素貞 IEC1)" w:date="2015-01-12T13:45:00Z">
                  <w:rPr>
                    <w:ins w:id="22773" w:author="IEC960923" w:date="2013-09-12T11:1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774" w:author="IEC960923" w:date="2013-09-12T11:1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77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BomLevel</w:t>
              </w:r>
            </w:ins>
          </w:p>
        </w:tc>
        <w:tc>
          <w:tcPr>
            <w:tcW w:w="862" w:type="dxa"/>
          </w:tcPr>
          <w:p w:rsidR="001B0874" w:rsidRPr="002F02C9" w:rsidRDefault="00152C15" w:rsidP="00E83FDA">
            <w:pPr>
              <w:rPr>
                <w:ins w:id="22776" w:author="IEC960923" w:date="2013-09-12T11:1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777" w:author="Chen, Ivy (陳素貞 IEC1)" w:date="2015-01-12T13:45:00Z">
                  <w:rPr>
                    <w:ins w:id="22778" w:author="IEC960923" w:date="2013-09-12T11:1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779" w:author="IEC960923" w:date="2013-09-12T11:1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78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1B0874" w:rsidRPr="002F02C9" w:rsidRDefault="00152C15">
            <w:pPr>
              <w:rPr>
                <w:ins w:id="22781" w:author="IEC960923" w:date="2013-09-12T11:1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782" w:author="Chen, Ivy (陳素貞 IEC1)" w:date="2015-01-12T13:45:00Z">
                  <w:rPr>
                    <w:ins w:id="22783" w:author="IEC960923" w:date="2013-09-12T11:1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784" w:author="IEC960923" w:date="2013-09-12T11:16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78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78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lastRenderedPageBreak/>
                <w:t>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78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78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1B0874" w:rsidRPr="002F02C9" w:rsidRDefault="00152C15" w:rsidP="00E83FDA">
            <w:pPr>
              <w:rPr>
                <w:ins w:id="22789" w:author="IEC960923" w:date="2013-09-12T11:1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790" w:author="Chen, Ivy (陳素貞 IEC1)" w:date="2015-01-12T13:45:00Z">
                  <w:rPr>
                    <w:ins w:id="22791" w:author="IEC960923" w:date="2013-09-12T11:1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792" w:author="IEC960923" w:date="2013-09-12T11:1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79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lastRenderedPageBreak/>
                <w:t>-1</w:t>
              </w:r>
            </w:ins>
          </w:p>
        </w:tc>
        <w:tc>
          <w:tcPr>
            <w:tcW w:w="674" w:type="dxa"/>
          </w:tcPr>
          <w:p w:rsidR="001B0874" w:rsidRPr="002F02C9" w:rsidRDefault="00152C15" w:rsidP="00E83FDA">
            <w:pPr>
              <w:rPr>
                <w:ins w:id="22794" w:author="IEC960923" w:date="2013-09-12T11:1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795" w:author="Chen, Ivy (陳素貞 IEC1)" w:date="2015-01-12T13:45:00Z">
                  <w:rPr>
                    <w:ins w:id="22796" w:author="IEC960923" w:date="2013-09-12T11:1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797" w:author="IEC960923" w:date="2013-09-12T11:2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79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1B0874" w:rsidRPr="002F02C9" w:rsidRDefault="00152C15" w:rsidP="00E83FDA">
            <w:pPr>
              <w:rPr>
                <w:ins w:id="22799" w:author="IEC960923" w:date="2013-09-12T11:1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800" w:author="Chen, Ivy (陳素貞 IEC1)" w:date="2015-01-12T13:45:00Z">
                  <w:rPr>
                    <w:ins w:id="22801" w:author="IEC960923" w:date="2013-09-12T11:14:00Z"/>
                    <w:rFonts w:asciiTheme="minorHAnsi" w:eastAsia="新細明體" w:hAnsiTheme="minorHAnsi" w:cstheme="minorHAnsi"/>
                    <w:b/>
                    <w:color w:val="0033CC"/>
                    <w:sz w:val="18"/>
                    <w:lang w:eastAsia="zh-TW"/>
                  </w:rPr>
                </w:rPrChange>
              </w:rPr>
            </w:pPr>
            <w:ins w:id="22802" w:author="IEC960923" w:date="2013-09-12T11:15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803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須為大於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804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0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805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的整數數字</w:t>
              </w:r>
            </w:ins>
          </w:p>
        </w:tc>
        <w:tc>
          <w:tcPr>
            <w:tcW w:w="2629" w:type="dxa"/>
          </w:tcPr>
          <w:p w:rsidR="001B0874" w:rsidRPr="002F02C9" w:rsidRDefault="001B0874" w:rsidP="00E83FDA">
            <w:pPr>
              <w:rPr>
                <w:ins w:id="22806" w:author="IEC960923" w:date="2013-09-12T11:1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807" w:author="Chen, Ivy (陳素貞 IEC1)" w:date="2015-01-12T13:45:00Z">
                  <w:rPr>
                    <w:ins w:id="22808" w:author="IEC960923" w:date="2013-09-12T11:1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1B0874" w:rsidRPr="002F02C9" w:rsidTr="00E83FDA">
        <w:trPr>
          <w:ins w:id="22809" w:author="IEC960923" w:date="2013-09-12T10:21:00Z"/>
        </w:trPr>
        <w:tc>
          <w:tcPr>
            <w:tcW w:w="445" w:type="dxa"/>
          </w:tcPr>
          <w:p w:rsidR="001B0874" w:rsidRPr="002F02C9" w:rsidRDefault="00152C15" w:rsidP="00E83FDA">
            <w:pPr>
              <w:rPr>
                <w:ins w:id="22810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811" w:author="Chen, Ivy (陳素貞 IEC1)" w:date="2015-01-12T13:45:00Z">
                  <w:rPr>
                    <w:ins w:id="22812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813" w:author="IEC960923" w:date="2013-09-12T11:1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81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lastRenderedPageBreak/>
                <w:t>8</w:t>
              </w:r>
            </w:ins>
          </w:p>
        </w:tc>
        <w:tc>
          <w:tcPr>
            <w:tcW w:w="1364" w:type="dxa"/>
          </w:tcPr>
          <w:p w:rsidR="001B0874" w:rsidRPr="002F02C9" w:rsidRDefault="00152C15" w:rsidP="00E83FDA">
            <w:pPr>
              <w:rPr>
                <w:ins w:id="22815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816" w:author="Chen, Ivy (陳素貞 IEC1)" w:date="2015-01-12T13:45:00Z">
                  <w:rPr>
                    <w:ins w:id="22817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818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81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BomNodeType</w:t>
              </w:r>
            </w:ins>
          </w:p>
        </w:tc>
        <w:tc>
          <w:tcPr>
            <w:tcW w:w="862" w:type="dxa"/>
          </w:tcPr>
          <w:p w:rsidR="001B0874" w:rsidRPr="002F02C9" w:rsidRDefault="00152C15" w:rsidP="00E83FDA">
            <w:pPr>
              <w:rPr>
                <w:ins w:id="22820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821" w:author="Chen, Ivy (陳素貞 IEC1)" w:date="2015-01-12T13:45:00Z">
                  <w:rPr>
                    <w:ins w:id="22822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823" w:author="IEC960923" w:date="2013-09-12T10:2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82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1B0874" w:rsidRPr="002F02C9" w:rsidRDefault="00152C15" w:rsidP="00E83FDA">
            <w:pPr>
              <w:rPr>
                <w:ins w:id="22825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826" w:author="Chen, Ivy (陳素貞 IEC1)" w:date="2015-01-12T13:45:00Z">
                  <w:rPr>
                    <w:ins w:id="22827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828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82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</w:ins>
            <w:ins w:id="22830" w:author="IEC960923" w:date="2013-09-12T11:1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83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16</w:t>
              </w:r>
            </w:ins>
            <w:ins w:id="22832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83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1B0874" w:rsidRPr="002F02C9" w:rsidRDefault="00152C15" w:rsidP="00E83FDA">
            <w:pPr>
              <w:rPr>
                <w:ins w:id="22834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835" w:author="Chen, Ivy (陳素貞 IEC1)" w:date="2015-01-12T13:45:00Z">
                  <w:rPr>
                    <w:ins w:id="22836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837" w:author="IEC960923" w:date="2013-09-12T10:2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83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1B0874" w:rsidRPr="002F02C9" w:rsidRDefault="001B0874" w:rsidP="00E83FDA">
            <w:pPr>
              <w:rPr>
                <w:ins w:id="22839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840" w:author="Chen, Ivy (陳素貞 IEC1)" w:date="2015-01-12T13:45:00Z">
                  <w:rPr>
                    <w:ins w:id="22841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1B0874" w:rsidRPr="002F02C9" w:rsidRDefault="001B0874" w:rsidP="00E83FDA">
            <w:pPr>
              <w:rPr>
                <w:ins w:id="22842" w:author="IEC960923" w:date="2013-09-12T10:21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2843" w:author="Chen, Ivy (陳素貞 IEC1)" w:date="2015-01-12T13:45:00Z">
                  <w:rPr>
                    <w:ins w:id="22844" w:author="IEC960923" w:date="2013-09-12T10:21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1B0874" w:rsidRPr="002F02C9" w:rsidRDefault="001B0874" w:rsidP="00E83FDA">
            <w:pPr>
              <w:rPr>
                <w:ins w:id="22845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846" w:author="Chen, Ivy (陳素貞 IEC1)" w:date="2015-01-12T13:45:00Z">
                  <w:rPr>
                    <w:ins w:id="22847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1B0874" w:rsidRPr="002F02C9" w:rsidTr="00E83FDA">
        <w:trPr>
          <w:ins w:id="22848" w:author="IEC960923" w:date="2013-09-12T11:16:00Z"/>
        </w:trPr>
        <w:tc>
          <w:tcPr>
            <w:tcW w:w="445" w:type="dxa"/>
          </w:tcPr>
          <w:p w:rsidR="001B0874" w:rsidRPr="002F02C9" w:rsidRDefault="00152C15" w:rsidP="00E83FDA">
            <w:pPr>
              <w:rPr>
                <w:ins w:id="22849" w:author="IEC960923" w:date="2013-09-12T11:16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850" w:author="Chen, Ivy (陳素貞 IEC1)" w:date="2015-01-12T13:45:00Z">
                  <w:rPr>
                    <w:ins w:id="22851" w:author="IEC960923" w:date="2013-09-12T11:16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852" w:author="IEC960923" w:date="2013-09-12T11:1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85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9</w:t>
              </w:r>
            </w:ins>
          </w:p>
        </w:tc>
        <w:tc>
          <w:tcPr>
            <w:tcW w:w="1364" w:type="dxa"/>
          </w:tcPr>
          <w:p w:rsidR="001B0874" w:rsidRPr="002F02C9" w:rsidRDefault="00152C15" w:rsidP="00E83FDA">
            <w:pPr>
              <w:rPr>
                <w:ins w:id="22854" w:author="IEC960923" w:date="2013-09-12T11:16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855" w:author="Chen, Ivy (陳素貞 IEC1)" w:date="2015-01-12T13:45:00Z">
                  <w:rPr>
                    <w:ins w:id="22856" w:author="IEC960923" w:date="2013-09-12T11:16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857" w:author="IEC960923" w:date="2013-09-12T11:1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85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PartNo</w:t>
              </w:r>
            </w:ins>
          </w:p>
        </w:tc>
        <w:tc>
          <w:tcPr>
            <w:tcW w:w="862" w:type="dxa"/>
          </w:tcPr>
          <w:p w:rsidR="001B0874" w:rsidRPr="002F02C9" w:rsidRDefault="00152C15" w:rsidP="00E83FDA">
            <w:pPr>
              <w:rPr>
                <w:ins w:id="22859" w:author="IEC960923" w:date="2013-09-12T11:16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860" w:author="Chen, Ivy (陳素貞 IEC1)" w:date="2015-01-12T13:45:00Z">
                  <w:rPr>
                    <w:ins w:id="22861" w:author="IEC960923" w:date="2013-09-12T11:16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862" w:author="IEC960923" w:date="2013-09-12T11:17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86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1B0874" w:rsidRPr="002F02C9" w:rsidRDefault="00152C15" w:rsidP="00E83FDA">
            <w:pPr>
              <w:rPr>
                <w:ins w:id="22864" w:author="IEC960923" w:date="2013-09-12T11:16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865" w:author="Chen, Ivy (陳素貞 IEC1)" w:date="2015-01-12T13:45:00Z">
                  <w:rPr>
                    <w:ins w:id="22866" w:author="IEC960923" w:date="2013-09-12T11:16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867" w:author="IEC960923" w:date="2013-09-12T11:17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86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86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87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1B0874" w:rsidRPr="002F02C9" w:rsidRDefault="00152C15" w:rsidP="00E83FDA">
            <w:pPr>
              <w:rPr>
                <w:ins w:id="22871" w:author="IEC960923" w:date="2013-09-12T11:16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872" w:author="Chen, Ivy (陳素貞 IEC1)" w:date="2015-01-12T13:45:00Z">
                  <w:rPr>
                    <w:ins w:id="22873" w:author="IEC960923" w:date="2013-09-12T11:16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874" w:author="IEC960923" w:date="2013-09-12T11:17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87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1B0874" w:rsidRPr="002F02C9" w:rsidRDefault="001B0874" w:rsidP="00E83FDA">
            <w:pPr>
              <w:rPr>
                <w:ins w:id="22876" w:author="IEC960923" w:date="2013-09-12T11:16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877" w:author="Chen, Ivy (陳素貞 IEC1)" w:date="2015-01-12T13:45:00Z">
                  <w:rPr>
                    <w:ins w:id="22878" w:author="IEC960923" w:date="2013-09-12T11:16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1B0874" w:rsidRPr="002F02C9" w:rsidRDefault="001B0874" w:rsidP="00E83FDA">
            <w:pPr>
              <w:rPr>
                <w:ins w:id="22879" w:author="IEC960923" w:date="2013-09-12T11:16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2880" w:author="Chen, Ivy (陳素貞 IEC1)" w:date="2015-01-12T13:45:00Z">
                  <w:rPr>
                    <w:ins w:id="22881" w:author="IEC960923" w:date="2013-09-12T11:16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1B0874" w:rsidRPr="002F02C9" w:rsidRDefault="00152C15" w:rsidP="00E83FDA">
            <w:pPr>
              <w:rPr>
                <w:ins w:id="22882" w:author="IEC960923" w:date="2013-09-12T11:16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883" w:author="Chen, Ivy (陳素貞 IEC1)" w:date="2015-01-12T13:45:00Z">
                  <w:rPr>
                    <w:ins w:id="22884" w:author="IEC960923" w:date="2013-09-12T11:16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885" w:author="IEC960923" w:date="2013-09-12T11:17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88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輸入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88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regular expression</w:t>
              </w:r>
            </w:ins>
          </w:p>
        </w:tc>
      </w:tr>
      <w:tr w:rsidR="001B0874" w:rsidRPr="002F02C9" w:rsidTr="00E83FDA">
        <w:trPr>
          <w:ins w:id="22888" w:author="IEC960923" w:date="2013-09-12T10:21:00Z"/>
        </w:trPr>
        <w:tc>
          <w:tcPr>
            <w:tcW w:w="445" w:type="dxa"/>
          </w:tcPr>
          <w:p w:rsidR="001B0874" w:rsidRPr="002F02C9" w:rsidRDefault="00152C15" w:rsidP="00E83FDA">
            <w:pPr>
              <w:rPr>
                <w:ins w:id="22889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890" w:author="Chen, Ivy (陳素貞 IEC1)" w:date="2015-01-12T13:45:00Z">
                  <w:rPr>
                    <w:ins w:id="22891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892" w:author="IEC960923" w:date="2013-09-12T11:1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89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10</w:t>
              </w:r>
            </w:ins>
          </w:p>
        </w:tc>
        <w:tc>
          <w:tcPr>
            <w:tcW w:w="1364" w:type="dxa"/>
          </w:tcPr>
          <w:p w:rsidR="001B0874" w:rsidRPr="002F02C9" w:rsidRDefault="00152C15" w:rsidP="00E83FDA">
            <w:pPr>
              <w:rPr>
                <w:ins w:id="22894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895" w:author="Chen, Ivy (陳素貞 IEC1)" w:date="2015-01-12T13:45:00Z">
                  <w:rPr>
                    <w:ins w:id="22896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897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89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PartDescr</w:t>
              </w:r>
            </w:ins>
          </w:p>
        </w:tc>
        <w:tc>
          <w:tcPr>
            <w:tcW w:w="862" w:type="dxa"/>
          </w:tcPr>
          <w:p w:rsidR="001B0874" w:rsidRPr="002F02C9" w:rsidRDefault="00152C15" w:rsidP="00E83FDA">
            <w:pPr>
              <w:rPr>
                <w:ins w:id="22899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900" w:author="Chen, Ivy (陳素貞 IEC1)" w:date="2015-01-12T13:45:00Z">
                  <w:rPr>
                    <w:ins w:id="22901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902" w:author="IEC960923" w:date="2013-09-12T10:2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90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1B0874" w:rsidRPr="002F02C9" w:rsidRDefault="00152C15" w:rsidP="00E83FDA">
            <w:pPr>
              <w:rPr>
                <w:ins w:id="22904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905" w:author="Chen, Ivy (陳素貞 IEC1)" w:date="2015-01-12T13:45:00Z">
                  <w:rPr>
                    <w:ins w:id="22906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907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90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90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91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1B0874" w:rsidRPr="002F02C9" w:rsidRDefault="00152C15" w:rsidP="00E83FDA">
            <w:pPr>
              <w:rPr>
                <w:ins w:id="22911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912" w:author="Chen, Ivy (陳素貞 IEC1)" w:date="2015-01-12T13:45:00Z">
                  <w:rPr>
                    <w:ins w:id="22913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914" w:author="IEC960923" w:date="2013-09-12T10:2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91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1B0874" w:rsidRPr="002F02C9" w:rsidRDefault="001B0874" w:rsidP="00E83FDA">
            <w:pPr>
              <w:rPr>
                <w:ins w:id="22916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917" w:author="Chen, Ivy (陳素貞 IEC1)" w:date="2015-01-12T13:45:00Z">
                  <w:rPr>
                    <w:ins w:id="22918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1B0874" w:rsidRPr="002F02C9" w:rsidRDefault="001B0874" w:rsidP="00E83FDA">
            <w:pPr>
              <w:rPr>
                <w:ins w:id="22919" w:author="IEC960923" w:date="2013-09-12T10:21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2920" w:author="Chen, Ivy (陳素貞 IEC1)" w:date="2015-01-12T13:45:00Z">
                  <w:rPr>
                    <w:ins w:id="22921" w:author="IEC960923" w:date="2013-09-12T10:21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1B0874" w:rsidRPr="002F02C9" w:rsidRDefault="00152C15" w:rsidP="00E83FDA">
            <w:pPr>
              <w:rPr>
                <w:ins w:id="22922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923" w:author="Chen, Ivy (陳素貞 IEC1)" w:date="2015-01-12T13:45:00Z">
                  <w:rPr>
                    <w:ins w:id="22924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925" w:author="IEC960923" w:date="2013-09-12T10:2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92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輸入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92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regular expression</w:t>
              </w:r>
            </w:ins>
          </w:p>
        </w:tc>
      </w:tr>
      <w:tr w:rsidR="001B0874" w:rsidRPr="002F02C9" w:rsidTr="00E83FDA">
        <w:trPr>
          <w:ins w:id="22928" w:author="IEC960923" w:date="2013-09-12T10:21:00Z"/>
        </w:trPr>
        <w:tc>
          <w:tcPr>
            <w:tcW w:w="445" w:type="dxa"/>
          </w:tcPr>
          <w:p w:rsidR="001B0874" w:rsidRPr="002F02C9" w:rsidRDefault="00152C15" w:rsidP="00E83FDA">
            <w:pPr>
              <w:rPr>
                <w:ins w:id="22929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930" w:author="Chen, Ivy (陳素貞 IEC1)" w:date="2015-01-12T13:45:00Z">
                  <w:rPr>
                    <w:ins w:id="22931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932" w:author="IEC960923" w:date="2013-09-12T11:1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93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11</w:t>
              </w:r>
            </w:ins>
          </w:p>
        </w:tc>
        <w:tc>
          <w:tcPr>
            <w:tcW w:w="1364" w:type="dxa"/>
          </w:tcPr>
          <w:p w:rsidR="001B0874" w:rsidRPr="002F02C9" w:rsidRDefault="00152C15" w:rsidP="00E83FDA">
            <w:pPr>
              <w:rPr>
                <w:ins w:id="22934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935" w:author="Chen, Ivy (陳素貞 IEC1)" w:date="2015-01-12T13:45:00Z">
                  <w:rPr>
                    <w:ins w:id="22936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937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93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PartType</w:t>
              </w:r>
            </w:ins>
          </w:p>
        </w:tc>
        <w:tc>
          <w:tcPr>
            <w:tcW w:w="862" w:type="dxa"/>
          </w:tcPr>
          <w:p w:rsidR="001B0874" w:rsidRPr="002F02C9" w:rsidRDefault="00152C15" w:rsidP="00E83FDA">
            <w:pPr>
              <w:rPr>
                <w:ins w:id="22939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940" w:author="Chen, Ivy (陳素貞 IEC1)" w:date="2015-01-12T13:45:00Z">
                  <w:rPr>
                    <w:ins w:id="22941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942" w:author="IEC960923" w:date="2013-09-12T10:2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94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1B0874" w:rsidRPr="002F02C9" w:rsidRDefault="00152C15" w:rsidP="00E83FDA">
            <w:pPr>
              <w:rPr>
                <w:ins w:id="22944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945" w:author="Chen, Ivy (陳素貞 IEC1)" w:date="2015-01-12T13:45:00Z">
                  <w:rPr>
                    <w:ins w:id="22946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947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94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94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95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1B0874" w:rsidRPr="002F02C9" w:rsidRDefault="00152C15" w:rsidP="00E83FDA">
            <w:pPr>
              <w:rPr>
                <w:ins w:id="22951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952" w:author="Chen, Ivy (陳素貞 IEC1)" w:date="2015-01-12T13:45:00Z">
                  <w:rPr>
                    <w:ins w:id="22953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954" w:author="IEC960923" w:date="2013-09-12T10:2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95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1B0874" w:rsidRPr="002F02C9" w:rsidRDefault="001B0874" w:rsidP="00E83FDA">
            <w:pPr>
              <w:rPr>
                <w:ins w:id="22956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957" w:author="Chen, Ivy (陳素貞 IEC1)" w:date="2015-01-12T13:45:00Z">
                  <w:rPr>
                    <w:ins w:id="22958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1B0874" w:rsidRPr="002F02C9" w:rsidRDefault="001B0874" w:rsidP="00E83FDA">
            <w:pPr>
              <w:rPr>
                <w:ins w:id="22959" w:author="IEC960923" w:date="2013-09-12T10:21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2960" w:author="Chen, Ivy (陳素貞 IEC1)" w:date="2015-01-12T13:45:00Z">
                  <w:rPr>
                    <w:ins w:id="22961" w:author="IEC960923" w:date="2013-09-12T10:21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1B0874" w:rsidRPr="002F02C9" w:rsidRDefault="00152C15" w:rsidP="00E83FDA">
            <w:pPr>
              <w:rPr>
                <w:ins w:id="22962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963" w:author="Chen, Ivy (陳素貞 IEC1)" w:date="2015-01-12T13:45:00Z">
                  <w:rPr>
                    <w:ins w:id="22964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965" w:author="IEC960923" w:date="2013-09-12T10:2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96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輸入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96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regular expression</w:t>
              </w:r>
            </w:ins>
          </w:p>
        </w:tc>
      </w:tr>
      <w:tr w:rsidR="001B0874" w:rsidRPr="002F02C9" w:rsidTr="00E83FDA">
        <w:trPr>
          <w:ins w:id="22968" w:author="IEC960923" w:date="2013-09-12T10:21:00Z"/>
        </w:trPr>
        <w:tc>
          <w:tcPr>
            <w:tcW w:w="445" w:type="dxa"/>
          </w:tcPr>
          <w:p w:rsidR="001B0874" w:rsidRPr="002F02C9" w:rsidRDefault="00152C15" w:rsidP="00E83FDA">
            <w:pPr>
              <w:rPr>
                <w:ins w:id="22969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970" w:author="Chen, Ivy (陳素貞 IEC1)" w:date="2015-01-12T13:45:00Z">
                  <w:rPr>
                    <w:ins w:id="22971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972" w:author="IEC960923" w:date="2013-09-12T11:1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97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12</w:t>
              </w:r>
            </w:ins>
          </w:p>
        </w:tc>
        <w:tc>
          <w:tcPr>
            <w:tcW w:w="1364" w:type="dxa"/>
          </w:tcPr>
          <w:p w:rsidR="001B0874" w:rsidRPr="002F02C9" w:rsidRDefault="00152C15" w:rsidP="00E83FDA">
            <w:pPr>
              <w:rPr>
                <w:ins w:id="22974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975" w:author="Chen, Ivy (陳素貞 IEC1)" w:date="2015-01-12T13:45:00Z">
                  <w:rPr>
                    <w:ins w:id="22976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977" w:author="IEC960923" w:date="2013-09-12T11:1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97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Remark</w:t>
              </w:r>
            </w:ins>
          </w:p>
        </w:tc>
        <w:tc>
          <w:tcPr>
            <w:tcW w:w="862" w:type="dxa"/>
          </w:tcPr>
          <w:p w:rsidR="001B0874" w:rsidRPr="002F02C9" w:rsidRDefault="00152C15" w:rsidP="00E83FDA">
            <w:pPr>
              <w:rPr>
                <w:ins w:id="22979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980" w:author="Chen, Ivy (陳素貞 IEC1)" w:date="2015-01-12T13:45:00Z">
                  <w:rPr>
                    <w:ins w:id="22981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982" w:author="IEC960923" w:date="2013-09-12T10:2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298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1B0874" w:rsidRPr="002F02C9" w:rsidRDefault="00152C15" w:rsidP="00E83FDA">
            <w:pPr>
              <w:rPr>
                <w:ins w:id="22984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985" w:author="Chen, Ivy (陳素貞 IEC1)" w:date="2015-01-12T13:45:00Z">
                  <w:rPr>
                    <w:ins w:id="22986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987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98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298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299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1B0874" w:rsidRPr="002F02C9" w:rsidRDefault="00152C15" w:rsidP="00E83FDA">
            <w:pPr>
              <w:rPr>
                <w:ins w:id="22991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2992" w:author="Chen, Ivy (陳素貞 IEC1)" w:date="2015-01-12T13:45:00Z">
                  <w:rPr>
                    <w:ins w:id="22993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2994" w:author="IEC960923" w:date="2013-09-12T10:2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299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1B0874" w:rsidRPr="002F02C9" w:rsidRDefault="001B0874" w:rsidP="00E83FDA">
            <w:pPr>
              <w:rPr>
                <w:ins w:id="22996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2997" w:author="Chen, Ivy (陳素貞 IEC1)" w:date="2015-01-12T13:45:00Z">
                  <w:rPr>
                    <w:ins w:id="22998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1B0874" w:rsidRPr="002F02C9" w:rsidRDefault="001B0874" w:rsidP="00E83FDA">
            <w:pPr>
              <w:rPr>
                <w:ins w:id="22999" w:author="IEC960923" w:date="2013-09-12T10:21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3000" w:author="Chen, Ivy (陳素貞 IEC1)" w:date="2015-01-12T13:45:00Z">
                  <w:rPr>
                    <w:ins w:id="23001" w:author="IEC960923" w:date="2013-09-12T10:21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1B0874" w:rsidRPr="002F02C9" w:rsidRDefault="001B0874" w:rsidP="00E83FDA">
            <w:pPr>
              <w:rPr>
                <w:ins w:id="23002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003" w:author="Chen, Ivy (陳素貞 IEC1)" w:date="2015-01-12T13:45:00Z">
                  <w:rPr>
                    <w:ins w:id="23004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  <w:tr w:rsidR="00B37F82" w:rsidRPr="002F02C9" w:rsidTr="00E83FDA">
        <w:trPr>
          <w:ins w:id="23005" w:author="IEC960923" w:date="2013-09-12T11:17:00Z"/>
        </w:trPr>
        <w:tc>
          <w:tcPr>
            <w:tcW w:w="445" w:type="dxa"/>
          </w:tcPr>
          <w:p w:rsidR="00B37F82" w:rsidRPr="002F02C9" w:rsidRDefault="00152C15" w:rsidP="00E83FDA">
            <w:pPr>
              <w:rPr>
                <w:ins w:id="23006" w:author="IEC960923" w:date="2013-09-12T11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007" w:author="Chen, Ivy (陳素貞 IEC1)" w:date="2015-01-12T13:45:00Z">
                  <w:rPr>
                    <w:ins w:id="23008" w:author="IEC960923" w:date="2013-09-12T11:17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009" w:author="IEC960923" w:date="2013-09-12T11:1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1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13</w:t>
              </w:r>
            </w:ins>
          </w:p>
        </w:tc>
        <w:tc>
          <w:tcPr>
            <w:tcW w:w="1364" w:type="dxa"/>
          </w:tcPr>
          <w:p w:rsidR="00B37F82" w:rsidRPr="002F02C9" w:rsidRDefault="00152C15" w:rsidP="00E83FDA">
            <w:pPr>
              <w:rPr>
                <w:ins w:id="23011" w:author="IEC960923" w:date="2013-09-12T11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012" w:author="Chen, Ivy (陳素貞 IEC1)" w:date="2015-01-12T13:45:00Z">
                  <w:rPr>
                    <w:ins w:id="23013" w:author="IEC960923" w:date="2013-09-12T11:17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014" w:author="IEC960923" w:date="2013-09-12T11:1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1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ModelInfo</w:t>
              </w:r>
            </w:ins>
          </w:p>
        </w:tc>
        <w:tc>
          <w:tcPr>
            <w:tcW w:w="862" w:type="dxa"/>
          </w:tcPr>
          <w:p w:rsidR="00B37F82" w:rsidRPr="002F02C9" w:rsidRDefault="00152C15" w:rsidP="00E83FDA">
            <w:pPr>
              <w:rPr>
                <w:ins w:id="23016" w:author="IEC960923" w:date="2013-09-12T11:17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017" w:author="Chen, Ivy (陳素貞 IEC1)" w:date="2015-01-12T13:45:00Z">
                  <w:rPr>
                    <w:ins w:id="23018" w:author="IEC960923" w:date="2013-09-12T11:17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019" w:author="IEC960923" w:date="2013-09-12T11:18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3020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B37F82" w:rsidRPr="002F02C9" w:rsidRDefault="00B37F82" w:rsidP="00E83FDA">
            <w:pPr>
              <w:rPr>
                <w:ins w:id="23021" w:author="IEC960923" w:date="2013-09-12T11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022" w:author="Chen, Ivy (陳素貞 IEC1)" w:date="2015-01-12T13:45:00Z">
                  <w:rPr>
                    <w:ins w:id="23023" w:author="IEC960923" w:date="2013-09-12T11:17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1276" w:type="dxa"/>
          </w:tcPr>
          <w:p w:rsidR="00B37F82" w:rsidRPr="002F02C9" w:rsidRDefault="00152C15" w:rsidP="00E83FDA">
            <w:pPr>
              <w:rPr>
                <w:ins w:id="23024" w:author="IEC960923" w:date="2013-09-12T11:17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025" w:author="Chen, Ivy (陳素貞 IEC1)" w:date="2015-01-12T13:45:00Z">
                  <w:rPr>
                    <w:ins w:id="23026" w:author="IEC960923" w:date="2013-09-12T11:17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027" w:author="IEC960923" w:date="2013-09-12T11:1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2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ModelInfo</w:t>
              </w:r>
            </w:ins>
          </w:p>
        </w:tc>
        <w:tc>
          <w:tcPr>
            <w:tcW w:w="674" w:type="dxa"/>
          </w:tcPr>
          <w:p w:rsidR="00B37F82" w:rsidRPr="002F02C9" w:rsidRDefault="00B37F82" w:rsidP="00E83FDA">
            <w:pPr>
              <w:rPr>
                <w:ins w:id="23029" w:author="IEC960923" w:date="2013-09-12T11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030" w:author="Chen, Ivy (陳素貞 IEC1)" w:date="2015-01-12T13:45:00Z">
                  <w:rPr>
                    <w:ins w:id="23031" w:author="IEC960923" w:date="2013-09-12T11:17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7959CF" w:rsidRPr="002F02C9" w:rsidRDefault="00152C15" w:rsidP="00E83FDA">
            <w:pPr>
              <w:rPr>
                <w:ins w:id="23032" w:author="IEC960923" w:date="2013-09-12T13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033" w:author="Chen, Ivy (陳素貞 IEC1)" w:date="2015-01-12T13:45:00Z">
                  <w:rPr>
                    <w:ins w:id="23034" w:author="IEC960923" w:date="2013-09-12T13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035" w:author="IEC960923" w:date="2013-09-12T11:1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3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03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：</w:t>
              </w:r>
            </w:ins>
          </w:p>
          <w:p w:rsidR="00B37F82" w:rsidRPr="002F02C9" w:rsidRDefault="00152C15" w:rsidP="00E83FDA">
            <w:pPr>
              <w:rPr>
                <w:ins w:id="23038" w:author="IEC960923" w:date="2013-09-12T11:17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3039" w:author="Chen, Ivy (陳素貞 IEC1)" w:date="2015-01-12T13:45:00Z">
                  <w:rPr>
                    <w:ins w:id="23040" w:author="IEC960923" w:date="2013-09-12T11:17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041" w:author="IEC960923" w:date="2013-09-12T11:1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04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彈出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4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” ModelInfo”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04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對話框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4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(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04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請參閱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4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04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控件說明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4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– ModelInfo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05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5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DeliveryInfo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05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5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</w:t>
              </w:r>
            </w:ins>
            <w:ins w:id="23054" w:author="IEC960923" w:date="2013-09-12T11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5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rtInfo</w:t>
              </w:r>
            </w:ins>
            <w:ins w:id="23056" w:author="IEC960923" w:date="2013-09-12T11:1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5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)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05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，供用戶</w:t>
              </w:r>
            </w:ins>
            <w:ins w:id="23059" w:author="IEC960923" w:date="2013-09-12T11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06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設置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6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ModelInfo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06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紀錄</w:t>
              </w:r>
            </w:ins>
            <w:ins w:id="23063" w:author="IEC960923" w:date="2013-09-12T11:1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06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</w:tc>
        <w:tc>
          <w:tcPr>
            <w:tcW w:w="2629" w:type="dxa"/>
          </w:tcPr>
          <w:p w:rsidR="00B37F82" w:rsidRPr="002F02C9" w:rsidRDefault="00B37F82" w:rsidP="00E83FDA">
            <w:pPr>
              <w:rPr>
                <w:ins w:id="23065" w:author="IEC960923" w:date="2013-09-12T11:17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066" w:author="Chen, Ivy (陳素貞 IEC1)" w:date="2015-01-12T13:45:00Z">
                  <w:rPr>
                    <w:ins w:id="23067" w:author="IEC960923" w:date="2013-09-12T11:17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062E01" w:rsidRPr="002F02C9" w:rsidTr="00E83FDA">
        <w:trPr>
          <w:ins w:id="23068" w:author="IEC960923" w:date="2013-09-12T11:17:00Z"/>
        </w:trPr>
        <w:tc>
          <w:tcPr>
            <w:tcW w:w="445" w:type="dxa"/>
          </w:tcPr>
          <w:p w:rsidR="00062E01" w:rsidRPr="002F02C9" w:rsidRDefault="00152C15" w:rsidP="00E83FDA">
            <w:pPr>
              <w:rPr>
                <w:ins w:id="23069" w:author="IEC960923" w:date="2013-09-12T11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070" w:author="Chen, Ivy (陳素貞 IEC1)" w:date="2015-01-12T13:45:00Z">
                  <w:rPr>
                    <w:ins w:id="23071" w:author="IEC960923" w:date="2013-09-12T11:17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072" w:author="IEC960923" w:date="2013-09-12T11:1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7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14</w:t>
              </w:r>
            </w:ins>
          </w:p>
        </w:tc>
        <w:tc>
          <w:tcPr>
            <w:tcW w:w="1364" w:type="dxa"/>
          </w:tcPr>
          <w:p w:rsidR="00062E01" w:rsidRPr="002F02C9" w:rsidRDefault="00152C15" w:rsidP="00E83FDA">
            <w:pPr>
              <w:rPr>
                <w:ins w:id="23074" w:author="IEC960923" w:date="2013-09-12T11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075" w:author="Chen, Ivy (陳素貞 IEC1)" w:date="2015-01-12T13:45:00Z">
                  <w:rPr>
                    <w:ins w:id="23076" w:author="IEC960923" w:date="2013-09-12T11:17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077" w:author="IEC960923" w:date="2013-09-12T11:1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7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DeliveryInfo</w:t>
              </w:r>
            </w:ins>
          </w:p>
        </w:tc>
        <w:tc>
          <w:tcPr>
            <w:tcW w:w="862" w:type="dxa"/>
          </w:tcPr>
          <w:p w:rsidR="00062E01" w:rsidRPr="002F02C9" w:rsidRDefault="00152C15" w:rsidP="00E83FDA">
            <w:pPr>
              <w:rPr>
                <w:ins w:id="23079" w:author="IEC960923" w:date="2013-09-12T11:17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080" w:author="Chen, Ivy (陳素貞 IEC1)" w:date="2015-01-12T13:45:00Z">
                  <w:rPr>
                    <w:ins w:id="23081" w:author="IEC960923" w:date="2013-09-12T11:17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082" w:author="IEC960923" w:date="2013-09-12T11:18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3083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062E01" w:rsidRPr="002F02C9" w:rsidRDefault="00062E01" w:rsidP="00E83FDA">
            <w:pPr>
              <w:rPr>
                <w:ins w:id="23084" w:author="IEC960923" w:date="2013-09-12T11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085" w:author="Chen, Ivy (陳素貞 IEC1)" w:date="2015-01-12T13:45:00Z">
                  <w:rPr>
                    <w:ins w:id="23086" w:author="IEC960923" w:date="2013-09-12T11:17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1276" w:type="dxa"/>
          </w:tcPr>
          <w:p w:rsidR="00062E01" w:rsidRPr="002F02C9" w:rsidRDefault="00152C15" w:rsidP="00E83FDA">
            <w:pPr>
              <w:rPr>
                <w:ins w:id="23087" w:author="IEC960923" w:date="2013-09-12T11:17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088" w:author="Chen, Ivy (陳素貞 IEC1)" w:date="2015-01-12T13:45:00Z">
                  <w:rPr>
                    <w:ins w:id="23089" w:author="IEC960923" w:date="2013-09-12T11:17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090" w:author="IEC960923" w:date="2013-09-12T11:1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9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DeliveryInfo</w:t>
              </w:r>
            </w:ins>
          </w:p>
        </w:tc>
        <w:tc>
          <w:tcPr>
            <w:tcW w:w="674" w:type="dxa"/>
          </w:tcPr>
          <w:p w:rsidR="00062E01" w:rsidRPr="002F02C9" w:rsidRDefault="00062E01" w:rsidP="00E83FDA">
            <w:pPr>
              <w:rPr>
                <w:ins w:id="23092" w:author="IEC960923" w:date="2013-09-12T11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093" w:author="Chen, Ivy (陳素貞 IEC1)" w:date="2015-01-12T13:45:00Z">
                  <w:rPr>
                    <w:ins w:id="23094" w:author="IEC960923" w:date="2013-09-12T11:17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062E01" w:rsidRPr="002F02C9" w:rsidRDefault="00152C15" w:rsidP="00E83FDA">
            <w:pPr>
              <w:rPr>
                <w:ins w:id="23095" w:author="IEC960923" w:date="2013-09-12T11:17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3096" w:author="Chen, Ivy (陳素貞 IEC1)" w:date="2015-01-12T13:45:00Z">
                  <w:rPr>
                    <w:ins w:id="23097" w:author="IEC960923" w:date="2013-09-12T11:17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098" w:author="IEC960923" w:date="2013-09-12T11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09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100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0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彈出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0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” DeliveryInfo”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0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對話框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0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(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0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請參閱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0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0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控件說明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0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– ModelInfo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0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1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DeliveryInfo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1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1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PartInfo)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1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，供用戶設置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1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DeliveryInfo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1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紀錄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11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</w:tc>
        <w:tc>
          <w:tcPr>
            <w:tcW w:w="2629" w:type="dxa"/>
          </w:tcPr>
          <w:p w:rsidR="00062E01" w:rsidRPr="002F02C9" w:rsidRDefault="00062E01" w:rsidP="00E83FDA">
            <w:pPr>
              <w:rPr>
                <w:ins w:id="23117" w:author="IEC960923" w:date="2013-09-12T11:17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118" w:author="Chen, Ivy (陳素貞 IEC1)" w:date="2015-01-12T13:45:00Z">
                  <w:rPr>
                    <w:ins w:id="23119" w:author="IEC960923" w:date="2013-09-12T11:17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062E01" w:rsidRPr="002F02C9" w:rsidTr="00E83FDA">
        <w:trPr>
          <w:ins w:id="23120" w:author="IEC960923" w:date="2013-09-12T11:17:00Z"/>
        </w:trPr>
        <w:tc>
          <w:tcPr>
            <w:tcW w:w="445" w:type="dxa"/>
          </w:tcPr>
          <w:p w:rsidR="00062E01" w:rsidRPr="002F02C9" w:rsidRDefault="00152C15" w:rsidP="00E83FDA">
            <w:pPr>
              <w:rPr>
                <w:ins w:id="23121" w:author="IEC960923" w:date="2013-09-12T11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122" w:author="Chen, Ivy (陳素貞 IEC1)" w:date="2015-01-12T13:45:00Z">
                  <w:rPr>
                    <w:ins w:id="23123" w:author="IEC960923" w:date="2013-09-12T11:17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124" w:author="IEC960923" w:date="2013-09-12T11:1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2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15</w:t>
              </w:r>
            </w:ins>
          </w:p>
        </w:tc>
        <w:tc>
          <w:tcPr>
            <w:tcW w:w="1364" w:type="dxa"/>
          </w:tcPr>
          <w:p w:rsidR="00062E01" w:rsidRPr="002F02C9" w:rsidRDefault="00152C15" w:rsidP="00E83FDA">
            <w:pPr>
              <w:rPr>
                <w:ins w:id="23126" w:author="IEC960923" w:date="2013-09-12T11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127" w:author="Chen, Ivy (陳素貞 IEC1)" w:date="2015-01-12T13:45:00Z">
                  <w:rPr>
                    <w:ins w:id="23128" w:author="IEC960923" w:date="2013-09-12T11:17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129" w:author="IEC960923" w:date="2013-09-12T11:1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3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PartInfo</w:t>
              </w:r>
            </w:ins>
          </w:p>
        </w:tc>
        <w:tc>
          <w:tcPr>
            <w:tcW w:w="862" w:type="dxa"/>
          </w:tcPr>
          <w:p w:rsidR="00062E01" w:rsidRPr="002F02C9" w:rsidRDefault="00152C15" w:rsidP="00E83FDA">
            <w:pPr>
              <w:rPr>
                <w:ins w:id="23131" w:author="IEC960923" w:date="2013-09-12T11:17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132" w:author="Chen, Ivy (陳素貞 IEC1)" w:date="2015-01-12T13:45:00Z">
                  <w:rPr>
                    <w:ins w:id="23133" w:author="IEC960923" w:date="2013-09-12T11:17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134" w:author="IEC960923" w:date="2013-09-12T11:18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3135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062E01" w:rsidRPr="002F02C9" w:rsidRDefault="00062E01" w:rsidP="00E83FDA">
            <w:pPr>
              <w:rPr>
                <w:ins w:id="23136" w:author="IEC960923" w:date="2013-09-12T11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137" w:author="Chen, Ivy (陳素貞 IEC1)" w:date="2015-01-12T13:45:00Z">
                  <w:rPr>
                    <w:ins w:id="23138" w:author="IEC960923" w:date="2013-09-12T11:17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1276" w:type="dxa"/>
          </w:tcPr>
          <w:p w:rsidR="00062E01" w:rsidRPr="002F02C9" w:rsidRDefault="00152C15" w:rsidP="00E83FDA">
            <w:pPr>
              <w:rPr>
                <w:ins w:id="23139" w:author="IEC960923" w:date="2013-09-12T11:17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140" w:author="Chen, Ivy (陳素貞 IEC1)" w:date="2015-01-12T13:45:00Z">
                  <w:rPr>
                    <w:ins w:id="23141" w:author="IEC960923" w:date="2013-09-12T11:17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142" w:author="IEC960923" w:date="2013-09-12T11:1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4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PartInfo</w:t>
              </w:r>
            </w:ins>
          </w:p>
        </w:tc>
        <w:tc>
          <w:tcPr>
            <w:tcW w:w="674" w:type="dxa"/>
          </w:tcPr>
          <w:p w:rsidR="00062E01" w:rsidRPr="002F02C9" w:rsidRDefault="00062E01" w:rsidP="00E83FDA">
            <w:pPr>
              <w:rPr>
                <w:ins w:id="23144" w:author="IEC960923" w:date="2013-09-12T11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145" w:author="Chen, Ivy (陳素貞 IEC1)" w:date="2015-01-12T13:45:00Z">
                  <w:rPr>
                    <w:ins w:id="23146" w:author="IEC960923" w:date="2013-09-12T11:17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7959CF" w:rsidRPr="002F02C9" w:rsidRDefault="00152C15" w:rsidP="00E83FDA">
            <w:pPr>
              <w:rPr>
                <w:ins w:id="23147" w:author="IEC960923" w:date="2013-09-12T13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148" w:author="Chen, Ivy (陳素貞 IEC1)" w:date="2015-01-12T13:45:00Z">
                  <w:rPr>
                    <w:ins w:id="23149" w:author="IEC960923" w:date="2013-09-12T13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150" w:author="IEC960923" w:date="2013-09-12T11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5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152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：</w:t>
              </w:r>
            </w:ins>
          </w:p>
          <w:p w:rsidR="00712025" w:rsidRPr="002F02C9" w:rsidRDefault="00152C15">
            <w:pPr>
              <w:rPr>
                <w:ins w:id="23153" w:author="IEC960923" w:date="2013-09-12T13:22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154" w:author="Chen, Ivy (陳素貞 IEC1)" w:date="2015-01-12T13:45:00Z">
                  <w:rPr>
                    <w:ins w:id="23155" w:author="IEC960923" w:date="2013-09-12T13:22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156" w:author="IEC960923" w:date="2013-09-12T13:2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5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1.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5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若當前選擇的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5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Lab</w:t>
              </w:r>
            </w:ins>
            <w:ins w:id="23160" w:author="IEC960923" w:date="2013-09-12T13:2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6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elTypeRule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6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中，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6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BomLevel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6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欄位值小於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6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6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，則警示用戶</w:t>
              </w:r>
            </w:ins>
            <w:ins w:id="23167" w:author="IEC960923" w:date="2013-09-12T13:2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68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【請先維護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69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BomLevel !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70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】</w:t>
              </w:r>
            </w:ins>
          </w:p>
          <w:p w:rsidR="00062E01" w:rsidRPr="002F02C9" w:rsidRDefault="00152C15">
            <w:pPr>
              <w:rPr>
                <w:ins w:id="23171" w:author="IEC960923" w:date="2013-09-12T11:17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3172" w:author="Chen, Ivy (陳素貞 IEC1)" w:date="2015-01-12T13:45:00Z">
                  <w:rPr>
                    <w:ins w:id="23173" w:author="IEC960923" w:date="2013-09-12T11:17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174" w:author="IEC960923" w:date="2013-09-12T13:2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7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2. </w:t>
              </w:r>
            </w:ins>
            <w:ins w:id="23176" w:author="IEC960923" w:date="2013-09-12T11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7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彈出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7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” PartInfo”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7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對話框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8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(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8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請參閱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8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8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控件說明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8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– ModelInfo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8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8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DeliveryInfo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8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8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PartInfo)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8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，供用戶設置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19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PartInfo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19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紀錄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19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</w:tc>
        <w:tc>
          <w:tcPr>
            <w:tcW w:w="2629" w:type="dxa"/>
          </w:tcPr>
          <w:p w:rsidR="00062E01" w:rsidRPr="002F02C9" w:rsidRDefault="00062E01" w:rsidP="00E83FDA">
            <w:pPr>
              <w:rPr>
                <w:ins w:id="23193" w:author="IEC960923" w:date="2013-09-12T11:17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194" w:author="Chen, Ivy (陳素貞 IEC1)" w:date="2015-01-12T13:45:00Z">
                  <w:rPr>
                    <w:ins w:id="23195" w:author="IEC960923" w:date="2013-09-12T11:17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B37F82" w:rsidRPr="002F02C9" w:rsidTr="00E83FDA">
        <w:trPr>
          <w:ins w:id="23196" w:author="IEC960923" w:date="2013-09-12T10:21:00Z"/>
        </w:trPr>
        <w:tc>
          <w:tcPr>
            <w:tcW w:w="445" w:type="dxa"/>
          </w:tcPr>
          <w:p w:rsidR="00B37F82" w:rsidRPr="002F02C9" w:rsidRDefault="00152C15" w:rsidP="00E83FDA">
            <w:pPr>
              <w:rPr>
                <w:ins w:id="23197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198" w:author="Chen, Ivy (陳素貞 IEC1)" w:date="2015-01-12T13:45:00Z">
                  <w:rPr>
                    <w:ins w:id="23199" w:author="IEC960923" w:date="2013-09-12T10:21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3200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0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</w:t>
              </w:r>
            </w:ins>
            <w:ins w:id="23202" w:author="IEC960923" w:date="2013-09-12T11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0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6</w:t>
              </w:r>
            </w:ins>
          </w:p>
        </w:tc>
        <w:tc>
          <w:tcPr>
            <w:tcW w:w="1364" w:type="dxa"/>
          </w:tcPr>
          <w:p w:rsidR="00B37F82" w:rsidRPr="002F02C9" w:rsidRDefault="00152C15" w:rsidP="00E83FDA">
            <w:pPr>
              <w:rPr>
                <w:ins w:id="23204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205" w:author="Chen, Ivy (陳素貞 IEC1)" w:date="2015-01-12T13:45:00Z">
                  <w:rPr>
                    <w:ins w:id="23206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207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0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Save</w:t>
              </w:r>
            </w:ins>
          </w:p>
        </w:tc>
        <w:tc>
          <w:tcPr>
            <w:tcW w:w="862" w:type="dxa"/>
          </w:tcPr>
          <w:p w:rsidR="00B37F82" w:rsidRPr="002F02C9" w:rsidRDefault="00152C15" w:rsidP="00E83FDA">
            <w:pPr>
              <w:rPr>
                <w:ins w:id="23209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210" w:author="Chen, Ivy (陳素貞 IEC1)" w:date="2015-01-12T13:45:00Z">
                  <w:rPr>
                    <w:ins w:id="23211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3212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1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B37F82" w:rsidRPr="002F02C9" w:rsidRDefault="00B37F82" w:rsidP="00E83FDA">
            <w:pPr>
              <w:rPr>
                <w:ins w:id="23214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215" w:author="Chen, Ivy (陳素貞 IEC1)" w:date="2015-01-12T13:45:00Z">
                  <w:rPr>
                    <w:ins w:id="23216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B37F82" w:rsidRPr="002F02C9" w:rsidRDefault="00152C15" w:rsidP="00E83FDA">
            <w:pPr>
              <w:rPr>
                <w:ins w:id="23217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218" w:author="Chen, Ivy (陳素貞 IEC1)" w:date="2015-01-12T13:45:00Z">
                  <w:rPr>
                    <w:ins w:id="23219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3220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2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Save</w:t>
              </w:r>
            </w:ins>
          </w:p>
        </w:tc>
        <w:tc>
          <w:tcPr>
            <w:tcW w:w="674" w:type="dxa"/>
          </w:tcPr>
          <w:p w:rsidR="00B37F82" w:rsidRPr="002F02C9" w:rsidRDefault="00B37F82" w:rsidP="00E83FDA">
            <w:pPr>
              <w:rPr>
                <w:ins w:id="23222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223" w:author="Chen, Ivy (陳素貞 IEC1)" w:date="2015-01-12T13:45:00Z">
                  <w:rPr>
                    <w:ins w:id="23224" w:author="IEC960923" w:date="2013-09-12T10:21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728" w:type="dxa"/>
          </w:tcPr>
          <w:p w:rsidR="00B37F82" w:rsidRPr="002F02C9" w:rsidRDefault="00152C15" w:rsidP="00E83FDA">
            <w:pPr>
              <w:ind w:left="90" w:hangingChars="50" w:hanging="90"/>
              <w:rPr>
                <w:ins w:id="23225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226" w:author="Chen, Ivy (陳素貞 IEC1)" w:date="2015-01-12T13:45:00Z">
                  <w:rPr>
                    <w:ins w:id="23227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228" w:author="IEC960923" w:date="2013-09-12T10:2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3229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230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：</w:t>
              </w:r>
            </w:ins>
          </w:p>
          <w:p w:rsidR="003B389F" w:rsidRPr="002F02C9" w:rsidRDefault="00152C15">
            <w:pPr>
              <w:rPr>
                <w:ins w:id="23231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232" w:author="Chen, Ivy (陳素貞 IEC1)" w:date="2015-01-12T13:45:00Z">
                  <w:rPr>
                    <w:ins w:id="23233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  <w:pPrChange w:id="23234" w:author="IEC960923" w:date="2013-09-12T13:54:00Z">
                <w:pPr>
                  <w:pStyle w:val="af1"/>
                  <w:numPr>
                    <w:numId w:val="86"/>
                  </w:numPr>
                  <w:ind w:left="360" w:firstLineChars="0" w:hanging="360"/>
                </w:pPr>
              </w:pPrChange>
            </w:pPr>
            <w:ins w:id="23235" w:author="IEC960923" w:date="2013-09-12T13:5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3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1.  </w:t>
              </w:r>
            </w:ins>
            <w:ins w:id="23237" w:author="IEC960923" w:date="2013-09-12T10:2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238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若有任何必填项为空，则警示用户，放弃后续操作。</w:t>
              </w:r>
            </w:ins>
          </w:p>
          <w:p w:rsidR="003B389F" w:rsidRPr="002F02C9" w:rsidRDefault="00152C15">
            <w:pPr>
              <w:rPr>
                <w:ins w:id="23239" w:author="IEC960923" w:date="2013-09-24T16:2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240" w:author="Chen, Ivy (陳素貞 IEC1)" w:date="2015-01-12T13:45:00Z">
                  <w:rPr>
                    <w:ins w:id="23241" w:author="IEC960923" w:date="2013-09-24T16:2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  <w:pPrChange w:id="23242" w:author="IEC960923" w:date="2013-09-12T13:54:00Z">
                <w:pPr>
                  <w:pStyle w:val="af1"/>
                  <w:numPr>
                    <w:numId w:val="86"/>
                  </w:numPr>
                  <w:ind w:left="360" w:firstLineChars="0" w:hanging="360"/>
                </w:pPr>
              </w:pPrChange>
            </w:pPr>
            <w:ins w:id="23243" w:author="IEC960923" w:date="2013-09-24T16:2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4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2.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24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若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4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BomLevel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24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欄位值小於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4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24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，則警示用戶【請先維護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5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BomLevel !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25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】</w:t>
              </w:r>
            </w:ins>
          </w:p>
          <w:p w:rsidR="003B389F" w:rsidRPr="002F02C9" w:rsidRDefault="00152C15">
            <w:pPr>
              <w:rPr>
                <w:ins w:id="23252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253" w:author="Chen, Ivy (陳素貞 IEC1)" w:date="2015-01-12T13:45:00Z">
                  <w:rPr>
                    <w:ins w:id="23254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  <w:pPrChange w:id="23255" w:author="IEC960923" w:date="2013-09-12T13:54:00Z">
                <w:pPr>
                  <w:pStyle w:val="af1"/>
                  <w:numPr>
                    <w:numId w:val="86"/>
                  </w:numPr>
                  <w:ind w:left="360" w:firstLineChars="0" w:hanging="360"/>
                </w:pPr>
              </w:pPrChange>
            </w:pPr>
            <w:ins w:id="23256" w:author="IEC960923" w:date="2013-09-24T16:2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5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3</w:t>
              </w:r>
            </w:ins>
            <w:ins w:id="23258" w:author="IEC960923" w:date="2013-09-12T13:5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5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. </w:t>
              </w:r>
            </w:ins>
            <w:ins w:id="23260" w:author="IEC960923" w:date="2013-09-12T11:3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26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新增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6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/</w:t>
              </w:r>
            </w:ins>
            <w:ins w:id="23263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26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更新</w:t>
              </w:r>
            </w:ins>
            <w:ins w:id="23265" w:author="IEC960923" w:date="2013-09-12T11:3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6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Label</w:t>
              </w:r>
            </w:ins>
            <w:ins w:id="23267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6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TypeRule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26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表中</w:t>
              </w:r>
            </w:ins>
            <w:ins w:id="23270" w:author="IEC960923" w:date="2013-09-12T11:3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7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4</w:t>
              </w:r>
            </w:ins>
            <w:ins w:id="23272" w:author="IEC960923" w:date="2013-09-12T10:2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273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到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7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12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27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号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276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框中数据及创建人和时间</w:t>
              </w:r>
            </w:ins>
          </w:p>
          <w:p w:rsidR="003B389F" w:rsidRPr="002F02C9" w:rsidRDefault="00152C15">
            <w:pPr>
              <w:rPr>
                <w:ins w:id="23277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278" w:author="Chen, Ivy (陳素貞 IEC1)" w:date="2015-01-12T13:45:00Z">
                  <w:rPr>
                    <w:ins w:id="23279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  <w:pPrChange w:id="23280" w:author="IEC960923" w:date="2013-09-12T13:54:00Z">
                <w:pPr>
                  <w:pStyle w:val="af1"/>
                  <w:numPr>
                    <w:numId w:val="86"/>
                  </w:numPr>
                  <w:ind w:left="360" w:firstLineChars="0" w:hanging="360"/>
                </w:pPr>
              </w:pPrChange>
            </w:pPr>
            <w:ins w:id="23281" w:author="IEC960923" w:date="2013-09-24T16:2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8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4</w:t>
              </w:r>
            </w:ins>
            <w:ins w:id="23283" w:author="IEC960923" w:date="2013-09-12T13:5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8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. </w:t>
              </w:r>
            </w:ins>
            <w:ins w:id="23285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28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刷新</w:t>
              </w:r>
            </w:ins>
            <w:ins w:id="23287" w:author="IEC960923" w:date="2013-09-12T11:2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8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Label</w:t>
              </w:r>
            </w:ins>
            <w:ins w:id="23289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9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TypeRule List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29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的顯示</w:t>
              </w:r>
            </w:ins>
          </w:p>
        </w:tc>
        <w:tc>
          <w:tcPr>
            <w:tcW w:w="2629" w:type="dxa"/>
          </w:tcPr>
          <w:p w:rsidR="00B37F82" w:rsidRPr="002F02C9" w:rsidRDefault="00152C15">
            <w:pPr>
              <w:rPr>
                <w:ins w:id="23292" w:author="IEC960923" w:date="2013-09-12T10:21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293" w:author="Chen, Ivy (陳素貞 IEC1)" w:date="2015-01-12T13:45:00Z">
                  <w:rPr>
                    <w:ins w:id="23294" w:author="IEC960923" w:date="2013-09-12T10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295" w:author="IEC960923" w:date="2013-09-12T11:2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29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新增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29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/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29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更</w:t>
              </w:r>
            </w:ins>
            <w:ins w:id="23299" w:author="IEC960923" w:date="2013-09-12T11:3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30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新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30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LabelTypeRule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30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紀錄</w:t>
              </w:r>
            </w:ins>
            <w:ins w:id="23303" w:author="IEC960923" w:date="2013-09-12T11:33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30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調用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330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Interface</w:t>
              </w:r>
            </w:ins>
            <w:ins w:id="23306" w:author="IEC960923" w:date="2013-09-12T10:2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30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【</w:t>
              </w:r>
            </w:ins>
            <w:ins w:id="23308" w:author="IEC960923" w:date="2013-09-12T11:30:00Z">
              <w:r w:rsidRPr="002F02C9">
                <w:rPr>
                  <w:rFonts w:asciiTheme="minorHAnsi" w:hAnsiTheme="minorHAnsi" w:cstheme="minorHAnsi"/>
                  <w:color w:val="000000"/>
                  <w:sz w:val="18"/>
                  <w:szCs w:val="18"/>
                  <w:rPrChange w:id="23309" w:author="Chen, Ivy (陳素貞 IEC1)" w:date="2015-01-12T13:45:00Z">
                    <w:rPr>
                      <w:rFonts w:ascii="Verdana" w:hAnsi="Verdana"/>
                      <w:color w:val="000000"/>
                      <w:szCs w:val="20"/>
                      <w:u w:val="single"/>
                    </w:rPr>
                  </w:rPrChange>
                </w:rPr>
                <w:t>void UpdateAndInsertLabeTypeRule(LabelTypeRuleDef item);</w:t>
              </w:r>
            </w:ins>
            <w:ins w:id="23310" w:author="IEC960923" w:date="2013-09-12T10:2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331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31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】</w:t>
              </w:r>
            </w:ins>
          </w:p>
        </w:tc>
      </w:tr>
      <w:tr w:rsidR="00B37F82" w:rsidRPr="002F02C9" w:rsidTr="00E83FDA">
        <w:trPr>
          <w:ins w:id="23313" w:author="IEC960923" w:date="2013-09-12T10:21:00Z"/>
        </w:trPr>
        <w:tc>
          <w:tcPr>
            <w:tcW w:w="445" w:type="dxa"/>
          </w:tcPr>
          <w:p w:rsidR="00B37F82" w:rsidRPr="002F02C9" w:rsidRDefault="00152C15" w:rsidP="00E83FDA">
            <w:pPr>
              <w:rPr>
                <w:ins w:id="23314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315" w:author="Chen, Ivy (陳素貞 IEC1)" w:date="2015-01-12T13:45:00Z">
                  <w:rPr>
                    <w:ins w:id="23316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317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31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</w:t>
              </w:r>
            </w:ins>
            <w:ins w:id="23319" w:author="IEC960923" w:date="2013-09-12T11:3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32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7</w:t>
              </w:r>
            </w:ins>
          </w:p>
        </w:tc>
        <w:tc>
          <w:tcPr>
            <w:tcW w:w="1364" w:type="dxa"/>
          </w:tcPr>
          <w:p w:rsidR="00B37F82" w:rsidRPr="002F02C9" w:rsidRDefault="00152C15" w:rsidP="00E83FDA">
            <w:pPr>
              <w:rPr>
                <w:ins w:id="23321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322" w:author="Chen, Ivy (陳素貞 IEC1)" w:date="2015-01-12T13:45:00Z">
                  <w:rPr>
                    <w:ins w:id="23323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3324" w:author="IEC960923" w:date="2013-09-12T10:2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3325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862" w:type="dxa"/>
          </w:tcPr>
          <w:p w:rsidR="00B37F82" w:rsidRPr="002F02C9" w:rsidRDefault="00152C15" w:rsidP="00E83FDA">
            <w:pPr>
              <w:rPr>
                <w:ins w:id="23326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327" w:author="Chen, Ivy (陳素貞 IEC1)" w:date="2015-01-12T13:45:00Z">
                  <w:rPr>
                    <w:ins w:id="23328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3329" w:author="IEC960923" w:date="2013-09-12T10:2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3330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B37F82" w:rsidRPr="002F02C9" w:rsidRDefault="00B37F82" w:rsidP="00E83FDA">
            <w:pPr>
              <w:rPr>
                <w:ins w:id="23331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332" w:author="Chen, Ivy (陳素貞 IEC1)" w:date="2015-01-12T13:45:00Z">
                  <w:rPr>
                    <w:ins w:id="23333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B37F82" w:rsidRPr="002F02C9" w:rsidRDefault="00152C15" w:rsidP="00E83FDA">
            <w:pPr>
              <w:rPr>
                <w:ins w:id="23334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335" w:author="Chen, Ivy (陳素貞 IEC1)" w:date="2015-01-12T13:45:00Z">
                  <w:rPr>
                    <w:ins w:id="23336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3337" w:author="IEC960923" w:date="2013-09-12T10:2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3338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674" w:type="dxa"/>
          </w:tcPr>
          <w:p w:rsidR="00B37F82" w:rsidRPr="002F02C9" w:rsidRDefault="00B37F82" w:rsidP="00E83FDA">
            <w:pPr>
              <w:rPr>
                <w:ins w:id="23339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340" w:author="Chen, Ivy (陳素貞 IEC1)" w:date="2015-01-12T13:45:00Z">
                  <w:rPr>
                    <w:ins w:id="23341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2728" w:type="dxa"/>
          </w:tcPr>
          <w:p w:rsidR="00B37F82" w:rsidRPr="002F02C9" w:rsidRDefault="00152C15" w:rsidP="00E83FDA">
            <w:pPr>
              <w:rPr>
                <w:ins w:id="23342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343" w:author="Chen, Ivy (陳素貞 IEC1)" w:date="2015-01-12T13:45:00Z">
                  <w:rPr>
                    <w:ins w:id="23344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3345" w:author="IEC960923" w:date="2013-09-12T10:2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3346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34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：</w:t>
              </w:r>
            </w:ins>
            <w:ins w:id="23348" w:author="IEC960923" w:date="2013-09-12T13:2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34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</w:t>
              </w:r>
            </w:ins>
            <w:ins w:id="23350" w:author="IEC960923" w:date="2013-09-12T10:2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351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、要求用户再次确认要执行删除操作。</w:t>
              </w:r>
            </w:ins>
          </w:p>
          <w:p w:rsidR="00B37F82" w:rsidRPr="002F02C9" w:rsidRDefault="00152C15" w:rsidP="00E83FDA">
            <w:pPr>
              <w:rPr>
                <w:ins w:id="23352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353" w:author="Chen, Ivy (陳素貞 IEC1)" w:date="2015-01-12T13:45:00Z">
                  <w:rPr>
                    <w:ins w:id="23354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3355" w:author="IEC960923" w:date="2013-09-12T13:2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35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2</w:t>
              </w:r>
            </w:ins>
            <w:ins w:id="23357" w:author="IEC960923" w:date="2013-09-12T10:2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358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、若用户选择放弃，则放弃后续操作。</w:t>
              </w:r>
            </w:ins>
          </w:p>
          <w:p w:rsidR="00B37F82" w:rsidRPr="002F02C9" w:rsidRDefault="00152C15">
            <w:pPr>
              <w:rPr>
                <w:ins w:id="23359" w:author="IEC960923" w:date="2013-09-27T14:1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360" w:author="Chen, Ivy (陳素貞 IEC1)" w:date="2015-01-12T13:45:00Z">
                  <w:rPr>
                    <w:ins w:id="23361" w:author="IEC960923" w:date="2013-09-27T14:1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362" w:author="IEC960923" w:date="2013-09-12T13:2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36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3</w:t>
              </w:r>
            </w:ins>
            <w:ins w:id="23364" w:author="IEC960923" w:date="2013-09-12T10:2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365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、依據選取紀錄的</w:t>
              </w:r>
            </w:ins>
            <w:ins w:id="23366" w:author="IEC960923" w:date="2013-09-12T11:3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36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LabelType</w:t>
              </w:r>
            </w:ins>
            <w:ins w:id="23368" w:author="IEC960923" w:date="2013-09-12T10:21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369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，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370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lastRenderedPageBreak/>
                <w:t>删除该行数据。</w:t>
              </w:r>
            </w:ins>
          </w:p>
          <w:p w:rsidR="00A74007" w:rsidRPr="002F02C9" w:rsidRDefault="00152C15">
            <w:pPr>
              <w:rPr>
                <w:ins w:id="23371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372" w:author="Chen, Ivy (陳素貞 IEC1)" w:date="2015-01-12T13:45:00Z">
                  <w:rPr>
                    <w:ins w:id="23373" w:author="IEC960923" w:date="2013-09-12T10:21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3374" w:author="IEC960923" w:date="2013-09-27T14:1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37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4</w:t>
              </w:r>
            </w:ins>
            <w:ins w:id="23376" w:author="IEC960923" w:date="2013-09-27T14:2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37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、</w:t>
              </w:r>
            </w:ins>
            <w:ins w:id="23378" w:author="IEC960923" w:date="2013-09-27T14:1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37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須</w:t>
              </w:r>
            </w:ins>
            <w:ins w:id="23380" w:author="IEC960923" w:date="2013-09-27T14:2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38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highlight w:val="yellow"/>
                      <w:u w:val="single"/>
                      <w:lang w:eastAsia="zh-TW"/>
                    </w:rPr>
                  </w:rPrChange>
                </w:rPr>
                <w:t>一併</w:t>
              </w:r>
            </w:ins>
            <w:ins w:id="23382" w:author="IEC960923" w:date="2013-09-27T14:1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38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刪除此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38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LabelType</w:t>
              </w:r>
            </w:ins>
            <w:ins w:id="23385" w:author="IEC960923" w:date="2013-09-27T14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38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Rule</w:t>
              </w:r>
            </w:ins>
            <w:ins w:id="23387" w:author="IEC960923" w:date="2013-09-27T14:1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38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對應</w:t>
              </w:r>
            </w:ins>
            <w:ins w:id="23389" w:author="IEC960923" w:date="2013-09-27T14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39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39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ModelInfo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39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39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PartInfo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39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39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DeliveryInfo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39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於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39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ConstValue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39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表的數據。</w:t>
              </w:r>
            </w:ins>
          </w:p>
        </w:tc>
        <w:tc>
          <w:tcPr>
            <w:tcW w:w="2629" w:type="dxa"/>
          </w:tcPr>
          <w:p w:rsidR="00B37F82" w:rsidRPr="002F02C9" w:rsidRDefault="00152C15" w:rsidP="00E83FDA">
            <w:pPr>
              <w:rPr>
                <w:ins w:id="23399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400" w:author="Chen, Ivy (陳素貞 IEC1)" w:date="2015-01-12T13:45:00Z">
                  <w:rPr>
                    <w:ins w:id="23401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402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403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lastRenderedPageBreak/>
                <w:t>刪除</w:t>
              </w:r>
            </w:ins>
            <w:ins w:id="23404" w:author="IEC960923" w:date="2013-09-12T11:3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40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LabelTypeRule</w:t>
              </w:r>
            </w:ins>
            <w:ins w:id="23406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40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紀錄</w:t>
              </w:r>
            </w:ins>
          </w:p>
          <w:p w:rsidR="00B37F82" w:rsidRPr="002F02C9" w:rsidRDefault="00152C15">
            <w:pPr>
              <w:rPr>
                <w:ins w:id="23408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409" w:author="Chen, Ivy (陳素貞 IEC1)" w:date="2015-01-12T13:45:00Z">
                  <w:rPr>
                    <w:ins w:id="23410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3411" w:author="IEC960923" w:date="2013-09-12T10:2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41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調用</w:t>
              </w:r>
            </w:ins>
            <w:ins w:id="23413" w:author="IEC960923" w:date="2013-09-12T11:3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341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Interface</w:t>
              </w:r>
            </w:ins>
            <w:ins w:id="23415" w:author="IEC960923" w:date="2013-09-12T10:21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41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【</w:t>
              </w:r>
            </w:ins>
            <w:ins w:id="23417" w:author="IEC960923" w:date="2013-09-12T11:32:00Z">
              <w:r w:rsidRPr="002F02C9">
                <w:rPr>
                  <w:rFonts w:asciiTheme="minorHAnsi" w:hAnsiTheme="minorHAnsi" w:cstheme="minorHAnsi"/>
                  <w:color w:val="000000"/>
                  <w:sz w:val="18"/>
                  <w:szCs w:val="18"/>
                  <w:rPrChange w:id="23418" w:author="Chen, Ivy (陳素貞 IEC1)" w:date="2015-01-12T13:45:00Z">
                    <w:rPr>
                      <w:rFonts w:ascii="Verdana" w:hAnsi="Verdana"/>
                      <w:color w:val="000000"/>
                      <w:szCs w:val="20"/>
                      <w:u w:val="single"/>
                    </w:rPr>
                  </w:rPrChange>
                </w:rPr>
                <w:t>void DeleteLabelTypeRule(string labelType);</w:t>
              </w:r>
            </w:ins>
            <w:ins w:id="23419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42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】</w:t>
              </w:r>
            </w:ins>
          </w:p>
        </w:tc>
      </w:tr>
      <w:tr w:rsidR="00B37F82" w:rsidRPr="002F02C9" w:rsidTr="00E83FDA">
        <w:trPr>
          <w:ins w:id="23421" w:author="IEC960923" w:date="2013-09-12T10:21:00Z"/>
        </w:trPr>
        <w:tc>
          <w:tcPr>
            <w:tcW w:w="445" w:type="dxa"/>
          </w:tcPr>
          <w:p w:rsidR="00B37F82" w:rsidRPr="002F02C9" w:rsidRDefault="00152C15" w:rsidP="00E83FDA">
            <w:pPr>
              <w:rPr>
                <w:ins w:id="23422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423" w:author="Chen, Ivy (陳素貞 IEC1)" w:date="2015-01-12T13:45:00Z">
                  <w:rPr>
                    <w:ins w:id="23424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425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42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lastRenderedPageBreak/>
                <w:t>1</w:t>
              </w:r>
            </w:ins>
            <w:ins w:id="23427" w:author="IEC960923" w:date="2013-09-12T11:3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42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8</w:t>
              </w:r>
            </w:ins>
          </w:p>
        </w:tc>
        <w:tc>
          <w:tcPr>
            <w:tcW w:w="1364" w:type="dxa"/>
          </w:tcPr>
          <w:p w:rsidR="00B37F82" w:rsidRPr="002F02C9" w:rsidRDefault="00152C15" w:rsidP="00E83FDA">
            <w:pPr>
              <w:rPr>
                <w:ins w:id="23429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430" w:author="Chen, Ivy (陳素貞 IEC1)" w:date="2015-01-12T13:45:00Z">
                  <w:rPr>
                    <w:ins w:id="23431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432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43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testRE</w:t>
              </w:r>
            </w:ins>
          </w:p>
        </w:tc>
        <w:tc>
          <w:tcPr>
            <w:tcW w:w="862" w:type="dxa"/>
          </w:tcPr>
          <w:p w:rsidR="00B37F82" w:rsidRPr="002F02C9" w:rsidRDefault="00152C15" w:rsidP="00E83FDA">
            <w:pPr>
              <w:rPr>
                <w:ins w:id="23434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435" w:author="Chen, Ivy (陳素貞 IEC1)" w:date="2015-01-12T13:45:00Z">
                  <w:rPr>
                    <w:ins w:id="23436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3437" w:author="IEC960923" w:date="2013-09-12T10:21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3438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B37F82" w:rsidRPr="002F02C9" w:rsidRDefault="00B37F82" w:rsidP="00E83FDA">
            <w:pPr>
              <w:rPr>
                <w:ins w:id="23439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440" w:author="Chen, Ivy (陳素貞 IEC1)" w:date="2015-01-12T13:45:00Z">
                  <w:rPr>
                    <w:ins w:id="23441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B37F82" w:rsidRPr="002F02C9" w:rsidRDefault="00152C15" w:rsidP="00E83FDA">
            <w:pPr>
              <w:rPr>
                <w:ins w:id="23442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443" w:author="Chen, Ivy (陳素貞 IEC1)" w:date="2015-01-12T13:45:00Z">
                  <w:rPr>
                    <w:ins w:id="23444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445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44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testRE</w:t>
              </w:r>
            </w:ins>
          </w:p>
        </w:tc>
        <w:tc>
          <w:tcPr>
            <w:tcW w:w="674" w:type="dxa"/>
          </w:tcPr>
          <w:p w:rsidR="00B37F82" w:rsidRPr="002F02C9" w:rsidRDefault="00B37F82" w:rsidP="00E83FDA">
            <w:pPr>
              <w:rPr>
                <w:ins w:id="23447" w:author="IEC960923" w:date="2013-09-12T10:21:00Z"/>
                <w:rFonts w:asciiTheme="minorHAnsi" w:hAnsiTheme="minorHAnsi" w:cstheme="minorHAnsi"/>
                <w:color w:val="0033CC"/>
                <w:sz w:val="18"/>
                <w:szCs w:val="18"/>
                <w:rPrChange w:id="23448" w:author="Chen, Ivy (陳素貞 IEC1)" w:date="2015-01-12T13:45:00Z">
                  <w:rPr>
                    <w:ins w:id="23449" w:author="IEC960923" w:date="2013-09-12T10:21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2728" w:type="dxa"/>
          </w:tcPr>
          <w:p w:rsidR="00B37F82" w:rsidRPr="002F02C9" w:rsidRDefault="00152C15" w:rsidP="00E83FDA">
            <w:pPr>
              <w:rPr>
                <w:ins w:id="23450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451" w:author="Chen, Ivy (陳素貞 IEC1)" w:date="2015-01-12T13:45:00Z">
                  <w:rPr>
                    <w:ins w:id="23452" w:author="IEC960923" w:date="2013-09-12T10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453" w:author="IEC960923" w:date="2013-09-12T10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45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455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45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彈出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45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”testRE”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45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對話框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45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(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46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請參閱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46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</w:t>
              </w:r>
            </w:ins>
            <w:ins w:id="23462" w:author="IEC960923" w:date="2013-09-12T11:33:00Z">
              <w:r w:rsidRPr="002F02C9">
                <w:rPr>
                  <w:rFonts w:asciiTheme="minorHAnsi" w:eastAsiaTheme="minorEastAsia" w:hAnsiTheme="minorHAnsi" w:cstheme="minorHAnsi"/>
                  <w:b/>
                  <w:color w:val="0033CC"/>
                  <w:sz w:val="18"/>
                  <w:szCs w:val="18"/>
                  <w:lang w:eastAsia="zh-TW"/>
                  <w:rPrChange w:id="2346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1.1.17 CheckItemType</w:t>
              </w:r>
            </w:ins>
            <w:ins w:id="23464" w:author="IEC960923" w:date="2013-09-12T11:34:00Z">
              <w:r w:rsidRPr="002F02C9">
                <w:rPr>
                  <w:rFonts w:asciiTheme="minorHAnsi" w:eastAsiaTheme="minorEastAsia" w:hAnsiTheme="minorHAnsi" w:cstheme="minorHAnsi" w:hint="eastAsia"/>
                  <w:b/>
                  <w:color w:val="0033CC"/>
                  <w:sz w:val="18"/>
                  <w:szCs w:val="18"/>
                  <w:lang w:eastAsia="zh-TW"/>
                  <w:rPrChange w:id="2346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維護界面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46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</w:t>
              </w:r>
            </w:ins>
            <w:ins w:id="23467" w:author="IEC960923" w:date="2013-09-12T10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46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控件說明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46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- testRE)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47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，供用戶測試驗證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47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347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regular expression 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47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的正確性。</w:t>
              </w:r>
            </w:ins>
          </w:p>
        </w:tc>
        <w:tc>
          <w:tcPr>
            <w:tcW w:w="2629" w:type="dxa"/>
          </w:tcPr>
          <w:p w:rsidR="00B37F82" w:rsidRPr="002F02C9" w:rsidRDefault="00B37F82" w:rsidP="00E83FDA">
            <w:pPr>
              <w:rPr>
                <w:ins w:id="23474" w:author="IEC960923" w:date="2013-09-12T10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475" w:author="Chen, Ivy (陳素貞 IEC1)" w:date="2015-01-12T13:45:00Z">
                  <w:rPr>
                    <w:ins w:id="23476" w:author="IEC960923" w:date="2013-09-12T10:21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</w:p>
        </w:tc>
      </w:tr>
    </w:tbl>
    <w:p w:rsidR="0026335D" w:rsidRPr="002F02C9" w:rsidRDefault="0026335D">
      <w:pPr>
        <w:rPr>
          <w:ins w:id="23477" w:author="IEC960923" w:date="2013-09-12T10:25:00Z"/>
          <w:rFonts w:eastAsia="新細明體"/>
          <w:color w:val="0033CC"/>
          <w:lang w:eastAsia="zh-TW"/>
          <w:rPrChange w:id="23478" w:author="Chen, Ivy (陳素貞 IEC1)" w:date="2015-01-12T13:45:00Z">
            <w:rPr>
              <w:ins w:id="23479" w:author="IEC960923" w:date="2013-09-12T10:25:00Z"/>
              <w:rFonts w:eastAsia="新細明體"/>
              <w:color w:val="0033CC"/>
              <w:lang w:eastAsia="zh-TW"/>
            </w:rPr>
          </w:rPrChange>
        </w:rPr>
      </w:pPr>
    </w:p>
    <w:p w:rsidR="0074205C" w:rsidRPr="002F02C9" w:rsidRDefault="00152C15" w:rsidP="0074205C">
      <w:pPr>
        <w:pStyle w:val="4"/>
        <w:rPr>
          <w:ins w:id="23480" w:author="IEC960923" w:date="2013-09-12T10:25:00Z"/>
          <w:rFonts w:eastAsiaTheme="minorEastAsia"/>
          <w:color w:val="0033CC"/>
          <w:lang w:eastAsia="zh-TW"/>
          <w:rPrChange w:id="23481" w:author="Chen, Ivy (陳素貞 IEC1)" w:date="2015-01-12T13:45:00Z">
            <w:rPr>
              <w:ins w:id="23482" w:author="IEC960923" w:date="2013-09-12T10:25:00Z"/>
              <w:color w:val="0033CC"/>
            </w:rPr>
          </w:rPrChange>
        </w:rPr>
      </w:pPr>
      <w:ins w:id="23483" w:author="IEC960923" w:date="2013-09-12T10:25:00Z">
        <w:r w:rsidRPr="002F02C9">
          <w:rPr>
            <w:rFonts w:hint="eastAsia"/>
            <w:color w:val="0033CC"/>
            <w:rPrChange w:id="23484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控件說明</w:t>
        </w:r>
        <w:r w:rsidRPr="002F02C9">
          <w:rPr>
            <w:rFonts w:eastAsiaTheme="minorEastAsia"/>
            <w:color w:val="0033CC"/>
            <w:lang w:eastAsia="zh-TW"/>
            <w:rPrChange w:id="23485" w:author="Chen, Ivy (陳素貞 IEC1)" w:date="2015-01-12T13:45:00Z">
              <w:rPr>
                <w:rFonts w:eastAsiaTheme="minorEastAsia"/>
                <w:color w:val="0033CC"/>
                <w:u w:val="single"/>
                <w:lang w:eastAsia="zh-TW"/>
              </w:rPr>
            </w:rPrChange>
          </w:rPr>
          <w:t xml:space="preserve"> </w:t>
        </w:r>
      </w:ins>
      <w:ins w:id="23486" w:author="IEC960923" w:date="2013-09-12T10:26:00Z">
        <w:r w:rsidRPr="002F02C9">
          <w:rPr>
            <w:rFonts w:eastAsiaTheme="minorEastAsia"/>
            <w:color w:val="0033CC"/>
            <w:lang w:eastAsia="zh-TW"/>
            <w:rPrChange w:id="23487" w:author="Chen, Ivy (陳素貞 IEC1)" w:date="2015-01-12T13:45:00Z">
              <w:rPr>
                <w:rFonts w:eastAsiaTheme="minorEastAsia"/>
                <w:color w:val="0033CC"/>
                <w:u w:val="single"/>
                <w:lang w:eastAsia="zh-TW"/>
              </w:rPr>
            </w:rPrChange>
          </w:rPr>
          <w:t>–</w:t>
        </w:r>
      </w:ins>
      <w:ins w:id="23488" w:author="IEC960923" w:date="2013-09-12T10:25:00Z">
        <w:r w:rsidRPr="002F02C9">
          <w:rPr>
            <w:rFonts w:eastAsiaTheme="minorEastAsia"/>
            <w:color w:val="0033CC"/>
            <w:lang w:eastAsia="zh-TW"/>
            <w:rPrChange w:id="23489" w:author="Chen, Ivy (陳素貞 IEC1)" w:date="2015-01-12T13:45:00Z">
              <w:rPr>
                <w:rFonts w:eastAsiaTheme="minorEastAsia"/>
                <w:color w:val="0033CC"/>
                <w:u w:val="single"/>
                <w:lang w:eastAsia="zh-TW"/>
              </w:rPr>
            </w:rPrChange>
          </w:rPr>
          <w:t xml:space="preserve"> ModelInfo</w:t>
        </w:r>
      </w:ins>
      <w:ins w:id="23490" w:author="IEC960923" w:date="2013-09-12T10:26:00Z">
        <w:r w:rsidRPr="002F02C9">
          <w:rPr>
            <w:rFonts w:eastAsiaTheme="minorEastAsia" w:hint="eastAsia"/>
            <w:color w:val="0033CC"/>
            <w:lang w:eastAsia="zh-TW"/>
            <w:rPrChange w:id="23491" w:author="Chen, Ivy (陳素貞 IEC1)" w:date="2015-01-12T13:45:00Z">
              <w:rPr>
                <w:rFonts w:eastAsiaTheme="minorEastAsia" w:hint="eastAsia"/>
                <w:color w:val="0033CC"/>
                <w:u w:val="single"/>
                <w:lang w:eastAsia="zh-TW"/>
              </w:rPr>
            </w:rPrChange>
          </w:rPr>
          <w:t>、</w:t>
        </w:r>
        <w:r w:rsidRPr="002F02C9">
          <w:rPr>
            <w:rFonts w:eastAsiaTheme="minorEastAsia"/>
            <w:color w:val="0033CC"/>
            <w:lang w:eastAsia="zh-TW"/>
            <w:rPrChange w:id="23492" w:author="Chen, Ivy (陳素貞 IEC1)" w:date="2015-01-12T13:45:00Z">
              <w:rPr>
                <w:rFonts w:eastAsiaTheme="minorEastAsia"/>
                <w:color w:val="0033CC"/>
                <w:u w:val="single"/>
                <w:lang w:eastAsia="zh-TW"/>
              </w:rPr>
            </w:rPrChange>
          </w:rPr>
          <w:t>DeliveryInfo</w:t>
        </w:r>
        <w:r w:rsidRPr="002F02C9">
          <w:rPr>
            <w:rFonts w:eastAsiaTheme="minorEastAsia" w:hint="eastAsia"/>
            <w:color w:val="0033CC"/>
            <w:lang w:eastAsia="zh-TW"/>
            <w:rPrChange w:id="23493" w:author="Chen, Ivy (陳素貞 IEC1)" w:date="2015-01-12T13:45:00Z">
              <w:rPr>
                <w:rFonts w:eastAsiaTheme="minorEastAsia" w:hint="eastAsia"/>
                <w:color w:val="0033CC"/>
                <w:u w:val="single"/>
                <w:lang w:eastAsia="zh-TW"/>
              </w:rPr>
            </w:rPrChange>
          </w:rPr>
          <w:t>、</w:t>
        </w:r>
        <w:r w:rsidRPr="002F02C9">
          <w:rPr>
            <w:rFonts w:eastAsiaTheme="minorEastAsia"/>
            <w:color w:val="0033CC"/>
            <w:lang w:eastAsia="zh-TW"/>
            <w:rPrChange w:id="23494" w:author="Chen, Ivy (陳素貞 IEC1)" w:date="2015-01-12T13:45:00Z">
              <w:rPr>
                <w:rFonts w:eastAsiaTheme="minorEastAsia"/>
                <w:color w:val="0033CC"/>
                <w:u w:val="single"/>
                <w:lang w:eastAsia="zh-TW"/>
              </w:rPr>
            </w:rPrChange>
          </w:rPr>
          <w:t>PartInfo</w:t>
        </w:r>
      </w:ins>
    </w:p>
    <w:p w:rsidR="0074205C" w:rsidRPr="002F02C9" w:rsidRDefault="00152C15" w:rsidP="0074205C">
      <w:pPr>
        <w:pStyle w:val="ae"/>
        <w:jc w:val="right"/>
        <w:rPr>
          <w:ins w:id="23495" w:author="IEC960923" w:date="2013-09-12T10:25:00Z"/>
          <w:color w:val="0033CC"/>
          <w:rPrChange w:id="23496" w:author="Chen, Ivy (陳素貞 IEC1)" w:date="2015-01-12T13:45:00Z">
            <w:rPr>
              <w:ins w:id="23497" w:author="IEC960923" w:date="2013-09-12T10:25:00Z"/>
              <w:color w:val="0033CC"/>
            </w:rPr>
          </w:rPrChange>
        </w:rPr>
      </w:pPr>
      <w:ins w:id="23498" w:author="IEC960923" w:date="2013-09-12T10:25:00Z">
        <w:r w:rsidRPr="002F02C9">
          <w:rPr>
            <w:rFonts w:hint="eastAsia"/>
            <w:color w:val="0033CC"/>
            <w:rPrChange w:id="23499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t>表</w:t>
        </w:r>
        <w:r w:rsidRPr="002F02C9">
          <w:rPr>
            <w:color w:val="0033CC"/>
            <w:rPrChange w:id="23500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t xml:space="preserve">: </w:t>
        </w:r>
        <w:r w:rsidRPr="002F02C9">
          <w:rPr>
            <w:color w:val="0033CC"/>
            <w:rPrChange w:id="23501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23502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STYLEREF 2 \s </w:instrText>
        </w:r>
        <w:r w:rsidRPr="002F02C9">
          <w:rPr>
            <w:color w:val="0033CC"/>
            <w:rPrChange w:id="23503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23504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1.</w:t>
        </w:r>
        <w:r w:rsidRPr="002F02C9">
          <w:rPr>
            <w:rFonts w:eastAsiaTheme="minorEastAsia"/>
            <w:noProof/>
            <w:color w:val="0033CC"/>
            <w:rPrChange w:id="23505" w:author="Chen, Ivy (陳素貞 IEC1)" w:date="2015-01-12T13:45:00Z">
              <w:rPr>
                <w:rFonts w:eastAsiaTheme="minorEastAsia" w:cs="Times New Roman"/>
                <w:noProof/>
                <w:color w:val="0033CC"/>
                <w:u w:val="single"/>
              </w:rPr>
            </w:rPrChange>
          </w:rPr>
          <w:t>6</w:t>
        </w:r>
        <w:r w:rsidRPr="002F02C9">
          <w:rPr>
            <w:color w:val="0033CC"/>
            <w:rPrChange w:id="23506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  <w:r w:rsidRPr="002F02C9">
          <w:rPr>
            <w:color w:val="0033CC"/>
            <w:rPrChange w:id="23507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noBreakHyphen/>
        </w:r>
        <w:r w:rsidRPr="002F02C9">
          <w:rPr>
            <w:color w:val="0033CC"/>
            <w:rPrChange w:id="23508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23509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color w:val="0033CC"/>
            <w:rPrChange w:id="23510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instrText>表</w:instrText>
        </w:r>
        <w:r w:rsidRPr="002F02C9">
          <w:rPr>
            <w:color w:val="0033CC"/>
            <w:rPrChange w:id="23511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: \* ARABIC \s 2 </w:instrText>
        </w:r>
        <w:r w:rsidRPr="002F02C9">
          <w:rPr>
            <w:color w:val="0033CC"/>
            <w:rPrChange w:id="23512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23513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</w:t>
        </w:r>
        <w:r w:rsidRPr="002F02C9">
          <w:rPr>
            <w:color w:val="0033CC"/>
            <w:rPrChange w:id="23514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  <w:tblPrChange w:id="23515" w:author="IEC960923" w:date="2013-09-12T13:33:00Z">
          <w:tblPr>
            <w:tblW w:w="10817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1E0"/>
          </w:tblPr>
        </w:tblPrChange>
      </w:tblPr>
      <w:tblGrid>
        <w:gridCol w:w="445"/>
        <w:gridCol w:w="1364"/>
        <w:gridCol w:w="862"/>
        <w:gridCol w:w="839"/>
        <w:gridCol w:w="1276"/>
        <w:gridCol w:w="674"/>
        <w:gridCol w:w="2870"/>
        <w:gridCol w:w="2487"/>
        <w:tblGridChange w:id="23516">
          <w:tblGrid>
            <w:gridCol w:w="445"/>
            <w:gridCol w:w="1364"/>
            <w:gridCol w:w="862"/>
            <w:gridCol w:w="839"/>
            <w:gridCol w:w="1276"/>
            <w:gridCol w:w="674"/>
            <w:gridCol w:w="2728"/>
            <w:gridCol w:w="142"/>
            <w:gridCol w:w="2487"/>
          </w:tblGrid>
        </w:tblGridChange>
      </w:tblGrid>
      <w:tr w:rsidR="0074205C" w:rsidRPr="002F02C9" w:rsidTr="00203852">
        <w:trPr>
          <w:tblHeader/>
          <w:ins w:id="23517" w:author="IEC960923" w:date="2013-09-12T10:25:00Z"/>
          <w:trPrChange w:id="23518" w:author="IEC960923" w:date="2013-09-12T13:33:00Z">
            <w:trPr>
              <w:tblHeader/>
            </w:trPr>
          </w:trPrChange>
        </w:trPr>
        <w:tc>
          <w:tcPr>
            <w:tcW w:w="445" w:type="dxa"/>
            <w:shd w:val="clear" w:color="auto" w:fill="CCCCCC"/>
            <w:tcPrChange w:id="23519" w:author="IEC960923" w:date="2013-09-12T13:33:00Z">
              <w:tcPr>
                <w:tcW w:w="445" w:type="dxa"/>
                <w:shd w:val="clear" w:color="auto" w:fill="CCCCCC"/>
              </w:tcPr>
            </w:tcPrChange>
          </w:tcPr>
          <w:p w:rsidR="003B389F" w:rsidRPr="002F02C9" w:rsidRDefault="00152C15">
            <w:pPr>
              <w:rPr>
                <w:ins w:id="23520" w:author="IEC960923" w:date="2013-09-12T10:25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521" w:author="Chen, Ivy (陳素貞 IEC1)" w:date="2015-01-12T13:45:00Z">
                  <w:rPr>
                    <w:ins w:id="23522" w:author="IEC960923" w:date="2013-09-12T10:25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3523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3524" w:author="IEC960923" w:date="2013-09-12T10:2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3525" w:author="Chen, Ivy (陳素貞 IEC1)" w:date="2015-01-12T13:45:00Z">
                    <w:rPr>
                      <w:rFonts w:asciiTheme="minorHAnsi" w:hAnsiTheme="minorHAnsi" w:cstheme="minorHAnsi"/>
                      <w:b/>
                      <w:color w:val="0033CC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64" w:type="dxa"/>
            <w:shd w:val="clear" w:color="auto" w:fill="CCCCCC"/>
            <w:tcPrChange w:id="23526" w:author="IEC960923" w:date="2013-09-12T13:33:00Z">
              <w:tcPr>
                <w:tcW w:w="1364" w:type="dxa"/>
                <w:shd w:val="clear" w:color="auto" w:fill="CCCCCC"/>
              </w:tcPr>
            </w:tcPrChange>
          </w:tcPr>
          <w:p w:rsidR="003B389F" w:rsidRPr="002F02C9" w:rsidRDefault="00152C15">
            <w:pPr>
              <w:rPr>
                <w:ins w:id="23527" w:author="IEC960923" w:date="2013-09-12T10:25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528" w:author="Chen, Ivy (陳素貞 IEC1)" w:date="2015-01-12T13:45:00Z">
                  <w:rPr>
                    <w:ins w:id="23529" w:author="IEC960923" w:date="2013-09-12T10:25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3530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3531" w:author="IEC960923" w:date="2013-09-12T10:25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532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862" w:type="dxa"/>
            <w:shd w:val="clear" w:color="auto" w:fill="CCCCCC"/>
            <w:tcPrChange w:id="23533" w:author="IEC960923" w:date="2013-09-12T13:33:00Z">
              <w:tcPr>
                <w:tcW w:w="862" w:type="dxa"/>
                <w:shd w:val="clear" w:color="auto" w:fill="CCCCCC"/>
              </w:tcPr>
            </w:tcPrChange>
          </w:tcPr>
          <w:p w:rsidR="003B389F" w:rsidRPr="002F02C9" w:rsidRDefault="00152C15">
            <w:pPr>
              <w:rPr>
                <w:ins w:id="23534" w:author="IEC960923" w:date="2013-09-12T10:25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535" w:author="Chen, Ivy (陳素貞 IEC1)" w:date="2015-01-12T13:45:00Z">
                  <w:rPr>
                    <w:ins w:id="23536" w:author="IEC960923" w:date="2013-09-12T10:25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3537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3538" w:author="IEC960923" w:date="2013-09-12T10:25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539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839" w:type="dxa"/>
            <w:shd w:val="clear" w:color="auto" w:fill="CCCCCC"/>
            <w:tcFitText/>
            <w:tcPrChange w:id="23540" w:author="IEC960923" w:date="2013-09-12T13:33:00Z">
              <w:tcPr>
                <w:tcW w:w="839" w:type="dxa"/>
                <w:shd w:val="clear" w:color="auto" w:fill="CCCCCC"/>
                <w:tcFitText/>
              </w:tcPr>
            </w:tcPrChange>
          </w:tcPr>
          <w:p w:rsidR="003B389F" w:rsidRPr="002F02C9" w:rsidRDefault="00152C15">
            <w:pPr>
              <w:rPr>
                <w:ins w:id="23541" w:author="IEC960923" w:date="2013-09-12T10:25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542" w:author="Chen, Ivy (陳素貞 IEC1)" w:date="2015-01-12T13:45:00Z">
                  <w:rPr>
                    <w:ins w:id="23543" w:author="IEC960923" w:date="2013-09-12T10:25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3544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3545" w:author="IEC960923" w:date="2013-09-12T10:25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pacing w:val="242"/>
                  <w:sz w:val="18"/>
                  <w:szCs w:val="18"/>
                  <w:lang w:eastAsia="zh-TW"/>
                  <w:rPrChange w:id="23546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spacing w:val="201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pacing w:val="1"/>
                  <w:sz w:val="18"/>
                  <w:szCs w:val="18"/>
                  <w:lang w:eastAsia="zh-TW"/>
                  <w:rPrChange w:id="23547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spacing w:val="1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276" w:type="dxa"/>
            <w:shd w:val="clear" w:color="auto" w:fill="CCCCCC"/>
            <w:tcPrChange w:id="23548" w:author="IEC960923" w:date="2013-09-12T13:33:00Z">
              <w:tcPr>
                <w:tcW w:w="1276" w:type="dxa"/>
                <w:shd w:val="clear" w:color="auto" w:fill="CCCCCC"/>
              </w:tcPr>
            </w:tcPrChange>
          </w:tcPr>
          <w:p w:rsidR="003B389F" w:rsidRPr="002F02C9" w:rsidRDefault="00152C15">
            <w:pPr>
              <w:rPr>
                <w:ins w:id="23549" w:author="IEC960923" w:date="2013-09-12T10:25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550" w:author="Chen, Ivy (陳素貞 IEC1)" w:date="2015-01-12T13:45:00Z">
                  <w:rPr>
                    <w:ins w:id="23551" w:author="IEC960923" w:date="2013-09-12T10:25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3552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3553" w:author="IEC960923" w:date="2013-09-12T10:25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554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74" w:type="dxa"/>
            <w:shd w:val="clear" w:color="auto" w:fill="CCCCCC"/>
            <w:tcPrChange w:id="23555" w:author="IEC960923" w:date="2013-09-12T13:33:00Z">
              <w:tcPr>
                <w:tcW w:w="674" w:type="dxa"/>
                <w:shd w:val="clear" w:color="auto" w:fill="CCCCCC"/>
              </w:tcPr>
            </w:tcPrChange>
          </w:tcPr>
          <w:p w:rsidR="003B389F" w:rsidRPr="002F02C9" w:rsidRDefault="00152C15">
            <w:pPr>
              <w:rPr>
                <w:ins w:id="23556" w:author="IEC960923" w:date="2013-09-12T10:25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557" w:author="Chen, Ivy (陳素貞 IEC1)" w:date="2015-01-12T13:45:00Z">
                  <w:rPr>
                    <w:ins w:id="23558" w:author="IEC960923" w:date="2013-09-12T10:25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3559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3560" w:author="IEC960923" w:date="2013-09-12T10:25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561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870" w:type="dxa"/>
            <w:shd w:val="clear" w:color="auto" w:fill="CCCCCC"/>
            <w:tcPrChange w:id="23562" w:author="IEC960923" w:date="2013-09-12T13:33:00Z">
              <w:tcPr>
                <w:tcW w:w="2728" w:type="dxa"/>
                <w:shd w:val="clear" w:color="auto" w:fill="CCCCCC"/>
              </w:tcPr>
            </w:tcPrChange>
          </w:tcPr>
          <w:p w:rsidR="003B389F" w:rsidRPr="002F02C9" w:rsidRDefault="00152C15">
            <w:pPr>
              <w:rPr>
                <w:ins w:id="23563" w:author="IEC960923" w:date="2013-09-12T10:25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564" w:author="Chen, Ivy (陳素貞 IEC1)" w:date="2015-01-12T13:45:00Z">
                  <w:rPr>
                    <w:ins w:id="23565" w:author="IEC960923" w:date="2013-09-12T10:25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3566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3567" w:author="IEC960923" w:date="2013-09-12T10:25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568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487" w:type="dxa"/>
            <w:shd w:val="clear" w:color="auto" w:fill="CCCCCC"/>
            <w:tcPrChange w:id="23569" w:author="IEC960923" w:date="2013-09-12T13:33:00Z">
              <w:tcPr>
                <w:tcW w:w="2629" w:type="dxa"/>
                <w:gridSpan w:val="2"/>
                <w:shd w:val="clear" w:color="auto" w:fill="CCCCCC"/>
              </w:tcPr>
            </w:tcPrChange>
          </w:tcPr>
          <w:p w:rsidR="003B389F" w:rsidRPr="002F02C9" w:rsidRDefault="00152C15">
            <w:pPr>
              <w:rPr>
                <w:ins w:id="23570" w:author="IEC960923" w:date="2013-09-12T10:25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571" w:author="Chen, Ivy (陳素貞 IEC1)" w:date="2015-01-12T13:45:00Z">
                  <w:rPr>
                    <w:ins w:id="23572" w:author="IEC960923" w:date="2013-09-12T10:25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3573" w:author="Chen, Ivy (陳素貞 IEC1)" w:date="2014-02-07T15:5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3574" w:author="IEC960923" w:date="2013-09-12T10:25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575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74205C" w:rsidRPr="002F02C9" w:rsidTr="00203852">
        <w:trPr>
          <w:ins w:id="23576" w:author="IEC960923" w:date="2013-09-12T10:25:00Z"/>
        </w:trPr>
        <w:tc>
          <w:tcPr>
            <w:tcW w:w="445" w:type="dxa"/>
            <w:tcPrChange w:id="23577" w:author="IEC960923" w:date="2013-09-12T13:33:00Z">
              <w:tcPr>
                <w:tcW w:w="445" w:type="dxa"/>
              </w:tcPr>
            </w:tcPrChange>
          </w:tcPr>
          <w:p w:rsidR="0074205C" w:rsidRPr="002F02C9" w:rsidRDefault="00152C15" w:rsidP="00E83FDA">
            <w:pPr>
              <w:rPr>
                <w:ins w:id="23578" w:author="IEC960923" w:date="2013-09-12T10:25:00Z"/>
                <w:rFonts w:asciiTheme="minorHAnsi" w:hAnsiTheme="minorHAnsi" w:cstheme="minorHAnsi"/>
                <w:color w:val="0033CC"/>
                <w:sz w:val="18"/>
                <w:szCs w:val="18"/>
                <w:rPrChange w:id="23579" w:author="Chen, Ivy (陳素貞 IEC1)" w:date="2015-01-12T13:45:00Z">
                  <w:rPr>
                    <w:ins w:id="23580" w:author="IEC960923" w:date="2013-09-12T10:25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3581" w:author="IEC960923" w:date="2013-09-12T10:2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3582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64" w:type="dxa"/>
            <w:tcPrChange w:id="23583" w:author="IEC960923" w:date="2013-09-12T13:33:00Z">
              <w:tcPr>
                <w:tcW w:w="1364" w:type="dxa"/>
              </w:tcPr>
            </w:tcPrChange>
          </w:tcPr>
          <w:p w:rsidR="0074205C" w:rsidRPr="002F02C9" w:rsidRDefault="00152C15">
            <w:pPr>
              <w:rPr>
                <w:ins w:id="23584" w:author="IEC960923" w:date="2013-09-12T10:25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585" w:author="Chen, Ivy (陳素貞 IEC1)" w:date="2015-01-12T13:45:00Z">
                  <w:rPr>
                    <w:ins w:id="23586" w:author="IEC960923" w:date="2013-09-12T10:25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587" w:author="IEC960923" w:date="2013-09-12T11:3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358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Label</w:t>
              </w:r>
            </w:ins>
            <w:ins w:id="23589" w:author="IEC960923" w:date="2013-09-12T10:2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359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Type</w:t>
              </w:r>
            </w:ins>
          </w:p>
        </w:tc>
        <w:tc>
          <w:tcPr>
            <w:tcW w:w="862" w:type="dxa"/>
            <w:tcPrChange w:id="23591" w:author="IEC960923" w:date="2013-09-12T13:33:00Z">
              <w:tcPr>
                <w:tcW w:w="862" w:type="dxa"/>
              </w:tcPr>
            </w:tcPrChange>
          </w:tcPr>
          <w:p w:rsidR="0074205C" w:rsidRPr="002F02C9" w:rsidRDefault="00152C15" w:rsidP="00E83FDA">
            <w:pPr>
              <w:rPr>
                <w:ins w:id="23592" w:author="IEC960923" w:date="2013-09-12T10:2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593" w:author="Chen, Ivy (陳素貞 IEC1)" w:date="2015-01-12T13:45:00Z">
                  <w:rPr>
                    <w:ins w:id="23594" w:author="IEC960923" w:date="2013-09-12T10:25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595" w:author="IEC960923" w:date="2013-09-12T11:3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59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</w:t>
              </w:r>
            </w:ins>
          </w:p>
        </w:tc>
        <w:tc>
          <w:tcPr>
            <w:tcW w:w="839" w:type="dxa"/>
            <w:tcPrChange w:id="23597" w:author="IEC960923" w:date="2013-09-12T13:33:00Z">
              <w:tcPr>
                <w:tcW w:w="839" w:type="dxa"/>
              </w:tcPr>
            </w:tcPrChange>
          </w:tcPr>
          <w:p w:rsidR="0074205C" w:rsidRPr="002F02C9" w:rsidRDefault="0074205C" w:rsidP="00E83FDA">
            <w:pPr>
              <w:rPr>
                <w:ins w:id="23598" w:author="IEC960923" w:date="2013-09-12T10:25:00Z"/>
                <w:rFonts w:asciiTheme="minorHAnsi" w:hAnsiTheme="minorHAnsi" w:cstheme="minorHAnsi"/>
                <w:color w:val="0033CC"/>
                <w:sz w:val="18"/>
                <w:szCs w:val="18"/>
                <w:rPrChange w:id="23599" w:author="Chen, Ivy (陳素貞 IEC1)" w:date="2015-01-12T13:45:00Z">
                  <w:rPr>
                    <w:ins w:id="23600" w:author="IEC960923" w:date="2013-09-12T10:25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  <w:tcPrChange w:id="23601" w:author="IEC960923" w:date="2013-09-12T13:33:00Z">
              <w:tcPr>
                <w:tcW w:w="1276" w:type="dxa"/>
              </w:tcPr>
            </w:tcPrChange>
          </w:tcPr>
          <w:p w:rsidR="0074205C" w:rsidRPr="002F02C9" w:rsidRDefault="0074205C" w:rsidP="00E83FDA">
            <w:pPr>
              <w:rPr>
                <w:ins w:id="23602" w:author="IEC960923" w:date="2013-09-12T10:2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603" w:author="Chen, Ivy (陳素貞 IEC1)" w:date="2015-01-12T13:45:00Z">
                  <w:rPr>
                    <w:ins w:id="23604" w:author="IEC960923" w:date="2013-09-12T10:25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674" w:type="dxa"/>
            <w:tcPrChange w:id="23605" w:author="IEC960923" w:date="2013-09-12T13:33:00Z">
              <w:tcPr>
                <w:tcW w:w="674" w:type="dxa"/>
              </w:tcPr>
            </w:tcPrChange>
          </w:tcPr>
          <w:p w:rsidR="0074205C" w:rsidRPr="002F02C9" w:rsidRDefault="0074205C" w:rsidP="00E83FDA">
            <w:pPr>
              <w:rPr>
                <w:ins w:id="23606" w:author="IEC960923" w:date="2013-09-12T10:25:00Z"/>
                <w:rFonts w:asciiTheme="minorHAnsi" w:hAnsiTheme="minorHAnsi" w:cstheme="minorHAnsi"/>
                <w:color w:val="0033CC"/>
                <w:sz w:val="18"/>
                <w:szCs w:val="18"/>
                <w:rPrChange w:id="23607" w:author="Chen, Ivy (陳素貞 IEC1)" w:date="2015-01-12T13:45:00Z">
                  <w:rPr>
                    <w:ins w:id="23608" w:author="IEC960923" w:date="2013-09-12T10:25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870" w:type="dxa"/>
            <w:tcPrChange w:id="23609" w:author="IEC960923" w:date="2013-09-12T13:33:00Z">
              <w:tcPr>
                <w:tcW w:w="2728" w:type="dxa"/>
              </w:tcPr>
            </w:tcPrChange>
          </w:tcPr>
          <w:p w:rsidR="0074205C" w:rsidRPr="002F02C9" w:rsidRDefault="00152C15">
            <w:pPr>
              <w:rPr>
                <w:ins w:id="23610" w:author="IEC960923" w:date="2013-09-12T10:25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611" w:author="Chen, Ivy (陳素貞 IEC1)" w:date="2015-01-12T13:45:00Z">
                  <w:rPr>
                    <w:ins w:id="23612" w:author="IEC960923" w:date="2013-09-12T10:25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613" w:author="IEC960923" w:date="2013-09-12T13:13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61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顯示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361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LabeTypeRule List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361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當前選擇的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361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LabelType</w:t>
              </w:r>
            </w:ins>
            <w:ins w:id="23618" w:author="IEC960923" w:date="2013-09-12T13:26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361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(@LabelType)</w:t>
              </w:r>
            </w:ins>
          </w:p>
        </w:tc>
        <w:tc>
          <w:tcPr>
            <w:tcW w:w="2487" w:type="dxa"/>
            <w:tcPrChange w:id="23620" w:author="IEC960923" w:date="2013-09-12T13:33:00Z">
              <w:tcPr>
                <w:tcW w:w="2629" w:type="dxa"/>
                <w:gridSpan w:val="2"/>
              </w:tcPr>
            </w:tcPrChange>
          </w:tcPr>
          <w:p w:rsidR="0074205C" w:rsidRPr="002F02C9" w:rsidRDefault="0074205C" w:rsidP="00E83FDA">
            <w:pPr>
              <w:rPr>
                <w:ins w:id="23621" w:author="IEC960923" w:date="2013-09-12T10:25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622" w:author="Chen, Ivy (陳素貞 IEC1)" w:date="2015-01-12T13:45:00Z">
                  <w:rPr>
                    <w:ins w:id="23623" w:author="IEC960923" w:date="2013-09-12T10:25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74205C" w:rsidRPr="002F02C9" w:rsidTr="00203852">
        <w:trPr>
          <w:ins w:id="23624" w:author="IEC960923" w:date="2013-09-12T10:25:00Z"/>
        </w:trPr>
        <w:tc>
          <w:tcPr>
            <w:tcW w:w="445" w:type="dxa"/>
            <w:tcPrChange w:id="23625" w:author="IEC960923" w:date="2013-09-12T13:33:00Z">
              <w:tcPr>
                <w:tcW w:w="445" w:type="dxa"/>
              </w:tcPr>
            </w:tcPrChange>
          </w:tcPr>
          <w:p w:rsidR="0074205C" w:rsidRPr="002F02C9" w:rsidRDefault="00152C15" w:rsidP="00E83FDA">
            <w:pPr>
              <w:rPr>
                <w:ins w:id="23626" w:author="IEC960923" w:date="2013-09-12T10:25:00Z"/>
                <w:rFonts w:asciiTheme="minorHAnsi" w:hAnsiTheme="minorHAnsi" w:cstheme="minorHAnsi"/>
                <w:color w:val="0033CC"/>
                <w:sz w:val="18"/>
                <w:szCs w:val="18"/>
                <w:rPrChange w:id="23627" w:author="Chen, Ivy (陳素貞 IEC1)" w:date="2015-01-12T13:45:00Z">
                  <w:rPr>
                    <w:ins w:id="23628" w:author="IEC960923" w:date="2013-09-12T10:25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3629" w:author="IEC960923" w:date="2013-09-12T10:2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363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64" w:type="dxa"/>
            <w:tcPrChange w:id="23631" w:author="IEC960923" w:date="2013-09-12T13:33:00Z">
              <w:tcPr>
                <w:tcW w:w="1364" w:type="dxa"/>
              </w:tcPr>
            </w:tcPrChange>
          </w:tcPr>
          <w:p w:rsidR="0074205C" w:rsidRPr="002F02C9" w:rsidRDefault="00152C15" w:rsidP="00E83FDA">
            <w:pPr>
              <w:rPr>
                <w:ins w:id="23632" w:author="IEC960923" w:date="2013-09-12T10:2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633" w:author="Chen, Ivy (陳素貞 IEC1)" w:date="2015-01-12T13:45:00Z">
                  <w:rPr>
                    <w:ins w:id="23634" w:author="IEC960923" w:date="2013-09-12T10:25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3635" w:author="IEC960923" w:date="2013-09-12T11:3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63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ModelInfo</w:t>
              </w:r>
            </w:ins>
            <w:ins w:id="23637" w:author="IEC960923" w:date="2013-09-12T10:2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63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3639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List</w:t>
              </w:r>
            </w:ins>
            <w:ins w:id="23640" w:author="IEC960923" w:date="2013-09-12T13:1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64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</w:t>
              </w:r>
            </w:ins>
            <w:ins w:id="23642" w:author="IEC960923" w:date="2013-09-12T13:1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64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/</w:t>
              </w:r>
            </w:ins>
            <w:ins w:id="23644" w:author="IEC960923" w:date="2013-09-12T13:1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64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</w:t>
              </w:r>
            </w:ins>
            <w:ins w:id="23646" w:author="IEC960923" w:date="2013-09-12T13:1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64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DeliveryInfo List</w:t>
              </w:r>
            </w:ins>
            <w:ins w:id="23648" w:author="IEC960923" w:date="2013-09-12T13:1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64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/ PartInfo</w:t>
              </w:r>
            </w:ins>
          </w:p>
        </w:tc>
        <w:tc>
          <w:tcPr>
            <w:tcW w:w="862" w:type="dxa"/>
            <w:tcPrChange w:id="23650" w:author="IEC960923" w:date="2013-09-12T13:33:00Z">
              <w:tcPr>
                <w:tcW w:w="862" w:type="dxa"/>
              </w:tcPr>
            </w:tcPrChange>
          </w:tcPr>
          <w:p w:rsidR="0074205C" w:rsidRPr="002F02C9" w:rsidRDefault="00152C15" w:rsidP="00E83FDA">
            <w:pPr>
              <w:rPr>
                <w:ins w:id="23651" w:author="IEC960923" w:date="2013-09-12T10:25:00Z"/>
                <w:rFonts w:asciiTheme="minorHAnsi" w:hAnsiTheme="minorHAnsi" w:cstheme="minorHAnsi"/>
                <w:color w:val="0033CC"/>
                <w:sz w:val="18"/>
                <w:szCs w:val="18"/>
                <w:rPrChange w:id="23652" w:author="Chen, Ivy (陳素貞 IEC1)" w:date="2015-01-12T13:45:00Z">
                  <w:rPr>
                    <w:ins w:id="23653" w:author="IEC960923" w:date="2013-09-12T10:25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3654" w:author="IEC960923" w:date="2013-09-12T10:2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3655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839" w:type="dxa"/>
            <w:tcPrChange w:id="23656" w:author="IEC960923" w:date="2013-09-12T13:33:00Z">
              <w:tcPr>
                <w:tcW w:w="839" w:type="dxa"/>
              </w:tcPr>
            </w:tcPrChange>
          </w:tcPr>
          <w:p w:rsidR="0074205C" w:rsidRPr="002F02C9" w:rsidRDefault="0074205C" w:rsidP="00E83FDA">
            <w:pPr>
              <w:rPr>
                <w:ins w:id="23657" w:author="IEC960923" w:date="2013-09-12T10:25:00Z"/>
                <w:rFonts w:asciiTheme="minorHAnsi" w:hAnsiTheme="minorHAnsi" w:cstheme="minorHAnsi"/>
                <w:color w:val="0033CC"/>
                <w:sz w:val="18"/>
                <w:szCs w:val="18"/>
                <w:rPrChange w:id="23658" w:author="Chen, Ivy (陳素貞 IEC1)" w:date="2015-01-12T13:45:00Z">
                  <w:rPr>
                    <w:ins w:id="23659" w:author="IEC960923" w:date="2013-09-12T10:25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  <w:tcPrChange w:id="23660" w:author="IEC960923" w:date="2013-09-12T13:33:00Z">
              <w:tcPr>
                <w:tcW w:w="1276" w:type="dxa"/>
              </w:tcPr>
            </w:tcPrChange>
          </w:tcPr>
          <w:p w:rsidR="0074205C" w:rsidRPr="002F02C9" w:rsidRDefault="00152C15">
            <w:pPr>
              <w:rPr>
                <w:ins w:id="23661" w:author="IEC960923" w:date="2013-09-12T10:25:00Z"/>
                <w:rFonts w:asciiTheme="minorHAnsi" w:hAnsiTheme="minorHAnsi" w:cstheme="minorHAnsi"/>
                <w:color w:val="0033CC"/>
                <w:sz w:val="18"/>
                <w:szCs w:val="18"/>
                <w:rPrChange w:id="23662" w:author="Chen, Ivy (陳素貞 IEC1)" w:date="2015-01-12T13:45:00Z">
                  <w:rPr>
                    <w:ins w:id="23663" w:author="IEC960923" w:date="2013-09-12T10:25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3664" w:author="IEC960923" w:date="2013-09-12T10:2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665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依據</w:t>
              </w:r>
            </w:ins>
            <w:ins w:id="23666" w:author="IEC960923" w:date="2013-09-12T13:1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667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點</w:t>
              </w:r>
            </w:ins>
            <w:ins w:id="23668" w:author="IEC960923" w:date="2013-09-12T13:16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669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選</w:t>
              </w:r>
            </w:ins>
            <w:ins w:id="23670" w:author="IEC960923" w:date="2013-09-12T10:2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671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</w:t>
              </w:r>
            </w:ins>
            <w:ins w:id="23672" w:author="IEC960923" w:date="2013-09-12T13:1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673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674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按鈕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675" w:author="Chen, Ivy (陳素貞 IEC1)" w:date="2015-01-12T13:45:00Z">
                    <w:rPr>
                      <w:rFonts w:asciiTheme="minorEastAsia" w:eastAsiaTheme="minorEastAsia" w:hAnsiTheme="minorEastAsia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(ModelInfo / DeliveryInfo / PartInf) </w:t>
              </w:r>
            </w:ins>
            <w:ins w:id="23676" w:author="IEC960923" w:date="2013-09-12T14:2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67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各</w:t>
              </w:r>
            </w:ins>
            <w:ins w:id="23678" w:author="IEC960923" w:date="2013-09-12T13:16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679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別</w:t>
              </w:r>
            </w:ins>
            <w:ins w:id="23680" w:author="IEC960923" w:date="2013-09-12T10:2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681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顯示</w:t>
              </w:r>
            </w:ins>
            <w:ins w:id="23682" w:author="IEC960923" w:date="2013-09-12T13:1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68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Info</w:t>
              </w:r>
            </w:ins>
            <w:ins w:id="23684" w:author="IEC960923" w:date="2013-09-12T10:2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685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記錄</w:t>
              </w:r>
            </w:ins>
          </w:p>
        </w:tc>
        <w:tc>
          <w:tcPr>
            <w:tcW w:w="674" w:type="dxa"/>
            <w:tcPrChange w:id="23686" w:author="IEC960923" w:date="2013-09-12T13:33:00Z">
              <w:tcPr>
                <w:tcW w:w="674" w:type="dxa"/>
              </w:tcPr>
            </w:tcPrChange>
          </w:tcPr>
          <w:p w:rsidR="0074205C" w:rsidRPr="002F02C9" w:rsidRDefault="0074205C" w:rsidP="00E83FDA">
            <w:pPr>
              <w:rPr>
                <w:ins w:id="23687" w:author="IEC960923" w:date="2013-09-12T10:25:00Z"/>
                <w:rFonts w:asciiTheme="minorHAnsi" w:hAnsiTheme="minorHAnsi" w:cstheme="minorHAnsi"/>
                <w:color w:val="0033CC"/>
                <w:sz w:val="18"/>
                <w:szCs w:val="18"/>
                <w:rPrChange w:id="23688" w:author="Chen, Ivy (陳素貞 IEC1)" w:date="2015-01-12T13:45:00Z">
                  <w:rPr>
                    <w:ins w:id="23689" w:author="IEC960923" w:date="2013-09-12T10:25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870" w:type="dxa"/>
            <w:tcPrChange w:id="23690" w:author="IEC960923" w:date="2013-09-12T13:33:00Z">
              <w:tcPr>
                <w:tcW w:w="2728" w:type="dxa"/>
              </w:tcPr>
            </w:tcPrChange>
          </w:tcPr>
          <w:p w:rsidR="00693085" w:rsidRPr="002F02C9" w:rsidRDefault="00152C15" w:rsidP="00693085">
            <w:pPr>
              <w:rPr>
                <w:ins w:id="23691" w:author="IEC960923" w:date="2013-09-12T13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692" w:author="Chen, Ivy (陳素貞 IEC1)" w:date="2015-01-12T13:45:00Z">
                  <w:rPr>
                    <w:ins w:id="23693" w:author="IEC960923" w:date="2013-09-12T13:17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694" w:author="IEC960923" w:date="2013-09-12T13:1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69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OnLoad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69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9572FA" w:rsidRPr="002F02C9" w:rsidRDefault="00152C15" w:rsidP="00E83FDA">
            <w:pPr>
              <w:rPr>
                <w:ins w:id="23697" w:author="IEC960923" w:date="2013-09-12T13:2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698" w:author="Chen, Ivy (陳素貞 IEC1)" w:date="2015-01-12T13:45:00Z">
                  <w:rPr>
                    <w:ins w:id="23699" w:author="IEC960923" w:date="2013-09-12T13:27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700" w:author="IEC960923" w:date="2013-09-12T13:2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0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a.) </w:t>
              </w:r>
            </w:ins>
            <w:ins w:id="23702" w:author="IEC960923" w:date="2013-09-12T13:17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70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若點選按鈕為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0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ModelInfo</w:t>
              </w:r>
            </w:ins>
            <w:ins w:id="23705" w:author="IEC960923" w:date="2013-09-12T13:2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70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，則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0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@Type=</w:t>
              </w:r>
            </w:ins>
            <w:ins w:id="23708" w:author="IEC960923" w:date="2013-09-12T13:2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0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’</w:t>
              </w:r>
            </w:ins>
            <w:ins w:id="23710" w:author="IEC960923" w:date="2013-09-12T13:25:00Z">
              <w:r w:rsidRPr="002F02C9">
                <w:rPr>
                  <w:rFonts w:asciiTheme="minorHAnsi" w:eastAsiaTheme="minorEastAsia" w:hAnsiTheme="minorHAnsi" w:cstheme="minorHAnsi"/>
                  <w:b/>
                  <w:color w:val="FF0000"/>
                  <w:sz w:val="18"/>
                  <w:szCs w:val="18"/>
                  <w:lang w:eastAsia="zh-TW"/>
                  <w:rPrChange w:id="2371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Model_</w:t>
              </w:r>
            </w:ins>
            <w:ins w:id="23712" w:author="IEC960923" w:date="2013-09-12T13:2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1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’+</w:t>
              </w:r>
            </w:ins>
            <w:ins w:id="23714" w:author="IEC960923" w:date="2013-09-12T13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1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@LabelType</w:t>
              </w:r>
            </w:ins>
            <w:ins w:id="23716" w:author="IEC960923" w:date="2013-09-12T13:27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71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；</w:t>
              </w:r>
            </w:ins>
          </w:p>
          <w:p w:rsidR="009572FA" w:rsidRPr="002F02C9" w:rsidRDefault="00152C15" w:rsidP="00E83FDA">
            <w:pPr>
              <w:rPr>
                <w:ins w:id="23718" w:author="IEC960923" w:date="2013-09-12T13:2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719" w:author="Chen, Ivy (陳素貞 IEC1)" w:date="2015-01-12T13:45:00Z">
                  <w:rPr>
                    <w:ins w:id="23720" w:author="IEC960923" w:date="2013-09-12T13:2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721" w:author="IEC960923" w:date="2013-09-12T13:2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2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b.</w:t>
              </w:r>
            </w:ins>
            <w:ins w:id="23723" w:author="IEC960923" w:date="2013-09-12T13:2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2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)</w:t>
              </w:r>
            </w:ins>
            <w:ins w:id="23725" w:author="IEC960923" w:date="2013-09-12T13:27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72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若點選按鈕為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2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DeliveryInfo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72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，則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2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@Type=’</w:t>
              </w:r>
              <w:r w:rsidRPr="002F02C9">
                <w:rPr>
                  <w:rFonts w:asciiTheme="minorHAnsi" w:eastAsiaTheme="minorEastAsia" w:hAnsiTheme="minorHAnsi" w:cstheme="minorHAnsi"/>
                  <w:b/>
                  <w:color w:val="FF0000"/>
                  <w:sz w:val="18"/>
                  <w:szCs w:val="18"/>
                  <w:lang w:eastAsia="zh-TW"/>
                  <w:rPrChange w:id="2373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Delivery_</w:t>
              </w:r>
            </w:ins>
            <w:ins w:id="23731" w:author="IEC960923" w:date="2013-09-12T13:2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3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’</w:t>
              </w:r>
            </w:ins>
            <w:ins w:id="23733" w:author="IEC960923" w:date="2013-09-12T13:2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3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+@LabelType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73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；</w:t>
              </w:r>
            </w:ins>
          </w:p>
          <w:p w:rsidR="009572FA" w:rsidRPr="002F02C9" w:rsidRDefault="00152C15" w:rsidP="00E83FDA">
            <w:pPr>
              <w:rPr>
                <w:ins w:id="23736" w:author="IEC960923" w:date="2013-09-12T13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737" w:author="Chen, Ivy (陳素貞 IEC1)" w:date="2015-01-12T13:45:00Z">
                  <w:rPr>
                    <w:ins w:id="23738" w:author="IEC960923" w:date="2013-09-12T13:17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739" w:author="IEC960923" w:date="2013-09-12T13:2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4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c.)</w:t>
              </w:r>
            </w:ins>
            <w:ins w:id="23741" w:author="IEC960923" w:date="2013-09-12T13:2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74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若點選按鈕為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4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PartInfo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74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，則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4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@Type=’</w:t>
              </w:r>
            </w:ins>
            <w:ins w:id="23746" w:author="IEC960923" w:date="2013-09-12T13:29:00Z">
              <w:r w:rsidRPr="002F02C9">
                <w:rPr>
                  <w:rFonts w:asciiTheme="minorHAnsi" w:eastAsiaTheme="minorEastAsia" w:hAnsiTheme="minorHAnsi" w:cstheme="minorHAnsi"/>
                  <w:b/>
                  <w:color w:val="FF0000"/>
                  <w:sz w:val="18"/>
                  <w:szCs w:val="18"/>
                  <w:lang w:eastAsia="zh-TW"/>
                  <w:rPrChange w:id="2374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PartInfo</w:t>
              </w:r>
            </w:ins>
            <w:ins w:id="23748" w:author="IEC960923" w:date="2013-09-12T13:28:00Z">
              <w:r w:rsidRPr="002F02C9">
                <w:rPr>
                  <w:rFonts w:asciiTheme="minorHAnsi" w:eastAsiaTheme="minorEastAsia" w:hAnsiTheme="minorHAnsi" w:cstheme="minorHAnsi"/>
                  <w:b/>
                  <w:color w:val="FF0000"/>
                  <w:sz w:val="18"/>
                  <w:szCs w:val="18"/>
                  <w:lang w:eastAsia="zh-TW"/>
                  <w:rPrChange w:id="2374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_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75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’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5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+@LabelType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75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；</w:t>
              </w:r>
            </w:ins>
          </w:p>
          <w:p w:rsidR="002E44B6" w:rsidRPr="002F02C9" w:rsidRDefault="002E44B6" w:rsidP="00E83FDA">
            <w:pPr>
              <w:rPr>
                <w:ins w:id="23753" w:author="IEC960923" w:date="2013-09-12T14:12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754" w:author="Chen, Ivy (陳素貞 IEC1)" w:date="2015-01-12T13:45:00Z">
                  <w:rPr>
                    <w:ins w:id="23755" w:author="IEC960923" w:date="2013-09-12T14:12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  <w:p w:rsidR="007959CF" w:rsidRPr="002F02C9" w:rsidRDefault="00152C15" w:rsidP="00E83FDA">
            <w:pPr>
              <w:rPr>
                <w:ins w:id="23756" w:author="IEC960923" w:date="2013-09-12T13:1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757" w:author="Chen, Ivy (陳素貞 IEC1)" w:date="2015-01-12T13:45:00Z">
                  <w:rPr>
                    <w:ins w:id="23758" w:author="IEC960923" w:date="2013-09-12T13:1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759" w:author="IEC960923" w:date="2013-09-12T13:3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76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查詢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76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76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紀錄，</w:t>
              </w:r>
            </w:ins>
          </w:p>
          <w:p w:rsidR="002E44B6" w:rsidRPr="002F02C9" w:rsidRDefault="00152C15" w:rsidP="002E44B6">
            <w:pPr>
              <w:widowControl w:val="0"/>
              <w:autoSpaceDE w:val="0"/>
              <w:autoSpaceDN w:val="0"/>
              <w:adjustRightInd w:val="0"/>
              <w:rPr>
                <w:ins w:id="23763" w:author="IEC960923" w:date="2013-09-12T14:12:00Z"/>
                <w:rFonts w:asciiTheme="minorHAnsi" w:hAnsiTheme="minorHAnsi" w:cstheme="minorHAnsi"/>
                <w:noProof/>
                <w:sz w:val="18"/>
                <w:szCs w:val="18"/>
                <w:rPrChange w:id="23764" w:author="Chen, Ivy (陳素貞 IEC1)" w:date="2015-01-12T13:45:00Z">
                  <w:rPr>
                    <w:ins w:id="23765" w:author="IEC960923" w:date="2013-09-12T14:12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3766" w:author="IEC960923" w:date="2013-09-12T14:12:00Z">
              <w:r w:rsidRPr="002F02C9">
                <w:rPr>
                  <w:rFonts w:asciiTheme="minorHAnsi" w:hAnsiTheme="minorHAnsi" w:cstheme="minorHAnsi"/>
                  <w:noProof/>
                  <w:color w:val="0000FF"/>
                  <w:sz w:val="18"/>
                  <w:szCs w:val="18"/>
                  <w:rPrChange w:id="2376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Theme="minorHAnsi" w:hAnsiTheme="minorHAnsi" w:cstheme="minorHAnsi"/>
                  <w:noProof/>
                  <w:sz w:val="18"/>
                  <w:szCs w:val="18"/>
                  <w:rPrChange w:id="2376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</w:ins>
            <w:ins w:id="23769" w:author="IEC960923" w:date="2013-09-12T14:27:00Z">
              <w:r w:rsidRPr="002F02C9">
                <w:rPr>
                  <w:rFonts w:asciiTheme="minorHAnsi" w:eastAsiaTheme="minorEastAsia" w:hAnsiTheme="minorHAnsi" w:cstheme="minorHAnsi"/>
                  <w:noProof/>
                  <w:color w:val="008080"/>
                  <w:sz w:val="18"/>
                  <w:szCs w:val="18"/>
                  <w:lang w:eastAsia="zh-TW"/>
                  <w:rPrChange w:id="23770" w:author="Chen, Ivy (陳素貞 IEC1)" w:date="2015-01-12T13:45:00Z">
                    <w:rPr>
                      <w:rFonts w:asciiTheme="minorHAnsi" w:eastAsiaTheme="minorEastAsia" w:hAnsiTheme="minorHAnsi" w:cstheme="minorHAnsi"/>
                      <w:noProof/>
                      <w:color w:val="008080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ID</w:t>
              </w:r>
              <w:r w:rsidRPr="002F02C9">
                <w:rPr>
                  <w:rFonts w:asciiTheme="minorHAnsi" w:hAnsiTheme="minorHAnsi" w:cstheme="minorHAnsi"/>
                  <w:noProof/>
                  <w:color w:val="008080"/>
                  <w:sz w:val="18"/>
                  <w:szCs w:val="18"/>
                  <w:rPrChange w:id="23771" w:author="Chen, Ivy (陳素貞 IEC1)" w:date="2015-01-12T13:45:00Z">
                    <w:rPr>
                      <w:rFonts w:asciiTheme="minorHAnsi" w:hAnsiTheme="minorHAnsi" w:cstheme="minorHAnsi"/>
                      <w:noProof/>
                      <w:color w:val="0000FF"/>
                      <w:sz w:val="18"/>
                      <w:szCs w:val="18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eastAsiaTheme="minorEastAsia" w:hAnsiTheme="minorHAnsi" w:cstheme="minorHAnsi"/>
                  <w:noProof/>
                  <w:sz w:val="18"/>
                  <w:szCs w:val="18"/>
                  <w:lang w:eastAsia="zh-TW"/>
                  <w:rPrChange w:id="23772" w:author="Chen, Ivy (陳素貞 IEC1)" w:date="2015-01-12T13:45:00Z">
                    <w:rPr>
                      <w:rFonts w:asciiTheme="minorHAnsi" w:eastAsiaTheme="minorEastAsia" w:hAnsiTheme="minorHAnsi" w:cstheme="minorHAnsi"/>
                      <w:noProof/>
                      <w:color w:val="0000FF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,</w:t>
              </w:r>
            </w:ins>
            <w:ins w:id="23773" w:author="IEC960923" w:date="2013-09-12T14:12:00Z">
              <w:r w:rsidRPr="002F02C9">
                <w:rPr>
                  <w:rFonts w:asciiTheme="minorHAnsi" w:hAnsiTheme="minorHAnsi" w:cstheme="minorHAnsi"/>
                  <w:noProof/>
                  <w:color w:val="008080"/>
                  <w:sz w:val="18"/>
                  <w:szCs w:val="18"/>
                  <w:rPrChange w:id="23774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Name</w:t>
              </w:r>
              <w:r w:rsidRPr="002F02C9">
                <w:rPr>
                  <w:rFonts w:asciiTheme="minorHAnsi" w:hAnsiTheme="minorHAnsi" w:cstheme="minorHAnsi"/>
                  <w:noProof/>
                  <w:sz w:val="18"/>
                  <w:szCs w:val="18"/>
                  <w:rPrChange w:id="2377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00FF"/>
                  <w:sz w:val="18"/>
                  <w:szCs w:val="18"/>
                  <w:rPrChange w:id="2377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as</w:t>
              </w:r>
              <w:r w:rsidRPr="002F02C9">
                <w:rPr>
                  <w:rFonts w:asciiTheme="minorHAnsi" w:hAnsiTheme="minorHAnsi" w:cstheme="minorHAnsi"/>
                  <w:noProof/>
                  <w:sz w:val="18"/>
                  <w:szCs w:val="18"/>
                  <w:rPrChange w:id="2377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8080"/>
                  <w:sz w:val="18"/>
                  <w:szCs w:val="18"/>
                  <w:rPrChange w:id="23778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InfoName</w:t>
              </w:r>
              <w:r w:rsidRPr="002F02C9">
                <w:rPr>
                  <w:rFonts w:asciiTheme="minorHAnsi" w:hAnsiTheme="minorHAnsi" w:cstheme="minorHAnsi"/>
                  <w:noProof/>
                  <w:color w:val="808080"/>
                  <w:sz w:val="18"/>
                  <w:szCs w:val="18"/>
                  <w:rPrChange w:id="23779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,</w:t>
              </w:r>
              <w:r w:rsidRPr="002F02C9">
                <w:rPr>
                  <w:rFonts w:asciiTheme="minorHAnsi" w:hAnsiTheme="minorHAnsi" w:cstheme="minorHAnsi"/>
                  <w:noProof/>
                  <w:sz w:val="18"/>
                  <w:szCs w:val="18"/>
                  <w:rPrChange w:id="2378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8080"/>
                  <w:sz w:val="18"/>
                  <w:szCs w:val="18"/>
                  <w:rPrChange w:id="23781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Value</w:t>
              </w:r>
              <w:r w:rsidRPr="002F02C9">
                <w:rPr>
                  <w:rFonts w:asciiTheme="minorHAnsi" w:hAnsiTheme="minorHAnsi" w:cstheme="minorHAnsi"/>
                  <w:noProof/>
                  <w:sz w:val="18"/>
                  <w:szCs w:val="18"/>
                  <w:rPrChange w:id="2378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00FF"/>
                  <w:sz w:val="18"/>
                  <w:szCs w:val="18"/>
                  <w:rPrChange w:id="2378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as</w:t>
              </w:r>
              <w:r w:rsidRPr="002F02C9">
                <w:rPr>
                  <w:rFonts w:asciiTheme="minorHAnsi" w:hAnsiTheme="minorHAnsi" w:cstheme="minorHAnsi"/>
                  <w:noProof/>
                  <w:sz w:val="18"/>
                  <w:szCs w:val="18"/>
                  <w:rPrChange w:id="2378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8080"/>
                  <w:sz w:val="18"/>
                  <w:szCs w:val="18"/>
                  <w:rPrChange w:id="23785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InfoValue</w:t>
              </w:r>
              <w:r w:rsidRPr="002F02C9">
                <w:rPr>
                  <w:rFonts w:asciiTheme="minorHAnsi" w:hAnsiTheme="minorHAnsi" w:cstheme="minorHAnsi"/>
                  <w:noProof/>
                  <w:color w:val="808080"/>
                  <w:sz w:val="18"/>
                  <w:szCs w:val="18"/>
                  <w:rPrChange w:id="23786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,</w:t>
              </w:r>
              <w:r w:rsidRPr="002F02C9">
                <w:rPr>
                  <w:rFonts w:asciiTheme="minorHAnsi" w:hAnsiTheme="minorHAnsi" w:cstheme="minorHAnsi"/>
                  <w:noProof/>
                  <w:sz w:val="18"/>
                  <w:szCs w:val="18"/>
                  <w:rPrChange w:id="2378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00FF"/>
                  <w:sz w:val="18"/>
                  <w:szCs w:val="18"/>
                  <w:rPrChange w:id="2378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Description</w:t>
              </w:r>
              <w:r w:rsidRPr="002F02C9">
                <w:rPr>
                  <w:rFonts w:asciiTheme="minorHAnsi" w:hAnsiTheme="minorHAnsi" w:cstheme="minorHAnsi"/>
                  <w:noProof/>
                  <w:color w:val="808080"/>
                  <w:sz w:val="18"/>
                  <w:szCs w:val="18"/>
                  <w:rPrChange w:id="23789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,</w:t>
              </w:r>
              <w:r w:rsidRPr="002F02C9">
                <w:rPr>
                  <w:rFonts w:asciiTheme="minorHAnsi" w:hAnsiTheme="minorHAnsi" w:cstheme="minorHAnsi"/>
                  <w:noProof/>
                  <w:sz w:val="18"/>
                  <w:szCs w:val="18"/>
                  <w:rPrChange w:id="2379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8080"/>
                  <w:sz w:val="18"/>
                  <w:szCs w:val="18"/>
                  <w:rPrChange w:id="23791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Editor</w:t>
              </w:r>
              <w:r w:rsidRPr="002F02C9">
                <w:rPr>
                  <w:rFonts w:asciiTheme="minorHAnsi" w:hAnsiTheme="minorHAnsi" w:cstheme="minorHAnsi"/>
                  <w:noProof/>
                  <w:color w:val="808080"/>
                  <w:sz w:val="18"/>
                  <w:szCs w:val="18"/>
                  <w:rPrChange w:id="23792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,</w:t>
              </w:r>
              <w:r w:rsidRPr="002F02C9">
                <w:rPr>
                  <w:rFonts w:asciiTheme="minorHAnsi" w:hAnsiTheme="minorHAnsi" w:cstheme="minorHAnsi"/>
                  <w:noProof/>
                  <w:sz w:val="18"/>
                  <w:szCs w:val="18"/>
                  <w:rPrChange w:id="2379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8080"/>
                  <w:sz w:val="18"/>
                  <w:szCs w:val="18"/>
                  <w:rPrChange w:id="23794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Cdt</w:t>
              </w:r>
              <w:r w:rsidRPr="002F02C9">
                <w:rPr>
                  <w:rFonts w:asciiTheme="minorHAnsi" w:hAnsiTheme="minorHAnsi" w:cstheme="minorHAnsi"/>
                  <w:noProof/>
                  <w:color w:val="808080"/>
                  <w:sz w:val="18"/>
                  <w:szCs w:val="18"/>
                  <w:rPrChange w:id="23795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,</w:t>
              </w:r>
              <w:r w:rsidRPr="002F02C9">
                <w:rPr>
                  <w:rFonts w:asciiTheme="minorHAnsi" w:hAnsiTheme="minorHAnsi" w:cstheme="minorHAnsi"/>
                  <w:noProof/>
                  <w:color w:val="008080"/>
                  <w:sz w:val="18"/>
                  <w:szCs w:val="18"/>
                  <w:rPrChange w:id="23796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Udt</w:t>
              </w:r>
              <w:r w:rsidRPr="002F02C9">
                <w:rPr>
                  <w:rFonts w:asciiTheme="minorHAnsi" w:hAnsiTheme="minorHAnsi" w:cstheme="minorHAnsi"/>
                  <w:noProof/>
                  <w:sz w:val="18"/>
                  <w:szCs w:val="18"/>
                  <w:rPrChange w:id="2379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</w:ins>
          </w:p>
          <w:p w:rsidR="002E44B6" w:rsidRPr="002F02C9" w:rsidRDefault="00152C15" w:rsidP="002E44B6">
            <w:pPr>
              <w:widowControl w:val="0"/>
              <w:autoSpaceDE w:val="0"/>
              <w:autoSpaceDN w:val="0"/>
              <w:adjustRightInd w:val="0"/>
              <w:rPr>
                <w:ins w:id="23798" w:author="IEC960923" w:date="2013-09-12T14:12:00Z"/>
                <w:rFonts w:asciiTheme="minorHAnsi" w:hAnsiTheme="minorHAnsi" w:cstheme="minorHAnsi"/>
                <w:noProof/>
                <w:color w:val="008080"/>
                <w:sz w:val="18"/>
                <w:szCs w:val="18"/>
                <w:rPrChange w:id="23799" w:author="Chen, Ivy (陳素貞 IEC1)" w:date="2015-01-12T13:45:00Z">
                  <w:rPr>
                    <w:ins w:id="23800" w:author="IEC960923" w:date="2013-09-12T14:12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23801" w:author="IEC960923" w:date="2013-09-12T14:12:00Z">
              <w:r w:rsidRPr="002F02C9">
                <w:rPr>
                  <w:rFonts w:asciiTheme="minorHAnsi" w:hAnsiTheme="minorHAnsi" w:cstheme="minorHAnsi"/>
                  <w:noProof/>
                  <w:color w:val="0000FF"/>
                  <w:sz w:val="18"/>
                  <w:szCs w:val="18"/>
                  <w:rPrChange w:id="2380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Theme="minorHAnsi" w:hAnsiTheme="minorHAnsi" w:cstheme="minorHAnsi"/>
                  <w:noProof/>
                  <w:sz w:val="18"/>
                  <w:szCs w:val="18"/>
                  <w:rPrChange w:id="2380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8080"/>
                  <w:sz w:val="18"/>
                  <w:szCs w:val="18"/>
                  <w:rPrChange w:id="23804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ConstValue</w:t>
              </w:r>
            </w:ins>
          </w:p>
          <w:p w:rsidR="002E44B6" w:rsidRPr="002F02C9" w:rsidRDefault="00152C15" w:rsidP="002E44B6">
            <w:pPr>
              <w:widowControl w:val="0"/>
              <w:autoSpaceDE w:val="0"/>
              <w:autoSpaceDN w:val="0"/>
              <w:adjustRightInd w:val="0"/>
              <w:rPr>
                <w:ins w:id="23805" w:author="IEC960923" w:date="2013-09-12T14:12:00Z"/>
                <w:rFonts w:asciiTheme="minorHAnsi" w:hAnsiTheme="minorHAnsi" w:cstheme="minorHAnsi"/>
                <w:noProof/>
                <w:color w:val="008080"/>
                <w:sz w:val="18"/>
                <w:szCs w:val="18"/>
                <w:rPrChange w:id="23806" w:author="Chen, Ivy (陳素貞 IEC1)" w:date="2015-01-12T13:45:00Z">
                  <w:rPr>
                    <w:ins w:id="23807" w:author="IEC960923" w:date="2013-09-12T14:12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23808" w:author="IEC960923" w:date="2013-09-12T14:12:00Z">
              <w:r w:rsidRPr="002F02C9">
                <w:rPr>
                  <w:rFonts w:asciiTheme="minorHAnsi" w:hAnsiTheme="minorHAnsi" w:cstheme="minorHAnsi"/>
                  <w:noProof/>
                  <w:color w:val="0000FF"/>
                  <w:sz w:val="18"/>
                  <w:szCs w:val="18"/>
                  <w:rPrChange w:id="2380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where</w:t>
              </w:r>
              <w:r w:rsidRPr="002F02C9">
                <w:rPr>
                  <w:rFonts w:asciiTheme="minorHAnsi" w:hAnsiTheme="minorHAnsi" w:cstheme="minorHAnsi"/>
                  <w:noProof/>
                  <w:sz w:val="18"/>
                  <w:szCs w:val="18"/>
                  <w:rPrChange w:id="2381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00FF"/>
                  <w:sz w:val="18"/>
                  <w:szCs w:val="18"/>
                  <w:rPrChange w:id="2381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Type</w:t>
              </w:r>
              <w:r w:rsidRPr="002F02C9">
                <w:rPr>
                  <w:rFonts w:asciiTheme="minorHAnsi" w:hAnsiTheme="minorHAnsi" w:cstheme="minorHAnsi"/>
                  <w:noProof/>
                  <w:sz w:val="18"/>
                  <w:szCs w:val="18"/>
                  <w:rPrChange w:id="2381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808080"/>
                  <w:sz w:val="18"/>
                  <w:szCs w:val="18"/>
                  <w:rPrChange w:id="23813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=</w:t>
              </w:r>
              <w:r w:rsidRPr="002F02C9">
                <w:rPr>
                  <w:rFonts w:asciiTheme="minorHAnsi" w:hAnsiTheme="minorHAnsi" w:cstheme="minorHAnsi"/>
                  <w:noProof/>
                  <w:sz w:val="18"/>
                  <w:szCs w:val="18"/>
                  <w:rPrChange w:id="2381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noProof/>
                  <w:color w:val="008080"/>
                  <w:sz w:val="18"/>
                  <w:szCs w:val="18"/>
                  <w:rPrChange w:id="23815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@Type</w:t>
              </w:r>
            </w:ins>
          </w:p>
          <w:p w:rsidR="007959CF" w:rsidRPr="002F02C9" w:rsidRDefault="007959CF" w:rsidP="00E83FDA">
            <w:pPr>
              <w:rPr>
                <w:ins w:id="23816" w:author="IEC960923" w:date="2013-09-12T13:13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817" w:author="Chen, Ivy (陳素貞 IEC1)" w:date="2015-01-12T13:45:00Z">
                  <w:rPr>
                    <w:ins w:id="23818" w:author="IEC960923" w:date="2013-09-12T13:13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  <w:p w:rsidR="0074205C" w:rsidRPr="002F02C9" w:rsidRDefault="00152C15">
            <w:pPr>
              <w:rPr>
                <w:ins w:id="23819" w:author="IEC960923" w:date="2013-09-12T10:2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820" w:author="Chen, Ivy (陳素貞 IEC1)" w:date="2015-01-12T13:45:00Z">
                  <w:rPr>
                    <w:ins w:id="23821" w:author="IEC960923" w:date="2013-09-12T10:25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822" w:author="IEC960923" w:date="2013-09-12T10:25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3823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824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：原高亮被选的数据行恢复正常显示，被点击的行被高亮选择，下部的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82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3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826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到</w:t>
              </w:r>
            </w:ins>
            <w:ins w:id="23827" w:author="IEC960923" w:date="2013-09-12T13:3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82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5</w:t>
              </w:r>
            </w:ins>
            <w:ins w:id="23829" w:author="IEC960923" w:date="2013-09-12T10:2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83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号控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831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件中显示被点击数据行的详细资料，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3832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Enable Delete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833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按钮。若被点击行为空行，则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3834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u w:val="single"/>
                    </w:rPr>
                  </w:rPrChange>
                </w:rPr>
                <w:t>Disable Delete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835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按钮。</w:t>
              </w:r>
            </w:ins>
          </w:p>
        </w:tc>
        <w:tc>
          <w:tcPr>
            <w:tcW w:w="2487" w:type="dxa"/>
            <w:tcPrChange w:id="23836" w:author="IEC960923" w:date="2013-09-12T13:33:00Z">
              <w:tcPr>
                <w:tcW w:w="2629" w:type="dxa"/>
                <w:gridSpan w:val="2"/>
              </w:tcPr>
            </w:tcPrChange>
          </w:tcPr>
          <w:p w:rsidR="0074205C" w:rsidRPr="002F02C9" w:rsidRDefault="00152C15" w:rsidP="00E83FDA">
            <w:pPr>
              <w:rPr>
                <w:ins w:id="23837" w:author="IEC960923" w:date="2013-09-12T10:2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838" w:author="Chen, Ivy (陳素貞 IEC1)" w:date="2015-01-12T13:45:00Z">
                  <w:rPr>
                    <w:ins w:id="23839" w:author="IEC960923" w:date="2013-09-12T10:25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840" w:author="IEC960923" w:date="2013-09-12T10:25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3841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u w:val="single"/>
                    </w:rPr>
                  </w:rPrChange>
                </w:rPr>
                <w:t>栏位包括：</w:t>
              </w:r>
            </w:ins>
            <w:ins w:id="23842" w:author="IEC960923" w:date="2013-09-12T13:3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84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InfoName,InfoValue,Description</w:t>
              </w:r>
            </w:ins>
            <w:ins w:id="23844" w:author="IEC960923" w:date="2013-09-12T10:2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84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,Editor,Cdt,Udt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84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  <w:p w:rsidR="0074205C" w:rsidRPr="002F02C9" w:rsidRDefault="00152C15" w:rsidP="00E83FDA">
            <w:pPr>
              <w:rPr>
                <w:ins w:id="23847" w:author="IEC960923" w:date="2013-09-12T10:2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848" w:author="Chen, Ivy (陳素貞 IEC1)" w:date="2015-01-12T13:45:00Z">
                  <w:rPr>
                    <w:ins w:id="23849" w:author="IEC960923" w:date="2013-09-12T10:25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850" w:author="IEC960923" w:date="2013-09-12T10:2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85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依據</w:t>
              </w:r>
            </w:ins>
            <w:ins w:id="23852" w:author="IEC960923" w:date="2013-09-12T13:3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85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InfoName</w:t>
              </w:r>
            </w:ins>
            <w:ins w:id="23854" w:author="IEC960923" w:date="2013-09-12T10:2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85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升冪排序</w:t>
              </w:r>
            </w:ins>
          </w:p>
          <w:p w:rsidR="0074205C" w:rsidRPr="002F02C9" w:rsidRDefault="0074205C" w:rsidP="00E83FDA">
            <w:pPr>
              <w:rPr>
                <w:ins w:id="23856" w:author="IEC960923" w:date="2013-09-12T10:2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857" w:author="Chen, Ivy (陳素貞 IEC1)" w:date="2015-01-12T13:45:00Z">
                  <w:rPr>
                    <w:ins w:id="23858" w:author="IEC960923" w:date="2013-09-12T10:25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38020E" w:rsidRPr="002F02C9" w:rsidTr="00203852">
        <w:trPr>
          <w:ins w:id="23859" w:author="IEC960923" w:date="2013-09-12T11:35:00Z"/>
        </w:trPr>
        <w:tc>
          <w:tcPr>
            <w:tcW w:w="445" w:type="dxa"/>
            <w:tcPrChange w:id="23860" w:author="IEC960923" w:date="2013-09-12T13:33:00Z">
              <w:tcPr>
                <w:tcW w:w="445" w:type="dxa"/>
              </w:tcPr>
            </w:tcPrChange>
          </w:tcPr>
          <w:p w:rsidR="0038020E" w:rsidRPr="002F02C9" w:rsidRDefault="00152C15" w:rsidP="00E83FDA">
            <w:pPr>
              <w:rPr>
                <w:ins w:id="23861" w:author="IEC960923" w:date="2013-09-12T11:35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862" w:author="Chen, Ivy (陳素貞 IEC1)" w:date="2015-01-12T13:45:00Z">
                  <w:rPr>
                    <w:ins w:id="23863" w:author="IEC960923" w:date="2013-09-12T11:35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864" w:author="IEC960923" w:date="2013-09-12T11:3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386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3</w:t>
              </w:r>
            </w:ins>
          </w:p>
        </w:tc>
        <w:tc>
          <w:tcPr>
            <w:tcW w:w="1364" w:type="dxa"/>
            <w:tcPrChange w:id="23866" w:author="IEC960923" w:date="2013-09-12T13:33:00Z">
              <w:tcPr>
                <w:tcW w:w="1364" w:type="dxa"/>
              </w:tcPr>
            </w:tcPrChange>
          </w:tcPr>
          <w:p w:rsidR="0038020E" w:rsidRPr="002F02C9" w:rsidRDefault="00152C15" w:rsidP="00E83FDA">
            <w:pPr>
              <w:rPr>
                <w:ins w:id="23867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868" w:author="Chen, Ivy (陳素貞 IEC1)" w:date="2015-01-12T13:45:00Z">
                  <w:rPr>
                    <w:ins w:id="23869" w:author="IEC960923" w:date="2013-09-12T11:35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870" w:author="IEC960923" w:date="2013-09-12T13:3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87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InfoName</w:t>
              </w:r>
            </w:ins>
          </w:p>
        </w:tc>
        <w:tc>
          <w:tcPr>
            <w:tcW w:w="862" w:type="dxa"/>
            <w:tcPrChange w:id="23872" w:author="IEC960923" w:date="2013-09-12T13:33:00Z">
              <w:tcPr>
                <w:tcW w:w="862" w:type="dxa"/>
              </w:tcPr>
            </w:tcPrChange>
          </w:tcPr>
          <w:p w:rsidR="0038020E" w:rsidRPr="002F02C9" w:rsidRDefault="00152C15" w:rsidP="00E83FDA">
            <w:pPr>
              <w:rPr>
                <w:ins w:id="23873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874" w:author="Chen, Ivy (陳素貞 IEC1)" w:date="2015-01-12T13:45:00Z">
                  <w:rPr>
                    <w:ins w:id="23875" w:author="IEC960923" w:date="2013-09-12T11:35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3876" w:author="IEC960923" w:date="2013-09-12T13:4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87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  <w:tcPrChange w:id="23878" w:author="IEC960923" w:date="2013-09-12T13:33:00Z">
              <w:tcPr>
                <w:tcW w:w="839" w:type="dxa"/>
              </w:tcPr>
            </w:tcPrChange>
          </w:tcPr>
          <w:p w:rsidR="0038020E" w:rsidRPr="002F02C9" w:rsidRDefault="00152C15" w:rsidP="00E83FDA">
            <w:pPr>
              <w:rPr>
                <w:ins w:id="23879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880" w:author="Chen, Ivy (陳素貞 IEC1)" w:date="2015-01-12T13:45:00Z">
                  <w:rPr>
                    <w:ins w:id="23881" w:author="IEC960923" w:date="2013-09-12T11:35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3882" w:author="IEC960923" w:date="2013-09-12T13:46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88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88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2</w:t>
              </w:r>
            </w:ins>
            <w:ins w:id="23885" w:author="IEC960923" w:date="2013-09-12T13:4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88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0</w:t>
              </w:r>
            </w:ins>
            <w:ins w:id="23887" w:author="IEC960923" w:date="2013-09-12T13:46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88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  <w:tcPrChange w:id="23889" w:author="IEC960923" w:date="2013-09-12T13:33:00Z">
              <w:tcPr>
                <w:tcW w:w="1276" w:type="dxa"/>
              </w:tcPr>
            </w:tcPrChange>
          </w:tcPr>
          <w:p w:rsidR="0038020E" w:rsidRPr="002F02C9" w:rsidRDefault="00152C15" w:rsidP="00E83FDA">
            <w:pPr>
              <w:rPr>
                <w:ins w:id="23890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891" w:author="Chen, Ivy (陳素貞 IEC1)" w:date="2015-01-12T13:45:00Z">
                  <w:rPr>
                    <w:ins w:id="23892" w:author="IEC960923" w:date="2013-09-12T11:35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3893" w:author="IEC960923" w:date="2013-09-12T13:46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894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  <w:tcPrChange w:id="23895" w:author="IEC960923" w:date="2013-09-12T13:33:00Z">
              <w:tcPr>
                <w:tcW w:w="674" w:type="dxa"/>
              </w:tcPr>
            </w:tcPrChange>
          </w:tcPr>
          <w:p w:rsidR="0038020E" w:rsidRPr="002F02C9" w:rsidRDefault="00152C15" w:rsidP="00E83FDA">
            <w:pPr>
              <w:rPr>
                <w:ins w:id="23896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897" w:author="Chen, Ivy (陳素貞 IEC1)" w:date="2015-01-12T13:45:00Z">
                  <w:rPr>
                    <w:ins w:id="23898" w:author="IEC960923" w:date="2013-09-12T11:35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3899" w:author="IEC960923" w:date="2013-09-12T13:46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900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870" w:type="dxa"/>
            <w:tcPrChange w:id="23901" w:author="IEC960923" w:date="2013-09-12T13:33:00Z">
              <w:tcPr>
                <w:tcW w:w="2728" w:type="dxa"/>
              </w:tcPr>
            </w:tcPrChange>
          </w:tcPr>
          <w:p w:rsidR="0038020E" w:rsidRPr="002F02C9" w:rsidRDefault="0038020E" w:rsidP="00E83FDA">
            <w:pPr>
              <w:rPr>
                <w:ins w:id="23902" w:author="IEC960923" w:date="2013-09-12T11:35:00Z"/>
                <w:rFonts w:asciiTheme="minorHAnsi" w:hAnsiTheme="minorHAnsi" w:cstheme="minorHAnsi"/>
                <w:color w:val="0033CC"/>
                <w:sz w:val="18"/>
                <w:szCs w:val="18"/>
                <w:rPrChange w:id="23903" w:author="Chen, Ivy (陳素貞 IEC1)" w:date="2015-01-12T13:45:00Z">
                  <w:rPr>
                    <w:ins w:id="23904" w:author="IEC960923" w:date="2013-09-12T11:35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2487" w:type="dxa"/>
            <w:tcPrChange w:id="23905" w:author="IEC960923" w:date="2013-09-12T13:33:00Z">
              <w:tcPr>
                <w:tcW w:w="2629" w:type="dxa"/>
                <w:gridSpan w:val="2"/>
              </w:tcPr>
            </w:tcPrChange>
          </w:tcPr>
          <w:p w:rsidR="0038020E" w:rsidRPr="002F02C9" w:rsidRDefault="0038020E" w:rsidP="00E83FDA">
            <w:pPr>
              <w:rPr>
                <w:ins w:id="23906" w:author="IEC960923" w:date="2013-09-12T11:35:00Z"/>
                <w:rFonts w:asciiTheme="minorHAnsi" w:hAnsiTheme="minorHAnsi" w:cstheme="minorHAnsi"/>
                <w:color w:val="0033CC"/>
                <w:sz w:val="18"/>
                <w:szCs w:val="18"/>
                <w:rPrChange w:id="23907" w:author="Chen, Ivy (陳素貞 IEC1)" w:date="2015-01-12T13:45:00Z">
                  <w:rPr>
                    <w:ins w:id="23908" w:author="IEC960923" w:date="2013-09-12T11:35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</w:tr>
      <w:tr w:rsidR="0038020E" w:rsidRPr="002F02C9" w:rsidTr="00203852">
        <w:trPr>
          <w:ins w:id="23909" w:author="IEC960923" w:date="2013-09-12T11:35:00Z"/>
        </w:trPr>
        <w:tc>
          <w:tcPr>
            <w:tcW w:w="445" w:type="dxa"/>
            <w:tcPrChange w:id="23910" w:author="IEC960923" w:date="2013-09-12T13:33:00Z">
              <w:tcPr>
                <w:tcW w:w="445" w:type="dxa"/>
              </w:tcPr>
            </w:tcPrChange>
          </w:tcPr>
          <w:p w:rsidR="0038020E" w:rsidRPr="002F02C9" w:rsidRDefault="00152C15" w:rsidP="00E83FDA">
            <w:pPr>
              <w:rPr>
                <w:ins w:id="23911" w:author="IEC960923" w:date="2013-09-12T11:35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912" w:author="Chen, Ivy (陳素貞 IEC1)" w:date="2015-01-12T13:45:00Z">
                  <w:rPr>
                    <w:ins w:id="23913" w:author="IEC960923" w:date="2013-09-12T11:35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914" w:author="IEC960923" w:date="2013-09-12T11:3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391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4</w:t>
              </w:r>
            </w:ins>
          </w:p>
        </w:tc>
        <w:tc>
          <w:tcPr>
            <w:tcW w:w="1364" w:type="dxa"/>
            <w:tcPrChange w:id="23916" w:author="IEC960923" w:date="2013-09-12T13:33:00Z">
              <w:tcPr>
                <w:tcW w:w="1364" w:type="dxa"/>
              </w:tcPr>
            </w:tcPrChange>
          </w:tcPr>
          <w:p w:rsidR="0038020E" w:rsidRPr="002F02C9" w:rsidRDefault="00152C15" w:rsidP="00E83FDA">
            <w:pPr>
              <w:rPr>
                <w:ins w:id="23917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918" w:author="Chen, Ivy (陳素貞 IEC1)" w:date="2015-01-12T13:45:00Z">
                  <w:rPr>
                    <w:ins w:id="23919" w:author="IEC960923" w:date="2013-09-12T11:35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920" w:author="IEC960923" w:date="2013-09-12T13:3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92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InfoValue</w:t>
              </w:r>
            </w:ins>
          </w:p>
        </w:tc>
        <w:tc>
          <w:tcPr>
            <w:tcW w:w="862" w:type="dxa"/>
            <w:tcPrChange w:id="23922" w:author="IEC960923" w:date="2013-09-12T13:33:00Z">
              <w:tcPr>
                <w:tcW w:w="862" w:type="dxa"/>
              </w:tcPr>
            </w:tcPrChange>
          </w:tcPr>
          <w:p w:rsidR="0038020E" w:rsidRPr="002F02C9" w:rsidRDefault="00152C15" w:rsidP="00E83FDA">
            <w:pPr>
              <w:rPr>
                <w:ins w:id="23923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924" w:author="Chen, Ivy (陳素貞 IEC1)" w:date="2015-01-12T13:45:00Z">
                  <w:rPr>
                    <w:ins w:id="23925" w:author="IEC960923" w:date="2013-09-12T11:35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3926" w:author="IEC960923" w:date="2013-09-12T13:4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927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  <w:tcPrChange w:id="23928" w:author="IEC960923" w:date="2013-09-12T13:33:00Z">
              <w:tcPr>
                <w:tcW w:w="839" w:type="dxa"/>
              </w:tcPr>
            </w:tcPrChange>
          </w:tcPr>
          <w:p w:rsidR="0038020E" w:rsidRPr="002F02C9" w:rsidRDefault="00152C15" w:rsidP="00E83FDA">
            <w:pPr>
              <w:rPr>
                <w:ins w:id="23929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930" w:author="Chen, Ivy (陳素貞 IEC1)" w:date="2015-01-12T13:45:00Z">
                  <w:rPr>
                    <w:ins w:id="23931" w:author="IEC960923" w:date="2013-09-12T11:35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3932" w:author="IEC960923" w:date="2013-09-12T13:47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933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93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935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  <w:tcPrChange w:id="23936" w:author="IEC960923" w:date="2013-09-12T13:33:00Z">
              <w:tcPr>
                <w:tcW w:w="1276" w:type="dxa"/>
              </w:tcPr>
            </w:tcPrChange>
          </w:tcPr>
          <w:p w:rsidR="0038020E" w:rsidRPr="002F02C9" w:rsidRDefault="00152C15" w:rsidP="00E83FDA">
            <w:pPr>
              <w:rPr>
                <w:ins w:id="23937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938" w:author="Chen, Ivy (陳素貞 IEC1)" w:date="2015-01-12T13:45:00Z">
                  <w:rPr>
                    <w:ins w:id="23939" w:author="IEC960923" w:date="2013-09-12T11:35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3940" w:author="IEC960923" w:date="2013-09-12T13:47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941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  <w:tcPrChange w:id="23942" w:author="IEC960923" w:date="2013-09-12T13:33:00Z">
              <w:tcPr>
                <w:tcW w:w="674" w:type="dxa"/>
              </w:tcPr>
            </w:tcPrChange>
          </w:tcPr>
          <w:p w:rsidR="0038020E" w:rsidRPr="002F02C9" w:rsidRDefault="00152C15" w:rsidP="00E83FDA">
            <w:pPr>
              <w:rPr>
                <w:ins w:id="23943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944" w:author="Chen, Ivy (陳素貞 IEC1)" w:date="2015-01-12T13:45:00Z">
                  <w:rPr>
                    <w:ins w:id="23945" w:author="IEC960923" w:date="2013-09-12T11:35:00Z"/>
                    <w:rFonts w:asciiTheme="minorHAnsi" w:hAnsiTheme="minorHAnsi" w:cstheme="minorHAnsi"/>
                    <w:color w:val="0033CC"/>
                  </w:rPr>
                </w:rPrChange>
              </w:rPr>
            </w:pPr>
            <w:ins w:id="23946" w:author="IEC960923" w:date="2013-09-12T13:47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947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是</w:t>
              </w:r>
            </w:ins>
          </w:p>
        </w:tc>
        <w:tc>
          <w:tcPr>
            <w:tcW w:w="2870" w:type="dxa"/>
            <w:tcPrChange w:id="23948" w:author="IEC960923" w:date="2013-09-12T13:33:00Z">
              <w:tcPr>
                <w:tcW w:w="2728" w:type="dxa"/>
              </w:tcPr>
            </w:tcPrChange>
          </w:tcPr>
          <w:p w:rsidR="0038020E" w:rsidRPr="002F02C9" w:rsidRDefault="0038020E" w:rsidP="00E83FDA">
            <w:pPr>
              <w:rPr>
                <w:ins w:id="23949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950" w:author="Chen, Ivy (陳素貞 IEC1)" w:date="2015-01-12T13:45:00Z">
                  <w:rPr>
                    <w:ins w:id="23951" w:author="IEC960923" w:date="2013-09-12T11:35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2487" w:type="dxa"/>
            <w:tcPrChange w:id="23952" w:author="IEC960923" w:date="2013-09-12T13:33:00Z">
              <w:tcPr>
                <w:tcW w:w="2629" w:type="dxa"/>
                <w:gridSpan w:val="2"/>
              </w:tcPr>
            </w:tcPrChange>
          </w:tcPr>
          <w:p w:rsidR="0038020E" w:rsidRPr="002F02C9" w:rsidRDefault="0038020E" w:rsidP="00E83FDA">
            <w:pPr>
              <w:rPr>
                <w:ins w:id="23953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954" w:author="Chen, Ivy (陳素貞 IEC1)" w:date="2015-01-12T13:45:00Z">
                  <w:rPr>
                    <w:ins w:id="23955" w:author="IEC960923" w:date="2013-09-12T11:35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</w:tr>
      <w:tr w:rsidR="0038020E" w:rsidRPr="002F02C9" w:rsidTr="00203852">
        <w:trPr>
          <w:ins w:id="23956" w:author="IEC960923" w:date="2013-09-12T11:35:00Z"/>
        </w:trPr>
        <w:tc>
          <w:tcPr>
            <w:tcW w:w="445" w:type="dxa"/>
            <w:tcPrChange w:id="23957" w:author="IEC960923" w:date="2013-09-12T13:33:00Z">
              <w:tcPr>
                <w:tcW w:w="445" w:type="dxa"/>
              </w:tcPr>
            </w:tcPrChange>
          </w:tcPr>
          <w:p w:rsidR="0038020E" w:rsidRPr="002F02C9" w:rsidRDefault="00152C15" w:rsidP="00E83FDA">
            <w:pPr>
              <w:rPr>
                <w:ins w:id="23958" w:author="IEC960923" w:date="2013-09-12T11:35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3959" w:author="Chen, Ivy (陳素貞 IEC1)" w:date="2015-01-12T13:45:00Z">
                  <w:rPr>
                    <w:ins w:id="23960" w:author="IEC960923" w:date="2013-09-12T11:35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961" w:author="IEC960923" w:date="2013-09-12T11:3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396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5</w:t>
              </w:r>
            </w:ins>
          </w:p>
        </w:tc>
        <w:tc>
          <w:tcPr>
            <w:tcW w:w="1364" w:type="dxa"/>
            <w:tcPrChange w:id="23963" w:author="IEC960923" w:date="2013-09-12T13:33:00Z">
              <w:tcPr>
                <w:tcW w:w="1364" w:type="dxa"/>
              </w:tcPr>
            </w:tcPrChange>
          </w:tcPr>
          <w:p w:rsidR="0038020E" w:rsidRPr="002F02C9" w:rsidRDefault="00152C15" w:rsidP="00E83FDA">
            <w:pPr>
              <w:rPr>
                <w:ins w:id="23964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965" w:author="Chen, Ivy (陳素貞 IEC1)" w:date="2015-01-12T13:45:00Z">
                  <w:rPr>
                    <w:ins w:id="23966" w:author="IEC960923" w:date="2013-09-12T11:35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3967" w:author="IEC960923" w:date="2013-09-12T13:3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96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Description</w:t>
              </w:r>
            </w:ins>
          </w:p>
        </w:tc>
        <w:tc>
          <w:tcPr>
            <w:tcW w:w="862" w:type="dxa"/>
            <w:tcPrChange w:id="23969" w:author="IEC960923" w:date="2013-09-12T13:33:00Z">
              <w:tcPr>
                <w:tcW w:w="862" w:type="dxa"/>
              </w:tcPr>
            </w:tcPrChange>
          </w:tcPr>
          <w:p w:rsidR="0038020E" w:rsidRPr="002F02C9" w:rsidRDefault="00152C15" w:rsidP="00E83FDA">
            <w:pPr>
              <w:rPr>
                <w:ins w:id="23970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971" w:author="Chen, Ivy (陳素貞 IEC1)" w:date="2015-01-12T13:45:00Z">
                  <w:rPr>
                    <w:ins w:id="23972" w:author="IEC960923" w:date="2013-09-12T11:35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3973" w:author="IEC960923" w:date="2013-09-12T13:5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97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  <w:tcPrChange w:id="23975" w:author="IEC960923" w:date="2013-09-12T13:33:00Z">
              <w:tcPr>
                <w:tcW w:w="839" w:type="dxa"/>
              </w:tcPr>
            </w:tcPrChange>
          </w:tcPr>
          <w:p w:rsidR="0038020E" w:rsidRPr="002F02C9" w:rsidRDefault="00152C15" w:rsidP="00E83FDA">
            <w:pPr>
              <w:rPr>
                <w:ins w:id="23976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977" w:author="Chen, Ivy (陳素貞 IEC1)" w:date="2015-01-12T13:45:00Z">
                  <w:rPr>
                    <w:ins w:id="23978" w:author="IEC960923" w:date="2013-09-12T11:35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3979" w:author="IEC960923" w:date="2013-09-12T13:52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980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3981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982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  <w:tcPrChange w:id="23983" w:author="IEC960923" w:date="2013-09-12T13:33:00Z">
              <w:tcPr>
                <w:tcW w:w="1276" w:type="dxa"/>
              </w:tcPr>
            </w:tcPrChange>
          </w:tcPr>
          <w:p w:rsidR="0038020E" w:rsidRPr="002F02C9" w:rsidRDefault="00152C15" w:rsidP="00E83FDA">
            <w:pPr>
              <w:rPr>
                <w:ins w:id="23984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985" w:author="Chen, Ivy (陳素貞 IEC1)" w:date="2015-01-12T13:45:00Z">
                  <w:rPr>
                    <w:ins w:id="23986" w:author="IEC960923" w:date="2013-09-12T11:35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3987" w:author="IEC960923" w:date="2013-09-12T13:52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3988" w:author="Chen, Ivy (陳素貞 IEC1)" w:date="2015-01-12T13:45:00Z">
                    <w:rPr>
                      <w:rFonts w:hint="eastAsia"/>
                      <w:color w:val="0000FF"/>
                      <w:u w:val="single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  <w:tcPrChange w:id="23989" w:author="IEC960923" w:date="2013-09-12T13:33:00Z">
              <w:tcPr>
                <w:tcW w:w="674" w:type="dxa"/>
              </w:tcPr>
            </w:tcPrChange>
          </w:tcPr>
          <w:p w:rsidR="0038020E" w:rsidRPr="002F02C9" w:rsidRDefault="0038020E" w:rsidP="00E83FDA">
            <w:pPr>
              <w:rPr>
                <w:ins w:id="23990" w:author="IEC960923" w:date="2013-09-12T11:3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3991" w:author="Chen, Ivy (陳素貞 IEC1)" w:date="2015-01-12T13:45:00Z">
                  <w:rPr>
                    <w:ins w:id="23992" w:author="IEC960923" w:date="2013-09-12T11:35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870" w:type="dxa"/>
            <w:tcPrChange w:id="23993" w:author="IEC960923" w:date="2013-09-12T13:33:00Z">
              <w:tcPr>
                <w:tcW w:w="2728" w:type="dxa"/>
              </w:tcPr>
            </w:tcPrChange>
          </w:tcPr>
          <w:p w:rsidR="0038020E" w:rsidRPr="002F02C9" w:rsidRDefault="0038020E" w:rsidP="00E83FDA">
            <w:pPr>
              <w:rPr>
                <w:ins w:id="23994" w:author="IEC960923" w:date="2013-09-12T11:35:00Z"/>
                <w:rFonts w:asciiTheme="minorHAnsi" w:hAnsiTheme="minorHAnsi" w:cstheme="minorHAnsi"/>
                <w:color w:val="0033CC"/>
                <w:sz w:val="18"/>
                <w:szCs w:val="18"/>
                <w:rPrChange w:id="23995" w:author="Chen, Ivy (陳素貞 IEC1)" w:date="2015-01-12T13:45:00Z">
                  <w:rPr>
                    <w:ins w:id="23996" w:author="IEC960923" w:date="2013-09-12T11:35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2487" w:type="dxa"/>
            <w:tcPrChange w:id="23997" w:author="IEC960923" w:date="2013-09-12T13:33:00Z">
              <w:tcPr>
                <w:tcW w:w="2629" w:type="dxa"/>
                <w:gridSpan w:val="2"/>
              </w:tcPr>
            </w:tcPrChange>
          </w:tcPr>
          <w:p w:rsidR="0038020E" w:rsidRPr="002F02C9" w:rsidRDefault="0038020E" w:rsidP="00E83FDA">
            <w:pPr>
              <w:rPr>
                <w:ins w:id="23998" w:author="IEC960923" w:date="2013-09-12T11:35:00Z"/>
                <w:rFonts w:asciiTheme="minorHAnsi" w:hAnsiTheme="minorHAnsi" w:cstheme="minorHAnsi"/>
                <w:color w:val="0033CC"/>
                <w:sz w:val="18"/>
                <w:szCs w:val="18"/>
                <w:rPrChange w:id="23999" w:author="Chen, Ivy (陳素貞 IEC1)" w:date="2015-01-12T13:45:00Z">
                  <w:rPr>
                    <w:ins w:id="24000" w:author="IEC960923" w:date="2013-09-12T11:35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</w:tr>
      <w:tr w:rsidR="00C553B7" w:rsidRPr="002F02C9" w:rsidTr="00203852">
        <w:trPr>
          <w:ins w:id="24001" w:author="IEC960923" w:date="2013-09-12T13:34:00Z"/>
        </w:trPr>
        <w:tc>
          <w:tcPr>
            <w:tcW w:w="445" w:type="dxa"/>
          </w:tcPr>
          <w:p w:rsidR="00C553B7" w:rsidRPr="002F02C9" w:rsidRDefault="00152C15" w:rsidP="00E83FDA">
            <w:pPr>
              <w:rPr>
                <w:ins w:id="24002" w:author="IEC960923" w:date="2013-09-12T13:3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003" w:author="Chen, Ivy (陳素貞 IEC1)" w:date="2015-01-12T13:45:00Z">
                  <w:rPr>
                    <w:ins w:id="24004" w:author="IEC960923" w:date="2013-09-12T13:3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005" w:author="IEC960923" w:date="2013-09-12T13:3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00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6</w:t>
              </w:r>
            </w:ins>
          </w:p>
        </w:tc>
        <w:tc>
          <w:tcPr>
            <w:tcW w:w="1364" w:type="dxa"/>
          </w:tcPr>
          <w:p w:rsidR="00C553B7" w:rsidRPr="002F02C9" w:rsidRDefault="00152C15" w:rsidP="00E83FDA">
            <w:pPr>
              <w:rPr>
                <w:ins w:id="24007" w:author="IEC960923" w:date="2013-09-12T13:3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008" w:author="Chen, Ivy (陳素貞 IEC1)" w:date="2015-01-12T13:45:00Z">
                  <w:rPr>
                    <w:ins w:id="24009" w:author="IEC960923" w:date="2013-09-12T13:3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010" w:author="IEC960923" w:date="2013-09-12T13:3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1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Save</w:t>
              </w:r>
            </w:ins>
          </w:p>
        </w:tc>
        <w:tc>
          <w:tcPr>
            <w:tcW w:w="862" w:type="dxa"/>
          </w:tcPr>
          <w:p w:rsidR="00C553B7" w:rsidRPr="002F02C9" w:rsidRDefault="00152C15" w:rsidP="00E83FDA">
            <w:pPr>
              <w:rPr>
                <w:ins w:id="24012" w:author="IEC960923" w:date="2013-09-12T13:3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013" w:author="Chen, Ivy (陳素貞 IEC1)" w:date="2015-01-12T13:45:00Z">
                  <w:rPr>
                    <w:ins w:id="24014" w:author="IEC960923" w:date="2013-09-12T13:3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4015" w:author="IEC960923" w:date="2013-09-12T13:5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16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C553B7" w:rsidRPr="002F02C9" w:rsidRDefault="00C553B7" w:rsidP="00E83FDA">
            <w:pPr>
              <w:rPr>
                <w:ins w:id="24017" w:author="IEC960923" w:date="2013-09-12T13:3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018" w:author="Chen, Ivy (陳素貞 IEC1)" w:date="2015-01-12T13:45:00Z">
                  <w:rPr>
                    <w:ins w:id="24019" w:author="IEC960923" w:date="2013-09-12T13:3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276" w:type="dxa"/>
          </w:tcPr>
          <w:p w:rsidR="00C553B7" w:rsidRPr="002F02C9" w:rsidRDefault="00152C15" w:rsidP="00E83FDA">
            <w:pPr>
              <w:rPr>
                <w:ins w:id="24020" w:author="IEC960923" w:date="2013-09-12T13:3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021" w:author="Chen, Ivy (陳素貞 IEC1)" w:date="2015-01-12T13:45:00Z">
                  <w:rPr>
                    <w:ins w:id="24022" w:author="IEC960923" w:date="2013-09-12T13:34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4023" w:author="IEC960923" w:date="2013-09-12T13:5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24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Save</w:t>
              </w:r>
            </w:ins>
          </w:p>
        </w:tc>
        <w:tc>
          <w:tcPr>
            <w:tcW w:w="674" w:type="dxa"/>
          </w:tcPr>
          <w:p w:rsidR="00C553B7" w:rsidRPr="002F02C9" w:rsidRDefault="00C553B7" w:rsidP="00E83FDA">
            <w:pPr>
              <w:rPr>
                <w:ins w:id="24025" w:author="IEC960923" w:date="2013-09-12T13:3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026" w:author="Chen, Ivy (陳素貞 IEC1)" w:date="2015-01-12T13:45:00Z">
                  <w:rPr>
                    <w:ins w:id="24027" w:author="IEC960923" w:date="2013-09-12T13:34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870" w:type="dxa"/>
          </w:tcPr>
          <w:p w:rsidR="002E44B6" w:rsidRPr="002F02C9" w:rsidRDefault="00152C15" w:rsidP="002E44B6">
            <w:pPr>
              <w:rPr>
                <w:ins w:id="24028" w:author="IEC960923" w:date="2013-09-12T14:1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029" w:author="Chen, Ivy (陳素貞 IEC1)" w:date="2015-01-12T13:45:00Z">
                  <w:rPr>
                    <w:ins w:id="24030" w:author="IEC960923" w:date="2013-09-12T14:1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031" w:author="IEC960923" w:date="2013-09-12T14:1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3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Click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03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2E44B6" w:rsidRPr="002F02C9" w:rsidRDefault="00152C15" w:rsidP="002E44B6">
            <w:pPr>
              <w:rPr>
                <w:ins w:id="24034" w:author="IEC960923" w:date="2013-09-12T14:1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035" w:author="Chen, Ivy (陳素貞 IEC1)" w:date="2015-01-12T13:45:00Z">
                  <w:rPr>
                    <w:ins w:id="24036" w:author="IEC960923" w:date="2013-09-12T14:1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037" w:author="IEC960923" w:date="2013-09-12T14:1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3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1.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03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若有任何必填项为空，则警示用户，放弃后续操作。</w:t>
              </w:r>
            </w:ins>
          </w:p>
          <w:p w:rsidR="002E44B6" w:rsidRPr="002F02C9" w:rsidRDefault="00152C15" w:rsidP="002E44B6">
            <w:pPr>
              <w:rPr>
                <w:ins w:id="24040" w:author="IEC960923" w:date="2013-09-12T14:1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041" w:author="Chen, Ivy (陳素貞 IEC1)" w:date="2015-01-12T13:45:00Z">
                  <w:rPr>
                    <w:ins w:id="24042" w:author="IEC960923" w:date="2013-09-12T14:1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043" w:author="IEC960923" w:date="2013-09-12T14:1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4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2.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04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檢查</w:t>
              </w:r>
            </w:ins>
            <w:ins w:id="24046" w:author="IEC960923" w:date="2013-09-12T14:1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4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@Type, InfoName </w:t>
              </w:r>
            </w:ins>
            <w:ins w:id="24048" w:author="IEC960923" w:date="2013-09-12T14:1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04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欄位數據是否已存在。</w:t>
              </w:r>
            </w:ins>
          </w:p>
          <w:p w:rsidR="002E44B6" w:rsidRPr="002F02C9" w:rsidRDefault="00152C15" w:rsidP="002E44B6">
            <w:pPr>
              <w:rPr>
                <w:ins w:id="24050" w:author="IEC960923" w:date="2013-09-12T14:1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051" w:author="Chen, Ivy (陳素貞 IEC1)" w:date="2015-01-12T13:45:00Z">
                  <w:rPr>
                    <w:ins w:id="24052" w:author="IEC960923" w:date="2013-09-12T14:1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053" w:author="IEC960923" w:date="2013-09-12T14:1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05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若存在則更新</w:t>
              </w:r>
            </w:ins>
            <w:ins w:id="24055" w:author="IEC960923" w:date="2013-09-12T14:1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5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ConstValue</w:t>
              </w:r>
            </w:ins>
            <w:ins w:id="24057" w:author="IEC960923" w:date="2013-09-12T14:1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05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表中</w:t>
              </w:r>
            </w:ins>
            <w:ins w:id="24059" w:author="IEC960923" w:date="2013-09-12T14:1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6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5</w:t>
              </w:r>
            </w:ins>
            <w:ins w:id="24061" w:author="IEC960923" w:date="2013-09-12T14:1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06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lastRenderedPageBreak/>
                <w:t>号框中数据及创建人和时间；若不存在更新增一筆紀錄及创建人和时间。</w:t>
              </w:r>
            </w:ins>
          </w:p>
          <w:p w:rsidR="0081645B" w:rsidRPr="002F02C9" w:rsidRDefault="00152C15" w:rsidP="002E44B6">
            <w:pPr>
              <w:rPr>
                <w:ins w:id="24063" w:author="IEC960923" w:date="2013-09-12T14:1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064" w:author="Chen, Ivy (陳素貞 IEC1)" w:date="2015-01-12T13:45:00Z">
                  <w:rPr>
                    <w:ins w:id="24065" w:author="IEC960923" w:date="2013-09-12T14:1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066" w:author="IEC960923" w:date="2013-09-12T14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6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3.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06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依據</w:t>
              </w:r>
            </w:ins>
            <w:ins w:id="24069" w:author="IEC960923" w:date="2013-09-12T14:2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7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LabelTypeRule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07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點選的按鈕，更新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7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LabelTypeRule</w:t>
              </w:r>
            </w:ins>
            <w:ins w:id="24073" w:author="IEC960923" w:date="2013-09-12T14:23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07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表中的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7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ModelConstValue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07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或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7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DeliveryConstValue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07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或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7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PartConstValue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08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  <w:p w:rsidR="00C553B7" w:rsidRPr="002F02C9" w:rsidRDefault="00152C15">
            <w:pPr>
              <w:rPr>
                <w:ins w:id="24081" w:author="IEC960923" w:date="2013-09-12T13:3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082" w:author="Chen, Ivy (陳素貞 IEC1)" w:date="2015-01-12T13:45:00Z">
                  <w:rPr>
                    <w:ins w:id="24083" w:author="IEC960923" w:date="2013-09-12T13:3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4084" w:author="IEC960923" w:date="2013-09-12T14:2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8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4</w:t>
              </w:r>
            </w:ins>
            <w:ins w:id="24086" w:author="IEC960923" w:date="2013-09-12T14:1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8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.  </w:t>
              </w:r>
            </w:ins>
            <w:ins w:id="24088" w:author="IEC960923" w:date="2013-09-12T14:1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08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刷新</w:t>
              </w:r>
            </w:ins>
            <w:ins w:id="24090" w:author="IEC960923" w:date="2013-09-12T14:1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9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xxx </w:t>
              </w:r>
            </w:ins>
            <w:ins w:id="24092" w:author="IEC960923" w:date="2013-09-12T14:1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9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Info</w:t>
              </w:r>
            </w:ins>
            <w:ins w:id="24094" w:author="IEC960923" w:date="2013-09-12T14:1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09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List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09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的顯示</w:t>
              </w:r>
            </w:ins>
          </w:p>
        </w:tc>
        <w:tc>
          <w:tcPr>
            <w:tcW w:w="2487" w:type="dxa"/>
          </w:tcPr>
          <w:p w:rsidR="0081645B" w:rsidRPr="002F02C9" w:rsidRDefault="00152C15" w:rsidP="00E83FDA">
            <w:pPr>
              <w:rPr>
                <w:ins w:id="24097" w:author="IEC960923" w:date="2013-09-12T14:23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098" w:author="Chen, Ivy (陳素貞 IEC1)" w:date="2015-01-12T13:45:00Z">
                  <w:rPr>
                    <w:ins w:id="24099" w:author="IEC960923" w:date="2013-09-12T14:23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100" w:author="IEC960923" w:date="2013-09-12T14:23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0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lastRenderedPageBreak/>
                <w:t>依據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0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LabelTypeRule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0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點選的按鈕，更新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0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LabelTypeRule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0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表中的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0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ModelConstValue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0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或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0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DeliveryConstValue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0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或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1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 PartConstValue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1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  <w:p w:rsidR="0081645B" w:rsidRPr="002F02C9" w:rsidRDefault="00152C15" w:rsidP="0081645B">
            <w:pPr>
              <w:rPr>
                <w:ins w:id="24112" w:author="IEC960923" w:date="2013-09-12T14:2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113" w:author="Chen, Ivy (陳素貞 IEC1)" w:date="2015-01-12T13:45:00Z">
                  <w:rPr>
                    <w:ins w:id="24114" w:author="IEC960923" w:date="2013-09-12T14:2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115" w:author="IEC960923" w:date="2013-09-12T14:2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1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a.)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1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若點選按鈕為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1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lastRenderedPageBreak/>
                <w:t>ModelInfo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1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，則調用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2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Interface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121" w:author="Chen, Ivy (陳素貞 IEC1)" w:date="2015-01-12T13:45:00Z">
                    <w:rPr>
                      <w:rFonts w:ascii="新細明體" w:eastAsia="新細明體" w:hAnsi="新細明體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【</w:t>
              </w:r>
              <w:r w:rsidRPr="002F02C9">
                <w:rPr>
                  <w:rFonts w:asciiTheme="minorHAnsi" w:eastAsiaTheme="minorEastAsia" w:hAnsiTheme="minorHAnsi" w:cstheme="minorHAnsi"/>
                  <w:sz w:val="18"/>
                  <w:szCs w:val="18"/>
                  <w:lang w:eastAsia="zh-TW"/>
                  <w:rPrChange w:id="24122" w:author="Chen, Ivy (陳素貞 IEC1)" w:date="2015-01-12T13:45:00Z">
                    <w:rPr>
                      <w:rFonts w:ascii="新細明體" w:eastAsia="新細明體" w:hAnsi="新細明體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void UpdateAndInsertModelConstValue(string labelType, string modelConstValue,string editor);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123" w:author="Chen, Ivy (陳素貞 IEC1)" w:date="2015-01-12T13:45:00Z">
                    <w:rPr>
                      <w:rFonts w:ascii="新細明體" w:eastAsia="新細明體" w:hAnsi="新細明體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】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2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</w:t>
              </w:r>
            </w:ins>
          </w:p>
          <w:p w:rsidR="0081645B" w:rsidRPr="002F02C9" w:rsidRDefault="00152C15" w:rsidP="0081645B">
            <w:pPr>
              <w:rPr>
                <w:ins w:id="24125" w:author="IEC960923" w:date="2013-09-12T14:2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126" w:author="Chen, Ivy (陳素貞 IEC1)" w:date="2015-01-12T13:45:00Z">
                  <w:rPr>
                    <w:ins w:id="24127" w:author="IEC960923" w:date="2013-09-12T14:2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128" w:author="IEC960923" w:date="2013-09-12T14:2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2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b.)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3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若點選按鈕為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3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DeliveryInfo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3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，則</w:t>
              </w:r>
            </w:ins>
            <w:ins w:id="24133" w:author="IEC960923" w:date="2013-09-12T14:2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3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調用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3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Interface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3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【</w:t>
              </w:r>
              <w:r w:rsidRPr="002F02C9">
                <w:rPr>
                  <w:rFonts w:asciiTheme="minorHAnsi" w:eastAsiaTheme="minorEastAsia" w:hAnsiTheme="minorHAnsi" w:cstheme="minorHAnsi"/>
                  <w:sz w:val="18"/>
                  <w:szCs w:val="18"/>
                  <w:lang w:eastAsia="zh-TW"/>
                  <w:rPrChange w:id="2413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void UpdateAndInsertDeliveryConstValue(string labelType, string deliveryConstValue, string editor);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3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】</w:t>
              </w:r>
            </w:ins>
          </w:p>
          <w:p w:rsidR="0081645B" w:rsidRPr="002F02C9" w:rsidRDefault="00152C15" w:rsidP="0081645B">
            <w:pPr>
              <w:rPr>
                <w:ins w:id="24139" w:author="IEC960923" w:date="2013-09-12T13:3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140" w:author="Chen, Ivy (陳素貞 IEC1)" w:date="2015-01-12T13:45:00Z">
                  <w:rPr>
                    <w:ins w:id="24141" w:author="IEC960923" w:date="2013-09-12T13:3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4142" w:author="IEC960923" w:date="2013-09-12T14:2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4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c.)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4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若點選按鈕為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4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PartInfo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4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，則</w:t>
              </w:r>
            </w:ins>
            <w:ins w:id="24147" w:author="IEC960923" w:date="2013-09-12T14:25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4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調用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4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Interface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5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【</w:t>
              </w:r>
              <w:r w:rsidRPr="002F02C9">
                <w:rPr>
                  <w:rFonts w:asciiTheme="minorHAnsi" w:eastAsiaTheme="minorEastAsia" w:hAnsiTheme="minorHAnsi" w:cstheme="minorHAnsi"/>
                  <w:sz w:val="18"/>
                  <w:szCs w:val="18"/>
                  <w:lang w:eastAsia="zh-TW"/>
                  <w:rPrChange w:id="2415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 xml:space="preserve">void UpdateAndInsertPartConstValue(string labelType, int </w:t>
              </w:r>
              <w:r w:rsidRPr="002F02C9">
                <w:rPr>
                  <w:rFonts w:asciiTheme="minorHAnsi" w:eastAsiaTheme="minorEastAsia" w:hAnsiTheme="minorHAnsi" w:cstheme="minorHAnsi"/>
                  <w:color w:val="FF0000"/>
                  <w:sz w:val="18"/>
                  <w:szCs w:val="18"/>
                  <w:lang w:eastAsia="zh-TW"/>
                  <w:rPrChange w:id="2415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bomLevel</w:t>
              </w:r>
              <w:r w:rsidRPr="002F02C9">
                <w:rPr>
                  <w:rFonts w:asciiTheme="minorHAnsi" w:eastAsiaTheme="minorEastAsia" w:hAnsiTheme="minorHAnsi" w:cstheme="minorHAnsi"/>
                  <w:sz w:val="18"/>
                  <w:szCs w:val="18"/>
                  <w:lang w:eastAsia="zh-TW"/>
                  <w:rPrChange w:id="2415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, string partConstValue, string editor);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5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】</w:t>
              </w:r>
            </w:ins>
          </w:p>
        </w:tc>
      </w:tr>
      <w:tr w:rsidR="00C553B7" w:rsidRPr="002F02C9" w:rsidTr="00203852">
        <w:trPr>
          <w:ins w:id="24155" w:author="IEC960923" w:date="2013-09-12T13:34:00Z"/>
        </w:trPr>
        <w:tc>
          <w:tcPr>
            <w:tcW w:w="445" w:type="dxa"/>
          </w:tcPr>
          <w:p w:rsidR="00C553B7" w:rsidRPr="002F02C9" w:rsidRDefault="00152C15" w:rsidP="00E83FDA">
            <w:pPr>
              <w:rPr>
                <w:ins w:id="24156" w:author="IEC960923" w:date="2013-09-12T13:3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157" w:author="Chen, Ivy (陳素貞 IEC1)" w:date="2015-01-12T13:45:00Z">
                  <w:rPr>
                    <w:ins w:id="24158" w:author="IEC960923" w:date="2013-09-12T13:3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159" w:author="IEC960923" w:date="2013-09-12T13:3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16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lastRenderedPageBreak/>
                <w:t>7</w:t>
              </w:r>
            </w:ins>
          </w:p>
        </w:tc>
        <w:tc>
          <w:tcPr>
            <w:tcW w:w="1364" w:type="dxa"/>
          </w:tcPr>
          <w:p w:rsidR="00C553B7" w:rsidRPr="002F02C9" w:rsidRDefault="00152C15" w:rsidP="00E83FDA">
            <w:pPr>
              <w:rPr>
                <w:ins w:id="24161" w:author="IEC960923" w:date="2013-09-12T13:3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162" w:author="Chen, Ivy (陳素貞 IEC1)" w:date="2015-01-12T13:45:00Z">
                  <w:rPr>
                    <w:ins w:id="24163" w:author="IEC960923" w:date="2013-09-12T13:3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164" w:author="IEC960923" w:date="2013-09-12T13:3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6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Delete</w:t>
              </w:r>
            </w:ins>
          </w:p>
        </w:tc>
        <w:tc>
          <w:tcPr>
            <w:tcW w:w="862" w:type="dxa"/>
          </w:tcPr>
          <w:p w:rsidR="00C553B7" w:rsidRPr="002F02C9" w:rsidRDefault="00152C15" w:rsidP="00E83FDA">
            <w:pPr>
              <w:rPr>
                <w:ins w:id="24166" w:author="IEC960923" w:date="2013-09-12T13:3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167" w:author="Chen, Ivy (陳素貞 IEC1)" w:date="2015-01-12T13:45:00Z">
                  <w:rPr>
                    <w:ins w:id="24168" w:author="IEC960923" w:date="2013-09-12T13:3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4169" w:author="IEC960923" w:date="2013-09-12T13:5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70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C553B7" w:rsidRPr="002F02C9" w:rsidRDefault="00C553B7" w:rsidP="00E83FDA">
            <w:pPr>
              <w:rPr>
                <w:ins w:id="24171" w:author="IEC960923" w:date="2013-09-12T13:3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172" w:author="Chen, Ivy (陳素貞 IEC1)" w:date="2015-01-12T13:45:00Z">
                  <w:rPr>
                    <w:ins w:id="24173" w:author="IEC960923" w:date="2013-09-12T13:3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  <w:tc>
          <w:tcPr>
            <w:tcW w:w="1276" w:type="dxa"/>
          </w:tcPr>
          <w:p w:rsidR="00C553B7" w:rsidRPr="002F02C9" w:rsidRDefault="00152C15" w:rsidP="00E83FDA">
            <w:pPr>
              <w:rPr>
                <w:ins w:id="24174" w:author="IEC960923" w:date="2013-09-12T13:3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175" w:author="Chen, Ivy (陳素貞 IEC1)" w:date="2015-01-12T13:45:00Z">
                  <w:rPr>
                    <w:ins w:id="24176" w:author="IEC960923" w:date="2013-09-12T13:34:00Z"/>
                    <w:rFonts w:asciiTheme="minorEastAsia" w:eastAsiaTheme="minorEastAsia" w:hAnsiTheme="minorEastAsia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4177" w:author="IEC960923" w:date="2013-09-12T13:5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78" w:author="Chen, Ivy (陳素貞 IEC1)" w:date="2015-01-12T13:45:00Z">
                    <w:rPr>
                      <w:color w:val="0000FF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674" w:type="dxa"/>
          </w:tcPr>
          <w:p w:rsidR="00C553B7" w:rsidRPr="002F02C9" w:rsidRDefault="00C553B7" w:rsidP="00E83FDA">
            <w:pPr>
              <w:rPr>
                <w:ins w:id="24179" w:author="IEC960923" w:date="2013-09-12T13:3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180" w:author="Chen, Ivy (陳素貞 IEC1)" w:date="2015-01-12T13:45:00Z">
                  <w:rPr>
                    <w:ins w:id="24181" w:author="IEC960923" w:date="2013-09-12T13:34:00Z"/>
                    <w:rFonts w:asciiTheme="minorHAnsi" w:hAnsiTheme="minorHAnsi" w:cstheme="minorHAnsi"/>
                    <w:color w:val="0033CC"/>
                  </w:rPr>
                </w:rPrChange>
              </w:rPr>
            </w:pPr>
          </w:p>
        </w:tc>
        <w:tc>
          <w:tcPr>
            <w:tcW w:w="2870" w:type="dxa"/>
          </w:tcPr>
          <w:p w:rsidR="00A9264E" w:rsidRPr="002F02C9" w:rsidRDefault="00152C15" w:rsidP="00A9264E">
            <w:pPr>
              <w:rPr>
                <w:ins w:id="24182" w:author="IEC960923" w:date="2013-09-12T14:26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183" w:author="Chen, Ivy (陳素貞 IEC1)" w:date="2015-01-12T13:45:00Z">
                  <w:rPr>
                    <w:ins w:id="24184" w:author="IEC960923" w:date="2013-09-12T14:26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185" w:author="IEC960923" w:date="2013-09-12T14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8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Click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8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A9264E" w:rsidRPr="002F02C9" w:rsidRDefault="00152C15" w:rsidP="00A9264E">
            <w:pPr>
              <w:rPr>
                <w:ins w:id="24188" w:author="IEC960923" w:date="2013-09-12T14:26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189" w:author="Chen, Ivy (陳素貞 IEC1)" w:date="2015-01-12T13:45:00Z">
                  <w:rPr>
                    <w:ins w:id="24190" w:author="IEC960923" w:date="2013-09-12T14:26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191" w:author="IEC960923" w:date="2013-09-12T14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9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9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、若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19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Info List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19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中当前没有任何行被选，则提示用户，放弃后续操作。</w:t>
              </w:r>
            </w:ins>
          </w:p>
          <w:p w:rsidR="00A9264E" w:rsidRPr="002F02C9" w:rsidRDefault="00152C15" w:rsidP="00A9264E">
            <w:pPr>
              <w:rPr>
                <w:ins w:id="24196" w:author="IEC960923" w:date="2013-09-12T14:26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197" w:author="Chen, Ivy (陳素貞 IEC1)" w:date="2015-01-12T13:45:00Z">
                  <w:rPr>
                    <w:ins w:id="24198" w:author="IEC960923" w:date="2013-09-12T14:26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199" w:author="IEC960923" w:date="2013-09-12T14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20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2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20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、要求用户再次确认要执行删除操作。</w:t>
              </w:r>
            </w:ins>
          </w:p>
          <w:p w:rsidR="00A9264E" w:rsidRPr="002F02C9" w:rsidRDefault="00152C15" w:rsidP="00A9264E">
            <w:pPr>
              <w:rPr>
                <w:ins w:id="24202" w:author="IEC960923" w:date="2013-09-12T14:26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203" w:author="Chen, Ivy (陳素貞 IEC1)" w:date="2015-01-12T13:45:00Z">
                  <w:rPr>
                    <w:ins w:id="24204" w:author="IEC960923" w:date="2013-09-12T14:26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205" w:author="IEC960923" w:date="2013-09-12T14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20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3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20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、若用户选择放弃，则放弃后续操作。</w:t>
              </w:r>
            </w:ins>
          </w:p>
          <w:p w:rsidR="003D10A8" w:rsidRPr="002F02C9" w:rsidRDefault="00152C15">
            <w:pPr>
              <w:rPr>
                <w:ins w:id="24208" w:author="IEC960923" w:date="2013-09-26T15:42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209" w:author="Chen, Ivy (陳素貞 IEC1)" w:date="2015-01-12T13:45:00Z">
                  <w:rPr>
                    <w:ins w:id="24210" w:author="IEC960923" w:date="2013-09-26T15:42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211" w:author="IEC960923" w:date="2013-09-12T14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21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4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21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、依據選取紀錄的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21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ID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21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，删除该行数据。</w:t>
              </w:r>
            </w:ins>
            <w:ins w:id="24216" w:author="IEC960923" w:date="2013-09-26T14:1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21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</w:t>
              </w:r>
            </w:ins>
          </w:p>
          <w:p w:rsidR="002D2B06" w:rsidRPr="002F02C9" w:rsidRDefault="00152C15">
            <w:pPr>
              <w:rPr>
                <w:ins w:id="24218" w:author="IEC960923" w:date="2013-09-12T13:3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219" w:author="Chen, Ivy (陳素貞 IEC1)" w:date="2015-01-12T13:45:00Z">
                  <w:rPr>
                    <w:ins w:id="24220" w:author="IEC960923" w:date="2013-09-12T13:3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  <w:ins w:id="24221" w:author="IEC960923" w:date="2013-09-26T15:4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22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22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、若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22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Info List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22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數據都已清空，</w:t>
              </w:r>
            </w:ins>
            <w:ins w:id="24226" w:author="IEC960923" w:date="2013-09-26T15:43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22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須依據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22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LabelTypeRule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22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點選的按鈕，更新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23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LabelTypeRule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23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表中的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23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ModelConstValue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23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或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23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DeliveryConstValue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23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或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23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PartConstValue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23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的值為空值。</w:t>
              </w:r>
            </w:ins>
          </w:p>
        </w:tc>
        <w:tc>
          <w:tcPr>
            <w:tcW w:w="2487" w:type="dxa"/>
          </w:tcPr>
          <w:p w:rsidR="00C553B7" w:rsidRPr="002F02C9" w:rsidRDefault="00C553B7" w:rsidP="00E83FDA">
            <w:pPr>
              <w:rPr>
                <w:ins w:id="24238" w:author="IEC960923" w:date="2013-09-12T13:34:00Z"/>
                <w:rFonts w:asciiTheme="minorHAnsi" w:hAnsiTheme="minorHAnsi" w:cstheme="minorHAnsi"/>
                <w:color w:val="0033CC"/>
                <w:sz w:val="18"/>
                <w:szCs w:val="18"/>
                <w:rPrChange w:id="24239" w:author="Chen, Ivy (陳素貞 IEC1)" w:date="2015-01-12T13:45:00Z">
                  <w:rPr>
                    <w:ins w:id="24240" w:author="IEC960923" w:date="2013-09-12T13:34:00Z"/>
                    <w:rFonts w:asciiTheme="minorHAnsi" w:hAnsiTheme="minorHAnsi" w:cstheme="minorHAnsi"/>
                    <w:color w:val="0033CC"/>
                    <w:sz w:val="18"/>
                  </w:rPr>
                </w:rPrChange>
              </w:rPr>
            </w:pPr>
          </w:p>
        </w:tc>
      </w:tr>
    </w:tbl>
    <w:p w:rsidR="005C1816" w:rsidRPr="002F02C9" w:rsidRDefault="005C1816">
      <w:pPr>
        <w:rPr>
          <w:ins w:id="24241" w:author="IEC960923" w:date="2013-11-06T16:19:00Z"/>
          <w:rFonts w:eastAsia="新細明體"/>
          <w:color w:val="0033CC"/>
          <w:lang w:eastAsia="zh-TW"/>
          <w:rPrChange w:id="24242" w:author="Chen, Ivy (陳素貞 IEC1)" w:date="2015-01-12T13:45:00Z">
            <w:rPr>
              <w:ins w:id="24243" w:author="IEC960923" w:date="2013-11-06T16:19:00Z"/>
              <w:rFonts w:eastAsia="新細明體"/>
              <w:color w:val="0033CC"/>
              <w:lang w:eastAsia="zh-TW"/>
            </w:rPr>
          </w:rPrChange>
        </w:rPr>
      </w:pPr>
    </w:p>
    <w:p w:rsidR="005C1816" w:rsidRPr="002F02C9" w:rsidRDefault="00152C15">
      <w:pPr>
        <w:rPr>
          <w:ins w:id="24244" w:author="IEC960923" w:date="2013-11-06T16:19:00Z"/>
          <w:rFonts w:eastAsia="新細明體"/>
          <w:color w:val="0033CC"/>
          <w:lang w:eastAsia="zh-TW"/>
          <w:rPrChange w:id="24245" w:author="Chen, Ivy (陳素貞 IEC1)" w:date="2015-01-12T13:45:00Z">
            <w:rPr>
              <w:ins w:id="24246" w:author="IEC960923" w:date="2013-11-06T16:19:00Z"/>
              <w:rFonts w:eastAsia="新細明體"/>
              <w:color w:val="0033CC"/>
              <w:lang w:eastAsia="zh-TW"/>
            </w:rPr>
          </w:rPrChange>
        </w:rPr>
      </w:pPr>
      <w:ins w:id="24247" w:author="IEC960923" w:date="2013-11-06T16:19:00Z">
        <w:r w:rsidRPr="002F02C9">
          <w:rPr>
            <w:rFonts w:eastAsia="新細明體"/>
            <w:color w:val="0033CC"/>
            <w:lang w:eastAsia="zh-TW"/>
            <w:rPrChange w:id="24248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br w:type="page"/>
        </w:r>
      </w:ins>
    </w:p>
    <w:p w:rsidR="005C1816" w:rsidRPr="002F02C9" w:rsidRDefault="00152C15" w:rsidP="005C1816">
      <w:pPr>
        <w:pStyle w:val="3"/>
        <w:rPr>
          <w:ins w:id="24249" w:author="IEC960923" w:date="2013-11-06T16:19:00Z"/>
          <w:rFonts w:eastAsia="新細明體"/>
          <w:lang w:eastAsia="zh-TW"/>
          <w:rPrChange w:id="24250" w:author="Chen, Ivy (陳素貞 IEC1)" w:date="2015-01-12T13:45:00Z">
            <w:rPr>
              <w:ins w:id="24251" w:author="IEC960923" w:date="2013-11-06T16:19:00Z"/>
              <w:rFonts w:eastAsia="新細明體"/>
              <w:lang w:eastAsia="zh-TW"/>
            </w:rPr>
          </w:rPrChange>
        </w:rPr>
      </w:pPr>
      <w:bookmarkStart w:id="24252" w:name="_Toc408834696"/>
      <w:ins w:id="24253" w:author="IEC960923" w:date="2013-11-06T16:21:00Z">
        <w:r w:rsidRPr="002F02C9">
          <w:rPr>
            <w:rFonts w:eastAsia="新細明體"/>
            <w:lang w:eastAsia="zh-TW"/>
            <w:rPrChange w:id="24254" w:author="Chen, Ivy (陳素貞 IEC1)" w:date="2015-01-12T13:45:00Z">
              <w:rPr>
                <w:rFonts w:ascii="Times New Roman" w:eastAsia="新細明體" w:hAnsi="Times New Roman" w:cs="Times New Roman"/>
                <w:b w:val="0"/>
                <w:bCs w:val="0"/>
                <w:color w:val="auto"/>
                <w:sz w:val="20"/>
                <w:szCs w:val="24"/>
                <w:u w:val="single"/>
                <w:lang w:eastAsia="zh-TW"/>
              </w:rPr>
            </w:rPrChange>
          </w:rPr>
          <w:lastRenderedPageBreak/>
          <w:t>SysSetting</w:t>
        </w:r>
      </w:ins>
      <w:ins w:id="24255" w:author="IEC960923" w:date="2013-11-06T16:19:00Z">
        <w:r w:rsidRPr="002F02C9">
          <w:rPr>
            <w:rFonts w:eastAsia="新細明體"/>
            <w:lang w:eastAsia="zh-TW"/>
            <w:rPrChange w:id="24256" w:author="Chen, Ivy (陳素貞 IEC1)" w:date="2015-01-12T13:45:00Z">
              <w:rPr>
                <w:rFonts w:ascii="Times New Roman" w:eastAsia="新細明體" w:hAnsi="Times New Roman" w:cs="Times New Roman"/>
                <w:b w:val="0"/>
                <w:bCs w:val="0"/>
                <w:color w:val="auto"/>
                <w:sz w:val="20"/>
                <w:szCs w:val="24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lang w:eastAsia="zh-TW"/>
            <w:rPrChange w:id="24257" w:author="Chen, Ivy (陳素貞 IEC1)" w:date="2015-01-12T13:45:00Z">
              <w:rPr>
                <w:rFonts w:ascii="Times New Roman" w:eastAsia="新細明體" w:hAnsi="Times New Roman" w:cs="Times New Roman" w:hint="eastAsia"/>
                <w:b w:val="0"/>
                <w:bCs w:val="0"/>
                <w:color w:val="auto"/>
                <w:sz w:val="20"/>
                <w:szCs w:val="24"/>
                <w:u w:val="single"/>
                <w:lang w:eastAsia="zh-TW"/>
              </w:rPr>
            </w:rPrChange>
          </w:rPr>
          <w:t>维护界面</w:t>
        </w:r>
        <w:bookmarkEnd w:id="24252"/>
      </w:ins>
    </w:p>
    <w:p w:rsidR="005C1816" w:rsidRPr="002F02C9" w:rsidRDefault="00152C15" w:rsidP="005C1816">
      <w:pPr>
        <w:pStyle w:val="4"/>
        <w:rPr>
          <w:ins w:id="24258" w:author="IEC960923" w:date="2013-11-06T16:19:00Z"/>
          <w:color w:val="0033CC"/>
          <w:rPrChange w:id="24259" w:author="Chen, Ivy (陳素貞 IEC1)" w:date="2015-01-12T13:45:00Z">
            <w:rPr>
              <w:ins w:id="24260" w:author="IEC960923" w:date="2013-11-06T16:19:00Z"/>
              <w:color w:val="0033CC"/>
            </w:rPr>
          </w:rPrChange>
        </w:rPr>
      </w:pPr>
      <w:ins w:id="24261" w:author="IEC960923" w:date="2013-11-06T16:19:00Z">
        <w:r w:rsidRPr="002F02C9">
          <w:rPr>
            <w:rFonts w:hint="eastAsia"/>
            <w:color w:val="0033CC"/>
            <w:rPrChange w:id="24262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示意圖</w:t>
        </w:r>
        <w:r w:rsidRPr="002F02C9">
          <w:rPr>
            <w:color w:val="0033CC"/>
            <w:rPrChange w:id="24263" w:author="Chen, Ivy (陳素貞 IEC1)" w:date="2015-01-12T13:45:00Z">
              <w:rPr>
                <w:color w:val="0033CC"/>
                <w:u w:val="single"/>
              </w:rPr>
            </w:rPrChange>
          </w:rPr>
          <w:t xml:space="preserve"> </w:t>
        </w:r>
      </w:ins>
    </w:p>
    <w:p w:rsidR="003B389F" w:rsidRPr="002F02C9" w:rsidRDefault="00152C15">
      <w:pPr>
        <w:pStyle w:val="af1"/>
        <w:numPr>
          <w:ilvl w:val="0"/>
          <w:numId w:val="91"/>
        </w:numPr>
        <w:ind w:firstLineChars="0"/>
        <w:rPr>
          <w:ins w:id="24264" w:author="IEC960923" w:date="2013-11-06T16:19:00Z"/>
          <w:rFonts w:asciiTheme="minorHAnsi" w:eastAsiaTheme="minorEastAsia" w:hAnsiTheme="minorHAnsi" w:cstheme="minorHAnsi"/>
          <w:lang w:eastAsia="zh-TW"/>
          <w:rPrChange w:id="24265" w:author="Chen, Ivy (陳素貞 IEC1)" w:date="2015-01-12T13:45:00Z">
            <w:rPr>
              <w:ins w:id="24266" w:author="IEC960923" w:date="2013-11-06T16:19:00Z"/>
              <w:rFonts w:asciiTheme="minorHAnsi" w:eastAsiaTheme="minorEastAsia" w:hAnsiTheme="minorHAnsi" w:cstheme="minorHAnsi"/>
              <w:lang w:eastAsia="zh-TW"/>
            </w:rPr>
          </w:rPrChange>
        </w:rPr>
        <w:pPrChange w:id="24267" w:author="IEC960923" w:date="2013-11-06T16:21:00Z">
          <w:pPr>
            <w:pStyle w:val="af1"/>
            <w:numPr>
              <w:numId w:val="88"/>
            </w:numPr>
            <w:ind w:left="480" w:firstLineChars="0" w:hanging="480"/>
          </w:pPr>
        </w:pPrChange>
      </w:pPr>
      <w:ins w:id="24268" w:author="IEC960923" w:date="2013-11-06T16:21:00Z">
        <w:r w:rsidRPr="002F02C9">
          <w:rPr>
            <w:rFonts w:asciiTheme="minorHAnsi" w:eastAsiaTheme="minorEastAsia" w:hAnsiTheme="minorHAnsi" w:cstheme="minorHAnsi"/>
            <w:lang w:eastAsia="zh-TW"/>
            <w:rPrChange w:id="24269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>SysSetting</w:t>
        </w:r>
      </w:ins>
      <w:ins w:id="24270" w:author="IEC960923" w:date="2013-11-06T16:19:00Z">
        <w:r w:rsidRPr="002F02C9">
          <w:rPr>
            <w:rFonts w:asciiTheme="minorHAnsi" w:eastAsiaTheme="minorEastAsia" w:hAnsiTheme="minorHAnsi" w:cstheme="minorHAnsi" w:hint="eastAsia"/>
            <w:lang w:eastAsia="zh-TW"/>
            <w:rPrChange w:id="24271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維護畫面</w:t>
        </w:r>
      </w:ins>
    </w:p>
    <w:p w:rsidR="005C1816" w:rsidRPr="002F02C9" w:rsidRDefault="00152C15" w:rsidP="005C1816">
      <w:pPr>
        <w:rPr>
          <w:ins w:id="24272" w:author="IEC960923" w:date="2013-11-06T16:19:00Z"/>
          <w:rFonts w:asciiTheme="minorHAnsi" w:eastAsiaTheme="minorEastAsia" w:hAnsiTheme="minorHAnsi" w:cstheme="minorHAnsi"/>
          <w:lang w:eastAsia="zh-TW"/>
          <w:rPrChange w:id="24273" w:author="Chen, Ivy (陳素貞 IEC1)" w:date="2015-01-12T13:45:00Z">
            <w:rPr>
              <w:ins w:id="24274" w:author="IEC960923" w:date="2013-11-06T16:19:00Z"/>
              <w:rFonts w:asciiTheme="minorHAnsi" w:eastAsiaTheme="minorEastAsia" w:hAnsiTheme="minorHAnsi" w:cstheme="minorHAnsi"/>
              <w:lang w:eastAsia="zh-TW"/>
            </w:rPr>
          </w:rPrChange>
        </w:rPr>
      </w:pPr>
      <w:ins w:id="24275" w:author="IEC960923" w:date="2013-11-06T16:19:00Z"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4276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47" style="position:absolute;margin-left:161.75pt;margin-top:223.95pt;width:19.45pt;height:17.25pt;z-index:251780608" fillcolor="yellow" strokecolor="red" strokeweight="1pt">
              <v:textbox style="mso-next-textbox:#_x0000_s4147;mso-fit-shape-to-text:t" inset="0,0,0,0">
                <w:txbxContent>
                  <w:p w:rsidR="003B389F" w:rsidRPr="001B47E7" w:rsidRDefault="003B389F" w:rsidP="005C1816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3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4277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48" style="position:absolute;margin-left:178.85pt;margin-top:243.6pt;width:19.45pt;height:17.25pt;z-index:251781632" fillcolor="yellow" strokecolor="red" strokeweight="1pt">
              <v:textbox style="mso-next-textbox:#_x0000_s4148;mso-fit-shape-to-text:t" inset="0,0,0,0">
                <w:txbxContent>
                  <w:p w:rsidR="003B389F" w:rsidRPr="001B47E7" w:rsidRDefault="003B389F" w:rsidP="005C1816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4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4278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49" style="position:absolute;margin-left:202.95pt;margin-top:265.1pt;width:19.45pt;height:17.25pt;z-index:251782656" fillcolor="yellow" strokecolor="red" strokeweight="1pt">
              <v:textbox style="mso-next-textbox:#_x0000_s4149;mso-fit-shape-to-text:t" inset="0,0,0,0">
                <w:txbxContent>
                  <w:p w:rsidR="003B389F" w:rsidRPr="001B47E7" w:rsidRDefault="003B389F" w:rsidP="005C1816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5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4279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50" style="position:absolute;margin-left:469.8pt;margin-top:252.5pt;width:19.45pt;height:17.25pt;z-index:251783680" fillcolor="yellow" strokecolor="red" strokeweight="1pt">
              <v:textbox style="mso-next-textbox:#_x0000_s4150;mso-fit-shape-to-text:t" inset="0,0,0,0">
                <w:txbxContent>
                  <w:p w:rsidR="003B389F" w:rsidRPr="001B47E7" w:rsidRDefault="003B389F" w:rsidP="005C1816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6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4280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51" style="position:absolute;margin-left:469.8pt;margin-top:47.2pt;width:19.45pt;height:17.25pt;z-index:251784704" fillcolor="yellow" strokecolor="red" strokeweight="1pt">
              <v:textbox style="mso-next-textbox:#_x0000_s4151;mso-fit-shape-to-text:t" inset="0,0,0,0">
                <w:txbxContent>
                  <w:p w:rsidR="003B389F" w:rsidRPr="001B47E7" w:rsidRDefault="003B389F" w:rsidP="005C1816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7</w:t>
                    </w:r>
                  </w:p>
                </w:txbxContent>
              </v:textbox>
            </v:oval>
          </w:pict>
        </w:r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4281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46" style="position:absolute;margin-left:75.95pt;margin-top:54.15pt;width:19.45pt;height:17.25pt;z-index:251779584" fillcolor="yellow" strokecolor="red" strokeweight="1pt">
              <v:textbox style="mso-next-textbox:#_x0000_s4146;mso-fit-shape-to-text:t" inset="0,0,0,0">
                <w:txbxContent>
                  <w:p w:rsidR="003B389F" w:rsidRPr="001B47E7" w:rsidRDefault="003B389F" w:rsidP="005C1816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2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4282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45" style="position:absolute;margin-left:132.05pt;margin-top:16pt;width:19.45pt;height:17.25pt;z-index:251778560" fillcolor="yellow" strokecolor="red" strokeweight="1pt">
              <v:textbox style="mso-next-textbox:#_x0000_s4145;mso-fit-shape-to-text:t" inset="0,0,0,0">
                <w:txbxContent>
                  <w:p w:rsidR="003B389F" w:rsidRPr="001B47E7" w:rsidRDefault="003B389F" w:rsidP="005C1816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1</w:t>
                    </w:r>
                  </w:p>
                </w:txbxContent>
              </v:textbox>
            </v:oval>
          </w:pict>
        </w:r>
      </w:ins>
      <w:ins w:id="24283" w:author="IEC960923" w:date="2013-11-06T16:33:00Z">
        <w:r w:rsidR="003B389F" w:rsidRPr="002F02C9">
          <w:rPr>
            <w:rFonts w:asciiTheme="minorHAnsi" w:eastAsiaTheme="minorEastAsia" w:hAnsiTheme="minorHAnsi" w:cstheme="minorHAnsi"/>
            <w:noProof/>
            <w:lang w:eastAsia="zh-TW"/>
            <w:rPrChange w:id="24284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3988435"/>
              <wp:effectExtent l="0" t="0" r="0" b="0"/>
              <wp:docPr id="33" name="圖片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ysSetting.png"/>
                      <pic:cNvPicPr/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3988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C1816" w:rsidRPr="002F02C9" w:rsidRDefault="00152C15" w:rsidP="005C1816">
      <w:pPr>
        <w:pStyle w:val="4"/>
        <w:rPr>
          <w:ins w:id="24285" w:author="IEC960923" w:date="2013-11-06T16:19:00Z"/>
          <w:color w:val="0033CC"/>
          <w:rPrChange w:id="24286" w:author="Chen, Ivy (陳素貞 IEC1)" w:date="2015-01-12T13:45:00Z">
            <w:rPr>
              <w:ins w:id="24287" w:author="IEC960923" w:date="2013-11-06T16:19:00Z"/>
              <w:color w:val="0033CC"/>
            </w:rPr>
          </w:rPrChange>
        </w:rPr>
      </w:pPr>
      <w:ins w:id="24288" w:author="IEC960923" w:date="2013-11-06T16:19:00Z">
        <w:r w:rsidRPr="002F02C9">
          <w:rPr>
            <w:rFonts w:hint="eastAsia"/>
            <w:color w:val="0033CC"/>
            <w:rPrChange w:id="24289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界面說明</w:t>
        </w:r>
      </w:ins>
    </w:p>
    <w:p w:rsidR="005C1816" w:rsidRPr="002F02C9" w:rsidRDefault="00152C15" w:rsidP="005C1816">
      <w:pPr>
        <w:rPr>
          <w:ins w:id="24290" w:author="IEC960923" w:date="2013-11-06T16:19:00Z"/>
          <w:rFonts w:eastAsia="新細明體"/>
          <w:color w:val="0033CC"/>
          <w:lang w:eastAsia="zh-TW"/>
          <w:rPrChange w:id="24291" w:author="Chen, Ivy (陳素貞 IEC1)" w:date="2015-01-12T13:45:00Z">
            <w:rPr>
              <w:ins w:id="24292" w:author="IEC960923" w:date="2013-11-06T16:19:00Z"/>
              <w:rFonts w:eastAsia="新細明體"/>
              <w:color w:val="0033CC"/>
              <w:lang w:eastAsia="zh-TW"/>
            </w:rPr>
          </w:rPrChange>
        </w:rPr>
      </w:pPr>
      <w:ins w:id="24293" w:author="IEC960923" w:date="2013-11-06T16:19:00Z">
        <w:r w:rsidRPr="002F02C9">
          <w:rPr>
            <w:rFonts w:eastAsia="新細明體" w:hint="eastAsia"/>
            <w:color w:val="0033CC"/>
            <w:lang w:eastAsia="zh-TW"/>
            <w:rPrChange w:id="24294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429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4296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界面名稱：</w:t>
        </w:r>
      </w:ins>
      <w:ins w:id="24297" w:author="IEC960923" w:date="2013-11-06T16:22:00Z">
        <w:r w:rsidRPr="002F02C9">
          <w:rPr>
            <w:rFonts w:eastAsia="新細明體"/>
            <w:color w:val="0033CC"/>
            <w:lang w:eastAsia="zh-TW"/>
            <w:rPrChange w:id="24298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SysSetting</w:t>
        </w:r>
      </w:ins>
      <w:ins w:id="24299" w:author="IEC960923" w:date="2013-11-06T16:19:00Z">
        <w:r w:rsidRPr="002F02C9">
          <w:rPr>
            <w:rFonts w:eastAsia="新細明體" w:hint="eastAsia"/>
            <w:color w:val="0033CC"/>
            <w:lang w:eastAsia="zh-TW"/>
            <w:rPrChange w:id="24300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维护界面。</w:t>
        </w:r>
      </w:ins>
    </w:p>
    <w:p w:rsidR="005C1816" w:rsidRPr="002F02C9" w:rsidRDefault="00152C15" w:rsidP="005C1816">
      <w:pPr>
        <w:rPr>
          <w:ins w:id="24301" w:author="IEC960923" w:date="2013-11-06T16:19:00Z"/>
          <w:rFonts w:eastAsia="新細明體"/>
          <w:color w:val="0033CC"/>
          <w:lang w:eastAsia="zh-TW"/>
          <w:rPrChange w:id="24302" w:author="Chen, Ivy (陳素貞 IEC1)" w:date="2015-01-12T13:45:00Z">
            <w:rPr>
              <w:ins w:id="24303" w:author="IEC960923" w:date="2013-11-06T16:19:00Z"/>
              <w:rFonts w:eastAsia="新細明體"/>
              <w:color w:val="0033CC"/>
              <w:lang w:eastAsia="zh-TW"/>
            </w:rPr>
          </w:rPrChange>
        </w:rPr>
      </w:pPr>
      <w:ins w:id="24304" w:author="IEC960923" w:date="2013-11-06T16:19:00Z">
        <w:r w:rsidRPr="002F02C9">
          <w:rPr>
            <w:rFonts w:eastAsia="新細明體" w:hint="eastAsia"/>
            <w:color w:val="0033CC"/>
            <w:lang w:eastAsia="zh-TW"/>
            <w:rPrChange w:id="24305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4306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430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概述：使用此界面來维护</w:t>
        </w:r>
      </w:ins>
      <w:ins w:id="24308" w:author="IEC960923" w:date="2013-11-06T16:22:00Z">
        <w:r w:rsidRPr="002F02C9">
          <w:rPr>
            <w:rFonts w:eastAsia="新細明體"/>
            <w:color w:val="0033CC"/>
            <w:lang w:eastAsia="zh-TW"/>
            <w:rPrChange w:id="24309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SysSetting</w:t>
        </w:r>
      </w:ins>
      <w:ins w:id="24310" w:author="IEC960923" w:date="2013-11-06T16:19:00Z">
        <w:r w:rsidRPr="002F02C9">
          <w:rPr>
            <w:rFonts w:eastAsia="新細明體" w:hint="eastAsia"/>
            <w:color w:val="0033CC"/>
            <w:lang w:eastAsia="zh-TW"/>
            <w:rPrChange w:id="24311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。</w:t>
        </w:r>
      </w:ins>
    </w:p>
    <w:p w:rsidR="005C1816" w:rsidRPr="002F02C9" w:rsidRDefault="00152C15" w:rsidP="005C1816">
      <w:pPr>
        <w:rPr>
          <w:ins w:id="24312" w:author="IEC960923" w:date="2013-11-06T16:19:00Z"/>
          <w:rFonts w:eastAsia="新細明體"/>
          <w:color w:val="0033CC"/>
          <w:lang w:eastAsia="zh-TW"/>
          <w:rPrChange w:id="24313" w:author="Chen, Ivy (陳素貞 IEC1)" w:date="2015-01-12T13:45:00Z">
            <w:rPr>
              <w:ins w:id="24314" w:author="IEC960923" w:date="2013-11-06T16:19:00Z"/>
              <w:rFonts w:eastAsia="新細明體"/>
              <w:color w:val="0033CC"/>
              <w:lang w:eastAsia="zh-TW"/>
            </w:rPr>
          </w:rPrChange>
        </w:rPr>
      </w:pPr>
      <w:ins w:id="24315" w:author="IEC960923" w:date="2013-11-06T16:19:00Z">
        <w:r w:rsidRPr="002F02C9">
          <w:rPr>
            <w:rFonts w:eastAsia="新細明體" w:hint="eastAsia"/>
            <w:color w:val="0033CC"/>
            <w:lang w:eastAsia="zh-TW"/>
            <w:rPrChange w:id="24316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4317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4318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color w:val="0033CC"/>
            <w:lang w:eastAsia="zh-TW"/>
            <w:rPrChange w:id="24319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color w:val="0033CC"/>
            <w:lang w:eastAsia="zh-TW"/>
            <w:rPrChange w:id="24320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界面，不固定尺寸。</w:t>
        </w:r>
      </w:ins>
    </w:p>
    <w:p w:rsidR="005C1816" w:rsidRPr="002F02C9" w:rsidRDefault="00152C15" w:rsidP="005C1816">
      <w:pPr>
        <w:rPr>
          <w:ins w:id="24321" w:author="IEC960923" w:date="2013-11-06T16:19:00Z"/>
          <w:rFonts w:eastAsia="新細明體"/>
          <w:color w:val="0033CC"/>
          <w:lang w:eastAsia="zh-TW"/>
          <w:rPrChange w:id="24322" w:author="Chen, Ivy (陳素貞 IEC1)" w:date="2015-01-12T13:45:00Z">
            <w:rPr>
              <w:ins w:id="24323" w:author="IEC960923" w:date="2013-11-06T16:19:00Z"/>
              <w:rFonts w:eastAsia="新細明體"/>
              <w:color w:val="0033CC"/>
              <w:lang w:eastAsia="zh-TW"/>
            </w:rPr>
          </w:rPrChange>
        </w:rPr>
      </w:pPr>
      <w:ins w:id="24324" w:author="IEC960923" w:date="2013-11-06T16:19:00Z">
        <w:r w:rsidRPr="002F02C9">
          <w:rPr>
            <w:rFonts w:eastAsia="新細明體" w:hint="eastAsia"/>
            <w:color w:val="0033CC"/>
            <w:lang w:eastAsia="zh-TW"/>
            <w:rPrChange w:id="24325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4326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432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進入途徑：在</w:t>
        </w:r>
        <w:r w:rsidRPr="002F02C9">
          <w:rPr>
            <w:rFonts w:eastAsia="新細明體"/>
            <w:color w:val="0033CC"/>
            <w:lang w:eastAsia="zh-TW"/>
            <w:rPrChange w:id="24328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iMES</w:t>
        </w:r>
        <w:r w:rsidRPr="002F02C9">
          <w:rPr>
            <w:rFonts w:eastAsia="新細明體" w:hint="eastAsia"/>
            <w:color w:val="0033CC"/>
            <w:lang w:eastAsia="zh-TW"/>
            <w:rPrChange w:id="24329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框架</w:t>
        </w:r>
        <w:r w:rsidRPr="002F02C9">
          <w:rPr>
            <w:rFonts w:eastAsia="新細明體"/>
            <w:color w:val="0033CC"/>
            <w:lang w:eastAsia="zh-TW"/>
            <w:rPrChange w:id="24330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Function Tree</w:t>
        </w:r>
        <w:r w:rsidRPr="002F02C9">
          <w:rPr>
            <w:rFonts w:eastAsia="新細明體" w:hint="eastAsia"/>
            <w:color w:val="0033CC"/>
            <w:lang w:eastAsia="zh-TW"/>
            <w:rPrChange w:id="24331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的</w:t>
        </w:r>
        <w:r w:rsidRPr="002F02C9">
          <w:rPr>
            <w:rFonts w:eastAsia="新細明體"/>
            <w:color w:val="0033CC"/>
            <w:lang w:eastAsia="zh-TW"/>
            <w:rPrChange w:id="24332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Maintain-&gt;Common</w:t>
        </w:r>
        <w:r w:rsidRPr="002F02C9">
          <w:rPr>
            <w:rFonts w:eastAsia="新細明體" w:hint="eastAsia"/>
            <w:color w:val="0033CC"/>
            <w:lang w:eastAsia="zh-TW"/>
            <w:rPrChange w:id="24333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节点下点击“</w:t>
        </w:r>
      </w:ins>
      <w:ins w:id="24334" w:author="IEC960923" w:date="2013-11-06T16:23:00Z">
        <w:r w:rsidRPr="002F02C9">
          <w:rPr>
            <w:rFonts w:eastAsia="新細明體"/>
            <w:color w:val="0033CC"/>
            <w:lang w:eastAsia="zh-TW"/>
            <w:rPrChange w:id="2433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SysSetting</w:t>
        </w:r>
      </w:ins>
      <w:ins w:id="24336" w:author="IEC960923" w:date="2013-11-06T16:19:00Z">
        <w:r w:rsidRPr="002F02C9">
          <w:rPr>
            <w:rFonts w:eastAsia="新細明體" w:hint="eastAsia"/>
            <w:color w:val="0033CC"/>
            <w:lang w:eastAsia="zh-TW"/>
            <w:rPrChange w:id="2433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”节点后进入。</w:t>
        </w:r>
      </w:ins>
    </w:p>
    <w:p w:rsidR="005C1816" w:rsidRPr="002F02C9" w:rsidRDefault="00152C15" w:rsidP="005C1816">
      <w:pPr>
        <w:rPr>
          <w:ins w:id="24338" w:author="IEC960923" w:date="2013-11-06T16:19:00Z"/>
          <w:rFonts w:eastAsia="新細明體"/>
          <w:color w:val="0033CC"/>
          <w:lang w:eastAsia="zh-TW"/>
          <w:rPrChange w:id="24339" w:author="Chen, Ivy (陳素貞 IEC1)" w:date="2015-01-12T13:45:00Z">
            <w:rPr>
              <w:ins w:id="24340" w:author="IEC960923" w:date="2013-11-06T16:19:00Z"/>
              <w:rFonts w:eastAsia="新細明體"/>
              <w:color w:val="0033CC"/>
              <w:lang w:eastAsia="zh-TW"/>
            </w:rPr>
          </w:rPrChange>
        </w:rPr>
      </w:pPr>
      <w:ins w:id="24341" w:author="IEC960923" w:date="2013-11-06T16:19:00Z">
        <w:r w:rsidRPr="002F02C9">
          <w:rPr>
            <w:rFonts w:eastAsia="新細明體" w:hint="eastAsia"/>
            <w:color w:val="0033CC"/>
            <w:lang w:eastAsia="zh-TW"/>
            <w:rPrChange w:id="24342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4343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4344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用例：</w:t>
        </w:r>
      </w:ins>
    </w:p>
    <w:p w:rsidR="005C1816" w:rsidRPr="002F02C9" w:rsidRDefault="00152C15" w:rsidP="005C1816">
      <w:pPr>
        <w:rPr>
          <w:ins w:id="24345" w:author="IEC960923" w:date="2013-11-06T16:19:00Z"/>
          <w:rFonts w:eastAsia="新細明體"/>
          <w:color w:val="0033CC"/>
          <w:lang w:eastAsia="zh-TW"/>
          <w:rPrChange w:id="24346" w:author="Chen, Ivy (陳素貞 IEC1)" w:date="2015-01-12T13:45:00Z">
            <w:rPr>
              <w:ins w:id="24347" w:author="IEC960923" w:date="2013-11-06T16:19:00Z"/>
              <w:rFonts w:eastAsia="新細明體"/>
              <w:color w:val="0033CC"/>
              <w:lang w:eastAsia="zh-TW"/>
            </w:rPr>
          </w:rPrChange>
        </w:rPr>
      </w:pPr>
      <w:ins w:id="24348" w:author="IEC960923" w:date="2013-11-06T16:19:00Z">
        <w:r w:rsidRPr="002F02C9">
          <w:rPr>
            <w:rFonts w:eastAsia="新細明體" w:hint="eastAsia"/>
            <w:color w:val="0033CC"/>
            <w:lang w:eastAsia="zh-TW"/>
            <w:rPrChange w:id="24349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4350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4351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特殊考量：此界面仅能够维护</w:t>
        </w:r>
      </w:ins>
      <w:ins w:id="24352" w:author="IEC960923" w:date="2013-11-06T16:23:00Z">
        <w:r w:rsidRPr="002F02C9">
          <w:rPr>
            <w:rFonts w:eastAsia="新細明體"/>
            <w:color w:val="0033CC"/>
            <w:lang w:eastAsia="zh-TW"/>
            <w:rPrChange w:id="24353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SysSetting</w:t>
        </w:r>
      </w:ins>
      <w:ins w:id="24354" w:author="IEC960923" w:date="2013-11-06T16:19:00Z">
        <w:r w:rsidRPr="002F02C9">
          <w:rPr>
            <w:rFonts w:eastAsia="新細明體" w:hint="eastAsia"/>
            <w:color w:val="0033CC"/>
            <w:lang w:eastAsia="zh-TW"/>
            <w:rPrChange w:id="24355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的人有權限進來</w:t>
        </w:r>
      </w:ins>
    </w:p>
    <w:p w:rsidR="005C1816" w:rsidRPr="002F02C9" w:rsidRDefault="00152C15" w:rsidP="005C1816">
      <w:pPr>
        <w:rPr>
          <w:ins w:id="24356" w:author="IEC960923" w:date="2013-11-06T16:19:00Z"/>
          <w:rFonts w:eastAsia="新細明體"/>
          <w:color w:val="0033CC"/>
          <w:lang w:eastAsia="zh-TW"/>
          <w:rPrChange w:id="24357" w:author="Chen, Ivy (陳素貞 IEC1)" w:date="2015-01-12T13:45:00Z">
            <w:rPr>
              <w:ins w:id="24358" w:author="IEC960923" w:date="2013-11-06T16:19:00Z"/>
              <w:rFonts w:eastAsia="新細明體"/>
              <w:color w:val="0033CC"/>
              <w:lang w:eastAsia="zh-TW"/>
            </w:rPr>
          </w:rPrChange>
        </w:rPr>
      </w:pPr>
      <w:ins w:id="24359" w:author="IEC960923" w:date="2013-11-06T16:19:00Z">
        <w:r w:rsidRPr="002F02C9">
          <w:rPr>
            <w:rFonts w:eastAsia="新細明體" w:hint="eastAsia"/>
            <w:color w:val="0033CC"/>
            <w:lang w:eastAsia="zh-TW"/>
            <w:rPrChange w:id="24360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●对应数据表：</w:t>
        </w:r>
      </w:ins>
      <w:ins w:id="24361" w:author="IEC960923" w:date="2013-11-06T16:23:00Z">
        <w:r w:rsidRPr="002F02C9">
          <w:rPr>
            <w:rFonts w:eastAsia="新細明體"/>
            <w:color w:val="0033CC"/>
            <w:lang w:eastAsia="zh-TW"/>
            <w:rPrChange w:id="24362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SysSetting</w:t>
        </w:r>
      </w:ins>
    </w:p>
    <w:p w:rsidR="005C1816" w:rsidRPr="002F02C9" w:rsidRDefault="005C1816" w:rsidP="005C1816">
      <w:pPr>
        <w:rPr>
          <w:ins w:id="24363" w:author="IEC960923" w:date="2013-11-06T16:19:00Z"/>
          <w:rFonts w:eastAsia="新細明體"/>
          <w:color w:val="0033CC"/>
          <w:lang w:eastAsia="zh-TW"/>
          <w:rPrChange w:id="24364" w:author="Chen, Ivy (陳素貞 IEC1)" w:date="2015-01-12T13:45:00Z">
            <w:rPr>
              <w:ins w:id="24365" w:author="IEC960923" w:date="2013-11-06T16:19:00Z"/>
              <w:rFonts w:eastAsia="新細明體"/>
              <w:color w:val="0033CC"/>
              <w:lang w:eastAsia="zh-TW"/>
            </w:rPr>
          </w:rPrChange>
        </w:rPr>
      </w:pPr>
    </w:p>
    <w:p w:rsidR="005C1816" w:rsidRPr="002F02C9" w:rsidRDefault="00152C15" w:rsidP="005C1816">
      <w:pPr>
        <w:pStyle w:val="4"/>
        <w:rPr>
          <w:ins w:id="24366" w:author="IEC960923" w:date="2013-11-06T16:19:00Z"/>
          <w:color w:val="0033CC"/>
          <w:rPrChange w:id="24367" w:author="Chen, Ivy (陳素貞 IEC1)" w:date="2015-01-12T13:45:00Z">
            <w:rPr>
              <w:ins w:id="24368" w:author="IEC960923" w:date="2013-11-06T16:19:00Z"/>
              <w:color w:val="0033CC"/>
            </w:rPr>
          </w:rPrChange>
        </w:rPr>
      </w:pPr>
      <w:ins w:id="24369" w:author="IEC960923" w:date="2013-11-06T16:19:00Z">
        <w:r w:rsidRPr="002F02C9">
          <w:rPr>
            <w:rFonts w:hint="eastAsia"/>
            <w:color w:val="0033CC"/>
            <w:rPrChange w:id="24370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控件說明</w:t>
        </w:r>
      </w:ins>
    </w:p>
    <w:p w:rsidR="005C1816" w:rsidRPr="002F02C9" w:rsidRDefault="00152C15" w:rsidP="005C1816">
      <w:pPr>
        <w:pStyle w:val="ae"/>
        <w:jc w:val="right"/>
        <w:rPr>
          <w:ins w:id="24371" w:author="IEC960923" w:date="2013-11-06T16:19:00Z"/>
          <w:color w:val="0033CC"/>
          <w:rPrChange w:id="24372" w:author="Chen, Ivy (陳素貞 IEC1)" w:date="2015-01-12T13:45:00Z">
            <w:rPr>
              <w:ins w:id="24373" w:author="IEC960923" w:date="2013-11-06T16:19:00Z"/>
              <w:color w:val="0033CC"/>
            </w:rPr>
          </w:rPrChange>
        </w:rPr>
      </w:pPr>
      <w:ins w:id="24374" w:author="IEC960923" w:date="2013-11-06T16:19:00Z">
        <w:r w:rsidRPr="002F02C9">
          <w:rPr>
            <w:rFonts w:hint="eastAsia"/>
            <w:color w:val="0033CC"/>
            <w:rPrChange w:id="24375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t>表</w:t>
        </w:r>
        <w:r w:rsidRPr="002F02C9">
          <w:rPr>
            <w:color w:val="0033CC"/>
            <w:rPrChange w:id="24376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t xml:space="preserve">: </w:t>
        </w:r>
        <w:r w:rsidRPr="002F02C9">
          <w:rPr>
            <w:color w:val="0033CC"/>
            <w:rPrChange w:id="24377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24378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STYLEREF 2 \s </w:instrText>
        </w:r>
        <w:r w:rsidRPr="002F02C9">
          <w:rPr>
            <w:color w:val="0033CC"/>
            <w:rPrChange w:id="24379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24380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1.</w:t>
        </w:r>
        <w:r w:rsidRPr="002F02C9">
          <w:rPr>
            <w:rFonts w:eastAsiaTheme="minorEastAsia"/>
            <w:noProof/>
            <w:color w:val="0033CC"/>
            <w:rPrChange w:id="24381" w:author="Chen, Ivy (陳素貞 IEC1)" w:date="2015-01-12T13:45:00Z">
              <w:rPr>
                <w:rFonts w:eastAsiaTheme="minorEastAsia" w:cs="Times New Roman"/>
                <w:noProof/>
                <w:color w:val="0033CC"/>
                <w:u w:val="single"/>
              </w:rPr>
            </w:rPrChange>
          </w:rPr>
          <w:t>6</w:t>
        </w:r>
        <w:r w:rsidRPr="002F02C9">
          <w:rPr>
            <w:color w:val="0033CC"/>
            <w:rPrChange w:id="24382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  <w:r w:rsidRPr="002F02C9">
          <w:rPr>
            <w:color w:val="0033CC"/>
            <w:rPrChange w:id="24383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noBreakHyphen/>
        </w:r>
        <w:r w:rsidRPr="002F02C9">
          <w:rPr>
            <w:color w:val="0033CC"/>
            <w:rPrChange w:id="24384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24385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color w:val="0033CC"/>
            <w:rPrChange w:id="24386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instrText>表</w:instrText>
        </w:r>
        <w:r w:rsidRPr="002F02C9">
          <w:rPr>
            <w:color w:val="0033CC"/>
            <w:rPrChange w:id="24387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: \* ARABIC \s 2 </w:instrText>
        </w:r>
        <w:r w:rsidRPr="002F02C9">
          <w:rPr>
            <w:color w:val="0033CC"/>
            <w:rPrChange w:id="24388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24389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</w:t>
        </w:r>
        <w:r w:rsidRPr="002F02C9">
          <w:rPr>
            <w:color w:val="0033CC"/>
            <w:rPrChange w:id="24390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64"/>
        <w:gridCol w:w="862"/>
        <w:gridCol w:w="839"/>
        <w:gridCol w:w="1276"/>
        <w:gridCol w:w="674"/>
        <w:gridCol w:w="2728"/>
        <w:gridCol w:w="2629"/>
      </w:tblGrid>
      <w:tr w:rsidR="005C1816" w:rsidRPr="002F02C9" w:rsidTr="00A16E58">
        <w:trPr>
          <w:tblHeader/>
          <w:ins w:id="24391" w:author="IEC960923" w:date="2013-11-06T16:19:00Z"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ins w:id="24392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393" w:author="Chen, Ivy (陳素貞 IEC1)" w:date="2015-01-12T13:45:00Z">
                  <w:rPr>
                    <w:ins w:id="24394" w:author="IEC960923" w:date="2013-11-06T16:19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4395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4396" w:author="IEC960923" w:date="2013-11-06T16:1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397" w:author="Chen, Ivy (陳素貞 IEC1)" w:date="2015-01-12T13:45:00Z">
                    <w:rPr>
                      <w:rFonts w:asciiTheme="minorHAnsi" w:hAnsiTheme="minorHAnsi" w:cstheme="minorHAnsi"/>
                      <w:b/>
                      <w:color w:val="0033CC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64" w:type="dxa"/>
            <w:shd w:val="clear" w:color="auto" w:fill="CCCCCC"/>
          </w:tcPr>
          <w:p w:rsidR="003B389F" w:rsidRPr="002F02C9" w:rsidRDefault="00152C15">
            <w:pPr>
              <w:rPr>
                <w:ins w:id="24398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399" w:author="Chen, Ivy (陳素貞 IEC1)" w:date="2015-01-12T13:45:00Z">
                  <w:rPr>
                    <w:ins w:id="24400" w:author="IEC960923" w:date="2013-11-06T16:19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4401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4402" w:author="IEC960923" w:date="2013-11-06T16:1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403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862" w:type="dxa"/>
            <w:shd w:val="clear" w:color="auto" w:fill="CCCCCC"/>
          </w:tcPr>
          <w:p w:rsidR="003B389F" w:rsidRPr="002F02C9" w:rsidRDefault="00152C15">
            <w:pPr>
              <w:rPr>
                <w:ins w:id="24404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05" w:author="Chen, Ivy (陳素貞 IEC1)" w:date="2015-01-12T13:45:00Z">
                  <w:rPr>
                    <w:ins w:id="24406" w:author="IEC960923" w:date="2013-11-06T16:19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4407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4408" w:author="IEC960923" w:date="2013-11-06T16:1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409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839" w:type="dxa"/>
            <w:shd w:val="clear" w:color="auto" w:fill="CCCCCC"/>
            <w:tcFitText/>
          </w:tcPr>
          <w:p w:rsidR="003B389F" w:rsidRPr="002F02C9" w:rsidRDefault="00152C15">
            <w:pPr>
              <w:rPr>
                <w:ins w:id="24410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11" w:author="Chen, Ivy (陳素貞 IEC1)" w:date="2015-01-12T13:45:00Z">
                  <w:rPr>
                    <w:ins w:id="24412" w:author="IEC960923" w:date="2013-11-06T16:19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4413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4414" w:author="IEC960923" w:date="2013-11-06T16:1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pacing w:val="242"/>
                  <w:sz w:val="18"/>
                  <w:szCs w:val="18"/>
                  <w:lang w:eastAsia="zh-TW"/>
                  <w:rPrChange w:id="24415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spacing w:val="201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pacing w:val="1"/>
                  <w:sz w:val="18"/>
                  <w:szCs w:val="18"/>
                  <w:lang w:eastAsia="zh-TW"/>
                  <w:rPrChange w:id="24416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spacing w:val="1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276" w:type="dxa"/>
            <w:shd w:val="clear" w:color="auto" w:fill="CCCCCC"/>
          </w:tcPr>
          <w:p w:rsidR="003B389F" w:rsidRPr="002F02C9" w:rsidRDefault="00152C15">
            <w:pPr>
              <w:rPr>
                <w:ins w:id="24417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18" w:author="Chen, Ivy (陳素貞 IEC1)" w:date="2015-01-12T13:45:00Z">
                  <w:rPr>
                    <w:ins w:id="24419" w:author="IEC960923" w:date="2013-11-06T16:19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4420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4421" w:author="IEC960923" w:date="2013-11-06T16:1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422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74" w:type="dxa"/>
            <w:shd w:val="clear" w:color="auto" w:fill="CCCCCC"/>
          </w:tcPr>
          <w:p w:rsidR="003B389F" w:rsidRPr="002F02C9" w:rsidRDefault="00152C15">
            <w:pPr>
              <w:rPr>
                <w:ins w:id="24423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24" w:author="Chen, Ivy (陳素貞 IEC1)" w:date="2015-01-12T13:45:00Z">
                  <w:rPr>
                    <w:ins w:id="24425" w:author="IEC960923" w:date="2013-11-06T16:19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4426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4427" w:author="IEC960923" w:date="2013-11-06T16:1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428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ins w:id="24429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30" w:author="Chen, Ivy (陳素貞 IEC1)" w:date="2015-01-12T13:45:00Z">
                  <w:rPr>
                    <w:ins w:id="24431" w:author="IEC960923" w:date="2013-11-06T16:19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4432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4433" w:author="IEC960923" w:date="2013-11-06T16:1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434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ins w:id="24435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36" w:author="Chen, Ivy (陳素貞 IEC1)" w:date="2015-01-12T13:45:00Z">
                  <w:rPr>
                    <w:ins w:id="24437" w:author="IEC960923" w:date="2013-11-06T16:19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4438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4439" w:author="IEC960923" w:date="2013-11-06T16:1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440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5C1816" w:rsidRPr="002F02C9" w:rsidTr="00A16E58">
        <w:trPr>
          <w:ins w:id="24441" w:author="IEC960923" w:date="2013-11-06T16:19:00Z"/>
        </w:trPr>
        <w:tc>
          <w:tcPr>
            <w:tcW w:w="445" w:type="dxa"/>
          </w:tcPr>
          <w:p w:rsidR="003B389F" w:rsidRPr="002F02C9" w:rsidRDefault="00152C15">
            <w:pPr>
              <w:rPr>
                <w:ins w:id="24442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43" w:author="Chen, Ivy (陳素貞 IEC1)" w:date="2015-01-12T13:45:00Z">
                  <w:rPr>
                    <w:ins w:id="24444" w:author="IEC960923" w:date="2013-11-06T16:19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18"/>
                    <w:szCs w:val="18"/>
                  </w:rPr>
                </w:rPrChange>
              </w:rPr>
              <w:pPrChange w:id="24445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4446" w:author="IEC960923" w:date="2013-11-06T16:1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447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64" w:type="dxa"/>
          </w:tcPr>
          <w:p w:rsidR="003B389F" w:rsidRPr="002F02C9" w:rsidRDefault="00152C15">
            <w:pPr>
              <w:rPr>
                <w:ins w:id="24448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49" w:author="Chen, Ivy (陳素貞 IEC1)" w:date="2015-01-12T13:45:00Z">
                  <w:rPr>
                    <w:ins w:id="24450" w:author="IEC960923" w:date="2013-11-06T16:19:00Z"/>
                    <w:rFonts w:asciiTheme="minorHAnsi" w:eastAsia="新細明體" w:hAnsiTheme="minorHAnsi" w:cstheme="minorHAnsi"/>
                    <w:b/>
                    <w:bCs/>
                    <w:color w:val="0033CC"/>
                    <w:kern w:val="32"/>
                    <w:sz w:val="18"/>
                    <w:szCs w:val="18"/>
                    <w:lang w:eastAsia="zh-TW"/>
                  </w:rPr>
                </w:rPrChange>
              </w:rPr>
              <w:pPrChange w:id="24451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4452" w:author="IEC960923" w:date="2013-11-06T16:2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45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Name</w:t>
              </w:r>
            </w:ins>
          </w:p>
        </w:tc>
        <w:tc>
          <w:tcPr>
            <w:tcW w:w="862" w:type="dxa"/>
          </w:tcPr>
          <w:p w:rsidR="003B389F" w:rsidRPr="002F02C9" w:rsidRDefault="00152C15">
            <w:pPr>
              <w:rPr>
                <w:ins w:id="24454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55" w:author="Chen, Ivy (陳素貞 IEC1)" w:date="2015-01-12T13:45:00Z">
                  <w:rPr>
                    <w:ins w:id="24456" w:author="IEC960923" w:date="2013-11-06T16:19:00Z"/>
                    <w:rFonts w:asciiTheme="minorHAnsi" w:eastAsiaTheme="minorEastAsia" w:hAnsiTheme="minorHAnsi" w:cstheme="minorHAnsi"/>
                    <w:b/>
                    <w:bCs/>
                    <w:color w:val="0033CC"/>
                    <w:kern w:val="32"/>
                    <w:sz w:val="18"/>
                    <w:szCs w:val="18"/>
                    <w:lang w:eastAsia="zh-TW"/>
                  </w:rPr>
                </w:rPrChange>
              </w:rPr>
              <w:pPrChange w:id="24457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4458" w:author="IEC960923" w:date="2013-11-06T16:1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45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839" w:type="dxa"/>
          </w:tcPr>
          <w:p w:rsidR="005C1816" w:rsidRPr="002F02C9" w:rsidRDefault="005C1816" w:rsidP="00A16E58">
            <w:pPr>
              <w:rPr>
                <w:ins w:id="24460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61" w:author="Chen, Ivy (陳素貞 IEC1)" w:date="2015-01-12T13:45:00Z">
                  <w:rPr>
                    <w:ins w:id="24462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5C1816" w:rsidRPr="002F02C9" w:rsidRDefault="00152C15" w:rsidP="00A16E58">
            <w:pPr>
              <w:rPr>
                <w:ins w:id="24463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64" w:author="Chen, Ivy (陳素貞 IEC1)" w:date="2015-01-12T13:45:00Z">
                  <w:rPr>
                    <w:ins w:id="24465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466" w:author="IEC960923" w:date="2013-11-06T16:2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46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ALL</w:t>
              </w:r>
            </w:ins>
          </w:p>
        </w:tc>
        <w:tc>
          <w:tcPr>
            <w:tcW w:w="674" w:type="dxa"/>
          </w:tcPr>
          <w:p w:rsidR="005C1816" w:rsidRPr="002F02C9" w:rsidRDefault="00152C15" w:rsidP="00A16E58">
            <w:pPr>
              <w:rPr>
                <w:ins w:id="24468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69" w:author="Chen, Ivy (陳素貞 IEC1)" w:date="2015-01-12T13:45:00Z">
                  <w:rPr>
                    <w:ins w:id="24470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471" w:author="IEC960923" w:date="2013-11-06T16:1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47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5C1816" w:rsidRPr="002F02C9" w:rsidRDefault="00152C15" w:rsidP="00A16E58">
            <w:pPr>
              <w:rPr>
                <w:ins w:id="24473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74" w:author="Chen, Ivy (陳素貞 IEC1)" w:date="2015-01-12T13:45:00Z">
                  <w:rPr>
                    <w:ins w:id="24475" w:author="IEC960923" w:date="2013-11-06T16:19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476" w:author="IEC960923" w:date="2013-11-06T16:1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477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OnLoad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478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5C1816" w:rsidRPr="002F02C9" w:rsidRDefault="00152C15" w:rsidP="00A16E58">
            <w:pPr>
              <w:rPr>
                <w:ins w:id="24479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80" w:author="Chen, Ivy (陳素貞 IEC1)" w:date="2015-01-12T13:45:00Z">
                  <w:rPr>
                    <w:ins w:id="24481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482" w:author="IEC960923" w:date="2013-11-06T16:1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48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抓取</w:t>
              </w:r>
            </w:ins>
            <w:ins w:id="24484" w:author="IEC960923" w:date="2013-11-06T16:2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48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SysSetting Name</w:t>
              </w:r>
            </w:ins>
            <w:ins w:id="24486" w:author="IEC960923" w:date="2013-11-06T16:1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48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list</w:t>
              </w:r>
            </w:ins>
          </w:p>
          <w:p w:rsidR="005C1816" w:rsidRPr="002F02C9" w:rsidRDefault="005C1816" w:rsidP="00A16E58">
            <w:pPr>
              <w:rPr>
                <w:ins w:id="24488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89" w:author="Chen, Ivy (陳素貞 IEC1)" w:date="2015-01-12T13:45:00Z">
                  <w:rPr>
                    <w:ins w:id="24490" w:author="IEC960923" w:date="2013-11-06T16:19:00Z"/>
                    <w:rFonts w:asciiTheme="minorHAnsi" w:eastAsiaTheme="minorEastAsia" w:hAnsiTheme="minorHAnsi" w:cstheme="minorHAnsi"/>
                    <w:noProof/>
                    <w:color w:val="008080"/>
                    <w:sz w:val="18"/>
                    <w:szCs w:val="18"/>
                    <w:lang w:eastAsia="zh-TW"/>
                  </w:rPr>
                </w:rPrChange>
              </w:rPr>
            </w:pPr>
          </w:p>
          <w:p w:rsidR="005C1816" w:rsidRPr="002F02C9" w:rsidRDefault="00152C15" w:rsidP="00A16E58">
            <w:pPr>
              <w:rPr>
                <w:ins w:id="24491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92" w:author="Chen, Ivy (陳素貞 IEC1)" w:date="2015-01-12T13:45:00Z">
                  <w:rPr>
                    <w:ins w:id="24493" w:author="IEC960923" w:date="2013-11-06T16:19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494" w:author="IEC960923" w:date="2013-11-06T16:1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495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OnChange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496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5C1816" w:rsidRPr="002F02C9" w:rsidRDefault="00152C15">
            <w:pPr>
              <w:rPr>
                <w:ins w:id="24497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498" w:author="Chen, Ivy (陳素貞 IEC1)" w:date="2015-01-12T13:45:00Z">
                  <w:rPr>
                    <w:ins w:id="24499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500" w:author="IEC960923" w:date="2013-11-06T16:25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50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依據當前選擇的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50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Name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50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查詢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50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Name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50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已配置的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50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SysSetting </w:t>
              </w:r>
            </w:ins>
            <w:ins w:id="24507" w:author="IEC960923" w:date="2013-11-06T16:26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50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記</w:t>
              </w:r>
            </w:ins>
            <w:ins w:id="24509" w:author="IEC960923" w:date="2013-11-06T16:25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51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錄</w:t>
              </w:r>
            </w:ins>
          </w:p>
        </w:tc>
        <w:tc>
          <w:tcPr>
            <w:tcW w:w="2629" w:type="dxa"/>
          </w:tcPr>
          <w:p w:rsidR="005C1816" w:rsidRPr="002F02C9" w:rsidRDefault="00152C15" w:rsidP="00A16E58">
            <w:pPr>
              <w:rPr>
                <w:ins w:id="24511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512" w:author="Chen, Ivy (陳素貞 IEC1)" w:date="2015-01-12T13:45:00Z">
                  <w:rPr>
                    <w:ins w:id="24513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514" w:author="IEC960923" w:date="2013-11-06T16:1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51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1. </w:t>
              </w:r>
            </w:ins>
            <w:ins w:id="24516" w:author="IEC960923" w:date="2013-11-06T16:2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51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Name</w:t>
              </w:r>
            </w:ins>
            <w:ins w:id="24518" w:author="IEC960923" w:date="2013-11-06T16:1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51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list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52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3B389F" w:rsidRPr="002F02C9" w:rsidRDefault="00152C15">
            <w:pPr>
              <w:rPr>
                <w:ins w:id="24521" w:author="IEC960923" w:date="2013-11-06T16:2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522" w:author="Chen, Ivy (陳素貞 IEC1)" w:date="2015-01-12T13:45:00Z">
                  <w:rPr>
                    <w:ins w:id="24523" w:author="IEC960923" w:date="2013-11-06T16:28:00Z"/>
                    <w:rFonts w:ascii="Courier New" w:hAnsi="Courier New" w:cs="Courier New"/>
                    <w:noProof/>
                    <w:szCs w:val="20"/>
                  </w:rPr>
                </w:rPrChange>
              </w:rPr>
              <w:pPrChange w:id="24524" w:author="Chen, Ivy (陳素貞 IEC1)" w:date="2014-02-07T15:55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4525" w:author="IEC960923" w:date="2013-11-06T16:2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52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select Name </w:t>
              </w:r>
            </w:ins>
          </w:p>
          <w:p w:rsidR="003B389F" w:rsidRPr="002F02C9" w:rsidRDefault="00152C15">
            <w:pPr>
              <w:rPr>
                <w:ins w:id="24527" w:author="IEC960923" w:date="2013-11-06T16:2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528" w:author="Chen, Ivy (陳素貞 IEC1)" w:date="2015-01-12T13:45:00Z">
                  <w:rPr>
                    <w:ins w:id="24529" w:author="IEC960923" w:date="2013-11-06T16:28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  <w:pPrChange w:id="24530" w:author="Chen, Ivy (陳素貞 IEC1)" w:date="2014-02-07T15:55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4531" w:author="IEC960923" w:date="2013-11-06T16:2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53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 SysSetting</w:t>
              </w:r>
            </w:ins>
          </w:p>
          <w:p w:rsidR="005C1816" w:rsidRPr="002F02C9" w:rsidRDefault="00152C15" w:rsidP="003E3328">
            <w:pPr>
              <w:rPr>
                <w:ins w:id="24533" w:author="IEC960923" w:date="2013-11-06T16:2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534" w:author="Chen, Ivy (陳素貞 IEC1)" w:date="2015-01-12T13:45:00Z">
                  <w:rPr>
                    <w:ins w:id="24535" w:author="IEC960923" w:date="2013-11-06T16:28:00Z"/>
                    <w:rFonts w:ascii="Courier New" w:eastAsiaTheme="minorEastAsia" w:hAnsi="Courier New" w:cs="Courier New"/>
                    <w:noProof/>
                    <w:color w:val="008080"/>
                    <w:szCs w:val="20"/>
                    <w:lang w:eastAsia="zh-TW"/>
                  </w:rPr>
                </w:rPrChange>
              </w:rPr>
            </w:pPr>
            <w:ins w:id="24536" w:author="IEC960923" w:date="2013-11-06T16:2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53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 by Name</w:t>
              </w:r>
            </w:ins>
          </w:p>
          <w:p w:rsidR="005C1816" w:rsidRPr="002F02C9" w:rsidRDefault="005C1816" w:rsidP="00A16E58">
            <w:pPr>
              <w:rPr>
                <w:ins w:id="24538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539" w:author="Chen, Ivy (陳素貞 IEC1)" w:date="2015-01-12T13:45:00Z">
                  <w:rPr>
                    <w:ins w:id="24540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5C1816" w:rsidRPr="002F02C9" w:rsidTr="00A16E58">
        <w:trPr>
          <w:ins w:id="24541" w:author="IEC960923" w:date="2013-11-06T16:19:00Z"/>
        </w:trPr>
        <w:tc>
          <w:tcPr>
            <w:tcW w:w="445" w:type="dxa"/>
          </w:tcPr>
          <w:p w:rsidR="005C1816" w:rsidRPr="002F02C9" w:rsidRDefault="00152C15" w:rsidP="00A16E58">
            <w:pPr>
              <w:rPr>
                <w:ins w:id="24542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543" w:author="Chen, Ivy (陳素貞 IEC1)" w:date="2015-01-12T13:45:00Z">
                  <w:rPr>
                    <w:ins w:id="24544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545" w:author="IEC960923" w:date="2013-11-06T16:1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54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64" w:type="dxa"/>
          </w:tcPr>
          <w:p w:rsidR="005C1816" w:rsidRPr="002F02C9" w:rsidRDefault="00152C15" w:rsidP="00A16E58">
            <w:pPr>
              <w:rPr>
                <w:ins w:id="24547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548" w:author="Chen, Ivy (陳素貞 IEC1)" w:date="2015-01-12T13:45:00Z">
                  <w:rPr>
                    <w:ins w:id="24549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550" w:author="IEC960923" w:date="2013-11-06T16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55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SysSetting</w:t>
              </w:r>
            </w:ins>
            <w:ins w:id="24552" w:author="IEC960923" w:date="2013-11-06T16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55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4554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List</w:t>
              </w:r>
            </w:ins>
          </w:p>
        </w:tc>
        <w:tc>
          <w:tcPr>
            <w:tcW w:w="862" w:type="dxa"/>
          </w:tcPr>
          <w:p w:rsidR="005C1816" w:rsidRPr="002F02C9" w:rsidRDefault="00152C15" w:rsidP="00A16E58">
            <w:pPr>
              <w:rPr>
                <w:ins w:id="24555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556" w:author="Chen, Ivy (陳素貞 IEC1)" w:date="2015-01-12T13:45:00Z">
                  <w:rPr>
                    <w:ins w:id="24557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558" w:author="IEC960923" w:date="2013-11-06T16:19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4559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839" w:type="dxa"/>
          </w:tcPr>
          <w:p w:rsidR="005C1816" w:rsidRPr="002F02C9" w:rsidRDefault="005C1816" w:rsidP="00A16E58">
            <w:pPr>
              <w:rPr>
                <w:ins w:id="24560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561" w:author="Chen, Ivy (陳素貞 IEC1)" w:date="2015-01-12T13:45:00Z">
                  <w:rPr>
                    <w:ins w:id="24562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5C1816" w:rsidRPr="002F02C9" w:rsidRDefault="00152C15" w:rsidP="00A16E58">
            <w:pPr>
              <w:rPr>
                <w:ins w:id="24563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564" w:author="Chen, Ivy (陳素貞 IEC1)" w:date="2015-01-12T13:45:00Z">
                  <w:rPr>
                    <w:ins w:id="24565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566" w:author="IEC960923" w:date="2013-11-06T16:26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56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依據當前選擇的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56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Name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56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查詢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57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Name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57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已配置的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57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SysSetting</w:t>
              </w:r>
            </w:ins>
            <w:ins w:id="24573" w:author="IEC960923" w:date="2013-11-06T16:27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57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記錄</w:t>
              </w:r>
            </w:ins>
          </w:p>
        </w:tc>
        <w:tc>
          <w:tcPr>
            <w:tcW w:w="674" w:type="dxa"/>
          </w:tcPr>
          <w:p w:rsidR="005C1816" w:rsidRPr="002F02C9" w:rsidRDefault="005C1816" w:rsidP="00A16E58">
            <w:pPr>
              <w:rPr>
                <w:ins w:id="24575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576" w:author="Chen, Ivy (陳素貞 IEC1)" w:date="2015-01-12T13:45:00Z">
                  <w:rPr>
                    <w:ins w:id="24577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2728" w:type="dxa"/>
          </w:tcPr>
          <w:p w:rsidR="00E87B65" w:rsidRPr="002F02C9" w:rsidRDefault="00152C15">
            <w:pPr>
              <w:rPr>
                <w:ins w:id="24578" w:author="IEC960923" w:date="2013-11-06T16:3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579" w:author="Chen, Ivy (陳素貞 IEC1)" w:date="2015-01-12T13:45:00Z">
                  <w:rPr>
                    <w:ins w:id="24580" w:author="IEC960923" w:date="2013-11-06T16:3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581" w:author="IEC960923" w:date="2013-11-06T16:19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4582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583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：原高亮被选的数据行恢复正常显示，被点击的行被高亮选择，下部的</w:t>
              </w:r>
            </w:ins>
            <w:ins w:id="24584" w:author="IEC960923" w:date="2013-11-06T16:2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58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3</w:t>
              </w:r>
            </w:ins>
            <w:ins w:id="24586" w:author="IEC960923" w:date="2013-11-06T16:19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58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到</w:t>
              </w:r>
            </w:ins>
            <w:ins w:id="24588" w:author="IEC960923" w:date="2013-11-06T16:2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58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5</w:t>
              </w:r>
            </w:ins>
            <w:ins w:id="24590" w:author="IEC960923" w:date="2013-11-06T16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59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号控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592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件中显示被点击数据行的详细资料，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4593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Enable Delete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594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按钮。</w:t>
              </w:r>
            </w:ins>
          </w:p>
          <w:p w:rsidR="005C1816" w:rsidRPr="002F02C9" w:rsidRDefault="00152C15">
            <w:pPr>
              <w:rPr>
                <w:ins w:id="24595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596" w:author="Chen, Ivy (陳素貞 IEC1)" w:date="2015-01-12T13:45:00Z">
                  <w:rPr>
                    <w:ins w:id="24597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598" w:author="IEC960923" w:date="2013-11-06T16:19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599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若被点击行为空行，则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4600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Disable</w:t>
              </w:r>
            </w:ins>
            <w:ins w:id="24601" w:author="IEC960923" w:date="2013-11-06T16:2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60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</w:t>
              </w:r>
            </w:ins>
            <w:ins w:id="24603" w:author="IEC960923" w:date="2013-11-06T16:19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4604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lastRenderedPageBreak/>
                <w:t>Delete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605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按钮。</w:t>
              </w:r>
            </w:ins>
          </w:p>
        </w:tc>
        <w:tc>
          <w:tcPr>
            <w:tcW w:w="2629" w:type="dxa"/>
          </w:tcPr>
          <w:p w:rsidR="005C1816" w:rsidRPr="002F02C9" w:rsidRDefault="00152C15" w:rsidP="00A16E58">
            <w:pPr>
              <w:rPr>
                <w:ins w:id="24606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607" w:author="Chen, Ivy (陳素貞 IEC1)" w:date="2015-01-12T13:45:00Z">
                  <w:rPr>
                    <w:ins w:id="24608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609" w:author="IEC960923" w:date="2013-11-06T16:19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610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lastRenderedPageBreak/>
                <w:t>栏位包括：</w:t>
              </w:r>
            </w:ins>
            <w:ins w:id="24611" w:author="IEC960923" w:date="2013-11-06T16:2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61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Name, Value, Description</w:t>
              </w:r>
            </w:ins>
            <w:ins w:id="24613" w:author="IEC960923" w:date="2013-11-06T16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61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  <w:p w:rsidR="005C1816" w:rsidRPr="002F02C9" w:rsidRDefault="00152C15" w:rsidP="00A16E58">
            <w:pPr>
              <w:rPr>
                <w:ins w:id="24615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616" w:author="Chen, Ivy (陳素貞 IEC1)" w:date="2015-01-12T13:45:00Z">
                  <w:rPr>
                    <w:ins w:id="24617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618" w:author="IEC960923" w:date="2013-11-06T16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61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依據</w:t>
              </w:r>
            </w:ins>
            <w:ins w:id="24620" w:author="IEC960923" w:date="2013-11-06T16:2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62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Name</w:t>
              </w:r>
            </w:ins>
            <w:ins w:id="24622" w:author="IEC960923" w:date="2013-11-06T16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62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升冪排序</w:t>
              </w:r>
            </w:ins>
          </w:p>
          <w:p w:rsidR="005C1816" w:rsidRPr="002F02C9" w:rsidRDefault="005C1816" w:rsidP="00A16E58">
            <w:pPr>
              <w:rPr>
                <w:ins w:id="24624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625" w:author="Chen, Ivy (陳素貞 IEC1)" w:date="2015-01-12T13:45:00Z">
                  <w:rPr>
                    <w:ins w:id="24626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  <w:p w:rsidR="005C1816" w:rsidRPr="002F02C9" w:rsidRDefault="00152C15" w:rsidP="00A16E58">
            <w:pPr>
              <w:rPr>
                <w:ins w:id="24627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628" w:author="Chen, Ivy (陳素貞 IEC1)" w:date="2015-01-12T13:45:00Z">
                  <w:rPr>
                    <w:ins w:id="24629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630" w:author="IEC960923" w:date="2013-11-06T16:3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63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SysSetting </w:t>
              </w:r>
            </w:ins>
            <w:ins w:id="24632" w:author="IEC960923" w:date="2013-11-06T16:19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4633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List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63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7E27E1" w:rsidRPr="002F02C9" w:rsidRDefault="00152C15" w:rsidP="007E27E1">
            <w:pPr>
              <w:widowControl w:val="0"/>
              <w:autoSpaceDE w:val="0"/>
              <w:autoSpaceDN w:val="0"/>
              <w:adjustRightInd w:val="0"/>
              <w:rPr>
                <w:ins w:id="24635" w:author="IEC960923" w:date="2013-11-06T16:34:00Z"/>
                <w:rFonts w:ascii="Courier New" w:hAnsi="Courier New" w:cs="Courier New"/>
                <w:noProof/>
                <w:szCs w:val="20"/>
                <w:rPrChange w:id="24636" w:author="Chen, Ivy (陳素貞 IEC1)" w:date="2015-01-12T13:45:00Z">
                  <w:rPr>
                    <w:ins w:id="24637" w:author="IEC960923" w:date="2013-11-06T16:34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4638" w:author="IEC960923" w:date="2013-11-06T16:34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463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464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24641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Name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4642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,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464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24644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Value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4645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,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464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464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lastRenderedPageBreak/>
                <w:t>Description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464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</w:ins>
          </w:p>
          <w:p w:rsidR="007E27E1" w:rsidRPr="002F02C9" w:rsidRDefault="00152C15" w:rsidP="007E27E1">
            <w:pPr>
              <w:widowControl w:val="0"/>
              <w:autoSpaceDE w:val="0"/>
              <w:autoSpaceDN w:val="0"/>
              <w:adjustRightInd w:val="0"/>
              <w:rPr>
                <w:ins w:id="24649" w:author="IEC960923" w:date="2013-11-06T16:34:00Z"/>
                <w:rFonts w:ascii="Courier New" w:hAnsi="Courier New" w:cs="Courier New"/>
                <w:noProof/>
                <w:color w:val="008080"/>
                <w:szCs w:val="20"/>
                <w:rPrChange w:id="24650" w:author="Chen, Ivy (陳素貞 IEC1)" w:date="2015-01-12T13:45:00Z">
                  <w:rPr>
                    <w:ins w:id="24651" w:author="IEC960923" w:date="2013-11-06T16:34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24652" w:author="IEC960923" w:date="2013-11-06T16:34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465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465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24655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SysSetting</w:t>
              </w:r>
            </w:ins>
          </w:p>
          <w:p w:rsidR="007E27E1" w:rsidRPr="002F02C9" w:rsidRDefault="00152C15" w:rsidP="007E27E1">
            <w:pPr>
              <w:widowControl w:val="0"/>
              <w:autoSpaceDE w:val="0"/>
              <w:autoSpaceDN w:val="0"/>
              <w:adjustRightInd w:val="0"/>
              <w:rPr>
                <w:ins w:id="24656" w:author="IEC960923" w:date="2013-11-06T16:34:00Z"/>
                <w:rFonts w:ascii="Courier New" w:hAnsi="Courier New" w:cs="Courier New"/>
                <w:noProof/>
                <w:color w:val="008080"/>
                <w:szCs w:val="20"/>
                <w:rPrChange w:id="24657" w:author="Chen, Ivy (陳素貞 IEC1)" w:date="2015-01-12T13:45:00Z">
                  <w:rPr>
                    <w:ins w:id="24658" w:author="IEC960923" w:date="2013-11-06T16:34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</w:pPr>
            <w:ins w:id="24659" w:author="IEC960923" w:date="2013-11-06T16:34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466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where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466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24662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Name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466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4664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  <w:u w:val="single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466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24666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@Name</w:t>
              </w:r>
            </w:ins>
          </w:p>
          <w:p w:rsidR="003B389F" w:rsidRPr="002F02C9" w:rsidRDefault="00152C15">
            <w:pPr>
              <w:widowControl w:val="0"/>
              <w:autoSpaceDE w:val="0"/>
              <w:autoSpaceDN w:val="0"/>
              <w:adjustRightInd w:val="0"/>
              <w:rPr>
                <w:ins w:id="24667" w:author="IEC960923" w:date="2013-11-06T16:19:00Z"/>
                <w:rFonts w:ascii="Courier New" w:eastAsiaTheme="minorEastAsia" w:hAnsi="Courier New" w:cs="Courier New"/>
                <w:noProof/>
                <w:color w:val="008080"/>
                <w:szCs w:val="20"/>
                <w:lang w:eastAsia="zh-TW"/>
                <w:rPrChange w:id="24668" w:author="Chen, Ivy (陳素貞 IEC1)" w:date="2015-01-12T13:45:00Z">
                  <w:rPr>
                    <w:ins w:id="24669" w:author="IEC960923" w:date="2013-11-06T16:19:00Z"/>
                    <w:rFonts w:asciiTheme="minorHAnsi" w:eastAsiaTheme="minorEastAsia" w:hAnsiTheme="minorHAnsi" w:cstheme="minorHAnsi"/>
                    <w:b/>
                    <w:bCs/>
                    <w:color w:val="0033CC"/>
                    <w:kern w:val="32"/>
                    <w:sz w:val="18"/>
                    <w:szCs w:val="18"/>
                    <w:lang w:eastAsia="zh-TW"/>
                  </w:rPr>
                </w:rPrChange>
              </w:rPr>
              <w:pPrChange w:id="24670" w:author="IEC960923" w:date="2013-11-06T16:34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4671" w:author="IEC960923" w:date="2013-11-06T16:34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467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467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467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467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8080"/>
                  <w:szCs w:val="20"/>
                  <w:rPrChange w:id="24676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Name</w:t>
              </w:r>
            </w:ins>
          </w:p>
        </w:tc>
      </w:tr>
      <w:tr w:rsidR="005C1816" w:rsidRPr="002F02C9" w:rsidTr="00A16E58">
        <w:trPr>
          <w:ins w:id="24677" w:author="IEC960923" w:date="2013-11-06T16:19:00Z"/>
        </w:trPr>
        <w:tc>
          <w:tcPr>
            <w:tcW w:w="445" w:type="dxa"/>
          </w:tcPr>
          <w:p w:rsidR="005C1816" w:rsidRPr="002F02C9" w:rsidRDefault="00152C15" w:rsidP="00A16E58">
            <w:pPr>
              <w:rPr>
                <w:ins w:id="24678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679" w:author="Chen, Ivy (陳素貞 IEC1)" w:date="2015-01-12T13:45:00Z">
                  <w:rPr>
                    <w:ins w:id="24680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681" w:author="IEC960923" w:date="2013-11-06T16:3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68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lastRenderedPageBreak/>
                <w:t>3</w:t>
              </w:r>
            </w:ins>
          </w:p>
        </w:tc>
        <w:tc>
          <w:tcPr>
            <w:tcW w:w="1364" w:type="dxa"/>
          </w:tcPr>
          <w:p w:rsidR="005C1816" w:rsidRPr="002F02C9" w:rsidRDefault="00152C15" w:rsidP="00A16E58">
            <w:pPr>
              <w:rPr>
                <w:ins w:id="24683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684" w:author="Chen, Ivy (陳素貞 IEC1)" w:date="2015-01-12T13:45:00Z">
                  <w:rPr>
                    <w:ins w:id="24685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686" w:author="IEC960923" w:date="2013-11-06T16:35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68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Name</w:t>
              </w:r>
            </w:ins>
          </w:p>
        </w:tc>
        <w:tc>
          <w:tcPr>
            <w:tcW w:w="862" w:type="dxa"/>
          </w:tcPr>
          <w:p w:rsidR="005C1816" w:rsidRPr="002F02C9" w:rsidRDefault="00152C15" w:rsidP="00A16E58">
            <w:pPr>
              <w:rPr>
                <w:ins w:id="24688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689" w:author="Chen, Ivy (陳素貞 IEC1)" w:date="2015-01-12T13:45:00Z">
                  <w:rPr>
                    <w:ins w:id="24690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691" w:author="IEC960923" w:date="2013-11-06T16:1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69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5C1816" w:rsidRPr="002F02C9" w:rsidRDefault="00152C15">
            <w:pPr>
              <w:rPr>
                <w:ins w:id="24693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694" w:author="Chen, Ivy (陳素貞 IEC1)" w:date="2015-01-12T13:45:00Z">
                  <w:rPr>
                    <w:ins w:id="24695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696" w:author="IEC960923" w:date="2013-11-06T16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69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長度不超過</w:t>
              </w:r>
            </w:ins>
            <w:ins w:id="24698" w:author="IEC960923" w:date="2013-11-06T16:3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69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64</w:t>
              </w:r>
            </w:ins>
            <w:ins w:id="24700" w:author="IEC960923" w:date="2013-11-06T16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70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5C1816" w:rsidRPr="002F02C9" w:rsidRDefault="00152C15" w:rsidP="00A16E58">
            <w:pPr>
              <w:rPr>
                <w:ins w:id="24702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703" w:author="Chen, Ivy (陳素貞 IEC1)" w:date="2015-01-12T13:45:00Z">
                  <w:rPr>
                    <w:ins w:id="24704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705" w:author="IEC960923" w:date="2013-11-06T16:1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70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5C1816" w:rsidRPr="002F02C9" w:rsidRDefault="00152C15" w:rsidP="00A16E58">
            <w:pPr>
              <w:rPr>
                <w:ins w:id="24707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708" w:author="Chen, Ivy (陳素貞 IEC1)" w:date="2015-01-12T13:45:00Z">
                  <w:rPr>
                    <w:ins w:id="24709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710" w:author="IEC960923" w:date="2013-11-06T16:35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szCs w:val="18"/>
                  <w:lang w:eastAsia="zh-TW"/>
                  <w:rPrChange w:id="24711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5C1816" w:rsidRPr="002F02C9" w:rsidRDefault="005C1816" w:rsidP="00A16E58">
            <w:pPr>
              <w:rPr>
                <w:ins w:id="24712" w:author="IEC960923" w:date="2013-11-06T16:19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4713" w:author="Chen, Ivy (陳素貞 IEC1)" w:date="2015-01-12T13:45:00Z">
                  <w:rPr>
                    <w:ins w:id="24714" w:author="IEC960923" w:date="2013-11-06T16:19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5C1816" w:rsidRPr="002F02C9" w:rsidRDefault="005C1816" w:rsidP="00A16E58">
            <w:pPr>
              <w:rPr>
                <w:ins w:id="24715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716" w:author="Chen, Ivy (陳素貞 IEC1)" w:date="2015-01-12T13:45:00Z">
                  <w:rPr>
                    <w:ins w:id="24717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5C1816" w:rsidRPr="002F02C9" w:rsidTr="00A16E58">
        <w:trPr>
          <w:ins w:id="24718" w:author="IEC960923" w:date="2013-11-06T16:19:00Z"/>
        </w:trPr>
        <w:tc>
          <w:tcPr>
            <w:tcW w:w="445" w:type="dxa"/>
          </w:tcPr>
          <w:p w:rsidR="005C1816" w:rsidRPr="002F02C9" w:rsidRDefault="00152C15" w:rsidP="00A16E58">
            <w:pPr>
              <w:rPr>
                <w:ins w:id="24719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720" w:author="Chen, Ivy (陳素貞 IEC1)" w:date="2015-01-12T13:45:00Z">
                  <w:rPr>
                    <w:ins w:id="24721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722" w:author="IEC960923" w:date="2013-11-06T16:3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72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4</w:t>
              </w:r>
            </w:ins>
          </w:p>
        </w:tc>
        <w:tc>
          <w:tcPr>
            <w:tcW w:w="1364" w:type="dxa"/>
          </w:tcPr>
          <w:p w:rsidR="005C1816" w:rsidRPr="002F02C9" w:rsidRDefault="00152C15" w:rsidP="00A16E58">
            <w:pPr>
              <w:rPr>
                <w:ins w:id="24724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725" w:author="Chen, Ivy (陳素貞 IEC1)" w:date="2015-01-12T13:45:00Z">
                  <w:rPr>
                    <w:ins w:id="24726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727" w:author="IEC960923" w:date="2013-11-06T16:36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72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Value</w:t>
              </w:r>
            </w:ins>
          </w:p>
        </w:tc>
        <w:tc>
          <w:tcPr>
            <w:tcW w:w="862" w:type="dxa"/>
          </w:tcPr>
          <w:p w:rsidR="005C1816" w:rsidRPr="002F02C9" w:rsidRDefault="00152C15" w:rsidP="00A16E58">
            <w:pPr>
              <w:rPr>
                <w:ins w:id="24729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730" w:author="Chen, Ivy (陳素貞 IEC1)" w:date="2015-01-12T13:45:00Z">
                  <w:rPr>
                    <w:ins w:id="24731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732" w:author="IEC960923" w:date="2013-11-06T16:1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73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5C1816" w:rsidRPr="002F02C9" w:rsidRDefault="00152C15" w:rsidP="00A16E58">
            <w:pPr>
              <w:rPr>
                <w:ins w:id="24734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735" w:author="Chen, Ivy (陳素貞 IEC1)" w:date="2015-01-12T13:45:00Z">
                  <w:rPr>
                    <w:ins w:id="24736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737" w:author="IEC960923" w:date="2013-11-06T16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73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73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74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5C1816" w:rsidRPr="002F02C9" w:rsidRDefault="00152C15" w:rsidP="00A16E58">
            <w:pPr>
              <w:rPr>
                <w:ins w:id="24741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742" w:author="Chen, Ivy (陳素貞 IEC1)" w:date="2015-01-12T13:45:00Z">
                  <w:rPr>
                    <w:ins w:id="24743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744" w:author="IEC960923" w:date="2013-11-06T16:1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74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5C1816" w:rsidRPr="002F02C9" w:rsidRDefault="00152C15" w:rsidP="00A16E58">
            <w:pPr>
              <w:rPr>
                <w:ins w:id="24746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747" w:author="Chen, Ivy (陳素貞 IEC1)" w:date="2015-01-12T13:45:00Z">
                  <w:rPr>
                    <w:ins w:id="24748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749" w:author="IEC960923" w:date="2013-11-06T16:36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szCs w:val="18"/>
                  <w:lang w:eastAsia="zh-TW"/>
                  <w:rPrChange w:id="24750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5C1816" w:rsidRPr="002F02C9" w:rsidRDefault="005C1816" w:rsidP="00A16E58">
            <w:pPr>
              <w:rPr>
                <w:ins w:id="24751" w:author="IEC960923" w:date="2013-11-06T16:19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4752" w:author="Chen, Ivy (陳素貞 IEC1)" w:date="2015-01-12T13:45:00Z">
                  <w:rPr>
                    <w:ins w:id="24753" w:author="IEC960923" w:date="2013-11-06T16:19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5C1816" w:rsidRPr="002F02C9" w:rsidRDefault="005C1816" w:rsidP="00A16E58">
            <w:pPr>
              <w:rPr>
                <w:ins w:id="24754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755" w:author="Chen, Ivy (陳素貞 IEC1)" w:date="2015-01-12T13:45:00Z">
                  <w:rPr>
                    <w:ins w:id="24756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5C1816" w:rsidRPr="002F02C9" w:rsidTr="00A16E58">
        <w:trPr>
          <w:ins w:id="24757" w:author="IEC960923" w:date="2013-11-06T16:19:00Z"/>
        </w:trPr>
        <w:tc>
          <w:tcPr>
            <w:tcW w:w="445" w:type="dxa"/>
          </w:tcPr>
          <w:p w:rsidR="005C1816" w:rsidRPr="002F02C9" w:rsidRDefault="00152C15" w:rsidP="00A16E58">
            <w:pPr>
              <w:rPr>
                <w:ins w:id="24758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759" w:author="Chen, Ivy (陳素貞 IEC1)" w:date="2015-01-12T13:45:00Z">
                  <w:rPr>
                    <w:ins w:id="24760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761" w:author="IEC960923" w:date="2013-11-06T16:3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76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5</w:t>
              </w:r>
            </w:ins>
          </w:p>
        </w:tc>
        <w:tc>
          <w:tcPr>
            <w:tcW w:w="1364" w:type="dxa"/>
          </w:tcPr>
          <w:p w:rsidR="005C1816" w:rsidRPr="002F02C9" w:rsidRDefault="00152C15" w:rsidP="00A16E58">
            <w:pPr>
              <w:rPr>
                <w:ins w:id="24763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764" w:author="Chen, Ivy (陳素貞 IEC1)" w:date="2015-01-12T13:45:00Z">
                  <w:rPr>
                    <w:ins w:id="24765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766" w:author="IEC960923" w:date="2013-11-06T16:36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76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Description</w:t>
              </w:r>
            </w:ins>
          </w:p>
        </w:tc>
        <w:tc>
          <w:tcPr>
            <w:tcW w:w="862" w:type="dxa"/>
          </w:tcPr>
          <w:p w:rsidR="005C1816" w:rsidRPr="002F02C9" w:rsidRDefault="00152C15" w:rsidP="00A16E58">
            <w:pPr>
              <w:rPr>
                <w:ins w:id="24768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769" w:author="Chen, Ivy (陳素貞 IEC1)" w:date="2015-01-12T13:45:00Z">
                  <w:rPr>
                    <w:ins w:id="24770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771" w:author="IEC960923" w:date="2013-11-06T16:1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477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5C1816" w:rsidRPr="002F02C9" w:rsidRDefault="00152C15" w:rsidP="00A16E58">
            <w:pPr>
              <w:rPr>
                <w:ins w:id="24773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774" w:author="Chen, Ivy (陳素貞 IEC1)" w:date="2015-01-12T13:45:00Z">
                  <w:rPr>
                    <w:ins w:id="24775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776" w:author="IEC960923" w:date="2013-11-06T16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77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77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77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5C1816" w:rsidRPr="002F02C9" w:rsidRDefault="00152C15" w:rsidP="00A16E58">
            <w:pPr>
              <w:rPr>
                <w:ins w:id="24780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781" w:author="Chen, Ivy (陳素貞 IEC1)" w:date="2015-01-12T13:45:00Z">
                  <w:rPr>
                    <w:ins w:id="24782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783" w:author="IEC960923" w:date="2013-11-06T16:19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478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5C1816" w:rsidRPr="002F02C9" w:rsidRDefault="005C1816" w:rsidP="00A16E58">
            <w:pPr>
              <w:rPr>
                <w:ins w:id="24785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786" w:author="Chen, Ivy (陳素貞 IEC1)" w:date="2015-01-12T13:45:00Z">
                  <w:rPr>
                    <w:ins w:id="24787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5C1816" w:rsidRPr="002F02C9" w:rsidRDefault="005C1816" w:rsidP="00A16E58">
            <w:pPr>
              <w:rPr>
                <w:ins w:id="24788" w:author="IEC960923" w:date="2013-11-06T16:19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4789" w:author="Chen, Ivy (陳素貞 IEC1)" w:date="2015-01-12T13:45:00Z">
                  <w:rPr>
                    <w:ins w:id="24790" w:author="IEC960923" w:date="2013-11-06T16:19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5C1816" w:rsidRPr="002F02C9" w:rsidRDefault="005C1816" w:rsidP="00A16E58">
            <w:pPr>
              <w:rPr>
                <w:ins w:id="24791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792" w:author="Chen, Ivy (陳素貞 IEC1)" w:date="2015-01-12T13:45:00Z">
                  <w:rPr>
                    <w:ins w:id="24793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5C1816" w:rsidRPr="002F02C9" w:rsidTr="00A16E58">
        <w:trPr>
          <w:ins w:id="24794" w:author="IEC960923" w:date="2013-11-06T16:19:00Z"/>
        </w:trPr>
        <w:tc>
          <w:tcPr>
            <w:tcW w:w="445" w:type="dxa"/>
          </w:tcPr>
          <w:p w:rsidR="005C1816" w:rsidRPr="002F02C9" w:rsidRDefault="00152C15" w:rsidP="00A16E58">
            <w:pPr>
              <w:rPr>
                <w:ins w:id="24795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796" w:author="Chen, Ivy (陳素貞 IEC1)" w:date="2015-01-12T13:45:00Z">
                  <w:rPr>
                    <w:ins w:id="24797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798" w:author="IEC960923" w:date="2013-11-06T16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79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6</w:t>
              </w:r>
            </w:ins>
          </w:p>
        </w:tc>
        <w:tc>
          <w:tcPr>
            <w:tcW w:w="1364" w:type="dxa"/>
          </w:tcPr>
          <w:p w:rsidR="005C1816" w:rsidRPr="002F02C9" w:rsidRDefault="00152C15" w:rsidP="00A16E58">
            <w:pPr>
              <w:rPr>
                <w:ins w:id="24800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801" w:author="Chen, Ivy (陳素貞 IEC1)" w:date="2015-01-12T13:45:00Z">
                  <w:rPr>
                    <w:ins w:id="24802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803" w:author="IEC960923" w:date="2013-11-06T16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0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Save</w:t>
              </w:r>
            </w:ins>
          </w:p>
        </w:tc>
        <w:tc>
          <w:tcPr>
            <w:tcW w:w="862" w:type="dxa"/>
          </w:tcPr>
          <w:p w:rsidR="005C1816" w:rsidRPr="002F02C9" w:rsidRDefault="00152C15" w:rsidP="00A16E58">
            <w:pPr>
              <w:rPr>
                <w:ins w:id="24805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806" w:author="Chen, Ivy (陳素貞 IEC1)" w:date="2015-01-12T13:45:00Z">
                  <w:rPr>
                    <w:ins w:id="24807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808" w:author="IEC960923" w:date="2013-11-06T16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0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5C1816" w:rsidRPr="002F02C9" w:rsidRDefault="005C1816" w:rsidP="00A16E58">
            <w:pPr>
              <w:rPr>
                <w:ins w:id="24810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811" w:author="Chen, Ivy (陳素貞 IEC1)" w:date="2015-01-12T13:45:00Z">
                  <w:rPr>
                    <w:ins w:id="24812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5C1816" w:rsidRPr="002F02C9" w:rsidRDefault="00152C15" w:rsidP="00A16E58">
            <w:pPr>
              <w:rPr>
                <w:ins w:id="24813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814" w:author="Chen, Ivy (陳素貞 IEC1)" w:date="2015-01-12T13:45:00Z">
                  <w:rPr>
                    <w:ins w:id="24815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816" w:author="IEC960923" w:date="2013-11-06T16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1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Save</w:t>
              </w:r>
            </w:ins>
          </w:p>
        </w:tc>
        <w:tc>
          <w:tcPr>
            <w:tcW w:w="674" w:type="dxa"/>
          </w:tcPr>
          <w:p w:rsidR="005C1816" w:rsidRPr="002F02C9" w:rsidRDefault="005C1816" w:rsidP="00A16E58">
            <w:pPr>
              <w:rPr>
                <w:ins w:id="24818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819" w:author="Chen, Ivy (陳素貞 IEC1)" w:date="2015-01-12T13:45:00Z">
                  <w:rPr>
                    <w:ins w:id="24820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2728" w:type="dxa"/>
          </w:tcPr>
          <w:p w:rsidR="005C1816" w:rsidRPr="002F02C9" w:rsidRDefault="00152C15" w:rsidP="00A16E58">
            <w:pPr>
              <w:ind w:left="90" w:hangingChars="50" w:hanging="90"/>
              <w:rPr>
                <w:ins w:id="24821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822" w:author="Chen, Ivy (陳素貞 IEC1)" w:date="2015-01-12T13:45:00Z">
                  <w:rPr>
                    <w:ins w:id="24823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824" w:author="IEC960923" w:date="2013-11-06T16:19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4825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826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：</w:t>
              </w:r>
            </w:ins>
          </w:p>
          <w:p w:rsidR="005C1816" w:rsidRPr="002F02C9" w:rsidRDefault="00152C15" w:rsidP="00A16E58">
            <w:pPr>
              <w:rPr>
                <w:ins w:id="24827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828" w:author="Chen, Ivy (陳素貞 IEC1)" w:date="2015-01-12T13:45:00Z">
                  <w:rPr>
                    <w:ins w:id="24829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830" w:author="IEC960923" w:date="2013-11-06T16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3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1.  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832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若有任何必填项为空，则警示用户，放弃后续操作。</w:t>
              </w:r>
            </w:ins>
          </w:p>
          <w:p w:rsidR="005C1816" w:rsidRPr="002F02C9" w:rsidRDefault="00152C15" w:rsidP="00A16E58">
            <w:pPr>
              <w:rPr>
                <w:ins w:id="24833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834" w:author="Chen, Ivy (陳素貞 IEC1)" w:date="2015-01-12T13:45:00Z">
                  <w:rPr>
                    <w:ins w:id="24835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836" w:author="IEC960923" w:date="2013-11-06T16:3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3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2</w:t>
              </w:r>
            </w:ins>
            <w:ins w:id="24838" w:author="IEC960923" w:date="2013-11-06T16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3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. </w:t>
              </w:r>
            </w:ins>
            <w:ins w:id="24840" w:author="IEC960923" w:date="2013-11-06T16:37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84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檢查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4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Name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84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是否已存在</w:t>
              </w:r>
            </w:ins>
            <w:ins w:id="24844" w:author="IEC960923" w:date="2013-11-06T16:3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84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。</w:t>
              </w:r>
            </w:ins>
            <w:ins w:id="24846" w:author="IEC960923" w:date="2013-11-06T16:37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84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若未存在，則</w:t>
              </w:r>
            </w:ins>
            <w:ins w:id="24848" w:author="IEC960923" w:date="2013-11-06T16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84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新增</w:t>
              </w:r>
            </w:ins>
            <w:ins w:id="24850" w:author="IEC960923" w:date="2013-11-06T16:3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5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SysSetting</w:t>
              </w:r>
            </w:ins>
            <w:ins w:id="24852" w:author="IEC960923" w:date="2013-11-06T16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85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表中</w:t>
              </w:r>
            </w:ins>
            <w:ins w:id="24854" w:author="IEC960923" w:date="2013-11-06T16:3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5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3</w:t>
              </w:r>
            </w:ins>
            <w:ins w:id="24856" w:author="IEC960923" w:date="2013-11-06T16:19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85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到</w:t>
              </w:r>
            </w:ins>
            <w:ins w:id="24858" w:author="IEC960923" w:date="2013-11-06T16:3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5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5</w:t>
              </w:r>
            </w:ins>
            <w:ins w:id="24860" w:author="IEC960923" w:date="2013-11-06T16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86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号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862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框中数据</w:t>
              </w:r>
            </w:ins>
            <w:ins w:id="24863" w:author="IEC960923" w:date="2013-11-06T16:3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86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；若存在，則</w:t>
              </w:r>
            </w:ins>
            <w:ins w:id="24865" w:author="IEC960923" w:date="2013-11-06T16:4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86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依據選擇的</w:t>
              </w:r>
            </w:ins>
            <w:ins w:id="24867" w:author="IEC960923" w:date="2013-11-06T16:3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6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Name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86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，更新</w:t>
              </w:r>
            </w:ins>
            <w:ins w:id="24870" w:author="IEC960923" w:date="2013-11-06T16:3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7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SysSetting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87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表中</w:t>
              </w:r>
            </w:ins>
            <w:ins w:id="24873" w:author="IEC960923" w:date="2013-11-06T16:3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7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4</w:t>
              </w:r>
            </w:ins>
            <w:ins w:id="24875" w:author="IEC960923" w:date="2013-11-06T16:38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876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到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7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87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号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879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框中数据</w:t>
              </w:r>
            </w:ins>
          </w:p>
          <w:p w:rsidR="003B389F" w:rsidRPr="002F02C9" w:rsidRDefault="00152C15">
            <w:pPr>
              <w:rPr>
                <w:ins w:id="24880" w:author="IEC960923" w:date="2013-11-06T16:19:00Z"/>
                <w:rFonts w:asciiTheme="minorHAnsi" w:eastAsiaTheme="minorEastAsia" w:hAnsiTheme="minorHAnsi" w:cstheme="minorHAnsi"/>
                <w:b/>
                <w:bCs/>
                <w:color w:val="0033CC"/>
                <w:kern w:val="32"/>
                <w:sz w:val="18"/>
                <w:szCs w:val="18"/>
                <w:lang w:eastAsia="zh-TW"/>
                <w:rPrChange w:id="24881" w:author="Chen, Ivy (陳素貞 IEC1)" w:date="2015-01-12T13:45:00Z">
                  <w:rPr>
                    <w:ins w:id="24882" w:author="IEC960923" w:date="2013-11-06T16:19:00Z"/>
                    <w:rFonts w:asciiTheme="minorHAnsi" w:eastAsiaTheme="minorEastAsia" w:hAnsiTheme="minorHAnsi" w:cstheme="minorHAnsi"/>
                    <w:b/>
                    <w:bCs/>
                    <w:color w:val="0033CC"/>
                    <w:kern w:val="32"/>
                    <w:sz w:val="18"/>
                    <w:szCs w:val="18"/>
                    <w:lang w:eastAsia="zh-TW"/>
                  </w:rPr>
                </w:rPrChange>
              </w:rPr>
              <w:pPrChange w:id="24883" w:author="IEC960923" w:date="2013-11-06T17:2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4884" w:author="IEC960923" w:date="2013-11-06T16:3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8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3</w:t>
              </w:r>
            </w:ins>
            <w:ins w:id="24886" w:author="IEC960923" w:date="2013-11-06T16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8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.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88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刷新</w:t>
              </w:r>
            </w:ins>
            <w:ins w:id="24889" w:author="IEC960923" w:date="2013-11-06T16:3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9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SysSetting</w:t>
              </w:r>
            </w:ins>
            <w:ins w:id="24891" w:author="IEC960923" w:date="2013-11-06T17:2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89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List</w:t>
              </w:r>
            </w:ins>
            <w:ins w:id="24893" w:author="IEC960923" w:date="2013-11-06T16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89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顯示</w:t>
              </w:r>
            </w:ins>
          </w:p>
        </w:tc>
        <w:tc>
          <w:tcPr>
            <w:tcW w:w="2629" w:type="dxa"/>
          </w:tcPr>
          <w:p w:rsidR="005C1816" w:rsidRPr="002F02C9" w:rsidRDefault="00152C15">
            <w:pPr>
              <w:rPr>
                <w:ins w:id="24895" w:author="IEC960923" w:date="2013-11-06T16:19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4896" w:author="Chen, Ivy (陳素貞 IEC1)" w:date="2015-01-12T13:45:00Z">
                  <w:rPr>
                    <w:ins w:id="24897" w:author="IEC960923" w:date="2013-11-06T16:19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898" w:author="IEC960923" w:date="2013-11-06T16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89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新增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90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/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90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更新</w:t>
              </w:r>
            </w:ins>
            <w:ins w:id="24902" w:author="IEC960923" w:date="2013-11-06T16:3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90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SysSetting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90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記</w:t>
              </w:r>
            </w:ins>
            <w:ins w:id="24905" w:author="IEC960923" w:date="2013-11-06T16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90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錄</w:t>
              </w:r>
            </w:ins>
          </w:p>
        </w:tc>
      </w:tr>
      <w:tr w:rsidR="005C1816" w:rsidRPr="002F02C9" w:rsidTr="00A16E58">
        <w:trPr>
          <w:ins w:id="24907" w:author="IEC960923" w:date="2013-11-06T16:19:00Z"/>
        </w:trPr>
        <w:tc>
          <w:tcPr>
            <w:tcW w:w="445" w:type="dxa"/>
          </w:tcPr>
          <w:p w:rsidR="005C1816" w:rsidRPr="002F02C9" w:rsidRDefault="00152C15" w:rsidP="00A16E58">
            <w:pPr>
              <w:rPr>
                <w:ins w:id="24908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909" w:author="Chen, Ivy (陳素貞 IEC1)" w:date="2015-01-12T13:45:00Z">
                  <w:rPr>
                    <w:ins w:id="24910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911" w:author="IEC960923" w:date="2013-11-06T16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91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17</w:t>
              </w:r>
            </w:ins>
          </w:p>
        </w:tc>
        <w:tc>
          <w:tcPr>
            <w:tcW w:w="1364" w:type="dxa"/>
          </w:tcPr>
          <w:p w:rsidR="005C1816" w:rsidRPr="002F02C9" w:rsidRDefault="00152C15" w:rsidP="00A16E58">
            <w:pPr>
              <w:rPr>
                <w:ins w:id="24913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914" w:author="Chen, Ivy (陳素貞 IEC1)" w:date="2015-01-12T13:45:00Z">
                  <w:rPr>
                    <w:ins w:id="24915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916" w:author="IEC960923" w:date="2013-11-06T16:19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4917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862" w:type="dxa"/>
          </w:tcPr>
          <w:p w:rsidR="005C1816" w:rsidRPr="002F02C9" w:rsidRDefault="00152C15" w:rsidP="00A16E58">
            <w:pPr>
              <w:rPr>
                <w:ins w:id="24918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919" w:author="Chen, Ivy (陳素貞 IEC1)" w:date="2015-01-12T13:45:00Z">
                  <w:rPr>
                    <w:ins w:id="24920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921" w:author="IEC960923" w:date="2013-11-06T16:19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4922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5C1816" w:rsidRPr="002F02C9" w:rsidRDefault="005C1816" w:rsidP="00A16E58">
            <w:pPr>
              <w:rPr>
                <w:ins w:id="24923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924" w:author="Chen, Ivy (陳素貞 IEC1)" w:date="2015-01-12T13:45:00Z">
                  <w:rPr>
                    <w:ins w:id="24925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5C1816" w:rsidRPr="002F02C9" w:rsidRDefault="00152C15" w:rsidP="00A16E58">
            <w:pPr>
              <w:rPr>
                <w:ins w:id="24926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927" w:author="Chen, Ivy (陳素貞 IEC1)" w:date="2015-01-12T13:45:00Z">
                  <w:rPr>
                    <w:ins w:id="24928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929" w:author="IEC960923" w:date="2013-11-06T16:19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4930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674" w:type="dxa"/>
          </w:tcPr>
          <w:p w:rsidR="005C1816" w:rsidRPr="002F02C9" w:rsidRDefault="005C1816" w:rsidP="00A16E58">
            <w:pPr>
              <w:rPr>
                <w:ins w:id="24931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932" w:author="Chen, Ivy (陳素貞 IEC1)" w:date="2015-01-12T13:45:00Z">
                  <w:rPr>
                    <w:ins w:id="24933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2728" w:type="dxa"/>
          </w:tcPr>
          <w:p w:rsidR="005C1816" w:rsidRPr="002F02C9" w:rsidRDefault="00152C15" w:rsidP="00A16E58">
            <w:pPr>
              <w:rPr>
                <w:ins w:id="24934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935" w:author="Chen, Ivy (陳素貞 IEC1)" w:date="2015-01-12T13:45:00Z">
                  <w:rPr>
                    <w:ins w:id="24936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937" w:author="IEC960923" w:date="2013-11-06T16:19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4938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939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94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941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、要求用户再次确认要执行删除操作。</w:t>
              </w:r>
            </w:ins>
          </w:p>
          <w:p w:rsidR="005C1816" w:rsidRPr="002F02C9" w:rsidRDefault="00152C15" w:rsidP="00A16E58">
            <w:pPr>
              <w:rPr>
                <w:ins w:id="24942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943" w:author="Chen, Ivy (陳素貞 IEC1)" w:date="2015-01-12T13:45:00Z">
                  <w:rPr>
                    <w:ins w:id="24944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4945" w:author="IEC960923" w:date="2013-11-06T16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94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2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94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、若用户选择放弃，则放弃后续操作。</w:t>
              </w:r>
            </w:ins>
          </w:p>
          <w:p w:rsidR="005C1816" w:rsidRPr="002F02C9" w:rsidRDefault="00152C15">
            <w:pPr>
              <w:rPr>
                <w:ins w:id="24948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949" w:author="Chen, Ivy (陳素貞 IEC1)" w:date="2015-01-12T13:45:00Z">
                  <w:rPr>
                    <w:ins w:id="24950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951" w:author="IEC960923" w:date="2013-11-06T16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95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3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953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、依據選取紀錄的</w:t>
              </w:r>
            </w:ins>
            <w:ins w:id="24954" w:author="IEC960923" w:date="2013-11-06T16:4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95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Name</w:t>
              </w:r>
            </w:ins>
            <w:ins w:id="24956" w:author="IEC960923" w:date="2013-11-06T16:19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495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，删除该行数据。</w:t>
              </w:r>
            </w:ins>
          </w:p>
        </w:tc>
        <w:tc>
          <w:tcPr>
            <w:tcW w:w="2629" w:type="dxa"/>
          </w:tcPr>
          <w:p w:rsidR="005C1816" w:rsidRPr="002F02C9" w:rsidRDefault="00152C15" w:rsidP="00A16E58">
            <w:pPr>
              <w:rPr>
                <w:ins w:id="24958" w:author="IEC960923" w:date="2013-11-06T16:19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4959" w:author="Chen, Ivy (陳素貞 IEC1)" w:date="2015-01-12T13:45:00Z">
                  <w:rPr>
                    <w:ins w:id="24960" w:author="IEC960923" w:date="2013-11-06T16:19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4961" w:author="IEC960923" w:date="2013-11-06T16:19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96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刪除</w:t>
              </w:r>
            </w:ins>
            <w:ins w:id="24963" w:author="IEC960923" w:date="2013-11-06T16:4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496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SysSetting</w:t>
              </w:r>
            </w:ins>
            <w:ins w:id="24965" w:author="IEC960923" w:date="2013-11-06T16:4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496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記錄</w:t>
              </w:r>
            </w:ins>
          </w:p>
          <w:p w:rsidR="005C1816" w:rsidRPr="002F02C9" w:rsidRDefault="005C1816" w:rsidP="00A16E58">
            <w:pPr>
              <w:rPr>
                <w:ins w:id="24967" w:author="IEC960923" w:date="2013-11-06T16:19:00Z"/>
                <w:rFonts w:asciiTheme="minorHAnsi" w:hAnsiTheme="minorHAnsi" w:cstheme="minorHAnsi"/>
                <w:color w:val="0033CC"/>
                <w:sz w:val="18"/>
                <w:szCs w:val="18"/>
                <w:rPrChange w:id="24968" w:author="Chen, Ivy (陳素貞 IEC1)" w:date="2015-01-12T13:45:00Z">
                  <w:rPr>
                    <w:ins w:id="24969" w:author="IEC960923" w:date="2013-11-06T16:19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</w:tr>
    </w:tbl>
    <w:p w:rsidR="00B20795" w:rsidRPr="002F02C9" w:rsidRDefault="00B20795">
      <w:pPr>
        <w:rPr>
          <w:ins w:id="24970" w:author="IEC960923" w:date="2013-11-06T17:04:00Z"/>
          <w:rFonts w:eastAsia="新細明體"/>
          <w:color w:val="0033CC"/>
          <w:lang w:eastAsia="zh-TW"/>
          <w:rPrChange w:id="24971" w:author="Chen, Ivy (陳素貞 IEC1)" w:date="2015-01-12T13:45:00Z">
            <w:rPr>
              <w:ins w:id="24972" w:author="IEC960923" w:date="2013-11-06T17:04:00Z"/>
              <w:rFonts w:eastAsia="新細明體"/>
              <w:color w:val="0033CC"/>
              <w:lang w:eastAsia="zh-TW"/>
            </w:rPr>
          </w:rPrChange>
        </w:rPr>
      </w:pPr>
    </w:p>
    <w:p w:rsidR="00B20795" w:rsidRPr="002F02C9" w:rsidRDefault="00152C15">
      <w:pPr>
        <w:rPr>
          <w:ins w:id="24973" w:author="IEC960923" w:date="2013-11-06T17:04:00Z"/>
          <w:rFonts w:eastAsia="新細明體"/>
          <w:color w:val="0033CC"/>
          <w:lang w:eastAsia="zh-TW"/>
          <w:rPrChange w:id="24974" w:author="Chen, Ivy (陳素貞 IEC1)" w:date="2015-01-12T13:45:00Z">
            <w:rPr>
              <w:ins w:id="24975" w:author="IEC960923" w:date="2013-11-06T17:04:00Z"/>
              <w:rFonts w:eastAsia="新細明體"/>
              <w:color w:val="0033CC"/>
              <w:lang w:eastAsia="zh-TW"/>
            </w:rPr>
          </w:rPrChange>
        </w:rPr>
      </w:pPr>
      <w:ins w:id="24976" w:author="IEC960923" w:date="2013-11-06T17:04:00Z">
        <w:r w:rsidRPr="002F02C9">
          <w:rPr>
            <w:rFonts w:eastAsia="新細明體"/>
            <w:color w:val="0033CC"/>
            <w:lang w:eastAsia="zh-TW"/>
            <w:rPrChange w:id="24977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br w:type="page"/>
        </w:r>
      </w:ins>
    </w:p>
    <w:p w:rsidR="00B20795" w:rsidRPr="002F02C9" w:rsidRDefault="00152C15" w:rsidP="00B20795">
      <w:pPr>
        <w:pStyle w:val="3"/>
        <w:rPr>
          <w:ins w:id="24978" w:author="IEC960923" w:date="2013-11-06T17:04:00Z"/>
          <w:rFonts w:eastAsia="新細明體"/>
          <w:lang w:eastAsia="zh-TW"/>
          <w:rPrChange w:id="24979" w:author="Chen, Ivy (陳素貞 IEC1)" w:date="2015-01-12T13:45:00Z">
            <w:rPr>
              <w:ins w:id="24980" w:author="IEC960923" w:date="2013-11-06T17:04:00Z"/>
              <w:rFonts w:eastAsia="新細明體"/>
              <w:highlight w:val="yellow"/>
              <w:lang w:eastAsia="zh-TW"/>
            </w:rPr>
          </w:rPrChange>
        </w:rPr>
      </w:pPr>
      <w:bookmarkStart w:id="24981" w:name="_Toc408834697"/>
      <w:ins w:id="24982" w:author="IEC960923" w:date="2013-11-06T17:04:00Z">
        <w:r w:rsidRPr="002F02C9">
          <w:rPr>
            <w:rFonts w:eastAsia="新細明體"/>
            <w:lang w:eastAsia="zh-TW"/>
            <w:rPrChange w:id="24983" w:author="Chen, Ivy (陳素貞 IEC1)" w:date="2015-01-12T13:45:00Z">
              <w:rPr>
                <w:rFonts w:eastAsia="新細明體" w:cs="Times New Roman"/>
                <w:color w:val="0000FF"/>
                <w:highlight w:val="yellow"/>
                <w:u w:val="single"/>
                <w:lang w:eastAsia="zh-TW"/>
              </w:rPr>
            </w:rPrChange>
          </w:rPr>
          <w:lastRenderedPageBreak/>
          <w:t xml:space="preserve">CheckItemType </w:t>
        </w:r>
        <w:r w:rsidRPr="002F02C9">
          <w:rPr>
            <w:rFonts w:eastAsia="新細明體" w:hint="eastAsia"/>
            <w:lang w:eastAsia="zh-TW"/>
            <w:rPrChange w:id="24984" w:author="Chen, Ivy (陳素貞 IEC1)" w:date="2015-01-12T13:45:00Z">
              <w:rPr>
                <w:rFonts w:eastAsia="新細明體" w:cs="Times New Roman" w:hint="eastAsia"/>
                <w:color w:val="0000FF"/>
                <w:highlight w:val="yellow"/>
                <w:u w:val="single"/>
                <w:lang w:eastAsia="zh-TW"/>
              </w:rPr>
            </w:rPrChange>
          </w:rPr>
          <w:t>维护界面</w:t>
        </w:r>
        <w:bookmarkEnd w:id="24981"/>
      </w:ins>
    </w:p>
    <w:p w:rsidR="00B20795" w:rsidRPr="002F02C9" w:rsidRDefault="00152C15" w:rsidP="00B20795">
      <w:pPr>
        <w:pStyle w:val="4"/>
        <w:rPr>
          <w:ins w:id="24985" w:author="IEC960923" w:date="2013-11-06T17:04:00Z"/>
          <w:color w:val="0033CC"/>
          <w:rPrChange w:id="24986" w:author="Chen, Ivy (陳素貞 IEC1)" w:date="2015-01-12T13:45:00Z">
            <w:rPr>
              <w:ins w:id="24987" w:author="IEC960923" w:date="2013-11-06T17:04:00Z"/>
              <w:color w:val="0033CC"/>
            </w:rPr>
          </w:rPrChange>
        </w:rPr>
      </w:pPr>
      <w:ins w:id="24988" w:author="IEC960923" w:date="2013-11-06T17:04:00Z">
        <w:r w:rsidRPr="002F02C9">
          <w:rPr>
            <w:rFonts w:hint="eastAsia"/>
            <w:color w:val="0033CC"/>
            <w:rPrChange w:id="24989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示意圖</w:t>
        </w:r>
        <w:r w:rsidRPr="002F02C9">
          <w:rPr>
            <w:color w:val="0033CC"/>
            <w:rPrChange w:id="24990" w:author="Chen, Ivy (陳素貞 IEC1)" w:date="2015-01-12T13:45:00Z">
              <w:rPr>
                <w:color w:val="0033CC"/>
                <w:u w:val="single"/>
              </w:rPr>
            </w:rPrChange>
          </w:rPr>
          <w:t xml:space="preserve"> </w:t>
        </w:r>
      </w:ins>
    </w:p>
    <w:p w:rsidR="003B389F" w:rsidRPr="002F02C9" w:rsidRDefault="00152C15">
      <w:pPr>
        <w:pStyle w:val="af1"/>
        <w:numPr>
          <w:ilvl w:val="0"/>
          <w:numId w:val="92"/>
        </w:numPr>
        <w:ind w:firstLineChars="0"/>
        <w:rPr>
          <w:ins w:id="24991" w:author="IEC960923" w:date="2013-11-06T17:04:00Z"/>
          <w:rFonts w:asciiTheme="minorHAnsi" w:eastAsiaTheme="minorEastAsia" w:hAnsiTheme="minorHAnsi" w:cstheme="minorHAnsi"/>
          <w:lang w:eastAsia="zh-TW"/>
          <w:rPrChange w:id="24992" w:author="Chen, Ivy (陳素貞 IEC1)" w:date="2015-01-12T13:45:00Z">
            <w:rPr>
              <w:ins w:id="24993" w:author="IEC960923" w:date="2013-11-06T17:04:00Z"/>
              <w:rFonts w:asciiTheme="minorHAnsi" w:eastAsiaTheme="minorEastAsia" w:hAnsiTheme="minorHAnsi" w:cstheme="minorHAnsi"/>
              <w:lang w:eastAsia="zh-TW"/>
            </w:rPr>
          </w:rPrChange>
        </w:rPr>
        <w:pPrChange w:id="24994" w:author="IEC960923" w:date="2013-11-06T17:04:00Z">
          <w:pPr>
            <w:pStyle w:val="af1"/>
            <w:numPr>
              <w:numId w:val="91"/>
            </w:numPr>
            <w:ind w:left="480" w:firstLineChars="0" w:hanging="480"/>
          </w:pPr>
        </w:pPrChange>
      </w:pPr>
      <w:ins w:id="24995" w:author="IEC960923" w:date="2013-11-06T17:06:00Z">
        <w:r w:rsidRPr="002F02C9">
          <w:rPr>
            <w:rFonts w:asciiTheme="minorHAnsi" w:eastAsiaTheme="minorEastAsia" w:hAnsiTheme="minorHAnsi" w:cstheme="minorHAnsi"/>
            <w:lang w:eastAsia="zh-TW"/>
            <w:rPrChange w:id="24996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>Chec</w:t>
        </w:r>
      </w:ins>
      <w:ins w:id="24997" w:author="IEC960923" w:date="2013-11-06T17:07:00Z">
        <w:r w:rsidRPr="002F02C9">
          <w:rPr>
            <w:rFonts w:asciiTheme="minorHAnsi" w:eastAsiaTheme="minorEastAsia" w:hAnsiTheme="minorHAnsi" w:cstheme="minorHAnsi"/>
            <w:lang w:eastAsia="zh-TW"/>
            <w:rPrChange w:id="24998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>k</w:t>
        </w:r>
      </w:ins>
      <w:ins w:id="24999" w:author="IEC960923" w:date="2013-11-06T17:06:00Z">
        <w:r w:rsidRPr="002F02C9">
          <w:rPr>
            <w:rFonts w:asciiTheme="minorHAnsi" w:eastAsiaTheme="minorEastAsia" w:hAnsiTheme="minorHAnsi" w:cstheme="minorHAnsi"/>
            <w:lang w:eastAsia="zh-TW"/>
            <w:rPrChange w:id="25000" w:author="Chen, Ivy (陳素貞 IEC1)" w:date="2015-01-12T13:45:00Z">
              <w:rPr>
                <w:rFonts w:asciiTheme="minorHAnsi" w:eastAsiaTheme="minorEastAsia" w:hAnsiTheme="minorHAnsi" w:cstheme="minorHAnsi"/>
                <w:color w:val="0000FF"/>
                <w:u w:val="single"/>
                <w:lang w:eastAsia="zh-TW"/>
              </w:rPr>
            </w:rPrChange>
          </w:rPr>
          <w:t>ItemType</w:t>
        </w:r>
      </w:ins>
      <w:ins w:id="25001" w:author="IEC960923" w:date="2013-11-06T17:04:00Z">
        <w:r w:rsidRPr="002F02C9">
          <w:rPr>
            <w:rFonts w:asciiTheme="minorHAnsi" w:eastAsiaTheme="minorEastAsia" w:hAnsiTheme="minorHAnsi" w:cstheme="minorHAnsi" w:hint="eastAsia"/>
            <w:lang w:eastAsia="zh-TW"/>
            <w:rPrChange w:id="25002" w:author="Chen, Ivy (陳素貞 IEC1)" w:date="2015-01-12T13:45:00Z">
              <w:rPr>
                <w:rFonts w:asciiTheme="minorHAnsi" w:eastAsiaTheme="minorEastAsia" w:hAnsiTheme="minorHAnsi" w:cstheme="minorHAnsi" w:hint="eastAsia"/>
                <w:color w:val="0000FF"/>
                <w:u w:val="single"/>
                <w:lang w:eastAsia="zh-TW"/>
              </w:rPr>
            </w:rPrChange>
          </w:rPr>
          <w:t>維護畫面</w:t>
        </w:r>
      </w:ins>
    </w:p>
    <w:p w:rsidR="00B20795" w:rsidRPr="002F02C9" w:rsidRDefault="00152C15" w:rsidP="00B20795">
      <w:pPr>
        <w:rPr>
          <w:ins w:id="25003" w:author="IEC960923" w:date="2013-11-06T17:04:00Z"/>
          <w:rFonts w:asciiTheme="minorHAnsi" w:eastAsiaTheme="minorEastAsia" w:hAnsiTheme="minorHAnsi" w:cstheme="minorHAnsi"/>
          <w:lang w:eastAsia="zh-TW"/>
          <w:rPrChange w:id="25004" w:author="Chen, Ivy (陳素貞 IEC1)" w:date="2015-01-12T13:45:00Z">
            <w:rPr>
              <w:ins w:id="25005" w:author="IEC960923" w:date="2013-11-06T17:04:00Z"/>
              <w:rFonts w:asciiTheme="minorHAnsi" w:eastAsiaTheme="minorEastAsia" w:hAnsiTheme="minorHAnsi" w:cstheme="minorHAnsi"/>
              <w:lang w:eastAsia="zh-TW"/>
            </w:rPr>
          </w:rPrChange>
        </w:rPr>
      </w:pPr>
      <w:ins w:id="25006" w:author="IEC960923" w:date="2013-11-06T17:06:00Z">
        <w:r w:rsidRPr="002F02C9">
          <w:rPr>
            <w:noProof/>
            <w:color w:val="0033CC"/>
            <w:lang w:eastAsia="zh-TW"/>
            <w:rPrChange w:id="25007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70" style="position:absolute;margin-left:249pt;margin-top:21pt;width:17.8pt;height:14.45pt;z-index:251796992" fillcolor="yellow" strokecolor="red" strokeweight="1pt">
              <v:textbox style="mso-next-textbox:#_x0000_s4170" inset="0,0,0,0">
                <w:txbxContent>
                  <w:p w:rsidR="003B389F" w:rsidRPr="001B47E7" w:rsidRDefault="003B389F" w:rsidP="00B20795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25008" w:author="IEC960923" w:date="2013-11-06T17:0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12</w:t>
                      </w:r>
                    </w:ins>
                    <w:del w:id="25009" w:author="IEC960923" w:date="2013-11-06T17:06:00Z">
                      <w:r w:rsidDel="00B20795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5010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69" style="position:absolute;margin-left:249pt;margin-top:155.25pt;width:17.8pt;height:14.45pt;z-index:251795968" fillcolor="yellow" strokecolor="red" strokeweight="1pt">
              <v:textbox style="mso-next-textbox:#_x0000_s4169" inset="0,0,0,0">
                <w:txbxContent>
                  <w:p w:rsidR="003B389F" w:rsidRPr="001B47E7" w:rsidRDefault="003B389F" w:rsidP="00B20795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25011" w:author="IEC960923" w:date="2013-11-06T17:0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11</w:t>
                      </w:r>
                    </w:ins>
                    <w:del w:id="25012" w:author="IEC960923" w:date="2013-11-06T17:06:00Z">
                      <w:r w:rsidDel="00B20795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rFonts w:eastAsia="新細明體"/>
            <w:noProof/>
            <w:color w:val="0033CC"/>
            <w:lang w:eastAsia="zh-TW"/>
            <w:rPrChange w:id="25013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168" style="position:absolute;margin-left:153.15pt;margin-top:155.25pt;width:17.8pt;height:14.45pt;z-index:251794944" fillcolor="yellow" strokecolor="red" strokeweight="1pt">
              <v:textbox style="mso-next-textbox:#_x0000_s4168" inset="0,0,0,0">
                <w:txbxContent>
                  <w:p w:rsidR="003B389F" w:rsidRPr="001B47E7" w:rsidRDefault="003B389F" w:rsidP="00B20795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25014" w:author="IEC960923" w:date="2013-11-06T17:0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10</w:t>
                      </w:r>
                    </w:ins>
                    <w:del w:id="25015" w:author="IEC960923" w:date="2013-11-06T17:06:00Z">
                      <w:r w:rsidDel="00B20795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5016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67" style="position:absolute;margin-left:67.4pt;margin-top:152.45pt;width:17.8pt;height:14.45pt;z-index:251793920" fillcolor="yellow" strokecolor="red" strokeweight="1pt">
              <v:textbox style="mso-next-textbox:#_x0000_s4167" inset="0,0,0,0">
                <w:txbxContent>
                  <w:p w:rsidR="003B389F" w:rsidRPr="001B47E7" w:rsidRDefault="003B389F" w:rsidP="00B20795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25017" w:author="IEC960923" w:date="2013-11-06T17:0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9</w:t>
                      </w:r>
                    </w:ins>
                    <w:del w:id="25018" w:author="IEC960923" w:date="2013-11-06T17:06:00Z">
                      <w:r w:rsidDel="00B20795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5019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66" style="position:absolute;margin-left:201.8pt;margin-top:143.4pt;width:17.8pt;height:14.45pt;z-index:251792896" fillcolor="yellow" strokecolor="red" strokeweight="1pt">
              <v:textbox style="mso-next-textbox:#_x0000_s4166" inset="0,0,0,0">
                <w:txbxContent>
                  <w:p w:rsidR="003B389F" w:rsidRPr="001B47E7" w:rsidRDefault="003B389F" w:rsidP="00B20795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ins w:id="25020" w:author="IEC960923" w:date="2013-11-06T17:06:00Z">
                      <w:r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t>8</w:t>
                      </w:r>
                    </w:ins>
                    <w:del w:id="25021" w:author="IEC960923" w:date="2013-11-06T17:06:00Z">
                      <w:r w:rsidDel="00B20795">
                        <w:rPr>
                          <w:rFonts w:eastAsia="新細明體" w:hint="eastAsia"/>
                          <w:b/>
                          <w:szCs w:val="20"/>
                          <w:lang w:eastAsia="zh-TW"/>
                        </w:rPr>
                        <w:delText>7</w:delText>
                      </w:r>
                    </w:del>
                  </w:p>
                </w:txbxContent>
              </v:textbox>
            </v:oval>
          </w:pict>
        </w:r>
      </w:ins>
      <w:ins w:id="25022" w:author="IEC960923" w:date="2013-11-06T17:04:00Z">
        <w:r w:rsidRPr="002F02C9">
          <w:rPr>
            <w:noProof/>
            <w:color w:val="0033CC"/>
            <w:lang w:eastAsia="zh-TW"/>
            <w:rPrChange w:id="25023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63" style="position:absolute;margin-left:130.95pt;margin-top:113.55pt;width:16.8pt;height:14.05pt;z-index:251789824" fillcolor="yellow" strokecolor="red" strokeweight="1pt">
              <v:textbox style="mso-next-textbox:#_x0000_s4163" inset="0,0,0,0">
                <w:txbxContent>
                  <w:p w:rsidR="003B389F" w:rsidRPr="001B47E7" w:rsidRDefault="003B389F" w:rsidP="00B20795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5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5024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64" style="position:absolute;margin-left:157.05pt;margin-top:122.4pt;width:16.4pt;height:14.55pt;z-index:251790848" fillcolor="yellow" strokecolor="red" strokeweight="1pt">
              <v:textbox style="mso-next-textbox:#_x0000_s4164" inset="0,0,0,0">
                <w:txbxContent>
                  <w:p w:rsidR="003B389F" w:rsidRPr="001B47E7" w:rsidRDefault="003B389F" w:rsidP="00B20795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6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5025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65" style="position:absolute;margin-left:176.25pt;margin-top:131.4pt;width:17.8pt;height:14.45pt;z-index:251791872" fillcolor="yellow" strokecolor="red" strokeweight="1pt">
              <v:textbox style="mso-next-textbox:#_x0000_s4165" inset="0,0,0,0">
                <w:txbxContent>
                  <w:p w:rsidR="003B389F" w:rsidRPr="001B47E7" w:rsidRDefault="003B389F" w:rsidP="00B20795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7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5026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62" style="position:absolute;margin-left:211.55pt;margin-top:105.15pt;width:19.45pt;height:17.25pt;z-index:251788800" fillcolor="yellow" strokecolor="red" strokeweight="1pt">
              <v:textbox style="mso-next-textbox:#_x0000_s4162;mso-fit-shape-to-text:t" inset="0,0,0,0">
                <w:txbxContent>
                  <w:p w:rsidR="003B389F" w:rsidRPr="001B47E7" w:rsidRDefault="003B389F" w:rsidP="00B20795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4</w:t>
                    </w:r>
                  </w:p>
                </w:txbxContent>
              </v:textbox>
            </v:oval>
          </w:pict>
        </w:r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5027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61" style="position:absolute;margin-left:96.75pt;margin-top:101.45pt;width:19.45pt;height:17.25pt;z-index:251787776" fillcolor="yellow" strokecolor="red" strokeweight="1pt">
              <v:textbox style="mso-next-textbox:#_x0000_s4161;mso-fit-shape-to-text:t" inset="0,0,0,0">
                <w:txbxContent>
                  <w:p w:rsidR="003B389F" w:rsidRPr="001B47E7" w:rsidRDefault="003B389F" w:rsidP="00B20795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3</w:t>
                    </w:r>
                  </w:p>
                </w:txbxContent>
              </v:textbox>
            </v:oval>
          </w:pict>
        </w:r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5028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60" style="position:absolute;margin-left:44.65pt;margin-top:21pt;width:19.45pt;height:17.25pt;z-index:251786752" fillcolor="yellow" strokecolor="red" strokeweight="1pt">
              <v:textbox style="mso-next-textbox:#_x0000_s4160;mso-fit-shape-to-text:t" inset="0,0,0,0">
                <w:txbxContent>
                  <w:p w:rsidR="003B389F" w:rsidRPr="001B47E7" w:rsidRDefault="003B389F" w:rsidP="00B20795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2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5029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59" style="position:absolute;margin-left:89.95pt;margin-top:3.75pt;width:19.45pt;height:17.25pt;z-index:251785728" fillcolor="yellow" strokecolor="red" strokeweight="1pt">
              <v:textbox style="mso-next-textbox:#_x0000_s4159;mso-fit-shape-to-text:t" inset="0,0,0,0">
                <w:txbxContent>
                  <w:p w:rsidR="003B389F" w:rsidRPr="001B47E7" w:rsidRDefault="003B389F" w:rsidP="00B20795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1</w:t>
                    </w:r>
                  </w:p>
                </w:txbxContent>
              </v:textbox>
            </v:oval>
          </w:pict>
        </w:r>
        <w:r w:rsidR="003B389F" w:rsidRPr="002F02C9">
          <w:rPr>
            <w:rFonts w:asciiTheme="minorHAnsi" w:eastAsiaTheme="minorEastAsia" w:hAnsiTheme="minorHAnsi" w:cstheme="minorHAnsi"/>
            <w:noProof/>
            <w:lang w:eastAsia="zh-TW"/>
            <w:rPrChange w:id="25030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2289810"/>
              <wp:effectExtent l="0" t="0" r="0" b="0"/>
              <wp:docPr id="26" name="圖片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heckItemType.png"/>
                      <pic:cNvPicPr/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22898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20795" w:rsidRPr="002F02C9" w:rsidRDefault="00152C15" w:rsidP="00B20795">
      <w:pPr>
        <w:pStyle w:val="4"/>
        <w:rPr>
          <w:ins w:id="25031" w:author="IEC960923" w:date="2013-11-06T17:04:00Z"/>
          <w:color w:val="0033CC"/>
          <w:rPrChange w:id="25032" w:author="Chen, Ivy (陳素貞 IEC1)" w:date="2015-01-12T13:45:00Z">
            <w:rPr>
              <w:ins w:id="25033" w:author="IEC960923" w:date="2013-11-06T17:04:00Z"/>
              <w:color w:val="0033CC"/>
            </w:rPr>
          </w:rPrChange>
        </w:rPr>
      </w:pPr>
      <w:ins w:id="25034" w:author="IEC960923" w:date="2013-11-06T17:04:00Z">
        <w:r w:rsidRPr="002F02C9">
          <w:rPr>
            <w:rFonts w:hint="eastAsia"/>
            <w:color w:val="0033CC"/>
            <w:rPrChange w:id="25035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界面說明</w:t>
        </w:r>
      </w:ins>
    </w:p>
    <w:p w:rsidR="00B20795" w:rsidRPr="002F02C9" w:rsidRDefault="00152C15" w:rsidP="00B20795">
      <w:pPr>
        <w:rPr>
          <w:ins w:id="25036" w:author="IEC960923" w:date="2013-11-06T17:04:00Z"/>
          <w:rFonts w:eastAsia="新細明體"/>
          <w:color w:val="0033CC"/>
          <w:lang w:eastAsia="zh-TW"/>
          <w:rPrChange w:id="25037" w:author="Chen, Ivy (陳素貞 IEC1)" w:date="2015-01-12T13:45:00Z">
            <w:rPr>
              <w:ins w:id="25038" w:author="IEC960923" w:date="2013-11-06T17:04:00Z"/>
              <w:rFonts w:eastAsia="新細明體"/>
              <w:color w:val="0033CC"/>
              <w:lang w:eastAsia="zh-TW"/>
            </w:rPr>
          </w:rPrChange>
        </w:rPr>
      </w:pPr>
      <w:ins w:id="25039" w:author="IEC960923" w:date="2013-11-06T17:04:00Z">
        <w:r w:rsidRPr="002F02C9">
          <w:rPr>
            <w:rFonts w:eastAsia="新細明體" w:hint="eastAsia"/>
            <w:color w:val="0033CC"/>
            <w:lang w:eastAsia="zh-TW"/>
            <w:rPrChange w:id="25040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5041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5042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界面名稱：</w:t>
        </w:r>
      </w:ins>
      <w:ins w:id="25043" w:author="IEC960923" w:date="2013-11-06T17:07:00Z">
        <w:r w:rsidRPr="002F02C9">
          <w:rPr>
            <w:rFonts w:eastAsia="新細明體"/>
            <w:color w:val="0033CC"/>
            <w:lang w:eastAsia="zh-TW"/>
            <w:rPrChange w:id="25044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CheckItemType</w:t>
        </w:r>
      </w:ins>
      <w:ins w:id="25045" w:author="IEC960923" w:date="2013-11-06T17:04:00Z">
        <w:r w:rsidRPr="002F02C9">
          <w:rPr>
            <w:rFonts w:eastAsia="新細明體" w:hint="eastAsia"/>
            <w:color w:val="0033CC"/>
            <w:lang w:eastAsia="zh-TW"/>
            <w:rPrChange w:id="25046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维护界面。</w:t>
        </w:r>
      </w:ins>
    </w:p>
    <w:p w:rsidR="00B20795" w:rsidRPr="002F02C9" w:rsidRDefault="00152C15" w:rsidP="00B20795">
      <w:pPr>
        <w:rPr>
          <w:ins w:id="25047" w:author="IEC960923" w:date="2013-11-06T17:04:00Z"/>
          <w:rFonts w:eastAsia="新細明體"/>
          <w:color w:val="0033CC"/>
          <w:lang w:eastAsia="zh-TW"/>
          <w:rPrChange w:id="25048" w:author="Chen, Ivy (陳素貞 IEC1)" w:date="2015-01-12T13:45:00Z">
            <w:rPr>
              <w:ins w:id="25049" w:author="IEC960923" w:date="2013-11-06T17:04:00Z"/>
              <w:rFonts w:eastAsia="新細明體"/>
              <w:color w:val="0033CC"/>
              <w:lang w:eastAsia="zh-TW"/>
            </w:rPr>
          </w:rPrChange>
        </w:rPr>
      </w:pPr>
      <w:ins w:id="25050" w:author="IEC960923" w:date="2013-11-06T17:04:00Z">
        <w:r w:rsidRPr="002F02C9">
          <w:rPr>
            <w:rFonts w:eastAsia="新細明體" w:hint="eastAsia"/>
            <w:color w:val="0033CC"/>
            <w:lang w:eastAsia="zh-TW"/>
            <w:rPrChange w:id="25051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5052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5053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概述：使用此界面來维护</w:t>
        </w:r>
      </w:ins>
      <w:ins w:id="25054" w:author="IEC960923" w:date="2013-11-06T17:07:00Z">
        <w:r w:rsidRPr="002F02C9">
          <w:rPr>
            <w:rFonts w:eastAsia="新細明體"/>
            <w:color w:val="0033CC"/>
            <w:lang w:eastAsia="zh-TW"/>
            <w:rPrChange w:id="2505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CheckItemType</w:t>
        </w:r>
      </w:ins>
      <w:ins w:id="25056" w:author="IEC960923" w:date="2013-11-06T17:04:00Z">
        <w:r w:rsidRPr="002F02C9">
          <w:rPr>
            <w:rFonts w:eastAsia="新細明體" w:hint="eastAsia"/>
            <w:color w:val="0033CC"/>
            <w:lang w:eastAsia="zh-TW"/>
            <w:rPrChange w:id="2505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。</w:t>
        </w:r>
      </w:ins>
    </w:p>
    <w:p w:rsidR="00B20795" w:rsidRPr="002F02C9" w:rsidRDefault="00152C15" w:rsidP="00B20795">
      <w:pPr>
        <w:rPr>
          <w:ins w:id="25058" w:author="IEC960923" w:date="2013-11-06T17:04:00Z"/>
          <w:rFonts w:eastAsia="新細明體"/>
          <w:color w:val="0033CC"/>
          <w:lang w:eastAsia="zh-TW"/>
          <w:rPrChange w:id="25059" w:author="Chen, Ivy (陳素貞 IEC1)" w:date="2015-01-12T13:45:00Z">
            <w:rPr>
              <w:ins w:id="25060" w:author="IEC960923" w:date="2013-11-06T17:04:00Z"/>
              <w:rFonts w:eastAsia="新細明體"/>
              <w:color w:val="0033CC"/>
              <w:lang w:eastAsia="zh-TW"/>
            </w:rPr>
          </w:rPrChange>
        </w:rPr>
      </w:pPr>
      <w:ins w:id="25061" w:author="IEC960923" w:date="2013-11-06T17:04:00Z">
        <w:r w:rsidRPr="002F02C9">
          <w:rPr>
            <w:rFonts w:eastAsia="新細明體" w:hint="eastAsia"/>
            <w:color w:val="0033CC"/>
            <w:lang w:eastAsia="zh-TW"/>
            <w:rPrChange w:id="25062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5063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5064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color w:val="0033CC"/>
            <w:lang w:eastAsia="zh-TW"/>
            <w:rPrChange w:id="25065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color w:val="0033CC"/>
            <w:lang w:eastAsia="zh-TW"/>
            <w:rPrChange w:id="25066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界面，不固定尺寸。</w:t>
        </w:r>
      </w:ins>
    </w:p>
    <w:p w:rsidR="00B20795" w:rsidRPr="002F02C9" w:rsidRDefault="00152C15" w:rsidP="00B20795">
      <w:pPr>
        <w:rPr>
          <w:ins w:id="25067" w:author="IEC960923" w:date="2013-11-06T17:04:00Z"/>
          <w:rFonts w:eastAsia="新細明體"/>
          <w:color w:val="0033CC"/>
          <w:lang w:eastAsia="zh-TW"/>
          <w:rPrChange w:id="25068" w:author="Chen, Ivy (陳素貞 IEC1)" w:date="2015-01-12T13:45:00Z">
            <w:rPr>
              <w:ins w:id="25069" w:author="IEC960923" w:date="2013-11-06T17:04:00Z"/>
              <w:rFonts w:eastAsia="新細明體"/>
              <w:color w:val="0033CC"/>
              <w:lang w:eastAsia="zh-TW"/>
            </w:rPr>
          </w:rPrChange>
        </w:rPr>
      </w:pPr>
      <w:ins w:id="25070" w:author="IEC960923" w:date="2013-11-06T17:04:00Z">
        <w:r w:rsidRPr="002F02C9">
          <w:rPr>
            <w:rFonts w:eastAsia="新細明體" w:hint="eastAsia"/>
            <w:color w:val="0033CC"/>
            <w:lang w:eastAsia="zh-TW"/>
            <w:rPrChange w:id="25071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5072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5073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進入途徑：在</w:t>
        </w:r>
        <w:r w:rsidRPr="002F02C9">
          <w:rPr>
            <w:rFonts w:eastAsia="新細明體"/>
            <w:color w:val="0033CC"/>
            <w:lang w:eastAsia="zh-TW"/>
            <w:rPrChange w:id="25074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iMES</w:t>
        </w:r>
        <w:r w:rsidRPr="002F02C9">
          <w:rPr>
            <w:rFonts w:eastAsia="新細明體" w:hint="eastAsia"/>
            <w:color w:val="0033CC"/>
            <w:lang w:eastAsia="zh-TW"/>
            <w:rPrChange w:id="25075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框架</w:t>
        </w:r>
        <w:r w:rsidRPr="002F02C9">
          <w:rPr>
            <w:rFonts w:eastAsia="新細明體"/>
            <w:color w:val="0033CC"/>
            <w:lang w:eastAsia="zh-TW"/>
            <w:rPrChange w:id="25076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Function Tree</w:t>
        </w:r>
        <w:r w:rsidRPr="002F02C9">
          <w:rPr>
            <w:rFonts w:eastAsia="新細明體" w:hint="eastAsia"/>
            <w:color w:val="0033CC"/>
            <w:lang w:eastAsia="zh-TW"/>
            <w:rPrChange w:id="2507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的</w:t>
        </w:r>
        <w:r w:rsidRPr="002F02C9">
          <w:rPr>
            <w:rFonts w:eastAsia="新細明體"/>
            <w:color w:val="0033CC"/>
            <w:lang w:eastAsia="zh-TW"/>
            <w:rPrChange w:id="25078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Maintain-&gt;Common</w:t>
        </w:r>
        <w:r w:rsidRPr="002F02C9">
          <w:rPr>
            <w:rFonts w:eastAsia="新細明體" w:hint="eastAsia"/>
            <w:color w:val="0033CC"/>
            <w:lang w:eastAsia="zh-TW"/>
            <w:rPrChange w:id="25079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节点下点击“</w:t>
        </w:r>
      </w:ins>
      <w:ins w:id="25080" w:author="IEC960923" w:date="2013-11-06T17:07:00Z">
        <w:r w:rsidRPr="002F02C9">
          <w:rPr>
            <w:rFonts w:eastAsia="新細明體"/>
            <w:color w:val="0033CC"/>
            <w:lang w:eastAsia="zh-TW"/>
            <w:rPrChange w:id="25081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CheckItemType</w:t>
        </w:r>
      </w:ins>
      <w:ins w:id="25082" w:author="IEC960923" w:date="2013-11-06T17:04:00Z">
        <w:r w:rsidRPr="002F02C9">
          <w:rPr>
            <w:rFonts w:eastAsia="新細明體" w:hint="eastAsia"/>
            <w:color w:val="0033CC"/>
            <w:lang w:eastAsia="zh-TW"/>
            <w:rPrChange w:id="25083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”节点后进入。</w:t>
        </w:r>
      </w:ins>
    </w:p>
    <w:p w:rsidR="00B20795" w:rsidRPr="002F02C9" w:rsidRDefault="00152C15" w:rsidP="00B20795">
      <w:pPr>
        <w:rPr>
          <w:ins w:id="25084" w:author="IEC960923" w:date="2013-11-06T17:04:00Z"/>
          <w:rFonts w:eastAsia="新細明體"/>
          <w:color w:val="0033CC"/>
          <w:lang w:eastAsia="zh-TW"/>
          <w:rPrChange w:id="25085" w:author="Chen, Ivy (陳素貞 IEC1)" w:date="2015-01-12T13:45:00Z">
            <w:rPr>
              <w:ins w:id="25086" w:author="IEC960923" w:date="2013-11-06T17:04:00Z"/>
              <w:rFonts w:eastAsia="新細明體"/>
              <w:color w:val="0033CC"/>
              <w:lang w:eastAsia="zh-TW"/>
            </w:rPr>
          </w:rPrChange>
        </w:rPr>
      </w:pPr>
      <w:ins w:id="25087" w:author="IEC960923" w:date="2013-11-06T17:04:00Z">
        <w:r w:rsidRPr="002F02C9">
          <w:rPr>
            <w:rFonts w:eastAsia="新細明體" w:hint="eastAsia"/>
            <w:color w:val="0033CC"/>
            <w:lang w:eastAsia="zh-TW"/>
            <w:rPrChange w:id="25088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5089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5090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用例：</w:t>
        </w:r>
      </w:ins>
    </w:p>
    <w:p w:rsidR="00B20795" w:rsidRPr="002F02C9" w:rsidRDefault="00152C15" w:rsidP="00B20795">
      <w:pPr>
        <w:rPr>
          <w:ins w:id="25091" w:author="IEC960923" w:date="2013-11-06T17:04:00Z"/>
          <w:rFonts w:eastAsia="新細明體"/>
          <w:color w:val="0033CC"/>
          <w:lang w:eastAsia="zh-TW"/>
          <w:rPrChange w:id="25092" w:author="Chen, Ivy (陳素貞 IEC1)" w:date="2015-01-12T13:45:00Z">
            <w:rPr>
              <w:ins w:id="25093" w:author="IEC960923" w:date="2013-11-06T17:04:00Z"/>
              <w:rFonts w:eastAsia="新細明體"/>
              <w:color w:val="0033CC"/>
              <w:lang w:eastAsia="zh-TW"/>
            </w:rPr>
          </w:rPrChange>
        </w:rPr>
      </w:pPr>
      <w:ins w:id="25094" w:author="IEC960923" w:date="2013-11-06T17:04:00Z">
        <w:r w:rsidRPr="002F02C9">
          <w:rPr>
            <w:rFonts w:eastAsia="新細明體" w:hint="eastAsia"/>
            <w:color w:val="0033CC"/>
            <w:lang w:eastAsia="zh-TW"/>
            <w:rPrChange w:id="25095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5096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5097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特殊考量：此界面仅能够维护</w:t>
        </w:r>
      </w:ins>
      <w:ins w:id="25098" w:author="IEC960923" w:date="2013-11-06T17:07:00Z">
        <w:r w:rsidRPr="002F02C9">
          <w:rPr>
            <w:rFonts w:eastAsia="新細明體"/>
            <w:color w:val="0033CC"/>
            <w:lang w:eastAsia="zh-TW"/>
            <w:rPrChange w:id="25099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CheckItemType</w:t>
        </w:r>
      </w:ins>
      <w:ins w:id="25100" w:author="IEC960923" w:date="2013-11-06T17:04:00Z">
        <w:r w:rsidRPr="002F02C9">
          <w:rPr>
            <w:rFonts w:eastAsia="新細明體" w:hint="eastAsia"/>
            <w:color w:val="0033CC"/>
            <w:lang w:eastAsia="zh-TW"/>
            <w:rPrChange w:id="25101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的人有權限進來</w:t>
        </w:r>
      </w:ins>
    </w:p>
    <w:p w:rsidR="00B20795" w:rsidRPr="002F02C9" w:rsidRDefault="00152C15" w:rsidP="00B20795">
      <w:pPr>
        <w:rPr>
          <w:ins w:id="25102" w:author="IEC960923" w:date="2013-11-06T17:04:00Z"/>
          <w:rFonts w:eastAsia="新細明體"/>
          <w:color w:val="0033CC"/>
          <w:lang w:eastAsia="zh-TW"/>
          <w:rPrChange w:id="25103" w:author="Chen, Ivy (陳素貞 IEC1)" w:date="2015-01-12T13:45:00Z">
            <w:rPr>
              <w:ins w:id="25104" w:author="IEC960923" w:date="2013-11-06T17:04:00Z"/>
              <w:rFonts w:eastAsia="新細明體"/>
              <w:color w:val="0033CC"/>
              <w:lang w:eastAsia="zh-TW"/>
            </w:rPr>
          </w:rPrChange>
        </w:rPr>
      </w:pPr>
      <w:ins w:id="25105" w:author="IEC960923" w:date="2013-11-06T17:04:00Z">
        <w:r w:rsidRPr="002F02C9">
          <w:rPr>
            <w:rFonts w:eastAsia="新細明體" w:hint="eastAsia"/>
            <w:color w:val="0033CC"/>
            <w:lang w:eastAsia="zh-TW"/>
            <w:rPrChange w:id="25106" w:author="Chen, Ivy (陳素貞 IEC1)" w:date="2015-01-12T13:45:00Z">
              <w:rPr>
                <w:rFonts w:eastAsia="新細明體" w:hint="eastAsia"/>
                <w:color w:val="0033CC"/>
                <w:u w:val="single"/>
                <w:lang w:eastAsia="zh-TW"/>
              </w:rPr>
            </w:rPrChange>
          </w:rPr>
          <w:t>●对应数据表：</w:t>
        </w:r>
      </w:ins>
      <w:ins w:id="25107" w:author="IEC960923" w:date="2013-11-06T17:07:00Z">
        <w:r w:rsidRPr="002F02C9">
          <w:rPr>
            <w:rFonts w:eastAsia="新細明體"/>
            <w:color w:val="0033CC"/>
            <w:lang w:eastAsia="zh-TW"/>
            <w:rPrChange w:id="25108" w:author="Chen, Ivy (陳素貞 IEC1)" w:date="2015-01-12T13:45:00Z">
              <w:rPr>
                <w:rFonts w:eastAsia="新細明體"/>
                <w:color w:val="0033CC"/>
                <w:u w:val="single"/>
                <w:lang w:eastAsia="zh-TW"/>
              </w:rPr>
            </w:rPrChange>
          </w:rPr>
          <w:t>CheckItemType</w:t>
        </w:r>
      </w:ins>
    </w:p>
    <w:p w:rsidR="00B20795" w:rsidRPr="002F02C9" w:rsidRDefault="00B20795" w:rsidP="00B20795">
      <w:pPr>
        <w:rPr>
          <w:ins w:id="25109" w:author="IEC960923" w:date="2013-11-06T17:04:00Z"/>
          <w:rFonts w:eastAsia="新細明體"/>
          <w:color w:val="0033CC"/>
          <w:lang w:eastAsia="zh-TW"/>
          <w:rPrChange w:id="25110" w:author="Chen, Ivy (陳素貞 IEC1)" w:date="2015-01-12T13:45:00Z">
            <w:rPr>
              <w:ins w:id="25111" w:author="IEC960923" w:date="2013-11-06T17:04:00Z"/>
              <w:rFonts w:eastAsia="新細明體"/>
              <w:color w:val="0033CC"/>
              <w:lang w:eastAsia="zh-TW"/>
            </w:rPr>
          </w:rPrChange>
        </w:rPr>
      </w:pPr>
    </w:p>
    <w:p w:rsidR="00B20795" w:rsidRPr="002F02C9" w:rsidRDefault="00152C15" w:rsidP="00B20795">
      <w:pPr>
        <w:pStyle w:val="4"/>
        <w:rPr>
          <w:ins w:id="25112" w:author="IEC960923" w:date="2013-11-06T17:04:00Z"/>
          <w:color w:val="0033CC"/>
          <w:rPrChange w:id="25113" w:author="Chen, Ivy (陳素貞 IEC1)" w:date="2015-01-12T13:45:00Z">
            <w:rPr>
              <w:ins w:id="25114" w:author="IEC960923" w:date="2013-11-06T17:04:00Z"/>
              <w:color w:val="0033CC"/>
            </w:rPr>
          </w:rPrChange>
        </w:rPr>
      </w:pPr>
      <w:ins w:id="25115" w:author="IEC960923" w:date="2013-11-06T17:04:00Z">
        <w:r w:rsidRPr="002F02C9">
          <w:rPr>
            <w:rFonts w:hint="eastAsia"/>
            <w:color w:val="0033CC"/>
            <w:rPrChange w:id="25116" w:author="Chen, Ivy (陳素貞 IEC1)" w:date="2015-01-12T13:45:00Z">
              <w:rPr>
                <w:rFonts w:hint="eastAsia"/>
                <w:color w:val="0033CC"/>
                <w:u w:val="single"/>
              </w:rPr>
            </w:rPrChange>
          </w:rPr>
          <w:t>控件說明</w:t>
        </w:r>
      </w:ins>
    </w:p>
    <w:p w:rsidR="00B20795" w:rsidRPr="002F02C9" w:rsidRDefault="00152C15" w:rsidP="00B20795">
      <w:pPr>
        <w:pStyle w:val="ae"/>
        <w:jc w:val="right"/>
        <w:rPr>
          <w:ins w:id="25117" w:author="IEC960923" w:date="2013-11-06T17:04:00Z"/>
          <w:color w:val="0033CC"/>
          <w:rPrChange w:id="25118" w:author="Chen, Ivy (陳素貞 IEC1)" w:date="2015-01-12T13:45:00Z">
            <w:rPr>
              <w:ins w:id="25119" w:author="IEC960923" w:date="2013-11-06T17:04:00Z"/>
              <w:color w:val="0033CC"/>
            </w:rPr>
          </w:rPrChange>
        </w:rPr>
      </w:pPr>
      <w:ins w:id="25120" w:author="IEC960923" w:date="2013-11-06T17:04:00Z">
        <w:r w:rsidRPr="002F02C9">
          <w:rPr>
            <w:rFonts w:hint="eastAsia"/>
            <w:color w:val="0033CC"/>
            <w:rPrChange w:id="25121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t>表</w:t>
        </w:r>
        <w:r w:rsidRPr="002F02C9">
          <w:rPr>
            <w:color w:val="0033CC"/>
            <w:rPrChange w:id="25122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t xml:space="preserve">: </w:t>
        </w:r>
        <w:r w:rsidRPr="002F02C9">
          <w:rPr>
            <w:color w:val="0033CC"/>
            <w:rPrChange w:id="25123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25124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STYLEREF 2 \s </w:instrText>
        </w:r>
        <w:r w:rsidRPr="002F02C9">
          <w:rPr>
            <w:color w:val="0033CC"/>
            <w:rPrChange w:id="25125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25126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1.</w:t>
        </w:r>
        <w:r w:rsidRPr="002F02C9">
          <w:rPr>
            <w:rFonts w:eastAsiaTheme="minorEastAsia"/>
            <w:noProof/>
            <w:color w:val="0033CC"/>
            <w:rPrChange w:id="25127" w:author="Chen, Ivy (陳素貞 IEC1)" w:date="2015-01-12T13:45:00Z">
              <w:rPr>
                <w:rFonts w:eastAsiaTheme="minorEastAsia" w:cs="Times New Roman"/>
                <w:noProof/>
                <w:color w:val="0033CC"/>
                <w:u w:val="single"/>
              </w:rPr>
            </w:rPrChange>
          </w:rPr>
          <w:t>6</w:t>
        </w:r>
        <w:r w:rsidRPr="002F02C9">
          <w:rPr>
            <w:color w:val="0033CC"/>
            <w:rPrChange w:id="25128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  <w:r w:rsidRPr="002F02C9">
          <w:rPr>
            <w:color w:val="0033CC"/>
            <w:rPrChange w:id="25129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noBreakHyphen/>
        </w:r>
        <w:r w:rsidRPr="002F02C9">
          <w:rPr>
            <w:color w:val="0033CC"/>
            <w:rPrChange w:id="25130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begin"/>
        </w:r>
        <w:r w:rsidRPr="002F02C9">
          <w:rPr>
            <w:color w:val="0033CC"/>
            <w:rPrChange w:id="25131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 SEQ </w:instrText>
        </w:r>
        <w:r w:rsidRPr="002F02C9">
          <w:rPr>
            <w:rFonts w:hint="eastAsia"/>
            <w:color w:val="0033CC"/>
            <w:rPrChange w:id="25132" w:author="Chen, Ivy (陳素貞 IEC1)" w:date="2015-01-12T13:45:00Z">
              <w:rPr>
                <w:rFonts w:cs="Times New Roman" w:hint="eastAsia"/>
                <w:color w:val="0033CC"/>
                <w:u w:val="single"/>
              </w:rPr>
            </w:rPrChange>
          </w:rPr>
          <w:instrText>表</w:instrText>
        </w:r>
        <w:r w:rsidRPr="002F02C9">
          <w:rPr>
            <w:color w:val="0033CC"/>
            <w:rPrChange w:id="25133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instrText xml:space="preserve">: \* ARABIC \s 2 </w:instrText>
        </w:r>
        <w:r w:rsidRPr="002F02C9">
          <w:rPr>
            <w:color w:val="0033CC"/>
            <w:rPrChange w:id="25134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25135" w:author="Chen, Ivy (陳素貞 IEC1)" w:date="2015-01-12T13:45:00Z">
              <w:rPr>
                <w:rFonts w:cs="Times New Roman"/>
                <w:noProof/>
                <w:color w:val="0033CC"/>
                <w:u w:val="single"/>
              </w:rPr>
            </w:rPrChange>
          </w:rPr>
          <w:t>1</w:t>
        </w:r>
        <w:r w:rsidRPr="002F02C9">
          <w:rPr>
            <w:color w:val="0033CC"/>
            <w:rPrChange w:id="25136" w:author="Chen, Ivy (陳素貞 IEC1)" w:date="2015-01-12T13:45:00Z">
              <w:rPr>
                <w:rFonts w:cs="Times New Roman"/>
                <w:color w:val="0033CC"/>
                <w:u w:val="single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64"/>
        <w:gridCol w:w="862"/>
        <w:gridCol w:w="839"/>
        <w:gridCol w:w="1276"/>
        <w:gridCol w:w="674"/>
        <w:gridCol w:w="2728"/>
        <w:gridCol w:w="2629"/>
      </w:tblGrid>
      <w:tr w:rsidR="00B20795" w:rsidRPr="002F02C9" w:rsidTr="004B0E57">
        <w:trPr>
          <w:tblHeader/>
          <w:ins w:id="25137" w:author="IEC960923" w:date="2013-11-06T17:04:00Z"/>
        </w:trPr>
        <w:tc>
          <w:tcPr>
            <w:tcW w:w="445" w:type="dxa"/>
            <w:shd w:val="clear" w:color="auto" w:fill="CCCCCC"/>
          </w:tcPr>
          <w:p w:rsidR="003B389F" w:rsidRPr="002F02C9" w:rsidRDefault="00152C15">
            <w:pPr>
              <w:rPr>
                <w:ins w:id="25138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139" w:author="Chen, Ivy (陳素貞 IEC1)" w:date="2015-01-12T13:45:00Z">
                  <w:rPr>
                    <w:ins w:id="25140" w:author="IEC960923" w:date="2013-11-06T17:04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5141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5142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143" w:author="Chen, Ivy (陳素貞 IEC1)" w:date="2015-01-12T13:45:00Z">
                    <w:rPr>
                      <w:rFonts w:asciiTheme="minorHAnsi" w:hAnsiTheme="minorHAnsi" w:cstheme="minorHAnsi"/>
                      <w:b/>
                      <w:color w:val="0033CC"/>
                      <w:u w:val="single"/>
                    </w:rPr>
                  </w:rPrChange>
                </w:rPr>
                <w:t>#</w:t>
              </w:r>
            </w:ins>
          </w:p>
        </w:tc>
        <w:tc>
          <w:tcPr>
            <w:tcW w:w="1364" w:type="dxa"/>
            <w:shd w:val="clear" w:color="auto" w:fill="CCCCCC"/>
          </w:tcPr>
          <w:p w:rsidR="003B389F" w:rsidRPr="002F02C9" w:rsidRDefault="00152C15">
            <w:pPr>
              <w:rPr>
                <w:ins w:id="25144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145" w:author="Chen, Ivy (陳素貞 IEC1)" w:date="2015-01-12T13:45:00Z">
                  <w:rPr>
                    <w:ins w:id="25146" w:author="IEC960923" w:date="2013-11-06T17:04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5147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5148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149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名稱</w:t>
              </w:r>
            </w:ins>
          </w:p>
        </w:tc>
        <w:tc>
          <w:tcPr>
            <w:tcW w:w="862" w:type="dxa"/>
            <w:shd w:val="clear" w:color="auto" w:fill="CCCCCC"/>
          </w:tcPr>
          <w:p w:rsidR="003B389F" w:rsidRPr="002F02C9" w:rsidRDefault="00152C15">
            <w:pPr>
              <w:rPr>
                <w:ins w:id="25150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151" w:author="Chen, Ivy (陳素貞 IEC1)" w:date="2015-01-12T13:45:00Z">
                  <w:rPr>
                    <w:ins w:id="25152" w:author="IEC960923" w:date="2013-11-06T17:04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5153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5154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155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類型</w:t>
              </w:r>
            </w:ins>
          </w:p>
        </w:tc>
        <w:tc>
          <w:tcPr>
            <w:tcW w:w="839" w:type="dxa"/>
            <w:shd w:val="clear" w:color="auto" w:fill="CCCCCC"/>
            <w:tcFitText/>
          </w:tcPr>
          <w:p w:rsidR="003B389F" w:rsidRPr="002F02C9" w:rsidRDefault="00152C15">
            <w:pPr>
              <w:rPr>
                <w:ins w:id="25156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157" w:author="Chen, Ivy (陳素貞 IEC1)" w:date="2015-01-12T13:45:00Z">
                  <w:rPr>
                    <w:ins w:id="25158" w:author="IEC960923" w:date="2013-11-06T17:04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5159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5160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pacing w:val="242"/>
                  <w:sz w:val="18"/>
                  <w:szCs w:val="18"/>
                  <w:lang w:eastAsia="zh-TW"/>
                  <w:rPrChange w:id="25161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spacing w:val="201"/>
                      <w:u w:val="single"/>
                    </w:rPr>
                  </w:rPrChange>
                </w:rPr>
                <w:t>格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pacing w:val="1"/>
                  <w:sz w:val="18"/>
                  <w:szCs w:val="18"/>
                  <w:lang w:eastAsia="zh-TW"/>
                  <w:rPrChange w:id="25162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spacing w:val="1"/>
                      <w:u w:val="single"/>
                    </w:rPr>
                  </w:rPrChange>
                </w:rPr>
                <w:t>式</w:t>
              </w:r>
            </w:ins>
          </w:p>
        </w:tc>
        <w:tc>
          <w:tcPr>
            <w:tcW w:w="1276" w:type="dxa"/>
            <w:shd w:val="clear" w:color="auto" w:fill="CCCCCC"/>
          </w:tcPr>
          <w:p w:rsidR="003B389F" w:rsidRPr="002F02C9" w:rsidRDefault="00152C15">
            <w:pPr>
              <w:rPr>
                <w:ins w:id="25163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164" w:author="Chen, Ivy (陳素貞 IEC1)" w:date="2015-01-12T13:45:00Z">
                  <w:rPr>
                    <w:ins w:id="25165" w:author="IEC960923" w:date="2013-11-06T17:04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5166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5167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168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默認</w:t>
              </w:r>
            </w:ins>
          </w:p>
        </w:tc>
        <w:tc>
          <w:tcPr>
            <w:tcW w:w="674" w:type="dxa"/>
            <w:shd w:val="clear" w:color="auto" w:fill="CCCCCC"/>
          </w:tcPr>
          <w:p w:rsidR="003B389F" w:rsidRPr="002F02C9" w:rsidRDefault="00152C15">
            <w:pPr>
              <w:rPr>
                <w:ins w:id="25169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170" w:author="Chen, Ivy (陳素貞 IEC1)" w:date="2015-01-12T13:45:00Z">
                  <w:rPr>
                    <w:ins w:id="25171" w:author="IEC960923" w:date="2013-11-06T17:04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5172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5173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174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3B389F" w:rsidRPr="002F02C9" w:rsidRDefault="00152C15">
            <w:pPr>
              <w:rPr>
                <w:ins w:id="25175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176" w:author="Chen, Ivy (陳素貞 IEC1)" w:date="2015-01-12T13:45:00Z">
                  <w:rPr>
                    <w:ins w:id="25177" w:author="IEC960923" w:date="2013-11-06T17:04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5178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5179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180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3B389F" w:rsidRPr="002F02C9" w:rsidRDefault="00152C15">
            <w:pPr>
              <w:rPr>
                <w:ins w:id="25181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182" w:author="Chen, Ivy (陳素貞 IEC1)" w:date="2015-01-12T13:45:00Z">
                  <w:rPr>
                    <w:ins w:id="25183" w:author="IEC960923" w:date="2013-11-06T17:04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32"/>
                    <w:szCs w:val="32"/>
                  </w:rPr>
                </w:rPrChange>
              </w:rPr>
              <w:pPrChange w:id="25184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jc w:val="center"/>
                  <w:outlineLvl w:val="0"/>
                </w:pPr>
              </w:pPrChange>
            </w:pPr>
            <w:ins w:id="25185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186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u w:val="single"/>
                    </w:rPr>
                  </w:rPrChange>
                </w:rPr>
                <w:t>備注</w:t>
              </w:r>
            </w:ins>
          </w:p>
        </w:tc>
      </w:tr>
      <w:tr w:rsidR="00B20795" w:rsidRPr="002F02C9" w:rsidTr="004B0E57">
        <w:trPr>
          <w:ins w:id="25187" w:author="IEC960923" w:date="2013-11-06T17:04:00Z"/>
        </w:trPr>
        <w:tc>
          <w:tcPr>
            <w:tcW w:w="445" w:type="dxa"/>
          </w:tcPr>
          <w:p w:rsidR="003B389F" w:rsidRPr="002F02C9" w:rsidRDefault="00152C15">
            <w:pPr>
              <w:rPr>
                <w:ins w:id="25188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189" w:author="Chen, Ivy (陳素貞 IEC1)" w:date="2015-01-12T13:45:00Z">
                  <w:rPr>
                    <w:ins w:id="25190" w:author="IEC960923" w:date="2013-11-06T17:04:00Z"/>
                    <w:rFonts w:asciiTheme="minorHAnsi" w:hAnsiTheme="minorHAnsi" w:cstheme="minorHAnsi"/>
                    <w:b/>
                    <w:bCs/>
                    <w:color w:val="0033CC"/>
                    <w:kern w:val="32"/>
                    <w:sz w:val="18"/>
                    <w:szCs w:val="18"/>
                  </w:rPr>
                </w:rPrChange>
              </w:rPr>
              <w:pPrChange w:id="25191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5192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193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1</w:t>
              </w:r>
            </w:ins>
          </w:p>
        </w:tc>
        <w:tc>
          <w:tcPr>
            <w:tcW w:w="1364" w:type="dxa"/>
          </w:tcPr>
          <w:p w:rsidR="003B389F" w:rsidRPr="002F02C9" w:rsidRDefault="00152C15">
            <w:pPr>
              <w:rPr>
                <w:ins w:id="25194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195" w:author="Chen, Ivy (陳素貞 IEC1)" w:date="2015-01-12T13:45:00Z">
                  <w:rPr>
                    <w:ins w:id="25196" w:author="IEC960923" w:date="2013-11-06T17:04:00Z"/>
                    <w:rFonts w:asciiTheme="minorHAnsi" w:eastAsia="新細明體" w:hAnsiTheme="minorHAnsi" w:cstheme="minorHAnsi"/>
                    <w:b/>
                    <w:bCs/>
                    <w:color w:val="0033CC"/>
                    <w:kern w:val="32"/>
                    <w:sz w:val="18"/>
                    <w:szCs w:val="18"/>
                    <w:lang w:eastAsia="zh-TW"/>
                  </w:rPr>
                </w:rPrChange>
              </w:rPr>
              <w:pPrChange w:id="25197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5198" w:author="IEC960923" w:date="2013-11-06T17:0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19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</w:p>
        </w:tc>
        <w:tc>
          <w:tcPr>
            <w:tcW w:w="862" w:type="dxa"/>
          </w:tcPr>
          <w:p w:rsidR="003B389F" w:rsidRPr="002F02C9" w:rsidRDefault="00152C15">
            <w:pPr>
              <w:rPr>
                <w:ins w:id="25200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201" w:author="Chen, Ivy (陳素貞 IEC1)" w:date="2015-01-12T13:45:00Z">
                  <w:rPr>
                    <w:ins w:id="25202" w:author="IEC960923" w:date="2013-11-06T17:04:00Z"/>
                    <w:rFonts w:asciiTheme="minorHAnsi" w:eastAsiaTheme="minorEastAsia" w:hAnsiTheme="minorHAnsi" w:cstheme="minorHAnsi"/>
                    <w:b/>
                    <w:bCs/>
                    <w:color w:val="0033CC"/>
                    <w:kern w:val="32"/>
                    <w:sz w:val="18"/>
                    <w:szCs w:val="18"/>
                    <w:lang w:eastAsia="zh-TW"/>
                  </w:rPr>
                </w:rPrChange>
              </w:rPr>
              <w:pPrChange w:id="25203" w:author="Chen, Ivy (陳素貞 IEC1)" w:date="2014-02-07T15:55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5204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0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839" w:type="dxa"/>
          </w:tcPr>
          <w:p w:rsidR="00B20795" w:rsidRPr="002F02C9" w:rsidRDefault="00B20795" w:rsidP="004B0E57">
            <w:pPr>
              <w:rPr>
                <w:ins w:id="25206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207" w:author="Chen, Ivy (陳素貞 IEC1)" w:date="2015-01-12T13:45:00Z">
                  <w:rPr>
                    <w:ins w:id="25208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B20795" w:rsidRPr="002F02C9" w:rsidRDefault="00152C15" w:rsidP="004B0E57">
            <w:pPr>
              <w:rPr>
                <w:ins w:id="25209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210" w:author="Chen, Ivy (陳素貞 IEC1)" w:date="2015-01-12T13:45:00Z">
                  <w:rPr>
                    <w:ins w:id="25211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212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1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ALL</w:t>
              </w:r>
            </w:ins>
          </w:p>
        </w:tc>
        <w:tc>
          <w:tcPr>
            <w:tcW w:w="674" w:type="dxa"/>
          </w:tcPr>
          <w:p w:rsidR="00B20795" w:rsidRPr="002F02C9" w:rsidRDefault="00152C15" w:rsidP="004B0E57">
            <w:pPr>
              <w:rPr>
                <w:ins w:id="25214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215" w:author="Chen, Ivy (陳素貞 IEC1)" w:date="2015-01-12T13:45:00Z">
                  <w:rPr>
                    <w:ins w:id="25216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217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21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B20795" w:rsidRPr="002F02C9" w:rsidRDefault="00152C15" w:rsidP="004B0E57">
            <w:pPr>
              <w:rPr>
                <w:ins w:id="25219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220" w:author="Chen, Ivy (陳素貞 IEC1)" w:date="2015-01-12T13:45:00Z">
                  <w:rPr>
                    <w:ins w:id="25221" w:author="IEC960923" w:date="2013-11-06T17:04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222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23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OnLoad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224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B20795" w:rsidRPr="002F02C9" w:rsidRDefault="00152C15" w:rsidP="004B0E57">
            <w:pPr>
              <w:rPr>
                <w:ins w:id="25225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226" w:author="Chen, Ivy (陳素貞 IEC1)" w:date="2015-01-12T13:45:00Z">
                  <w:rPr>
                    <w:ins w:id="25227" w:author="IEC960923" w:date="2013-11-06T17:0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228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22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抓取</w:t>
              </w:r>
            </w:ins>
            <w:ins w:id="25230" w:author="IEC960923" w:date="2013-11-06T17:0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3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 Type</w:t>
              </w:r>
            </w:ins>
            <w:ins w:id="25232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3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list</w:t>
              </w:r>
            </w:ins>
          </w:p>
          <w:p w:rsidR="00B20795" w:rsidRPr="002F02C9" w:rsidRDefault="00B20795" w:rsidP="004B0E57">
            <w:pPr>
              <w:rPr>
                <w:ins w:id="25234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235" w:author="Chen, Ivy (陳素貞 IEC1)" w:date="2015-01-12T13:45:00Z">
                  <w:rPr>
                    <w:ins w:id="25236" w:author="IEC960923" w:date="2013-11-06T17:04:00Z"/>
                    <w:rFonts w:asciiTheme="minorHAnsi" w:eastAsiaTheme="minorEastAsia" w:hAnsiTheme="minorHAnsi" w:cstheme="minorHAnsi"/>
                    <w:noProof/>
                    <w:color w:val="008080"/>
                    <w:sz w:val="18"/>
                    <w:szCs w:val="18"/>
                    <w:lang w:eastAsia="zh-TW"/>
                  </w:rPr>
                </w:rPrChange>
              </w:rPr>
            </w:pPr>
          </w:p>
          <w:p w:rsidR="00B20795" w:rsidRPr="002F02C9" w:rsidRDefault="00152C15" w:rsidP="004B0E57">
            <w:pPr>
              <w:rPr>
                <w:ins w:id="25237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238" w:author="Chen, Ivy (陳素貞 IEC1)" w:date="2015-01-12T13:45:00Z">
                  <w:rPr>
                    <w:ins w:id="25239" w:author="IEC960923" w:date="2013-11-06T17:04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240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41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OnChange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242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3B389F" w:rsidRPr="002F02C9" w:rsidRDefault="00152C15">
            <w:pPr>
              <w:rPr>
                <w:ins w:id="25243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244" w:author="Chen, Ivy (陳素貞 IEC1)" w:date="2015-01-12T13:45:00Z">
                  <w:rPr>
                    <w:ins w:id="25245" w:author="IEC960923" w:date="2013-11-06T17:04:00Z"/>
                    <w:rFonts w:asciiTheme="minorHAnsi" w:eastAsia="新細明體" w:hAnsiTheme="minorHAnsi" w:cstheme="minorHAnsi"/>
                    <w:b/>
                    <w:bCs/>
                    <w:color w:val="0033CC"/>
                    <w:kern w:val="32"/>
                    <w:sz w:val="18"/>
                    <w:szCs w:val="18"/>
                    <w:lang w:eastAsia="zh-TW"/>
                  </w:rPr>
                </w:rPrChange>
              </w:rPr>
              <w:pPrChange w:id="25246" w:author="IEC960923" w:date="2013-11-06T17:08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5247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24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依據當前選擇的</w:t>
              </w:r>
            </w:ins>
            <w:ins w:id="25249" w:author="IEC960923" w:date="2013-11-06T17:0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5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5251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25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查詢</w:t>
              </w:r>
            </w:ins>
            <w:ins w:id="25253" w:author="IEC960923" w:date="2013-11-06T17:0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5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5255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25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已配置的</w:t>
              </w:r>
            </w:ins>
            <w:ins w:id="25257" w:author="IEC960923" w:date="2013-11-06T17:0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5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5259" w:author="IEC960923" w:date="2013-11-06T17:2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6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List</w:t>
              </w:r>
            </w:ins>
            <w:ins w:id="25261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26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記錄</w:t>
              </w:r>
            </w:ins>
          </w:p>
        </w:tc>
        <w:tc>
          <w:tcPr>
            <w:tcW w:w="2629" w:type="dxa"/>
          </w:tcPr>
          <w:p w:rsidR="00B20795" w:rsidRPr="002F02C9" w:rsidRDefault="00152C15" w:rsidP="004B0E57">
            <w:pPr>
              <w:rPr>
                <w:ins w:id="25263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264" w:author="Chen, Ivy (陳素貞 IEC1)" w:date="2015-01-12T13:45:00Z">
                  <w:rPr>
                    <w:ins w:id="25265" w:author="IEC960923" w:date="2013-11-06T17:0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266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6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1. </w:t>
              </w:r>
            </w:ins>
            <w:ins w:id="25268" w:author="IEC960923" w:date="2013-11-06T17:0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6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 Type</w:t>
              </w:r>
            </w:ins>
            <w:ins w:id="25270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7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list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27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B20795" w:rsidRPr="002F02C9" w:rsidRDefault="00152C15" w:rsidP="004B0E57">
            <w:pPr>
              <w:rPr>
                <w:ins w:id="25273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274" w:author="Chen, Ivy (陳素貞 IEC1)" w:date="2015-01-12T13:45:00Z">
                  <w:rPr>
                    <w:ins w:id="25275" w:author="IEC960923" w:date="2013-11-06T17:04:00Z"/>
                    <w:rFonts w:ascii="Courier New" w:eastAsiaTheme="minorEastAsia" w:hAnsi="Courier New" w:cs="Courier New"/>
                    <w:noProof/>
                    <w:color w:val="008080"/>
                    <w:szCs w:val="20"/>
                    <w:lang w:eastAsia="zh-TW"/>
                  </w:rPr>
                </w:rPrChange>
              </w:rPr>
            </w:pPr>
            <w:ins w:id="25276" w:author="IEC960923" w:date="2013-11-06T17:1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27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調用【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7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IList&lt;string&gt; GetChechItemTypeList();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27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u w:val="single"/>
                      <w:lang w:eastAsia="zh-TW"/>
                    </w:rPr>
                  </w:rPrChange>
                </w:rPr>
                <w:t>】</w:t>
              </w:r>
            </w:ins>
          </w:p>
          <w:p w:rsidR="00B20795" w:rsidRPr="002F02C9" w:rsidRDefault="00B20795" w:rsidP="004B0E57">
            <w:pPr>
              <w:rPr>
                <w:ins w:id="25280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281" w:author="Chen, Ivy (陳素貞 IEC1)" w:date="2015-01-12T13:45:00Z">
                  <w:rPr>
                    <w:ins w:id="25282" w:author="IEC960923" w:date="2013-11-06T17:0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B20795" w:rsidRPr="002F02C9" w:rsidTr="004B0E57">
        <w:trPr>
          <w:ins w:id="25283" w:author="IEC960923" w:date="2013-11-06T17:04:00Z"/>
        </w:trPr>
        <w:tc>
          <w:tcPr>
            <w:tcW w:w="445" w:type="dxa"/>
          </w:tcPr>
          <w:p w:rsidR="00B20795" w:rsidRPr="002F02C9" w:rsidRDefault="00152C15" w:rsidP="004B0E57">
            <w:pPr>
              <w:rPr>
                <w:ins w:id="25284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285" w:author="Chen, Ivy (陳素貞 IEC1)" w:date="2015-01-12T13:45:00Z">
                  <w:rPr>
                    <w:ins w:id="25286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287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8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64" w:type="dxa"/>
          </w:tcPr>
          <w:p w:rsidR="00B20795" w:rsidRPr="002F02C9" w:rsidRDefault="00152C15" w:rsidP="004B0E57">
            <w:pPr>
              <w:rPr>
                <w:ins w:id="25289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290" w:author="Chen, Ivy (陳素貞 IEC1)" w:date="2015-01-12T13:45:00Z">
                  <w:rPr>
                    <w:ins w:id="25291" w:author="IEC960923" w:date="2013-11-06T17:0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292" w:author="IEC960923" w:date="2013-11-06T17:0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9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5294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295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List</w:t>
              </w:r>
            </w:ins>
          </w:p>
        </w:tc>
        <w:tc>
          <w:tcPr>
            <w:tcW w:w="862" w:type="dxa"/>
          </w:tcPr>
          <w:p w:rsidR="00B20795" w:rsidRPr="002F02C9" w:rsidRDefault="00152C15" w:rsidP="004B0E57">
            <w:pPr>
              <w:rPr>
                <w:ins w:id="25296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297" w:author="Chen, Ivy (陳素貞 IEC1)" w:date="2015-01-12T13:45:00Z">
                  <w:rPr>
                    <w:ins w:id="25298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299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00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Table</w:t>
              </w:r>
            </w:ins>
          </w:p>
        </w:tc>
        <w:tc>
          <w:tcPr>
            <w:tcW w:w="839" w:type="dxa"/>
          </w:tcPr>
          <w:p w:rsidR="00B20795" w:rsidRPr="002F02C9" w:rsidRDefault="00B20795" w:rsidP="004B0E57">
            <w:pPr>
              <w:rPr>
                <w:ins w:id="25301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302" w:author="Chen, Ivy (陳素貞 IEC1)" w:date="2015-01-12T13:45:00Z">
                  <w:rPr>
                    <w:ins w:id="25303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B20795" w:rsidRPr="002F02C9" w:rsidRDefault="00152C15" w:rsidP="004B0E57">
            <w:pPr>
              <w:rPr>
                <w:ins w:id="25304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305" w:author="Chen, Ivy (陳素貞 IEC1)" w:date="2015-01-12T13:45:00Z">
                  <w:rPr>
                    <w:ins w:id="25306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307" w:author="IEC960923" w:date="2013-11-06T17:0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30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依據當前選擇的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0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31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查詢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1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31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已配置的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1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5314" w:author="IEC960923" w:date="2013-11-06T17:2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1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 </w:t>
              </w:r>
            </w:ins>
            <w:ins w:id="25316" w:author="IEC960923" w:date="2013-11-06T17:2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1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List</w:t>
              </w:r>
            </w:ins>
            <w:ins w:id="25318" w:author="IEC960923" w:date="2013-11-06T17:0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31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記錄</w:t>
              </w:r>
            </w:ins>
          </w:p>
        </w:tc>
        <w:tc>
          <w:tcPr>
            <w:tcW w:w="674" w:type="dxa"/>
          </w:tcPr>
          <w:p w:rsidR="00B20795" w:rsidRPr="002F02C9" w:rsidRDefault="00B20795" w:rsidP="004B0E57">
            <w:pPr>
              <w:rPr>
                <w:ins w:id="25320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321" w:author="Chen, Ivy (陳素貞 IEC1)" w:date="2015-01-12T13:45:00Z">
                  <w:rPr>
                    <w:ins w:id="25322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2728" w:type="dxa"/>
          </w:tcPr>
          <w:p w:rsidR="00B20795" w:rsidRPr="002F02C9" w:rsidRDefault="00152C15" w:rsidP="004B0E57">
            <w:pPr>
              <w:rPr>
                <w:ins w:id="25323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324" w:author="Chen, Ivy (陳素貞 IEC1)" w:date="2015-01-12T13:45:00Z">
                  <w:rPr>
                    <w:ins w:id="25325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326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27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328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：原高亮被选的数据行恢复正常显示，被点击的行被高亮选择，下部的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2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3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330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到</w:t>
              </w:r>
            </w:ins>
            <w:ins w:id="25331" w:author="IEC960923" w:date="2013-11-06T17:2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3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10</w:t>
              </w:r>
            </w:ins>
            <w:ins w:id="25333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33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号控件中显示被点击数据行的详细资料，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35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Enable Delete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336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按钮。</w:t>
              </w:r>
            </w:ins>
          </w:p>
          <w:p w:rsidR="00B20795" w:rsidRPr="002F02C9" w:rsidRDefault="00152C15" w:rsidP="004B0E57">
            <w:pPr>
              <w:rPr>
                <w:ins w:id="25337" w:author="IEC960923" w:date="2013-11-06T17:2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338" w:author="Chen, Ivy (陳素貞 IEC1)" w:date="2015-01-12T13:45:00Z">
                  <w:rPr>
                    <w:ins w:id="25339" w:author="IEC960923" w:date="2013-11-06T17:25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340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341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若被点击行为空行，则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42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Disable Delete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343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按钮。</w:t>
              </w:r>
            </w:ins>
          </w:p>
          <w:p w:rsidR="000660D4" w:rsidRPr="002F02C9" w:rsidRDefault="000660D4" w:rsidP="004B0E57">
            <w:pPr>
              <w:rPr>
                <w:ins w:id="25344" w:author="IEC960923" w:date="2013-11-06T17:2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345" w:author="Chen, Ivy (陳素貞 IEC1)" w:date="2015-01-12T13:45:00Z">
                  <w:rPr>
                    <w:ins w:id="25346" w:author="IEC960923" w:date="2013-11-06T17:25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  <w:p w:rsidR="000660D4" w:rsidRPr="002F02C9" w:rsidRDefault="00152C15" w:rsidP="004B0E57">
            <w:pPr>
              <w:rPr>
                <w:ins w:id="25347" w:author="IEC960923" w:date="2013-11-06T17:25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348" w:author="Chen, Ivy (陳素貞 IEC1)" w:date="2015-01-12T13:45:00Z">
                  <w:rPr>
                    <w:ins w:id="25349" w:author="IEC960923" w:date="2013-11-06T17:25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350" w:author="IEC960923" w:date="2013-11-06T17:2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5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NeedUniqueCheck, NeedCommonSave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35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顯示規則：</w:t>
              </w:r>
            </w:ins>
          </w:p>
          <w:p w:rsidR="00152C15" w:rsidRPr="002F02C9" w:rsidRDefault="00152C15" w:rsidP="00152C15">
            <w:pPr>
              <w:rPr>
                <w:ins w:id="25353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354" w:author="Chen, Ivy (陳素貞 IEC1)" w:date="2015-01-12T13:45:00Z">
                  <w:rPr>
                    <w:ins w:id="25355" w:author="IEC960923" w:date="2013-11-06T17:04:00Z"/>
                    <w:rFonts w:asciiTheme="minorHAnsi" w:eastAsiaTheme="minorEastAsia" w:hAnsiTheme="minorHAnsi" w:cstheme="minorHAnsi"/>
                    <w:b/>
                    <w:bCs/>
                    <w:color w:val="0033CC"/>
                    <w:kern w:val="32"/>
                    <w:sz w:val="18"/>
                    <w:szCs w:val="18"/>
                    <w:lang w:eastAsia="zh-TW"/>
                  </w:rPr>
                </w:rPrChange>
              </w:rPr>
              <w:pPrChange w:id="25356" w:author="Chen, Ivy (陳素貞 IEC1)" w:date="2014-02-07T15:4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5357" w:author="IEC960923" w:date="2013-11-06T17:2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5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0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35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顯示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6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N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36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，</w:t>
              </w:r>
            </w:ins>
            <w:ins w:id="25362" w:author="IEC960923" w:date="2013-11-06T17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6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1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36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顯示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6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Y</w:t>
              </w:r>
            </w:ins>
          </w:p>
        </w:tc>
        <w:tc>
          <w:tcPr>
            <w:tcW w:w="2629" w:type="dxa"/>
          </w:tcPr>
          <w:p w:rsidR="00B20795" w:rsidRPr="002F02C9" w:rsidRDefault="00152C15" w:rsidP="004B0E57">
            <w:pPr>
              <w:rPr>
                <w:ins w:id="25366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367" w:author="Chen, Ivy (陳素貞 IEC1)" w:date="2015-01-12T13:45:00Z">
                  <w:rPr>
                    <w:ins w:id="25368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369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370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栏位包括：</w:t>
              </w:r>
            </w:ins>
            <w:ins w:id="25371" w:author="IEC960923" w:date="2013-11-06T17:0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7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5373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7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, </w:t>
              </w:r>
            </w:ins>
            <w:ins w:id="25375" w:author="IEC960923" w:date="2013-11-06T17:0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7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DisplayName</w:t>
              </w:r>
            </w:ins>
            <w:ins w:id="25377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7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, </w:t>
              </w:r>
            </w:ins>
            <w:ins w:id="25379" w:author="IEC960923" w:date="2013-11-06T17:0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8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FilterMod</w:t>
              </w:r>
            </w:ins>
            <w:ins w:id="25381" w:author="IEC960923" w:date="2013-11-06T17:1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8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u</w:t>
              </w:r>
            </w:ins>
            <w:ins w:id="25383" w:author="IEC960923" w:date="2013-11-06T17:0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8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le, Match</w:t>
              </w:r>
            </w:ins>
            <w:ins w:id="25385" w:author="IEC960923" w:date="2013-11-06T17:1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8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Module</w:t>
              </w:r>
            </w:ins>
            <w:ins w:id="25387" w:author="IEC960923" w:date="2013-11-06T17:0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8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, Check</w:t>
              </w:r>
            </w:ins>
            <w:ins w:id="25389" w:author="IEC960923" w:date="2013-11-06T17:1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9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Module</w:t>
              </w:r>
            </w:ins>
            <w:ins w:id="25391" w:author="IEC960923" w:date="2013-11-06T17:0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9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, Save</w:t>
              </w:r>
            </w:ins>
            <w:ins w:id="25393" w:author="IEC960923" w:date="2013-11-06T17:1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9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Module</w:t>
              </w:r>
            </w:ins>
            <w:ins w:id="25395" w:author="IEC960923" w:date="2013-11-06T17:0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9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, NeedUniqueCh</w:t>
              </w:r>
            </w:ins>
            <w:ins w:id="25397" w:author="IEC960923" w:date="2013-11-06T17:1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39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e</w:t>
              </w:r>
            </w:ins>
            <w:ins w:id="25399" w:author="IEC960923" w:date="2013-11-06T17:0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0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ck, NeedCommonSave, </w:t>
              </w:r>
            </w:ins>
            <w:ins w:id="25401" w:author="IEC960923" w:date="2013-11-06T17:1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0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Editor</w:t>
              </w:r>
            </w:ins>
            <w:ins w:id="25403" w:author="IEC960923" w:date="2013-11-06T17:0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0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, </w:t>
              </w:r>
            </w:ins>
            <w:ins w:id="25405" w:author="IEC960923" w:date="2013-11-06T17:1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0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Cdt</w:t>
              </w:r>
            </w:ins>
            <w:ins w:id="25407" w:author="IEC960923" w:date="2013-11-06T17:0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0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, </w:t>
              </w:r>
            </w:ins>
            <w:ins w:id="25409" w:author="IEC960923" w:date="2013-11-06T17:1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1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Udt</w:t>
              </w:r>
            </w:ins>
            <w:ins w:id="25411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41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。</w:t>
              </w:r>
            </w:ins>
          </w:p>
          <w:p w:rsidR="00B20795" w:rsidRPr="002F02C9" w:rsidRDefault="00152C15" w:rsidP="004B0E57">
            <w:pPr>
              <w:rPr>
                <w:ins w:id="25413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414" w:author="Chen, Ivy (陳素貞 IEC1)" w:date="2015-01-12T13:45:00Z">
                  <w:rPr>
                    <w:ins w:id="25415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416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41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依據</w:t>
              </w:r>
            </w:ins>
            <w:ins w:id="25418" w:author="IEC960923" w:date="2013-11-06T17:1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1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5420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42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升冪排序</w:t>
              </w:r>
            </w:ins>
          </w:p>
          <w:p w:rsidR="00B20795" w:rsidRPr="002F02C9" w:rsidRDefault="00B20795" w:rsidP="004B0E57">
            <w:pPr>
              <w:rPr>
                <w:ins w:id="25422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423" w:author="Chen, Ivy (陳素貞 IEC1)" w:date="2015-01-12T13:45:00Z">
                  <w:rPr>
                    <w:ins w:id="25424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  <w:p w:rsidR="00B20795" w:rsidRPr="002F02C9" w:rsidRDefault="00152C15" w:rsidP="004B0E57">
            <w:pPr>
              <w:rPr>
                <w:ins w:id="25425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426" w:author="Chen, Ivy (陳素貞 IEC1)" w:date="2015-01-12T13:45:00Z">
                  <w:rPr>
                    <w:ins w:id="25427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428" w:author="IEC960923" w:date="2013-11-06T17:1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2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5430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3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List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43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：</w:t>
              </w:r>
            </w:ins>
          </w:p>
          <w:p w:rsidR="00152C15" w:rsidRPr="002F02C9" w:rsidRDefault="00152C15" w:rsidP="00152C15">
            <w:pPr>
              <w:rPr>
                <w:ins w:id="25433" w:author="IEC960923" w:date="2013-11-06T17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434" w:author="Chen, Ivy (陳素貞 IEC1)" w:date="2015-01-12T13:45:00Z">
                  <w:rPr>
                    <w:ins w:id="25435" w:author="IEC960923" w:date="2013-11-06T17:17:00Z"/>
                    <w:rFonts w:ascii="Courier New" w:hAnsi="Courier New" w:cs="Courier New"/>
                    <w:noProof/>
                    <w:color w:val="0000FF"/>
                    <w:szCs w:val="20"/>
                  </w:rPr>
                </w:rPrChange>
              </w:rPr>
              <w:pPrChange w:id="25436" w:author="Chen, Ivy (陳素貞 IEC1)" w:date="2014-02-07T15:47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5437" w:author="IEC960923" w:date="2013-11-06T17:1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3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select</w:t>
              </w:r>
            </w:ins>
          </w:p>
          <w:p w:rsidR="00152C15" w:rsidRPr="002F02C9" w:rsidRDefault="00152C15" w:rsidP="00152C15">
            <w:pPr>
              <w:rPr>
                <w:ins w:id="25439" w:author="IEC960923" w:date="2013-11-06T17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440" w:author="Chen, Ivy (陳素貞 IEC1)" w:date="2015-01-12T13:45:00Z">
                  <w:rPr>
                    <w:ins w:id="25441" w:author="IEC960923" w:date="2013-11-06T17:17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  <w:pPrChange w:id="25442" w:author="Chen, Ivy (陳素貞 IEC1)" w:date="2014-02-07T15:47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5443" w:author="IEC960923" w:date="2013-11-06T17:1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44" w:author="Chen, Ivy (陳素貞 IEC1)" w:date="2015-01-12T13:45:00Z">
                    <w:rPr>
                      <w:rFonts w:ascii="Courier New" w:hAnsi="Courier New" w:cs="Courier New"/>
                      <w:noProof/>
                      <w:color w:val="008080"/>
                      <w:szCs w:val="20"/>
                      <w:u w:val="single"/>
                    </w:rPr>
                  </w:rPrChange>
                </w:rPr>
                <w:t>Name, DisplayName, FilterModule, MatchModule, CheckModule, SaveModule, NeedUniqueCheck, NeedCommonSave, Editor, Cdt, Udt</w:t>
              </w:r>
            </w:ins>
          </w:p>
          <w:p w:rsidR="00152C15" w:rsidRPr="002F02C9" w:rsidRDefault="00152C15" w:rsidP="00152C15">
            <w:pPr>
              <w:rPr>
                <w:ins w:id="25445" w:author="IEC960923" w:date="2013-11-06T17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446" w:author="Chen, Ivy (陳素貞 IEC1)" w:date="2015-01-12T13:45:00Z">
                  <w:rPr>
                    <w:ins w:id="25447" w:author="IEC960923" w:date="2013-11-06T17:17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  <w:pPrChange w:id="25448" w:author="Chen, Ivy (陳素貞 IEC1)" w:date="2014-02-07T15:47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5449" w:author="IEC960923" w:date="2013-11-06T17:1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5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from CheckItemType</w:t>
              </w:r>
            </w:ins>
          </w:p>
          <w:p w:rsidR="00152C15" w:rsidRPr="002F02C9" w:rsidRDefault="00152C15" w:rsidP="00152C15">
            <w:pPr>
              <w:rPr>
                <w:ins w:id="25451" w:author="IEC960923" w:date="2013-11-06T17:1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452" w:author="Chen, Ivy (陳素貞 IEC1)" w:date="2015-01-12T13:45:00Z">
                  <w:rPr>
                    <w:ins w:id="25453" w:author="IEC960923" w:date="2013-11-06T17:17:00Z"/>
                    <w:rFonts w:ascii="Courier New" w:hAnsi="Courier New" w:cs="Courier New"/>
                    <w:noProof/>
                    <w:color w:val="008080"/>
                    <w:szCs w:val="20"/>
                  </w:rPr>
                </w:rPrChange>
              </w:rPr>
              <w:pPrChange w:id="25454" w:author="Chen, Ivy (陳素貞 IEC1)" w:date="2014-02-07T15:47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5455" w:author="IEC960923" w:date="2013-11-06T17:1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5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lastRenderedPageBreak/>
                <w:t>where Name = @CheckItemType</w:t>
              </w:r>
            </w:ins>
          </w:p>
          <w:p w:rsidR="00152C15" w:rsidRPr="002F02C9" w:rsidRDefault="00152C15" w:rsidP="00152C15">
            <w:pPr>
              <w:rPr>
                <w:ins w:id="25457" w:author="IEC960923" w:date="2013-11-06T17:2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458" w:author="Chen, Ivy (陳素貞 IEC1)" w:date="2015-01-12T13:45:00Z">
                  <w:rPr>
                    <w:ins w:id="25459" w:author="IEC960923" w:date="2013-11-06T17:27:00Z"/>
                    <w:rFonts w:ascii="Courier New" w:eastAsiaTheme="minorEastAsia" w:hAnsi="Courier New" w:cs="Courier New"/>
                    <w:noProof/>
                    <w:color w:val="008080"/>
                    <w:szCs w:val="20"/>
                    <w:lang w:eastAsia="zh-TW"/>
                  </w:rPr>
                </w:rPrChange>
              </w:rPr>
              <w:pPrChange w:id="25460" w:author="Chen, Ivy (陳素貞 IEC1)" w:date="2014-02-07T15:47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  <w:ins w:id="25461" w:author="IEC960923" w:date="2013-11-06T17:1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6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  <w:u w:val="single"/>
                    </w:rPr>
                  </w:rPrChange>
                </w:rPr>
                <w:t>order by Name</w:t>
              </w:r>
            </w:ins>
          </w:p>
          <w:p w:rsidR="00152C15" w:rsidRPr="002F02C9" w:rsidRDefault="00152C15" w:rsidP="00152C15">
            <w:pPr>
              <w:rPr>
                <w:ins w:id="25463" w:author="IEC960923" w:date="2013-11-06T17:27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464" w:author="Chen, Ivy (陳素貞 IEC1)" w:date="2015-01-12T13:45:00Z">
                  <w:rPr>
                    <w:ins w:id="25465" w:author="IEC960923" w:date="2013-11-06T17:27:00Z"/>
                    <w:rFonts w:ascii="Courier New" w:eastAsiaTheme="minorEastAsia" w:hAnsi="Courier New" w:cs="Courier New"/>
                    <w:noProof/>
                    <w:color w:val="008080"/>
                    <w:szCs w:val="20"/>
                    <w:lang w:eastAsia="zh-TW"/>
                  </w:rPr>
                </w:rPrChange>
              </w:rPr>
              <w:pPrChange w:id="25466" w:author="Chen, Ivy (陳素貞 IEC1)" w:date="2014-02-07T15:47:00Z">
                <w:pPr>
                  <w:widowControl w:val="0"/>
                  <w:autoSpaceDE w:val="0"/>
                  <w:autoSpaceDN w:val="0"/>
                  <w:adjustRightInd w:val="0"/>
                </w:pPr>
              </w:pPrChange>
            </w:pPr>
          </w:p>
          <w:p w:rsidR="00152C15" w:rsidRPr="002F02C9" w:rsidRDefault="00152C15" w:rsidP="00152C15">
            <w:pPr>
              <w:rPr>
                <w:ins w:id="25467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468" w:author="Chen, Ivy (陳素貞 IEC1)" w:date="2015-01-12T13:45:00Z">
                  <w:rPr>
                    <w:ins w:id="25469" w:author="IEC960923" w:date="2013-11-06T17:04:00Z"/>
                    <w:rFonts w:ascii="Courier New" w:eastAsiaTheme="minorEastAsia" w:hAnsi="Courier New" w:cs="Courier New"/>
                    <w:b/>
                    <w:bCs/>
                    <w:noProof/>
                    <w:color w:val="008080"/>
                    <w:kern w:val="32"/>
                    <w:sz w:val="32"/>
                    <w:szCs w:val="20"/>
                    <w:lang w:eastAsia="zh-TW"/>
                  </w:rPr>
                </w:rPrChange>
              </w:rPr>
              <w:pPrChange w:id="25470" w:author="Chen, Ivy (陳素貞 IEC1)" w:date="2014-02-07T15:47:00Z">
                <w:pPr>
                  <w:keepNext/>
                  <w:widowControl w:val="0"/>
                  <w:numPr>
                    <w:numId w:val="3"/>
                  </w:numPr>
                  <w:tabs>
                    <w:tab w:val="num" w:pos="425"/>
                  </w:tabs>
                  <w:autoSpaceDE w:val="0"/>
                  <w:autoSpaceDN w:val="0"/>
                  <w:adjustRightInd w:val="0"/>
                  <w:spacing w:before="240" w:after="60"/>
                  <w:ind w:left="425" w:hanging="425"/>
                  <w:outlineLvl w:val="0"/>
                </w:pPr>
              </w:pPrChange>
            </w:pPr>
            <w:ins w:id="25471" w:author="IEC960923" w:date="2013-11-06T17:27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7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[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47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註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7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]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47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：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7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DB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47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中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7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Name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47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欄位於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8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UI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48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顯示為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8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</w:p>
        </w:tc>
      </w:tr>
      <w:tr w:rsidR="00B20795" w:rsidRPr="002F02C9" w:rsidTr="004B0E57">
        <w:trPr>
          <w:ins w:id="25483" w:author="IEC960923" w:date="2013-11-06T17:04:00Z"/>
        </w:trPr>
        <w:tc>
          <w:tcPr>
            <w:tcW w:w="445" w:type="dxa"/>
          </w:tcPr>
          <w:p w:rsidR="00B20795" w:rsidRPr="002F02C9" w:rsidRDefault="00152C15" w:rsidP="004B0E57">
            <w:pPr>
              <w:rPr>
                <w:ins w:id="25484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485" w:author="Chen, Ivy (陳素貞 IEC1)" w:date="2015-01-12T13:45:00Z">
                  <w:rPr>
                    <w:ins w:id="25486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487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48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lastRenderedPageBreak/>
                <w:t>3</w:t>
              </w:r>
            </w:ins>
          </w:p>
        </w:tc>
        <w:tc>
          <w:tcPr>
            <w:tcW w:w="1364" w:type="dxa"/>
          </w:tcPr>
          <w:p w:rsidR="00B20795" w:rsidRPr="002F02C9" w:rsidRDefault="00152C15" w:rsidP="004B0E57">
            <w:pPr>
              <w:rPr>
                <w:ins w:id="25489" w:author="IEC960923" w:date="2013-11-06T17:0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490" w:author="Chen, Ivy (陳素貞 IEC1)" w:date="2015-01-12T13:45:00Z">
                  <w:rPr>
                    <w:ins w:id="25491" w:author="IEC960923" w:date="2013-11-06T17:0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492" w:author="IEC960923" w:date="2013-11-06T17:19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49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</w:p>
        </w:tc>
        <w:tc>
          <w:tcPr>
            <w:tcW w:w="862" w:type="dxa"/>
          </w:tcPr>
          <w:p w:rsidR="00B20795" w:rsidRPr="002F02C9" w:rsidRDefault="00152C15" w:rsidP="004B0E57">
            <w:pPr>
              <w:rPr>
                <w:ins w:id="25494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495" w:author="Chen, Ivy (陳素貞 IEC1)" w:date="2015-01-12T13:45:00Z">
                  <w:rPr>
                    <w:ins w:id="25496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497" w:author="IEC960923" w:date="2013-11-06T17:0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49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B20795" w:rsidRPr="002F02C9" w:rsidRDefault="00152C15" w:rsidP="004B0E57">
            <w:pPr>
              <w:rPr>
                <w:ins w:id="25499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500" w:author="Chen, Ivy (陳素貞 IEC1)" w:date="2015-01-12T13:45:00Z">
                  <w:rPr>
                    <w:ins w:id="25501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502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50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長度不超過</w:t>
              </w:r>
            </w:ins>
            <w:ins w:id="25504" w:author="IEC960923" w:date="2013-11-06T17:19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50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20</w:t>
              </w:r>
            </w:ins>
            <w:ins w:id="25506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50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B20795" w:rsidRPr="002F02C9" w:rsidRDefault="00152C15" w:rsidP="004B0E57">
            <w:pPr>
              <w:rPr>
                <w:ins w:id="25508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509" w:author="Chen, Ivy (陳素貞 IEC1)" w:date="2015-01-12T13:45:00Z">
                  <w:rPr>
                    <w:ins w:id="25510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511" w:author="IEC960923" w:date="2013-11-06T17:04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551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B20795" w:rsidRPr="002F02C9" w:rsidRDefault="00152C15" w:rsidP="004B0E57">
            <w:pPr>
              <w:rPr>
                <w:ins w:id="25513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514" w:author="Chen, Ivy (陳素貞 IEC1)" w:date="2015-01-12T13:45:00Z">
                  <w:rPr>
                    <w:ins w:id="25515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516" w:author="IEC960923" w:date="2013-11-06T17:04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szCs w:val="18"/>
                  <w:lang w:eastAsia="zh-TW"/>
                  <w:rPrChange w:id="25517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B20795" w:rsidRPr="002F02C9" w:rsidRDefault="00B20795" w:rsidP="004B0E57">
            <w:pPr>
              <w:rPr>
                <w:ins w:id="25518" w:author="IEC960923" w:date="2013-11-06T17:04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5519" w:author="Chen, Ivy (陳素貞 IEC1)" w:date="2015-01-12T13:45:00Z">
                  <w:rPr>
                    <w:ins w:id="25520" w:author="IEC960923" w:date="2013-11-06T17:04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B20795" w:rsidRPr="002F02C9" w:rsidRDefault="00B20795" w:rsidP="004B0E57">
            <w:pPr>
              <w:rPr>
                <w:ins w:id="25521" w:author="IEC960923" w:date="2013-11-06T17:0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522" w:author="Chen, Ivy (陳素貞 IEC1)" w:date="2015-01-12T13:45:00Z">
                  <w:rPr>
                    <w:ins w:id="25523" w:author="IEC960923" w:date="2013-11-06T17:0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EB6CB5" w:rsidRPr="002F02C9" w:rsidTr="00624827">
        <w:trPr>
          <w:ins w:id="25524" w:author="IEC960923" w:date="2013-11-06T17:20:00Z"/>
        </w:trPr>
        <w:tc>
          <w:tcPr>
            <w:tcW w:w="445" w:type="dxa"/>
          </w:tcPr>
          <w:p w:rsidR="00EB6CB5" w:rsidRPr="002F02C9" w:rsidRDefault="00152C15" w:rsidP="00624827">
            <w:pPr>
              <w:rPr>
                <w:ins w:id="25525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526" w:author="Chen, Ivy (陳素貞 IEC1)" w:date="2015-01-12T13:45:00Z">
                  <w:rPr>
                    <w:ins w:id="25527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528" w:author="IEC960923" w:date="2013-11-06T17:2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52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4</w:t>
              </w:r>
            </w:ins>
          </w:p>
        </w:tc>
        <w:tc>
          <w:tcPr>
            <w:tcW w:w="1364" w:type="dxa"/>
          </w:tcPr>
          <w:p w:rsidR="00EB6CB5" w:rsidRPr="002F02C9" w:rsidRDefault="00152C15" w:rsidP="00624827">
            <w:pPr>
              <w:rPr>
                <w:ins w:id="25530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531" w:author="Chen, Ivy (陳素貞 IEC1)" w:date="2015-01-12T13:45:00Z">
                  <w:rPr>
                    <w:ins w:id="25532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533" w:author="IEC960923" w:date="2013-11-06T17:20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53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DisplayName</w:t>
              </w:r>
            </w:ins>
          </w:p>
        </w:tc>
        <w:tc>
          <w:tcPr>
            <w:tcW w:w="862" w:type="dxa"/>
          </w:tcPr>
          <w:p w:rsidR="00EB6CB5" w:rsidRPr="002F02C9" w:rsidRDefault="00152C15" w:rsidP="00624827">
            <w:pPr>
              <w:rPr>
                <w:ins w:id="25535" w:author="IEC960923" w:date="2013-11-06T17:20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536" w:author="Chen, Ivy (陳素貞 IEC1)" w:date="2015-01-12T13:45:00Z">
                  <w:rPr>
                    <w:ins w:id="25537" w:author="IEC960923" w:date="2013-11-06T17:20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538" w:author="IEC960923" w:date="2013-11-06T17:20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53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EB6CB5" w:rsidRPr="002F02C9" w:rsidRDefault="00152C15" w:rsidP="00624827">
            <w:pPr>
              <w:rPr>
                <w:ins w:id="25540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541" w:author="Chen, Ivy (陳素貞 IEC1)" w:date="2015-01-12T13:45:00Z">
                  <w:rPr>
                    <w:ins w:id="25542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543" w:author="IEC960923" w:date="2013-11-06T17:2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54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54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50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54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EB6CB5" w:rsidRPr="002F02C9" w:rsidRDefault="00152C15" w:rsidP="00624827">
            <w:pPr>
              <w:rPr>
                <w:ins w:id="25547" w:author="IEC960923" w:date="2013-11-06T17:20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548" w:author="Chen, Ivy (陳素貞 IEC1)" w:date="2015-01-12T13:45:00Z">
                  <w:rPr>
                    <w:ins w:id="25549" w:author="IEC960923" w:date="2013-11-06T17:20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550" w:author="IEC960923" w:date="2013-11-06T17:20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555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EB6CB5" w:rsidRPr="002F02C9" w:rsidRDefault="00EB6CB5" w:rsidP="00624827">
            <w:pPr>
              <w:rPr>
                <w:ins w:id="25552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553" w:author="Chen, Ivy (陳素貞 IEC1)" w:date="2015-01-12T13:45:00Z">
                  <w:rPr>
                    <w:ins w:id="25554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EB6CB5" w:rsidRPr="002F02C9" w:rsidRDefault="00EB6CB5" w:rsidP="00624827">
            <w:pPr>
              <w:rPr>
                <w:ins w:id="25555" w:author="IEC960923" w:date="2013-11-06T17:20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5556" w:author="Chen, Ivy (陳素貞 IEC1)" w:date="2015-01-12T13:45:00Z">
                  <w:rPr>
                    <w:ins w:id="25557" w:author="IEC960923" w:date="2013-11-06T17:20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EB6CB5" w:rsidRPr="002F02C9" w:rsidRDefault="00EB6CB5" w:rsidP="00624827">
            <w:pPr>
              <w:rPr>
                <w:ins w:id="25558" w:author="IEC960923" w:date="2013-11-06T17:20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559" w:author="Chen, Ivy (陳素貞 IEC1)" w:date="2015-01-12T13:45:00Z">
                  <w:rPr>
                    <w:ins w:id="25560" w:author="IEC960923" w:date="2013-11-06T17:20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EB6CB5" w:rsidRPr="002F02C9" w:rsidTr="00624827">
        <w:trPr>
          <w:ins w:id="25561" w:author="IEC960923" w:date="2013-11-06T17:20:00Z"/>
        </w:trPr>
        <w:tc>
          <w:tcPr>
            <w:tcW w:w="445" w:type="dxa"/>
          </w:tcPr>
          <w:p w:rsidR="00EB6CB5" w:rsidRPr="002F02C9" w:rsidRDefault="00152C15" w:rsidP="00624827">
            <w:pPr>
              <w:rPr>
                <w:ins w:id="25562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563" w:author="Chen, Ivy (陳素貞 IEC1)" w:date="2015-01-12T13:45:00Z">
                  <w:rPr>
                    <w:ins w:id="25564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565" w:author="IEC960923" w:date="2013-11-06T17:2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56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5</w:t>
              </w:r>
            </w:ins>
          </w:p>
        </w:tc>
        <w:tc>
          <w:tcPr>
            <w:tcW w:w="1364" w:type="dxa"/>
          </w:tcPr>
          <w:p w:rsidR="00EB6CB5" w:rsidRPr="002F02C9" w:rsidRDefault="00152C15" w:rsidP="00624827">
            <w:pPr>
              <w:rPr>
                <w:ins w:id="25567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568" w:author="Chen, Ivy (陳素貞 IEC1)" w:date="2015-01-12T13:45:00Z">
                  <w:rPr>
                    <w:ins w:id="25569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570" w:author="IEC960923" w:date="2013-11-06T17:20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57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FilterModule</w:t>
              </w:r>
            </w:ins>
          </w:p>
        </w:tc>
        <w:tc>
          <w:tcPr>
            <w:tcW w:w="862" w:type="dxa"/>
          </w:tcPr>
          <w:p w:rsidR="00EB6CB5" w:rsidRPr="002F02C9" w:rsidRDefault="00152C15" w:rsidP="00624827">
            <w:pPr>
              <w:rPr>
                <w:ins w:id="25572" w:author="IEC960923" w:date="2013-11-06T17:20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573" w:author="Chen, Ivy (陳素貞 IEC1)" w:date="2015-01-12T13:45:00Z">
                  <w:rPr>
                    <w:ins w:id="25574" w:author="IEC960923" w:date="2013-11-06T17:20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575" w:author="IEC960923" w:date="2013-11-06T17:20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57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EB6CB5" w:rsidRPr="002F02C9" w:rsidRDefault="00152C15" w:rsidP="00624827">
            <w:pPr>
              <w:rPr>
                <w:ins w:id="25577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578" w:author="Chen, Ivy (陳素貞 IEC1)" w:date="2015-01-12T13:45:00Z">
                  <w:rPr>
                    <w:ins w:id="25579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580" w:author="IEC960923" w:date="2013-11-06T17:2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58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58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128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58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EB6CB5" w:rsidRPr="002F02C9" w:rsidRDefault="00152C15" w:rsidP="00624827">
            <w:pPr>
              <w:rPr>
                <w:ins w:id="25584" w:author="IEC960923" w:date="2013-11-06T17:20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585" w:author="Chen, Ivy (陳素貞 IEC1)" w:date="2015-01-12T13:45:00Z">
                  <w:rPr>
                    <w:ins w:id="25586" w:author="IEC960923" w:date="2013-11-06T17:20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587" w:author="IEC960923" w:date="2013-11-06T17:20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558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EB6CB5" w:rsidRPr="002F02C9" w:rsidRDefault="00EB6CB5" w:rsidP="00624827">
            <w:pPr>
              <w:rPr>
                <w:ins w:id="25589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590" w:author="Chen, Ivy (陳素貞 IEC1)" w:date="2015-01-12T13:45:00Z">
                  <w:rPr>
                    <w:ins w:id="25591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EB6CB5" w:rsidRPr="002F02C9" w:rsidRDefault="00152C15" w:rsidP="00624827">
            <w:pPr>
              <w:rPr>
                <w:ins w:id="25592" w:author="IEC960923" w:date="2013-11-06T17:20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5593" w:author="Chen, Ivy (陳素貞 IEC1)" w:date="2015-01-12T13:45:00Z">
                  <w:rPr>
                    <w:ins w:id="25594" w:author="IEC960923" w:date="2013-11-06T17:20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595" w:author="IEC960923" w:date="2013-11-06T17:2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59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FilterModule, MatchModule, CheckModule, SaveModule,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559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至少需一欄有值</w:t>
              </w:r>
            </w:ins>
          </w:p>
        </w:tc>
        <w:tc>
          <w:tcPr>
            <w:tcW w:w="2629" w:type="dxa"/>
          </w:tcPr>
          <w:p w:rsidR="00A76F25" w:rsidRPr="002F02C9" w:rsidRDefault="00A76F25">
            <w:pPr>
              <w:rPr>
                <w:ins w:id="25598" w:author="IEC960923" w:date="2013-11-06T17:20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599" w:author="Chen, Ivy (陳素貞 IEC1)" w:date="2015-01-12T13:45:00Z">
                  <w:rPr>
                    <w:ins w:id="25600" w:author="IEC960923" w:date="2013-11-06T17:20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EB6CB5" w:rsidRPr="002F02C9" w:rsidTr="00624827">
        <w:trPr>
          <w:ins w:id="25601" w:author="IEC960923" w:date="2013-11-06T17:20:00Z"/>
        </w:trPr>
        <w:tc>
          <w:tcPr>
            <w:tcW w:w="445" w:type="dxa"/>
          </w:tcPr>
          <w:p w:rsidR="00EB6CB5" w:rsidRPr="002F02C9" w:rsidRDefault="00152C15" w:rsidP="00624827">
            <w:pPr>
              <w:rPr>
                <w:ins w:id="25602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603" w:author="Chen, Ivy (陳素貞 IEC1)" w:date="2015-01-12T13:45:00Z">
                  <w:rPr>
                    <w:ins w:id="25604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605" w:author="IEC960923" w:date="2013-11-06T17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60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6</w:t>
              </w:r>
            </w:ins>
          </w:p>
        </w:tc>
        <w:tc>
          <w:tcPr>
            <w:tcW w:w="1364" w:type="dxa"/>
          </w:tcPr>
          <w:p w:rsidR="00EB6CB5" w:rsidRPr="002F02C9" w:rsidRDefault="00152C15" w:rsidP="00624827">
            <w:pPr>
              <w:rPr>
                <w:ins w:id="25607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608" w:author="Chen, Ivy (陳素貞 IEC1)" w:date="2015-01-12T13:45:00Z">
                  <w:rPr>
                    <w:ins w:id="25609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610" w:author="IEC960923" w:date="2013-11-06T17:20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61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MatchModule</w:t>
              </w:r>
            </w:ins>
          </w:p>
        </w:tc>
        <w:tc>
          <w:tcPr>
            <w:tcW w:w="862" w:type="dxa"/>
          </w:tcPr>
          <w:p w:rsidR="00EB6CB5" w:rsidRPr="002F02C9" w:rsidRDefault="00152C15" w:rsidP="00624827">
            <w:pPr>
              <w:rPr>
                <w:ins w:id="25612" w:author="IEC960923" w:date="2013-11-06T17:20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613" w:author="Chen, Ivy (陳素貞 IEC1)" w:date="2015-01-12T13:45:00Z">
                  <w:rPr>
                    <w:ins w:id="25614" w:author="IEC960923" w:date="2013-11-06T17:20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615" w:author="IEC960923" w:date="2013-11-06T17:20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61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EB6CB5" w:rsidRPr="002F02C9" w:rsidRDefault="00152C15" w:rsidP="00624827">
            <w:pPr>
              <w:rPr>
                <w:ins w:id="25617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618" w:author="Chen, Ivy (陳素貞 IEC1)" w:date="2015-01-12T13:45:00Z">
                  <w:rPr>
                    <w:ins w:id="25619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620" w:author="IEC960923" w:date="2013-11-06T17:2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62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62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128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62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EB6CB5" w:rsidRPr="002F02C9" w:rsidRDefault="00152C15" w:rsidP="00624827">
            <w:pPr>
              <w:rPr>
                <w:ins w:id="25624" w:author="IEC960923" w:date="2013-11-06T17:20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625" w:author="Chen, Ivy (陳素貞 IEC1)" w:date="2015-01-12T13:45:00Z">
                  <w:rPr>
                    <w:ins w:id="25626" w:author="IEC960923" w:date="2013-11-06T17:20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627" w:author="IEC960923" w:date="2013-11-06T17:20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562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EB6CB5" w:rsidRPr="002F02C9" w:rsidRDefault="00EB6CB5" w:rsidP="00624827">
            <w:pPr>
              <w:rPr>
                <w:ins w:id="25629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630" w:author="Chen, Ivy (陳素貞 IEC1)" w:date="2015-01-12T13:45:00Z">
                  <w:rPr>
                    <w:ins w:id="25631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EB6CB5" w:rsidRPr="002F02C9" w:rsidRDefault="00152C15" w:rsidP="00624827">
            <w:pPr>
              <w:rPr>
                <w:ins w:id="25632" w:author="IEC960923" w:date="2013-11-06T17:20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5633" w:author="Chen, Ivy (陳素貞 IEC1)" w:date="2015-01-12T13:45:00Z">
                  <w:rPr>
                    <w:ins w:id="25634" w:author="IEC960923" w:date="2013-11-06T17:20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635" w:author="IEC960923" w:date="2013-11-06T17:2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63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FilterModule, MatchModule, CheckModule, SaveModule,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563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至少需一欄有值</w:t>
              </w:r>
            </w:ins>
          </w:p>
        </w:tc>
        <w:tc>
          <w:tcPr>
            <w:tcW w:w="2629" w:type="dxa"/>
          </w:tcPr>
          <w:p w:rsidR="00EB6CB5" w:rsidRPr="002F02C9" w:rsidRDefault="00EB6CB5" w:rsidP="00624827">
            <w:pPr>
              <w:rPr>
                <w:ins w:id="25638" w:author="IEC960923" w:date="2013-11-06T17:20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639" w:author="Chen, Ivy (陳素貞 IEC1)" w:date="2015-01-12T13:45:00Z">
                  <w:rPr>
                    <w:ins w:id="25640" w:author="IEC960923" w:date="2013-11-06T17:20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EB6CB5" w:rsidRPr="002F02C9" w:rsidTr="00624827">
        <w:trPr>
          <w:ins w:id="25641" w:author="IEC960923" w:date="2013-11-06T17:20:00Z"/>
        </w:trPr>
        <w:tc>
          <w:tcPr>
            <w:tcW w:w="445" w:type="dxa"/>
          </w:tcPr>
          <w:p w:rsidR="00EB6CB5" w:rsidRPr="002F02C9" w:rsidRDefault="00152C15" w:rsidP="00624827">
            <w:pPr>
              <w:rPr>
                <w:ins w:id="25642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643" w:author="Chen, Ivy (陳素貞 IEC1)" w:date="2015-01-12T13:45:00Z">
                  <w:rPr>
                    <w:ins w:id="25644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645" w:author="IEC960923" w:date="2013-11-06T17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64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7</w:t>
              </w:r>
            </w:ins>
          </w:p>
        </w:tc>
        <w:tc>
          <w:tcPr>
            <w:tcW w:w="1364" w:type="dxa"/>
          </w:tcPr>
          <w:p w:rsidR="00EB6CB5" w:rsidRPr="002F02C9" w:rsidRDefault="00152C15" w:rsidP="00624827">
            <w:pPr>
              <w:rPr>
                <w:ins w:id="25647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648" w:author="Chen, Ivy (陳素貞 IEC1)" w:date="2015-01-12T13:45:00Z">
                  <w:rPr>
                    <w:ins w:id="25649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650" w:author="IEC960923" w:date="2013-11-06T17:2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65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</w:t>
              </w:r>
            </w:ins>
            <w:ins w:id="25652" w:author="IEC960923" w:date="2013-11-06T17:20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65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Module</w:t>
              </w:r>
            </w:ins>
          </w:p>
        </w:tc>
        <w:tc>
          <w:tcPr>
            <w:tcW w:w="862" w:type="dxa"/>
          </w:tcPr>
          <w:p w:rsidR="00EB6CB5" w:rsidRPr="002F02C9" w:rsidRDefault="00152C15" w:rsidP="00624827">
            <w:pPr>
              <w:rPr>
                <w:ins w:id="25654" w:author="IEC960923" w:date="2013-11-06T17:20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655" w:author="Chen, Ivy (陳素貞 IEC1)" w:date="2015-01-12T13:45:00Z">
                  <w:rPr>
                    <w:ins w:id="25656" w:author="IEC960923" w:date="2013-11-06T17:20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657" w:author="IEC960923" w:date="2013-11-06T17:20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65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EB6CB5" w:rsidRPr="002F02C9" w:rsidRDefault="00152C15" w:rsidP="00624827">
            <w:pPr>
              <w:rPr>
                <w:ins w:id="25659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660" w:author="Chen, Ivy (陳素貞 IEC1)" w:date="2015-01-12T13:45:00Z">
                  <w:rPr>
                    <w:ins w:id="25661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662" w:author="IEC960923" w:date="2013-11-06T17:20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66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66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128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66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EB6CB5" w:rsidRPr="002F02C9" w:rsidRDefault="00152C15" w:rsidP="00624827">
            <w:pPr>
              <w:rPr>
                <w:ins w:id="25666" w:author="IEC960923" w:date="2013-11-06T17:20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667" w:author="Chen, Ivy (陳素貞 IEC1)" w:date="2015-01-12T13:45:00Z">
                  <w:rPr>
                    <w:ins w:id="25668" w:author="IEC960923" w:date="2013-11-06T17:20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669" w:author="IEC960923" w:date="2013-11-06T17:20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567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EB6CB5" w:rsidRPr="002F02C9" w:rsidRDefault="00EB6CB5" w:rsidP="00624827">
            <w:pPr>
              <w:rPr>
                <w:ins w:id="25671" w:author="IEC960923" w:date="2013-11-06T17:20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672" w:author="Chen, Ivy (陳素貞 IEC1)" w:date="2015-01-12T13:45:00Z">
                  <w:rPr>
                    <w:ins w:id="25673" w:author="IEC960923" w:date="2013-11-06T17:20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EB6CB5" w:rsidRPr="002F02C9" w:rsidRDefault="00152C15" w:rsidP="00624827">
            <w:pPr>
              <w:rPr>
                <w:ins w:id="25674" w:author="IEC960923" w:date="2013-11-06T17:20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5675" w:author="Chen, Ivy (陳素貞 IEC1)" w:date="2015-01-12T13:45:00Z">
                  <w:rPr>
                    <w:ins w:id="25676" w:author="IEC960923" w:date="2013-11-06T17:20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677" w:author="IEC960923" w:date="2013-11-06T17:2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67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FilterModule, MatchModule, CheckModule, SaveModule,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567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至少需一欄有值</w:t>
              </w:r>
            </w:ins>
          </w:p>
        </w:tc>
        <w:tc>
          <w:tcPr>
            <w:tcW w:w="2629" w:type="dxa"/>
          </w:tcPr>
          <w:p w:rsidR="00EB6CB5" w:rsidRPr="002F02C9" w:rsidRDefault="00EB6CB5" w:rsidP="00624827">
            <w:pPr>
              <w:rPr>
                <w:ins w:id="25680" w:author="IEC960923" w:date="2013-11-06T17:20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681" w:author="Chen, Ivy (陳素貞 IEC1)" w:date="2015-01-12T13:45:00Z">
                  <w:rPr>
                    <w:ins w:id="25682" w:author="IEC960923" w:date="2013-11-06T17:20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B20795" w:rsidRPr="002F02C9" w:rsidTr="004B0E57">
        <w:trPr>
          <w:ins w:id="25683" w:author="IEC960923" w:date="2013-11-06T17:04:00Z"/>
        </w:trPr>
        <w:tc>
          <w:tcPr>
            <w:tcW w:w="445" w:type="dxa"/>
          </w:tcPr>
          <w:p w:rsidR="00B20795" w:rsidRPr="002F02C9" w:rsidRDefault="00152C15" w:rsidP="004B0E57">
            <w:pPr>
              <w:rPr>
                <w:ins w:id="25684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685" w:author="Chen, Ivy (陳素貞 IEC1)" w:date="2015-01-12T13:45:00Z">
                  <w:rPr>
                    <w:ins w:id="25686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687" w:author="IEC960923" w:date="2013-11-06T17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68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8</w:t>
              </w:r>
            </w:ins>
          </w:p>
        </w:tc>
        <w:tc>
          <w:tcPr>
            <w:tcW w:w="1364" w:type="dxa"/>
          </w:tcPr>
          <w:p w:rsidR="00B20795" w:rsidRPr="002F02C9" w:rsidRDefault="00152C15" w:rsidP="004B0E57">
            <w:pPr>
              <w:rPr>
                <w:ins w:id="25689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690" w:author="Chen, Ivy (陳素貞 IEC1)" w:date="2015-01-12T13:45:00Z">
                  <w:rPr>
                    <w:ins w:id="25691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692" w:author="IEC960923" w:date="2013-11-06T17:21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693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Save</w:t>
              </w:r>
            </w:ins>
            <w:ins w:id="25694" w:author="IEC960923" w:date="2013-11-06T17:20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69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Module</w:t>
              </w:r>
            </w:ins>
          </w:p>
        </w:tc>
        <w:tc>
          <w:tcPr>
            <w:tcW w:w="862" w:type="dxa"/>
          </w:tcPr>
          <w:p w:rsidR="00B20795" w:rsidRPr="002F02C9" w:rsidRDefault="00152C15" w:rsidP="004B0E57">
            <w:pPr>
              <w:rPr>
                <w:ins w:id="25696" w:author="IEC960923" w:date="2013-11-06T17:0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697" w:author="Chen, Ivy (陳素貞 IEC1)" w:date="2015-01-12T13:45:00Z">
                  <w:rPr>
                    <w:ins w:id="25698" w:author="IEC960923" w:date="2013-11-06T17:0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699" w:author="IEC960923" w:date="2013-11-06T17:04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70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A76F25" w:rsidRPr="002F02C9" w:rsidRDefault="00152C15">
            <w:pPr>
              <w:rPr>
                <w:ins w:id="25701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702" w:author="Chen, Ivy (陳素貞 IEC1)" w:date="2015-01-12T13:45:00Z">
                  <w:rPr>
                    <w:ins w:id="25703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704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70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長度不超過</w:t>
              </w:r>
            </w:ins>
            <w:ins w:id="25706" w:author="IEC960923" w:date="2013-11-06T17:20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70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128</w:t>
              </w:r>
            </w:ins>
            <w:ins w:id="25708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70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B20795" w:rsidRPr="002F02C9" w:rsidRDefault="00152C15" w:rsidP="004B0E57">
            <w:pPr>
              <w:rPr>
                <w:ins w:id="25710" w:author="IEC960923" w:date="2013-11-06T17:0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711" w:author="Chen, Ivy (陳素貞 IEC1)" w:date="2015-01-12T13:45:00Z">
                  <w:rPr>
                    <w:ins w:id="25712" w:author="IEC960923" w:date="2013-11-06T17:0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713" w:author="IEC960923" w:date="2013-11-06T17:04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571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B20795" w:rsidRPr="002F02C9" w:rsidRDefault="00B20795" w:rsidP="004B0E57">
            <w:pPr>
              <w:rPr>
                <w:ins w:id="25715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716" w:author="Chen, Ivy (陳素貞 IEC1)" w:date="2015-01-12T13:45:00Z">
                  <w:rPr>
                    <w:ins w:id="25717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B20795" w:rsidRPr="002F02C9" w:rsidRDefault="00152C15" w:rsidP="004B0E57">
            <w:pPr>
              <w:rPr>
                <w:ins w:id="25718" w:author="IEC960923" w:date="2013-11-06T17:04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5719" w:author="Chen, Ivy (陳素貞 IEC1)" w:date="2015-01-12T13:45:00Z">
                  <w:rPr>
                    <w:ins w:id="25720" w:author="IEC960923" w:date="2013-11-06T17:04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721" w:author="IEC960923" w:date="2013-11-06T17:23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72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FilterModule, MatchModule, CheckModule, SaveModule,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572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至少需一欄有值</w:t>
              </w:r>
            </w:ins>
          </w:p>
        </w:tc>
        <w:tc>
          <w:tcPr>
            <w:tcW w:w="2629" w:type="dxa"/>
          </w:tcPr>
          <w:p w:rsidR="00B20795" w:rsidRPr="002F02C9" w:rsidRDefault="00B20795" w:rsidP="004B0E57">
            <w:pPr>
              <w:rPr>
                <w:ins w:id="25724" w:author="IEC960923" w:date="2013-11-06T17:0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725" w:author="Chen, Ivy (陳素貞 IEC1)" w:date="2015-01-12T13:45:00Z">
                  <w:rPr>
                    <w:ins w:id="25726" w:author="IEC960923" w:date="2013-11-06T17:0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EB6CB5" w:rsidRPr="002F02C9" w:rsidTr="00624827">
        <w:trPr>
          <w:ins w:id="25727" w:author="IEC960923" w:date="2013-11-06T17:21:00Z"/>
        </w:trPr>
        <w:tc>
          <w:tcPr>
            <w:tcW w:w="445" w:type="dxa"/>
          </w:tcPr>
          <w:p w:rsidR="00EB6CB5" w:rsidRPr="002F02C9" w:rsidRDefault="00152C15" w:rsidP="00624827">
            <w:pPr>
              <w:rPr>
                <w:ins w:id="25728" w:author="IEC960923" w:date="2013-11-06T17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729" w:author="Chen, Ivy (陳素貞 IEC1)" w:date="2015-01-12T13:45:00Z">
                  <w:rPr>
                    <w:ins w:id="25730" w:author="IEC960923" w:date="2013-11-06T17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731" w:author="IEC960923" w:date="2013-11-06T17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73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9</w:t>
              </w:r>
            </w:ins>
          </w:p>
        </w:tc>
        <w:tc>
          <w:tcPr>
            <w:tcW w:w="1364" w:type="dxa"/>
          </w:tcPr>
          <w:p w:rsidR="00EB6CB5" w:rsidRPr="002F02C9" w:rsidRDefault="00152C15" w:rsidP="00624827">
            <w:pPr>
              <w:rPr>
                <w:ins w:id="25733" w:author="IEC960923" w:date="2013-11-06T17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734" w:author="Chen, Ivy (陳素貞 IEC1)" w:date="2015-01-12T13:45:00Z">
                  <w:rPr>
                    <w:ins w:id="25735" w:author="IEC960923" w:date="2013-11-06T17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736" w:author="IEC960923" w:date="2013-11-06T17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73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NeedUniqueCheck</w:t>
              </w:r>
            </w:ins>
          </w:p>
        </w:tc>
        <w:tc>
          <w:tcPr>
            <w:tcW w:w="862" w:type="dxa"/>
          </w:tcPr>
          <w:p w:rsidR="00EB6CB5" w:rsidRPr="002F02C9" w:rsidRDefault="00152C15" w:rsidP="00624827">
            <w:pPr>
              <w:rPr>
                <w:ins w:id="25738" w:author="IEC960923" w:date="2013-11-06T17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739" w:author="Chen, Ivy (陳素貞 IEC1)" w:date="2015-01-12T13:45:00Z">
                  <w:rPr>
                    <w:ins w:id="25740" w:author="IEC960923" w:date="2013-11-06T17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741" w:author="IEC960923" w:date="2013-11-06T17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74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839" w:type="dxa"/>
          </w:tcPr>
          <w:p w:rsidR="00EB6CB5" w:rsidRPr="002F02C9" w:rsidRDefault="00EB6CB5" w:rsidP="00624827">
            <w:pPr>
              <w:rPr>
                <w:ins w:id="25743" w:author="IEC960923" w:date="2013-11-06T17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744" w:author="Chen, Ivy (陳素貞 IEC1)" w:date="2015-01-12T13:45:00Z">
                  <w:rPr>
                    <w:ins w:id="25745" w:author="IEC960923" w:date="2013-11-06T17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1276" w:type="dxa"/>
          </w:tcPr>
          <w:p w:rsidR="00EB6CB5" w:rsidRPr="002F02C9" w:rsidRDefault="00152C15" w:rsidP="00624827">
            <w:pPr>
              <w:rPr>
                <w:ins w:id="25746" w:author="IEC960923" w:date="2013-11-06T17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747" w:author="Chen, Ivy (陳素貞 IEC1)" w:date="2015-01-12T13:45:00Z">
                  <w:rPr>
                    <w:ins w:id="25748" w:author="IEC960923" w:date="2013-11-06T17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749" w:author="IEC960923" w:date="2013-11-06T17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75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Y</w:t>
              </w:r>
            </w:ins>
          </w:p>
        </w:tc>
        <w:tc>
          <w:tcPr>
            <w:tcW w:w="674" w:type="dxa"/>
          </w:tcPr>
          <w:p w:rsidR="00EB6CB5" w:rsidRPr="002F02C9" w:rsidRDefault="00152C15" w:rsidP="00624827">
            <w:pPr>
              <w:rPr>
                <w:ins w:id="25751" w:author="IEC960923" w:date="2013-11-06T17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752" w:author="Chen, Ivy (陳素貞 IEC1)" w:date="2015-01-12T13:45:00Z">
                  <w:rPr>
                    <w:ins w:id="25753" w:author="IEC960923" w:date="2013-11-06T17:21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754" w:author="IEC960923" w:date="2013-11-06T17:21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75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152C15" w:rsidRPr="002F02C9" w:rsidRDefault="00152C15" w:rsidP="00152C15">
            <w:pPr>
              <w:rPr>
                <w:ins w:id="25756" w:author="IEC960923" w:date="2013-11-06T17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757" w:author="Chen, Ivy (陳素貞 IEC1)" w:date="2015-01-12T13:45:00Z">
                  <w:rPr>
                    <w:ins w:id="25758" w:author="IEC960923" w:date="2013-11-06T17:21:00Z"/>
                    <w:rFonts w:asciiTheme="minorHAnsi" w:eastAsia="新細明體" w:hAnsiTheme="minorHAnsi" w:cstheme="minorHAnsi"/>
                    <w:b/>
                    <w:bCs/>
                    <w:color w:val="0033CC"/>
                    <w:kern w:val="32"/>
                    <w:sz w:val="18"/>
                    <w:szCs w:val="18"/>
                    <w:lang w:eastAsia="zh-TW"/>
                  </w:rPr>
                </w:rPrChange>
              </w:rPr>
              <w:pPrChange w:id="25759" w:author="Chen, Ivy (陳素貞 IEC1)" w:date="2014-02-07T15:4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5760" w:author="IEC960923" w:date="2013-11-06T17:21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761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Y:1</w:t>
              </w:r>
            </w:ins>
          </w:p>
          <w:p w:rsidR="00152C15" w:rsidRPr="002F02C9" w:rsidRDefault="00152C15" w:rsidP="00152C15">
            <w:pPr>
              <w:rPr>
                <w:ins w:id="25762" w:author="IEC960923" w:date="2013-11-06T17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763" w:author="Chen, Ivy (陳素貞 IEC1)" w:date="2015-01-12T13:45:00Z">
                  <w:rPr>
                    <w:ins w:id="25764" w:author="IEC960923" w:date="2013-11-06T17:21:00Z"/>
                    <w:rFonts w:asciiTheme="minorHAnsi" w:eastAsia="新細明體" w:hAnsiTheme="minorHAnsi" w:cstheme="minorHAnsi"/>
                    <w:b/>
                    <w:bCs/>
                    <w:color w:val="0033CC"/>
                    <w:kern w:val="32"/>
                    <w:sz w:val="18"/>
                    <w:szCs w:val="18"/>
                    <w:lang w:eastAsia="zh-TW"/>
                  </w:rPr>
                </w:rPrChange>
              </w:rPr>
              <w:pPrChange w:id="25765" w:author="Chen, Ivy (陳素貞 IEC1)" w:date="2014-02-07T15:47:00Z">
                <w:pPr>
                  <w:keepNext/>
                  <w:numPr>
                    <w:numId w:val="3"/>
                  </w:numPr>
                  <w:tabs>
                    <w:tab w:val="num" w:pos="425"/>
                  </w:tabs>
                  <w:spacing w:before="240" w:after="60"/>
                  <w:ind w:left="425" w:hanging="425"/>
                  <w:outlineLvl w:val="0"/>
                </w:pPr>
              </w:pPrChange>
            </w:pPr>
            <w:ins w:id="25766" w:author="IEC960923" w:date="2013-11-06T17:22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76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N:0</w:t>
              </w:r>
            </w:ins>
          </w:p>
        </w:tc>
        <w:tc>
          <w:tcPr>
            <w:tcW w:w="2629" w:type="dxa"/>
          </w:tcPr>
          <w:p w:rsidR="00EB6CB5" w:rsidRPr="002F02C9" w:rsidRDefault="00EB6CB5" w:rsidP="00624827">
            <w:pPr>
              <w:rPr>
                <w:ins w:id="25768" w:author="IEC960923" w:date="2013-11-06T17:21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769" w:author="Chen, Ivy (陳素貞 IEC1)" w:date="2015-01-12T13:45:00Z">
                  <w:rPr>
                    <w:ins w:id="25770" w:author="IEC960923" w:date="2013-11-06T17:21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EB6CB5" w:rsidRPr="002F02C9" w:rsidTr="004B0E57">
        <w:trPr>
          <w:ins w:id="25771" w:author="IEC960923" w:date="2013-11-06T17:04:00Z"/>
        </w:trPr>
        <w:tc>
          <w:tcPr>
            <w:tcW w:w="445" w:type="dxa"/>
          </w:tcPr>
          <w:p w:rsidR="00EB6CB5" w:rsidRPr="002F02C9" w:rsidRDefault="00152C15" w:rsidP="004B0E57">
            <w:pPr>
              <w:rPr>
                <w:ins w:id="25772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773" w:author="Chen, Ivy (陳素貞 IEC1)" w:date="2015-01-12T13:45:00Z">
                  <w:rPr>
                    <w:ins w:id="25774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775" w:author="IEC960923" w:date="2013-11-06T17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77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10</w:t>
              </w:r>
            </w:ins>
          </w:p>
        </w:tc>
        <w:tc>
          <w:tcPr>
            <w:tcW w:w="1364" w:type="dxa"/>
          </w:tcPr>
          <w:p w:rsidR="00EB6CB5" w:rsidRPr="002F02C9" w:rsidRDefault="00152C15" w:rsidP="004B0E57">
            <w:pPr>
              <w:rPr>
                <w:ins w:id="25777" w:author="IEC960923" w:date="2013-11-06T17:0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778" w:author="Chen, Ivy (陳素貞 IEC1)" w:date="2015-01-12T13:45:00Z">
                  <w:rPr>
                    <w:ins w:id="25779" w:author="IEC960923" w:date="2013-11-06T17:0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780" w:author="IEC960923" w:date="2013-11-06T17:2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78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NeedCommonSave</w:t>
              </w:r>
            </w:ins>
          </w:p>
        </w:tc>
        <w:tc>
          <w:tcPr>
            <w:tcW w:w="862" w:type="dxa"/>
          </w:tcPr>
          <w:p w:rsidR="00EB6CB5" w:rsidRPr="002F02C9" w:rsidRDefault="00152C15" w:rsidP="004B0E57">
            <w:pPr>
              <w:rPr>
                <w:ins w:id="25782" w:author="IEC960923" w:date="2013-11-06T17:0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783" w:author="Chen, Ivy (陳素貞 IEC1)" w:date="2015-01-12T13:45:00Z">
                  <w:rPr>
                    <w:ins w:id="25784" w:author="IEC960923" w:date="2013-11-06T17:0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785" w:author="IEC960923" w:date="2013-11-06T17:2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78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839" w:type="dxa"/>
          </w:tcPr>
          <w:p w:rsidR="00EB6CB5" w:rsidRPr="002F02C9" w:rsidRDefault="00EB6CB5" w:rsidP="004B0E57">
            <w:pPr>
              <w:rPr>
                <w:ins w:id="25787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788" w:author="Chen, Ivy (陳素貞 IEC1)" w:date="2015-01-12T13:45:00Z">
                  <w:rPr>
                    <w:ins w:id="25789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1276" w:type="dxa"/>
          </w:tcPr>
          <w:p w:rsidR="00EB6CB5" w:rsidRPr="002F02C9" w:rsidRDefault="00152C15" w:rsidP="004B0E57">
            <w:pPr>
              <w:rPr>
                <w:ins w:id="25790" w:author="IEC960923" w:date="2013-11-06T17:0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791" w:author="Chen, Ivy (陳素貞 IEC1)" w:date="2015-01-12T13:45:00Z">
                  <w:rPr>
                    <w:ins w:id="25792" w:author="IEC960923" w:date="2013-11-06T17:0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793" w:author="IEC960923" w:date="2013-11-06T17:2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79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Y</w:t>
              </w:r>
            </w:ins>
          </w:p>
        </w:tc>
        <w:tc>
          <w:tcPr>
            <w:tcW w:w="674" w:type="dxa"/>
          </w:tcPr>
          <w:p w:rsidR="00EB6CB5" w:rsidRPr="002F02C9" w:rsidRDefault="00152C15" w:rsidP="004B0E57">
            <w:pPr>
              <w:rPr>
                <w:ins w:id="25795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796" w:author="Chen, Ivy (陳素貞 IEC1)" w:date="2015-01-12T13:45:00Z">
                  <w:rPr>
                    <w:ins w:id="25797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798" w:author="IEC960923" w:date="2013-11-06T17:22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79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EB6CB5" w:rsidRPr="002F02C9" w:rsidRDefault="00152C15" w:rsidP="00624827">
            <w:pPr>
              <w:rPr>
                <w:ins w:id="25800" w:author="IEC960923" w:date="2013-11-06T17:22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801" w:author="Chen, Ivy (陳素貞 IEC1)" w:date="2015-01-12T13:45:00Z">
                  <w:rPr>
                    <w:ins w:id="25802" w:author="IEC960923" w:date="2013-11-06T17:22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803" w:author="IEC960923" w:date="2013-11-06T17:2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80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Y:1</w:t>
              </w:r>
            </w:ins>
          </w:p>
          <w:p w:rsidR="00EB6CB5" w:rsidRPr="002F02C9" w:rsidRDefault="00152C15" w:rsidP="004B0E57">
            <w:pPr>
              <w:rPr>
                <w:ins w:id="25805" w:author="IEC960923" w:date="2013-11-06T17:04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5806" w:author="Chen, Ivy (陳素貞 IEC1)" w:date="2015-01-12T13:45:00Z">
                  <w:rPr>
                    <w:ins w:id="25807" w:author="IEC960923" w:date="2013-11-06T17:04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808" w:author="IEC960923" w:date="2013-11-06T17:22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80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N:0</w:t>
              </w:r>
            </w:ins>
          </w:p>
        </w:tc>
        <w:tc>
          <w:tcPr>
            <w:tcW w:w="2629" w:type="dxa"/>
          </w:tcPr>
          <w:p w:rsidR="00EB6CB5" w:rsidRPr="002F02C9" w:rsidRDefault="00EB6CB5" w:rsidP="004B0E57">
            <w:pPr>
              <w:rPr>
                <w:ins w:id="25810" w:author="IEC960923" w:date="2013-11-06T17:0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811" w:author="Chen, Ivy (陳素貞 IEC1)" w:date="2015-01-12T13:45:00Z">
                  <w:rPr>
                    <w:ins w:id="25812" w:author="IEC960923" w:date="2013-11-06T17:0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B20795" w:rsidRPr="002F02C9" w:rsidTr="004B0E57">
        <w:trPr>
          <w:ins w:id="25813" w:author="IEC960923" w:date="2013-11-06T17:04:00Z"/>
        </w:trPr>
        <w:tc>
          <w:tcPr>
            <w:tcW w:w="445" w:type="dxa"/>
          </w:tcPr>
          <w:p w:rsidR="00B20795" w:rsidRPr="002F02C9" w:rsidRDefault="00152C15" w:rsidP="004B0E57">
            <w:pPr>
              <w:rPr>
                <w:ins w:id="25814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815" w:author="Chen, Ivy (陳素貞 IEC1)" w:date="2015-01-12T13:45:00Z">
                  <w:rPr>
                    <w:ins w:id="25816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817" w:author="IEC960923" w:date="2013-11-06T17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1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11</w:t>
              </w:r>
            </w:ins>
          </w:p>
        </w:tc>
        <w:tc>
          <w:tcPr>
            <w:tcW w:w="1364" w:type="dxa"/>
          </w:tcPr>
          <w:p w:rsidR="00B20795" w:rsidRPr="002F02C9" w:rsidRDefault="00152C15" w:rsidP="004B0E57">
            <w:pPr>
              <w:rPr>
                <w:ins w:id="25819" w:author="IEC960923" w:date="2013-11-06T17:0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820" w:author="Chen, Ivy (陳素貞 IEC1)" w:date="2015-01-12T13:45:00Z">
                  <w:rPr>
                    <w:ins w:id="25821" w:author="IEC960923" w:date="2013-11-06T17:0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822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2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Save</w:t>
              </w:r>
            </w:ins>
          </w:p>
        </w:tc>
        <w:tc>
          <w:tcPr>
            <w:tcW w:w="862" w:type="dxa"/>
          </w:tcPr>
          <w:p w:rsidR="00B20795" w:rsidRPr="002F02C9" w:rsidRDefault="00152C15" w:rsidP="004B0E57">
            <w:pPr>
              <w:rPr>
                <w:ins w:id="25824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825" w:author="Chen, Ivy (陳素貞 IEC1)" w:date="2015-01-12T13:45:00Z">
                  <w:rPr>
                    <w:ins w:id="25826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827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2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B20795" w:rsidRPr="002F02C9" w:rsidRDefault="00B20795" w:rsidP="004B0E57">
            <w:pPr>
              <w:rPr>
                <w:ins w:id="25829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830" w:author="Chen, Ivy (陳素貞 IEC1)" w:date="2015-01-12T13:45:00Z">
                  <w:rPr>
                    <w:ins w:id="25831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B20795" w:rsidRPr="002F02C9" w:rsidRDefault="00152C15" w:rsidP="004B0E57">
            <w:pPr>
              <w:rPr>
                <w:ins w:id="25832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833" w:author="Chen, Ivy (陳素貞 IEC1)" w:date="2015-01-12T13:45:00Z">
                  <w:rPr>
                    <w:ins w:id="25834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835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3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Save</w:t>
              </w:r>
            </w:ins>
          </w:p>
        </w:tc>
        <w:tc>
          <w:tcPr>
            <w:tcW w:w="674" w:type="dxa"/>
          </w:tcPr>
          <w:p w:rsidR="00B20795" w:rsidRPr="002F02C9" w:rsidRDefault="00B20795" w:rsidP="004B0E57">
            <w:pPr>
              <w:rPr>
                <w:ins w:id="25837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838" w:author="Chen, Ivy (陳素貞 IEC1)" w:date="2015-01-12T13:45:00Z">
                  <w:rPr>
                    <w:ins w:id="25839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2728" w:type="dxa"/>
          </w:tcPr>
          <w:p w:rsidR="00B20795" w:rsidRPr="002F02C9" w:rsidRDefault="00152C15" w:rsidP="004B0E57">
            <w:pPr>
              <w:ind w:left="90" w:hangingChars="50" w:hanging="90"/>
              <w:rPr>
                <w:ins w:id="25840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841" w:author="Chen, Ivy (陳素貞 IEC1)" w:date="2015-01-12T13:45:00Z">
                  <w:rPr>
                    <w:ins w:id="25842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843" w:author="IEC960923" w:date="2013-11-06T17:04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5844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5845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：</w:t>
              </w:r>
            </w:ins>
          </w:p>
          <w:p w:rsidR="00B20795" w:rsidRPr="002F02C9" w:rsidRDefault="00152C15" w:rsidP="004B0E57">
            <w:pPr>
              <w:rPr>
                <w:ins w:id="25846" w:author="IEC960923" w:date="2013-11-06T17:23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847" w:author="Chen, Ivy (陳素貞 IEC1)" w:date="2015-01-12T13:45:00Z">
                  <w:rPr>
                    <w:ins w:id="25848" w:author="IEC960923" w:date="2013-11-06T17:23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849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50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1.  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5851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若有任何必填项为空，则警示用户，放弃后续操作。</w:t>
              </w:r>
            </w:ins>
          </w:p>
          <w:p w:rsidR="00EB6CB5" w:rsidRPr="002F02C9" w:rsidRDefault="00152C15" w:rsidP="004B0E57">
            <w:pPr>
              <w:rPr>
                <w:ins w:id="25852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853" w:author="Chen, Ivy (陳素貞 IEC1)" w:date="2015-01-12T13:45:00Z">
                  <w:rPr>
                    <w:ins w:id="25854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855" w:author="IEC960923" w:date="2013-11-06T17:2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5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2.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585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FilterModule, MatchModule, CheckModule, SaveModule,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585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至少需一欄有值；若均為空值，則警示用戶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5859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，放弃后续操作。</w:t>
              </w:r>
            </w:ins>
          </w:p>
          <w:p w:rsidR="00B20795" w:rsidRPr="002F02C9" w:rsidRDefault="00152C15" w:rsidP="004B0E57">
            <w:pPr>
              <w:rPr>
                <w:ins w:id="25860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861" w:author="Chen, Ivy (陳素貞 IEC1)" w:date="2015-01-12T13:45:00Z">
                  <w:rPr>
                    <w:ins w:id="25862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863" w:author="IEC960923" w:date="2013-11-06T17:2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6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3</w:t>
              </w:r>
            </w:ins>
            <w:ins w:id="25865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6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.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86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檢查</w:t>
              </w:r>
            </w:ins>
            <w:ins w:id="25868" w:author="IEC960923" w:date="2013-11-06T17:23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6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5870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87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是否已存在。若未存在，則新增</w:t>
              </w:r>
            </w:ins>
            <w:ins w:id="25872" w:author="IEC960923" w:date="2013-11-06T17:2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7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5874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87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表中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7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3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587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到</w:t>
              </w:r>
            </w:ins>
            <w:ins w:id="25878" w:author="IEC960923" w:date="2013-11-06T17:2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7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10</w:t>
              </w:r>
            </w:ins>
            <w:ins w:id="25880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88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号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5882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框中数据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88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；若存在，則依據選擇的</w:t>
              </w:r>
            </w:ins>
            <w:ins w:id="25884" w:author="IEC960923" w:date="2013-11-06T17:2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8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5886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88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，更新</w:t>
              </w:r>
            </w:ins>
            <w:ins w:id="25888" w:author="IEC960923" w:date="2013-11-06T17:2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8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5890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89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表中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9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4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5893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到</w:t>
              </w:r>
            </w:ins>
            <w:ins w:id="25894" w:author="IEC960923" w:date="2013-11-06T17:2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89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10</w:t>
              </w:r>
            </w:ins>
            <w:ins w:id="25896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89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号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5898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框中数据</w:t>
              </w:r>
            </w:ins>
          </w:p>
          <w:p w:rsidR="00B20795" w:rsidRPr="002F02C9" w:rsidRDefault="00152C15" w:rsidP="004B0E57">
            <w:pPr>
              <w:rPr>
                <w:ins w:id="25899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900" w:author="Chen, Ivy (陳素貞 IEC1)" w:date="2015-01-12T13:45:00Z">
                  <w:rPr>
                    <w:ins w:id="25901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902" w:author="IEC960923" w:date="2013-11-06T17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90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4.</w:t>
              </w:r>
            </w:ins>
            <w:ins w:id="25904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90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90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刷新</w:t>
              </w:r>
            </w:ins>
            <w:ins w:id="25907" w:author="IEC960923" w:date="2013-11-06T17:2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90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 List</w:t>
              </w:r>
            </w:ins>
            <w:ins w:id="25909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91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的顯示</w:t>
              </w:r>
            </w:ins>
          </w:p>
        </w:tc>
        <w:tc>
          <w:tcPr>
            <w:tcW w:w="2629" w:type="dxa"/>
          </w:tcPr>
          <w:p w:rsidR="00B20795" w:rsidRPr="002F02C9" w:rsidRDefault="00152C15" w:rsidP="004B0E57">
            <w:pPr>
              <w:rPr>
                <w:ins w:id="25911" w:author="IEC960923" w:date="2013-11-06T17:04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5912" w:author="Chen, Ivy (陳素貞 IEC1)" w:date="2015-01-12T13:45:00Z">
                  <w:rPr>
                    <w:ins w:id="25913" w:author="IEC960923" w:date="2013-11-06T17:04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914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91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新增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91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/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91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更新</w:t>
              </w:r>
            </w:ins>
            <w:ins w:id="25918" w:author="IEC960923" w:date="2013-11-06T17:2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91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5920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92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記錄</w:t>
              </w:r>
            </w:ins>
          </w:p>
        </w:tc>
      </w:tr>
      <w:tr w:rsidR="00B20795" w:rsidRPr="002F02C9" w:rsidTr="004B0E57">
        <w:trPr>
          <w:ins w:id="25922" w:author="IEC960923" w:date="2013-11-06T17:04:00Z"/>
        </w:trPr>
        <w:tc>
          <w:tcPr>
            <w:tcW w:w="445" w:type="dxa"/>
          </w:tcPr>
          <w:p w:rsidR="00A76F25" w:rsidRPr="002F02C9" w:rsidRDefault="00152C15">
            <w:pPr>
              <w:rPr>
                <w:ins w:id="25923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924" w:author="Chen, Ivy (陳素貞 IEC1)" w:date="2015-01-12T13:45:00Z">
                  <w:rPr>
                    <w:ins w:id="25925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926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92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</w:t>
              </w:r>
            </w:ins>
            <w:ins w:id="25928" w:author="IEC960923" w:date="2013-11-06T17:26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92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64" w:type="dxa"/>
          </w:tcPr>
          <w:p w:rsidR="00B20795" w:rsidRPr="002F02C9" w:rsidRDefault="00152C15" w:rsidP="004B0E57">
            <w:pPr>
              <w:rPr>
                <w:ins w:id="25930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931" w:author="Chen, Ivy (陳素貞 IEC1)" w:date="2015-01-12T13:45:00Z">
                  <w:rPr>
                    <w:ins w:id="25932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933" w:author="IEC960923" w:date="2013-11-06T17:04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5934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862" w:type="dxa"/>
          </w:tcPr>
          <w:p w:rsidR="00B20795" w:rsidRPr="002F02C9" w:rsidRDefault="00152C15" w:rsidP="004B0E57">
            <w:pPr>
              <w:rPr>
                <w:ins w:id="25935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936" w:author="Chen, Ivy (陳素貞 IEC1)" w:date="2015-01-12T13:45:00Z">
                  <w:rPr>
                    <w:ins w:id="25937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938" w:author="IEC960923" w:date="2013-11-06T17:04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5939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B20795" w:rsidRPr="002F02C9" w:rsidRDefault="00B20795" w:rsidP="004B0E57">
            <w:pPr>
              <w:rPr>
                <w:ins w:id="25940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941" w:author="Chen, Ivy (陳素貞 IEC1)" w:date="2015-01-12T13:45:00Z">
                  <w:rPr>
                    <w:ins w:id="25942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B20795" w:rsidRPr="002F02C9" w:rsidRDefault="00152C15" w:rsidP="004B0E57">
            <w:pPr>
              <w:rPr>
                <w:ins w:id="25943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944" w:author="Chen, Ivy (陳素貞 IEC1)" w:date="2015-01-12T13:45:00Z">
                  <w:rPr>
                    <w:ins w:id="25945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946" w:author="IEC960923" w:date="2013-11-06T17:04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5947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Delete</w:t>
              </w:r>
            </w:ins>
          </w:p>
        </w:tc>
        <w:tc>
          <w:tcPr>
            <w:tcW w:w="674" w:type="dxa"/>
          </w:tcPr>
          <w:p w:rsidR="00B20795" w:rsidRPr="002F02C9" w:rsidRDefault="00B20795" w:rsidP="004B0E57">
            <w:pPr>
              <w:rPr>
                <w:ins w:id="25948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949" w:author="Chen, Ivy (陳素貞 IEC1)" w:date="2015-01-12T13:45:00Z">
                  <w:rPr>
                    <w:ins w:id="25950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2728" w:type="dxa"/>
          </w:tcPr>
          <w:p w:rsidR="00B20795" w:rsidRPr="002F02C9" w:rsidRDefault="00152C15" w:rsidP="004B0E57">
            <w:pPr>
              <w:rPr>
                <w:ins w:id="25951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952" w:author="Chen, Ivy (陳素貞 IEC1)" w:date="2015-01-12T13:45:00Z">
                  <w:rPr>
                    <w:ins w:id="25953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954" w:author="IEC960923" w:date="2013-11-06T17:04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5955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5956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：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957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1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5958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、要求用户再次确认要执行删除操作。</w:t>
              </w:r>
            </w:ins>
          </w:p>
          <w:p w:rsidR="00B20795" w:rsidRPr="002F02C9" w:rsidRDefault="00152C15" w:rsidP="004B0E57">
            <w:pPr>
              <w:rPr>
                <w:ins w:id="25959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960" w:author="Chen, Ivy (陳素貞 IEC1)" w:date="2015-01-12T13:45:00Z">
                  <w:rPr>
                    <w:ins w:id="25961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5962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96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2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5964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、若用户选择放弃，则放弃后续操作。</w:t>
              </w:r>
            </w:ins>
          </w:p>
          <w:p w:rsidR="00B20795" w:rsidRPr="002F02C9" w:rsidRDefault="00152C15" w:rsidP="004B0E57">
            <w:pPr>
              <w:rPr>
                <w:ins w:id="25965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966" w:author="Chen, Ivy (陳素貞 IEC1)" w:date="2015-01-12T13:45:00Z">
                  <w:rPr>
                    <w:ins w:id="25967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968" w:author="IEC960923" w:date="2013-11-06T17:04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96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3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5970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、依據選取紀錄的</w:t>
              </w:r>
            </w:ins>
            <w:ins w:id="25971" w:author="IEC960923" w:date="2013-11-06T17:2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97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5973" w:author="IEC960923" w:date="2013-11-06T17:04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5974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  <w:u w:val="single"/>
                    </w:rPr>
                  </w:rPrChange>
                </w:rPr>
                <w:t>，删除该行数据。</w:t>
              </w:r>
            </w:ins>
          </w:p>
        </w:tc>
        <w:tc>
          <w:tcPr>
            <w:tcW w:w="2629" w:type="dxa"/>
          </w:tcPr>
          <w:p w:rsidR="00B20795" w:rsidRPr="002F02C9" w:rsidRDefault="00152C15" w:rsidP="004B0E57">
            <w:pPr>
              <w:rPr>
                <w:ins w:id="25975" w:author="IEC960923" w:date="2013-11-06T17:04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5976" w:author="Chen, Ivy (陳素貞 IEC1)" w:date="2015-01-12T13:45:00Z">
                  <w:rPr>
                    <w:ins w:id="25977" w:author="IEC960923" w:date="2013-11-06T17:04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5978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97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刪除</w:t>
              </w:r>
            </w:ins>
            <w:ins w:id="25980" w:author="IEC960923" w:date="2013-11-06T17:25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598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CheckItemType</w:t>
              </w:r>
            </w:ins>
            <w:ins w:id="25982" w:author="IEC960923" w:date="2013-11-06T17:04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598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u w:val="single"/>
                      <w:lang w:eastAsia="zh-TW"/>
                    </w:rPr>
                  </w:rPrChange>
                </w:rPr>
                <w:t>記錄</w:t>
              </w:r>
            </w:ins>
          </w:p>
          <w:p w:rsidR="00B20795" w:rsidRPr="002F02C9" w:rsidRDefault="00B20795" w:rsidP="004B0E57">
            <w:pPr>
              <w:rPr>
                <w:ins w:id="25984" w:author="IEC960923" w:date="2013-11-06T17:04:00Z"/>
                <w:rFonts w:asciiTheme="minorHAnsi" w:hAnsiTheme="minorHAnsi" w:cstheme="minorHAnsi"/>
                <w:color w:val="0033CC"/>
                <w:sz w:val="18"/>
                <w:szCs w:val="18"/>
                <w:rPrChange w:id="25985" w:author="Chen, Ivy (陳素貞 IEC1)" w:date="2015-01-12T13:45:00Z">
                  <w:rPr>
                    <w:ins w:id="25986" w:author="IEC960923" w:date="2013-11-06T17:04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</w:tr>
    </w:tbl>
    <w:p w:rsidR="00B20795" w:rsidRPr="002F02C9" w:rsidRDefault="00B20795" w:rsidP="00B20795">
      <w:pPr>
        <w:rPr>
          <w:ins w:id="25987" w:author="IEC960923" w:date="2013-11-06T17:04:00Z"/>
          <w:rFonts w:eastAsia="新細明體"/>
          <w:color w:val="0033CC"/>
          <w:lang w:eastAsia="zh-TW"/>
          <w:rPrChange w:id="25988" w:author="Chen, Ivy (陳素貞 IEC1)" w:date="2015-01-12T13:45:00Z">
            <w:rPr>
              <w:ins w:id="25989" w:author="IEC960923" w:date="2013-11-06T17:04:00Z"/>
              <w:rFonts w:eastAsia="新細明體"/>
              <w:color w:val="0033CC"/>
              <w:lang w:eastAsia="zh-TW"/>
            </w:rPr>
          </w:rPrChange>
        </w:rPr>
      </w:pPr>
    </w:p>
    <w:p w:rsidR="00CF0F14" w:rsidRPr="002F02C9" w:rsidRDefault="00CF0F14">
      <w:pPr>
        <w:rPr>
          <w:ins w:id="25990" w:author="Chen, Ivy (陳素貞 IEC1)" w:date="2014-02-07T15:48:00Z"/>
          <w:rFonts w:eastAsia="新細明體"/>
          <w:color w:val="0033CC"/>
          <w:lang w:eastAsia="zh-TW"/>
          <w:rPrChange w:id="25991" w:author="Chen, Ivy (陳素貞 IEC1)" w:date="2015-01-12T13:45:00Z">
            <w:rPr>
              <w:ins w:id="25992" w:author="Chen, Ivy (陳素貞 IEC1)" w:date="2014-02-07T15:48:00Z"/>
              <w:rFonts w:eastAsia="新細明體"/>
              <w:color w:val="0033CC"/>
              <w:lang w:eastAsia="zh-TW"/>
            </w:rPr>
          </w:rPrChange>
        </w:rPr>
      </w:pPr>
      <w:ins w:id="25993" w:author="Chen, Ivy (陳素貞 IEC1)" w:date="2014-02-07T15:48:00Z">
        <w:r w:rsidRPr="002F02C9">
          <w:rPr>
            <w:rFonts w:eastAsia="新細明體"/>
            <w:color w:val="0033CC"/>
            <w:lang w:eastAsia="zh-TW"/>
            <w:rPrChange w:id="25994" w:author="Chen, Ivy (陳素貞 IEC1)" w:date="2015-01-12T13:45:00Z">
              <w:rPr>
                <w:rFonts w:eastAsia="新細明體"/>
                <w:color w:val="0033CC"/>
                <w:lang w:eastAsia="zh-TW"/>
              </w:rPr>
            </w:rPrChange>
          </w:rPr>
          <w:br w:type="page"/>
        </w:r>
      </w:ins>
    </w:p>
    <w:p w:rsidR="00CF0F14" w:rsidRPr="002F02C9" w:rsidRDefault="00CF0F14" w:rsidP="00CF0F14">
      <w:pPr>
        <w:pStyle w:val="3"/>
        <w:rPr>
          <w:ins w:id="25995" w:author="Chen, Ivy (陳素貞 IEC1)" w:date="2014-02-07T15:48:00Z"/>
          <w:rFonts w:eastAsia="新細明體"/>
          <w:lang w:eastAsia="zh-TW"/>
          <w:rPrChange w:id="25996" w:author="Chen, Ivy (陳素貞 IEC1)" w:date="2015-01-12T13:45:00Z">
            <w:rPr>
              <w:ins w:id="25997" w:author="Chen, Ivy (陳素貞 IEC1)" w:date="2014-02-07T15:48:00Z"/>
              <w:rFonts w:eastAsia="新細明體"/>
              <w:highlight w:val="yellow"/>
              <w:lang w:eastAsia="zh-TW"/>
            </w:rPr>
          </w:rPrChange>
        </w:rPr>
      </w:pPr>
      <w:bookmarkStart w:id="25998" w:name="_Toc379552172"/>
      <w:bookmarkStart w:id="25999" w:name="_Toc408834698"/>
      <w:ins w:id="26000" w:author="Chen, Ivy (陳素貞 IEC1)" w:date="2014-02-07T15:48:00Z">
        <w:r w:rsidRPr="002F02C9">
          <w:rPr>
            <w:rFonts w:eastAsia="新細明體"/>
            <w:lang w:eastAsia="zh-TW"/>
            <w:rPrChange w:id="26001" w:author="Chen, Ivy (陳素貞 IEC1)" w:date="2015-01-12T13:45:00Z">
              <w:rPr>
                <w:rFonts w:eastAsia="新細明體"/>
                <w:highlight w:val="yellow"/>
                <w:lang w:eastAsia="zh-TW"/>
              </w:rPr>
            </w:rPrChange>
          </w:rPr>
          <w:lastRenderedPageBreak/>
          <w:t xml:space="preserve">AssemblyVC </w:t>
        </w:r>
        <w:r w:rsidRPr="002F02C9">
          <w:rPr>
            <w:rFonts w:eastAsia="新細明體" w:hint="eastAsia"/>
            <w:lang w:eastAsia="zh-TW"/>
            <w:rPrChange w:id="26002" w:author="Chen, Ivy (陳素貞 IEC1)" w:date="2015-01-12T13:45:00Z">
              <w:rPr>
                <w:rFonts w:eastAsia="新細明體" w:hint="eastAsia"/>
                <w:highlight w:val="yellow"/>
                <w:lang w:eastAsia="zh-TW"/>
              </w:rPr>
            </w:rPrChange>
          </w:rPr>
          <w:t>维护界面</w:t>
        </w:r>
        <w:bookmarkEnd w:id="25998"/>
        <w:bookmarkEnd w:id="25999"/>
      </w:ins>
    </w:p>
    <w:p w:rsidR="00CF0F14" w:rsidRPr="002F02C9" w:rsidRDefault="00CF0F14" w:rsidP="00CF0F14">
      <w:pPr>
        <w:pStyle w:val="4"/>
        <w:rPr>
          <w:ins w:id="26003" w:author="Chen, Ivy (陳素貞 IEC1)" w:date="2014-02-07T15:48:00Z"/>
          <w:color w:val="0033CC"/>
          <w:rPrChange w:id="26004" w:author="Chen, Ivy (陳素貞 IEC1)" w:date="2015-01-12T13:45:00Z">
            <w:rPr>
              <w:ins w:id="26005" w:author="Chen, Ivy (陳素貞 IEC1)" w:date="2014-02-07T15:48:00Z"/>
              <w:color w:val="0033CC"/>
            </w:rPr>
          </w:rPrChange>
        </w:rPr>
      </w:pPr>
      <w:ins w:id="26006" w:author="Chen, Ivy (陳素貞 IEC1)" w:date="2014-02-07T15:48:00Z">
        <w:r w:rsidRPr="002F02C9">
          <w:rPr>
            <w:rFonts w:hint="eastAsia"/>
            <w:color w:val="0033CC"/>
            <w:rPrChange w:id="26007" w:author="Chen, Ivy (陳素貞 IEC1)" w:date="2015-01-12T13:45:00Z">
              <w:rPr>
                <w:rFonts w:hint="eastAsia"/>
                <w:color w:val="0033CC"/>
              </w:rPr>
            </w:rPrChange>
          </w:rPr>
          <w:t>示意圖</w:t>
        </w:r>
        <w:r w:rsidRPr="002F02C9">
          <w:rPr>
            <w:color w:val="0033CC"/>
            <w:rPrChange w:id="26008" w:author="Chen, Ivy (陳素貞 IEC1)" w:date="2015-01-12T13:45:00Z">
              <w:rPr>
                <w:color w:val="0033CC"/>
              </w:rPr>
            </w:rPrChange>
          </w:rPr>
          <w:t xml:space="preserve"> </w:t>
        </w:r>
      </w:ins>
    </w:p>
    <w:p w:rsidR="00CF0F14" w:rsidRPr="002F02C9" w:rsidRDefault="00CF0F14" w:rsidP="00CF0F14">
      <w:pPr>
        <w:pStyle w:val="af1"/>
        <w:numPr>
          <w:ilvl w:val="0"/>
          <w:numId w:val="93"/>
        </w:numPr>
        <w:ind w:firstLineChars="0"/>
        <w:rPr>
          <w:ins w:id="26009" w:author="Chen, Ivy (陳素貞 IEC1)" w:date="2014-02-07T15:48:00Z"/>
          <w:rFonts w:asciiTheme="minorHAnsi" w:eastAsiaTheme="minorEastAsia" w:hAnsiTheme="minorHAnsi" w:cstheme="minorHAnsi"/>
          <w:lang w:eastAsia="zh-TW"/>
          <w:rPrChange w:id="26010" w:author="Chen, Ivy (陳素貞 IEC1)" w:date="2015-01-12T13:45:00Z">
            <w:rPr>
              <w:ins w:id="26011" w:author="Chen, Ivy (陳素貞 IEC1)" w:date="2014-02-07T15:48:00Z"/>
              <w:rFonts w:asciiTheme="minorHAnsi" w:eastAsiaTheme="minorEastAsia" w:hAnsiTheme="minorHAnsi" w:cstheme="minorHAnsi"/>
              <w:lang w:eastAsia="zh-TW"/>
            </w:rPr>
          </w:rPrChange>
        </w:rPr>
      </w:pPr>
      <w:ins w:id="26012" w:author="Chen, Ivy (陳素貞 IEC1)" w:date="2014-02-07T15:48:00Z">
        <w:r w:rsidRPr="002F02C9">
          <w:rPr>
            <w:rFonts w:asciiTheme="minorHAnsi" w:eastAsiaTheme="minorEastAsia" w:hAnsiTheme="minorHAnsi" w:cstheme="minorHAnsi" w:hint="eastAsia"/>
            <w:lang w:eastAsia="zh-TW"/>
            <w:rPrChange w:id="26013" w:author="Chen, Ivy (陳素貞 IEC1)" w:date="2015-01-12T13:45:00Z">
              <w:rPr>
                <w:rFonts w:asciiTheme="minorHAnsi" w:eastAsiaTheme="minorEastAsia" w:hAnsiTheme="minorHAnsi" w:cstheme="minorHAnsi" w:hint="eastAsia"/>
                <w:lang w:eastAsia="zh-TW"/>
              </w:rPr>
            </w:rPrChange>
          </w:rPr>
          <w:t>AssemblyVC</w:t>
        </w:r>
        <w:r w:rsidRPr="002F02C9">
          <w:rPr>
            <w:rFonts w:asciiTheme="minorHAnsi" w:eastAsiaTheme="minorEastAsia" w:hAnsiTheme="minorHAnsi" w:cstheme="minorHAnsi" w:hint="eastAsia"/>
            <w:lang w:eastAsia="zh-TW"/>
            <w:rPrChange w:id="26014" w:author="Chen, Ivy (陳素貞 IEC1)" w:date="2015-01-12T13:45:00Z">
              <w:rPr>
                <w:rFonts w:asciiTheme="minorHAnsi" w:eastAsiaTheme="minorEastAsia" w:hAnsiTheme="minorHAnsi" w:cstheme="minorHAnsi" w:hint="eastAsia"/>
                <w:lang w:eastAsia="zh-TW"/>
              </w:rPr>
            </w:rPrChange>
          </w:rPr>
          <w:t>維護畫面</w:t>
        </w:r>
      </w:ins>
    </w:p>
    <w:p w:rsidR="00CF0F14" w:rsidRPr="002F02C9" w:rsidRDefault="00152C15" w:rsidP="00CF0F14">
      <w:pPr>
        <w:rPr>
          <w:ins w:id="26015" w:author="Chen, Ivy (陳素貞 IEC1)" w:date="2014-02-07T15:48:00Z"/>
          <w:rFonts w:asciiTheme="minorHAnsi" w:eastAsiaTheme="minorEastAsia" w:hAnsiTheme="minorHAnsi" w:cstheme="minorHAnsi"/>
          <w:lang w:eastAsia="zh-TW"/>
          <w:rPrChange w:id="26016" w:author="Chen, Ivy (陳素貞 IEC1)" w:date="2015-01-12T13:45:00Z">
            <w:rPr>
              <w:ins w:id="26017" w:author="Chen, Ivy (陳素貞 IEC1)" w:date="2014-02-07T15:48:00Z"/>
              <w:rFonts w:asciiTheme="minorHAnsi" w:eastAsiaTheme="minorEastAsia" w:hAnsiTheme="minorHAnsi" w:cstheme="minorHAnsi"/>
              <w:lang w:eastAsia="zh-TW"/>
            </w:rPr>
          </w:rPrChange>
        </w:rPr>
      </w:pPr>
      <w:ins w:id="26018" w:author="Chen, Ivy (陳素貞 IEC1)" w:date="2014-02-07T15:48:00Z">
        <w:r w:rsidRPr="002F02C9">
          <w:rPr>
            <w:rFonts w:eastAsia="新細明體"/>
            <w:noProof/>
            <w:color w:val="0033CC"/>
            <w:lang w:eastAsia="zh-TW"/>
            <w:rPrChange w:id="26019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189" style="position:absolute;margin-left:434.2pt;margin-top:42.7pt;width:19.45pt;height:17.25pt;z-index:251558400" fillcolor="yellow" strokecolor="red" strokeweight="1pt">
              <v:textbox style="mso-next-textbox:#_x0000_s4189;mso-fit-shape-to-text:t" inset="0,0,0,0">
                <w:txbxContent>
                  <w:p w:rsidR="003B389F" w:rsidRPr="001B47E7" w:rsidRDefault="003B389F" w:rsidP="00CF0F14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12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6020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88" style="position:absolute;margin-left:475.2pt;margin-top:185.5pt;width:19.45pt;height:17.25pt;z-index:251559424" fillcolor="yellow" strokecolor="red" strokeweight="1pt">
              <v:textbox style="mso-next-textbox:#_x0000_s4188;mso-fit-shape-to-text:t" inset="0,0,0,0">
                <w:txbxContent>
                  <w:p w:rsidR="003B389F" w:rsidRPr="001B47E7" w:rsidRDefault="003B389F" w:rsidP="00CF0F14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11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6021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87" style="position:absolute;margin-left:364.35pt;margin-top:182.75pt;width:19.45pt;height:17.25pt;z-index:251560448" fillcolor="yellow" strokecolor="red" strokeweight="1pt">
              <v:textbox style="mso-next-textbox:#_x0000_s4187;mso-fit-shape-to-text:t" inset="0,0,0,0">
                <w:txbxContent>
                  <w:p w:rsidR="003B389F" w:rsidRPr="001B47E7" w:rsidRDefault="003B389F" w:rsidP="00CF0F14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10</w:t>
                    </w:r>
                  </w:p>
                </w:txbxContent>
              </v:textbox>
            </v:oval>
          </w:pict>
        </w:r>
        <w:r w:rsidRPr="002F02C9">
          <w:rPr>
            <w:rFonts w:eastAsia="新細明體"/>
            <w:noProof/>
            <w:color w:val="0033CC"/>
            <w:lang w:eastAsia="zh-TW"/>
            <w:rPrChange w:id="26022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186" style="position:absolute;margin-left:152.85pt;margin-top:165.5pt;width:19.45pt;height:17.25pt;z-index:251561472" fillcolor="yellow" strokecolor="red" strokeweight="1pt">
              <v:textbox style="mso-next-textbox:#_x0000_s4186;mso-fit-shape-to-text:t" inset="0,0,0,0">
                <w:txbxContent>
                  <w:p w:rsidR="003B389F" w:rsidRPr="001B47E7" w:rsidRDefault="003B389F" w:rsidP="00CF0F14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9</w:t>
                    </w:r>
                  </w:p>
                </w:txbxContent>
              </v:textbox>
            </v:oval>
          </w:pict>
        </w:r>
        <w:r w:rsidRPr="002F02C9">
          <w:rPr>
            <w:rFonts w:eastAsia="新細明體"/>
            <w:noProof/>
            <w:color w:val="0033CC"/>
            <w:lang w:eastAsia="zh-TW"/>
            <w:rPrChange w:id="26023" w:author="Chen, Ivy (陳素貞 IEC1)" w:date="2015-01-12T13:45:00Z">
              <w:rPr>
                <w:rFonts w:eastAsia="新細明體"/>
                <w:noProof/>
                <w:color w:val="0033CC"/>
                <w:lang w:eastAsia="zh-TW"/>
              </w:rPr>
            </w:rPrChange>
          </w:rPr>
          <w:pict>
            <v:oval id="_x0000_s4185" style="position:absolute;margin-left:364.35pt;margin-top:147.35pt;width:19.45pt;height:17.25pt;z-index:251562496" fillcolor="yellow" strokecolor="red" strokeweight="1pt">
              <v:textbox style="mso-next-textbox:#_x0000_s4185;mso-fit-shape-to-text:t" inset="0,0,0,0">
                <w:txbxContent>
                  <w:p w:rsidR="003B389F" w:rsidRPr="001B47E7" w:rsidRDefault="003B389F" w:rsidP="00CF0F14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8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6024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84" style="position:absolute;margin-left:152.05pt;margin-top:147.35pt;width:19.45pt;height:17.25pt;z-index:251563520" fillcolor="yellow" strokecolor="red" strokeweight="1pt">
              <v:textbox style="mso-next-textbox:#_x0000_s4184;mso-fit-shape-to-text:t" inset="0,0,0,0">
                <w:txbxContent>
                  <w:p w:rsidR="003B389F" w:rsidRPr="001B47E7" w:rsidRDefault="003B389F" w:rsidP="00CF0F14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7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6025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83" style="position:absolute;margin-left:364.35pt;margin-top:129.65pt;width:19.45pt;height:17.25pt;z-index:251564544" fillcolor="yellow" strokecolor="red" strokeweight="1pt">
              <v:textbox style="mso-next-textbox:#_x0000_s4183;mso-fit-shape-to-text:t" inset="0,0,0,0">
                <w:txbxContent>
                  <w:p w:rsidR="003B389F" w:rsidRPr="001B47E7" w:rsidRDefault="003B389F" w:rsidP="00CF0F14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6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6026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82" style="position:absolute;margin-left:152pt;margin-top:129.65pt;width:19.45pt;height:17.25pt;z-index:251565568" fillcolor="yellow" strokecolor="red" strokeweight="1pt">
              <v:textbox style="mso-next-textbox:#_x0000_s4182;mso-fit-shape-to-text:t" inset="0,0,0,0">
                <w:txbxContent>
                  <w:p w:rsidR="003B389F" w:rsidRPr="001B47E7" w:rsidRDefault="003B389F" w:rsidP="00CF0F14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5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6027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81" style="position:absolute;margin-left:61.85pt;margin-top:48.4pt;width:19.45pt;height:17.25pt;z-index:251566592" fillcolor="yellow" strokecolor="red" strokeweight="1pt">
              <v:textbox style="mso-next-textbox:#_x0000_s4181;mso-fit-shape-to-text:t" inset="0,0,0,0">
                <w:txbxContent>
                  <w:p w:rsidR="003B389F" w:rsidRPr="001B47E7" w:rsidRDefault="003B389F" w:rsidP="00CF0F14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4</w:t>
                    </w:r>
                  </w:p>
                </w:txbxContent>
              </v:textbox>
            </v:oval>
          </w:pict>
        </w:r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6028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80" style="position:absolute;margin-left:434.2pt;margin-top:19pt;width:19.45pt;height:17.25pt;z-index:251567616" fillcolor="yellow" strokecolor="red" strokeweight="1pt">
              <v:textbox style="mso-next-textbox:#_x0000_s4180;mso-fit-shape-to-text:t" inset="0,0,0,0">
                <w:txbxContent>
                  <w:p w:rsidR="003B389F" w:rsidRPr="001B47E7" w:rsidRDefault="003B389F" w:rsidP="00CF0F14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3</w:t>
                    </w:r>
                  </w:p>
                </w:txbxContent>
              </v:textbox>
            </v:oval>
          </w:pict>
        </w:r>
        <w:r w:rsidRPr="002F02C9">
          <w:rPr>
            <w:rFonts w:asciiTheme="minorHAnsi" w:eastAsiaTheme="minorEastAsia" w:hAnsiTheme="minorHAnsi" w:cstheme="minorHAnsi"/>
            <w:noProof/>
            <w:lang w:eastAsia="zh-TW"/>
            <w:rPrChange w:id="26029" w:author="Chen, Ivy (陳素貞 IEC1)" w:date="2015-01-12T13:45:00Z">
              <w:rPr>
                <w:rFonts w:asciiTheme="minorHAnsi" w:eastAsiaTheme="minorEastAsia" w:hAnsiTheme="minorHAnsi" w:cstheme="minorHAnsi"/>
                <w:noProof/>
                <w:lang w:eastAsia="zh-TW"/>
              </w:rPr>
            </w:rPrChange>
          </w:rPr>
          <w:pict>
            <v:oval id="_x0000_s4179" style="position:absolute;margin-left:306.1pt;margin-top:19pt;width:19.45pt;height:17.25pt;z-index:251568640" fillcolor="yellow" strokecolor="red" strokeweight="1pt">
              <v:textbox style="mso-next-textbox:#_x0000_s4179;mso-fit-shape-to-text:t" inset="0,0,0,0">
                <w:txbxContent>
                  <w:p w:rsidR="003B389F" w:rsidRPr="001B47E7" w:rsidRDefault="003B389F" w:rsidP="00CF0F14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2</w:t>
                    </w:r>
                  </w:p>
                </w:txbxContent>
              </v:textbox>
            </v:oval>
          </w:pict>
        </w:r>
        <w:r w:rsidRPr="002F02C9">
          <w:rPr>
            <w:noProof/>
            <w:color w:val="0033CC"/>
            <w:lang w:eastAsia="zh-TW"/>
            <w:rPrChange w:id="26030" w:author="Chen, Ivy (陳素貞 IEC1)" w:date="2015-01-12T13:45:00Z">
              <w:rPr>
                <w:noProof/>
                <w:color w:val="0033CC"/>
                <w:lang w:eastAsia="zh-TW"/>
              </w:rPr>
            </w:rPrChange>
          </w:rPr>
          <w:pict>
            <v:oval id="_x0000_s4178" style="position:absolute;margin-left:129.9pt;margin-top:19pt;width:19.45pt;height:17.25pt;z-index:251569664" fillcolor="yellow" strokecolor="red" strokeweight="1pt">
              <v:textbox style="mso-next-textbox:#_x0000_s4178;mso-fit-shape-to-text:t" inset="0,0,0,0">
                <w:txbxContent>
                  <w:p w:rsidR="003B389F" w:rsidRPr="001B47E7" w:rsidRDefault="003B389F" w:rsidP="00CF0F14">
                    <w:pPr>
                      <w:jc w:val="center"/>
                      <w:rPr>
                        <w:rFonts w:eastAsia="新細明體"/>
                        <w:b/>
                        <w:szCs w:val="20"/>
                        <w:lang w:eastAsia="zh-TW"/>
                      </w:rPr>
                    </w:pPr>
                    <w:r>
                      <w:rPr>
                        <w:rFonts w:eastAsia="新細明體" w:hint="eastAsia"/>
                        <w:b/>
                        <w:szCs w:val="20"/>
                        <w:lang w:eastAsia="zh-TW"/>
                      </w:rPr>
                      <w:t>1</w:t>
                    </w:r>
                  </w:p>
                </w:txbxContent>
              </v:textbox>
            </v:oval>
          </w:pict>
        </w:r>
        <w:r w:rsidR="003B389F" w:rsidRPr="002F02C9">
          <w:rPr>
            <w:rFonts w:asciiTheme="minorHAnsi" w:eastAsiaTheme="minorEastAsia" w:hAnsiTheme="minorHAnsi" w:cstheme="minorHAnsi"/>
            <w:noProof/>
            <w:lang w:eastAsia="zh-TW"/>
            <w:rPrChange w:id="26031" w:author="Chen, Ivy (陳素貞 IEC1)" w:date="2015-01-12T13:45:00Z">
              <w:rPr>
                <w:noProof/>
                <w:color w:val="0000FF"/>
                <w:u w:val="single"/>
                <w:lang w:eastAsia="zh-TW"/>
              </w:rPr>
            </w:rPrChange>
          </w:rPr>
          <w:drawing>
            <wp:inline distT="0" distB="0" distL="0" distR="0">
              <wp:extent cx="6647815" cy="2769870"/>
              <wp:effectExtent l="0" t="0" r="0" b="0"/>
              <wp:docPr id="30" name="圖片 29" descr="AssemblyVC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ssemblyVC.png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7815" cy="27698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F0F14" w:rsidRPr="002F02C9" w:rsidRDefault="00CF0F14" w:rsidP="00CF0F14">
      <w:pPr>
        <w:pStyle w:val="4"/>
        <w:rPr>
          <w:ins w:id="26032" w:author="Chen, Ivy (陳素貞 IEC1)" w:date="2014-02-07T15:48:00Z"/>
          <w:color w:val="0033CC"/>
          <w:rPrChange w:id="26033" w:author="Chen, Ivy (陳素貞 IEC1)" w:date="2015-01-12T13:45:00Z">
            <w:rPr>
              <w:ins w:id="26034" w:author="Chen, Ivy (陳素貞 IEC1)" w:date="2014-02-07T15:48:00Z"/>
              <w:color w:val="0033CC"/>
            </w:rPr>
          </w:rPrChange>
        </w:rPr>
      </w:pPr>
      <w:ins w:id="26035" w:author="Chen, Ivy (陳素貞 IEC1)" w:date="2014-02-07T15:48:00Z">
        <w:r w:rsidRPr="002F02C9">
          <w:rPr>
            <w:rFonts w:hint="eastAsia"/>
            <w:color w:val="0033CC"/>
            <w:rPrChange w:id="26036" w:author="Chen, Ivy (陳素貞 IEC1)" w:date="2015-01-12T13:45:00Z">
              <w:rPr>
                <w:rFonts w:hint="eastAsia"/>
                <w:color w:val="0033CC"/>
              </w:rPr>
            </w:rPrChange>
          </w:rPr>
          <w:t>界面說明</w:t>
        </w:r>
      </w:ins>
    </w:p>
    <w:p w:rsidR="00CF0F14" w:rsidRPr="002F02C9" w:rsidRDefault="00CF0F14" w:rsidP="00CF0F14">
      <w:pPr>
        <w:rPr>
          <w:ins w:id="26037" w:author="Chen, Ivy (陳素貞 IEC1)" w:date="2014-02-07T15:48:00Z"/>
          <w:rFonts w:eastAsia="新細明體"/>
          <w:color w:val="0033CC"/>
          <w:lang w:eastAsia="zh-TW"/>
          <w:rPrChange w:id="26038" w:author="Chen, Ivy (陳素貞 IEC1)" w:date="2015-01-12T13:45:00Z">
            <w:rPr>
              <w:ins w:id="26039" w:author="Chen, Ivy (陳素貞 IEC1)" w:date="2014-02-07T15:48:00Z"/>
              <w:rFonts w:eastAsia="新細明體"/>
              <w:color w:val="0033CC"/>
              <w:lang w:eastAsia="zh-TW"/>
            </w:rPr>
          </w:rPrChange>
        </w:rPr>
      </w:pPr>
      <w:ins w:id="26040" w:author="Chen, Ivy (陳素貞 IEC1)" w:date="2014-02-07T15:48:00Z">
        <w:r w:rsidRPr="002F02C9">
          <w:rPr>
            <w:rFonts w:eastAsia="新細明體" w:hint="eastAsia"/>
            <w:color w:val="0033CC"/>
            <w:lang w:eastAsia="zh-TW"/>
            <w:rPrChange w:id="26041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6042" w:author="Chen, Ivy (陳素貞 IEC1)" w:date="2015-01-12T13:45:00Z">
              <w:rPr>
                <w:rFonts w:eastAsia="新細明體"/>
                <w:color w:val="0033CC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6043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界面名稱：</w:t>
        </w:r>
        <w:r w:rsidRPr="002F02C9">
          <w:rPr>
            <w:rFonts w:eastAsia="新細明體" w:hint="eastAsia"/>
            <w:color w:val="0033CC"/>
            <w:lang w:eastAsia="zh-TW"/>
            <w:rPrChange w:id="26044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AssemblyVC</w:t>
        </w:r>
        <w:r w:rsidRPr="002F02C9">
          <w:rPr>
            <w:rFonts w:eastAsia="新細明體" w:hint="eastAsia"/>
            <w:color w:val="0033CC"/>
            <w:lang w:eastAsia="zh-TW"/>
            <w:rPrChange w:id="26045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维护界面。</w:t>
        </w:r>
      </w:ins>
    </w:p>
    <w:p w:rsidR="00CF0F14" w:rsidRPr="002F02C9" w:rsidRDefault="00CF0F14" w:rsidP="00CF0F14">
      <w:pPr>
        <w:rPr>
          <w:ins w:id="26046" w:author="Chen, Ivy (陳素貞 IEC1)" w:date="2014-02-07T15:48:00Z"/>
          <w:rFonts w:eastAsia="新細明體"/>
          <w:color w:val="0033CC"/>
          <w:lang w:eastAsia="zh-TW"/>
          <w:rPrChange w:id="26047" w:author="Chen, Ivy (陳素貞 IEC1)" w:date="2015-01-12T13:45:00Z">
            <w:rPr>
              <w:ins w:id="26048" w:author="Chen, Ivy (陳素貞 IEC1)" w:date="2014-02-07T15:48:00Z"/>
              <w:rFonts w:eastAsia="新細明體"/>
              <w:color w:val="0033CC"/>
              <w:lang w:eastAsia="zh-TW"/>
            </w:rPr>
          </w:rPrChange>
        </w:rPr>
      </w:pPr>
      <w:ins w:id="26049" w:author="Chen, Ivy (陳素貞 IEC1)" w:date="2014-02-07T15:48:00Z">
        <w:r w:rsidRPr="002F02C9">
          <w:rPr>
            <w:rFonts w:eastAsia="新細明體" w:hint="eastAsia"/>
            <w:color w:val="0033CC"/>
            <w:lang w:eastAsia="zh-TW"/>
            <w:rPrChange w:id="26050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6051" w:author="Chen, Ivy (陳素貞 IEC1)" w:date="2015-01-12T13:45:00Z">
              <w:rPr>
                <w:rFonts w:eastAsia="新細明體"/>
                <w:color w:val="0033CC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6052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概述：使用此界面來维护</w:t>
        </w:r>
        <w:r w:rsidRPr="002F02C9">
          <w:rPr>
            <w:rFonts w:eastAsia="新細明體" w:hint="eastAsia"/>
            <w:color w:val="0033CC"/>
            <w:lang w:eastAsia="zh-TW"/>
            <w:rPrChange w:id="26053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AssemblyVC</w:t>
        </w:r>
        <w:r w:rsidRPr="002F02C9">
          <w:rPr>
            <w:rFonts w:eastAsia="新細明體" w:hint="eastAsia"/>
            <w:color w:val="0033CC"/>
            <w:lang w:eastAsia="zh-TW"/>
            <w:rPrChange w:id="26054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。</w:t>
        </w:r>
      </w:ins>
    </w:p>
    <w:p w:rsidR="00CF0F14" w:rsidRPr="002F02C9" w:rsidRDefault="00CF0F14" w:rsidP="00CF0F14">
      <w:pPr>
        <w:rPr>
          <w:ins w:id="26055" w:author="Chen, Ivy (陳素貞 IEC1)" w:date="2014-02-07T15:48:00Z"/>
          <w:rFonts w:eastAsia="新細明體"/>
          <w:color w:val="0033CC"/>
          <w:lang w:eastAsia="zh-TW"/>
          <w:rPrChange w:id="26056" w:author="Chen, Ivy (陳素貞 IEC1)" w:date="2015-01-12T13:45:00Z">
            <w:rPr>
              <w:ins w:id="26057" w:author="Chen, Ivy (陳素貞 IEC1)" w:date="2014-02-07T15:48:00Z"/>
              <w:rFonts w:eastAsia="新細明體"/>
              <w:color w:val="0033CC"/>
              <w:lang w:eastAsia="zh-TW"/>
            </w:rPr>
          </w:rPrChange>
        </w:rPr>
      </w:pPr>
      <w:ins w:id="26058" w:author="Chen, Ivy (陳素貞 IEC1)" w:date="2014-02-07T15:48:00Z">
        <w:r w:rsidRPr="002F02C9">
          <w:rPr>
            <w:rFonts w:eastAsia="新細明體" w:hint="eastAsia"/>
            <w:color w:val="0033CC"/>
            <w:lang w:eastAsia="zh-TW"/>
            <w:rPrChange w:id="26059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6060" w:author="Chen, Ivy (陳素貞 IEC1)" w:date="2015-01-12T13:45:00Z">
              <w:rPr>
                <w:rFonts w:eastAsia="新細明體"/>
                <w:color w:val="0033CC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6061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界面類型：非</w:t>
        </w:r>
        <w:r w:rsidRPr="002F02C9">
          <w:rPr>
            <w:rFonts w:eastAsia="新細明體"/>
            <w:color w:val="0033CC"/>
            <w:lang w:eastAsia="zh-TW"/>
            <w:rPrChange w:id="26062" w:author="Chen, Ivy (陳素貞 IEC1)" w:date="2015-01-12T13:45:00Z">
              <w:rPr>
                <w:rFonts w:eastAsia="新細明體"/>
                <w:color w:val="0033CC"/>
                <w:lang w:eastAsia="zh-TW"/>
              </w:rPr>
            </w:rPrChange>
          </w:rPr>
          <w:t>modal</w:t>
        </w:r>
        <w:r w:rsidRPr="002F02C9">
          <w:rPr>
            <w:rFonts w:eastAsia="新細明體" w:hint="eastAsia"/>
            <w:color w:val="0033CC"/>
            <w:lang w:eastAsia="zh-TW"/>
            <w:rPrChange w:id="26063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界面，不固定尺寸。</w:t>
        </w:r>
      </w:ins>
    </w:p>
    <w:p w:rsidR="00CF0F14" w:rsidRPr="002F02C9" w:rsidRDefault="00CF0F14" w:rsidP="00CF0F14">
      <w:pPr>
        <w:rPr>
          <w:ins w:id="26064" w:author="Chen, Ivy (陳素貞 IEC1)" w:date="2014-02-07T15:48:00Z"/>
          <w:rFonts w:eastAsia="新細明體"/>
          <w:color w:val="0033CC"/>
          <w:lang w:eastAsia="zh-TW"/>
          <w:rPrChange w:id="26065" w:author="Chen, Ivy (陳素貞 IEC1)" w:date="2015-01-12T13:45:00Z">
            <w:rPr>
              <w:ins w:id="26066" w:author="Chen, Ivy (陳素貞 IEC1)" w:date="2014-02-07T15:48:00Z"/>
              <w:rFonts w:eastAsia="新細明體"/>
              <w:color w:val="0033CC"/>
              <w:lang w:eastAsia="zh-TW"/>
            </w:rPr>
          </w:rPrChange>
        </w:rPr>
      </w:pPr>
      <w:ins w:id="26067" w:author="Chen, Ivy (陳素貞 IEC1)" w:date="2014-02-07T15:48:00Z">
        <w:r w:rsidRPr="002F02C9">
          <w:rPr>
            <w:rFonts w:eastAsia="新細明體" w:hint="eastAsia"/>
            <w:color w:val="0033CC"/>
            <w:lang w:eastAsia="zh-TW"/>
            <w:rPrChange w:id="26068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6069" w:author="Chen, Ivy (陳素貞 IEC1)" w:date="2015-01-12T13:45:00Z">
              <w:rPr>
                <w:rFonts w:eastAsia="新細明體"/>
                <w:color w:val="0033CC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6070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進入途徑：在</w:t>
        </w:r>
        <w:r w:rsidRPr="002F02C9">
          <w:rPr>
            <w:rFonts w:eastAsia="新細明體"/>
            <w:color w:val="0033CC"/>
            <w:lang w:eastAsia="zh-TW"/>
            <w:rPrChange w:id="26071" w:author="Chen, Ivy (陳素貞 IEC1)" w:date="2015-01-12T13:45:00Z">
              <w:rPr>
                <w:rFonts w:eastAsia="新細明體"/>
                <w:color w:val="0033CC"/>
                <w:lang w:eastAsia="zh-TW"/>
              </w:rPr>
            </w:rPrChange>
          </w:rPr>
          <w:t>iMES</w:t>
        </w:r>
        <w:r w:rsidRPr="002F02C9">
          <w:rPr>
            <w:rFonts w:eastAsia="新細明體" w:hint="eastAsia"/>
            <w:color w:val="0033CC"/>
            <w:lang w:eastAsia="zh-TW"/>
            <w:rPrChange w:id="26072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框架</w:t>
        </w:r>
        <w:r w:rsidRPr="002F02C9">
          <w:rPr>
            <w:rFonts w:eastAsia="新細明體"/>
            <w:color w:val="0033CC"/>
            <w:lang w:eastAsia="zh-TW"/>
            <w:rPrChange w:id="26073" w:author="Chen, Ivy (陳素貞 IEC1)" w:date="2015-01-12T13:45:00Z">
              <w:rPr>
                <w:rFonts w:eastAsia="新細明體"/>
                <w:color w:val="0033CC"/>
                <w:lang w:eastAsia="zh-TW"/>
              </w:rPr>
            </w:rPrChange>
          </w:rPr>
          <w:t>Function Tree</w:t>
        </w:r>
        <w:r w:rsidRPr="002F02C9">
          <w:rPr>
            <w:rFonts w:eastAsia="新細明體" w:hint="eastAsia"/>
            <w:color w:val="0033CC"/>
            <w:lang w:eastAsia="zh-TW"/>
            <w:rPrChange w:id="26074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的</w:t>
        </w:r>
        <w:r w:rsidRPr="002F02C9">
          <w:rPr>
            <w:rFonts w:eastAsia="新細明體"/>
            <w:color w:val="0033CC"/>
            <w:lang w:eastAsia="zh-TW"/>
            <w:rPrChange w:id="26075" w:author="Chen, Ivy (陳素貞 IEC1)" w:date="2015-01-12T13:45:00Z">
              <w:rPr>
                <w:rFonts w:eastAsia="新細明體"/>
                <w:color w:val="0033CC"/>
                <w:lang w:eastAsia="zh-TW"/>
              </w:rPr>
            </w:rPrChange>
          </w:rPr>
          <w:t>Maintain-&gt;Common</w:t>
        </w:r>
        <w:r w:rsidRPr="002F02C9">
          <w:rPr>
            <w:rFonts w:eastAsia="新細明體" w:hint="eastAsia"/>
            <w:color w:val="0033CC"/>
            <w:lang w:eastAsia="zh-TW"/>
            <w:rPrChange w:id="26076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节点下点击“</w:t>
        </w:r>
        <w:r w:rsidRPr="002F02C9">
          <w:rPr>
            <w:rFonts w:eastAsia="新細明體" w:hint="eastAsia"/>
            <w:color w:val="0033CC"/>
            <w:lang w:eastAsia="zh-TW"/>
            <w:rPrChange w:id="26077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AssemblyVC</w:t>
        </w:r>
        <w:r w:rsidRPr="002F02C9">
          <w:rPr>
            <w:rFonts w:eastAsia="新細明體" w:hint="eastAsia"/>
            <w:color w:val="0033CC"/>
            <w:lang w:eastAsia="zh-TW"/>
            <w:rPrChange w:id="26078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”节点后进入。</w:t>
        </w:r>
      </w:ins>
    </w:p>
    <w:p w:rsidR="00CF0F14" w:rsidRPr="002F02C9" w:rsidRDefault="00CF0F14" w:rsidP="00CF0F14">
      <w:pPr>
        <w:rPr>
          <w:ins w:id="26079" w:author="Chen, Ivy (陳素貞 IEC1)" w:date="2014-02-07T15:48:00Z"/>
          <w:rFonts w:eastAsia="新細明體"/>
          <w:color w:val="0033CC"/>
          <w:lang w:eastAsia="zh-TW"/>
          <w:rPrChange w:id="26080" w:author="Chen, Ivy (陳素貞 IEC1)" w:date="2015-01-12T13:45:00Z">
            <w:rPr>
              <w:ins w:id="26081" w:author="Chen, Ivy (陳素貞 IEC1)" w:date="2014-02-07T15:48:00Z"/>
              <w:rFonts w:eastAsia="新細明體"/>
              <w:color w:val="0033CC"/>
              <w:lang w:eastAsia="zh-TW"/>
            </w:rPr>
          </w:rPrChange>
        </w:rPr>
      </w:pPr>
      <w:ins w:id="26082" w:author="Chen, Ivy (陳素貞 IEC1)" w:date="2014-02-07T15:48:00Z">
        <w:r w:rsidRPr="002F02C9">
          <w:rPr>
            <w:rFonts w:eastAsia="新細明體" w:hint="eastAsia"/>
            <w:color w:val="0033CC"/>
            <w:lang w:eastAsia="zh-TW"/>
            <w:rPrChange w:id="26083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6084" w:author="Chen, Ivy (陳素貞 IEC1)" w:date="2015-01-12T13:45:00Z">
              <w:rPr>
                <w:rFonts w:eastAsia="新細明體"/>
                <w:color w:val="0033CC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6085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用例：</w:t>
        </w:r>
      </w:ins>
    </w:p>
    <w:p w:rsidR="00CF0F14" w:rsidRPr="002F02C9" w:rsidRDefault="00CF0F14" w:rsidP="00CF0F14">
      <w:pPr>
        <w:rPr>
          <w:ins w:id="26086" w:author="Chen, Ivy (陳素貞 IEC1)" w:date="2014-02-07T15:48:00Z"/>
          <w:rFonts w:eastAsia="新細明體"/>
          <w:color w:val="0033CC"/>
          <w:lang w:eastAsia="zh-TW"/>
          <w:rPrChange w:id="26087" w:author="Chen, Ivy (陳素貞 IEC1)" w:date="2015-01-12T13:45:00Z">
            <w:rPr>
              <w:ins w:id="26088" w:author="Chen, Ivy (陳素貞 IEC1)" w:date="2014-02-07T15:48:00Z"/>
              <w:rFonts w:eastAsia="新細明體"/>
              <w:color w:val="0033CC"/>
              <w:lang w:eastAsia="zh-TW"/>
            </w:rPr>
          </w:rPrChange>
        </w:rPr>
      </w:pPr>
      <w:ins w:id="26089" w:author="Chen, Ivy (陳素貞 IEC1)" w:date="2014-02-07T15:48:00Z">
        <w:r w:rsidRPr="002F02C9">
          <w:rPr>
            <w:rFonts w:eastAsia="新細明體" w:hint="eastAsia"/>
            <w:color w:val="0033CC"/>
            <w:lang w:eastAsia="zh-TW"/>
            <w:rPrChange w:id="26090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●</w:t>
        </w:r>
        <w:r w:rsidRPr="002F02C9">
          <w:rPr>
            <w:rFonts w:eastAsia="新細明體"/>
            <w:color w:val="0033CC"/>
            <w:lang w:eastAsia="zh-TW"/>
            <w:rPrChange w:id="26091" w:author="Chen, Ivy (陳素貞 IEC1)" w:date="2015-01-12T13:45:00Z">
              <w:rPr>
                <w:rFonts w:eastAsia="新細明體"/>
                <w:color w:val="0033CC"/>
                <w:lang w:eastAsia="zh-TW"/>
              </w:rPr>
            </w:rPrChange>
          </w:rPr>
          <w:t xml:space="preserve"> </w:t>
        </w:r>
        <w:r w:rsidRPr="002F02C9">
          <w:rPr>
            <w:rFonts w:eastAsia="新細明體" w:hint="eastAsia"/>
            <w:color w:val="0033CC"/>
            <w:lang w:eastAsia="zh-TW"/>
            <w:rPrChange w:id="26092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特殊考量：此界面仅能够维护</w:t>
        </w:r>
        <w:r w:rsidRPr="002F02C9">
          <w:rPr>
            <w:rFonts w:eastAsia="新細明體" w:hint="eastAsia"/>
            <w:color w:val="0033CC"/>
            <w:lang w:eastAsia="zh-TW"/>
            <w:rPrChange w:id="26093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AssemblyVC</w:t>
        </w:r>
        <w:r w:rsidRPr="002F02C9">
          <w:rPr>
            <w:rFonts w:eastAsia="新細明體" w:hint="eastAsia"/>
            <w:color w:val="0033CC"/>
            <w:lang w:eastAsia="zh-TW"/>
            <w:rPrChange w:id="26094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的人有權限進來</w:t>
        </w:r>
      </w:ins>
    </w:p>
    <w:p w:rsidR="00CF0F14" w:rsidRPr="002F02C9" w:rsidRDefault="00CF0F14" w:rsidP="00CF0F14">
      <w:pPr>
        <w:rPr>
          <w:ins w:id="26095" w:author="Chen, Ivy (陳素貞 IEC1)" w:date="2014-02-07T15:48:00Z"/>
          <w:rFonts w:eastAsia="新細明體"/>
          <w:color w:val="0033CC"/>
          <w:lang w:eastAsia="zh-TW"/>
          <w:rPrChange w:id="26096" w:author="Chen, Ivy (陳素貞 IEC1)" w:date="2015-01-12T13:45:00Z">
            <w:rPr>
              <w:ins w:id="26097" w:author="Chen, Ivy (陳素貞 IEC1)" w:date="2014-02-07T15:48:00Z"/>
              <w:rFonts w:eastAsia="新細明體"/>
              <w:color w:val="0033CC"/>
              <w:lang w:eastAsia="zh-TW"/>
            </w:rPr>
          </w:rPrChange>
        </w:rPr>
      </w:pPr>
      <w:ins w:id="26098" w:author="Chen, Ivy (陳素貞 IEC1)" w:date="2014-02-07T15:48:00Z">
        <w:r w:rsidRPr="002F02C9">
          <w:rPr>
            <w:rFonts w:eastAsia="新細明體" w:hint="eastAsia"/>
            <w:color w:val="0033CC"/>
            <w:lang w:eastAsia="zh-TW"/>
            <w:rPrChange w:id="26099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●对应数据表：</w:t>
        </w:r>
        <w:r w:rsidRPr="002F02C9">
          <w:rPr>
            <w:rFonts w:eastAsia="新細明體" w:hint="eastAsia"/>
            <w:color w:val="0033CC"/>
            <w:lang w:eastAsia="zh-TW"/>
            <w:rPrChange w:id="26100" w:author="Chen, Ivy (陳素貞 IEC1)" w:date="2015-01-12T13:45:00Z">
              <w:rPr>
                <w:rFonts w:eastAsia="新細明體" w:hint="eastAsia"/>
                <w:color w:val="0033CC"/>
                <w:lang w:eastAsia="zh-TW"/>
              </w:rPr>
            </w:rPrChange>
          </w:rPr>
          <w:t>AssemblyVC</w:t>
        </w:r>
      </w:ins>
    </w:p>
    <w:p w:rsidR="00CF0F14" w:rsidRPr="002F02C9" w:rsidRDefault="00CF0F14" w:rsidP="00CF0F14">
      <w:pPr>
        <w:rPr>
          <w:ins w:id="26101" w:author="Chen, Ivy (陳素貞 IEC1)" w:date="2014-02-07T15:48:00Z"/>
          <w:rFonts w:eastAsia="新細明體"/>
          <w:color w:val="0033CC"/>
          <w:lang w:eastAsia="zh-TW"/>
          <w:rPrChange w:id="26102" w:author="Chen, Ivy (陳素貞 IEC1)" w:date="2015-01-12T13:45:00Z">
            <w:rPr>
              <w:ins w:id="26103" w:author="Chen, Ivy (陳素貞 IEC1)" w:date="2014-02-07T15:48:00Z"/>
              <w:rFonts w:eastAsia="新細明體"/>
              <w:color w:val="0033CC"/>
              <w:lang w:eastAsia="zh-TW"/>
            </w:rPr>
          </w:rPrChange>
        </w:rPr>
      </w:pPr>
    </w:p>
    <w:p w:rsidR="00CF0F14" w:rsidRPr="002F02C9" w:rsidRDefault="00CF0F14" w:rsidP="00CF0F14">
      <w:pPr>
        <w:pStyle w:val="4"/>
        <w:rPr>
          <w:ins w:id="26104" w:author="Chen, Ivy (陳素貞 IEC1)" w:date="2014-02-07T15:48:00Z"/>
          <w:color w:val="0033CC"/>
          <w:rPrChange w:id="26105" w:author="Chen, Ivy (陳素貞 IEC1)" w:date="2015-01-12T13:45:00Z">
            <w:rPr>
              <w:ins w:id="26106" w:author="Chen, Ivy (陳素貞 IEC1)" w:date="2014-02-07T15:48:00Z"/>
              <w:color w:val="0033CC"/>
            </w:rPr>
          </w:rPrChange>
        </w:rPr>
      </w:pPr>
      <w:ins w:id="26107" w:author="Chen, Ivy (陳素貞 IEC1)" w:date="2014-02-07T15:48:00Z">
        <w:r w:rsidRPr="002F02C9">
          <w:rPr>
            <w:rFonts w:hint="eastAsia"/>
            <w:color w:val="0033CC"/>
            <w:rPrChange w:id="26108" w:author="Chen, Ivy (陳素貞 IEC1)" w:date="2015-01-12T13:45:00Z">
              <w:rPr>
                <w:rFonts w:hint="eastAsia"/>
                <w:color w:val="0033CC"/>
              </w:rPr>
            </w:rPrChange>
          </w:rPr>
          <w:t>控件說明</w:t>
        </w:r>
      </w:ins>
    </w:p>
    <w:p w:rsidR="00CF0F14" w:rsidRPr="002F02C9" w:rsidRDefault="00CF0F14" w:rsidP="00CF0F14">
      <w:pPr>
        <w:pStyle w:val="ae"/>
        <w:jc w:val="right"/>
        <w:rPr>
          <w:ins w:id="26109" w:author="Chen, Ivy (陳素貞 IEC1)" w:date="2014-02-07T15:48:00Z"/>
          <w:color w:val="0033CC"/>
          <w:rPrChange w:id="26110" w:author="Chen, Ivy (陳素貞 IEC1)" w:date="2015-01-12T13:45:00Z">
            <w:rPr>
              <w:ins w:id="26111" w:author="Chen, Ivy (陳素貞 IEC1)" w:date="2014-02-07T15:48:00Z"/>
              <w:color w:val="0033CC"/>
            </w:rPr>
          </w:rPrChange>
        </w:rPr>
      </w:pPr>
      <w:ins w:id="26112" w:author="Chen, Ivy (陳素貞 IEC1)" w:date="2014-02-07T15:48:00Z">
        <w:r w:rsidRPr="002F02C9">
          <w:rPr>
            <w:rFonts w:hint="eastAsia"/>
            <w:color w:val="0033CC"/>
            <w:rPrChange w:id="26113" w:author="Chen, Ivy (陳素貞 IEC1)" w:date="2015-01-12T13:45:00Z">
              <w:rPr>
                <w:rFonts w:hint="eastAsia"/>
                <w:color w:val="0033CC"/>
              </w:rPr>
            </w:rPrChange>
          </w:rPr>
          <w:t>表</w:t>
        </w:r>
        <w:r w:rsidRPr="002F02C9">
          <w:rPr>
            <w:color w:val="0033CC"/>
            <w:rPrChange w:id="26114" w:author="Chen, Ivy (陳素貞 IEC1)" w:date="2015-01-12T13:45:00Z">
              <w:rPr>
                <w:color w:val="0033CC"/>
              </w:rPr>
            </w:rPrChange>
          </w:rPr>
          <w:t xml:space="preserve">: </w:t>
        </w:r>
        <w:r w:rsidR="00152C15" w:rsidRPr="002F02C9">
          <w:rPr>
            <w:color w:val="0033CC"/>
            <w:rPrChange w:id="26115" w:author="Chen, Ivy (陳素貞 IEC1)" w:date="2015-01-12T13:45:00Z">
              <w:rPr>
                <w:color w:val="0033CC"/>
              </w:rPr>
            </w:rPrChange>
          </w:rPr>
          <w:fldChar w:fldCharType="begin"/>
        </w:r>
        <w:r w:rsidRPr="002F02C9">
          <w:rPr>
            <w:color w:val="0033CC"/>
            <w:rPrChange w:id="26116" w:author="Chen, Ivy (陳素貞 IEC1)" w:date="2015-01-12T13:45:00Z">
              <w:rPr>
                <w:color w:val="0033CC"/>
              </w:rPr>
            </w:rPrChange>
          </w:rPr>
          <w:instrText xml:space="preserve"> STYLEREF 2 \s </w:instrText>
        </w:r>
        <w:r w:rsidR="00152C15" w:rsidRPr="002F02C9">
          <w:rPr>
            <w:color w:val="0033CC"/>
            <w:rPrChange w:id="26117" w:author="Chen, Ivy (陳素貞 IEC1)" w:date="2015-01-12T13:45:00Z">
              <w:rPr>
                <w:color w:val="0033CC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26118" w:author="Chen, Ivy (陳素貞 IEC1)" w:date="2015-01-12T13:45:00Z">
              <w:rPr>
                <w:noProof/>
                <w:color w:val="0033CC"/>
              </w:rPr>
            </w:rPrChange>
          </w:rPr>
          <w:t>1.</w:t>
        </w:r>
        <w:r w:rsidRPr="002F02C9">
          <w:rPr>
            <w:rFonts w:eastAsiaTheme="minorEastAsia" w:hint="eastAsia"/>
            <w:noProof/>
            <w:color w:val="0033CC"/>
            <w:rPrChange w:id="26119" w:author="Chen, Ivy (陳素貞 IEC1)" w:date="2015-01-12T13:45:00Z">
              <w:rPr>
                <w:rFonts w:eastAsiaTheme="minorEastAsia" w:hint="eastAsia"/>
                <w:noProof/>
                <w:color w:val="0033CC"/>
              </w:rPr>
            </w:rPrChange>
          </w:rPr>
          <w:t>6</w:t>
        </w:r>
        <w:r w:rsidR="00152C15" w:rsidRPr="002F02C9">
          <w:rPr>
            <w:color w:val="0033CC"/>
            <w:rPrChange w:id="26120" w:author="Chen, Ivy (陳素貞 IEC1)" w:date="2015-01-12T13:45:00Z">
              <w:rPr>
                <w:color w:val="0033CC"/>
              </w:rPr>
            </w:rPrChange>
          </w:rPr>
          <w:fldChar w:fldCharType="end"/>
        </w:r>
        <w:r w:rsidRPr="002F02C9">
          <w:rPr>
            <w:color w:val="0033CC"/>
            <w:rPrChange w:id="26121" w:author="Chen, Ivy (陳素貞 IEC1)" w:date="2015-01-12T13:45:00Z">
              <w:rPr>
                <w:color w:val="0033CC"/>
              </w:rPr>
            </w:rPrChange>
          </w:rPr>
          <w:noBreakHyphen/>
        </w:r>
        <w:r w:rsidR="00152C15" w:rsidRPr="002F02C9">
          <w:rPr>
            <w:color w:val="0033CC"/>
            <w:rPrChange w:id="26122" w:author="Chen, Ivy (陳素貞 IEC1)" w:date="2015-01-12T13:45:00Z">
              <w:rPr>
                <w:color w:val="0033CC"/>
              </w:rPr>
            </w:rPrChange>
          </w:rPr>
          <w:fldChar w:fldCharType="begin"/>
        </w:r>
        <w:r w:rsidRPr="002F02C9">
          <w:rPr>
            <w:color w:val="0033CC"/>
            <w:rPrChange w:id="26123" w:author="Chen, Ivy (陳素貞 IEC1)" w:date="2015-01-12T13:45:00Z">
              <w:rPr>
                <w:color w:val="0033CC"/>
              </w:rPr>
            </w:rPrChange>
          </w:rPr>
          <w:instrText xml:space="preserve"> SEQ </w:instrText>
        </w:r>
        <w:r w:rsidRPr="002F02C9">
          <w:rPr>
            <w:rFonts w:hint="eastAsia"/>
            <w:color w:val="0033CC"/>
            <w:rPrChange w:id="26124" w:author="Chen, Ivy (陳素貞 IEC1)" w:date="2015-01-12T13:45:00Z">
              <w:rPr>
                <w:rFonts w:hint="eastAsia"/>
                <w:color w:val="0033CC"/>
              </w:rPr>
            </w:rPrChange>
          </w:rPr>
          <w:instrText>表</w:instrText>
        </w:r>
        <w:r w:rsidRPr="002F02C9">
          <w:rPr>
            <w:color w:val="0033CC"/>
            <w:rPrChange w:id="26125" w:author="Chen, Ivy (陳素貞 IEC1)" w:date="2015-01-12T13:45:00Z">
              <w:rPr>
                <w:color w:val="0033CC"/>
              </w:rPr>
            </w:rPrChange>
          </w:rPr>
          <w:instrText xml:space="preserve">: \* ARABIC \s 2 </w:instrText>
        </w:r>
        <w:r w:rsidR="00152C15" w:rsidRPr="002F02C9">
          <w:rPr>
            <w:color w:val="0033CC"/>
            <w:rPrChange w:id="26126" w:author="Chen, Ivy (陳素貞 IEC1)" w:date="2015-01-12T13:45:00Z">
              <w:rPr>
                <w:color w:val="0033CC"/>
              </w:rPr>
            </w:rPrChange>
          </w:rPr>
          <w:fldChar w:fldCharType="separate"/>
        </w:r>
        <w:r w:rsidRPr="002F02C9">
          <w:rPr>
            <w:noProof/>
            <w:color w:val="0033CC"/>
            <w:rPrChange w:id="26127" w:author="Chen, Ivy (陳素貞 IEC1)" w:date="2015-01-12T13:45:00Z">
              <w:rPr>
                <w:noProof/>
                <w:color w:val="0033CC"/>
              </w:rPr>
            </w:rPrChange>
          </w:rPr>
          <w:t>1</w:t>
        </w:r>
        <w:r w:rsidR="00152C15" w:rsidRPr="002F02C9">
          <w:rPr>
            <w:color w:val="0033CC"/>
            <w:rPrChange w:id="26128" w:author="Chen, Ivy (陳素貞 IEC1)" w:date="2015-01-12T13:45:00Z">
              <w:rPr>
                <w:color w:val="0033CC"/>
              </w:rPr>
            </w:rPrChange>
          </w:rPr>
          <w:fldChar w:fldCharType="end"/>
        </w:r>
      </w:ins>
    </w:p>
    <w:tbl>
      <w:tblPr>
        <w:tblW w:w="10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45"/>
        <w:gridCol w:w="1364"/>
        <w:gridCol w:w="862"/>
        <w:gridCol w:w="839"/>
        <w:gridCol w:w="1276"/>
        <w:gridCol w:w="674"/>
        <w:gridCol w:w="2728"/>
        <w:gridCol w:w="2629"/>
      </w:tblGrid>
      <w:tr w:rsidR="00CF0F14" w:rsidRPr="002F02C9" w:rsidTr="003B389F">
        <w:trPr>
          <w:tblHeader/>
          <w:ins w:id="26129" w:author="Chen, Ivy (陳素貞 IEC1)" w:date="2014-02-07T15:48:00Z"/>
        </w:trPr>
        <w:tc>
          <w:tcPr>
            <w:tcW w:w="445" w:type="dxa"/>
            <w:shd w:val="clear" w:color="auto" w:fill="CCCCCC"/>
          </w:tcPr>
          <w:p w:rsidR="00CF0F14" w:rsidRPr="002F02C9" w:rsidRDefault="00CF0F14" w:rsidP="003B389F">
            <w:pPr>
              <w:jc w:val="center"/>
              <w:rPr>
                <w:ins w:id="26130" w:author="Chen, Ivy (陳素貞 IEC1)" w:date="2014-02-07T15:48:00Z"/>
                <w:rFonts w:asciiTheme="minorHAnsi" w:hAnsiTheme="minorHAnsi" w:cstheme="minorHAnsi"/>
                <w:b/>
                <w:color w:val="0033CC"/>
                <w:rPrChange w:id="26131" w:author="Chen, Ivy (陳素貞 IEC1)" w:date="2015-01-12T13:45:00Z">
                  <w:rPr>
                    <w:ins w:id="26132" w:author="Chen, Ivy (陳素貞 IEC1)" w:date="2014-02-07T15:48:00Z"/>
                    <w:rFonts w:asciiTheme="minorHAnsi" w:hAnsiTheme="minorHAnsi" w:cstheme="minorHAnsi"/>
                    <w:b/>
                    <w:color w:val="0033CC"/>
                  </w:rPr>
                </w:rPrChange>
              </w:rPr>
            </w:pPr>
            <w:ins w:id="26133" w:author="Chen, Ivy (陳素貞 IEC1)" w:date="2014-02-07T15:48:00Z">
              <w:r w:rsidRPr="002F02C9">
                <w:rPr>
                  <w:rFonts w:asciiTheme="minorHAnsi" w:hAnsiTheme="minorHAnsi" w:cstheme="minorHAnsi"/>
                  <w:b/>
                  <w:color w:val="0033CC"/>
                  <w:rPrChange w:id="26134" w:author="Chen, Ivy (陳素貞 IEC1)" w:date="2015-01-12T13:45:00Z">
                    <w:rPr>
                      <w:rFonts w:asciiTheme="minorHAnsi" w:hAnsiTheme="minorHAnsi" w:cstheme="minorHAnsi"/>
                      <w:b/>
                      <w:color w:val="0033CC"/>
                    </w:rPr>
                  </w:rPrChange>
                </w:rPr>
                <w:t>#</w:t>
              </w:r>
            </w:ins>
          </w:p>
        </w:tc>
        <w:tc>
          <w:tcPr>
            <w:tcW w:w="1364" w:type="dxa"/>
            <w:shd w:val="clear" w:color="auto" w:fill="CCCCCC"/>
          </w:tcPr>
          <w:p w:rsidR="00CF0F14" w:rsidRPr="002F02C9" w:rsidRDefault="00CF0F14" w:rsidP="003B389F">
            <w:pPr>
              <w:jc w:val="center"/>
              <w:rPr>
                <w:ins w:id="26135" w:author="Chen, Ivy (陳素貞 IEC1)" w:date="2014-02-07T15:48:00Z"/>
                <w:rFonts w:asciiTheme="minorHAnsi" w:hAnsiTheme="minorHAnsi" w:cstheme="minorHAnsi"/>
                <w:b/>
                <w:color w:val="0033CC"/>
                <w:rPrChange w:id="26136" w:author="Chen, Ivy (陳素貞 IEC1)" w:date="2015-01-12T13:45:00Z">
                  <w:rPr>
                    <w:ins w:id="26137" w:author="Chen, Ivy (陳素貞 IEC1)" w:date="2014-02-07T15:48:00Z"/>
                    <w:rFonts w:asciiTheme="minorHAnsi" w:hAnsiTheme="minorHAnsi" w:cstheme="minorHAnsi"/>
                    <w:b/>
                    <w:color w:val="0033CC"/>
                  </w:rPr>
                </w:rPrChange>
              </w:rPr>
            </w:pPr>
            <w:ins w:id="26138" w:author="Chen, Ivy (陳素貞 IEC1)" w:date="2014-02-07T15:48:00Z">
              <w:r w:rsidRPr="002F02C9">
                <w:rPr>
                  <w:rFonts w:asciiTheme="minorHAnsi" w:hAnsiTheme="minorHAnsi" w:cstheme="minorHAnsi" w:hint="eastAsia"/>
                  <w:b/>
                  <w:color w:val="0033CC"/>
                  <w:rPrChange w:id="26139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</w:rPr>
                  </w:rPrChange>
                </w:rPr>
                <w:t>名稱</w:t>
              </w:r>
            </w:ins>
          </w:p>
        </w:tc>
        <w:tc>
          <w:tcPr>
            <w:tcW w:w="862" w:type="dxa"/>
            <w:shd w:val="clear" w:color="auto" w:fill="CCCCCC"/>
          </w:tcPr>
          <w:p w:rsidR="00CF0F14" w:rsidRPr="002F02C9" w:rsidRDefault="00CF0F14" w:rsidP="003B389F">
            <w:pPr>
              <w:jc w:val="center"/>
              <w:rPr>
                <w:ins w:id="26140" w:author="Chen, Ivy (陳素貞 IEC1)" w:date="2014-02-07T15:48:00Z"/>
                <w:rFonts w:asciiTheme="minorHAnsi" w:hAnsiTheme="minorHAnsi" w:cstheme="minorHAnsi"/>
                <w:b/>
                <w:color w:val="0033CC"/>
                <w:rPrChange w:id="26141" w:author="Chen, Ivy (陳素貞 IEC1)" w:date="2015-01-12T13:45:00Z">
                  <w:rPr>
                    <w:ins w:id="26142" w:author="Chen, Ivy (陳素貞 IEC1)" w:date="2014-02-07T15:48:00Z"/>
                    <w:rFonts w:asciiTheme="minorHAnsi" w:hAnsiTheme="minorHAnsi" w:cstheme="minorHAnsi"/>
                    <w:b/>
                    <w:color w:val="0033CC"/>
                  </w:rPr>
                </w:rPrChange>
              </w:rPr>
            </w:pPr>
            <w:ins w:id="26143" w:author="Chen, Ivy (陳素貞 IEC1)" w:date="2014-02-07T15:48:00Z">
              <w:r w:rsidRPr="002F02C9">
                <w:rPr>
                  <w:rFonts w:asciiTheme="minorHAnsi" w:hAnsiTheme="minorHAnsi" w:cstheme="minorHAnsi" w:hint="eastAsia"/>
                  <w:b/>
                  <w:color w:val="0033CC"/>
                  <w:rPrChange w:id="26144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</w:rPr>
                  </w:rPrChange>
                </w:rPr>
                <w:t>類型</w:t>
              </w:r>
            </w:ins>
          </w:p>
        </w:tc>
        <w:tc>
          <w:tcPr>
            <w:tcW w:w="839" w:type="dxa"/>
            <w:shd w:val="clear" w:color="auto" w:fill="CCCCCC"/>
            <w:tcFitText/>
          </w:tcPr>
          <w:p w:rsidR="00CF0F14" w:rsidRPr="002F02C9" w:rsidRDefault="00CF0F14" w:rsidP="003B389F">
            <w:pPr>
              <w:jc w:val="center"/>
              <w:rPr>
                <w:ins w:id="26145" w:author="Chen, Ivy (陳素貞 IEC1)" w:date="2014-02-07T15:48:00Z"/>
                <w:rFonts w:asciiTheme="minorHAnsi" w:hAnsiTheme="minorHAnsi" w:cstheme="minorHAnsi"/>
                <w:b/>
                <w:color w:val="0033CC"/>
                <w:rPrChange w:id="26146" w:author="Chen, Ivy (陳素貞 IEC1)" w:date="2015-01-12T13:45:00Z">
                  <w:rPr>
                    <w:ins w:id="26147" w:author="Chen, Ivy (陳素貞 IEC1)" w:date="2014-02-07T15:48:00Z"/>
                    <w:rFonts w:asciiTheme="minorHAnsi" w:hAnsiTheme="minorHAnsi" w:cstheme="minorHAnsi"/>
                    <w:b/>
                    <w:color w:val="0033CC"/>
                  </w:rPr>
                </w:rPrChange>
              </w:rPr>
            </w:pPr>
            <w:ins w:id="26148" w:author="Chen, Ivy (陳素貞 IEC1)" w:date="2014-02-07T15:48:00Z">
              <w:r w:rsidRPr="002F02C9">
                <w:rPr>
                  <w:rFonts w:asciiTheme="minorHAnsi" w:hAnsiTheme="minorHAnsi" w:cstheme="minorHAnsi" w:hint="eastAsia"/>
                  <w:b/>
                  <w:color w:val="0033CC"/>
                  <w:spacing w:val="201"/>
                  <w:rPrChange w:id="26149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spacing w:val="201"/>
                    </w:rPr>
                  </w:rPrChange>
                </w:rPr>
                <w:t>格</w:t>
              </w:r>
              <w:r w:rsidRPr="002F02C9">
                <w:rPr>
                  <w:rFonts w:asciiTheme="minorHAnsi" w:hAnsiTheme="minorHAnsi" w:cstheme="minorHAnsi" w:hint="eastAsia"/>
                  <w:b/>
                  <w:color w:val="0033CC"/>
                  <w:spacing w:val="1"/>
                  <w:rPrChange w:id="26150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  <w:spacing w:val="1"/>
                    </w:rPr>
                  </w:rPrChange>
                </w:rPr>
                <w:t>式</w:t>
              </w:r>
            </w:ins>
          </w:p>
        </w:tc>
        <w:tc>
          <w:tcPr>
            <w:tcW w:w="1276" w:type="dxa"/>
            <w:shd w:val="clear" w:color="auto" w:fill="CCCCCC"/>
          </w:tcPr>
          <w:p w:rsidR="00CF0F14" w:rsidRPr="002F02C9" w:rsidRDefault="00CF0F14" w:rsidP="003B389F">
            <w:pPr>
              <w:jc w:val="center"/>
              <w:rPr>
                <w:ins w:id="26151" w:author="Chen, Ivy (陳素貞 IEC1)" w:date="2014-02-07T15:48:00Z"/>
                <w:rFonts w:asciiTheme="minorHAnsi" w:hAnsiTheme="minorHAnsi" w:cstheme="minorHAnsi"/>
                <w:b/>
                <w:color w:val="0033CC"/>
                <w:rPrChange w:id="26152" w:author="Chen, Ivy (陳素貞 IEC1)" w:date="2015-01-12T13:45:00Z">
                  <w:rPr>
                    <w:ins w:id="26153" w:author="Chen, Ivy (陳素貞 IEC1)" w:date="2014-02-07T15:48:00Z"/>
                    <w:rFonts w:asciiTheme="minorHAnsi" w:hAnsiTheme="minorHAnsi" w:cstheme="minorHAnsi"/>
                    <w:b/>
                    <w:color w:val="0033CC"/>
                  </w:rPr>
                </w:rPrChange>
              </w:rPr>
            </w:pPr>
            <w:ins w:id="26154" w:author="Chen, Ivy (陳素貞 IEC1)" w:date="2014-02-07T15:48:00Z">
              <w:r w:rsidRPr="002F02C9">
                <w:rPr>
                  <w:rFonts w:asciiTheme="minorHAnsi" w:hAnsiTheme="minorHAnsi" w:cstheme="minorHAnsi" w:hint="eastAsia"/>
                  <w:b/>
                  <w:color w:val="0033CC"/>
                  <w:rPrChange w:id="26155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</w:rPr>
                  </w:rPrChange>
                </w:rPr>
                <w:t>默認</w:t>
              </w:r>
            </w:ins>
          </w:p>
        </w:tc>
        <w:tc>
          <w:tcPr>
            <w:tcW w:w="674" w:type="dxa"/>
            <w:shd w:val="clear" w:color="auto" w:fill="CCCCCC"/>
          </w:tcPr>
          <w:p w:rsidR="00CF0F14" w:rsidRPr="002F02C9" w:rsidRDefault="00CF0F14" w:rsidP="003B389F">
            <w:pPr>
              <w:jc w:val="center"/>
              <w:rPr>
                <w:ins w:id="26156" w:author="Chen, Ivy (陳素貞 IEC1)" w:date="2014-02-07T15:48:00Z"/>
                <w:rFonts w:asciiTheme="minorHAnsi" w:hAnsiTheme="minorHAnsi" w:cstheme="minorHAnsi"/>
                <w:b/>
                <w:color w:val="0033CC"/>
                <w:rPrChange w:id="26157" w:author="Chen, Ivy (陳素貞 IEC1)" w:date="2015-01-12T13:45:00Z">
                  <w:rPr>
                    <w:ins w:id="26158" w:author="Chen, Ivy (陳素貞 IEC1)" w:date="2014-02-07T15:48:00Z"/>
                    <w:rFonts w:asciiTheme="minorHAnsi" w:hAnsiTheme="minorHAnsi" w:cstheme="minorHAnsi"/>
                    <w:b/>
                    <w:color w:val="0033CC"/>
                  </w:rPr>
                </w:rPrChange>
              </w:rPr>
            </w:pPr>
            <w:ins w:id="26159" w:author="Chen, Ivy (陳素貞 IEC1)" w:date="2014-02-07T15:48:00Z">
              <w:r w:rsidRPr="002F02C9">
                <w:rPr>
                  <w:rFonts w:asciiTheme="minorHAnsi" w:hAnsiTheme="minorHAnsi" w:cstheme="minorHAnsi" w:hint="eastAsia"/>
                  <w:b/>
                  <w:color w:val="0033CC"/>
                  <w:rPrChange w:id="26160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</w:rPr>
                  </w:rPrChange>
                </w:rPr>
                <w:t>必填</w:t>
              </w:r>
            </w:ins>
          </w:p>
        </w:tc>
        <w:tc>
          <w:tcPr>
            <w:tcW w:w="2728" w:type="dxa"/>
            <w:shd w:val="clear" w:color="auto" w:fill="CCCCCC"/>
          </w:tcPr>
          <w:p w:rsidR="00CF0F14" w:rsidRPr="002F02C9" w:rsidRDefault="00CF0F14" w:rsidP="003B389F">
            <w:pPr>
              <w:jc w:val="center"/>
              <w:rPr>
                <w:ins w:id="26161" w:author="Chen, Ivy (陳素貞 IEC1)" w:date="2014-02-07T15:48:00Z"/>
                <w:rFonts w:asciiTheme="minorHAnsi" w:hAnsiTheme="minorHAnsi" w:cstheme="minorHAnsi"/>
                <w:b/>
                <w:color w:val="0033CC"/>
                <w:rPrChange w:id="26162" w:author="Chen, Ivy (陳素貞 IEC1)" w:date="2015-01-12T13:45:00Z">
                  <w:rPr>
                    <w:ins w:id="26163" w:author="Chen, Ivy (陳素貞 IEC1)" w:date="2014-02-07T15:48:00Z"/>
                    <w:rFonts w:asciiTheme="minorHAnsi" w:hAnsiTheme="minorHAnsi" w:cstheme="minorHAnsi"/>
                    <w:b/>
                    <w:color w:val="0033CC"/>
                  </w:rPr>
                </w:rPrChange>
              </w:rPr>
            </w:pPr>
            <w:ins w:id="26164" w:author="Chen, Ivy (陳素貞 IEC1)" w:date="2014-02-07T15:48:00Z">
              <w:r w:rsidRPr="002F02C9">
                <w:rPr>
                  <w:rFonts w:asciiTheme="minorHAnsi" w:hAnsiTheme="minorHAnsi" w:cstheme="minorHAnsi" w:hint="eastAsia"/>
                  <w:b/>
                  <w:color w:val="0033CC"/>
                  <w:rPrChange w:id="26165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</w:rPr>
                  </w:rPrChange>
                </w:rPr>
                <w:t>事件</w:t>
              </w:r>
            </w:ins>
          </w:p>
        </w:tc>
        <w:tc>
          <w:tcPr>
            <w:tcW w:w="2629" w:type="dxa"/>
            <w:shd w:val="clear" w:color="auto" w:fill="CCCCCC"/>
          </w:tcPr>
          <w:p w:rsidR="00CF0F14" w:rsidRPr="002F02C9" w:rsidRDefault="00CF0F14" w:rsidP="003B389F">
            <w:pPr>
              <w:jc w:val="center"/>
              <w:rPr>
                <w:ins w:id="26166" w:author="Chen, Ivy (陳素貞 IEC1)" w:date="2014-02-07T15:48:00Z"/>
                <w:rFonts w:asciiTheme="minorHAnsi" w:hAnsiTheme="minorHAnsi" w:cstheme="minorHAnsi"/>
                <w:b/>
                <w:color w:val="0033CC"/>
                <w:rPrChange w:id="26167" w:author="Chen, Ivy (陳素貞 IEC1)" w:date="2015-01-12T13:45:00Z">
                  <w:rPr>
                    <w:ins w:id="26168" w:author="Chen, Ivy (陳素貞 IEC1)" w:date="2014-02-07T15:48:00Z"/>
                    <w:rFonts w:asciiTheme="minorHAnsi" w:hAnsiTheme="minorHAnsi" w:cstheme="minorHAnsi"/>
                    <w:b/>
                    <w:color w:val="0033CC"/>
                  </w:rPr>
                </w:rPrChange>
              </w:rPr>
            </w:pPr>
            <w:ins w:id="26169" w:author="Chen, Ivy (陳素貞 IEC1)" w:date="2014-02-07T15:48:00Z">
              <w:r w:rsidRPr="002F02C9">
                <w:rPr>
                  <w:rFonts w:asciiTheme="minorHAnsi" w:hAnsiTheme="minorHAnsi" w:cstheme="minorHAnsi" w:hint="eastAsia"/>
                  <w:b/>
                  <w:color w:val="0033CC"/>
                  <w:rPrChange w:id="26170" w:author="Chen, Ivy (陳素貞 IEC1)" w:date="2015-01-12T13:45:00Z">
                    <w:rPr>
                      <w:rFonts w:asciiTheme="minorHAnsi" w:hAnsiTheme="minorHAnsi" w:cstheme="minorHAnsi" w:hint="eastAsia"/>
                      <w:b/>
                      <w:color w:val="0033CC"/>
                    </w:rPr>
                  </w:rPrChange>
                </w:rPr>
                <w:t>備注</w:t>
              </w:r>
            </w:ins>
          </w:p>
        </w:tc>
      </w:tr>
      <w:tr w:rsidR="00CF0F14" w:rsidRPr="002F02C9" w:rsidTr="003B389F">
        <w:trPr>
          <w:ins w:id="26171" w:author="Chen, Ivy (陳素貞 IEC1)" w:date="2014-02-07T15:48:00Z"/>
        </w:trPr>
        <w:tc>
          <w:tcPr>
            <w:tcW w:w="445" w:type="dxa"/>
          </w:tcPr>
          <w:p w:rsidR="00CF0F14" w:rsidRPr="002F02C9" w:rsidRDefault="00CF0F14" w:rsidP="003B389F">
            <w:pPr>
              <w:rPr>
                <w:ins w:id="26172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173" w:author="Chen, Ivy (陳素貞 IEC1)" w:date="2015-01-12T13:45:00Z">
                  <w:rPr>
                    <w:ins w:id="26174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6175" w:author="Chen, Ivy (陳素貞 IEC1)" w:date="2014-02-07T15:48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6176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</w:rPr>
                  </w:rPrChange>
                </w:rPr>
                <w:t>1</w:t>
              </w:r>
            </w:ins>
          </w:p>
        </w:tc>
        <w:tc>
          <w:tcPr>
            <w:tcW w:w="1364" w:type="dxa"/>
          </w:tcPr>
          <w:p w:rsidR="00CF0F14" w:rsidRPr="002F02C9" w:rsidRDefault="00CF0F14" w:rsidP="003B389F">
            <w:pPr>
              <w:rPr>
                <w:ins w:id="26177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178" w:author="Chen, Ivy (陳素貞 IEC1)" w:date="2015-01-12T13:45:00Z">
                  <w:rPr>
                    <w:ins w:id="26179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180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18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VC</w:t>
              </w:r>
            </w:ins>
          </w:p>
        </w:tc>
        <w:tc>
          <w:tcPr>
            <w:tcW w:w="862" w:type="dxa"/>
          </w:tcPr>
          <w:p w:rsidR="00CF0F14" w:rsidRPr="002F02C9" w:rsidRDefault="00CF0F14" w:rsidP="003B389F">
            <w:pPr>
              <w:rPr>
                <w:ins w:id="26182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183" w:author="Chen, Ivy (陳素貞 IEC1)" w:date="2015-01-12T13:45:00Z">
                  <w:rPr>
                    <w:ins w:id="26184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185" w:author="Chen, Ivy (陳素貞 IEC1)" w:date="2014-02-07T15:4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6186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839" w:type="dxa"/>
          </w:tcPr>
          <w:p w:rsidR="00CF0F14" w:rsidRPr="002F02C9" w:rsidRDefault="00CF0F14" w:rsidP="003B389F">
            <w:pPr>
              <w:rPr>
                <w:ins w:id="26187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188" w:author="Chen, Ivy (陳素貞 IEC1)" w:date="2015-01-12T13:45:00Z">
                  <w:rPr>
                    <w:ins w:id="26189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CF0F14" w:rsidRPr="002F02C9" w:rsidRDefault="00CF0F14" w:rsidP="003B389F">
            <w:pPr>
              <w:rPr>
                <w:ins w:id="26190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191" w:author="Chen, Ivy (陳素貞 IEC1)" w:date="2015-01-12T13:45:00Z">
                  <w:rPr>
                    <w:ins w:id="26192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193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19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ALL</w:t>
              </w:r>
            </w:ins>
          </w:p>
        </w:tc>
        <w:tc>
          <w:tcPr>
            <w:tcW w:w="674" w:type="dxa"/>
          </w:tcPr>
          <w:p w:rsidR="00CF0F14" w:rsidRPr="002F02C9" w:rsidRDefault="00CF0F14" w:rsidP="003B389F">
            <w:pPr>
              <w:rPr>
                <w:ins w:id="26195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196" w:author="Chen, Ivy (陳素貞 IEC1)" w:date="2015-01-12T13:45:00Z">
                  <w:rPr>
                    <w:ins w:id="26197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6198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19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CF0F14" w:rsidRPr="002F02C9" w:rsidRDefault="00CF0F14" w:rsidP="003B389F">
            <w:pPr>
              <w:rPr>
                <w:ins w:id="26200" w:author="Chen, Ivy (陳素貞 IEC1)" w:date="2014-02-07T15:48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6201" w:author="Chen, Ivy (陳素貞 IEC1)" w:date="2015-01-12T13:45:00Z">
                  <w:rPr>
                    <w:ins w:id="26202" w:author="Chen, Ivy (陳素貞 IEC1)" w:date="2014-02-07T15:48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203" w:author="Chen, Ivy (陳素貞 IEC1)" w:date="2014-02-07T15:48:00Z">
              <w:r w:rsidRPr="002F02C9">
                <w:rPr>
                  <w:rFonts w:asciiTheme="minorHAnsi" w:eastAsia="新細明體" w:hAnsiTheme="minorHAnsi" w:cstheme="minorHAnsi"/>
                  <w:b/>
                  <w:color w:val="0033CC"/>
                  <w:sz w:val="18"/>
                  <w:szCs w:val="18"/>
                  <w:lang w:eastAsia="zh-TW"/>
                  <w:rPrChange w:id="26204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OnLoad</w:t>
              </w:r>
              <w:r w:rsidRPr="002F02C9">
                <w:rPr>
                  <w:rFonts w:asciiTheme="minorHAnsi" w:eastAsia="新細明體" w:hAnsiTheme="minorHAnsi" w:cstheme="minorHAnsi" w:hint="eastAsia"/>
                  <w:b/>
                  <w:color w:val="0033CC"/>
                  <w:sz w:val="18"/>
                  <w:szCs w:val="18"/>
                  <w:lang w:eastAsia="zh-TW"/>
                  <w:rPrChange w:id="26205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：</w:t>
              </w:r>
            </w:ins>
          </w:p>
          <w:p w:rsidR="00CF0F14" w:rsidRPr="002F02C9" w:rsidRDefault="00CF0F14" w:rsidP="003B389F">
            <w:pPr>
              <w:rPr>
                <w:ins w:id="26206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207" w:author="Chen, Ivy (陳素貞 IEC1)" w:date="2015-01-12T13:45:00Z">
                  <w:rPr>
                    <w:ins w:id="26208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209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21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抓取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21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AssemblyVC.VC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21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 list</w:t>
              </w:r>
            </w:ins>
          </w:p>
        </w:tc>
        <w:tc>
          <w:tcPr>
            <w:tcW w:w="2629" w:type="dxa"/>
          </w:tcPr>
          <w:p w:rsidR="00CF0F14" w:rsidRPr="002F02C9" w:rsidRDefault="00CF0F14" w:rsidP="003B389F">
            <w:pPr>
              <w:rPr>
                <w:ins w:id="26213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214" w:author="Chen, Ivy (陳素貞 IEC1)" w:date="2015-01-12T13:45:00Z">
                  <w:rPr>
                    <w:ins w:id="26215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216" w:author="Chen, Ivy (陳素貞 IEC1)" w:date="2014-02-07T15:4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21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1. 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21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VC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21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 list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22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：</w:t>
              </w:r>
            </w:ins>
          </w:p>
          <w:p w:rsidR="00CF0F14" w:rsidRPr="002F02C9" w:rsidRDefault="00CF0F14" w:rsidP="003B389F">
            <w:pPr>
              <w:rPr>
                <w:ins w:id="26221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6222" w:author="Chen, Ivy (陳素貞 IEC1)" w:date="2015-01-12T13:45:00Z">
                  <w:rPr>
                    <w:ins w:id="26223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6224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622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lang w:eastAsia="zh-TW"/>
                    </w:rPr>
                  </w:rPrChange>
                </w:rPr>
                <w:t>調用【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622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lang w:eastAsia="zh-TW"/>
                    </w:rPr>
                  </w:rPrChange>
                </w:rPr>
                <w:t> IList&lt;AssemblyVCInfo&gt; GetAssemblyVC(AssemblyVCInfo condition);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622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lang w:eastAsia="zh-TW"/>
                    </w:rPr>
                  </w:rPrChange>
                </w:rPr>
                <w:t>】</w:t>
              </w:r>
            </w:ins>
          </w:p>
          <w:p w:rsidR="00CF0F14" w:rsidRPr="002F02C9" w:rsidRDefault="00CF0F14" w:rsidP="003B389F">
            <w:pPr>
              <w:pStyle w:val="af1"/>
              <w:numPr>
                <w:ilvl w:val="0"/>
                <w:numId w:val="94"/>
              </w:numPr>
              <w:ind w:firstLineChars="0"/>
              <w:rPr>
                <w:ins w:id="26228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229" w:author="Chen, Ivy (陳素貞 IEC1)" w:date="2015-01-12T13:45:00Z">
                  <w:rPr>
                    <w:ins w:id="26230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231" w:author="Chen, Ivy (陳素貞 IEC1)" w:date="2014-02-07T15:4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23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Condition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23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傳入空值，取回所有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234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VC list</w:t>
              </w:r>
            </w:ins>
          </w:p>
          <w:p w:rsidR="00CF0F14" w:rsidRPr="002F02C9" w:rsidRDefault="00CF0F14" w:rsidP="003B389F">
            <w:pPr>
              <w:pStyle w:val="af1"/>
              <w:numPr>
                <w:ilvl w:val="0"/>
                <w:numId w:val="94"/>
              </w:numPr>
              <w:ind w:firstLineChars="0"/>
              <w:rPr>
                <w:ins w:id="26235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236" w:author="Chen, Ivy (陳素貞 IEC1)" w:date="2015-01-12T13:45:00Z">
                  <w:rPr>
                    <w:ins w:id="26237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238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23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透過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24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Linkq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24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，重新整理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24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VC list 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24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如下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244" w:author="Chen, Ivy (陳素貞 IEC1)" w:date="2014-02-07T15:48:00Z"/>
                <w:rFonts w:ascii="Courier New" w:hAnsi="Courier New" w:cs="Courier New"/>
                <w:noProof/>
                <w:szCs w:val="20"/>
                <w:rPrChange w:id="26245" w:author="Chen, Ivy (陳素貞 IEC1)" w:date="2015-01-12T13:45:00Z">
                  <w:rPr>
                    <w:ins w:id="26246" w:author="Chen, Ivy (陳素貞 IEC1)" w:date="2014-02-07T15:48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6247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24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249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25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distinct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251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VC 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252" w:author="Chen, Ivy (陳素貞 IEC1)" w:date="2014-02-07T15:48:00Z"/>
                <w:rFonts w:ascii="Courier New" w:hAnsi="Courier New" w:cs="Courier New"/>
                <w:noProof/>
                <w:szCs w:val="20"/>
                <w:rPrChange w:id="26253" w:author="Chen, Ivy (陳素貞 IEC1)" w:date="2015-01-12T13:45:00Z">
                  <w:rPr>
                    <w:ins w:id="26254" w:author="Chen, Ivy (陳素貞 IEC1)" w:date="2014-02-07T15:48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6255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25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257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AssemblyVC</w:t>
              </w:r>
            </w:ins>
          </w:p>
          <w:p w:rsidR="00CF0F14" w:rsidRPr="002F02C9" w:rsidRDefault="00CF0F14" w:rsidP="003B389F">
            <w:pPr>
              <w:rPr>
                <w:ins w:id="26258" w:author="Chen, Ivy (陳素貞 IEC1)" w:date="2014-02-07T15:48:00Z"/>
                <w:rFonts w:ascii="Courier New" w:eastAsiaTheme="minorEastAsia" w:hAnsi="Courier New" w:cs="Courier New"/>
                <w:noProof/>
                <w:color w:val="008080"/>
                <w:szCs w:val="20"/>
                <w:lang w:eastAsia="zh-TW"/>
                <w:rPrChange w:id="26259" w:author="Chen, Ivy (陳素貞 IEC1)" w:date="2015-01-12T13:45:00Z">
                  <w:rPr>
                    <w:ins w:id="26260" w:author="Chen, Ivy (陳素貞 IEC1)" w:date="2014-02-07T15:48:00Z"/>
                    <w:rFonts w:ascii="Courier New" w:eastAsiaTheme="minorEastAsia" w:hAnsi="Courier New" w:cs="Courier New"/>
                    <w:noProof/>
                    <w:color w:val="008080"/>
                    <w:szCs w:val="20"/>
                    <w:lang w:eastAsia="zh-TW"/>
                  </w:rPr>
                </w:rPrChange>
              </w:rPr>
            </w:pPr>
            <w:ins w:id="26261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26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263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26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265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VC</w:t>
              </w:r>
            </w:ins>
          </w:p>
          <w:p w:rsidR="00CF0F14" w:rsidRPr="002F02C9" w:rsidRDefault="00CF0F14" w:rsidP="003B389F">
            <w:pPr>
              <w:rPr>
                <w:ins w:id="26266" w:author="Chen, Ivy (陳素貞 IEC1)" w:date="2014-02-07T15:48:00Z"/>
                <w:rFonts w:ascii="Courier New" w:eastAsiaTheme="minorEastAsia" w:hAnsi="Courier New" w:cs="Courier New"/>
                <w:noProof/>
                <w:color w:val="008080"/>
                <w:szCs w:val="20"/>
                <w:lang w:eastAsia="zh-TW"/>
                <w:rPrChange w:id="26267" w:author="Chen, Ivy (陳素貞 IEC1)" w:date="2015-01-12T13:45:00Z">
                  <w:rPr>
                    <w:ins w:id="26268" w:author="Chen, Ivy (陳素貞 IEC1)" w:date="2014-02-07T15:48:00Z"/>
                    <w:rFonts w:ascii="Courier New" w:eastAsiaTheme="minorEastAsia" w:hAnsi="Courier New" w:cs="Courier New"/>
                    <w:noProof/>
                    <w:color w:val="008080"/>
                    <w:szCs w:val="20"/>
                    <w:lang w:eastAsia="zh-TW"/>
                  </w:rPr>
                </w:rPrChange>
              </w:rPr>
            </w:pPr>
          </w:p>
        </w:tc>
      </w:tr>
      <w:tr w:rsidR="00CF0F14" w:rsidRPr="002F02C9" w:rsidTr="003B389F">
        <w:trPr>
          <w:ins w:id="26269" w:author="Chen, Ivy (陳素貞 IEC1)" w:date="2014-02-07T15:48:00Z"/>
        </w:trPr>
        <w:tc>
          <w:tcPr>
            <w:tcW w:w="445" w:type="dxa"/>
          </w:tcPr>
          <w:p w:rsidR="00CF0F14" w:rsidRPr="002F02C9" w:rsidRDefault="00CF0F14" w:rsidP="003B389F">
            <w:pPr>
              <w:rPr>
                <w:ins w:id="26270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271" w:author="Chen, Ivy (陳素貞 IEC1)" w:date="2015-01-12T13:45:00Z">
                  <w:rPr>
                    <w:ins w:id="26272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273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27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64" w:type="dxa"/>
          </w:tcPr>
          <w:p w:rsidR="00CF0F14" w:rsidRPr="002F02C9" w:rsidRDefault="00CF0F14" w:rsidP="003B389F">
            <w:pPr>
              <w:rPr>
                <w:ins w:id="26275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276" w:author="Chen, Ivy (陳素貞 IEC1)" w:date="2015-01-12T13:45:00Z">
                  <w:rPr>
                    <w:ins w:id="26277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278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27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CombineVC</w:t>
              </w:r>
            </w:ins>
          </w:p>
        </w:tc>
        <w:tc>
          <w:tcPr>
            <w:tcW w:w="862" w:type="dxa"/>
          </w:tcPr>
          <w:p w:rsidR="00CF0F14" w:rsidRPr="002F02C9" w:rsidRDefault="00CF0F14" w:rsidP="003B389F">
            <w:pPr>
              <w:rPr>
                <w:ins w:id="26280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281" w:author="Chen, Ivy (陳素貞 IEC1)" w:date="2015-01-12T13:45:00Z">
                  <w:rPr>
                    <w:ins w:id="26282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283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28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839" w:type="dxa"/>
          </w:tcPr>
          <w:p w:rsidR="00CF0F14" w:rsidRPr="002F02C9" w:rsidRDefault="00CF0F14" w:rsidP="003B389F">
            <w:pPr>
              <w:rPr>
                <w:ins w:id="26285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286" w:author="Chen, Ivy (陳素貞 IEC1)" w:date="2015-01-12T13:45:00Z">
                  <w:rPr>
                    <w:ins w:id="26287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CF0F14" w:rsidRPr="002F02C9" w:rsidRDefault="00CF0F14" w:rsidP="003B389F">
            <w:pPr>
              <w:rPr>
                <w:ins w:id="26288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289" w:author="Chen, Ivy (陳素貞 IEC1)" w:date="2015-01-12T13:45:00Z">
                  <w:rPr>
                    <w:ins w:id="26290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291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29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ALL</w:t>
              </w:r>
            </w:ins>
          </w:p>
        </w:tc>
        <w:tc>
          <w:tcPr>
            <w:tcW w:w="674" w:type="dxa"/>
          </w:tcPr>
          <w:p w:rsidR="00CF0F14" w:rsidRPr="002F02C9" w:rsidRDefault="00CF0F14" w:rsidP="003B389F">
            <w:pPr>
              <w:rPr>
                <w:ins w:id="26293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294" w:author="Chen, Ivy (陳素貞 IEC1)" w:date="2015-01-12T13:45:00Z">
                  <w:rPr>
                    <w:ins w:id="26295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296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29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CF0F14" w:rsidRPr="002F02C9" w:rsidRDefault="00CF0F14" w:rsidP="003B389F">
            <w:pPr>
              <w:rPr>
                <w:ins w:id="26298" w:author="Chen, Ivy (陳素貞 IEC1)" w:date="2014-02-07T15:48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6299" w:author="Chen, Ivy (陳素貞 IEC1)" w:date="2015-01-12T13:45:00Z">
                  <w:rPr>
                    <w:ins w:id="26300" w:author="Chen, Ivy (陳素貞 IEC1)" w:date="2014-02-07T15:48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301" w:author="Chen, Ivy (陳素貞 IEC1)" w:date="2014-02-07T15:48:00Z">
              <w:r w:rsidRPr="002F02C9">
                <w:rPr>
                  <w:rFonts w:asciiTheme="minorHAnsi" w:eastAsia="新細明體" w:hAnsiTheme="minorHAnsi" w:cstheme="minorHAnsi"/>
                  <w:b/>
                  <w:color w:val="0033CC"/>
                  <w:sz w:val="18"/>
                  <w:szCs w:val="18"/>
                  <w:lang w:eastAsia="zh-TW"/>
                  <w:rPrChange w:id="26302" w:author="Chen, Ivy (陳素貞 IEC1)" w:date="2015-01-12T13:45:00Z">
                    <w:rPr>
                      <w:rFonts w:asciiTheme="minorHAnsi" w:eastAsia="新細明體" w:hAnsiTheme="minorHAnsi" w:cstheme="minorHAnsi"/>
                      <w:b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OnLoad</w:t>
              </w:r>
              <w:r w:rsidRPr="002F02C9">
                <w:rPr>
                  <w:rFonts w:asciiTheme="minorHAnsi" w:eastAsia="新細明體" w:hAnsiTheme="minorHAnsi" w:cstheme="minorHAnsi" w:hint="eastAsia"/>
                  <w:b/>
                  <w:color w:val="0033CC"/>
                  <w:sz w:val="18"/>
                  <w:szCs w:val="18"/>
                  <w:lang w:eastAsia="zh-TW"/>
                  <w:rPrChange w:id="26303" w:author="Chen, Ivy (陳素貞 IEC1)" w:date="2015-01-12T13:45:00Z">
                    <w:rPr>
                      <w:rFonts w:asciiTheme="minorHAnsi" w:eastAsia="新細明體" w:hAnsiTheme="minorHAnsi" w:cstheme="minorHAnsi" w:hint="eastAsia"/>
                      <w:b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：</w:t>
              </w:r>
            </w:ins>
          </w:p>
          <w:p w:rsidR="00CF0F14" w:rsidRPr="002F02C9" w:rsidRDefault="00CF0F14" w:rsidP="003B389F">
            <w:pPr>
              <w:rPr>
                <w:ins w:id="26304" w:author="Chen, Ivy (陳素貞 IEC1)" w:date="2014-02-07T15:48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6305" w:author="Chen, Ivy (陳素貞 IEC1)" w:date="2015-01-12T13:45:00Z">
                  <w:rPr>
                    <w:ins w:id="26306" w:author="Chen, Ivy (陳素貞 IEC1)" w:date="2014-02-07T15:48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307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30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抓取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30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AssemblyVC.CombineVC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31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 list</w:t>
              </w:r>
            </w:ins>
          </w:p>
        </w:tc>
        <w:tc>
          <w:tcPr>
            <w:tcW w:w="2629" w:type="dxa"/>
          </w:tcPr>
          <w:p w:rsidR="00CF0F14" w:rsidRPr="002F02C9" w:rsidRDefault="00CF0F14" w:rsidP="003B389F">
            <w:pPr>
              <w:rPr>
                <w:ins w:id="26311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312" w:author="Chen, Ivy (陳素貞 IEC1)" w:date="2015-01-12T13:45:00Z">
                  <w:rPr>
                    <w:ins w:id="26313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314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31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1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31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.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31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CombineVC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318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 list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31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：</w:t>
              </w:r>
            </w:ins>
          </w:p>
          <w:p w:rsidR="00CF0F14" w:rsidRPr="002F02C9" w:rsidRDefault="00CF0F14" w:rsidP="003B389F">
            <w:pPr>
              <w:rPr>
                <w:ins w:id="26320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6321" w:author="Chen, Ivy (陳素貞 IEC1)" w:date="2015-01-12T13:45:00Z">
                  <w:rPr>
                    <w:ins w:id="26322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6323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632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lang w:eastAsia="zh-TW"/>
                    </w:rPr>
                  </w:rPrChange>
                </w:rPr>
                <w:t>調用【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6325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lang w:eastAsia="zh-TW"/>
                    </w:rPr>
                  </w:rPrChange>
                </w:rPr>
                <w:t> IList&lt;AssemblyVCInfo&gt; GetAssemblyVC(AssemblyVCInfo condition);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632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lang w:eastAsia="zh-TW"/>
                    </w:rPr>
                  </w:rPrChange>
                </w:rPr>
                <w:t>】</w:t>
              </w:r>
            </w:ins>
          </w:p>
          <w:p w:rsidR="00CF0F14" w:rsidRPr="002F02C9" w:rsidRDefault="00CF0F14" w:rsidP="003B389F">
            <w:pPr>
              <w:pStyle w:val="af1"/>
              <w:numPr>
                <w:ilvl w:val="0"/>
                <w:numId w:val="94"/>
              </w:numPr>
              <w:ind w:firstLineChars="0"/>
              <w:rPr>
                <w:ins w:id="26327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328" w:author="Chen, Ivy (陳素貞 IEC1)" w:date="2015-01-12T13:45:00Z">
                  <w:rPr>
                    <w:ins w:id="26329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330" w:author="Chen, Ivy (陳素貞 IEC1)" w:date="2014-02-07T15:4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33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33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ondition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33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傳入空值，取回所有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33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CombineVC list</w:t>
              </w:r>
            </w:ins>
          </w:p>
          <w:p w:rsidR="00CF0F14" w:rsidRPr="002F02C9" w:rsidRDefault="00CF0F14" w:rsidP="003B389F">
            <w:pPr>
              <w:pStyle w:val="af1"/>
              <w:numPr>
                <w:ilvl w:val="0"/>
                <w:numId w:val="94"/>
              </w:numPr>
              <w:ind w:firstLineChars="0"/>
              <w:rPr>
                <w:ins w:id="26335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336" w:author="Chen, Ivy (陳素貞 IEC1)" w:date="2015-01-12T13:45:00Z">
                  <w:rPr>
                    <w:ins w:id="26337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338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33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透過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34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Linkq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34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，重新整理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34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CombineVC list 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34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如下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344" w:author="Chen, Ivy (陳素貞 IEC1)" w:date="2014-02-07T15:48:00Z"/>
                <w:rFonts w:ascii="Courier New" w:hAnsi="Courier New" w:cs="Courier New"/>
                <w:noProof/>
                <w:szCs w:val="20"/>
                <w:rPrChange w:id="26345" w:author="Chen, Ivy (陳素貞 IEC1)" w:date="2015-01-12T13:45:00Z">
                  <w:rPr>
                    <w:ins w:id="26346" w:author="Chen, Ivy (陳素貞 IEC1)" w:date="2014-02-07T15:48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6347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34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lastRenderedPageBreak/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349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35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distinct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351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CombineVC 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352" w:author="Chen, Ivy (陳素貞 IEC1)" w:date="2014-02-07T15:48:00Z"/>
                <w:rFonts w:ascii="Courier New" w:hAnsi="Courier New" w:cs="Courier New"/>
                <w:noProof/>
                <w:szCs w:val="20"/>
                <w:rPrChange w:id="26353" w:author="Chen, Ivy (陳素貞 IEC1)" w:date="2015-01-12T13:45:00Z">
                  <w:rPr>
                    <w:ins w:id="26354" w:author="Chen, Ivy (陳素貞 IEC1)" w:date="2014-02-07T15:48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6355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35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357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AssemblyVC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358" w:author="Chen, Ivy (陳素貞 IEC1)" w:date="2014-02-07T15:48:00Z"/>
                <w:rFonts w:ascii="Courier New" w:hAnsi="Courier New" w:cs="Courier New"/>
                <w:noProof/>
                <w:szCs w:val="20"/>
                <w:rPrChange w:id="26359" w:author="Chen, Ivy (陳素貞 IEC1)" w:date="2015-01-12T13:45:00Z">
                  <w:rPr>
                    <w:ins w:id="26360" w:author="Chen, Ivy (陳素貞 IEC1)" w:date="2014-02-07T15:48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6361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36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where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363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VC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6364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365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>@VC</w:t>
              </w:r>
            </w:ins>
          </w:p>
          <w:p w:rsidR="00CF0F14" w:rsidRPr="002F02C9" w:rsidRDefault="00CF0F14" w:rsidP="003B389F">
            <w:pPr>
              <w:rPr>
                <w:ins w:id="26366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367" w:author="Chen, Ivy (陳素貞 IEC1)" w:date="2015-01-12T13:45:00Z">
                  <w:rPr>
                    <w:ins w:id="26368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369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37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371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37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373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CombineVC</w:t>
              </w:r>
            </w:ins>
          </w:p>
        </w:tc>
      </w:tr>
      <w:tr w:rsidR="00CF0F14" w:rsidRPr="002F02C9" w:rsidTr="003B389F">
        <w:trPr>
          <w:ins w:id="26374" w:author="Chen, Ivy (陳素貞 IEC1)" w:date="2014-02-07T15:48:00Z"/>
        </w:trPr>
        <w:tc>
          <w:tcPr>
            <w:tcW w:w="445" w:type="dxa"/>
          </w:tcPr>
          <w:p w:rsidR="00CF0F14" w:rsidRPr="002F02C9" w:rsidRDefault="00CF0F14" w:rsidP="003B389F">
            <w:pPr>
              <w:rPr>
                <w:ins w:id="26375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376" w:author="Chen, Ivy (陳素貞 IEC1)" w:date="2015-01-12T13:45:00Z">
                  <w:rPr>
                    <w:ins w:id="26377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378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37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lastRenderedPageBreak/>
                <w:t>3</w:t>
              </w:r>
            </w:ins>
          </w:p>
        </w:tc>
        <w:tc>
          <w:tcPr>
            <w:tcW w:w="1364" w:type="dxa"/>
          </w:tcPr>
          <w:p w:rsidR="00CF0F14" w:rsidRPr="002F02C9" w:rsidRDefault="00CF0F14" w:rsidP="003B389F">
            <w:pPr>
              <w:rPr>
                <w:ins w:id="26380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381" w:author="Chen, Ivy (陳素貞 IEC1)" w:date="2015-01-12T13:45:00Z">
                  <w:rPr>
                    <w:ins w:id="26382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383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38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Query</w:t>
              </w:r>
            </w:ins>
          </w:p>
        </w:tc>
        <w:tc>
          <w:tcPr>
            <w:tcW w:w="862" w:type="dxa"/>
          </w:tcPr>
          <w:p w:rsidR="00CF0F14" w:rsidRPr="002F02C9" w:rsidRDefault="00CF0F14" w:rsidP="003B389F">
            <w:pPr>
              <w:rPr>
                <w:ins w:id="26385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386" w:author="Chen, Ivy (陳素貞 IEC1)" w:date="2015-01-12T13:45:00Z">
                  <w:rPr>
                    <w:ins w:id="26387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388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38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CF0F14" w:rsidRPr="002F02C9" w:rsidRDefault="00CF0F14" w:rsidP="003B389F">
            <w:pPr>
              <w:rPr>
                <w:ins w:id="26390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391" w:author="Chen, Ivy (陳素貞 IEC1)" w:date="2015-01-12T13:45:00Z">
                  <w:rPr>
                    <w:ins w:id="26392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CF0F14" w:rsidRPr="002F02C9" w:rsidRDefault="00CF0F14" w:rsidP="003B389F">
            <w:pPr>
              <w:rPr>
                <w:ins w:id="26393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394" w:author="Chen, Ivy (陳素貞 IEC1)" w:date="2015-01-12T13:45:00Z">
                  <w:rPr>
                    <w:ins w:id="26395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396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39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Query</w:t>
              </w:r>
            </w:ins>
          </w:p>
        </w:tc>
        <w:tc>
          <w:tcPr>
            <w:tcW w:w="674" w:type="dxa"/>
          </w:tcPr>
          <w:p w:rsidR="00CF0F14" w:rsidRPr="002F02C9" w:rsidRDefault="00CF0F14" w:rsidP="003B389F">
            <w:pPr>
              <w:rPr>
                <w:ins w:id="26398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399" w:author="Chen, Ivy (陳素貞 IEC1)" w:date="2015-01-12T13:45:00Z">
                  <w:rPr>
                    <w:ins w:id="26400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CF0F14" w:rsidRPr="002F02C9" w:rsidRDefault="00CF0F14" w:rsidP="003B389F">
            <w:pPr>
              <w:rPr>
                <w:ins w:id="26401" w:author="Chen, Ivy (陳素貞 IEC1)" w:date="2014-02-07T15:48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6402" w:author="Chen, Ivy (陳素貞 IEC1)" w:date="2015-01-12T13:45:00Z">
                  <w:rPr>
                    <w:ins w:id="26403" w:author="Chen, Ivy (陳素貞 IEC1)" w:date="2014-02-07T15:48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404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0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依據當前選擇的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0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VC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0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0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CombineVC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0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查詢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1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AssemblyVC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1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中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41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已配置的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1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AssemblyVC List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41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記錄</w:t>
              </w:r>
            </w:ins>
          </w:p>
        </w:tc>
        <w:tc>
          <w:tcPr>
            <w:tcW w:w="2629" w:type="dxa"/>
          </w:tcPr>
          <w:p w:rsidR="00CF0F14" w:rsidRPr="002F02C9" w:rsidRDefault="00CF0F14" w:rsidP="003B389F">
            <w:pPr>
              <w:rPr>
                <w:ins w:id="26415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416" w:author="Chen, Ivy (陳素貞 IEC1)" w:date="2015-01-12T13:45:00Z">
                  <w:rPr>
                    <w:ins w:id="26417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418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1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1. Assembly List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2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：</w:t>
              </w:r>
            </w:ins>
          </w:p>
          <w:p w:rsidR="00CF0F14" w:rsidRPr="002F02C9" w:rsidRDefault="00CF0F14" w:rsidP="003B389F">
            <w:pPr>
              <w:rPr>
                <w:ins w:id="26421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lang w:eastAsia="zh-TW"/>
                <w:rPrChange w:id="26422" w:author="Chen, Ivy (陳素貞 IEC1)" w:date="2015-01-12T13:45:00Z">
                  <w:rPr>
                    <w:ins w:id="26423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lang w:eastAsia="zh-TW"/>
                  </w:rPr>
                </w:rPrChange>
              </w:rPr>
            </w:pPr>
            <w:ins w:id="26424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642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lang w:eastAsia="zh-TW"/>
                    </w:rPr>
                  </w:rPrChange>
                </w:rPr>
                <w:t>調用【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lang w:eastAsia="zh-TW"/>
                  <w:rPrChange w:id="2642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lang w:eastAsia="zh-TW"/>
                    </w:rPr>
                  </w:rPrChange>
                </w:rPr>
                <w:t> IList&lt;AssemblyVCInfo&gt; GetAssemblyVC(AssemblyVCInfo condition);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lang w:eastAsia="zh-TW"/>
                  <w:rPrChange w:id="2642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lang w:eastAsia="zh-TW"/>
                    </w:rPr>
                  </w:rPrChange>
                </w:rPr>
                <w:t>】</w:t>
              </w:r>
            </w:ins>
          </w:p>
          <w:p w:rsidR="00CF0F14" w:rsidRPr="002F02C9" w:rsidRDefault="00CF0F14" w:rsidP="003B389F">
            <w:pPr>
              <w:pStyle w:val="af1"/>
              <w:numPr>
                <w:ilvl w:val="0"/>
                <w:numId w:val="94"/>
              </w:numPr>
              <w:ind w:firstLineChars="0"/>
              <w:rPr>
                <w:ins w:id="26428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429" w:author="Chen, Ivy (陳素貞 IEC1)" w:date="2015-01-12T13:45:00Z">
                  <w:rPr>
                    <w:ins w:id="26430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431" w:author="Chen, Ivy (陳素貞 IEC1)" w:date="2014-02-07T15:4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432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3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ondition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3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傳入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3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VC=@VC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3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3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CombineVC=@VC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3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，取回所有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3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AssemblyVC List</w:t>
              </w:r>
            </w:ins>
          </w:p>
          <w:p w:rsidR="00CF0F14" w:rsidRPr="002F02C9" w:rsidRDefault="00CF0F14" w:rsidP="003B389F">
            <w:pPr>
              <w:pStyle w:val="af1"/>
              <w:numPr>
                <w:ilvl w:val="0"/>
                <w:numId w:val="94"/>
              </w:numPr>
              <w:ind w:firstLineChars="0"/>
              <w:rPr>
                <w:ins w:id="26440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441" w:author="Chen, Ivy (陳素貞 IEC1)" w:date="2015-01-12T13:45:00Z">
                  <w:rPr>
                    <w:ins w:id="26442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443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4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若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4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VC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4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4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CombineVC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4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都為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44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’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5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ALL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451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’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5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，則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5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Condition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5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傳入空值，表示查詢全部記錄。</w:t>
              </w:r>
            </w:ins>
          </w:p>
        </w:tc>
      </w:tr>
      <w:tr w:rsidR="00CF0F14" w:rsidRPr="002F02C9" w:rsidTr="003B389F">
        <w:trPr>
          <w:ins w:id="26455" w:author="Chen, Ivy (陳素貞 IEC1)" w:date="2014-02-07T15:48:00Z"/>
        </w:trPr>
        <w:tc>
          <w:tcPr>
            <w:tcW w:w="445" w:type="dxa"/>
          </w:tcPr>
          <w:p w:rsidR="00CF0F14" w:rsidRPr="002F02C9" w:rsidRDefault="00CF0F14" w:rsidP="003B389F">
            <w:pPr>
              <w:rPr>
                <w:ins w:id="26456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457" w:author="Chen, Ivy (陳素貞 IEC1)" w:date="2015-01-12T13:45:00Z">
                  <w:rPr>
                    <w:ins w:id="26458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6459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6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4</w:t>
              </w:r>
            </w:ins>
          </w:p>
        </w:tc>
        <w:tc>
          <w:tcPr>
            <w:tcW w:w="1364" w:type="dxa"/>
          </w:tcPr>
          <w:p w:rsidR="00CF0F14" w:rsidRPr="002F02C9" w:rsidRDefault="00CF0F14" w:rsidP="003B389F">
            <w:pPr>
              <w:rPr>
                <w:ins w:id="26461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462" w:author="Chen, Ivy (陳素貞 IEC1)" w:date="2015-01-12T13:45:00Z">
                  <w:rPr>
                    <w:ins w:id="26463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464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46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AssemblyVC 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6466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</w:rPr>
                  </w:rPrChange>
                </w:rPr>
                <w:t>List</w:t>
              </w:r>
            </w:ins>
          </w:p>
        </w:tc>
        <w:tc>
          <w:tcPr>
            <w:tcW w:w="862" w:type="dxa"/>
          </w:tcPr>
          <w:p w:rsidR="00CF0F14" w:rsidRPr="002F02C9" w:rsidRDefault="00CF0F14" w:rsidP="003B389F">
            <w:pPr>
              <w:rPr>
                <w:ins w:id="26467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468" w:author="Chen, Ivy (陳素貞 IEC1)" w:date="2015-01-12T13:45:00Z">
                  <w:rPr>
                    <w:ins w:id="26469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6470" w:author="Chen, Ivy (陳素貞 IEC1)" w:date="2014-02-07T15:48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6471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</w:rPr>
                  </w:rPrChange>
                </w:rPr>
                <w:t>Table</w:t>
              </w:r>
            </w:ins>
          </w:p>
        </w:tc>
        <w:tc>
          <w:tcPr>
            <w:tcW w:w="839" w:type="dxa"/>
          </w:tcPr>
          <w:p w:rsidR="00CF0F14" w:rsidRPr="002F02C9" w:rsidRDefault="00CF0F14" w:rsidP="003B389F">
            <w:pPr>
              <w:rPr>
                <w:ins w:id="26472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473" w:author="Chen, Ivy (陳素貞 IEC1)" w:date="2015-01-12T13:45:00Z">
                  <w:rPr>
                    <w:ins w:id="26474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CF0F14" w:rsidRPr="002F02C9" w:rsidRDefault="00CF0F14" w:rsidP="003B389F">
            <w:pPr>
              <w:rPr>
                <w:ins w:id="26475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476" w:author="Chen, Ivy (陳素貞 IEC1)" w:date="2015-01-12T13:45:00Z">
                  <w:rPr>
                    <w:ins w:id="26477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6478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7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依據當前選擇的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8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VC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8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8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CombineVC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48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查詢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48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已配置的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48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AssemblyVC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48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記錄</w:t>
              </w:r>
            </w:ins>
          </w:p>
        </w:tc>
        <w:tc>
          <w:tcPr>
            <w:tcW w:w="674" w:type="dxa"/>
          </w:tcPr>
          <w:p w:rsidR="00CF0F14" w:rsidRPr="002F02C9" w:rsidRDefault="00CF0F14" w:rsidP="003B389F">
            <w:pPr>
              <w:rPr>
                <w:ins w:id="26487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488" w:author="Chen, Ivy (陳素貞 IEC1)" w:date="2015-01-12T13:45:00Z">
                  <w:rPr>
                    <w:ins w:id="26489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2728" w:type="dxa"/>
          </w:tcPr>
          <w:p w:rsidR="00CF0F14" w:rsidRPr="002F02C9" w:rsidRDefault="00CF0F14" w:rsidP="003B389F">
            <w:pPr>
              <w:rPr>
                <w:ins w:id="26490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491" w:author="Chen, Ivy (陳素貞 IEC1)" w:date="2015-01-12T13:45:00Z">
                  <w:rPr>
                    <w:ins w:id="26492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493" w:author="Chen, Ivy (陳素貞 IEC1)" w:date="2014-02-07T15:48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6494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6495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：原高亮被选的数据行恢复正常显示，被点击的行被高亮选择，下部的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49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5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649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到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49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10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49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号控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6500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件中显示被点击数据行的详细资料，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6501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</w:rPr>
                  </w:rPrChange>
                </w:rPr>
                <w:t>Enable Delete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6502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按钮。</w:t>
              </w:r>
            </w:ins>
          </w:p>
          <w:p w:rsidR="00CF0F14" w:rsidRPr="002F02C9" w:rsidRDefault="00CF0F14" w:rsidP="003B389F">
            <w:pPr>
              <w:rPr>
                <w:ins w:id="26503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504" w:author="Chen, Ivy (陳素貞 IEC1)" w:date="2015-01-12T13:45:00Z">
                  <w:rPr>
                    <w:ins w:id="26505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506" w:author="Chen, Ivy (陳素貞 IEC1)" w:date="2014-02-07T15:48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650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若被点击行为空行，则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6508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</w:rPr>
                  </w:rPrChange>
                </w:rPr>
                <w:t>Disable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0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 </w:t>
              </w:r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6510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</w:rPr>
                  </w:rPrChange>
                </w:rPr>
                <w:t>Delete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6511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按钮。</w:t>
              </w:r>
            </w:ins>
          </w:p>
        </w:tc>
        <w:tc>
          <w:tcPr>
            <w:tcW w:w="2629" w:type="dxa"/>
          </w:tcPr>
          <w:p w:rsidR="00CF0F14" w:rsidRPr="002F02C9" w:rsidRDefault="00CF0F14" w:rsidP="003B389F">
            <w:pPr>
              <w:rPr>
                <w:ins w:id="26512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513" w:author="Chen, Ivy (陳素貞 IEC1)" w:date="2015-01-12T13:45:00Z">
                  <w:rPr>
                    <w:ins w:id="26514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515" w:author="Chen, Ivy (陳素貞 IEC1)" w:date="2014-02-07T15:48:00Z"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6516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栏位包括：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1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VC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1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1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Part No.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2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2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Combine VC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2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2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Combine Part No.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2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2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Family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2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2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Remark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2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2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Editor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3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3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Cdt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3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、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3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Udt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3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。</w:t>
              </w:r>
            </w:ins>
          </w:p>
          <w:p w:rsidR="00CF0F14" w:rsidRPr="002F02C9" w:rsidRDefault="00CF0F14" w:rsidP="003B389F">
            <w:pPr>
              <w:rPr>
                <w:ins w:id="26535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536" w:author="Chen, Ivy (陳素貞 IEC1)" w:date="2015-01-12T13:45:00Z">
                  <w:rPr>
                    <w:ins w:id="26537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538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3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依據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4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VC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4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升冪排序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542" w:author="Chen, Ivy (陳素貞 IEC1)" w:date="2014-02-07T15:48:00Z"/>
                <w:rFonts w:ascii="Courier New" w:eastAsiaTheme="minorEastAsia" w:hAnsi="Courier New" w:cs="Courier New"/>
                <w:noProof/>
                <w:color w:val="008080"/>
                <w:szCs w:val="20"/>
                <w:lang w:eastAsia="zh-TW"/>
                <w:rPrChange w:id="26543" w:author="Chen, Ivy (陳素貞 IEC1)" w:date="2015-01-12T13:45:00Z">
                  <w:rPr>
                    <w:ins w:id="26544" w:author="Chen, Ivy (陳素貞 IEC1)" w:date="2014-02-07T15:48:00Z"/>
                    <w:rFonts w:ascii="Courier New" w:eastAsiaTheme="minorEastAsia" w:hAnsi="Courier New" w:cs="Courier New"/>
                    <w:noProof/>
                    <w:color w:val="008080"/>
                    <w:szCs w:val="20"/>
                    <w:lang w:eastAsia="zh-TW"/>
                  </w:rPr>
                </w:rPrChange>
              </w:rPr>
            </w:pPr>
          </w:p>
        </w:tc>
      </w:tr>
      <w:tr w:rsidR="00CF0F14" w:rsidRPr="002F02C9" w:rsidTr="003B389F">
        <w:trPr>
          <w:ins w:id="26545" w:author="Chen, Ivy (陳素貞 IEC1)" w:date="2014-02-07T15:48:00Z"/>
        </w:trPr>
        <w:tc>
          <w:tcPr>
            <w:tcW w:w="445" w:type="dxa"/>
          </w:tcPr>
          <w:p w:rsidR="00CF0F14" w:rsidRPr="002F02C9" w:rsidRDefault="00CF0F14" w:rsidP="003B389F">
            <w:pPr>
              <w:rPr>
                <w:ins w:id="26546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547" w:author="Chen, Ivy (陳素貞 IEC1)" w:date="2015-01-12T13:45:00Z">
                  <w:rPr>
                    <w:ins w:id="26548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6549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5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5</w:t>
              </w:r>
            </w:ins>
          </w:p>
        </w:tc>
        <w:tc>
          <w:tcPr>
            <w:tcW w:w="1364" w:type="dxa"/>
          </w:tcPr>
          <w:p w:rsidR="00CF0F14" w:rsidRPr="002F02C9" w:rsidRDefault="00CF0F14" w:rsidP="003B389F">
            <w:pPr>
              <w:rPr>
                <w:ins w:id="26551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552" w:author="Chen, Ivy (陳素貞 IEC1)" w:date="2015-01-12T13:45:00Z">
                  <w:rPr>
                    <w:ins w:id="26553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554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55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VC</w:t>
              </w:r>
            </w:ins>
          </w:p>
        </w:tc>
        <w:tc>
          <w:tcPr>
            <w:tcW w:w="862" w:type="dxa"/>
          </w:tcPr>
          <w:p w:rsidR="00CF0F14" w:rsidRPr="002F02C9" w:rsidRDefault="00CF0F14" w:rsidP="003B389F">
            <w:pPr>
              <w:rPr>
                <w:ins w:id="26556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557" w:author="Chen, Ivy (陳素貞 IEC1)" w:date="2015-01-12T13:45:00Z">
                  <w:rPr>
                    <w:ins w:id="26558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6559" w:author="Chen, Ivy (陳素貞 IEC1)" w:date="2014-02-07T15:4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560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CF0F14" w:rsidRPr="002F02C9" w:rsidRDefault="00CF0F14" w:rsidP="003B389F">
            <w:pPr>
              <w:rPr>
                <w:ins w:id="26561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562" w:author="Chen, Ivy (陳素貞 IEC1)" w:date="2015-01-12T13:45:00Z">
                  <w:rPr>
                    <w:ins w:id="26563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6564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6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6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64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6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CF0F14" w:rsidRPr="002F02C9" w:rsidRDefault="00CF0F14" w:rsidP="003B389F">
            <w:pPr>
              <w:rPr>
                <w:ins w:id="26568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569" w:author="Chen, Ivy (陳素貞 IEC1)" w:date="2015-01-12T13:45:00Z">
                  <w:rPr>
                    <w:ins w:id="26570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6571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57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CF0F14" w:rsidRPr="002F02C9" w:rsidRDefault="00CF0F14" w:rsidP="003B389F">
            <w:pPr>
              <w:rPr>
                <w:ins w:id="26573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574" w:author="Chen, Ivy (陳素貞 IEC1)" w:date="2015-01-12T13:45:00Z">
                  <w:rPr>
                    <w:ins w:id="26575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6576" w:author="Chen, Ivy (陳素貞 IEC1)" w:date="2014-02-07T15:48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szCs w:val="18"/>
                  <w:lang w:eastAsia="zh-TW"/>
                  <w:rPrChange w:id="26577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CF0F14" w:rsidRPr="002F02C9" w:rsidRDefault="00CF0F14" w:rsidP="003B389F">
            <w:pPr>
              <w:rPr>
                <w:ins w:id="26578" w:author="Chen, Ivy (陳素貞 IEC1)" w:date="2014-02-07T15:48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6579" w:author="Chen, Ivy (陳素貞 IEC1)" w:date="2015-01-12T13:45:00Z">
                  <w:rPr>
                    <w:ins w:id="26580" w:author="Chen, Ivy (陳素貞 IEC1)" w:date="2014-02-07T15:48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CF0F14" w:rsidRPr="002F02C9" w:rsidRDefault="00CF0F14" w:rsidP="003B389F">
            <w:pPr>
              <w:rPr>
                <w:ins w:id="26581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582" w:author="Chen, Ivy (陳素貞 IEC1)" w:date="2015-01-12T13:45:00Z">
                  <w:rPr>
                    <w:ins w:id="26583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CF0F14" w:rsidRPr="002F02C9" w:rsidTr="003B389F">
        <w:trPr>
          <w:ins w:id="26584" w:author="Chen, Ivy (陳素貞 IEC1)" w:date="2014-02-07T15:48:00Z"/>
        </w:trPr>
        <w:tc>
          <w:tcPr>
            <w:tcW w:w="445" w:type="dxa"/>
          </w:tcPr>
          <w:p w:rsidR="00CF0F14" w:rsidRPr="002F02C9" w:rsidRDefault="00CF0F14" w:rsidP="003B389F">
            <w:pPr>
              <w:rPr>
                <w:ins w:id="26585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586" w:author="Chen, Ivy (陳素貞 IEC1)" w:date="2015-01-12T13:45:00Z">
                  <w:rPr>
                    <w:ins w:id="26587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588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58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6</w:t>
              </w:r>
            </w:ins>
          </w:p>
        </w:tc>
        <w:tc>
          <w:tcPr>
            <w:tcW w:w="1364" w:type="dxa"/>
          </w:tcPr>
          <w:p w:rsidR="00CF0F14" w:rsidRPr="002F02C9" w:rsidRDefault="00CF0F14" w:rsidP="003B389F">
            <w:pPr>
              <w:rPr>
                <w:ins w:id="26590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591" w:author="Chen, Ivy (陳素貞 IEC1)" w:date="2015-01-12T13:45:00Z">
                  <w:rPr>
                    <w:ins w:id="26592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593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59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Part No.</w:t>
              </w:r>
            </w:ins>
          </w:p>
        </w:tc>
        <w:tc>
          <w:tcPr>
            <w:tcW w:w="862" w:type="dxa"/>
          </w:tcPr>
          <w:p w:rsidR="00CF0F14" w:rsidRPr="002F02C9" w:rsidRDefault="00CF0F14" w:rsidP="003B389F">
            <w:pPr>
              <w:rPr>
                <w:ins w:id="26595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596" w:author="Chen, Ivy (陳素貞 IEC1)" w:date="2015-01-12T13:45:00Z">
                  <w:rPr>
                    <w:ins w:id="26597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598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59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839" w:type="dxa"/>
          </w:tcPr>
          <w:p w:rsidR="00CF0F14" w:rsidRPr="002F02C9" w:rsidRDefault="00CF0F14" w:rsidP="003B389F">
            <w:pPr>
              <w:rPr>
                <w:ins w:id="26600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601" w:author="Chen, Ivy (陳素貞 IEC1)" w:date="2015-01-12T13:45:00Z">
                  <w:rPr>
                    <w:ins w:id="26602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1276" w:type="dxa"/>
          </w:tcPr>
          <w:p w:rsidR="00CF0F14" w:rsidRPr="002F02C9" w:rsidRDefault="00CF0F14" w:rsidP="003B389F">
            <w:pPr>
              <w:rPr>
                <w:ins w:id="26603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604" w:author="Chen, Ivy (陳素貞 IEC1)" w:date="2015-01-12T13:45:00Z">
                  <w:rPr>
                    <w:ins w:id="26605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606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60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CF0F14" w:rsidRPr="002F02C9" w:rsidRDefault="00CF0F14" w:rsidP="003B389F">
            <w:pPr>
              <w:rPr>
                <w:ins w:id="26608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609" w:author="Chen, Ivy (陳素貞 IEC1)" w:date="2015-01-12T13:45:00Z">
                  <w:rPr>
                    <w:ins w:id="26610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CF0F14" w:rsidRPr="002F02C9" w:rsidRDefault="00CF0F14" w:rsidP="003B389F">
            <w:pPr>
              <w:rPr>
                <w:ins w:id="26611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612" w:author="Chen, Ivy (陳素貞 IEC1)" w:date="2015-01-12T13:45:00Z">
                  <w:rPr>
                    <w:ins w:id="26613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614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61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1. 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61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當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61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VC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61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輸入後，依據輸入的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61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VC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62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，查詢對應的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62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Part No list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62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。</w:t>
              </w:r>
            </w:ins>
          </w:p>
          <w:p w:rsidR="00CF0F14" w:rsidRPr="002F02C9" w:rsidRDefault="00CF0F14" w:rsidP="003B389F">
            <w:pPr>
              <w:rPr>
                <w:ins w:id="26623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624" w:author="Chen, Ivy (陳素貞 IEC1)" w:date="2015-01-12T13:45:00Z">
                  <w:rPr>
                    <w:ins w:id="26625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  <w:p w:rsidR="00CF0F14" w:rsidRPr="002F02C9" w:rsidRDefault="00CF0F14" w:rsidP="003B389F">
            <w:pPr>
              <w:rPr>
                <w:ins w:id="26626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627" w:author="Chen, Ivy (陳素貞 IEC1)" w:date="2015-01-12T13:45:00Z">
                  <w:rPr>
                    <w:ins w:id="26628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629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63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2. 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63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顯示格式：</w:t>
              </w:r>
            </w:ins>
          </w:p>
          <w:p w:rsidR="00CF0F14" w:rsidRPr="002F02C9" w:rsidRDefault="00CF0F14" w:rsidP="003B389F">
            <w:pPr>
              <w:rPr>
                <w:ins w:id="26632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633" w:author="Chen, Ivy (陳素貞 IEC1)" w:date="2015-01-12T13:45:00Z">
                  <w:rPr>
                    <w:ins w:id="26634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635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63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Part.PartNo 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637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–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63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 Part.Descr</w:t>
              </w:r>
            </w:ins>
          </w:p>
        </w:tc>
        <w:tc>
          <w:tcPr>
            <w:tcW w:w="2629" w:type="dxa"/>
          </w:tcPr>
          <w:p w:rsidR="00CF0F14" w:rsidRPr="002F02C9" w:rsidRDefault="00CF0F14" w:rsidP="003B389F">
            <w:pPr>
              <w:rPr>
                <w:ins w:id="26639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640" w:author="Chen, Ivy (陳素貞 IEC1)" w:date="2015-01-12T13:45:00Z">
                  <w:rPr>
                    <w:ins w:id="26641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642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64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Part No. list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64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：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645" w:author="Chen, Ivy (陳素貞 IEC1)" w:date="2014-02-07T15:48:00Z"/>
                <w:rFonts w:ascii="Courier New" w:hAnsi="Courier New" w:cs="Courier New"/>
                <w:noProof/>
                <w:szCs w:val="20"/>
                <w:rPrChange w:id="26646" w:author="Chen, Ivy (陳素貞 IEC1)" w:date="2015-01-12T13:45:00Z">
                  <w:rPr>
                    <w:ins w:id="26647" w:author="Chen, Ivy (陳素貞 IEC1)" w:date="2014-02-07T15:48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6648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64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650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PartNo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6651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,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652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Descr 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653" w:author="Chen, Ivy (陳素貞 IEC1)" w:date="2014-02-07T15:48:00Z"/>
                <w:rFonts w:ascii="Courier New" w:hAnsi="Courier New" w:cs="Courier New"/>
                <w:noProof/>
                <w:szCs w:val="20"/>
                <w:rPrChange w:id="26654" w:author="Chen, Ivy (陳素貞 IEC1)" w:date="2015-01-12T13:45:00Z">
                  <w:rPr>
                    <w:ins w:id="26655" w:author="Chen, Ivy (陳素貞 IEC1)" w:date="2014-02-07T15:48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6656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65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658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Part 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659" w:author="Chen, Ivy (陳素貞 IEC1)" w:date="2014-02-07T15:48:00Z"/>
                <w:rFonts w:ascii="Courier New" w:hAnsi="Courier New" w:cs="Courier New"/>
                <w:noProof/>
                <w:color w:val="808080"/>
                <w:szCs w:val="20"/>
                <w:rPrChange w:id="26660" w:author="Chen, Ivy (陳素貞 IEC1)" w:date="2015-01-12T13:45:00Z">
                  <w:rPr>
                    <w:ins w:id="26661" w:author="Chen, Ivy (陳素貞 IEC1)" w:date="2014-02-07T15:48:00Z"/>
                    <w:rFonts w:ascii="Courier New" w:hAnsi="Courier New" w:cs="Courier New"/>
                    <w:noProof/>
                    <w:color w:val="808080"/>
                    <w:szCs w:val="20"/>
                  </w:rPr>
                </w:rPrChange>
              </w:rPr>
            </w:pPr>
            <w:ins w:id="26662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66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where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664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PartNo 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6665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in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66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6667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(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668" w:author="Chen, Ivy (陳素貞 IEC1)" w:date="2014-02-07T15:48:00Z"/>
                <w:rFonts w:ascii="Courier New" w:hAnsi="Courier New" w:cs="Courier New"/>
                <w:noProof/>
                <w:szCs w:val="20"/>
                <w:rPrChange w:id="26669" w:author="Chen, Ivy (陳素貞 IEC1)" w:date="2015-01-12T13:45:00Z">
                  <w:rPr>
                    <w:ins w:id="26670" w:author="Chen, Ivy (陳素貞 IEC1)" w:date="2014-02-07T15:48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6671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67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673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PartNo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674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675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PartInfo 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676" w:author="Chen, Ivy (陳素貞 IEC1)" w:date="2014-02-07T15:48:00Z"/>
                <w:rFonts w:ascii="Courier New" w:hAnsi="Courier New" w:cs="Courier New"/>
                <w:noProof/>
                <w:szCs w:val="20"/>
                <w:rPrChange w:id="26677" w:author="Chen, Ivy (陳素貞 IEC1)" w:date="2015-01-12T13:45:00Z">
                  <w:rPr>
                    <w:ins w:id="26678" w:author="Chen, Ivy (陳素貞 IEC1)" w:date="2014-02-07T15:48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6679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680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where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681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InfoType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6682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color w:val="FF0000"/>
                  <w:szCs w:val="20"/>
                  <w:rPrChange w:id="26683" w:author="Chen, Ivy (陳素貞 IEC1)" w:date="2015-01-12T13:45:00Z">
                    <w:rPr>
                      <w:rFonts w:ascii="Courier New" w:hAnsi="Courier New" w:cs="Courier New"/>
                      <w:noProof/>
                      <w:color w:val="FF0000"/>
                      <w:szCs w:val="20"/>
                    </w:rPr>
                  </w:rPrChange>
                </w:rPr>
                <w:t>'VendorCode'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684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6685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and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686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InfoValue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6687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688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>@VC</w:t>
              </w:r>
            </w:ins>
          </w:p>
          <w:p w:rsidR="00CF0F14" w:rsidRPr="002F02C9" w:rsidRDefault="00CF0F14" w:rsidP="003B389F">
            <w:pPr>
              <w:rPr>
                <w:ins w:id="26689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690" w:author="Chen, Ivy (陳素貞 IEC1)" w:date="2015-01-12T13:45:00Z">
                  <w:rPr>
                    <w:ins w:id="26691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692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6693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)</w:t>
              </w:r>
            </w:ins>
          </w:p>
        </w:tc>
      </w:tr>
      <w:tr w:rsidR="00CF0F14" w:rsidRPr="002F02C9" w:rsidTr="003B389F">
        <w:trPr>
          <w:ins w:id="26694" w:author="Chen, Ivy (陳素貞 IEC1)" w:date="2014-02-07T15:48:00Z"/>
        </w:trPr>
        <w:tc>
          <w:tcPr>
            <w:tcW w:w="445" w:type="dxa"/>
          </w:tcPr>
          <w:p w:rsidR="00CF0F14" w:rsidRPr="002F02C9" w:rsidRDefault="00CF0F14" w:rsidP="003B389F">
            <w:pPr>
              <w:rPr>
                <w:ins w:id="26695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696" w:author="Chen, Ivy (陳素貞 IEC1)" w:date="2015-01-12T13:45:00Z">
                  <w:rPr>
                    <w:ins w:id="26697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698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69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7</w:t>
              </w:r>
            </w:ins>
          </w:p>
        </w:tc>
        <w:tc>
          <w:tcPr>
            <w:tcW w:w="1364" w:type="dxa"/>
          </w:tcPr>
          <w:p w:rsidR="00CF0F14" w:rsidRPr="002F02C9" w:rsidRDefault="00CF0F14" w:rsidP="003B389F">
            <w:pPr>
              <w:rPr>
                <w:ins w:id="26700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701" w:author="Chen, Ivy (陳素貞 IEC1)" w:date="2015-01-12T13:45:00Z">
                  <w:rPr>
                    <w:ins w:id="26702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703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0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CombineVC</w:t>
              </w:r>
            </w:ins>
          </w:p>
        </w:tc>
        <w:tc>
          <w:tcPr>
            <w:tcW w:w="862" w:type="dxa"/>
          </w:tcPr>
          <w:p w:rsidR="00CF0F14" w:rsidRPr="002F02C9" w:rsidRDefault="00CF0F14" w:rsidP="003B389F">
            <w:pPr>
              <w:rPr>
                <w:ins w:id="26705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706" w:author="Chen, Ivy (陳素貞 IEC1)" w:date="2015-01-12T13:45:00Z">
                  <w:rPr>
                    <w:ins w:id="26707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708" w:author="Chen, Ivy (陳素貞 IEC1)" w:date="2014-02-07T15:4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709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CF0F14" w:rsidRPr="002F02C9" w:rsidRDefault="00CF0F14" w:rsidP="003B389F">
            <w:pPr>
              <w:rPr>
                <w:ins w:id="26710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711" w:author="Chen, Ivy (陳素貞 IEC1)" w:date="2015-01-12T13:45:00Z">
                  <w:rPr>
                    <w:ins w:id="26712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713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71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71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64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71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CF0F14" w:rsidRPr="002F02C9" w:rsidRDefault="00CF0F14" w:rsidP="003B389F">
            <w:pPr>
              <w:rPr>
                <w:ins w:id="26717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718" w:author="Chen, Ivy (陳素貞 IEC1)" w:date="2015-01-12T13:45:00Z">
                  <w:rPr>
                    <w:ins w:id="26719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720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2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CF0F14" w:rsidRPr="002F02C9" w:rsidRDefault="00CF0F14" w:rsidP="003B389F">
            <w:pPr>
              <w:rPr>
                <w:ins w:id="26722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723" w:author="Chen, Ivy (陳素貞 IEC1)" w:date="2015-01-12T13:45:00Z">
                  <w:rPr>
                    <w:ins w:id="26724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725" w:author="Chen, Ivy (陳素貞 IEC1)" w:date="2014-02-07T15:48:00Z"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szCs w:val="18"/>
                  <w:lang w:eastAsia="zh-TW"/>
                  <w:rPrChange w:id="26726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是</w:t>
              </w:r>
            </w:ins>
          </w:p>
        </w:tc>
        <w:tc>
          <w:tcPr>
            <w:tcW w:w="2728" w:type="dxa"/>
          </w:tcPr>
          <w:p w:rsidR="00CF0F14" w:rsidRPr="002F02C9" w:rsidRDefault="00CF0F14" w:rsidP="003B389F">
            <w:pPr>
              <w:rPr>
                <w:ins w:id="26727" w:author="Chen, Ivy (陳素貞 IEC1)" w:date="2014-02-07T15:48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6728" w:author="Chen, Ivy (陳素貞 IEC1)" w:date="2015-01-12T13:45:00Z">
                  <w:rPr>
                    <w:ins w:id="26729" w:author="Chen, Ivy (陳素貞 IEC1)" w:date="2014-02-07T15:48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CF0F14" w:rsidRPr="002F02C9" w:rsidRDefault="00CF0F14" w:rsidP="003B389F">
            <w:pPr>
              <w:rPr>
                <w:ins w:id="26730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731" w:author="Chen, Ivy (陳素貞 IEC1)" w:date="2015-01-12T13:45:00Z">
                  <w:rPr>
                    <w:ins w:id="26732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CF0F14" w:rsidRPr="002F02C9" w:rsidTr="003B389F">
        <w:trPr>
          <w:ins w:id="26733" w:author="Chen, Ivy (陳素貞 IEC1)" w:date="2014-02-07T15:48:00Z"/>
        </w:trPr>
        <w:tc>
          <w:tcPr>
            <w:tcW w:w="445" w:type="dxa"/>
          </w:tcPr>
          <w:p w:rsidR="00CF0F14" w:rsidRPr="002F02C9" w:rsidRDefault="00CF0F14" w:rsidP="003B389F">
            <w:pPr>
              <w:rPr>
                <w:ins w:id="26734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735" w:author="Chen, Ivy (陳素貞 IEC1)" w:date="2015-01-12T13:45:00Z">
                  <w:rPr>
                    <w:ins w:id="26736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737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73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8</w:t>
              </w:r>
            </w:ins>
          </w:p>
        </w:tc>
        <w:tc>
          <w:tcPr>
            <w:tcW w:w="1364" w:type="dxa"/>
          </w:tcPr>
          <w:p w:rsidR="00CF0F14" w:rsidRPr="002F02C9" w:rsidRDefault="00CF0F14" w:rsidP="003B389F">
            <w:pPr>
              <w:rPr>
                <w:ins w:id="26739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740" w:author="Chen, Ivy (陳素貞 IEC1)" w:date="2015-01-12T13:45:00Z">
                  <w:rPr>
                    <w:ins w:id="26741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742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4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Combine Part No.</w:t>
              </w:r>
            </w:ins>
          </w:p>
        </w:tc>
        <w:tc>
          <w:tcPr>
            <w:tcW w:w="862" w:type="dxa"/>
          </w:tcPr>
          <w:p w:rsidR="00CF0F14" w:rsidRPr="002F02C9" w:rsidRDefault="00CF0F14" w:rsidP="003B389F">
            <w:pPr>
              <w:rPr>
                <w:ins w:id="26744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745" w:author="Chen, Ivy (陳素貞 IEC1)" w:date="2015-01-12T13:45:00Z">
                  <w:rPr>
                    <w:ins w:id="26746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747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4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839" w:type="dxa"/>
          </w:tcPr>
          <w:p w:rsidR="00CF0F14" w:rsidRPr="002F02C9" w:rsidRDefault="00CF0F14" w:rsidP="003B389F">
            <w:pPr>
              <w:rPr>
                <w:ins w:id="26749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750" w:author="Chen, Ivy (陳素貞 IEC1)" w:date="2015-01-12T13:45:00Z">
                  <w:rPr>
                    <w:ins w:id="26751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1276" w:type="dxa"/>
          </w:tcPr>
          <w:p w:rsidR="00CF0F14" w:rsidRPr="002F02C9" w:rsidRDefault="00CF0F14" w:rsidP="003B389F">
            <w:pPr>
              <w:rPr>
                <w:ins w:id="26752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753" w:author="Chen, Ivy (陳素貞 IEC1)" w:date="2015-01-12T13:45:00Z">
                  <w:rPr>
                    <w:ins w:id="26754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755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5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CF0F14" w:rsidRPr="002F02C9" w:rsidRDefault="00CF0F14" w:rsidP="003B389F">
            <w:pPr>
              <w:rPr>
                <w:ins w:id="26757" w:author="Chen, Ivy (陳素貞 IEC1)" w:date="2014-02-07T15:48:00Z"/>
                <w:rFonts w:asciiTheme="minorEastAsia" w:eastAsiaTheme="minorEastAsia" w:hAnsiTheme="minorEastAsia" w:cstheme="minorHAnsi"/>
                <w:color w:val="0033CC"/>
                <w:sz w:val="18"/>
                <w:szCs w:val="18"/>
                <w:lang w:eastAsia="zh-TW"/>
                <w:rPrChange w:id="26758" w:author="Chen, Ivy (陳素貞 IEC1)" w:date="2015-01-12T13:45:00Z">
                  <w:rPr>
                    <w:ins w:id="26759" w:author="Chen, Ivy (陳素貞 IEC1)" w:date="2014-02-07T15:48:00Z"/>
                    <w:rFonts w:asciiTheme="minorEastAsia" w:eastAsiaTheme="minorEastAsia" w:hAnsiTheme="minorEastAsia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CF0F14" w:rsidRPr="002F02C9" w:rsidRDefault="00CF0F14" w:rsidP="003B389F">
            <w:pPr>
              <w:rPr>
                <w:ins w:id="26760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761" w:author="Chen, Ivy (陳素貞 IEC1)" w:date="2015-01-12T13:45:00Z">
                  <w:rPr>
                    <w:ins w:id="26762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763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64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1. 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6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當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66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CombineVC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6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輸入後，依據輸入的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6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CombineVC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6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，查詢對應的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7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Combine Part No list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7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。</w:t>
              </w:r>
            </w:ins>
          </w:p>
          <w:p w:rsidR="00CF0F14" w:rsidRPr="002F02C9" w:rsidRDefault="00CF0F14" w:rsidP="003B389F">
            <w:pPr>
              <w:rPr>
                <w:ins w:id="26772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773" w:author="Chen, Ivy (陳素貞 IEC1)" w:date="2015-01-12T13:45:00Z">
                  <w:rPr>
                    <w:ins w:id="26774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  <w:p w:rsidR="00CF0F14" w:rsidRPr="002F02C9" w:rsidRDefault="00CF0F14" w:rsidP="003B389F">
            <w:pPr>
              <w:rPr>
                <w:ins w:id="26775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776" w:author="Chen, Ivy (陳素貞 IEC1)" w:date="2015-01-12T13:45:00Z">
                  <w:rPr>
                    <w:ins w:id="26777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778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7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2. 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8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顯示格式：</w:t>
              </w:r>
            </w:ins>
          </w:p>
          <w:p w:rsidR="00CF0F14" w:rsidRPr="002F02C9" w:rsidRDefault="00CF0F14" w:rsidP="003B389F">
            <w:pPr>
              <w:rPr>
                <w:ins w:id="26781" w:author="Chen, Ivy (陳素貞 IEC1)" w:date="2014-02-07T15:48:00Z"/>
                <w:rFonts w:asciiTheme="minorHAnsi" w:eastAsia="新細明體" w:hAnsiTheme="minorHAnsi" w:cstheme="minorHAnsi"/>
                <w:b/>
                <w:color w:val="0033CC"/>
                <w:sz w:val="18"/>
                <w:szCs w:val="18"/>
                <w:lang w:eastAsia="zh-TW"/>
                <w:rPrChange w:id="26782" w:author="Chen, Ivy (陳素貞 IEC1)" w:date="2015-01-12T13:45:00Z">
                  <w:rPr>
                    <w:ins w:id="26783" w:author="Chen, Ivy (陳素貞 IEC1)" w:date="2014-02-07T15:48:00Z"/>
                    <w:rFonts w:asciiTheme="minorHAnsi" w:eastAsia="新細明體" w:hAnsiTheme="minorHAnsi" w:cstheme="minorHAnsi"/>
                    <w:b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784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8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Part.PartNo </w:t>
              </w:r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78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–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87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 Part.Descr</w:t>
              </w:r>
            </w:ins>
          </w:p>
        </w:tc>
        <w:tc>
          <w:tcPr>
            <w:tcW w:w="2629" w:type="dxa"/>
          </w:tcPr>
          <w:p w:rsidR="00CF0F14" w:rsidRPr="002F02C9" w:rsidRDefault="00CF0F14" w:rsidP="003B389F">
            <w:pPr>
              <w:rPr>
                <w:ins w:id="26788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789" w:author="Chen, Ivy (陳素貞 IEC1)" w:date="2015-01-12T13:45:00Z">
                  <w:rPr>
                    <w:ins w:id="26790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791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92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Combine Part No. list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793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：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794" w:author="Chen, Ivy (陳素貞 IEC1)" w:date="2014-02-07T15:48:00Z"/>
                <w:rFonts w:ascii="Courier New" w:hAnsi="Courier New" w:cs="Courier New"/>
                <w:noProof/>
                <w:szCs w:val="20"/>
                <w:rPrChange w:id="26795" w:author="Chen, Ivy (陳素貞 IEC1)" w:date="2015-01-12T13:45:00Z">
                  <w:rPr>
                    <w:ins w:id="26796" w:author="Chen, Ivy (陳素貞 IEC1)" w:date="2014-02-07T15:48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6797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798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799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PartNo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6800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,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801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Descr 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802" w:author="Chen, Ivy (陳素貞 IEC1)" w:date="2014-02-07T15:48:00Z"/>
                <w:rFonts w:ascii="Courier New" w:hAnsi="Courier New" w:cs="Courier New"/>
                <w:noProof/>
                <w:szCs w:val="20"/>
                <w:rPrChange w:id="26803" w:author="Chen, Ivy (陳素貞 IEC1)" w:date="2015-01-12T13:45:00Z">
                  <w:rPr>
                    <w:ins w:id="26804" w:author="Chen, Ivy (陳素貞 IEC1)" w:date="2014-02-07T15:48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6805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806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807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Part 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808" w:author="Chen, Ivy (陳素貞 IEC1)" w:date="2014-02-07T15:48:00Z"/>
                <w:rFonts w:ascii="Courier New" w:hAnsi="Courier New" w:cs="Courier New"/>
                <w:noProof/>
                <w:color w:val="808080"/>
                <w:szCs w:val="20"/>
                <w:rPrChange w:id="26809" w:author="Chen, Ivy (陳素貞 IEC1)" w:date="2015-01-12T13:45:00Z">
                  <w:rPr>
                    <w:ins w:id="26810" w:author="Chen, Ivy (陳素貞 IEC1)" w:date="2014-02-07T15:48:00Z"/>
                    <w:rFonts w:ascii="Courier New" w:hAnsi="Courier New" w:cs="Courier New"/>
                    <w:noProof/>
                    <w:color w:val="808080"/>
                    <w:szCs w:val="20"/>
                  </w:rPr>
                </w:rPrChange>
              </w:rPr>
            </w:pPr>
            <w:ins w:id="26811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812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where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813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PartNo 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6814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in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81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6816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(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817" w:author="Chen, Ivy (陳素貞 IEC1)" w:date="2014-02-07T15:48:00Z"/>
                <w:rFonts w:ascii="Courier New" w:hAnsi="Courier New" w:cs="Courier New"/>
                <w:noProof/>
                <w:szCs w:val="20"/>
                <w:rPrChange w:id="26818" w:author="Chen, Ivy (陳素貞 IEC1)" w:date="2015-01-12T13:45:00Z">
                  <w:rPr>
                    <w:ins w:id="26819" w:author="Chen, Ivy (陳素貞 IEC1)" w:date="2014-02-07T15:48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6820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82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822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PartNo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823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824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PartInfo 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825" w:author="Chen, Ivy (陳素貞 IEC1)" w:date="2014-02-07T15:48:00Z"/>
                <w:rFonts w:ascii="Courier New" w:hAnsi="Courier New" w:cs="Courier New"/>
                <w:noProof/>
                <w:szCs w:val="20"/>
                <w:rPrChange w:id="26826" w:author="Chen, Ivy (陳素貞 IEC1)" w:date="2015-01-12T13:45:00Z">
                  <w:rPr>
                    <w:ins w:id="26827" w:author="Chen, Ivy (陳素貞 IEC1)" w:date="2014-02-07T15:48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6828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82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where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830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InfoType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6831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color w:val="FF0000"/>
                  <w:szCs w:val="20"/>
                  <w:rPrChange w:id="26832" w:author="Chen, Ivy (陳素貞 IEC1)" w:date="2015-01-12T13:45:00Z">
                    <w:rPr>
                      <w:rFonts w:ascii="Courier New" w:hAnsi="Courier New" w:cs="Courier New"/>
                      <w:noProof/>
                      <w:color w:val="FF0000"/>
                      <w:szCs w:val="20"/>
                    </w:rPr>
                  </w:rPrChange>
                </w:rPr>
                <w:t>'VendorCode'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833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6834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and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835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InfoValue</w:t>
              </w:r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6836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=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837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>@</w:t>
              </w:r>
              <w:r w:rsidRPr="002F02C9">
                <w:rPr>
                  <w:rFonts w:ascii="Courier New" w:eastAsiaTheme="minorEastAsia" w:hAnsi="Courier New" w:cs="Courier New" w:hint="eastAsia"/>
                  <w:noProof/>
                  <w:szCs w:val="20"/>
                  <w:lang w:eastAsia="zh-TW"/>
                  <w:rPrChange w:id="26838" w:author="Chen, Ivy (陳素貞 IEC1)" w:date="2015-01-12T13:45:00Z">
                    <w:rPr>
                      <w:rFonts w:ascii="Courier New" w:eastAsiaTheme="minorEastAsia" w:hAnsi="Courier New" w:cs="Courier New" w:hint="eastAsia"/>
                      <w:noProof/>
                      <w:szCs w:val="20"/>
                      <w:lang w:eastAsia="zh-TW"/>
                    </w:rPr>
                  </w:rPrChange>
                </w:rPr>
                <w:t>Combine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839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>VC</w:t>
              </w:r>
            </w:ins>
          </w:p>
          <w:p w:rsidR="00CF0F14" w:rsidRPr="002F02C9" w:rsidRDefault="00CF0F14" w:rsidP="003B389F">
            <w:pPr>
              <w:rPr>
                <w:ins w:id="26840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841" w:author="Chen, Ivy (陳素貞 IEC1)" w:date="2015-01-12T13:45:00Z">
                  <w:rPr>
                    <w:ins w:id="26842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843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808080"/>
                  <w:szCs w:val="20"/>
                  <w:rPrChange w:id="26844" w:author="Chen, Ivy (陳素貞 IEC1)" w:date="2015-01-12T13:45:00Z">
                    <w:rPr>
                      <w:rFonts w:ascii="Courier New" w:hAnsi="Courier New" w:cs="Courier New"/>
                      <w:noProof/>
                      <w:color w:val="808080"/>
                      <w:szCs w:val="20"/>
                    </w:rPr>
                  </w:rPrChange>
                </w:rPr>
                <w:t>)</w:t>
              </w:r>
            </w:ins>
          </w:p>
        </w:tc>
      </w:tr>
      <w:tr w:rsidR="00CF0F14" w:rsidRPr="002F02C9" w:rsidTr="003B389F">
        <w:trPr>
          <w:ins w:id="26845" w:author="Chen, Ivy (陳素貞 IEC1)" w:date="2014-02-07T15:48:00Z"/>
        </w:trPr>
        <w:tc>
          <w:tcPr>
            <w:tcW w:w="445" w:type="dxa"/>
          </w:tcPr>
          <w:p w:rsidR="00CF0F14" w:rsidRPr="002F02C9" w:rsidRDefault="00CF0F14" w:rsidP="003B389F">
            <w:pPr>
              <w:rPr>
                <w:ins w:id="26846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847" w:author="Chen, Ivy (陳素貞 IEC1)" w:date="2015-01-12T13:45:00Z">
                  <w:rPr>
                    <w:ins w:id="26848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849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85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9</w:t>
              </w:r>
            </w:ins>
          </w:p>
        </w:tc>
        <w:tc>
          <w:tcPr>
            <w:tcW w:w="1364" w:type="dxa"/>
          </w:tcPr>
          <w:p w:rsidR="00CF0F14" w:rsidRPr="002F02C9" w:rsidRDefault="00CF0F14" w:rsidP="003B389F">
            <w:pPr>
              <w:rPr>
                <w:ins w:id="26851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852" w:author="Chen, Ivy (陳素貞 IEC1)" w:date="2015-01-12T13:45:00Z">
                  <w:rPr>
                    <w:ins w:id="26853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854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855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Family</w:t>
              </w:r>
            </w:ins>
          </w:p>
        </w:tc>
        <w:tc>
          <w:tcPr>
            <w:tcW w:w="862" w:type="dxa"/>
          </w:tcPr>
          <w:p w:rsidR="00CF0F14" w:rsidRPr="002F02C9" w:rsidRDefault="00CF0F14" w:rsidP="003B389F">
            <w:pPr>
              <w:rPr>
                <w:ins w:id="26856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857" w:author="Chen, Ivy (陳素貞 IEC1)" w:date="2015-01-12T13:45:00Z">
                  <w:rPr>
                    <w:ins w:id="26858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859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86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select</w:t>
              </w:r>
            </w:ins>
          </w:p>
        </w:tc>
        <w:tc>
          <w:tcPr>
            <w:tcW w:w="839" w:type="dxa"/>
          </w:tcPr>
          <w:p w:rsidR="00CF0F14" w:rsidRPr="002F02C9" w:rsidRDefault="00CF0F14" w:rsidP="003B389F">
            <w:pPr>
              <w:rPr>
                <w:ins w:id="26861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862" w:author="Chen, Ivy (陳素貞 IEC1)" w:date="2015-01-12T13:45:00Z">
                  <w:rPr>
                    <w:ins w:id="26863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1276" w:type="dxa"/>
          </w:tcPr>
          <w:p w:rsidR="00CF0F14" w:rsidRPr="002F02C9" w:rsidRDefault="00CF0F14" w:rsidP="003B389F">
            <w:pPr>
              <w:rPr>
                <w:ins w:id="26864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865" w:author="Chen, Ivy (陳素貞 IEC1)" w:date="2015-01-12T13:45:00Z">
                  <w:rPr>
                    <w:ins w:id="26866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867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86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空</w:t>
              </w:r>
            </w:ins>
          </w:p>
        </w:tc>
        <w:tc>
          <w:tcPr>
            <w:tcW w:w="674" w:type="dxa"/>
          </w:tcPr>
          <w:p w:rsidR="00CF0F14" w:rsidRPr="002F02C9" w:rsidRDefault="00CF0F14" w:rsidP="003B389F">
            <w:pPr>
              <w:rPr>
                <w:ins w:id="26869" w:author="Chen, Ivy (陳素貞 IEC1)" w:date="2014-02-07T15:48:00Z"/>
                <w:rFonts w:asciiTheme="minorEastAsia" w:eastAsiaTheme="minorEastAsia" w:hAnsiTheme="minorEastAsia" w:cstheme="minorHAnsi"/>
                <w:color w:val="0033CC"/>
                <w:sz w:val="18"/>
                <w:szCs w:val="18"/>
                <w:lang w:eastAsia="zh-TW"/>
                <w:rPrChange w:id="26870" w:author="Chen, Ivy (陳素貞 IEC1)" w:date="2015-01-12T13:45:00Z">
                  <w:rPr>
                    <w:ins w:id="26871" w:author="Chen, Ivy (陳素貞 IEC1)" w:date="2014-02-07T15:48:00Z"/>
                    <w:rFonts w:asciiTheme="minorEastAsia" w:eastAsiaTheme="minorEastAsia" w:hAnsiTheme="minorEastAsia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CF0F14" w:rsidRPr="002F02C9" w:rsidRDefault="00CF0F14" w:rsidP="003B389F">
            <w:pPr>
              <w:rPr>
                <w:ins w:id="26872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873" w:author="Chen, Ivy (陳素貞 IEC1)" w:date="2015-01-12T13:45:00Z">
                  <w:rPr>
                    <w:ins w:id="26874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CF0F14" w:rsidRPr="002F02C9" w:rsidRDefault="00CF0F14" w:rsidP="003B389F">
            <w:pPr>
              <w:rPr>
                <w:ins w:id="26875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876" w:author="Chen, Ivy (陳素貞 IEC1)" w:date="2015-01-12T13:45:00Z">
                  <w:rPr>
                    <w:ins w:id="26877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878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879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Family list</w:t>
              </w:r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880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：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881" w:author="Chen, Ivy (陳素貞 IEC1)" w:date="2014-02-07T15:48:00Z"/>
                <w:rFonts w:ascii="Courier New" w:hAnsi="Courier New" w:cs="Courier New"/>
                <w:noProof/>
                <w:szCs w:val="20"/>
                <w:rPrChange w:id="26882" w:author="Chen, Ivy (陳素貞 IEC1)" w:date="2015-01-12T13:45:00Z">
                  <w:rPr>
                    <w:ins w:id="26883" w:author="Chen, Ivy (陳素貞 IEC1)" w:date="2014-02-07T15:48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6884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885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select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886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Family</w:t>
              </w:r>
            </w:ins>
          </w:p>
          <w:p w:rsidR="00CF0F14" w:rsidRPr="002F02C9" w:rsidRDefault="00CF0F14" w:rsidP="003B389F">
            <w:pPr>
              <w:widowControl w:val="0"/>
              <w:autoSpaceDE w:val="0"/>
              <w:autoSpaceDN w:val="0"/>
              <w:adjustRightInd w:val="0"/>
              <w:rPr>
                <w:ins w:id="26887" w:author="Chen, Ivy (陳素貞 IEC1)" w:date="2014-02-07T15:48:00Z"/>
                <w:rFonts w:ascii="Courier New" w:hAnsi="Courier New" w:cs="Courier New"/>
                <w:noProof/>
                <w:szCs w:val="20"/>
                <w:rPrChange w:id="26888" w:author="Chen, Ivy (陳素貞 IEC1)" w:date="2015-01-12T13:45:00Z">
                  <w:rPr>
                    <w:ins w:id="26889" w:author="Chen, Ivy (陳素貞 IEC1)" w:date="2014-02-07T15:48:00Z"/>
                    <w:rFonts w:ascii="Courier New" w:hAnsi="Courier New" w:cs="Courier New"/>
                    <w:noProof/>
                    <w:szCs w:val="20"/>
                  </w:rPr>
                </w:rPrChange>
              </w:rPr>
            </w:pPr>
            <w:ins w:id="26890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891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from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892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Family</w:t>
              </w:r>
            </w:ins>
          </w:p>
          <w:p w:rsidR="00CF0F14" w:rsidRPr="002F02C9" w:rsidRDefault="00CF0F14" w:rsidP="003B389F">
            <w:pPr>
              <w:rPr>
                <w:ins w:id="26893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894" w:author="Chen, Ivy (陳素貞 IEC1)" w:date="2015-01-12T13:45:00Z">
                  <w:rPr>
                    <w:ins w:id="26895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896" w:author="Chen, Ivy (陳素貞 IEC1)" w:date="2014-02-07T15:48:00Z"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897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order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898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</w:t>
              </w:r>
              <w:r w:rsidRPr="002F02C9">
                <w:rPr>
                  <w:rFonts w:ascii="Courier New" w:hAnsi="Courier New" w:cs="Courier New"/>
                  <w:noProof/>
                  <w:color w:val="0000FF"/>
                  <w:szCs w:val="20"/>
                  <w:rPrChange w:id="26899" w:author="Chen, Ivy (陳素貞 IEC1)" w:date="2015-01-12T13:45:00Z">
                    <w:rPr>
                      <w:rFonts w:ascii="Courier New" w:hAnsi="Courier New" w:cs="Courier New"/>
                      <w:noProof/>
                      <w:color w:val="0000FF"/>
                      <w:szCs w:val="20"/>
                    </w:rPr>
                  </w:rPrChange>
                </w:rPr>
                <w:t>by</w:t>
              </w:r>
              <w:r w:rsidRPr="002F02C9">
                <w:rPr>
                  <w:rFonts w:ascii="Courier New" w:hAnsi="Courier New" w:cs="Courier New"/>
                  <w:noProof/>
                  <w:szCs w:val="20"/>
                  <w:rPrChange w:id="26900" w:author="Chen, Ivy (陳素貞 IEC1)" w:date="2015-01-12T13:45:00Z">
                    <w:rPr>
                      <w:rFonts w:ascii="Courier New" w:hAnsi="Courier New" w:cs="Courier New"/>
                      <w:noProof/>
                      <w:szCs w:val="20"/>
                    </w:rPr>
                  </w:rPrChange>
                </w:rPr>
                <w:t xml:space="preserve"> Family</w:t>
              </w:r>
            </w:ins>
          </w:p>
        </w:tc>
      </w:tr>
      <w:tr w:rsidR="00CF0F14" w:rsidRPr="002F02C9" w:rsidTr="003B389F">
        <w:trPr>
          <w:ins w:id="26901" w:author="Chen, Ivy (陳素貞 IEC1)" w:date="2014-02-07T15:48:00Z"/>
        </w:trPr>
        <w:tc>
          <w:tcPr>
            <w:tcW w:w="445" w:type="dxa"/>
          </w:tcPr>
          <w:p w:rsidR="00CF0F14" w:rsidRPr="002F02C9" w:rsidRDefault="00CF0F14" w:rsidP="003B389F">
            <w:pPr>
              <w:rPr>
                <w:ins w:id="26902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903" w:author="Chen, Ivy (陳素貞 IEC1)" w:date="2015-01-12T13:45:00Z">
                  <w:rPr>
                    <w:ins w:id="26904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905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90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10</w:t>
              </w:r>
            </w:ins>
          </w:p>
        </w:tc>
        <w:tc>
          <w:tcPr>
            <w:tcW w:w="1364" w:type="dxa"/>
          </w:tcPr>
          <w:p w:rsidR="00CF0F14" w:rsidRPr="002F02C9" w:rsidRDefault="00CF0F14" w:rsidP="003B389F">
            <w:pPr>
              <w:rPr>
                <w:ins w:id="26907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908" w:author="Chen, Ivy (陳素貞 IEC1)" w:date="2015-01-12T13:45:00Z">
                  <w:rPr>
                    <w:ins w:id="26909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910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911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Remark</w:t>
              </w:r>
            </w:ins>
          </w:p>
        </w:tc>
        <w:tc>
          <w:tcPr>
            <w:tcW w:w="862" w:type="dxa"/>
          </w:tcPr>
          <w:p w:rsidR="00CF0F14" w:rsidRPr="002F02C9" w:rsidRDefault="00CF0F14" w:rsidP="003B389F">
            <w:pPr>
              <w:rPr>
                <w:ins w:id="26912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913" w:author="Chen, Ivy (陳素貞 IEC1)" w:date="2015-01-12T13:45:00Z">
                  <w:rPr>
                    <w:ins w:id="26914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915" w:author="Chen, Ivy (陳素貞 IEC1)" w:date="2014-02-07T15:48:00Z">
              <w:r w:rsidRPr="002F02C9">
                <w:rPr>
                  <w:rFonts w:asciiTheme="minorHAnsi" w:eastAsia="新細明體" w:hAnsiTheme="minorHAnsi" w:cstheme="minorHAnsi"/>
                  <w:color w:val="0033CC"/>
                  <w:sz w:val="18"/>
                  <w:szCs w:val="18"/>
                  <w:lang w:eastAsia="zh-TW"/>
                  <w:rPrChange w:id="26916" w:author="Chen, Ivy (陳素貞 IEC1)" w:date="2015-01-12T13:45:00Z">
                    <w:rPr>
                      <w:rFonts w:asciiTheme="minorHAnsi" w:eastAsia="新細明體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TextBox</w:t>
              </w:r>
            </w:ins>
          </w:p>
        </w:tc>
        <w:tc>
          <w:tcPr>
            <w:tcW w:w="839" w:type="dxa"/>
          </w:tcPr>
          <w:p w:rsidR="00CF0F14" w:rsidRPr="002F02C9" w:rsidRDefault="00CF0F14" w:rsidP="003B389F">
            <w:pPr>
              <w:rPr>
                <w:ins w:id="26917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918" w:author="Chen, Ivy (陳素貞 IEC1)" w:date="2015-01-12T13:45:00Z">
                  <w:rPr>
                    <w:ins w:id="26919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920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92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長度不超過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92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lastRenderedPageBreak/>
                <w:t>255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92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的字符串</w:t>
              </w:r>
            </w:ins>
          </w:p>
        </w:tc>
        <w:tc>
          <w:tcPr>
            <w:tcW w:w="1276" w:type="dxa"/>
          </w:tcPr>
          <w:p w:rsidR="00CF0F14" w:rsidRPr="002F02C9" w:rsidRDefault="00CF0F14" w:rsidP="003B389F">
            <w:pPr>
              <w:rPr>
                <w:ins w:id="26924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925" w:author="Chen, Ivy (陳素貞 IEC1)" w:date="2015-01-12T13:45:00Z">
                  <w:rPr>
                    <w:ins w:id="26926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927" w:author="Chen, Ivy (陳素貞 IEC1)" w:date="2014-02-07T15:48:00Z">
              <w:r w:rsidRPr="002F02C9">
                <w:rPr>
                  <w:rFonts w:asciiTheme="minorHAnsi" w:eastAsia="新細明體" w:hAnsiTheme="minorHAnsi" w:cstheme="minorHAnsi" w:hint="eastAsia"/>
                  <w:color w:val="0033CC"/>
                  <w:sz w:val="18"/>
                  <w:szCs w:val="18"/>
                  <w:lang w:eastAsia="zh-TW"/>
                  <w:rPrChange w:id="26928" w:author="Chen, Ivy (陳素貞 IEC1)" w:date="2015-01-12T13:45:00Z">
                    <w:rPr>
                      <w:rFonts w:asciiTheme="minorHAnsi" w:eastAsia="新細明體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lastRenderedPageBreak/>
                <w:t>空</w:t>
              </w:r>
            </w:ins>
          </w:p>
        </w:tc>
        <w:tc>
          <w:tcPr>
            <w:tcW w:w="674" w:type="dxa"/>
          </w:tcPr>
          <w:p w:rsidR="00CF0F14" w:rsidRPr="002F02C9" w:rsidRDefault="00CF0F14" w:rsidP="003B389F">
            <w:pPr>
              <w:rPr>
                <w:ins w:id="26929" w:author="Chen, Ivy (陳素貞 IEC1)" w:date="2014-02-07T15:48:00Z"/>
                <w:rFonts w:asciiTheme="minorEastAsia" w:eastAsiaTheme="minorEastAsia" w:hAnsiTheme="minorEastAsia" w:cstheme="minorHAnsi"/>
                <w:color w:val="0033CC"/>
                <w:sz w:val="18"/>
                <w:szCs w:val="18"/>
                <w:lang w:eastAsia="zh-TW"/>
                <w:rPrChange w:id="26930" w:author="Chen, Ivy (陳素貞 IEC1)" w:date="2015-01-12T13:45:00Z">
                  <w:rPr>
                    <w:ins w:id="26931" w:author="Chen, Ivy (陳素貞 IEC1)" w:date="2014-02-07T15:48:00Z"/>
                    <w:rFonts w:asciiTheme="minorEastAsia" w:eastAsiaTheme="minorEastAsia" w:hAnsiTheme="minorEastAsia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728" w:type="dxa"/>
          </w:tcPr>
          <w:p w:rsidR="00CF0F14" w:rsidRPr="002F02C9" w:rsidRDefault="00CF0F14" w:rsidP="003B389F">
            <w:pPr>
              <w:rPr>
                <w:ins w:id="26932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933" w:author="Chen, Ivy (陳素貞 IEC1)" w:date="2015-01-12T13:45:00Z">
                  <w:rPr>
                    <w:ins w:id="26934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  <w:tc>
          <w:tcPr>
            <w:tcW w:w="2629" w:type="dxa"/>
          </w:tcPr>
          <w:p w:rsidR="00CF0F14" w:rsidRPr="002F02C9" w:rsidRDefault="00CF0F14" w:rsidP="003B389F">
            <w:pPr>
              <w:rPr>
                <w:ins w:id="26935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936" w:author="Chen, Ivy (陳素貞 IEC1)" w:date="2015-01-12T13:45:00Z">
                  <w:rPr>
                    <w:ins w:id="26937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</w:tc>
      </w:tr>
      <w:tr w:rsidR="00CF0F14" w:rsidRPr="002F02C9" w:rsidTr="003B389F">
        <w:trPr>
          <w:ins w:id="26938" w:author="Chen, Ivy (陳素貞 IEC1)" w:date="2014-02-07T15:48:00Z"/>
        </w:trPr>
        <w:tc>
          <w:tcPr>
            <w:tcW w:w="445" w:type="dxa"/>
          </w:tcPr>
          <w:p w:rsidR="00CF0F14" w:rsidRPr="002F02C9" w:rsidRDefault="00CF0F14" w:rsidP="003B389F">
            <w:pPr>
              <w:rPr>
                <w:ins w:id="26939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940" w:author="Chen, Ivy (陳素貞 IEC1)" w:date="2015-01-12T13:45:00Z">
                  <w:rPr>
                    <w:ins w:id="26941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6942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94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lastRenderedPageBreak/>
                <w:t>11</w:t>
              </w:r>
            </w:ins>
          </w:p>
        </w:tc>
        <w:tc>
          <w:tcPr>
            <w:tcW w:w="1364" w:type="dxa"/>
          </w:tcPr>
          <w:p w:rsidR="00CF0F14" w:rsidRPr="002F02C9" w:rsidRDefault="00CF0F14" w:rsidP="003B389F">
            <w:pPr>
              <w:rPr>
                <w:ins w:id="26944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6945" w:author="Chen, Ivy (陳素貞 IEC1)" w:date="2015-01-12T13:45:00Z">
                  <w:rPr>
                    <w:ins w:id="26946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947" w:author="Chen, Ivy (陳素貞 IEC1)" w:date="2014-02-07T15:4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6948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Save</w:t>
              </w:r>
            </w:ins>
          </w:p>
        </w:tc>
        <w:tc>
          <w:tcPr>
            <w:tcW w:w="862" w:type="dxa"/>
          </w:tcPr>
          <w:p w:rsidR="00CF0F14" w:rsidRPr="002F02C9" w:rsidRDefault="00CF0F14" w:rsidP="003B389F">
            <w:pPr>
              <w:rPr>
                <w:ins w:id="26949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950" w:author="Chen, Ivy (陳素貞 IEC1)" w:date="2015-01-12T13:45:00Z">
                  <w:rPr>
                    <w:ins w:id="26951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6952" w:author="Chen, Ivy (陳素貞 IEC1)" w:date="2014-02-07T15:4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695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CF0F14" w:rsidRPr="002F02C9" w:rsidRDefault="00CF0F14" w:rsidP="003B389F">
            <w:pPr>
              <w:rPr>
                <w:ins w:id="26954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955" w:author="Chen, Ivy (陳素貞 IEC1)" w:date="2015-01-12T13:45:00Z">
                  <w:rPr>
                    <w:ins w:id="26956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CF0F14" w:rsidRPr="002F02C9" w:rsidRDefault="00CF0F14" w:rsidP="003B389F">
            <w:pPr>
              <w:rPr>
                <w:ins w:id="26957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958" w:author="Chen, Ivy (陳素貞 IEC1)" w:date="2015-01-12T13:45:00Z">
                  <w:rPr>
                    <w:ins w:id="26959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6960" w:author="Chen, Ivy (陳素貞 IEC1)" w:date="2014-02-07T15:4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696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Save</w:t>
              </w:r>
            </w:ins>
          </w:p>
        </w:tc>
        <w:tc>
          <w:tcPr>
            <w:tcW w:w="674" w:type="dxa"/>
          </w:tcPr>
          <w:p w:rsidR="00CF0F14" w:rsidRPr="002F02C9" w:rsidRDefault="00CF0F14" w:rsidP="003B389F">
            <w:pPr>
              <w:rPr>
                <w:ins w:id="26962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6963" w:author="Chen, Ivy (陳素貞 IEC1)" w:date="2015-01-12T13:45:00Z">
                  <w:rPr>
                    <w:ins w:id="26964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2728" w:type="dxa"/>
          </w:tcPr>
          <w:p w:rsidR="00CF0F14" w:rsidRPr="002F02C9" w:rsidRDefault="00CF0F14" w:rsidP="003B389F">
            <w:pPr>
              <w:ind w:left="90" w:hangingChars="50" w:hanging="90"/>
              <w:rPr>
                <w:ins w:id="26965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966" w:author="Chen, Ivy (陳素貞 IEC1)" w:date="2015-01-12T13:45:00Z">
                  <w:rPr>
                    <w:ins w:id="26967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968" w:author="Chen, Ivy (陳素貞 IEC1)" w:date="2014-02-07T15:48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6969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6970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：</w:t>
              </w:r>
            </w:ins>
          </w:p>
          <w:p w:rsidR="00CF0F14" w:rsidRPr="002F02C9" w:rsidRDefault="00CF0F14" w:rsidP="003B389F">
            <w:pPr>
              <w:rPr>
                <w:ins w:id="26971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972" w:author="Chen, Ivy (陳素貞 IEC1)" w:date="2015-01-12T13:45:00Z">
                  <w:rPr>
                    <w:ins w:id="26973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974" w:author="Chen, Ivy (陳素貞 IEC1)" w:date="2014-02-07T15:4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6975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1.  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6976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若有任何必填项为空，则警示用户，放弃后续操作。</w:t>
              </w:r>
            </w:ins>
          </w:p>
          <w:p w:rsidR="00CF0F14" w:rsidRPr="002F02C9" w:rsidRDefault="00CF0F14" w:rsidP="003B389F">
            <w:pPr>
              <w:rPr>
                <w:ins w:id="26977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978" w:author="Chen, Ivy (陳素貞 IEC1)" w:date="2015-01-12T13:45:00Z">
                  <w:rPr>
                    <w:ins w:id="26979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980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98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2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698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.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98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檢查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98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5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6985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到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98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9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98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号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6988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框中数据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98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是否已存在。</w:t>
              </w:r>
            </w:ins>
          </w:p>
          <w:p w:rsidR="00CF0F14" w:rsidRPr="002F02C9" w:rsidRDefault="00CF0F14" w:rsidP="003B389F">
            <w:pPr>
              <w:rPr>
                <w:ins w:id="26990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6991" w:author="Chen, Ivy (陳素貞 IEC1)" w:date="2015-01-12T13:45:00Z">
                  <w:rPr>
                    <w:ins w:id="26992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6993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99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若未存在，則新增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99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5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6996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到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99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10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699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号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6999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框中数据</w:t>
              </w:r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szCs w:val="18"/>
                  <w:lang w:eastAsia="zh-TW"/>
                  <w:rPrChange w:id="27000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至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0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AssemblyVC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0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表；</w:t>
              </w:r>
            </w:ins>
          </w:p>
          <w:p w:rsidR="00CF0F14" w:rsidRPr="002F02C9" w:rsidRDefault="00CF0F14" w:rsidP="003B389F">
            <w:pPr>
              <w:rPr>
                <w:ins w:id="27003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7004" w:author="Chen, Ivy (陳素貞 IEC1)" w:date="2015-01-12T13:45:00Z">
                  <w:rPr>
                    <w:ins w:id="27005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7006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0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若存在，則依據選擇的記錄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0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ID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09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，更新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1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5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7011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到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1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10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1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号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7014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框中数据</w:t>
              </w:r>
              <w:r w:rsidRPr="002F02C9">
                <w:rPr>
                  <w:rFonts w:asciiTheme="minorEastAsia" w:eastAsiaTheme="minorEastAsia" w:hAnsiTheme="minorEastAsia" w:cstheme="minorHAnsi" w:hint="eastAsia"/>
                  <w:color w:val="0033CC"/>
                  <w:sz w:val="18"/>
                  <w:szCs w:val="18"/>
                  <w:lang w:eastAsia="zh-TW"/>
                  <w:rPrChange w:id="27015" w:author="Chen, Ivy (陳素貞 IEC1)" w:date="2015-01-12T13:45:00Z">
                    <w:rPr>
                      <w:rFonts w:asciiTheme="minorEastAsia" w:eastAsiaTheme="minorEastAsia" w:hAnsiTheme="minorEastAsia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至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1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AssemblyVC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17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表中。</w:t>
              </w:r>
            </w:ins>
          </w:p>
          <w:p w:rsidR="00CF0F14" w:rsidRPr="002F02C9" w:rsidRDefault="00CF0F14" w:rsidP="003B389F">
            <w:pPr>
              <w:rPr>
                <w:ins w:id="27018" w:author="Chen, Ivy (陳素貞 IEC1)" w:date="2014-02-07T15:48:00Z"/>
                <w:rFonts w:asciiTheme="minorHAnsi" w:eastAsiaTheme="minorEastAsia" w:hAnsiTheme="minorHAnsi" w:cstheme="minorHAnsi"/>
                <w:b/>
                <w:bCs/>
                <w:color w:val="0033CC"/>
                <w:kern w:val="32"/>
                <w:sz w:val="18"/>
                <w:szCs w:val="18"/>
                <w:lang w:eastAsia="zh-TW"/>
                <w:rPrChange w:id="27019" w:author="Chen, Ivy (陳素貞 IEC1)" w:date="2015-01-12T13:45:00Z">
                  <w:rPr>
                    <w:ins w:id="27020" w:author="Chen, Ivy (陳素貞 IEC1)" w:date="2014-02-07T15:48:00Z"/>
                    <w:rFonts w:asciiTheme="minorHAnsi" w:eastAsiaTheme="minorEastAsia" w:hAnsiTheme="minorHAnsi" w:cstheme="minorHAnsi"/>
                    <w:b/>
                    <w:bCs/>
                    <w:color w:val="0033CC"/>
                    <w:kern w:val="32"/>
                    <w:sz w:val="18"/>
                    <w:szCs w:val="18"/>
                    <w:lang w:eastAsia="zh-TW"/>
                  </w:rPr>
                </w:rPrChange>
              </w:rPr>
            </w:pPr>
            <w:ins w:id="27021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2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3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7023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 xml:space="preserve">. 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2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刷新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2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AssemblyVC List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2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顯示</w:t>
              </w:r>
            </w:ins>
          </w:p>
        </w:tc>
        <w:tc>
          <w:tcPr>
            <w:tcW w:w="2629" w:type="dxa"/>
          </w:tcPr>
          <w:p w:rsidR="00CF0F14" w:rsidRPr="002F02C9" w:rsidRDefault="00CF0F14" w:rsidP="003B389F">
            <w:pPr>
              <w:rPr>
                <w:ins w:id="27027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7028" w:author="Chen, Ivy (陳素貞 IEC1)" w:date="2015-01-12T13:45:00Z">
                  <w:rPr>
                    <w:ins w:id="27029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7030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3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新增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7032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/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3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更新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3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AssemblyVC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3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記錄</w:t>
              </w:r>
            </w:ins>
          </w:p>
          <w:p w:rsidR="00CF0F14" w:rsidRPr="002F02C9" w:rsidRDefault="00CF0F14" w:rsidP="003B389F">
            <w:pPr>
              <w:rPr>
                <w:ins w:id="27036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7037" w:author="Chen, Ivy (陳素貞 IEC1)" w:date="2015-01-12T13:45:00Z">
                  <w:rPr>
                    <w:ins w:id="27038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  <w:p w:rsidR="00CF0F14" w:rsidRPr="002F02C9" w:rsidRDefault="00CF0F14" w:rsidP="003B389F">
            <w:pPr>
              <w:rPr>
                <w:ins w:id="27039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7040" w:author="Chen, Ivy (陳素貞 IEC1)" w:date="2015-01-12T13:45:00Z">
                  <w:rPr>
                    <w:ins w:id="27041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7042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4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新增：調用【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704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void InsertAssemblyVC(AssemblyVCInfo item);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4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】</w:t>
              </w:r>
            </w:ins>
          </w:p>
          <w:p w:rsidR="00CF0F14" w:rsidRPr="002F02C9" w:rsidRDefault="00CF0F14" w:rsidP="003B389F">
            <w:pPr>
              <w:rPr>
                <w:ins w:id="27046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7047" w:author="Chen, Ivy (陳素貞 IEC1)" w:date="2015-01-12T13:45:00Z">
                  <w:rPr>
                    <w:ins w:id="27048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  <w:p w:rsidR="00CF0F14" w:rsidRPr="002F02C9" w:rsidRDefault="00CF0F14" w:rsidP="003B389F">
            <w:pPr>
              <w:rPr>
                <w:ins w:id="27049" w:author="Chen, Ivy (陳素貞 IEC1)" w:date="2014-02-07T15:48:00Z"/>
                <w:rFonts w:asciiTheme="minorHAnsi" w:eastAsia="新細明體" w:hAnsiTheme="minorHAnsi" w:cstheme="minorHAnsi"/>
                <w:color w:val="0033CC"/>
                <w:sz w:val="18"/>
                <w:szCs w:val="18"/>
                <w:lang w:eastAsia="zh-TW"/>
                <w:rPrChange w:id="27050" w:author="Chen, Ivy (陳素貞 IEC1)" w:date="2015-01-12T13:45:00Z">
                  <w:rPr>
                    <w:ins w:id="27051" w:author="Chen, Ivy (陳素貞 IEC1)" w:date="2014-02-07T15:48:00Z"/>
                    <w:rFonts w:asciiTheme="minorHAnsi" w:eastAsia="新細明體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7052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53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修改：調用【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7054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void UpdateAssemblyVC(AssemblyVCInfo item);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55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】</w:t>
              </w:r>
            </w:ins>
          </w:p>
        </w:tc>
      </w:tr>
      <w:tr w:rsidR="00CF0F14" w:rsidRPr="00EB3A6E" w:rsidTr="003B389F">
        <w:trPr>
          <w:ins w:id="27056" w:author="Chen, Ivy (陳素貞 IEC1)" w:date="2014-02-07T15:48:00Z"/>
        </w:trPr>
        <w:tc>
          <w:tcPr>
            <w:tcW w:w="445" w:type="dxa"/>
          </w:tcPr>
          <w:p w:rsidR="00CF0F14" w:rsidRPr="002F02C9" w:rsidRDefault="00CF0F14" w:rsidP="003B389F">
            <w:pPr>
              <w:rPr>
                <w:ins w:id="27057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7058" w:author="Chen, Ivy (陳素貞 IEC1)" w:date="2015-01-12T13:45:00Z">
                  <w:rPr>
                    <w:ins w:id="27059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7060" w:author="Chen, Ivy (陳素貞 IEC1)" w:date="2014-02-07T15:48:00Z"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7061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1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6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2</w:t>
              </w:r>
            </w:ins>
          </w:p>
        </w:tc>
        <w:tc>
          <w:tcPr>
            <w:tcW w:w="1364" w:type="dxa"/>
          </w:tcPr>
          <w:p w:rsidR="00CF0F14" w:rsidRPr="002F02C9" w:rsidRDefault="00CF0F14" w:rsidP="003B389F">
            <w:pPr>
              <w:rPr>
                <w:ins w:id="27063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7064" w:author="Chen, Ivy (陳素貞 IEC1)" w:date="2015-01-12T13:45:00Z">
                  <w:rPr>
                    <w:ins w:id="27065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7066" w:author="Chen, Ivy (陳素貞 IEC1)" w:date="2014-02-07T15:48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7067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</w:rPr>
                  </w:rPrChange>
                </w:rPr>
                <w:t>Delete</w:t>
              </w:r>
            </w:ins>
          </w:p>
        </w:tc>
        <w:tc>
          <w:tcPr>
            <w:tcW w:w="862" w:type="dxa"/>
          </w:tcPr>
          <w:p w:rsidR="00CF0F14" w:rsidRPr="002F02C9" w:rsidRDefault="00CF0F14" w:rsidP="003B389F">
            <w:pPr>
              <w:rPr>
                <w:ins w:id="27068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7069" w:author="Chen, Ivy (陳素貞 IEC1)" w:date="2015-01-12T13:45:00Z">
                  <w:rPr>
                    <w:ins w:id="27070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7071" w:author="Chen, Ivy (陳素貞 IEC1)" w:date="2014-02-07T15:48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7072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</w:rPr>
                  </w:rPrChange>
                </w:rPr>
                <w:t>button</w:t>
              </w:r>
            </w:ins>
          </w:p>
        </w:tc>
        <w:tc>
          <w:tcPr>
            <w:tcW w:w="839" w:type="dxa"/>
          </w:tcPr>
          <w:p w:rsidR="00CF0F14" w:rsidRPr="002F02C9" w:rsidRDefault="00CF0F14" w:rsidP="003B389F">
            <w:pPr>
              <w:rPr>
                <w:ins w:id="27073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7074" w:author="Chen, Ivy (陳素貞 IEC1)" w:date="2015-01-12T13:45:00Z">
                  <w:rPr>
                    <w:ins w:id="27075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1276" w:type="dxa"/>
          </w:tcPr>
          <w:p w:rsidR="00CF0F14" w:rsidRPr="002F02C9" w:rsidRDefault="00CF0F14" w:rsidP="003B389F">
            <w:pPr>
              <w:rPr>
                <w:ins w:id="27076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7077" w:author="Chen, Ivy (陳素貞 IEC1)" w:date="2015-01-12T13:45:00Z">
                  <w:rPr>
                    <w:ins w:id="27078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7079" w:author="Chen, Ivy (陳素貞 IEC1)" w:date="2014-02-07T15:48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7080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</w:rPr>
                  </w:rPrChange>
                </w:rPr>
                <w:t>Delete</w:t>
              </w:r>
            </w:ins>
          </w:p>
        </w:tc>
        <w:tc>
          <w:tcPr>
            <w:tcW w:w="674" w:type="dxa"/>
          </w:tcPr>
          <w:p w:rsidR="00CF0F14" w:rsidRPr="002F02C9" w:rsidRDefault="00CF0F14" w:rsidP="003B389F">
            <w:pPr>
              <w:rPr>
                <w:ins w:id="27081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7082" w:author="Chen, Ivy (陳素貞 IEC1)" w:date="2015-01-12T13:45:00Z">
                  <w:rPr>
                    <w:ins w:id="27083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</w:p>
        </w:tc>
        <w:tc>
          <w:tcPr>
            <w:tcW w:w="2728" w:type="dxa"/>
          </w:tcPr>
          <w:p w:rsidR="00CF0F14" w:rsidRPr="002F02C9" w:rsidRDefault="00CF0F14" w:rsidP="003B389F">
            <w:pPr>
              <w:rPr>
                <w:ins w:id="27084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7085" w:author="Chen, Ivy (陳素貞 IEC1)" w:date="2015-01-12T13:45:00Z">
                  <w:rPr>
                    <w:ins w:id="27086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7087" w:author="Chen, Ivy (陳素貞 IEC1)" w:date="2014-02-07T15:48:00Z">
              <w:r w:rsidRPr="002F02C9">
                <w:rPr>
                  <w:rFonts w:asciiTheme="minorHAnsi" w:hAnsiTheme="minorHAnsi" w:cstheme="minorHAnsi"/>
                  <w:color w:val="0033CC"/>
                  <w:sz w:val="18"/>
                  <w:szCs w:val="18"/>
                  <w:rPrChange w:id="27088" w:author="Chen, Ivy (陳素貞 IEC1)" w:date="2015-01-12T13:45:00Z">
                    <w:rPr>
                      <w:rFonts w:asciiTheme="minorHAnsi" w:hAnsiTheme="minorHAnsi" w:cstheme="minorHAnsi"/>
                      <w:color w:val="0033CC"/>
                      <w:sz w:val="18"/>
                      <w:szCs w:val="18"/>
                    </w:rPr>
                  </w:rPrChange>
                </w:rPr>
                <w:t>Click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7089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：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9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1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7091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、要求用户再次确认要执行删除操作。</w:t>
              </w:r>
            </w:ins>
          </w:p>
          <w:p w:rsidR="00CF0F14" w:rsidRPr="002F02C9" w:rsidRDefault="00CF0F14" w:rsidP="003B389F">
            <w:pPr>
              <w:rPr>
                <w:ins w:id="27092" w:author="Chen, Ivy (陳素貞 IEC1)" w:date="2014-02-07T15:48:00Z"/>
                <w:rFonts w:asciiTheme="minorHAnsi" w:hAnsiTheme="minorHAnsi" w:cstheme="minorHAnsi"/>
                <w:color w:val="0033CC"/>
                <w:sz w:val="18"/>
                <w:szCs w:val="18"/>
                <w:rPrChange w:id="27093" w:author="Chen, Ivy (陳素貞 IEC1)" w:date="2015-01-12T13:45:00Z">
                  <w:rPr>
                    <w:ins w:id="27094" w:author="Chen, Ivy (陳素貞 IEC1)" w:date="2014-02-07T15:48:00Z"/>
                    <w:rFonts w:asciiTheme="minorHAnsi" w:hAnsiTheme="minorHAnsi" w:cstheme="minorHAnsi"/>
                    <w:color w:val="0033CC"/>
                    <w:sz w:val="18"/>
                    <w:szCs w:val="18"/>
                  </w:rPr>
                </w:rPrChange>
              </w:rPr>
            </w:pPr>
            <w:ins w:id="27095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096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2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7097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、若用户选择放弃，则放弃后续操作。</w:t>
              </w:r>
            </w:ins>
          </w:p>
          <w:p w:rsidR="00CF0F14" w:rsidRPr="002F02C9" w:rsidRDefault="00CF0F14" w:rsidP="003B389F">
            <w:pPr>
              <w:rPr>
                <w:ins w:id="27098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7099" w:author="Chen, Ivy (陳素貞 IEC1)" w:date="2015-01-12T13:45:00Z">
                  <w:rPr>
                    <w:ins w:id="27100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7101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10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3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7103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、依據選取紀錄的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104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ID</w:t>
              </w:r>
              <w:r w:rsidRPr="002F02C9">
                <w:rPr>
                  <w:rFonts w:asciiTheme="minorHAnsi" w:hAnsiTheme="minorHAnsi" w:cstheme="minorHAnsi" w:hint="eastAsia"/>
                  <w:color w:val="0033CC"/>
                  <w:sz w:val="18"/>
                  <w:szCs w:val="18"/>
                  <w:rPrChange w:id="27105" w:author="Chen, Ivy (陳素貞 IEC1)" w:date="2015-01-12T13:45:00Z">
                    <w:rPr>
                      <w:rFonts w:asciiTheme="minorHAnsi" w:hAnsiTheme="minorHAnsi" w:cstheme="minorHAnsi" w:hint="eastAsia"/>
                      <w:color w:val="0033CC"/>
                      <w:sz w:val="18"/>
                      <w:szCs w:val="18"/>
                    </w:rPr>
                  </w:rPrChange>
                </w:rPr>
                <w:t>，删除该行数据。</w:t>
              </w:r>
            </w:ins>
          </w:p>
        </w:tc>
        <w:tc>
          <w:tcPr>
            <w:tcW w:w="2629" w:type="dxa"/>
          </w:tcPr>
          <w:p w:rsidR="00CF0F14" w:rsidRPr="002F02C9" w:rsidRDefault="00CF0F14" w:rsidP="003B389F">
            <w:pPr>
              <w:rPr>
                <w:ins w:id="27106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7107" w:author="Chen, Ivy (陳素貞 IEC1)" w:date="2015-01-12T13:45:00Z">
                  <w:rPr>
                    <w:ins w:id="27108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  <w:ins w:id="27109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11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刪除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111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AssemblyVC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112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記錄</w:t>
              </w:r>
            </w:ins>
          </w:p>
          <w:p w:rsidR="00CF0F14" w:rsidRPr="002F02C9" w:rsidRDefault="00CF0F14" w:rsidP="003B389F">
            <w:pPr>
              <w:rPr>
                <w:ins w:id="27113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  <w:rPrChange w:id="27114" w:author="Chen, Ivy (陳素貞 IEC1)" w:date="2015-01-12T13:45:00Z">
                  <w:rPr>
                    <w:ins w:id="27115" w:author="Chen, Ivy (陳素貞 IEC1)" w:date="2014-02-07T15:48:00Z"/>
                    <w:rFonts w:asciiTheme="minorHAnsi" w:eastAsiaTheme="minorEastAsia" w:hAnsiTheme="minorHAnsi" w:cstheme="minorHAnsi"/>
                    <w:color w:val="0033CC"/>
                    <w:sz w:val="18"/>
                    <w:szCs w:val="18"/>
                    <w:lang w:eastAsia="zh-TW"/>
                  </w:rPr>
                </w:rPrChange>
              </w:rPr>
            </w:pPr>
          </w:p>
          <w:p w:rsidR="00CF0F14" w:rsidRPr="00FF6459" w:rsidRDefault="00CF0F14" w:rsidP="003B389F">
            <w:pPr>
              <w:rPr>
                <w:ins w:id="27116" w:author="Chen, Ivy (陳素貞 IEC1)" w:date="2014-02-07T15:48:00Z"/>
                <w:rFonts w:asciiTheme="minorHAnsi" w:eastAsiaTheme="minorEastAsia" w:hAnsiTheme="minorHAnsi" w:cstheme="minorHAnsi"/>
                <w:color w:val="0033CC"/>
                <w:sz w:val="18"/>
                <w:szCs w:val="18"/>
                <w:lang w:eastAsia="zh-TW"/>
              </w:rPr>
            </w:pPr>
            <w:ins w:id="27117" w:author="Chen, Ivy (陳素貞 IEC1)" w:date="2014-02-07T15:48:00Z"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118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調用【</w:t>
              </w:r>
              <w:r w:rsidRPr="002F02C9">
                <w:rPr>
                  <w:rFonts w:asciiTheme="minorHAnsi" w:eastAsiaTheme="minorEastAsia" w:hAnsiTheme="minorHAnsi" w:cstheme="minorHAnsi"/>
                  <w:color w:val="0033CC"/>
                  <w:sz w:val="18"/>
                  <w:szCs w:val="18"/>
                  <w:lang w:eastAsia="zh-TW"/>
                  <w:rPrChange w:id="27119" w:author="Chen, Ivy (陳素貞 IEC1)" w:date="2015-01-12T13:45:00Z">
                    <w:rPr>
                      <w:rFonts w:asciiTheme="minorHAnsi" w:eastAsiaTheme="minorEastAsia" w:hAnsiTheme="minorHAnsi" w:cstheme="minorHAnsi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void DeleteAssemblyVC(long id);</w:t>
              </w:r>
              <w:r w:rsidRPr="002F02C9">
                <w:rPr>
                  <w:rFonts w:asciiTheme="minorHAnsi" w:eastAsiaTheme="minorEastAsia" w:hAnsiTheme="minorHAnsi" w:cstheme="minorHAnsi" w:hint="eastAsia"/>
                  <w:color w:val="0033CC"/>
                  <w:sz w:val="18"/>
                  <w:szCs w:val="18"/>
                  <w:lang w:eastAsia="zh-TW"/>
                  <w:rPrChange w:id="27120" w:author="Chen, Ivy (陳素貞 IEC1)" w:date="2015-01-12T13:45:00Z">
                    <w:rPr>
                      <w:rFonts w:asciiTheme="minorHAnsi" w:eastAsiaTheme="minorEastAsia" w:hAnsiTheme="minorHAnsi" w:cstheme="minorHAnsi" w:hint="eastAsia"/>
                      <w:color w:val="0033CC"/>
                      <w:sz w:val="18"/>
                      <w:szCs w:val="18"/>
                      <w:lang w:eastAsia="zh-TW"/>
                    </w:rPr>
                  </w:rPrChange>
                </w:rPr>
                <w:t>】</w:t>
              </w:r>
            </w:ins>
          </w:p>
        </w:tc>
      </w:tr>
    </w:tbl>
    <w:p w:rsidR="00CF0F14" w:rsidRPr="00EB3A6E" w:rsidRDefault="00CF0F14" w:rsidP="00CF0F14">
      <w:pPr>
        <w:rPr>
          <w:ins w:id="27121" w:author="Chen, Ivy (陳素貞 IEC1)" w:date="2014-02-07T15:48:00Z"/>
          <w:rFonts w:eastAsia="新細明體"/>
          <w:color w:val="0033CC"/>
          <w:lang w:eastAsia="zh-TW"/>
        </w:rPr>
      </w:pPr>
    </w:p>
    <w:p w:rsidR="0074205C" w:rsidRPr="005C1816" w:rsidRDefault="0074205C">
      <w:pPr>
        <w:rPr>
          <w:rFonts w:eastAsia="新細明體"/>
          <w:color w:val="0033CC"/>
          <w:lang w:eastAsia="zh-TW"/>
          <w:rPrChange w:id="27122" w:author="IEC960923" w:date="2013-11-06T16:19:00Z">
            <w:rPr/>
          </w:rPrChange>
        </w:rPr>
      </w:pPr>
    </w:p>
    <w:sectPr w:rsidR="0074205C" w:rsidRPr="005C1816" w:rsidSect="00BF36A5">
      <w:headerReference w:type="default" r:id="rId45"/>
      <w:footerReference w:type="default" r:id="rId46"/>
      <w:pgSz w:w="11909" w:h="16834" w:code="9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0E95" w:rsidRDefault="00E70E95">
      <w:r>
        <w:separator/>
      </w:r>
    </w:p>
  </w:endnote>
  <w:endnote w:type="continuationSeparator" w:id="0">
    <w:p w:rsidR="00E70E95" w:rsidRDefault="00E70E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ZYaoT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389F" w:rsidRPr="0008297F" w:rsidRDefault="003B389F" w:rsidP="0008297F">
    <w:pPr>
      <w:pStyle w:val="a5"/>
    </w:pPr>
    <w:r>
      <w:rPr>
        <w:b/>
        <w:bCs/>
        <w:caps/>
      </w:rPr>
      <w:t xml:space="preserve">                                 </w:t>
    </w:r>
    <w:r>
      <w:rPr>
        <w:b/>
        <w:bCs/>
        <w:caps/>
      </w:rPr>
      <w:tab/>
    </w:r>
    <w:r w:rsidRPr="00B25761">
      <w:rPr>
        <w:b/>
        <w:bCs/>
        <w:caps/>
      </w:rPr>
      <w:t xml:space="preserve">Page </w:t>
    </w:r>
    <w:r w:rsidRPr="00B25761">
      <w:rPr>
        <w:b/>
        <w:bCs/>
        <w:caps/>
      </w:rPr>
      <w:fldChar w:fldCharType="begin"/>
    </w:r>
    <w:r w:rsidRPr="00B25761">
      <w:rPr>
        <w:b/>
        <w:bCs/>
        <w:caps/>
      </w:rPr>
      <w:instrText xml:space="preserve"> PAGE </w:instrText>
    </w:r>
    <w:r w:rsidRPr="00B25761">
      <w:rPr>
        <w:b/>
        <w:bCs/>
        <w:caps/>
      </w:rPr>
      <w:fldChar w:fldCharType="separate"/>
    </w:r>
    <w:r w:rsidR="00505634">
      <w:rPr>
        <w:b/>
        <w:bCs/>
        <w:caps/>
        <w:noProof/>
      </w:rPr>
      <w:t>4</w:t>
    </w:r>
    <w:r w:rsidRPr="00B25761">
      <w:rPr>
        <w:b/>
        <w:bCs/>
        <w:caps/>
      </w:rPr>
      <w:fldChar w:fldCharType="end"/>
    </w:r>
    <w:r w:rsidRPr="00B25761">
      <w:rPr>
        <w:b/>
        <w:bCs/>
        <w:caps/>
      </w:rPr>
      <w:t xml:space="preserve"> of </w:t>
    </w:r>
    <w:r w:rsidRPr="00B25761">
      <w:rPr>
        <w:b/>
        <w:bCs/>
        <w:caps/>
      </w:rPr>
      <w:fldChar w:fldCharType="begin"/>
    </w:r>
    <w:r w:rsidRPr="00B25761">
      <w:rPr>
        <w:b/>
        <w:bCs/>
        <w:caps/>
      </w:rPr>
      <w:instrText xml:space="preserve"> NUMPAGES </w:instrText>
    </w:r>
    <w:r w:rsidRPr="00B25761">
      <w:rPr>
        <w:b/>
        <w:bCs/>
        <w:caps/>
      </w:rPr>
      <w:fldChar w:fldCharType="separate"/>
    </w:r>
    <w:r w:rsidR="00505634">
      <w:rPr>
        <w:b/>
        <w:bCs/>
        <w:caps/>
        <w:noProof/>
      </w:rPr>
      <w:t>64</w:t>
    </w:r>
    <w:r w:rsidRPr="00B25761">
      <w:rPr>
        <w:b/>
        <w:bCs/>
        <w:caps/>
      </w:rPr>
      <w:fldChar w:fldCharType="end"/>
    </w:r>
    <w:r>
      <w:rPr>
        <w:b/>
        <w:bCs/>
        <w:caps/>
      </w:rPr>
      <w:t xml:space="preserve">   </w:t>
    </w:r>
    <w:r w:rsidRPr="00B25761">
      <w:rPr>
        <w:b/>
        <w:bCs/>
        <w:caps/>
      </w:rPr>
      <w:tab/>
      <w:t xml:space="preserve">               </w:t>
    </w:r>
    <w:r>
      <w:rPr>
        <w:b/>
        <w:bCs/>
        <w:caps/>
      </w:rPr>
      <w:t xml:space="preserve">    </w:t>
    </w:r>
    <w:r w:rsidRPr="00B25761">
      <w:rPr>
        <w:b/>
        <w:bCs/>
        <w:caps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0E95" w:rsidRDefault="00E70E95">
      <w:r>
        <w:separator/>
      </w:r>
    </w:p>
  </w:footnote>
  <w:footnote w:type="continuationSeparator" w:id="0">
    <w:p w:rsidR="00E70E95" w:rsidRDefault="00E70E9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0A0"/>
    </w:tblPr>
    <w:tblGrid>
      <w:gridCol w:w="5653"/>
      <w:gridCol w:w="5046"/>
    </w:tblGrid>
    <w:tr w:rsidR="003B389F" w:rsidTr="00856DE1">
      <w:tc>
        <w:tcPr>
          <w:tcW w:w="2642" w:type="pct"/>
          <w:tcBorders>
            <w:right w:val="single" w:sz="18" w:space="0" w:color="4F81BD"/>
          </w:tcBorders>
        </w:tcPr>
        <w:p w:rsidR="003B389F" w:rsidRPr="00AE0474" w:rsidRDefault="003B389F" w:rsidP="00856DE1">
          <w:pPr>
            <w:rPr>
              <w:rFonts w:eastAsia="FZYaoTi"/>
              <w:b/>
              <w:color w:val="000000"/>
              <w:szCs w:val="21"/>
            </w:rPr>
          </w:pPr>
        </w:p>
      </w:tc>
      <w:tc>
        <w:tcPr>
          <w:tcW w:w="2358" w:type="pct"/>
          <w:tcBorders>
            <w:left w:val="single" w:sz="18" w:space="0" w:color="4F81BD"/>
          </w:tcBorders>
        </w:tcPr>
        <w:p w:rsidR="003B389F" w:rsidRDefault="003B389F" w:rsidP="009F20C2">
          <w:pPr>
            <w:pStyle w:val="a3"/>
            <w:rPr>
              <w:rFonts w:ascii="Cambria" w:hAnsi="Cambria"/>
              <w:color w:val="4F81BD"/>
              <w:sz w:val="24"/>
            </w:rPr>
          </w:pPr>
          <w:r>
            <w:rPr>
              <w:rFonts w:ascii="Arial" w:hAnsi="Arial" w:cs="Arial"/>
              <w:b/>
              <w:bCs/>
            </w:rPr>
            <w:t xml:space="preserve">&lt;&lt;iMES </w:t>
          </w:r>
          <w:r>
            <w:rPr>
              <w:rFonts w:ascii="Arial" w:hAnsi="Arial" w:cs="Arial" w:hint="eastAsia"/>
              <w:b/>
              <w:bCs/>
            </w:rPr>
            <w:t>2012</w:t>
          </w:r>
          <w:r>
            <w:rPr>
              <w:rFonts w:ascii="Arial" w:hAnsi="Arial" w:cs="Arial"/>
              <w:b/>
              <w:bCs/>
            </w:rPr>
            <w:t>&gt;&gt; SPEC</w:t>
          </w:r>
        </w:p>
      </w:tc>
    </w:tr>
  </w:tbl>
  <w:p w:rsidR="003B389F" w:rsidRPr="0008297F" w:rsidRDefault="003B389F" w:rsidP="0008297F">
    <w:pPr>
      <w:pStyle w:val="a3"/>
      <w:jc w:val="center"/>
    </w:pPr>
    <w:r>
      <w:rPr>
        <w:rFonts w:ascii="Arial" w:hAnsi="Arial" w:cs="Arial"/>
        <w:b/>
        <w:bCs/>
      </w:rPr>
      <w:t>SCI No</w:t>
    </w:r>
    <w:r>
      <w:rPr>
        <w:rFonts w:ascii="Arial" w:hAnsi="Arial" w:cs="Arial" w:hint="eastAsia"/>
        <w:b/>
        <w:bCs/>
      </w:rPr>
      <w:t>：</w:t>
    </w:r>
    <w:r w:rsidRPr="00556A87">
      <w:rPr>
        <w:rFonts w:ascii="Arial" w:hAnsi="Arial" w:cs="Arial"/>
        <w:b/>
        <w:bCs/>
      </w:rPr>
      <w:t>CI-</w:t>
    </w:r>
    <w:r>
      <w:rPr>
        <w:rFonts w:ascii="Arial" w:hAnsi="Arial" w:cs="Arial"/>
        <w:b/>
        <w:bCs/>
      </w:rPr>
      <w:t>MES1</w:t>
    </w:r>
    <w:r>
      <w:rPr>
        <w:rFonts w:ascii="Arial" w:hAnsi="Arial" w:cs="Arial" w:hint="eastAsia"/>
        <w:b/>
        <w:bCs/>
      </w:rPr>
      <w:t>2</w:t>
    </w:r>
    <w:r w:rsidRPr="00556A87">
      <w:rPr>
        <w:rFonts w:ascii="Arial" w:hAnsi="Arial" w:cs="Arial"/>
        <w:b/>
        <w:bCs/>
      </w:rPr>
      <w:t>-SPEC-</w:t>
    </w:r>
    <w:r>
      <w:rPr>
        <w:rFonts w:ascii="Arial" w:hAnsi="Arial" w:cs="Arial" w:hint="eastAsia"/>
        <w:b/>
        <w:bCs/>
      </w:rPr>
      <w:t>PAK-</w:t>
    </w:r>
    <w:r>
      <w:rPr>
        <w:rFonts w:ascii="Arial" w:hAnsi="Arial" w:cs="Arial"/>
        <w:b/>
        <w:bCs/>
      </w:rPr>
      <w:t>DATA MAINTAIN</w:t>
    </w:r>
    <w:r>
      <w:rPr>
        <w:rFonts w:ascii="Arial" w:hAnsi="Arial" w:cs="Arial" w:hint="eastAsia"/>
        <w:b/>
        <w:bCs/>
      </w:rPr>
      <w:t>（</w:t>
    </w:r>
    <w:r>
      <w:rPr>
        <w:rFonts w:ascii="Arial" w:hAnsi="Arial" w:cs="Arial" w:hint="eastAsia"/>
        <w:b/>
        <w:bCs/>
      </w:rPr>
      <w:t>II</w:t>
    </w:r>
    <w:r>
      <w:rPr>
        <w:rFonts w:ascii="Arial" w:hAnsi="Arial" w:cs="Arial" w:hint="eastAsia"/>
        <w:b/>
        <w:bCs/>
      </w:rPr>
      <w:t>）</w:t>
    </w:r>
    <w:r w:rsidRPr="00556A87">
      <w:rPr>
        <w:rFonts w:ascii="Arial" w:hAnsi="Arial" w:cs="Arial"/>
        <w:b/>
        <w:bCs/>
      </w:rPr>
      <w:t>.docx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alt="FAI Information Maintain.jpg" style="width:750pt;height:465pt;visibility:visible;mso-wrap-style:square" o:bullet="t">
        <v:imagedata r:id="rId1" o:title="FAI Information Maintain"/>
      </v:shape>
    </w:pict>
  </w:numPicBullet>
  <w:numPicBullet w:numPicBulletId="1">
    <w:pict>
      <v:shape id="_x0000_i1048" type="#_x0000_t75" style="width:20.55pt;height:18.45pt;visibility:visible;mso-wrap-style:square" o:bullet="t">
        <v:imagedata r:id="rId2" o:title=""/>
      </v:shape>
    </w:pict>
  </w:numPicBullet>
  <w:abstractNum w:abstractNumId="0">
    <w:nsid w:val="01960F0A"/>
    <w:multiLevelType w:val="hybridMultilevel"/>
    <w:tmpl w:val="CB52C5F0"/>
    <w:lvl w:ilvl="0" w:tplc="C38A319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08375907"/>
    <w:multiLevelType w:val="hybridMultilevel"/>
    <w:tmpl w:val="2850F776"/>
    <w:lvl w:ilvl="0" w:tplc="62502FE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091348C9"/>
    <w:multiLevelType w:val="hybridMultilevel"/>
    <w:tmpl w:val="A54852E0"/>
    <w:lvl w:ilvl="0" w:tplc="79FAEB6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>
    <w:nsid w:val="0AC67CC7"/>
    <w:multiLevelType w:val="hybridMultilevel"/>
    <w:tmpl w:val="5F8C10FC"/>
    <w:lvl w:ilvl="0" w:tplc="C38A319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>
    <w:nsid w:val="0D967292"/>
    <w:multiLevelType w:val="hybridMultilevel"/>
    <w:tmpl w:val="BF3255A6"/>
    <w:lvl w:ilvl="0" w:tplc="C38A319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>
    <w:nsid w:val="160D27DF"/>
    <w:multiLevelType w:val="hybridMultilevel"/>
    <w:tmpl w:val="61A2DDD4"/>
    <w:lvl w:ilvl="0" w:tplc="79FAEB6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AA0ABEA8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">
    <w:nsid w:val="16CC38A1"/>
    <w:multiLevelType w:val="multilevel"/>
    <w:tmpl w:val="8AE28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1AD761D8"/>
    <w:multiLevelType w:val="hybridMultilevel"/>
    <w:tmpl w:val="20803D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E9978B2"/>
    <w:multiLevelType w:val="hybridMultilevel"/>
    <w:tmpl w:val="6302AB30"/>
    <w:lvl w:ilvl="0" w:tplc="3C063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F75FBC"/>
    <w:multiLevelType w:val="hybridMultilevel"/>
    <w:tmpl w:val="CB52C5F0"/>
    <w:lvl w:ilvl="0" w:tplc="C38A319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>
    <w:nsid w:val="29502553"/>
    <w:multiLevelType w:val="hybridMultilevel"/>
    <w:tmpl w:val="66180206"/>
    <w:lvl w:ilvl="0" w:tplc="79FAEB6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>
    <w:nsid w:val="2A6349B9"/>
    <w:multiLevelType w:val="hybridMultilevel"/>
    <w:tmpl w:val="AC2E12BA"/>
    <w:lvl w:ilvl="0" w:tplc="3C063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B854C46"/>
    <w:multiLevelType w:val="hybridMultilevel"/>
    <w:tmpl w:val="20803D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F8E1214"/>
    <w:multiLevelType w:val="hybridMultilevel"/>
    <w:tmpl w:val="20803D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0141D4B"/>
    <w:multiLevelType w:val="hybridMultilevel"/>
    <w:tmpl w:val="66C626BA"/>
    <w:lvl w:ilvl="0" w:tplc="79FAEB6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">
    <w:nsid w:val="34543398"/>
    <w:multiLevelType w:val="multilevel"/>
    <w:tmpl w:val="E960921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6">
    <w:nsid w:val="38775DAE"/>
    <w:multiLevelType w:val="hybridMultilevel"/>
    <w:tmpl w:val="3FAE422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ACB4BDF"/>
    <w:multiLevelType w:val="hybridMultilevel"/>
    <w:tmpl w:val="7D5E030A"/>
    <w:lvl w:ilvl="0" w:tplc="C2F249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EA3CC024" w:tentative="1">
      <w:start w:val="1"/>
      <w:numFmt w:val="lowerLetter"/>
      <w:lvlText w:val="%2)"/>
      <w:lvlJc w:val="left"/>
      <w:pPr>
        <w:ind w:left="1260" w:hanging="420"/>
      </w:pPr>
    </w:lvl>
    <w:lvl w:ilvl="2" w:tplc="BF24417C" w:tentative="1">
      <w:start w:val="1"/>
      <w:numFmt w:val="lowerRoman"/>
      <w:lvlText w:val="%3."/>
      <w:lvlJc w:val="right"/>
      <w:pPr>
        <w:ind w:left="1680" w:hanging="420"/>
      </w:pPr>
    </w:lvl>
    <w:lvl w:ilvl="3" w:tplc="8DA224CC" w:tentative="1">
      <w:start w:val="1"/>
      <w:numFmt w:val="decimal"/>
      <w:lvlText w:val="%4."/>
      <w:lvlJc w:val="left"/>
      <w:pPr>
        <w:ind w:left="2100" w:hanging="420"/>
      </w:pPr>
    </w:lvl>
    <w:lvl w:ilvl="4" w:tplc="2C4A5D4E" w:tentative="1">
      <w:start w:val="1"/>
      <w:numFmt w:val="lowerLetter"/>
      <w:lvlText w:val="%5)"/>
      <w:lvlJc w:val="left"/>
      <w:pPr>
        <w:ind w:left="2520" w:hanging="420"/>
      </w:pPr>
    </w:lvl>
    <w:lvl w:ilvl="5" w:tplc="E56ACCC4" w:tentative="1">
      <w:start w:val="1"/>
      <w:numFmt w:val="lowerRoman"/>
      <w:lvlText w:val="%6."/>
      <w:lvlJc w:val="right"/>
      <w:pPr>
        <w:ind w:left="2940" w:hanging="420"/>
      </w:pPr>
    </w:lvl>
    <w:lvl w:ilvl="6" w:tplc="25348E78" w:tentative="1">
      <w:start w:val="1"/>
      <w:numFmt w:val="decimal"/>
      <w:lvlText w:val="%7."/>
      <w:lvlJc w:val="left"/>
      <w:pPr>
        <w:ind w:left="3360" w:hanging="420"/>
      </w:pPr>
    </w:lvl>
    <w:lvl w:ilvl="7" w:tplc="2DDC9558" w:tentative="1">
      <w:start w:val="1"/>
      <w:numFmt w:val="lowerLetter"/>
      <w:lvlText w:val="%8)"/>
      <w:lvlJc w:val="left"/>
      <w:pPr>
        <w:ind w:left="3780" w:hanging="420"/>
      </w:pPr>
    </w:lvl>
    <w:lvl w:ilvl="8" w:tplc="BCC20A00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B126588"/>
    <w:multiLevelType w:val="hybridMultilevel"/>
    <w:tmpl w:val="B20854BA"/>
    <w:lvl w:ilvl="0" w:tplc="3C063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E3E01B5"/>
    <w:multiLevelType w:val="hybridMultilevel"/>
    <w:tmpl w:val="20803D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EE93DA8"/>
    <w:multiLevelType w:val="hybridMultilevel"/>
    <w:tmpl w:val="A992B144"/>
    <w:lvl w:ilvl="0" w:tplc="629673F2">
      <w:start w:val="1"/>
      <w:numFmt w:val="bullet"/>
      <w:lvlText w:val="-"/>
      <w:lvlJc w:val="left"/>
      <w:pPr>
        <w:ind w:left="360" w:hanging="360"/>
      </w:pPr>
      <w:rPr>
        <w:rFonts w:ascii="Calibri" w:eastAsia="新細明體" w:hAnsi="Calibri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3F9207AC"/>
    <w:multiLevelType w:val="hybridMultilevel"/>
    <w:tmpl w:val="12243328"/>
    <w:lvl w:ilvl="0" w:tplc="3C063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1A34783"/>
    <w:multiLevelType w:val="hybridMultilevel"/>
    <w:tmpl w:val="6302AB30"/>
    <w:lvl w:ilvl="0" w:tplc="3C063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2707D1D"/>
    <w:multiLevelType w:val="hybridMultilevel"/>
    <w:tmpl w:val="0F20A382"/>
    <w:lvl w:ilvl="0" w:tplc="A6A6B58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2B01C96"/>
    <w:multiLevelType w:val="hybridMultilevel"/>
    <w:tmpl w:val="D0421A42"/>
    <w:lvl w:ilvl="0" w:tplc="36C8F89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9271EC3"/>
    <w:multiLevelType w:val="hybridMultilevel"/>
    <w:tmpl w:val="0B202872"/>
    <w:lvl w:ilvl="0" w:tplc="CE66BDE2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4A753722"/>
    <w:multiLevelType w:val="hybridMultilevel"/>
    <w:tmpl w:val="1156512C"/>
    <w:lvl w:ilvl="0" w:tplc="C09E1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D700A0D"/>
    <w:multiLevelType w:val="hybridMultilevel"/>
    <w:tmpl w:val="13A850FC"/>
    <w:lvl w:ilvl="0" w:tplc="79FAEB6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8">
    <w:nsid w:val="50B6156D"/>
    <w:multiLevelType w:val="hybridMultilevel"/>
    <w:tmpl w:val="C07E3DB0"/>
    <w:lvl w:ilvl="0" w:tplc="A4B2B8A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2C5180E"/>
    <w:multiLevelType w:val="hybridMultilevel"/>
    <w:tmpl w:val="EC563F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0">
    <w:nsid w:val="535E117F"/>
    <w:multiLevelType w:val="hybridMultilevel"/>
    <w:tmpl w:val="AB92A316"/>
    <w:lvl w:ilvl="0" w:tplc="A3C097E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54CF4D24"/>
    <w:multiLevelType w:val="hybridMultilevel"/>
    <w:tmpl w:val="451482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4E94868"/>
    <w:multiLevelType w:val="hybridMultilevel"/>
    <w:tmpl w:val="BAEC7F9C"/>
    <w:lvl w:ilvl="0" w:tplc="86B2F24A">
      <w:start w:val="1"/>
      <w:numFmt w:val="decimal"/>
      <w:lvlText w:val="%1、"/>
      <w:lvlJc w:val="left"/>
      <w:pPr>
        <w:ind w:left="360" w:hanging="360"/>
      </w:pPr>
      <w:rPr>
        <w:rFonts w:eastAsia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552A6723"/>
    <w:multiLevelType w:val="hybridMultilevel"/>
    <w:tmpl w:val="BF3255A6"/>
    <w:lvl w:ilvl="0" w:tplc="C38A319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4">
    <w:nsid w:val="55706619"/>
    <w:multiLevelType w:val="hybridMultilevel"/>
    <w:tmpl w:val="A54852E0"/>
    <w:lvl w:ilvl="0" w:tplc="79FAEB6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5">
    <w:nsid w:val="5B202C1B"/>
    <w:multiLevelType w:val="hybridMultilevel"/>
    <w:tmpl w:val="49F00C80"/>
    <w:lvl w:ilvl="0" w:tplc="79FAEB6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6">
    <w:nsid w:val="5C852EB5"/>
    <w:multiLevelType w:val="hybridMultilevel"/>
    <w:tmpl w:val="BAEC7F9C"/>
    <w:lvl w:ilvl="0" w:tplc="86B2F24A">
      <w:start w:val="1"/>
      <w:numFmt w:val="decimal"/>
      <w:lvlText w:val="%1、"/>
      <w:lvlJc w:val="left"/>
      <w:pPr>
        <w:ind w:left="360" w:hanging="360"/>
      </w:pPr>
      <w:rPr>
        <w:rFonts w:eastAsia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5D170443"/>
    <w:multiLevelType w:val="hybridMultilevel"/>
    <w:tmpl w:val="3796DF0A"/>
    <w:lvl w:ilvl="0" w:tplc="A6A6B58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602F2F4E"/>
    <w:multiLevelType w:val="hybridMultilevel"/>
    <w:tmpl w:val="30C45574"/>
    <w:lvl w:ilvl="0" w:tplc="3C063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23D133A"/>
    <w:multiLevelType w:val="hybridMultilevel"/>
    <w:tmpl w:val="2070C4BA"/>
    <w:lvl w:ilvl="0" w:tplc="0C78B714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3C36D60"/>
    <w:multiLevelType w:val="hybridMultilevel"/>
    <w:tmpl w:val="7950520E"/>
    <w:lvl w:ilvl="0" w:tplc="79FAEB6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1">
    <w:nsid w:val="653029BD"/>
    <w:multiLevelType w:val="hybridMultilevel"/>
    <w:tmpl w:val="F54E67BC"/>
    <w:lvl w:ilvl="0" w:tplc="C150C0F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6367DED"/>
    <w:multiLevelType w:val="hybridMultilevel"/>
    <w:tmpl w:val="52B67B8C"/>
    <w:lvl w:ilvl="0" w:tplc="DFDA716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3">
    <w:nsid w:val="664D6BD3"/>
    <w:multiLevelType w:val="hybridMultilevel"/>
    <w:tmpl w:val="C23C0B34"/>
    <w:lvl w:ilvl="0" w:tplc="2E46C2EE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69EB1C64"/>
    <w:multiLevelType w:val="hybridMultilevel"/>
    <w:tmpl w:val="6652CE3E"/>
    <w:lvl w:ilvl="0" w:tplc="E6C6E23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016595D"/>
    <w:multiLevelType w:val="hybridMultilevel"/>
    <w:tmpl w:val="20803D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70B46E88"/>
    <w:multiLevelType w:val="hybridMultilevel"/>
    <w:tmpl w:val="1BF6220A"/>
    <w:lvl w:ilvl="0" w:tplc="DFDA716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7">
    <w:nsid w:val="714B25F5"/>
    <w:multiLevelType w:val="hybridMultilevel"/>
    <w:tmpl w:val="2F24F0BE"/>
    <w:lvl w:ilvl="0" w:tplc="79FAEB6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8">
    <w:nsid w:val="72F9191F"/>
    <w:multiLevelType w:val="hybridMultilevel"/>
    <w:tmpl w:val="C130E9DA"/>
    <w:lvl w:ilvl="0" w:tplc="D9AE6D5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1" w:tplc="123A8610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B69AD9AE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A54E3EF2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17EC0AB2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89C85B60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D38AEBA8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2EFABD74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85187FEC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49">
    <w:nsid w:val="734D160C"/>
    <w:multiLevelType w:val="hybridMultilevel"/>
    <w:tmpl w:val="52B67B8C"/>
    <w:lvl w:ilvl="0" w:tplc="DFDA716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0">
    <w:nsid w:val="7B2A5D8D"/>
    <w:multiLevelType w:val="hybridMultilevel"/>
    <w:tmpl w:val="B598018C"/>
    <w:lvl w:ilvl="0" w:tplc="04090001">
      <w:start w:val="1"/>
      <w:numFmt w:val="bullet"/>
      <w:lvlText w:val=""/>
      <w:lvlJc w:val="left"/>
      <w:pPr>
        <w:tabs>
          <w:tab w:val="num" w:pos="1110"/>
        </w:tabs>
        <w:ind w:left="111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530"/>
        </w:tabs>
        <w:ind w:left="15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50"/>
        </w:tabs>
        <w:ind w:left="19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70"/>
        </w:tabs>
        <w:ind w:left="23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90"/>
        </w:tabs>
        <w:ind w:left="27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10"/>
        </w:tabs>
        <w:ind w:left="32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30"/>
        </w:tabs>
        <w:ind w:left="36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50"/>
        </w:tabs>
        <w:ind w:left="40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70"/>
        </w:tabs>
        <w:ind w:left="4470" w:hanging="420"/>
      </w:pPr>
      <w:rPr>
        <w:rFonts w:ascii="Wingdings" w:hAnsi="Wingdings" w:hint="default"/>
      </w:rPr>
    </w:lvl>
  </w:abstractNum>
  <w:num w:numId="1">
    <w:abstractNumId w:val="50"/>
  </w:num>
  <w:num w:numId="2">
    <w:abstractNumId w:val="48"/>
  </w:num>
  <w:num w:numId="3">
    <w:abstractNumId w:val="15"/>
  </w:num>
  <w:num w:numId="4">
    <w:abstractNumId w:val="29"/>
  </w:num>
  <w:num w:numId="5">
    <w:abstractNumId w:val="16"/>
  </w:num>
  <w:num w:numId="6">
    <w:abstractNumId w:val="17"/>
  </w:num>
  <w:num w:numId="7">
    <w:abstractNumId w:val="37"/>
  </w:num>
  <w:num w:numId="8">
    <w:abstractNumId w:val="26"/>
  </w:num>
  <w:num w:numId="9">
    <w:abstractNumId w:val="23"/>
  </w:num>
  <w:num w:numId="10">
    <w:abstractNumId w:val="41"/>
  </w:num>
  <w:num w:numId="11">
    <w:abstractNumId w:val="44"/>
  </w:num>
  <w:num w:numId="12">
    <w:abstractNumId w:val="8"/>
  </w:num>
  <w:num w:numId="13">
    <w:abstractNumId w:val="22"/>
  </w:num>
  <w:num w:numId="14">
    <w:abstractNumId w:val="11"/>
  </w:num>
  <w:num w:numId="15">
    <w:abstractNumId w:val="18"/>
  </w:num>
  <w:num w:numId="16">
    <w:abstractNumId w:val="38"/>
  </w:num>
  <w:num w:numId="17">
    <w:abstractNumId w:val="21"/>
  </w:num>
  <w:num w:numId="18">
    <w:abstractNumId w:val="34"/>
  </w:num>
  <w:num w:numId="19">
    <w:abstractNumId w:val="33"/>
  </w:num>
  <w:num w:numId="20">
    <w:abstractNumId w:val="0"/>
  </w:num>
  <w:num w:numId="21">
    <w:abstractNumId w:val="2"/>
  </w:num>
  <w:num w:numId="22">
    <w:abstractNumId w:val="10"/>
  </w:num>
  <w:num w:numId="23">
    <w:abstractNumId w:val="5"/>
  </w:num>
  <w:num w:numId="24">
    <w:abstractNumId w:val="42"/>
  </w:num>
  <w:num w:numId="25">
    <w:abstractNumId w:val="27"/>
  </w:num>
  <w:num w:numId="26">
    <w:abstractNumId w:val="40"/>
  </w:num>
  <w:num w:numId="27">
    <w:abstractNumId w:val="14"/>
  </w:num>
  <w:num w:numId="28">
    <w:abstractNumId w:val="47"/>
  </w:num>
  <w:num w:numId="29">
    <w:abstractNumId w:val="4"/>
  </w:num>
  <w:num w:numId="30">
    <w:abstractNumId w:val="9"/>
  </w:num>
  <w:num w:numId="31">
    <w:abstractNumId w:val="3"/>
  </w:num>
  <w:num w:numId="32">
    <w:abstractNumId w:val="35"/>
  </w:num>
  <w:num w:numId="33">
    <w:abstractNumId w:val="49"/>
  </w:num>
  <w:num w:numId="34">
    <w:abstractNumId w:val="46"/>
  </w:num>
  <w:num w:numId="35">
    <w:abstractNumId w:val="6"/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24"/>
  </w:num>
  <w:num w:numId="60">
    <w:abstractNumId w:val="15"/>
  </w:num>
  <w:num w:numId="61">
    <w:abstractNumId w:val="15"/>
  </w:num>
  <w:num w:numId="62">
    <w:abstractNumId w:val="15"/>
  </w:num>
  <w:num w:numId="63">
    <w:abstractNumId w:val="1"/>
  </w:num>
  <w:num w:numId="64">
    <w:abstractNumId w:val="15"/>
  </w:num>
  <w:num w:numId="65">
    <w:abstractNumId w:val="15"/>
  </w:num>
  <w:num w:numId="66">
    <w:abstractNumId w:val="15"/>
  </w:num>
  <w:num w:numId="67">
    <w:abstractNumId w:val="15"/>
  </w:num>
  <w:num w:numId="68">
    <w:abstractNumId w:val="15"/>
  </w:num>
  <w:num w:numId="69">
    <w:abstractNumId w:val="15"/>
  </w:num>
  <w:num w:numId="70">
    <w:abstractNumId w:val="15"/>
  </w:num>
  <w:num w:numId="71">
    <w:abstractNumId w:val="15"/>
  </w:num>
  <w:num w:numId="72">
    <w:abstractNumId w:val="15"/>
  </w:num>
  <w:num w:numId="73">
    <w:abstractNumId w:val="15"/>
  </w:num>
  <w:num w:numId="74">
    <w:abstractNumId w:val="15"/>
  </w:num>
  <w:num w:numId="75">
    <w:abstractNumId w:val="15"/>
  </w:num>
  <w:num w:numId="76">
    <w:abstractNumId w:val="15"/>
  </w:num>
  <w:num w:numId="77">
    <w:abstractNumId w:val="15"/>
  </w:num>
  <w:num w:numId="78">
    <w:abstractNumId w:val="15"/>
  </w:num>
  <w:num w:numId="79">
    <w:abstractNumId w:val="31"/>
  </w:num>
  <w:num w:numId="80">
    <w:abstractNumId w:val="15"/>
  </w:num>
  <w:num w:numId="81">
    <w:abstractNumId w:val="28"/>
  </w:num>
  <w:num w:numId="82">
    <w:abstractNumId w:val="39"/>
  </w:num>
  <w:num w:numId="83">
    <w:abstractNumId w:val="30"/>
  </w:num>
  <w:num w:numId="84">
    <w:abstractNumId w:val="25"/>
  </w:num>
  <w:num w:numId="85">
    <w:abstractNumId w:val="45"/>
  </w:num>
  <w:num w:numId="86">
    <w:abstractNumId w:val="32"/>
  </w:num>
  <w:num w:numId="87">
    <w:abstractNumId w:val="15"/>
  </w:num>
  <w:num w:numId="88">
    <w:abstractNumId w:val="12"/>
  </w:num>
  <w:num w:numId="89">
    <w:abstractNumId w:val="36"/>
  </w:num>
  <w:num w:numId="90">
    <w:abstractNumId w:val="43"/>
  </w:num>
  <w:num w:numId="91">
    <w:abstractNumId w:val="13"/>
  </w:num>
  <w:num w:numId="92">
    <w:abstractNumId w:val="7"/>
  </w:num>
  <w:num w:numId="93">
    <w:abstractNumId w:val="19"/>
  </w:num>
  <w:num w:numId="94">
    <w:abstractNumId w:val="20"/>
  </w:num>
  <w:numIdMacAtCleanup w:val="9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isplayBackgroundShape/>
  <w:bordersDoNotSurroundHeader/>
  <w:bordersDoNotSurroundFooter/>
  <w:hideSpellingErrors/>
  <w:stylePaneFormatFilter w:val="1F08"/>
  <w:trackRevisions/>
  <w:defaultTabStop w:val="720"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377D6"/>
    <w:rsid w:val="0000096F"/>
    <w:rsid w:val="00000D64"/>
    <w:rsid w:val="000012D0"/>
    <w:rsid w:val="000014B6"/>
    <w:rsid w:val="000022C7"/>
    <w:rsid w:val="00002A7B"/>
    <w:rsid w:val="00002AEB"/>
    <w:rsid w:val="00002DE4"/>
    <w:rsid w:val="00002F38"/>
    <w:rsid w:val="00003C47"/>
    <w:rsid w:val="000042A2"/>
    <w:rsid w:val="00004A9C"/>
    <w:rsid w:val="00004C61"/>
    <w:rsid w:val="000054CF"/>
    <w:rsid w:val="00005694"/>
    <w:rsid w:val="0000596D"/>
    <w:rsid w:val="000059C5"/>
    <w:rsid w:val="00005B6D"/>
    <w:rsid w:val="000061CA"/>
    <w:rsid w:val="000062FA"/>
    <w:rsid w:val="0000649F"/>
    <w:rsid w:val="000067AA"/>
    <w:rsid w:val="0000692A"/>
    <w:rsid w:val="000071F9"/>
    <w:rsid w:val="00007B94"/>
    <w:rsid w:val="00007D99"/>
    <w:rsid w:val="0001084A"/>
    <w:rsid w:val="0001093D"/>
    <w:rsid w:val="00010C0E"/>
    <w:rsid w:val="00010D22"/>
    <w:rsid w:val="00010F98"/>
    <w:rsid w:val="0001111A"/>
    <w:rsid w:val="00012472"/>
    <w:rsid w:val="0001276B"/>
    <w:rsid w:val="00012BDC"/>
    <w:rsid w:val="00012E6E"/>
    <w:rsid w:val="00013087"/>
    <w:rsid w:val="0001386E"/>
    <w:rsid w:val="00013CB9"/>
    <w:rsid w:val="000151F7"/>
    <w:rsid w:val="00015FF3"/>
    <w:rsid w:val="00016222"/>
    <w:rsid w:val="000162C2"/>
    <w:rsid w:val="00016B1B"/>
    <w:rsid w:val="00016EC6"/>
    <w:rsid w:val="00017DE2"/>
    <w:rsid w:val="00017EBA"/>
    <w:rsid w:val="000205CF"/>
    <w:rsid w:val="00020DA2"/>
    <w:rsid w:val="00020EAE"/>
    <w:rsid w:val="00020EDB"/>
    <w:rsid w:val="000210DA"/>
    <w:rsid w:val="0002138F"/>
    <w:rsid w:val="000219BA"/>
    <w:rsid w:val="00021D12"/>
    <w:rsid w:val="000225B8"/>
    <w:rsid w:val="00022D0D"/>
    <w:rsid w:val="000231B4"/>
    <w:rsid w:val="00023200"/>
    <w:rsid w:val="00023283"/>
    <w:rsid w:val="0002356E"/>
    <w:rsid w:val="000239A3"/>
    <w:rsid w:val="000239D6"/>
    <w:rsid w:val="00023BFE"/>
    <w:rsid w:val="00023C77"/>
    <w:rsid w:val="0002413B"/>
    <w:rsid w:val="000243D7"/>
    <w:rsid w:val="0002440C"/>
    <w:rsid w:val="00024502"/>
    <w:rsid w:val="0002450B"/>
    <w:rsid w:val="00025933"/>
    <w:rsid w:val="000259B8"/>
    <w:rsid w:val="00025CF8"/>
    <w:rsid w:val="00025E1C"/>
    <w:rsid w:val="00025E9B"/>
    <w:rsid w:val="00025F42"/>
    <w:rsid w:val="000261AF"/>
    <w:rsid w:val="000268FE"/>
    <w:rsid w:val="00026916"/>
    <w:rsid w:val="000271D2"/>
    <w:rsid w:val="00027DBE"/>
    <w:rsid w:val="00027F0C"/>
    <w:rsid w:val="00027F46"/>
    <w:rsid w:val="00027F71"/>
    <w:rsid w:val="00030163"/>
    <w:rsid w:val="000301BB"/>
    <w:rsid w:val="00030968"/>
    <w:rsid w:val="00030D38"/>
    <w:rsid w:val="00030E08"/>
    <w:rsid w:val="00031C4C"/>
    <w:rsid w:val="000322D2"/>
    <w:rsid w:val="00032434"/>
    <w:rsid w:val="0003290F"/>
    <w:rsid w:val="00032D8A"/>
    <w:rsid w:val="00033184"/>
    <w:rsid w:val="00033210"/>
    <w:rsid w:val="00033298"/>
    <w:rsid w:val="00033ABA"/>
    <w:rsid w:val="00033E31"/>
    <w:rsid w:val="00034065"/>
    <w:rsid w:val="00034599"/>
    <w:rsid w:val="0003486D"/>
    <w:rsid w:val="00034988"/>
    <w:rsid w:val="00034ACC"/>
    <w:rsid w:val="00034F0D"/>
    <w:rsid w:val="00034F31"/>
    <w:rsid w:val="000350B6"/>
    <w:rsid w:val="00035214"/>
    <w:rsid w:val="000359AA"/>
    <w:rsid w:val="000359CB"/>
    <w:rsid w:val="00035AB9"/>
    <w:rsid w:val="00035C09"/>
    <w:rsid w:val="00035F15"/>
    <w:rsid w:val="000362E1"/>
    <w:rsid w:val="00036441"/>
    <w:rsid w:val="0003656C"/>
    <w:rsid w:val="00036941"/>
    <w:rsid w:val="00036AF3"/>
    <w:rsid w:val="00037287"/>
    <w:rsid w:val="000372D9"/>
    <w:rsid w:val="000373D6"/>
    <w:rsid w:val="000374A1"/>
    <w:rsid w:val="0003756F"/>
    <w:rsid w:val="000379DF"/>
    <w:rsid w:val="00037CE9"/>
    <w:rsid w:val="00040050"/>
    <w:rsid w:val="000403AB"/>
    <w:rsid w:val="00040EF1"/>
    <w:rsid w:val="00041EA0"/>
    <w:rsid w:val="000421F8"/>
    <w:rsid w:val="0004224B"/>
    <w:rsid w:val="000423D1"/>
    <w:rsid w:val="00042423"/>
    <w:rsid w:val="0004287C"/>
    <w:rsid w:val="0004347E"/>
    <w:rsid w:val="00043566"/>
    <w:rsid w:val="00043C4F"/>
    <w:rsid w:val="000440E9"/>
    <w:rsid w:val="00044275"/>
    <w:rsid w:val="00044466"/>
    <w:rsid w:val="000447E2"/>
    <w:rsid w:val="00044F92"/>
    <w:rsid w:val="0004514D"/>
    <w:rsid w:val="00045A76"/>
    <w:rsid w:val="00045C0D"/>
    <w:rsid w:val="00045FCB"/>
    <w:rsid w:val="00046184"/>
    <w:rsid w:val="000462D8"/>
    <w:rsid w:val="000472C2"/>
    <w:rsid w:val="00047642"/>
    <w:rsid w:val="00050567"/>
    <w:rsid w:val="00050849"/>
    <w:rsid w:val="00050D7B"/>
    <w:rsid w:val="00051180"/>
    <w:rsid w:val="00051254"/>
    <w:rsid w:val="00051C78"/>
    <w:rsid w:val="00052323"/>
    <w:rsid w:val="00052A78"/>
    <w:rsid w:val="00052E41"/>
    <w:rsid w:val="00052EA2"/>
    <w:rsid w:val="00053053"/>
    <w:rsid w:val="00053394"/>
    <w:rsid w:val="00053886"/>
    <w:rsid w:val="000539E7"/>
    <w:rsid w:val="00053E0F"/>
    <w:rsid w:val="00053F84"/>
    <w:rsid w:val="00053FB8"/>
    <w:rsid w:val="000544DE"/>
    <w:rsid w:val="00054C3E"/>
    <w:rsid w:val="00054F10"/>
    <w:rsid w:val="00055312"/>
    <w:rsid w:val="00055675"/>
    <w:rsid w:val="00055B0F"/>
    <w:rsid w:val="00055EF3"/>
    <w:rsid w:val="000560D5"/>
    <w:rsid w:val="00056464"/>
    <w:rsid w:val="000566D5"/>
    <w:rsid w:val="00056E0F"/>
    <w:rsid w:val="00056F34"/>
    <w:rsid w:val="000570C5"/>
    <w:rsid w:val="000576C0"/>
    <w:rsid w:val="00057921"/>
    <w:rsid w:val="00057B27"/>
    <w:rsid w:val="00057F3F"/>
    <w:rsid w:val="00060764"/>
    <w:rsid w:val="00060A9E"/>
    <w:rsid w:val="00060BAD"/>
    <w:rsid w:val="00060CC4"/>
    <w:rsid w:val="00060EA8"/>
    <w:rsid w:val="00060F6C"/>
    <w:rsid w:val="000610AB"/>
    <w:rsid w:val="000620CF"/>
    <w:rsid w:val="000621DD"/>
    <w:rsid w:val="00062E01"/>
    <w:rsid w:val="000632AC"/>
    <w:rsid w:val="000632B7"/>
    <w:rsid w:val="000637E2"/>
    <w:rsid w:val="000639BF"/>
    <w:rsid w:val="00064012"/>
    <w:rsid w:val="000642DD"/>
    <w:rsid w:val="00064C40"/>
    <w:rsid w:val="00064F53"/>
    <w:rsid w:val="00065259"/>
    <w:rsid w:val="00065423"/>
    <w:rsid w:val="00065749"/>
    <w:rsid w:val="000658E7"/>
    <w:rsid w:val="000659FB"/>
    <w:rsid w:val="000660D4"/>
    <w:rsid w:val="000664A5"/>
    <w:rsid w:val="000665C1"/>
    <w:rsid w:val="00066892"/>
    <w:rsid w:val="00066BAB"/>
    <w:rsid w:val="00066F35"/>
    <w:rsid w:val="00067253"/>
    <w:rsid w:val="0006727C"/>
    <w:rsid w:val="00067370"/>
    <w:rsid w:val="00067E5F"/>
    <w:rsid w:val="00071254"/>
    <w:rsid w:val="0007131C"/>
    <w:rsid w:val="0007152E"/>
    <w:rsid w:val="00071753"/>
    <w:rsid w:val="00071CEC"/>
    <w:rsid w:val="00071DFA"/>
    <w:rsid w:val="0007242B"/>
    <w:rsid w:val="000728C1"/>
    <w:rsid w:val="000731A9"/>
    <w:rsid w:val="000733BB"/>
    <w:rsid w:val="0007380F"/>
    <w:rsid w:val="000746F2"/>
    <w:rsid w:val="00074855"/>
    <w:rsid w:val="000752EE"/>
    <w:rsid w:val="000756A2"/>
    <w:rsid w:val="000759E0"/>
    <w:rsid w:val="00075AFE"/>
    <w:rsid w:val="00075FC0"/>
    <w:rsid w:val="000766C9"/>
    <w:rsid w:val="000779E3"/>
    <w:rsid w:val="000779EC"/>
    <w:rsid w:val="00077ACE"/>
    <w:rsid w:val="00077ACF"/>
    <w:rsid w:val="0008029A"/>
    <w:rsid w:val="000813A2"/>
    <w:rsid w:val="000813EE"/>
    <w:rsid w:val="00081814"/>
    <w:rsid w:val="00081A36"/>
    <w:rsid w:val="00081BCC"/>
    <w:rsid w:val="00081E3C"/>
    <w:rsid w:val="0008202B"/>
    <w:rsid w:val="0008228B"/>
    <w:rsid w:val="0008279E"/>
    <w:rsid w:val="0008297F"/>
    <w:rsid w:val="00082B2A"/>
    <w:rsid w:val="000839DE"/>
    <w:rsid w:val="00083C70"/>
    <w:rsid w:val="00084D76"/>
    <w:rsid w:val="00084F2F"/>
    <w:rsid w:val="00084F57"/>
    <w:rsid w:val="000852EC"/>
    <w:rsid w:val="000857A7"/>
    <w:rsid w:val="000859C6"/>
    <w:rsid w:val="00085AAE"/>
    <w:rsid w:val="00085BA2"/>
    <w:rsid w:val="00085F54"/>
    <w:rsid w:val="00085FA7"/>
    <w:rsid w:val="00086A6C"/>
    <w:rsid w:val="00086E85"/>
    <w:rsid w:val="00087045"/>
    <w:rsid w:val="00087129"/>
    <w:rsid w:val="00087716"/>
    <w:rsid w:val="00087981"/>
    <w:rsid w:val="00087CE1"/>
    <w:rsid w:val="000902FC"/>
    <w:rsid w:val="000903FC"/>
    <w:rsid w:val="00090D94"/>
    <w:rsid w:val="00090DDE"/>
    <w:rsid w:val="00092113"/>
    <w:rsid w:val="0009221B"/>
    <w:rsid w:val="00092705"/>
    <w:rsid w:val="000927E3"/>
    <w:rsid w:val="000932D3"/>
    <w:rsid w:val="00093477"/>
    <w:rsid w:val="000938E9"/>
    <w:rsid w:val="00093B0A"/>
    <w:rsid w:val="00093C0B"/>
    <w:rsid w:val="000947D5"/>
    <w:rsid w:val="00094D3D"/>
    <w:rsid w:val="00095116"/>
    <w:rsid w:val="00095181"/>
    <w:rsid w:val="000953C5"/>
    <w:rsid w:val="00095799"/>
    <w:rsid w:val="00095FAD"/>
    <w:rsid w:val="00096054"/>
    <w:rsid w:val="00096150"/>
    <w:rsid w:val="0009642E"/>
    <w:rsid w:val="0009648F"/>
    <w:rsid w:val="0009653A"/>
    <w:rsid w:val="0009658F"/>
    <w:rsid w:val="0009659D"/>
    <w:rsid w:val="00096B99"/>
    <w:rsid w:val="00096BE7"/>
    <w:rsid w:val="000970B7"/>
    <w:rsid w:val="000971FE"/>
    <w:rsid w:val="000974C7"/>
    <w:rsid w:val="000978ED"/>
    <w:rsid w:val="000A059B"/>
    <w:rsid w:val="000A1054"/>
    <w:rsid w:val="000A108F"/>
    <w:rsid w:val="000A1162"/>
    <w:rsid w:val="000A1735"/>
    <w:rsid w:val="000A1C0D"/>
    <w:rsid w:val="000A1EDA"/>
    <w:rsid w:val="000A1F80"/>
    <w:rsid w:val="000A2441"/>
    <w:rsid w:val="000A2613"/>
    <w:rsid w:val="000A263E"/>
    <w:rsid w:val="000A2969"/>
    <w:rsid w:val="000A3077"/>
    <w:rsid w:val="000A3438"/>
    <w:rsid w:val="000A3836"/>
    <w:rsid w:val="000A3852"/>
    <w:rsid w:val="000A3912"/>
    <w:rsid w:val="000A4A35"/>
    <w:rsid w:val="000A4B9F"/>
    <w:rsid w:val="000A4D3C"/>
    <w:rsid w:val="000A4DB8"/>
    <w:rsid w:val="000A4EDD"/>
    <w:rsid w:val="000A5018"/>
    <w:rsid w:val="000A5C87"/>
    <w:rsid w:val="000A5D04"/>
    <w:rsid w:val="000A69B1"/>
    <w:rsid w:val="000A6AB9"/>
    <w:rsid w:val="000A6D38"/>
    <w:rsid w:val="000A7A3A"/>
    <w:rsid w:val="000A7DEB"/>
    <w:rsid w:val="000B0187"/>
    <w:rsid w:val="000B0334"/>
    <w:rsid w:val="000B07AF"/>
    <w:rsid w:val="000B0941"/>
    <w:rsid w:val="000B0A8F"/>
    <w:rsid w:val="000B0C9E"/>
    <w:rsid w:val="000B1795"/>
    <w:rsid w:val="000B1C71"/>
    <w:rsid w:val="000B1E86"/>
    <w:rsid w:val="000B1FAA"/>
    <w:rsid w:val="000B1FD0"/>
    <w:rsid w:val="000B24E7"/>
    <w:rsid w:val="000B2B5D"/>
    <w:rsid w:val="000B2CAD"/>
    <w:rsid w:val="000B3177"/>
    <w:rsid w:val="000B3603"/>
    <w:rsid w:val="000B375F"/>
    <w:rsid w:val="000B420F"/>
    <w:rsid w:val="000B4638"/>
    <w:rsid w:val="000B47D7"/>
    <w:rsid w:val="000B490C"/>
    <w:rsid w:val="000B4E83"/>
    <w:rsid w:val="000B588E"/>
    <w:rsid w:val="000B5DC8"/>
    <w:rsid w:val="000B5E0D"/>
    <w:rsid w:val="000B5F3B"/>
    <w:rsid w:val="000B663D"/>
    <w:rsid w:val="000B7123"/>
    <w:rsid w:val="000B7211"/>
    <w:rsid w:val="000B7642"/>
    <w:rsid w:val="000B7DF4"/>
    <w:rsid w:val="000B7ED9"/>
    <w:rsid w:val="000C0097"/>
    <w:rsid w:val="000C0683"/>
    <w:rsid w:val="000C08B8"/>
    <w:rsid w:val="000C0AA6"/>
    <w:rsid w:val="000C0C2C"/>
    <w:rsid w:val="000C0D98"/>
    <w:rsid w:val="000C1624"/>
    <w:rsid w:val="000C236E"/>
    <w:rsid w:val="000C2A8A"/>
    <w:rsid w:val="000C2CFE"/>
    <w:rsid w:val="000C2E00"/>
    <w:rsid w:val="000C2E36"/>
    <w:rsid w:val="000C3719"/>
    <w:rsid w:val="000C37C9"/>
    <w:rsid w:val="000C3F1A"/>
    <w:rsid w:val="000C4174"/>
    <w:rsid w:val="000C5055"/>
    <w:rsid w:val="000C52BE"/>
    <w:rsid w:val="000C5523"/>
    <w:rsid w:val="000C557E"/>
    <w:rsid w:val="000C561E"/>
    <w:rsid w:val="000C6AC5"/>
    <w:rsid w:val="000C7132"/>
    <w:rsid w:val="000C7469"/>
    <w:rsid w:val="000C7735"/>
    <w:rsid w:val="000C7787"/>
    <w:rsid w:val="000C7855"/>
    <w:rsid w:val="000C7C02"/>
    <w:rsid w:val="000D025F"/>
    <w:rsid w:val="000D0556"/>
    <w:rsid w:val="000D0B7E"/>
    <w:rsid w:val="000D0F7A"/>
    <w:rsid w:val="000D11DA"/>
    <w:rsid w:val="000D15A8"/>
    <w:rsid w:val="000D1714"/>
    <w:rsid w:val="000D26EE"/>
    <w:rsid w:val="000D28CF"/>
    <w:rsid w:val="000D2BBC"/>
    <w:rsid w:val="000D2ED5"/>
    <w:rsid w:val="000D3D6B"/>
    <w:rsid w:val="000D42D9"/>
    <w:rsid w:val="000D449B"/>
    <w:rsid w:val="000D499B"/>
    <w:rsid w:val="000D4CBE"/>
    <w:rsid w:val="000D4DD9"/>
    <w:rsid w:val="000D4F98"/>
    <w:rsid w:val="000D506C"/>
    <w:rsid w:val="000D515C"/>
    <w:rsid w:val="000D5D0F"/>
    <w:rsid w:val="000D6392"/>
    <w:rsid w:val="000D6FDC"/>
    <w:rsid w:val="000D7242"/>
    <w:rsid w:val="000D7379"/>
    <w:rsid w:val="000D755E"/>
    <w:rsid w:val="000D7AC4"/>
    <w:rsid w:val="000D7B6E"/>
    <w:rsid w:val="000E02AD"/>
    <w:rsid w:val="000E06C3"/>
    <w:rsid w:val="000E0770"/>
    <w:rsid w:val="000E0C1E"/>
    <w:rsid w:val="000E0C76"/>
    <w:rsid w:val="000E0D5A"/>
    <w:rsid w:val="000E0EC1"/>
    <w:rsid w:val="000E0F11"/>
    <w:rsid w:val="000E0FAC"/>
    <w:rsid w:val="000E10B3"/>
    <w:rsid w:val="000E11B6"/>
    <w:rsid w:val="000E1227"/>
    <w:rsid w:val="000E1835"/>
    <w:rsid w:val="000E1900"/>
    <w:rsid w:val="000E1B16"/>
    <w:rsid w:val="000E210B"/>
    <w:rsid w:val="000E24AC"/>
    <w:rsid w:val="000E28CE"/>
    <w:rsid w:val="000E350F"/>
    <w:rsid w:val="000E4119"/>
    <w:rsid w:val="000E4FD0"/>
    <w:rsid w:val="000E50F5"/>
    <w:rsid w:val="000E517C"/>
    <w:rsid w:val="000E5492"/>
    <w:rsid w:val="000E5530"/>
    <w:rsid w:val="000E62BB"/>
    <w:rsid w:val="000E6709"/>
    <w:rsid w:val="000E6A97"/>
    <w:rsid w:val="000E6AE9"/>
    <w:rsid w:val="000E6F3F"/>
    <w:rsid w:val="000E7102"/>
    <w:rsid w:val="000E72E4"/>
    <w:rsid w:val="000E7788"/>
    <w:rsid w:val="000E799A"/>
    <w:rsid w:val="000E7CEA"/>
    <w:rsid w:val="000F0245"/>
    <w:rsid w:val="000F0E18"/>
    <w:rsid w:val="000F1076"/>
    <w:rsid w:val="000F110A"/>
    <w:rsid w:val="000F1198"/>
    <w:rsid w:val="000F155F"/>
    <w:rsid w:val="000F1982"/>
    <w:rsid w:val="000F1C64"/>
    <w:rsid w:val="000F1D2A"/>
    <w:rsid w:val="000F2553"/>
    <w:rsid w:val="000F2EC0"/>
    <w:rsid w:val="000F2F61"/>
    <w:rsid w:val="000F301C"/>
    <w:rsid w:val="000F353F"/>
    <w:rsid w:val="000F3C71"/>
    <w:rsid w:val="000F416B"/>
    <w:rsid w:val="000F420A"/>
    <w:rsid w:val="000F458E"/>
    <w:rsid w:val="000F54E6"/>
    <w:rsid w:val="000F5BB2"/>
    <w:rsid w:val="000F5C5F"/>
    <w:rsid w:val="000F5DBE"/>
    <w:rsid w:val="000F64AC"/>
    <w:rsid w:val="000F69CD"/>
    <w:rsid w:val="000F6AD3"/>
    <w:rsid w:val="000F728F"/>
    <w:rsid w:val="000F75A1"/>
    <w:rsid w:val="000F7662"/>
    <w:rsid w:val="000F7A4A"/>
    <w:rsid w:val="000F7EDA"/>
    <w:rsid w:val="000F7FE0"/>
    <w:rsid w:val="001002C3"/>
    <w:rsid w:val="001005CD"/>
    <w:rsid w:val="0010070C"/>
    <w:rsid w:val="001007E4"/>
    <w:rsid w:val="00100B3D"/>
    <w:rsid w:val="00100EB8"/>
    <w:rsid w:val="00100F13"/>
    <w:rsid w:val="001019BE"/>
    <w:rsid w:val="00101FB8"/>
    <w:rsid w:val="001020F2"/>
    <w:rsid w:val="0010234C"/>
    <w:rsid w:val="00102355"/>
    <w:rsid w:val="00102549"/>
    <w:rsid w:val="00102B81"/>
    <w:rsid w:val="00102BE6"/>
    <w:rsid w:val="001035BA"/>
    <w:rsid w:val="001038BC"/>
    <w:rsid w:val="00103CFA"/>
    <w:rsid w:val="00103F67"/>
    <w:rsid w:val="00104EB9"/>
    <w:rsid w:val="001056F1"/>
    <w:rsid w:val="0010613E"/>
    <w:rsid w:val="00106163"/>
    <w:rsid w:val="001066C9"/>
    <w:rsid w:val="00106C40"/>
    <w:rsid w:val="00106F5A"/>
    <w:rsid w:val="00106FA3"/>
    <w:rsid w:val="00107276"/>
    <w:rsid w:val="00107A06"/>
    <w:rsid w:val="00107B7A"/>
    <w:rsid w:val="00107F90"/>
    <w:rsid w:val="0011027D"/>
    <w:rsid w:val="00110CDE"/>
    <w:rsid w:val="00110D23"/>
    <w:rsid w:val="0011101A"/>
    <w:rsid w:val="0011156B"/>
    <w:rsid w:val="00111EB4"/>
    <w:rsid w:val="00111FFB"/>
    <w:rsid w:val="00112987"/>
    <w:rsid w:val="00112D1C"/>
    <w:rsid w:val="001136A5"/>
    <w:rsid w:val="00113DCA"/>
    <w:rsid w:val="0011439F"/>
    <w:rsid w:val="0011478A"/>
    <w:rsid w:val="0011489C"/>
    <w:rsid w:val="00114ABC"/>
    <w:rsid w:val="00114ACE"/>
    <w:rsid w:val="00115195"/>
    <w:rsid w:val="001152B2"/>
    <w:rsid w:val="00115385"/>
    <w:rsid w:val="001154C6"/>
    <w:rsid w:val="0011563D"/>
    <w:rsid w:val="0011612D"/>
    <w:rsid w:val="0011650C"/>
    <w:rsid w:val="00116BF5"/>
    <w:rsid w:val="00117341"/>
    <w:rsid w:val="00117805"/>
    <w:rsid w:val="0011785B"/>
    <w:rsid w:val="00117968"/>
    <w:rsid w:val="00117C64"/>
    <w:rsid w:val="0012080A"/>
    <w:rsid w:val="00120EEE"/>
    <w:rsid w:val="00120F8E"/>
    <w:rsid w:val="00121302"/>
    <w:rsid w:val="00121350"/>
    <w:rsid w:val="00121393"/>
    <w:rsid w:val="0012183C"/>
    <w:rsid w:val="00122712"/>
    <w:rsid w:val="0012277B"/>
    <w:rsid w:val="00122B2C"/>
    <w:rsid w:val="00122B7E"/>
    <w:rsid w:val="00123879"/>
    <w:rsid w:val="00123C86"/>
    <w:rsid w:val="001242D8"/>
    <w:rsid w:val="00125819"/>
    <w:rsid w:val="00125892"/>
    <w:rsid w:val="00125B87"/>
    <w:rsid w:val="00125BA2"/>
    <w:rsid w:val="00125E44"/>
    <w:rsid w:val="0012617B"/>
    <w:rsid w:val="00126CB0"/>
    <w:rsid w:val="0012751C"/>
    <w:rsid w:val="00127991"/>
    <w:rsid w:val="00127AAD"/>
    <w:rsid w:val="00127C29"/>
    <w:rsid w:val="00127CA2"/>
    <w:rsid w:val="00127CEF"/>
    <w:rsid w:val="00127F73"/>
    <w:rsid w:val="001302AD"/>
    <w:rsid w:val="0013055C"/>
    <w:rsid w:val="00130B96"/>
    <w:rsid w:val="00130D2A"/>
    <w:rsid w:val="0013169B"/>
    <w:rsid w:val="00131784"/>
    <w:rsid w:val="001317BC"/>
    <w:rsid w:val="00132230"/>
    <w:rsid w:val="001326FE"/>
    <w:rsid w:val="00133103"/>
    <w:rsid w:val="0013348A"/>
    <w:rsid w:val="001339D7"/>
    <w:rsid w:val="001344C7"/>
    <w:rsid w:val="00135052"/>
    <w:rsid w:val="00135B64"/>
    <w:rsid w:val="00135E1B"/>
    <w:rsid w:val="00135E5E"/>
    <w:rsid w:val="001361F9"/>
    <w:rsid w:val="001362EE"/>
    <w:rsid w:val="0013652F"/>
    <w:rsid w:val="0013669F"/>
    <w:rsid w:val="00136873"/>
    <w:rsid w:val="00136D2E"/>
    <w:rsid w:val="00136D32"/>
    <w:rsid w:val="00136F7F"/>
    <w:rsid w:val="0013717B"/>
    <w:rsid w:val="00137186"/>
    <w:rsid w:val="00137425"/>
    <w:rsid w:val="00137782"/>
    <w:rsid w:val="001400A3"/>
    <w:rsid w:val="001400E3"/>
    <w:rsid w:val="001400E5"/>
    <w:rsid w:val="00140590"/>
    <w:rsid w:val="00140EA0"/>
    <w:rsid w:val="00141044"/>
    <w:rsid w:val="00141251"/>
    <w:rsid w:val="001427EA"/>
    <w:rsid w:val="00142809"/>
    <w:rsid w:val="001428B0"/>
    <w:rsid w:val="00142BA6"/>
    <w:rsid w:val="00142BD3"/>
    <w:rsid w:val="001430ED"/>
    <w:rsid w:val="00143B8B"/>
    <w:rsid w:val="001442E2"/>
    <w:rsid w:val="00144671"/>
    <w:rsid w:val="00144695"/>
    <w:rsid w:val="00145792"/>
    <w:rsid w:val="001459A7"/>
    <w:rsid w:val="00145BED"/>
    <w:rsid w:val="00145FC6"/>
    <w:rsid w:val="00146606"/>
    <w:rsid w:val="001467DD"/>
    <w:rsid w:val="00146989"/>
    <w:rsid w:val="00146BFD"/>
    <w:rsid w:val="00147059"/>
    <w:rsid w:val="00147178"/>
    <w:rsid w:val="0014785B"/>
    <w:rsid w:val="00147D7E"/>
    <w:rsid w:val="00150197"/>
    <w:rsid w:val="0015068B"/>
    <w:rsid w:val="001506D5"/>
    <w:rsid w:val="001509C9"/>
    <w:rsid w:val="00151217"/>
    <w:rsid w:val="0015152A"/>
    <w:rsid w:val="00151749"/>
    <w:rsid w:val="00151C3D"/>
    <w:rsid w:val="00151D73"/>
    <w:rsid w:val="00151F2A"/>
    <w:rsid w:val="00152160"/>
    <w:rsid w:val="001523CE"/>
    <w:rsid w:val="00152B0E"/>
    <w:rsid w:val="00152C02"/>
    <w:rsid w:val="00152C15"/>
    <w:rsid w:val="00152CF8"/>
    <w:rsid w:val="00152D87"/>
    <w:rsid w:val="0015328E"/>
    <w:rsid w:val="001535C9"/>
    <w:rsid w:val="001536DC"/>
    <w:rsid w:val="00153DA5"/>
    <w:rsid w:val="001540B5"/>
    <w:rsid w:val="00154148"/>
    <w:rsid w:val="001545F7"/>
    <w:rsid w:val="001546C3"/>
    <w:rsid w:val="0015486D"/>
    <w:rsid w:val="001548D7"/>
    <w:rsid w:val="001549FB"/>
    <w:rsid w:val="00154A03"/>
    <w:rsid w:val="00154C49"/>
    <w:rsid w:val="00154CB0"/>
    <w:rsid w:val="0015564F"/>
    <w:rsid w:val="00155E06"/>
    <w:rsid w:val="00156333"/>
    <w:rsid w:val="001563D2"/>
    <w:rsid w:val="001568FC"/>
    <w:rsid w:val="00156D66"/>
    <w:rsid w:val="00156DBC"/>
    <w:rsid w:val="00156DEE"/>
    <w:rsid w:val="00156E9A"/>
    <w:rsid w:val="00156FEB"/>
    <w:rsid w:val="00157758"/>
    <w:rsid w:val="00157985"/>
    <w:rsid w:val="00160045"/>
    <w:rsid w:val="001604CB"/>
    <w:rsid w:val="00160536"/>
    <w:rsid w:val="0016090A"/>
    <w:rsid w:val="00161694"/>
    <w:rsid w:val="0016237D"/>
    <w:rsid w:val="001626A7"/>
    <w:rsid w:val="001627C3"/>
    <w:rsid w:val="001628A7"/>
    <w:rsid w:val="00162C75"/>
    <w:rsid w:val="0016370D"/>
    <w:rsid w:val="00163FCF"/>
    <w:rsid w:val="00163FFE"/>
    <w:rsid w:val="001640F8"/>
    <w:rsid w:val="0016421E"/>
    <w:rsid w:val="00164A9D"/>
    <w:rsid w:val="00165268"/>
    <w:rsid w:val="001655A3"/>
    <w:rsid w:val="0016611A"/>
    <w:rsid w:val="00166584"/>
    <w:rsid w:val="00166777"/>
    <w:rsid w:val="00166AEE"/>
    <w:rsid w:val="00166D53"/>
    <w:rsid w:val="001675DD"/>
    <w:rsid w:val="001678DA"/>
    <w:rsid w:val="001679FD"/>
    <w:rsid w:val="001713A6"/>
    <w:rsid w:val="0017178C"/>
    <w:rsid w:val="00171AA9"/>
    <w:rsid w:val="00171B23"/>
    <w:rsid w:val="00171B8F"/>
    <w:rsid w:val="00172439"/>
    <w:rsid w:val="00172769"/>
    <w:rsid w:val="001728AB"/>
    <w:rsid w:val="00172A03"/>
    <w:rsid w:val="00173A7F"/>
    <w:rsid w:val="00174771"/>
    <w:rsid w:val="00174AD7"/>
    <w:rsid w:val="00174DC1"/>
    <w:rsid w:val="00175BC0"/>
    <w:rsid w:val="00175F2F"/>
    <w:rsid w:val="00176133"/>
    <w:rsid w:val="00176525"/>
    <w:rsid w:val="0017685D"/>
    <w:rsid w:val="001770EE"/>
    <w:rsid w:val="001777E0"/>
    <w:rsid w:val="0018033F"/>
    <w:rsid w:val="00180657"/>
    <w:rsid w:val="00180D12"/>
    <w:rsid w:val="00181530"/>
    <w:rsid w:val="001815D3"/>
    <w:rsid w:val="0018188C"/>
    <w:rsid w:val="001821F6"/>
    <w:rsid w:val="00182487"/>
    <w:rsid w:val="00183194"/>
    <w:rsid w:val="001833CB"/>
    <w:rsid w:val="00183446"/>
    <w:rsid w:val="00183FF4"/>
    <w:rsid w:val="00184142"/>
    <w:rsid w:val="001841AF"/>
    <w:rsid w:val="001842B0"/>
    <w:rsid w:val="00184F98"/>
    <w:rsid w:val="001850EA"/>
    <w:rsid w:val="001852CD"/>
    <w:rsid w:val="0018559E"/>
    <w:rsid w:val="00185A9B"/>
    <w:rsid w:val="00185E9D"/>
    <w:rsid w:val="00186754"/>
    <w:rsid w:val="0018691B"/>
    <w:rsid w:val="00186D36"/>
    <w:rsid w:val="001873A4"/>
    <w:rsid w:val="0018794E"/>
    <w:rsid w:val="001879E9"/>
    <w:rsid w:val="00187B60"/>
    <w:rsid w:val="00187C49"/>
    <w:rsid w:val="00187CE9"/>
    <w:rsid w:val="00190669"/>
    <w:rsid w:val="0019083D"/>
    <w:rsid w:val="00190B0E"/>
    <w:rsid w:val="00190D80"/>
    <w:rsid w:val="001915C8"/>
    <w:rsid w:val="00191612"/>
    <w:rsid w:val="0019184F"/>
    <w:rsid w:val="00191AEC"/>
    <w:rsid w:val="00191BC9"/>
    <w:rsid w:val="00191BF9"/>
    <w:rsid w:val="00191F88"/>
    <w:rsid w:val="00193559"/>
    <w:rsid w:val="00193643"/>
    <w:rsid w:val="00193669"/>
    <w:rsid w:val="00193EAF"/>
    <w:rsid w:val="00193F64"/>
    <w:rsid w:val="00193F6B"/>
    <w:rsid w:val="001941D6"/>
    <w:rsid w:val="0019472E"/>
    <w:rsid w:val="001948DE"/>
    <w:rsid w:val="00194C5B"/>
    <w:rsid w:val="0019507E"/>
    <w:rsid w:val="001958B4"/>
    <w:rsid w:val="001966E2"/>
    <w:rsid w:val="0019673C"/>
    <w:rsid w:val="00196CB2"/>
    <w:rsid w:val="00196FCD"/>
    <w:rsid w:val="00197111"/>
    <w:rsid w:val="001974A4"/>
    <w:rsid w:val="001979C1"/>
    <w:rsid w:val="00197A5B"/>
    <w:rsid w:val="00197D92"/>
    <w:rsid w:val="001A018E"/>
    <w:rsid w:val="001A04B2"/>
    <w:rsid w:val="001A0B78"/>
    <w:rsid w:val="001A0B92"/>
    <w:rsid w:val="001A0BF6"/>
    <w:rsid w:val="001A1194"/>
    <w:rsid w:val="001A1AF4"/>
    <w:rsid w:val="001A1CDC"/>
    <w:rsid w:val="001A2E24"/>
    <w:rsid w:val="001A32A7"/>
    <w:rsid w:val="001A348C"/>
    <w:rsid w:val="001A3E85"/>
    <w:rsid w:val="001A402F"/>
    <w:rsid w:val="001A40C4"/>
    <w:rsid w:val="001A40E0"/>
    <w:rsid w:val="001A4210"/>
    <w:rsid w:val="001A4C11"/>
    <w:rsid w:val="001A4EC3"/>
    <w:rsid w:val="001A4EF6"/>
    <w:rsid w:val="001A505C"/>
    <w:rsid w:val="001A58CE"/>
    <w:rsid w:val="001A5983"/>
    <w:rsid w:val="001A5A36"/>
    <w:rsid w:val="001A5D16"/>
    <w:rsid w:val="001A6277"/>
    <w:rsid w:val="001A69B8"/>
    <w:rsid w:val="001A6D38"/>
    <w:rsid w:val="001A6E0B"/>
    <w:rsid w:val="001A768A"/>
    <w:rsid w:val="001B028D"/>
    <w:rsid w:val="001B0357"/>
    <w:rsid w:val="001B0874"/>
    <w:rsid w:val="001B097A"/>
    <w:rsid w:val="001B0B0C"/>
    <w:rsid w:val="001B0EE1"/>
    <w:rsid w:val="001B143B"/>
    <w:rsid w:val="001B1919"/>
    <w:rsid w:val="001B1C4E"/>
    <w:rsid w:val="001B2196"/>
    <w:rsid w:val="001B22A8"/>
    <w:rsid w:val="001B2B2F"/>
    <w:rsid w:val="001B3B89"/>
    <w:rsid w:val="001B3D1A"/>
    <w:rsid w:val="001B4839"/>
    <w:rsid w:val="001B488B"/>
    <w:rsid w:val="001B4CD2"/>
    <w:rsid w:val="001B4CE6"/>
    <w:rsid w:val="001B5650"/>
    <w:rsid w:val="001B5720"/>
    <w:rsid w:val="001B665B"/>
    <w:rsid w:val="001B68CC"/>
    <w:rsid w:val="001B6C14"/>
    <w:rsid w:val="001B710E"/>
    <w:rsid w:val="001B7820"/>
    <w:rsid w:val="001C0416"/>
    <w:rsid w:val="001C092B"/>
    <w:rsid w:val="001C0B25"/>
    <w:rsid w:val="001C0C9A"/>
    <w:rsid w:val="001C1157"/>
    <w:rsid w:val="001C126B"/>
    <w:rsid w:val="001C149A"/>
    <w:rsid w:val="001C157A"/>
    <w:rsid w:val="001C1619"/>
    <w:rsid w:val="001C1630"/>
    <w:rsid w:val="001C19E0"/>
    <w:rsid w:val="001C1BEC"/>
    <w:rsid w:val="001C1C12"/>
    <w:rsid w:val="001C2526"/>
    <w:rsid w:val="001C2CC7"/>
    <w:rsid w:val="001C2DA1"/>
    <w:rsid w:val="001C308C"/>
    <w:rsid w:val="001C333A"/>
    <w:rsid w:val="001C3CD3"/>
    <w:rsid w:val="001C448A"/>
    <w:rsid w:val="001C45B8"/>
    <w:rsid w:val="001C4C81"/>
    <w:rsid w:val="001C4E89"/>
    <w:rsid w:val="001C4FDA"/>
    <w:rsid w:val="001C519C"/>
    <w:rsid w:val="001C5326"/>
    <w:rsid w:val="001C54C8"/>
    <w:rsid w:val="001C59EE"/>
    <w:rsid w:val="001C5A7B"/>
    <w:rsid w:val="001C5DE9"/>
    <w:rsid w:val="001C5F89"/>
    <w:rsid w:val="001C615C"/>
    <w:rsid w:val="001C72C6"/>
    <w:rsid w:val="001C7780"/>
    <w:rsid w:val="001C7800"/>
    <w:rsid w:val="001D0709"/>
    <w:rsid w:val="001D120B"/>
    <w:rsid w:val="001D14EA"/>
    <w:rsid w:val="001D1729"/>
    <w:rsid w:val="001D1B0D"/>
    <w:rsid w:val="001D1DBA"/>
    <w:rsid w:val="001D26C7"/>
    <w:rsid w:val="001D2905"/>
    <w:rsid w:val="001D29C2"/>
    <w:rsid w:val="001D2A8A"/>
    <w:rsid w:val="001D2C44"/>
    <w:rsid w:val="001D31A3"/>
    <w:rsid w:val="001D3F33"/>
    <w:rsid w:val="001D3F87"/>
    <w:rsid w:val="001D4163"/>
    <w:rsid w:val="001D4797"/>
    <w:rsid w:val="001D4C79"/>
    <w:rsid w:val="001D4FC7"/>
    <w:rsid w:val="001D5A8C"/>
    <w:rsid w:val="001D5CDE"/>
    <w:rsid w:val="001D5E28"/>
    <w:rsid w:val="001D5F62"/>
    <w:rsid w:val="001D5FFD"/>
    <w:rsid w:val="001D61C2"/>
    <w:rsid w:val="001D6752"/>
    <w:rsid w:val="001D6A4F"/>
    <w:rsid w:val="001D7335"/>
    <w:rsid w:val="001D7427"/>
    <w:rsid w:val="001D75C3"/>
    <w:rsid w:val="001D76EA"/>
    <w:rsid w:val="001D76F2"/>
    <w:rsid w:val="001D789E"/>
    <w:rsid w:val="001D7996"/>
    <w:rsid w:val="001D7B17"/>
    <w:rsid w:val="001D7C33"/>
    <w:rsid w:val="001E00B5"/>
    <w:rsid w:val="001E0378"/>
    <w:rsid w:val="001E08DA"/>
    <w:rsid w:val="001E09C2"/>
    <w:rsid w:val="001E1403"/>
    <w:rsid w:val="001E1FAA"/>
    <w:rsid w:val="001E22F5"/>
    <w:rsid w:val="001E35C2"/>
    <w:rsid w:val="001E36F4"/>
    <w:rsid w:val="001E3B11"/>
    <w:rsid w:val="001E3B32"/>
    <w:rsid w:val="001E3D3D"/>
    <w:rsid w:val="001E3DC7"/>
    <w:rsid w:val="001E4264"/>
    <w:rsid w:val="001E4536"/>
    <w:rsid w:val="001E482F"/>
    <w:rsid w:val="001E491B"/>
    <w:rsid w:val="001E4923"/>
    <w:rsid w:val="001E4F0E"/>
    <w:rsid w:val="001E4FD6"/>
    <w:rsid w:val="001E54A2"/>
    <w:rsid w:val="001E54DA"/>
    <w:rsid w:val="001E5C47"/>
    <w:rsid w:val="001E60A1"/>
    <w:rsid w:val="001E64FF"/>
    <w:rsid w:val="001E704A"/>
    <w:rsid w:val="001E71B0"/>
    <w:rsid w:val="001E7559"/>
    <w:rsid w:val="001E7B8B"/>
    <w:rsid w:val="001E7F6B"/>
    <w:rsid w:val="001F0232"/>
    <w:rsid w:val="001F07FB"/>
    <w:rsid w:val="001F0A54"/>
    <w:rsid w:val="001F0B89"/>
    <w:rsid w:val="001F11C1"/>
    <w:rsid w:val="001F1350"/>
    <w:rsid w:val="001F1903"/>
    <w:rsid w:val="001F2983"/>
    <w:rsid w:val="001F2D42"/>
    <w:rsid w:val="001F32D9"/>
    <w:rsid w:val="001F3D65"/>
    <w:rsid w:val="001F40FD"/>
    <w:rsid w:val="001F4A13"/>
    <w:rsid w:val="001F4D64"/>
    <w:rsid w:val="001F58DD"/>
    <w:rsid w:val="001F634D"/>
    <w:rsid w:val="001F66C5"/>
    <w:rsid w:val="001F6D2A"/>
    <w:rsid w:val="001F6E61"/>
    <w:rsid w:val="001F71DC"/>
    <w:rsid w:val="001F7376"/>
    <w:rsid w:val="001F756F"/>
    <w:rsid w:val="00200B5A"/>
    <w:rsid w:val="00200BE8"/>
    <w:rsid w:val="00200F8B"/>
    <w:rsid w:val="002014DB"/>
    <w:rsid w:val="00201646"/>
    <w:rsid w:val="00201BEB"/>
    <w:rsid w:val="00201FB5"/>
    <w:rsid w:val="002021D9"/>
    <w:rsid w:val="00202B9C"/>
    <w:rsid w:val="00202BFA"/>
    <w:rsid w:val="00202D3B"/>
    <w:rsid w:val="00202F0C"/>
    <w:rsid w:val="002035A2"/>
    <w:rsid w:val="00203852"/>
    <w:rsid w:val="00203960"/>
    <w:rsid w:val="00204151"/>
    <w:rsid w:val="002044C4"/>
    <w:rsid w:val="00204CE2"/>
    <w:rsid w:val="00204CFC"/>
    <w:rsid w:val="00204E7E"/>
    <w:rsid w:val="002056E2"/>
    <w:rsid w:val="00205781"/>
    <w:rsid w:val="00205B56"/>
    <w:rsid w:val="00205BC0"/>
    <w:rsid w:val="00205D3D"/>
    <w:rsid w:val="002064CB"/>
    <w:rsid w:val="00206760"/>
    <w:rsid w:val="00206849"/>
    <w:rsid w:val="00206963"/>
    <w:rsid w:val="00206CC7"/>
    <w:rsid w:val="00206D00"/>
    <w:rsid w:val="002078F4"/>
    <w:rsid w:val="00207C3A"/>
    <w:rsid w:val="0021005D"/>
    <w:rsid w:val="00210299"/>
    <w:rsid w:val="002102D0"/>
    <w:rsid w:val="002107E8"/>
    <w:rsid w:val="00211396"/>
    <w:rsid w:val="0021237A"/>
    <w:rsid w:val="00212562"/>
    <w:rsid w:val="00212A89"/>
    <w:rsid w:val="00212D01"/>
    <w:rsid w:val="00212D1D"/>
    <w:rsid w:val="00212EF6"/>
    <w:rsid w:val="00213B7D"/>
    <w:rsid w:val="00213D61"/>
    <w:rsid w:val="0021429A"/>
    <w:rsid w:val="002142C0"/>
    <w:rsid w:val="00214360"/>
    <w:rsid w:val="0021463D"/>
    <w:rsid w:val="002148C1"/>
    <w:rsid w:val="00214D53"/>
    <w:rsid w:val="002150EF"/>
    <w:rsid w:val="0021515B"/>
    <w:rsid w:val="00215567"/>
    <w:rsid w:val="0021562D"/>
    <w:rsid w:val="0021563C"/>
    <w:rsid w:val="00215BFE"/>
    <w:rsid w:val="00215D12"/>
    <w:rsid w:val="00216107"/>
    <w:rsid w:val="00216555"/>
    <w:rsid w:val="002166F8"/>
    <w:rsid w:val="00217A4E"/>
    <w:rsid w:val="002208F5"/>
    <w:rsid w:val="002209FE"/>
    <w:rsid w:val="00220A9A"/>
    <w:rsid w:val="00220CD6"/>
    <w:rsid w:val="00220D5E"/>
    <w:rsid w:val="002215C5"/>
    <w:rsid w:val="00221690"/>
    <w:rsid w:val="00221BA5"/>
    <w:rsid w:val="00221DFA"/>
    <w:rsid w:val="00221F6C"/>
    <w:rsid w:val="002220FA"/>
    <w:rsid w:val="002222ED"/>
    <w:rsid w:val="00222974"/>
    <w:rsid w:val="00222F8F"/>
    <w:rsid w:val="002230B9"/>
    <w:rsid w:val="00223A6F"/>
    <w:rsid w:val="00223D9F"/>
    <w:rsid w:val="0022464E"/>
    <w:rsid w:val="002255E1"/>
    <w:rsid w:val="00225B3C"/>
    <w:rsid w:val="00225CAD"/>
    <w:rsid w:val="00225DCC"/>
    <w:rsid w:val="00226315"/>
    <w:rsid w:val="002273E1"/>
    <w:rsid w:val="00227882"/>
    <w:rsid w:val="00230972"/>
    <w:rsid w:val="00230C7B"/>
    <w:rsid w:val="00231133"/>
    <w:rsid w:val="002311D7"/>
    <w:rsid w:val="00231DB6"/>
    <w:rsid w:val="002320EE"/>
    <w:rsid w:val="002324B0"/>
    <w:rsid w:val="00232BE2"/>
    <w:rsid w:val="00232E61"/>
    <w:rsid w:val="00232EF2"/>
    <w:rsid w:val="0023325A"/>
    <w:rsid w:val="002335E6"/>
    <w:rsid w:val="00233E4C"/>
    <w:rsid w:val="00233EB5"/>
    <w:rsid w:val="00234090"/>
    <w:rsid w:val="0023420D"/>
    <w:rsid w:val="002350B1"/>
    <w:rsid w:val="0023567D"/>
    <w:rsid w:val="002356AE"/>
    <w:rsid w:val="00235764"/>
    <w:rsid w:val="002359CF"/>
    <w:rsid w:val="00235D4B"/>
    <w:rsid w:val="00235F1F"/>
    <w:rsid w:val="00235FA3"/>
    <w:rsid w:val="00235FAF"/>
    <w:rsid w:val="00236663"/>
    <w:rsid w:val="002366B8"/>
    <w:rsid w:val="00236755"/>
    <w:rsid w:val="00236DEC"/>
    <w:rsid w:val="0023703C"/>
    <w:rsid w:val="00237F05"/>
    <w:rsid w:val="002402CD"/>
    <w:rsid w:val="00240A1E"/>
    <w:rsid w:val="00241732"/>
    <w:rsid w:val="00241FF8"/>
    <w:rsid w:val="0024202A"/>
    <w:rsid w:val="00242C35"/>
    <w:rsid w:val="00243E4F"/>
    <w:rsid w:val="00243E97"/>
    <w:rsid w:val="00244CE3"/>
    <w:rsid w:val="0024605D"/>
    <w:rsid w:val="0024729E"/>
    <w:rsid w:val="00247B40"/>
    <w:rsid w:val="00247BD6"/>
    <w:rsid w:val="00251104"/>
    <w:rsid w:val="002514E3"/>
    <w:rsid w:val="002516D0"/>
    <w:rsid w:val="0025170C"/>
    <w:rsid w:val="00251E8A"/>
    <w:rsid w:val="00251EDB"/>
    <w:rsid w:val="00252085"/>
    <w:rsid w:val="002528DD"/>
    <w:rsid w:val="00252971"/>
    <w:rsid w:val="00252ED2"/>
    <w:rsid w:val="002537C1"/>
    <w:rsid w:val="00253D17"/>
    <w:rsid w:val="00254538"/>
    <w:rsid w:val="00254AAC"/>
    <w:rsid w:val="00254CD5"/>
    <w:rsid w:val="00254F0C"/>
    <w:rsid w:val="002554A4"/>
    <w:rsid w:val="002557EF"/>
    <w:rsid w:val="00255889"/>
    <w:rsid w:val="00255929"/>
    <w:rsid w:val="00255C47"/>
    <w:rsid w:val="00255D29"/>
    <w:rsid w:val="00256206"/>
    <w:rsid w:val="002566DE"/>
    <w:rsid w:val="00256743"/>
    <w:rsid w:val="00256AA3"/>
    <w:rsid w:val="00256B9B"/>
    <w:rsid w:val="00256D88"/>
    <w:rsid w:val="00257960"/>
    <w:rsid w:val="002601B6"/>
    <w:rsid w:val="002607DF"/>
    <w:rsid w:val="00260862"/>
    <w:rsid w:val="00260F0F"/>
    <w:rsid w:val="00261143"/>
    <w:rsid w:val="0026167B"/>
    <w:rsid w:val="0026199C"/>
    <w:rsid w:val="002628B7"/>
    <w:rsid w:val="00262956"/>
    <w:rsid w:val="00262D6B"/>
    <w:rsid w:val="00262E3C"/>
    <w:rsid w:val="0026324C"/>
    <w:rsid w:val="0026335D"/>
    <w:rsid w:val="002634DE"/>
    <w:rsid w:val="00264469"/>
    <w:rsid w:val="002646F2"/>
    <w:rsid w:val="00264ADD"/>
    <w:rsid w:val="00264C3B"/>
    <w:rsid w:val="002652CC"/>
    <w:rsid w:val="0026535D"/>
    <w:rsid w:val="002653FD"/>
    <w:rsid w:val="002658F6"/>
    <w:rsid w:val="00265E68"/>
    <w:rsid w:val="00266272"/>
    <w:rsid w:val="00266642"/>
    <w:rsid w:val="002668A9"/>
    <w:rsid w:val="00266B6E"/>
    <w:rsid w:val="002674AB"/>
    <w:rsid w:val="00267E23"/>
    <w:rsid w:val="0027007F"/>
    <w:rsid w:val="00270251"/>
    <w:rsid w:val="002704A4"/>
    <w:rsid w:val="00270BA8"/>
    <w:rsid w:val="002717CF"/>
    <w:rsid w:val="002718CB"/>
    <w:rsid w:val="00271B26"/>
    <w:rsid w:val="002725A3"/>
    <w:rsid w:val="00272CEF"/>
    <w:rsid w:val="00272DC9"/>
    <w:rsid w:val="00272FFE"/>
    <w:rsid w:val="00273566"/>
    <w:rsid w:val="002735F6"/>
    <w:rsid w:val="0027375C"/>
    <w:rsid w:val="002740DB"/>
    <w:rsid w:val="00274272"/>
    <w:rsid w:val="00274893"/>
    <w:rsid w:val="0027553A"/>
    <w:rsid w:val="00275AA6"/>
    <w:rsid w:val="00276396"/>
    <w:rsid w:val="002768C8"/>
    <w:rsid w:val="002769F8"/>
    <w:rsid w:val="002772B9"/>
    <w:rsid w:val="0027737C"/>
    <w:rsid w:val="002775A7"/>
    <w:rsid w:val="00277A55"/>
    <w:rsid w:val="0028030A"/>
    <w:rsid w:val="00280585"/>
    <w:rsid w:val="00280AAC"/>
    <w:rsid w:val="00280DA4"/>
    <w:rsid w:val="00281A4F"/>
    <w:rsid w:val="00281D2A"/>
    <w:rsid w:val="00281EE6"/>
    <w:rsid w:val="00282098"/>
    <w:rsid w:val="0028298C"/>
    <w:rsid w:val="00282FD8"/>
    <w:rsid w:val="00283093"/>
    <w:rsid w:val="0028349E"/>
    <w:rsid w:val="00283648"/>
    <w:rsid w:val="00284308"/>
    <w:rsid w:val="00284734"/>
    <w:rsid w:val="00284B11"/>
    <w:rsid w:val="00284E3F"/>
    <w:rsid w:val="00284F76"/>
    <w:rsid w:val="0028502C"/>
    <w:rsid w:val="002856C9"/>
    <w:rsid w:val="00285891"/>
    <w:rsid w:val="00285E37"/>
    <w:rsid w:val="00285F70"/>
    <w:rsid w:val="002863BE"/>
    <w:rsid w:val="0028670E"/>
    <w:rsid w:val="00286A0D"/>
    <w:rsid w:val="00287580"/>
    <w:rsid w:val="0028769F"/>
    <w:rsid w:val="002877EB"/>
    <w:rsid w:val="00287945"/>
    <w:rsid w:val="002901CF"/>
    <w:rsid w:val="00290A99"/>
    <w:rsid w:val="0029102B"/>
    <w:rsid w:val="00291225"/>
    <w:rsid w:val="0029156D"/>
    <w:rsid w:val="002916AB"/>
    <w:rsid w:val="00291932"/>
    <w:rsid w:val="00291D52"/>
    <w:rsid w:val="00291E9C"/>
    <w:rsid w:val="00291F32"/>
    <w:rsid w:val="00292145"/>
    <w:rsid w:val="002927E8"/>
    <w:rsid w:val="00292A54"/>
    <w:rsid w:val="00292B13"/>
    <w:rsid w:val="00292BE8"/>
    <w:rsid w:val="00292E4F"/>
    <w:rsid w:val="0029343E"/>
    <w:rsid w:val="002937FE"/>
    <w:rsid w:val="00293E67"/>
    <w:rsid w:val="00294148"/>
    <w:rsid w:val="002942D3"/>
    <w:rsid w:val="002943BE"/>
    <w:rsid w:val="00294904"/>
    <w:rsid w:val="002962B4"/>
    <w:rsid w:val="0029635C"/>
    <w:rsid w:val="00296906"/>
    <w:rsid w:val="00296B42"/>
    <w:rsid w:val="00297221"/>
    <w:rsid w:val="00297559"/>
    <w:rsid w:val="002A00B0"/>
    <w:rsid w:val="002A019C"/>
    <w:rsid w:val="002A084A"/>
    <w:rsid w:val="002A11C3"/>
    <w:rsid w:val="002A1822"/>
    <w:rsid w:val="002A1ED4"/>
    <w:rsid w:val="002A243D"/>
    <w:rsid w:val="002A29FA"/>
    <w:rsid w:val="002A2ED5"/>
    <w:rsid w:val="002A3544"/>
    <w:rsid w:val="002A3D0A"/>
    <w:rsid w:val="002A3E2D"/>
    <w:rsid w:val="002A4571"/>
    <w:rsid w:val="002A4680"/>
    <w:rsid w:val="002A46E2"/>
    <w:rsid w:val="002A4798"/>
    <w:rsid w:val="002A4BA7"/>
    <w:rsid w:val="002A50EC"/>
    <w:rsid w:val="002A54AD"/>
    <w:rsid w:val="002A5A11"/>
    <w:rsid w:val="002A5AE6"/>
    <w:rsid w:val="002A5CE3"/>
    <w:rsid w:val="002A631E"/>
    <w:rsid w:val="002A65D3"/>
    <w:rsid w:val="002A6C20"/>
    <w:rsid w:val="002A72A4"/>
    <w:rsid w:val="002A7BE6"/>
    <w:rsid w:val="002A7E75"/>
    <w:rsid w:val="002B04FA"/>
    <w:rsid w:val="002B0644"/>
    <w:rsid w:val="002B06A6"/>
    <w:rsid w:val="002B0CDD"/>
    <w:rsid w:val="002B0DB1"/>
    <w:rsid w:val="002B1237"/>
    <w:rsid w:val="002B15A3"/>
    <w:rsid w:val="002B1711"/>
    <w:rsid w:val="002B29AC"/>
    <w:rsid w:val="002B29F4"/>
    <w:rsid w:val="002B3243"/>
    <w:rsid w:val="002B3614"/>
    <w:rsid w:val="002B3978"/>
    <w:rsid w:val="002B3B97"/>
    <w:rsid w:val="002B3F66"/>
    <w:rsid w:val="002B4235"/>
    <w:rsid w:val="002B4F95"/>
    <w:rsid w:val="002B544F"/>
    <w:rsid w:val="002B54AB"/>
    <w:rsid w:val="002B597D"/>
    <w:rsid w:val="002B59EB"/>
    <w:rsid w:val="002B5C4A"/>
    <w:rsid w:val="002B6959"/>
    <w:rsid w:val="002B6B53"/>
    <w:rsid w:val="002B740A"/>
    <w:rsid w:val="002B770A"/>
    <w:rsid w:val="002C03C0"/>
    <w:rsid w:val="002C0EEE"/>
    <w:rsid w:val="002C1850"/>
    <w:rsid w:val="002C1BB3"/>
    <w:rsid w:val="002C1E8F"/>
    <w:rsid w:val="002C26AA"/>
    <w:rsid w:val="002C2808"/>
    <w:rsid w:val="002C2D3E"/>
    <w:rsid w:val="002C2FBB"/>
    <w:rsid w:val="002C30C6"/>
    <w:rsid w:val="002C3B2D"/>
    <w:rsid w:val="002C3B81"/>
    <w:rsid w:val="002C3D71"/>
    <w:rsid w:val="002C407C"/>
    <w:rsid w:val="002C467B"/>
    <w:rsid w:val="002C526C"/>
    <w:rsid w:val="002C5780"/>
    <w:rsid w:val="002C5A5B"/>
    <w:rsid w:val="002C5A6E"/>
    <w:rsid w:val="002C5C97"/>
    <w:rsid w:val="002C5D23"/>
    <w:rsid w:val="002C5DB1"/>
    <w:rsid w:val="002C5EF9"/>
    <w:rsid w:val="002C60FA"/>
    <w:rsid w:val="002C62D3"/>
    <w:rsid w:val="002C633B"/>
    <w:rsid w:val="002C68AF"/>
    <w:rsid w:val="002C6ABF"/>
    <w:rsid w:val="002C6AD0"/>
    <w:rsid w:val="002C6D8E"/>
    <w:rsid w:val="002C6EB4"/>
    <w:rsid w:val="002C6F2C"/>
    <w:rsid w:val="002C79A4"/>
    <w:rsid w:val="002D016F"/>
    <w:rsid w:val="002D0190"/>
    <w:rsid w:val="002D0338"/>
    <w:rsid w:val="002D04B9"/>
    <w:rsid w:val="002D1570"/>
    <w:rsid w:val="002D192C"/>
    <w:rsid w:val="002D2090"/>
    <w:rsid w:val="002D2498"/>
    <w:rsid w:val="002D2B06"/>
    <w:rsid w:val="002D2D5D"/>
    <w:rsid w:val="002D2FEC"/>
    <w:rsid w:val="002D35BF"/>
    <w:rsid w:val="002D4172"/>
    <w:rsid w:val="002D4368"/>
    <w:rsid w:val="002D43D5"/>
    <w:rsid w:val="002D4455"/>
    <w:rsid w:val="002D4809"/>
    <w:rsid w:val="002D491B"/>
    <w:rsid w:val="002D4B34"/>
    <w:rsid w:val="002D54E1"/>
    <w:rsid w:val="002D5B05"/>
    <w:rsid w:val="002D62C5"/>
    <w:rsid w:val="002D641F"/>
    <w:rsid w:val="002D6636"/>
    <w:rsid w:val="002D735E"/>
    <w:rsid w:val="002D7463"/>
    <w:rsid w:val="002D7590"/>
    <w:rsid w:val="002D797C"/>
    <w:rsid w:val="002D7E07"/>
    <w:rsid w:val="002E0146"/>
    <w:rsid w:val="002E027D"/>
    <w:rsid w:val="002E05EC"/>
    <w:rsid w:val="002E0833"/>
    <w:rsid w:val="002E09ED"/>
    <w:rsid w:val="002E0BC7"/>
    <w:rsid w:val="002E0D4F"/>
    <w:rsid w:val="002E0E4A"/>
    <w:rsid w:val="002E0F89"/>
    <w:rsid w:val="002E1845"/>
    <w:rsid w:val="002E1984"/>
    <w:rsid w:val="002E245B"/>
    <w:rsid w:val="002E2915"/>
    <w:rsid w:val="002E29DD"/>
    <w:rsid w:val="002E2DB6"/>
    <w:rsid w:val="002E30CD"/>
    <w:rsid w:val="002E35B6"/>
    <w:rsid w:val="002E3C09"/>
    <w:rsid w:val="002E44B6"/>
    <w:rsid w:val="002E4670"/>
    <w:rsid w:val="002E50A7"/>
    <w:rsid w:val="002E552B"/>
    <w:rsid w:val="002E6413"/>
    <w:rsid w:val="002E665B"/>
    <w:rsid w:val="002E67E4"/>
    <w:rsid w:val="002E7052"/>
    <w:rsid w:val="002E778C"/>
    <w:rsid w:val="002E7A48"/>
    <w:rsid w:val="002F02C9"/>
    <w:rsid w:val="002F0AB4"/>
    <w:rsid w:val="002F1649"/>
    <w:rsid w:val="002F18F7"/>
    <w:rsid w:val="002F1B2E"/>
    <w:rsid w:val="002F3099"/>
    <w:rsid w:val="002F33BE"/>
    <w:rsid w:val="002F34C9"/>
    <w:rsid w:val="002F3869"/>
    <w:rsid w:val="002F3E00"/>
    <w:rsid w:val="002F3EE5"/>
    <w:rsid w:val="002F40EE"/>
    <w:rsid w:val="002F4A50"/>
    <w:rsid w:val="002F4E11"/>
    <w:rsid w:val="002F54C7"/>
    <w:rsid w:val="002F54F1"/>
    <w:rsid w:val="002F5989"/>
    <w:rsid w:val="002F5CCB"/>
    <w:rsid w:val="002F6142"/>
    <w:rsid w:val="002F66A7"/>
    <w:rsid w:val="002F6864"/>
    <w:rsid w:val="002F6965"/>
    <w:rsid w:val="002F6B72"/>
    <w:rsid w:val="002F6CA1"/>
    <w:rsid w:val="002F79A0"/>
    <w:rsid w:val="002F7B9F"/>
    <w:rsid w:val="002F7EDD"/>
    <w:rsid w:val="0030070E"/>
    <w:rsid w:val="00300AF3"/>
    <w:rsid w:val="0030108B"/>
    <w:rsid w:val="00301AE2"/>
    <w:rsid w:val="003021A9"/>
    <w:rsid w:val="00302328"/>
    <w:rsid w:val="00302925"/>
    <w:rsid w:val="00302AFA"/>
    <w:rsid w:val="00303289"/>
    <w:rsid w:val="00303F1B"/>
    <w:rsid w:val="00303F58"/>
    <w:rsid w:val="00304602"/>
    <w:rsid w:val="00304D62"/>
    <w:rsid w:val="00304D8A"/>
    <w:rsid w:val="003051EC"/>
    <w:rsid w:val="00305B3B"/>
    <w:rsid w:val="00305EA5"/>
    <w:rsid w:val="00306043"/>
    <w:rsid w:val="003060B9"/>
    <w:rsid w:val="00306715"/>
    <w:rsid w:val="003071F0"/>
    <w:rsid w:val="00307760"/>
    <w:rsid w:val="00307ADE"/>
    <w:rsid w:val="00310644"/>
    <w:rsid w:val="00310C9C"/>
    <w:rsid w:val="003110E9"/>
    <w:rsid w:val="0031110B"/>
    <w:rsid w:val="00311522"/>
    <w:rsid w:val="00311D4B"/>
    <w:rsid w:val="00311E8D"/>
    <w:rsid w:val="00311FC7"/>
    <w:rsid w:val="00312170"/>
    <w:rsid w:val="00312999"/>
    <w:rsid w:val="00312B9C"/>
    <w:rsid w:val="00312DB7"/>
    <w:rsid w:val="00312F6A"/>
    <w:rsid w:val="003130A1"/>
    <w:rsid w:val="0031310C"/>
    <w:rsid w:val="0031352B"/>
    <w:rsid w:val="00313EC9"/>
    <w:rsid w:val="00314242"/>
    <w:rsid w:val="003145BE"/>
    <w:rsid w:val="00315264"/>
    <w:rsid w:val="00315B5F"/>
    <w:rsid w:val="003164AF"/>
    <w:rsid w:val="00316550"/>
    <w:rsid w:val="003169AE"/>
    <w:rsid w:val="00316CCD"/>
    <w:rsid w:val="00316FA2"/>
    <w:rsid w:val="00317B91"/>
    <w:rsid w:val="00317C6A"/>
    <w:rsid w:val="00317D33"/>
    <w:rsid w:val="003201B2"/>
    <w:rsid w:val="0032021A"/>
    <w:rsid w:val="0032068E"/>
    <w:rsid w:val="003206A6"/>
    <w:rsid w:val="0032080E"/>
    <w:rsid w:val="00320AF0"/>
    <w:rsid w:val="003216F6"/>
    <w:rsid w:val="00321B80"/>
    <w:rsid w:val="00321CED"/>
    <w:rsid w:val="00321EE5"/>
    <w:rsid w:val="00322855"/>
    <w:rsid w:val="00322A7B"/>
    <w:rsid w:val="00322EE5"/>
    <w:rsid w:val="00322FF9"/>
    <w:rsid w:val="00323C00"/>
    <w:rsid w:val="00323CC4"/>
    <w:rsid w:val="00323DFD"/>
    <w:rsid w:val="00323F26"/>
    <w:rsid w:val="0032407F"/>
    <w:rsid w:val="003249FC"/>
    <w:rsid w:val="00325537"/>
    <w:rsid w:val="003257EF"/>
    <w:rsid w:val="00325A91"/>
    <w:rsid w:val="00326DB0"/>
    <w:rsid w:val="00326F48"/>
    <w:rsid w:val="003272E2"/>
    <w:rsid w:val="003277AA"/>
    <w:rsid w:val="00327C38"/>
    <w:rsid w:val="00327C99"/>
    <w:rsid w:val="003307F7"/>
    <w:rsid w:val="003309FB"/>
    <w:rsid w:val="00330AC3"/>
    <w:rsid w:val="00330B97"/>
    <w:rsid w:val="00330C60"/>
    <w:rsid w:val="00331887"/>
    <w:rsid w:val="00331D1E"/>
    <w:rsid w:val="00331F54"/>
    <w:rsid w:val="00332870"/>
    <w:rsid w:val="00332B2A"/>
    <w:rsid w:val="00333014"/>
    <w:rsid w:val="00333386"/>
    <w:rsid w:val="0033398E"/>
    <w:rsid w:val="00333D60"/>
    <w:rsid w:val="0033459D"/>
    <w:rsid w:val="003350B4"/>
    <w:rsid w:val="00335C56"/>
    <w:rsid w:val="00335E32"/>
    <w:rsid w:val="00335E5F"/>
    <w:rsid w:val="003361AA"/>
    <w:rsid w:val="003362B7"/>
    <w:rsid w:val="00336A9E"/>
    <w:rsid w:val="003372FA"/>
    <w:rsid w:val="0033746F"/>
    <w:rsid w:val="00337719"/>
    <w:rsid w:val="003379BE"/>
    <w:rsid w:val="00337D18"/>
    <w:rsid w:val="00337D42"/>
    <w:rsid w:val="00340104"/>
    <w:rsid w:val="00340BEF"/>
    <w:rsid w:val="00341025"/>
    <w:rsid w:val="00341988"/>
    <w:rsid w:val="003425A0"/>
    <w:rsid w:val="0034281A"/>
    <w:rsid w:val="0034285D"/>
    <w:rsid w:val="00342B63"/>
    <w:rsid w:val="0034300A"/>
    <w:rsid w:val="00343C9A"/>
    <w:rsid w:val="00343E03"/>
    <w:rsid w:val="00343E2D"/>
    <w:rsid w:val="00343E9B"/>
    <w:rsid w:val="00344018"/>
    <w:rsid w:val="00344B2F"/>
    <w:rsid w:val="00344BE0"/>
    <w:rsid w:val="00344C77"/>
    <w:rsid w:val="003450A6"/>
    <w:rsid w:val="003462A1"/>
    <w:rsid w:val="00346304"/>
    <w:rsid w:val="00346701"/>
    <w:rsid w:val="00346715"/>
    <w:rsid w:val="00346721"/>
    <w:rsid w:val="00347E8B"/>
    <w:rsid w:val="003504B6"/>
    <w:rsid w:val="00350B7D"/>
    <w:rsid w:val="003512D2"/>
    <w:rsid w:val="00351B6B"/>
    <w:rsid w:val="00352B93"/>
    <w:rsid w:val="00352F05"/>
    <w:rsid w:val="003530B6"/>
    <w:rsid w:val="003535BC"/>
    <w:rsid w:val="003539D4"/>
    <w:rsid w:val="003539FA"/>
    <w:rsid w:val="00353DEC"/>
    <w:rsid w:val="00354E4A"/>
    <w:rsid w:val="00355191"/>
    <w:rsid w:val="00355806"/>
    <w:rsid w:val="00355D2C"/>
    <w:rsid w:val="00355D6E"/>
    <w:rsid w:val="003562A8"/>
    <w:rsid w:val="00357141"/>
    <w:rsid w:val="00357494"/>
    <w:rsid w:val="00357A98"/>
    <w:rsid w:val="00357D4C"/>
    <w:rsid w:val="00357DD4"/>
    <w:rsid w:val="00360167"/>
    <w:rsid w:val="003604A6"/>
    <w:rsid w:val="0036091A"/>
    <w:rsid w:val="00360958"/>
    <w:rsid w:val="003612C2"/>
    <w:rsid w:val="003613DD"/>
    <w:rsid w:val="00361672"/>
    <w:rsid w:val="00361E08"/>
    <w:rsid w:val="00362C51"/>
    <w:rsid w:val="00362E04"/>
    <w:rsid w:val="003636FD"/>
    <w:rsid w:val="00363AAB"/>
    <w:rsid w:val="0036425C"/>
    <w:rsid w:val="0036432D"/>
    <w:rsid w:val="0036447F"/>
    <w:rsid w:val="003649AE"/>
    <w:rsid w:val="00364D04"/>
    <w:rsid w:val="00364F73"/>
    <w:rsid w:val="00365300"/>
    <w:rsid w:val="0036561E"/>
    <w:rsid w:val="00365779"/>
    <w:rsid w:val="003658BE"/>
    <w:rsid w:val="00365B0E"/>
    <w:rsid w:val="00366A59"/>
    <w:rsid w:val="0036739F"/>
    <w:rsid w:val="003675C9"/>
    <w:rsid w:val="003678BC"/>
    <w:rsid w:val="0037118F"/>
    <w:rsid w:val="00371834"/>
    <w:rsid w:val="00371EB9"/>
    <w:rsid w:val="003720FE"/>
    <w:rsid w:val="003724E8"/>
    <w:rsid w:val="0037258E"/>
    <w:rsid w:val="0037280A"/>
    <w:rsid w:val="00372ACD"/>
    <w:rsid w:val="00373B19"/>
    <w:rsid w:val="003742BA"/>
    <w:rsid w:val="00374464"/>
    <w:rsid w:val="00374560"/>
    <w:rsid w:val="003761ED"/>
    <w:rsid w:val="00376391"/>
    <w:rsid w:val="00376509"/>
    <w:rsid w:val="00376DB7"/>
    <w:rsid w:val="0037710B"/>
    <w:rsid w:val="00377826"/>
    <w:rsid w:val="00377DEE"/>
    <w:rsid w:val="0038006E"/>
    <w:rsid w:val="0038020E"/>
    <w:rsid w:val="0038078D"/>
    <w:rsid w:val="00380A15"/>
    <w:rsid w:val="00380BDC"/>
    <w:rsid w:val="00380CCC"/>
    <w:rsid w:val="00381326"/>
    <w:rsid w:val="00381771"/>
    <w:rsid w:val="003817F3"/>
    <w:rsid w:val="00381C3E"/>
    <w:rsid w:val="00381C8F"/>
    <w:rsid w:val="00381D7A"/>
    <w:rsid w:val="003821F1"/>
    <w:rsid w:val="003827F6"/>
    <w:rsid w:val="00382B16"/>
    <w:rsid w:val="00383208"/>
    <w:rsid w:val="00383376"/>
    <w:rsid w:val="0038361B"/>
    <w:rsid w:val="00383751"/>
    <w:rsid w:val="00383BE1"/>
    <w:rsid w:val="00383E3F"/>
    <w:rsid w:val="0038405A"/>
    <w:rsid w:val="003841E8"/>
    <w:rsid w:val="0038451A"/>
    <w:rsid w:val="00384CF6"/>
    <w:rsid w:val="00384E4B"/>
    <w:rsid w:val="0038528F"/>
    <w:rsid w:val="00385461"/>
    <w:rsid w:val="0038546F"/>
    <w:rsid w:val="00385475"/>
    <w:rsid w:val="00385D63"/>
    <w:rsid w:val="00385FDC"/>
    <w:rsid w:val="00386373"/>
    <w:rsid w:val="00386481"/>
    <w:rsid w:val="003870C4"/>
    <w:rsid w:val="00387184"/>
    <w:rsid w:val="00387300"/>
    <w:rsid w:val="003876D4"/>
    <w:rsid w:val="00390710"/>
    <w:rsid w:val="00390F1D"/>
    <w:rsid w:val="00390F83"/>
    <w:rsid w:val="003910D4"/>
    <w:rsid w:val="00391E68"/>
    <w:rsid w:val="00392127"/>
    <w:rsid w:val="00392281"/>
    <w:rsid w:val="003927A0"/>
    <w:rsid w:val="00392CD5"/>
    <w:rsid w:val="0039341B"/>
    <w:rsid w:val="003934EF"/>
    <w:rsid w:val="0039388C"/>
    <w:rsid w:val="003938BA"/>
    <w:rsid w:val="00393EA0"/>
    <w:rsid w:val="00394A04"/>
    <w:rsid w:val="00394AFF"/>
    <w:rsid w:val="00394F04"/>
    <w:rsid w:val="003950EB"/>
    <w:rsid w:val="00395444"/>
    <w:rsid w:val="003954A7"/>
    <w:rsid w:val="0039572D"/>
    <w:rsid w:val="00396809"/>
    <w:rsid w:val="00396DAD"/>
    <w:rsid w:val="00396E1C"/>
    <w:rsid w:val="003977DE"/>
    <w:rsid w:val="003A0344"/>
    <w:rsid w:val="003A03AC"/>
    <w:rsid w:val="003A03F3"/>
    <w:rsid w:val="003A077A"/>
    <w:rsid w:val="003A0849"/>
    <w:rsid w:val="003A0990"/>
    <w:rsid w:val="003A166C"/>
    <w:rsid w:val="003A17BF"/>
    <w:rsid w:val="003A1B19"/>
    <w:rsid w:val="003A1BCE"/>
    <w:rsid w:val="003A1E67"/>
    <w:rsid w:val="003A25DA"/>
    <w:rsid w:val="003A2633"/>
    <w:rsid w:val="003A26B0"/>
    <w:rsid w:val="003A2A68"/>
    <w:rsid w:val="003A3557"/>
    <w:rsid w:val="003A3CC1"/>
    <w:rsid w:val="003A4D9A"/>
    <w:rsid w:val="003A58A2"/>
    <w:rsid w:val="003A6140"/>
    <w:rsid w:val="003A6326"/>
    <w:rsid w:val="003A674B"/>
    <w:rsid w:val="003A7094"/>
    <w:rsid w:val="003A71EE"/>
    <w:rsid w:val="003A7A8A"/>
    <w:rsid w:val="003A7BCB"/>
    <w:rsid w:val="003A7DE1"/>
    <w:rsid w:val="003A7FE0"/>
    <w:rsid w:val="003B072E"/>
    <w:rsid w:val="003B0808"/>
    <w:rsid w:val="003B0DE1"/>
    <w:rsid w:val="003B0FF1"/>
    <w:rsid w:val="003B1385"/>
    <w:rsid w:val="003B15FC"/>
    <w:rsid w:val="003B1FE9"/>
    <w:rsid w:val="003B201F"/>
    <w:rsid w:val="003B227A"/>
    <w:rsid w:val="003B268D"/>
    <w:rsid w:val="003B2C57"/>
    <w:rsid w:val="003B30FB"/>
    <w:rsid w:val="003B389F"/>
    <w:rsid w:val="003B3F4E"/>
    <w:rsid w:val="003B3FDD"/>
    <w:rsid w:val="003B4135"/>
    <w:rsid w:val="003B458E"/>
    <w:rsid w:val="003B4CB9"/>
    <w:rsid w:val="003B5125"/>
    <w:rsid w:val="003B55E5"/>
    <w:rsid w:val="003B568A"/>
    <w:rsid w:val="003B5C57"/>
    <w:rsid w:val="003B64D5"/>
    <w:rsid w:val="003B71F8"/>
    <w:rsid w:val="003B751E"/>
    <w:rsid w:val="003B75F5"/>
    <w:rsid w:val="003B7675"/>
    <w:rsid w:val="003B76E9"/>
    <w:rsid w:val="003B781C"/>
    <w:rsid w:val="003B7A16"/>
    <w:rsid w:val="003B7D62"/>
    <w:rsid w:val="003B7FAD"/>
    <w:rsid w:val="003C009C"/>
    <w:rsid w:val="003C089B"/>
    <w:rsid w:val="003C0F02"/>
    <w:rsid w:val="003C14B3"/>
    <w:rsid w:val="003C19AB"/>
    <w:rsid w:val="003C1CE4"/>
    <w:rsid w:val="003C2036"/>
    <w:rsid w:val="003C2BF8"/>
    <w:rsid w:val="003C2F7A"/>
    <w:rsid w:val="003C31C5"/>
    <w:rsid w:val="003C39CC"/>
    <w:rsid w:val="003C3A6C"/>
    <w:rsid w:val="003C4AE8"/>
    <w:rsid w:val="003C5A48"/>
    <w:rsid w:val="003C5E40"/>
    <w:rsid w:val="003C6320"/>
    <w:rsid w:val="003C657F"/>
    <w:rsid w:val="003C71D2"/>
    <w:rsid w:val="003C7C0F"/>
    <w:rsid w:val="003D0297"/>
    <w:rsid w:val="003D08C6"/>
    <w:rsid w:val="003D0BD5"/>
    <w:rsid w:val="003D1053"/>
    <w:rsid w:val="003D10A8"/>
    <w:rsid w:val="003D1472"/>
    <w:rsid w:val="003D1823"/>
    <w:rsid w:val="003D1BEE"/>
    <w:rsid w:val="003D1DE4"/>
    <w:rsid w:val="003D2A32"/>
    <w:rsid w:val="003D3FA2"/>
    <w:rsid w:val="003D4182"/>
    <w:rsid w:val="003D4345"/>
    <w:rsid w:val="003D5122"/>
    <w:rsid w:val="003D559D"/>
    <w:rsid w:val="003D5684"/>
    <w:rsid w:val="003D5C2A"/>
    <w:rsid w:val="003D5D81"/>
    <w:rsid w:val="003D61DA"/>
    <w:rsid w:val="003D65C1"/>
    <w:rsid w:val="003D6B71"/>
    <w:rsid w:val="003D7365"/>
    <w:rsid w:val="003D78A5"/>
    <w:rsid w:val="003D7EBD"/>
    <w:rsid w:val="003E003A"/>
    <w:rsid w:val="003E0A47"/>
    <w:rsid w:val="003E0DFE"/>
    <w:rsid w:val="003E12DB"/>
    <w:rsid w:val="003E1374"/>
    <w:rsid w:val="003E1462"/>
    <w:rsid w:val="003E19AB"/>
    <w:rsid w:val="003E2462"/>
    <w:rsid w:val="003E3328"/>
    <w:rsid w:val="003E3628"/>
    <w:rsid w:val="003E37DC"/>
    <w:rsid w:val="003E39D7"/>
    <w:rsid w:val="003E3A9E"/>
    <w:rsid w:val="003E3BA1"/>
    <w:rsid w:val="003E4642"/>
    <w:rsid w:val="003E4EDC"/>
    <w:rsid w:val="003E4FEF"/>
    <w:rsid w:val="003E5009"/>
    <w:rsid w:val="003E51D0"/>
    <w:rsid w:val="003E58E7"/>
    <w:rsid w:val="003E614D"/>
    <w:rsid w:val="003E623B"/>
    <w:rsid w:val="003E6257"/>
    <w:rsid w:val="003E628D"/>
    <w:rsid w:val="003E6328"/>
    <w:rsid w:val="003E655E"/>
    <w:rsid w:val="003E6A45"/>
    <w:rsid w:val="003E6E1F"/>
    <w:rsid w:val="003E780A"/>
    <w:rsid w:val="003E7BC3"/>
    <w:rsid w:val="003E7F7F"/>
    <w:rsid w:val="003F0182"/>
    <w:rsid w:val="003F145A"/>
    <w:rsid w:val="003F16A4"/>
    <w:rsid w:val="003F16DA"/>
    <w:rsid w:val="003F1D12"/>
    <w:rsid w:val="003F1F9E"/>
    <w:rsid w:val="003F233C"/>
    <w:rsid w:val="003F2457"/>
    <w:rsid w:val="003F2802"/>
    <w:rsid w:val="003F3728"/>
    <w:rsid w:val="003F3D8C"/>
    <w:rsid w:val="003F4440"/>
    <w:rsid w:val="003F4596"/>
    <w:rsid w:val="003F45ED"/>
    <w:rsid w:val="003F4645"/>
    <w:rsid w:val="003F4BAC"/>
    <w:rsid w:val="003F4F6E"/>
    <w:rsid w:val="003F4F9B"/>
    <w:rsid w:val="003F51AF"/>
    <w:rsid w:val="003F53CE"/>
    <w:rsid w:val="003F5689"/>
    <w:rsid w:val="003F5BA6"/>
    <w:rsid w:val="003F5E7B"/>
    <w:rsid w:val="003F63B6"/>
    <w:rsid w:val="003F669D"/>
    <w:rsid w:val="003F7843"/>
    <w:rsid w:val="003F7B20"/>
    <w:rsid w:val="003F7C50"/>
    <w:rsid w:val="003F7CD3"/>
    <w:rsid w:val="003F7F3F"/>
    <w:rsid w:val="00400ED4"/>
    <w:rsid w:val="00401289"/>
    <w:rsid w:val="00401549"/>
    <w:rsid w:val="00401E1E"/>
    <w:rsid w:val="00402575"/>
    <w:rsid w:val="00402AE7"/>
    <w:rsid w:val="00402E6E"/>
    <w:rsid w:val="00402EE1"/>
    <w:rsid w:val="00402FE0"/>
    <w:rsid w:val="004041FF"/>
    <w:rsid w:val="00404B67"/>
    <w:rsid w:val="004059A9"/>
    <w:rsid w:val="00405E0F"/>
    <w:rsid w:val="00405F90"/>
    <w:rsid w:val="00406015"/>
    <w:rsid w:val="00406255"/>
    <w:rsid w:val="0040682A"/>
    <w:rsid w:val="00406995"/>
    <w:rsid w:val="00406B7E"/>
    <w:rsid w:val="00407605"/>
    <w:rsid w:val="00407953"/>
    <w:rsid w:val="00410076"/>
    <w:rsid w:val="004107B9"/>
    <w:rsid w:val="00411103"/>
    <w:rsid w:val="0041195E"/>
    <w:rsid w:val="00411F89"/>
    <w:rsid w:val="0041241B"/>
    <w:rsid w:val="0041288A"/>
    <w:rsid w:val="00412D00"/>
    <w:rsid w:val="0041390D"/>
    <w:rsid w:val="00413988"/>
    <w:rsid w:val="00413DF3"/>
    <w:rsid w:val="00414710"/>
    <w:rsid w:val="004149D9"/>
    <w:rsid w:val="004149FC"/>
    <w:rsid w:val="00414B70"/>
    <w:rsid w:val="00414BC9"/>
    <w:rsid w:val="004155F1"/>
    <w:rsid w:val="00416009"/>
    <w:rsid w:val="0041679D"/>
    <w:rsid w:val="004167D4"/>
    <w:rsid w:val="00416D68"/>
    <w:rsid w:val="0041787A"/>
    <w:rsid w:val="00417EFD"/>
    <w:rsid w:val="0042037A"/>
    <w:rsid w:val="00420B2D"/>
    <w:rsid w:val="00420B6D"/>
    <w:rsid w:val="00421024"/>
    <w:rsid w:val="00421220"/>
    <w:rsid w:val="004216DE"/>
    <w:rsid w:val="00422205"/>
    <w:rsid w:val="0042296E"/>
    <w:rsid w:val="00422C44"/>
    <w:rsid w:val="00422C7D"/>
    <w:rsid w:val="00422F24"/>
    <w:rsid w:val="004233D1"/>
    <w:rsid w:val="0042345B"/>
    <w:rsid w:val="0042404B"/>
    <w:rsid w:val="00424087"/>
    <w:rsid w:val="00424974"/>
    <w:rsid w:val="00425196"/>
    <w:rsid w:val="004251F4"/>
    <w:rsid w:val="00425357"/>
    <w:rsid w:val="0042541A"/>
    <w:rsid w:val="00425420"/>
    <w:rsid w:val="004259D5"/>
    <w:rsid w:val="00425A2A"/>
    <w:rsid w:val="00425F60"/>
    <w:rsid w:val="00425F68"/>
    <w:rsid w:val="0042617E"/>
    <w:rsid w:val="0042624B"/>
    <w:rsid w:val="00426651"/>
    <w:rsid w:val="00426DF3"/>
    <w:rsid w:val="0042731B"/>
    <w:rsid w:val="00427965"/>
    <w:rsid w:val="00427E57"/>
    <w:rsid w:val="00430420"/>
    <w:rsid w:val="00430649"/>
    <w:rsid w:val="004308DE"/>
    <w:rsid w:val="00430FB5"/>
    <w:rsid w:val="00431020"/>
    <w:rsid w:val="00431121"/>
    <w:rsid w:val="004315BA"/>
    <w:rsid w:val="00431741"/>
    <w:rsid w:val="004319CC"/>
    <w:rsid w:val="00431A28"/>
    <w:rsid w:val="00431B38"/>
    <w:rsid w:val="00431CCD"/>
    <w:rsid w:val="004325D4"/>
    <w:rsid w:val="004329AB"/>
    <w:rsid w:val="00432FAC"/>
    <w:rsid w:val="00433087"/>
    <w:rsid w:val="0043311C"/>
    <w:rsid w:val="00433519"/>
    <w:rsid w:val="00433654"/>
    <w:rsid w:val="00433897"/>
    <w:rsid w:val="00433AF1"/>
    <w:rsid w:val="00433BAA"/>
    <w:rsid w:val="00433C63"/>
    <w:rsid w:val="00433CDE"/>
    <w:rsid w:val="00433F8C"/>
    <w:rsid w:val="0043427C"/>
    <w:rsid w:val="00434903"/>
    <w:rsid w:val="00434D5C"/>
    <w:rsid w:val="00434F0C"/>
    <w:rsid w:val="00434F8E"/>
    <w:rsid w:val="00435DF3"/>
    <w:rsid w:val="00436648"/>
    <w:rsid w:val="00436D3D"/>
    <w:rsid w:val="00437D0D"/>
    <w:rsid w:val="00437F83"/>
    <w:rsid w:val="00440060"/>
    <w:rsid w:val="00440237"/>
    <w:rsid w:val="00440471"/>
    <w:rsid w:val="004404B2"/>
    <w:rsid w:val="00440AE6"/>
    <w:rsid w:val="00440B5A"/>
    <w:rsid w:val="0044143E"/>
    <w:rsid w:val="0044173E"/>
    <w:rsid w:val="00441761"/>
    <w:rsid w:val="00441800"/>
    <w:rsid w:val="004418C7"/>
    <w:rsid w:val="00441B41"/>
    <w:rsid w:val="00441C84"/>
    <w:rsid w:val="00441ECA"/>
    <w:rsid w:val="00442120"/>
    <w:rsid w:val="00442198"/>
    <w:rsid w:val="004421BD"/>
    <w:rsid w:val="004425EB"/>
    <w:rsid w:val="004429A9"/>
    <w:rsid w:val="00442C47"/>
    <w:rsid w:val="00443EC9"/>
    <w:rsid w:val="0044429C"/>
    <w:rsid w:val="004447E7"/>
    <w:rsid w:val="004448AC"/>
    <w:rsid w:val="00445618"/>
    <w:rsid w:val="004457B7"/>
    <w:rsid w:val="00446055"/>
    <w:rsid w:val="0044639D"/>
    <w:rsid w:val="00446B38"/>
    <w:rsid w:val="00446DE8"/>
    <w:rsid w:val="0044760E"/>
    <w:rsid w:val="0044779C"/>
    <w:rsid w:val="0045024B"/>
    <w:rsid w:val="00450404"/>
    <w:rsid w:val="00450820"/>
    <w:rsid w:val="00450CAA"/>
    <w:rsid w:val="00450D80"/>
    <w:rsid w:val="00450F1D"/>
    <w:rsid w:val="00451180"/>
    <w:rsid w:val="004518BD"/>
    <w:rsid w:val="004518C0"/>
    <w:rsid w:val="00452783"/>
    <w:rsid w:val="00453069"/>
    <w:rsid w:val="00453865"/>
    <w:rsid w:val="00453946"/>
    <w:rsid w:val="00453C1A"/>
    <w:rsid w:val="00453C7E"/>
    <w:rsid w:val="00454B7E"/>
    <w:rsid w:val="004553DF"/>
    <w:rsid w:val="0045549E"/>
    <w:rsid w:val="004557A7"/>
    <w:rsid w:val="004557ED"/>
    <w:rsid w:val="00455AAF"/>
    <w:rsid w:val="0045628C"/>
    <w:rsid w:val="004574B4"/>
    <w:rsid w:val="0045771D"/>
    <w:rsid w:val="004600AA"/>
    <w:rsid w:val="00460512"/>
    <w:rsid w:val="00461016"/>
    <w:rsid w:val="00461039"/>
    <w:rsid w:val="00461321"/>
    <w:rsid w:val="00461C46"/>
    <w:rsid w:val="0046226B"/>
    <w:rsid w:val="00462B22"/>
    <w:rsid w:val="00462E8D"/>
    <w:rsid w:val="00462FB3"/>
    <w:rsid w:val="00463124"/>
    <w:rsid w:val="00463698"/>
    <w:rsid w:val="00463810"/>
    <w:rsid w:val="00464413"/>
    <w:rsid w:val="004644F4"/>
    <w:rsid w:val="004648BD"/>
    <w:rsid w:val="00464B6A"/>
    <w:rsid w:val="00464E23"/>
    <w:rsid w:val="00465870"/>
    <w:rsid w:val="00465AE9"/>
    <w:rsid w:val="00465B59"/>
    <w:rsid w:val="00465EB2"/>
    <w:rsid w:val="00465FAD"/>
    <w:rsid w:val="00467299"/>
    <w:rsid w:val="0046767A"/>
    <w:rsid w:val="00467B89"/>
    <w:rsid w:val="0047083C"/>
    <w:rsid w:val="00470F4A"/>
    <w:rsid w:val="00471980"/>
    <w:rsid w:val="00471DF1"/>
    <w:rsid w:val="00471F91"/>
    <w:rsid w:val="004728FD"/>
    <w:rsid w:val="00472CDD"/>
    <w:rsid w:val="00473A6E"/>
    <w:rsid w:val="0047402E"/>
    <w:rsid w:val="004740EC"/>
    <w:rsid w:val="0047418D"/>
    <w:rsid w:val="00474362"/>
    <w:rsid w:val="004747FA"/>
    <w:rsid w:val="0047527D"/>
    <w:rsid w:val="00475E00"/>
    <w:rsid w:val="00475E77"/>
    <w:rsid w:val="00476EFA"/>
    <w:rsid w:val="0047747C"/>
    <w:rsid w:val="00480422"/>
    <w:rsid w:val="00480C8E"/>
    <w:rsid w:val="00480DBB"/>
    <w:rsid w:val="00481843"/>
    <w:rsid w:val="0048229F"/>
    <w:rsid w:val="004825A8"/>
    <w:rsid w:val="00482C06"/>
    <w:rsid w:val="00482D10"/>
    <w:rsid w:val="0048372D"/>
    <w:rsid w:val="00483789"/>
    <w:rsid w:val="0048396D"/>
    <w:rsid w:val="00483B9C"/>
    <w:rsid w:val="00483D85"/>
    <w:rsid w:val="00483EA8"/>
    <w:rsid w:val="00483F38"/>
    <w:rsid w:val="0048411A"/>
    <w:rsid w:val="00484CC4"/>
    <w:rsid w:val="004851C2"/>
    <w:rsid w:val="0048595B"/>
    <w:rsid w:val="004863E2"/>
    <w:rsid w:val="00486849"/>
    <w:rsid w:val="004872F2"/>
    <w:rsid w:val="004877B4"/>
    <w:rsid w:val="00487AFA"/>
    <w:rsid w:val="00487C5D"/>
    <w:rsid w:val="00487DE5"/>
    <w:rsid w:val="0049109E"/>
    <w:rsid w:val="004910C4"/>
    <w:rsid w:val="00491103"/>
    <w:rsid w:val="004912A3"/>
    <w:rsid w:val="00491515"/>
    <w:rsid w:val="0049163E"/>
    <w:rsid w:val="00491651"/>
    <w:rsid w:val="00491A64"/>
    <w:rsid w:val="00491AF0"/>
    <w:rsid w:val="00492B2E"/>
    <w:rsid w:val="00493450"/>
    <w:rsid w:val="00493DBA"/>
    <w:rsid w:val="00494703"/>
    <w:rsid w:val="00494C3C"/>
    <w:rsid w:val="00494F4E"/>
    <w:rsid w:val="004952A2"/>
    <w:rsid w:val="004953BA"/>
    <w:rsid w:val="004956C7"/>
    <w:rsid w:val="0049570A"/>
    <w:rsid w:val="004961F9"/>
    <w:rsid w:val="00496416"/>
    <w:rsid w:val="00496F31"/>
    <w:rsid w:val="0049734C"/>
    <w:rsid w:val="00497367"/>
    <w:rsid w:val="004976E9"/>
    <w:rsid w:val="00497C21"/>
    <w:rsid w:val="00497F15"/>
    <w:rsid w:val="004A01F9"/>
    <w:rsid w:val="004A0617"/>
    <w:rsid w:val="004A09D2"/>
    <w:rsid w:val="004A0B23"/>
    <w:rsid w:val="004A0C89"/>
    <w:rsid w:val="004A1977"/>
    <w:rsid w:val="004A1E8B"/>
    <w:rsid w:val="004A1F32"/>
    <w:rsid w:val="004A27A1"/>
    <w:rsid w:val="004A2C86"/>
    <w:rsid w:val="004A2F0D"/>
    <w:rsid w:val="004A3078"/>
    <w:rsid w:val="004A3211"/>
    <w:rsid w:val="004A367C"/>
    <w:rsid w:val="004A3946"/>
    <w:rsid w:val="004A3C61"/>
    <w:rsid w:val="004A3CD5"/>
    <w:rsid w:val="004A3D23"/>
    <w:rsid w:val="004A419C"/>
    <w:rsid w:val="004A434B"/>
    <w:rsid w:val="004A488B"/>
    <w:rsid w:val="004A4FB2"/>
    <w:rsid w:val="004A5057"/>
    <w:rsid w:val="004A57FE"/>
    <w:rsid w:val="004A5C4F"/>
    <w:rsid w:val="004A5C66"/>
    <w:rsid w:val="004A64B8"/>
    <w:rsid w:val="004A6E64"/>
    <w:rsid w:val="004A7340"/>
    <w:rsid w:val="004A7657"/>
    <w:rsid w:val="004A7E50"/>
    <w:rsid w:val="004B00B6"/>
    <w:rsid w:val="004B0909"/>
    <w:rsid w:val="004B0E57"/>
    <w:rsid w:val="004B11AA"/>
    <w:rsid w:val="004B1858"/>
    <w:rsid w:val="004B1E3F"/>
    <w:rsid w:val="004B1EE5"/>
    <w:rsid w:val="004B2087"/>
    <w:rsid w:val="004B2323"/>
    <w:rsid w:val="004B240D"/>
    <w:rsid w:val="004B2674"/>
    <w:rsid w:val="004B2C29"/>
    <w:rsid w:val="004B2D3A"/>
    <w:rsid w:val="004B2E2E"/>
    <w:rsid w:val="004B3157"/>
    <w:rsid w:val="004B3407"/>
    <w:rsid w:val="004B3AE5"/>
    <w:rsid w:val="004B3B1F"/>
    <w:rsid w:val="004B3B4B"/>
    <w:rsid w:val="004B3D6A"/>
    <w:rsid w:val="004B4164"/>
    <w:rsid w:val="004B4FD2"/>
    <w:rsid w:val="004B512C"/>
    <w:rsid w:val="004B52B4"/>
    <w:rsid w:val="004B58A1"/>
    <w:rsid w:val="004B5AC2"/>
    <w:rsid w:val="004B6903"/>
    <w:rsid w:val="004B6C8D"/>
    <w:rsid w:val="004B6D01"/>
    <w:rsid w:val="004B70B1"/>
    <w:rsid w:val="004B7941"/>
    <w:rsid w:val="004B7C1B"/>
    <w:rsid w:val="004C00C6"/>
    <w:rsid w:val="004C0125"/>
    <w:rsid w:val="004C042C"/>
    <w:rsid w:val="004C05D1"/>
    <w:rsid w:val="004C11D3"/>
    <w:rsid w:val="004C1286"/>
    <w:rsid w:val="004C1674"/>
    <w:rsid w:val="004C242F"/>
    <w:rsid w:val="004C29EB"/>
    <w:rsid w:val="004C2EE6"/>
    <w:rsid w:val="004C304B"/>
    <w:rsid w:val="004C353E"/>
    <w:rsid w:val="004C362F"/>
    <w:rsid w:val="004C364E"/>
    <w:rsid w:val="004C3824"/>
    <w:rsid w:val="004C410F"/>
    <w:rsid w:val="004C424B"/>
    <w:rsid w:val="004C4255"/>
    <w:rsid w:val="004C463C"/>
    <w:rsid w:val="004C4EC1"/>
    <w:rsid w:val="004C4FD2"/>
    <w:rsid w:val="004C53CA"/>
    <w:rsid w:val="004C5881"/>
    <w:rsid w:val="004C5D6F"/>
    <w:rsid w:val="004C5E61"/>
    <w:rsid w:val="004C62BE"/>
    <w:rsid w:val="004C65AC"/>
    <w:rsid w:val="004C6710"/>
    <w:rsid w:val="004C672F"/>
    <w:rsid w:val="004C6983"/>
    <w:rsid w:val="004C6CB9"/>
    <w:rsid w:val="004C6EFF"/>
    <w:rsid w:val="004C6F16"/>
    <w:rsid w:val="004C7846"/>
    <w:rsid w:val="004D023E"/>
    <w:rsid w:val="004D0355"/>
    <w:rsid w:val="004D04E3"/>
    <w:rsid w:val="004D1062"/>
    <w:rsid w:val="004D131A"/>
    <w:rsid w:val="004D13E4"/>
    <w:rsid w:val="004D19D1"/>
    <w:rsid w:val="004D1D0F"/>
    <w:rsid w:val="004D210F"/>
    <w:rsid w:val="004D24E5"/>
    <w:rsid w:val="004D2B2E"/>
    <w:rsid w:val="004D329E"/>
    <w:rsid w:val="004D3323"/>
    <w:rsid w:val="004D34DC"/>
    <w:rsid w:val="004D3807"/>
    <w:rsid w:val="004D389B"/>
    <w:rsid w:val="004D41B1"/>
    <w:rsid w:val="004D43DF"/>
    <w:rsid w:val="004D4BBD"/>
    <w:rsid w:val="004D4F0E"/>
    <w:rsid w:val="004D514F"/>
    <w:rsid w:val="004D530E"/>
    <w:rsid w:val="004D5352"/>
    <w:rsid w:val="004D6247"/>
    <w:rsid w:val="004D6515"/>
    <w:rsid w:val="004D697A"/>
    <w:rsid w:val="004D6E9C"/>
    <w:rsid w:val="004D6F53"/>
    <w:rsid w:val="004D6FCE"/>
    <w:rsid w:val="004D71D0"/>
    <w:rsid w:val="004D737E"/>
    <w:rsid w:val="004D7826"/>
    <w:rsid w:val="004E02C0"/>
    <w:rsid w:val="004E0691"/>
    <w:rsid w:val="004E06E2"/>
    <w:rsid w:val="004E0A1B"/>
    <w:rsid w:val="004E1398"/>
    <w:rsid w:val="004E14EE"/>
    <w:rsid w:val="004E164F"/>
    <w:rsid w:val="004E21A4"/>
    <w:rsid w:val="004E24F7"/>
    <w:rsid w:val="004E2CCA"/>
    <w:rsid w:val="004E3324"/>
    <w:rsid w:val="004E3A4D"/>
    <w:rsid w:val="004E3E63"/>
    <w:rsid w:val="004E424E"/>
    <w:rsid w:val="004E4329"/>
    <w:rsid w:val="004E4A15"/>
    <w:rsid w:val="004E4E16"/>
    <w:rsid w:val="004E5234"/>
    <w:rsid w:val="004E5902"/>
    <w:rsid w:val="004E5C55"/>
    <w:rsid w:val="004E6B40"/>
    <w:rsid w:val="004E6B96"/>
    <w:rsid w:val="004E713F"/>
    <w:rsid w:val="004E7234"/>
    <w:rsid w:val="004E761D"/>
    <w:rsid w:val="004E76BD"/>
    <w:rsid w:val="004E7CD8"/>
    <w:rsid w:val="004E7DE0"/>
    <w:rsid w:val="004F06B6"/>
    <w:rsid w:val="004F0846"/>
    <w:rsid w:val="004F14C2"/>
    <w:rsid w:val="004F1905"/>
    <w:rsid w:val="004F2281"/>
    <w:rsid w:val="004F2413"/>
    <w:rsid w:val="004F2B03"/>
    <w:rsid w:val="004F2F01"/>
    <w:rsid w:val="004F3568"/>
    <w:rsid w:val="004F38AC"/>
    <w:rsid w:val="004F3DD2"/>
    <w:rsid w:val="004F3E77"/>
    <w:rsid w:val="004F40F1"/>
    <w:rsid w:val="004F45D3"/>
    <w:rsid w:val="004F4B5A"/>
    <w:rsid w:val="004F4DDD"/>
    <w:rsid w:val="004F5CB9"/>
    <w:rsid w:val="004F5D24"/>
    <w:rsid w:val="004F6371"/>
    <w:rsid w:val="004F6507"/>
    <w:rsid w:val="004F6670"/>
    <w:rsid w:val="004F6A93"/>
    <w:rsid w:val="004F722C"/>
    <w:rsid w:val="004F78F7"/>
    <w:rsid w:val="004F7AD9"/>
    <w:rsid w:val="004F7CAA"/>
    <w:rsid w:val="00500025"/>
    <w:rsid w:val="005015F5"/>
    <w:rsid w:val="0050161B"/>
    <w:rsid w:val="005016E2"/>
    <w:rsid w:val="00501B91"/>
    <w:rsid w:val="00501E7A"/>
    <w:rsid w:val="00502580"/>
    <w:rsid w:val="005031F4"/>
    <w:rsid w:val="005032E8"/>
    <w:rsid w:val="005035B2"/>
    <w:rsid w:val="00503E11"/>
    <w:rsid w:val="00503EED"/>
    <w:rsid w:val="005042CC"/>
    <w:rsid w:val="00504B41"/>
    <w:rsid w:val="00504C75"/>
    <w:rsid w:val="00505157"/>
    <w:rsid w:val="00505634"/>
    <w:rsid w:val="005057DE"/>
    <w:rsid w:val="00505871"/>
    <w:rsid w:val="00505E79"/>
    <w:rsid w:val="00506778"/>
    <w:rsid w:val="00506AA5"/>
    <w:rsid w:val="00506EDC"/>
    <w:rsid w:val="0050723D"/>
    <w:rsid w:val="00507883"/>
    <w:rsid w:val="00507FB5"/>
    <w:rsid w:val="00510286"/>
    <w:rsid w:val="005106F1"/>
    <w:rsid w:val="00510BD7"/>
    <w:rsid w:val="00510C00"/>
    <w:rsid w:val="00510CFE"/>
    <w:rsid w:val="00510DFC"/>
    <w:rsid w:val="00510FD6"/>
    <w:rsid w:val="00511049"/>
    <w:rsid w:val="005114E5"/>
    <w:rsid w:val="005114F3"/>
    <w:rsid w:val="005120E2"/>
    <w:rsid w:val="005122CD"/>
    <w:rsid w:val="0051243A"/>
    <w:rsid w:val="005126E5"/>
    <w:rsid w:val="00512933"/>
    <w:rsid w:val="00512CCC"/>
    <w:rsid w:val="00512F75"/>
    <w:rsid w:val="00513B70"/>
    <w:rsid w:val="00513CC5"/>
    <w:rsid w:val="005141AD"/>
    <w:rsid w:val="005144D7"/>
    <w:rsid w:val="005145D6"/>
    <w:rsid w:val="00514AC7"/>
    <w:rsid w:val="00514BC5"/>
    <w:rsid w:val="00514DB2"/>
    <w:rsid w:val="00515197"/>
    <w:rsid w:val="00515425"/>
    <w:rsid w:val="00515D94"/>
    <w:rsid w:val="00515E04"/>
    <w:rsid w:val="0051613A"/>
    <w:rsid w:val="0051627C"/>
    <w:rsid w:val="0051634B"/>
    <w:rsid w:val="0051639C"/>
    <w:rsid w:val="005165B5"/>
    <w:rsid w:val="005165E5"/>
    <w:rsid w:val="00516CA0"/>
    <w:rsid w:val="00516D80"/>
    <w:rsid w:val="005170F7"/>
    <w:rsid w:val="00517C35"/>
    <w:rsid w:val="00517CAD"/>
    <w:rsid w:val="00517F03"/>
    <w:rsid w:val="005207B2"/>
    <w:rsid w:val="0052085B"/>
    <w:rsid w:val="00520E57"/>
    <w:rsid w:val="00520F0F"/>
    <w:rsid w:val="00521150"/>
    <w:rsid w:val="00521A3F"/>
    <w:rsid w:val="005222FB"/>
    <w:rsid w:val="00522371"/>
    <w:rsid w:val="005224DB"/>
    <w:rsid w:val="005226A4"/>
    <w:rsid w:val="00522A54"/>
    <w:rsid w:val="00522D21"/>
    <w:rsid w:val="00522ED1"/>
    <w:rsid w:val="005231CA"/>
    <w:rsid w:val="0052354C"/>
    <w:rsid w:val="0052431A"/>
    <w:rsid w:val="00524602"/>
    <w:rsid w:val="00524EAD"/>
    <w:rsid w:val="0052571F"/>
    <w:rsid w:val="0052578B"/>
    <w:rsid w:val="005259F9"/>
    <w:rsid w:val="00525A42"/>
    <w:rsid w:val="00525BE8"/>
    <w:rsid w:val="0052612B"/>
    <w:rsid w:val="005270E0"/>
    <w:rsid w:val="0052752D"/>
    <w:rsid w:val="00527686"/>
    <w:rsid w:val="005277FE"/>
    <w:rsid w:val="005301A2"/>
    <w:rsid w:val="005301CC"/>
    <w:rsid w:val="00530647"/>
    <w:rsid w:val="00530FD3"/>
    <w:rsid w:val="0053134C"/>
    <w:rsid w:val="0053162F"/>
    <w:rsid w:val="005316F1"/>
    <w:rsid w:val="00531B16"/>
    <w:rsid w:val="005321BF"/>
    <w:rsid w:val="005323E8"/>
    <w:rsid w:val="00532477"/>
    <w:rsid w:val="00532665"/>
    <w:rsid w:val="00532F62"/>
    <w:rsid w:val="00533457"/>
    <w:rsid w:val="005334DD"/>
    <w:rsid w:val="00533672"/>
    <w:rsid w:val="00533703"/>
    <w:rsid w:val="005338CE"/>
    <w:rsid w:val="00533AB2"/>
    <w:rsid w:val="00533B1B"/>
    <w:rsid w:val="00533CFE"/>
    <w:rsid w:val="00533D63"/>
    <w:rsid w:val="00533FDE"/>
    <w:rsid w:val="00534A16"/>
    <w:rsid w:val="00534C74"/>
    <w:rsid w:val="0053535F"/>
    <w:rsid w:val="005353A3"/>
    <w:rsid w:val="00535580"/>
    <w:rsid w:val="00535AAA"/>
    <w:rsid w:val="00535AE0"/>
    <w:rsid w:val="0053628C"/>
    <w:rsid w:val="0053685F"/>
    <w:rsid w:val="00537468"/>
    <w:rsid w:val="00537839"/>
    <w:rsid w:val="005378B8"/>
    <w:rsid w:val="00537AAF"/>
    <w:rsid w:val="00537E24"/>
    <w:rsid w:val="00540A0A"/>
    <w:rsid w:val="00540CDB"/>
    <w:rsid w:val="0054117F"/>
    <w:rsid w:val="005414E2"/>
    <w:rsid w:val="00541629"/>
    <w:rsid w:val="0054173B"/>
    <w:rsid w:val="005420C4"/>
    <w:rsid w:val="00542171"/>
    <w:rsid w:val="00542A1E"/>
    <w:rsid w:val="0054361C"/>
    <w:rsid w:val="00543DCC"/>
    <w:rsid w:val="005444EF"/>
    <w:rsid w:val="005444F5"/>
    <w:rsid w:val="00544508"/>
    <w:rsid w:val="00546055"/>
    <w:rsid w:val="00546E6F"/>
    <w:rsid w:val="005473AA"/>
    <w:rsid w:val="00547F06"/>
    <w:rsid w:val="00547F23"/>
    <w:rsid w:val="00550804"/>
    <w:rsid w:val="00550DE2"/>
    <w:rsid w:val="00551020"/>
    <w:rsid w:val="00551180"/>
    <w:rsid w:val="00551497"/>
    <w:rsid w:val="005514C2"/>
    <w:rsid w:val="00551D7A"/>
    <w:rsid w:val="005521C7"/>
    <w:rsid w:val="00552382"/>
    <w:rsid w:val="005526C1"/>
    <w:rsid w:val="00552DE6"/>
    <w:rsid w:val="00553265"/>
    <w:rsid w:val="00553280"/>
    <w:rsid w:val="005534C0"/>
    <w:rsid w:val="0055353E"/>
    <w:rsid w:val="00553590"/>
    <w:rsid w:val="0055361F"/>
    <w:rsid w:val="0055387F"/>
    <w:rsid w:val="00553A04"/>
    <w:rsid w:val="0055429E"/>
    <w:rsid w:val="00554824"/>
    <w:rsid w:val="0055487D"/>
    <w:rsid w:val="00554A74"/>
    <w:rsid w:val="00554D36"/>
    <w:rsid w:val="0055529E"/>
    <w:rsid w:val="005553DF"/>
    <w:rsid w:val="005563C6"/>
    <w:rsid w:val="00556492"/>
    <w:rsid w:val="00556851"/>
    <w:rsid w:val="00556901"/>
    <w:rsid w:val="0055698F"/>
    <w:rsid w:val="00556A87"/>
    <w:rsid w:val="00556A9E"/>
    <w:rsid w:val="00556B0A"/>
    <w:rsid w:val="00556B6A"/>
    <w:rsid w:val="00556ED4"/>
    <w:rsid w:val="00557732"/>
    <w:rsid w:val="00557C30"/>
    <w:rsid w:val="00560272"/>
    <w:rsid w:val="0056053D"/>
    <w:rsid w:val="00561356"/>
    <w:rsid w:val="00561B90"/>
    <w:rsid w:val="00561FF1"/>
    <w:rsid w:val="0056206F"/>
    <w:rsid w:val="005622B6"/>
    <w:rsid w:val="0056266C"/>
    <w:rsid w:val="00562ED2"/>
    <w:rsid w:val="0056344B"/>
    <w:rsid w:val="00563478"/>
    <w:rsid w:val="005634A3"/>
    <w:rsid w:val="0056410D"/>
    <w:rsid w:val="005644A3"/>
    <w:rsid w:val="00564BB5"/>
    <w:rsid w:val="00564E3E"/>
    <w:rsid w:val="00565109"/>
    <w:rsid w:val="00565410"/>
    <w:rsid w:val="00565804"/>
    <w:rsid w:val="00565CE0"/>
    <w:rsid w:val="00565FA7"/>
    <w:rsid w:val="005665B2"/>
    <w:rsid w:val="00567042"/>
    <w:rsid w:val="0056762F"/>
    <w:rsid w:val="0056782E"/>
    <w:rsid w:val="00567A15"/>
    <w:rsid w:val="00567C1C"/>
    <w:rsid w:val="00567CD0"/>
    <w:rsid w:val="00567E71"/>
    <w:rsid w:val="00570BC6"/>
    <w:rsid w:val="00570C46"/>
    <w:rsid w:val="005712E2"/>
    <w:rsid w:val="005713C0"/>
    <w:rsid w:val="005718B9"/>
    <w:rsid w:val="00571B4D"/>
    <w:rsid w:val="0057200A"/>
    <w:rsid w:val="0057260B"/>
    <w:rsid w:val="00572881"/>
    <w:rsid w:val="00572891"/>
    <w:rsid w:val="005728AF"/>
    <w:rsid w:val="0057351C"/>
    <w:rsid w:val="005735E2"/>
    <w:rsid w:val="00573714"/>
    <w:rsid w:val="00573DB7"/>
    <w:rsid w:val="00574013"/>
    <w:rsid w:val="00574194"/>
    <w:rsid w:val="005743F0"/>
    <w:rsid w:val="005745BE"/>
    <w:rsid w:val="00574745"/>
    <w:rsid w:val="00574FAB"/>
    <w:rsid w:val="005750AE"/>
    <w:rsid w:val="00575AB2"/>
    <w:rsid w:val="00575DB5"/>
    <w:rsid w:val="00576694"/>
    <w:rsid w:val="00576789"/>
    <w:rsid w:val="00576A45"/>
    <w:rsid w:val="00576B42"/>
    <w:rsid w:val="00577B88"/>
    <w:rsid w:val="00577CED"/>
    <w:rsid w:val="00577FD7"/>
    <w:rsid w:val="00577FFB"/>
    <w:rsid w:val="0058006D"/>
    <w:rsid w:val="00580529"/>
    <w:rsid w:val="005806CC"/>
    <w:rsid w:val="005806E4"/>
    <w:rsid w:val="005806F7"/>
    <w:rsid w:val="00580EF0"/>
    <w:rsid w:val="00581011"/>
    <w:rsid w:val="0058111E"/>
    <w:rsid w:val="00581273"/>
    <w:rsid w:val="00581BA2"/>
    <w:rsid w:val="00581E88"/>
    <w:rsid w:val="00581ED5"/>
    <w:rsid w:val="00582102"/>
    <w:rsid w:val="00582736"/>
    <w:rsid w:val="00582773"/>
    <w:rsid w:val="00582C01"/>
    <w:rsid w:val="00582EE7"/>
    <w:rsid w:val="00583741"/>
    <w:rsid w:val="00583909"/>
    <w:rsid w:val="00583BDA"/>
    <w:rsid w:val="00583DC7"/>
    <w:rsid w:val="00583EE0"/>
    <w:rsid w:val="00584229"/>
    <w:rsid w:val="00584298"/>
    <w:rsid w:val="00584337"/>
    <w:rsid w:val="0058468E"/>
    <w:rsid w:val="00584986"/>
    <w:rsid w:val="0058523F"/>
    <w:rsid w:val="0058594F"/>
    <w:rsid w:val="00585991"/>
    <w:rsid w:val="00586052"/>
    <w:rsid w:val="005860F7"/>
    <w:rsid w:val="0058651F"/>
    <w:rsid w:val="00586EBC"/>
    <w:rsid w:val="00587243"/>
    <w:rsid w:val="00587785"/>
    <w:rsid w:val="00590506"/>
    <w:rsid w:val="005909F8"/>
    <w:rsid w:val="00590D7E"/>
    <w:rsid w:val="00590E2D"/>
    <w:rsid w:val="00591BEC"/>
    <w:rsid w:val="00593058"/>
    <w:rsid w:val="005930C2"/>
    <w:rsid w:val="00593316"/>
    <w:rsid w:val="00593A21"/>
    <w:rsid w:val="00593CA4"/>
    <w:rsid w:val="005944BF"/>
    <w:rsid w:val="005945D7"/>
    <w:rsid w:val="0059485D"/>
    <w:rsid w:val="00594AC1"/>
    <w:rsid w:val="00595122"/>
    <w:rsid w:val="00595354"/>
    <w:rsid w:val="00595380"/>
    <w:rsid w:val="005959D3"/>
    <w:rsid w:val="00595E77"/>
    <w:rsid w:val="005960FF"/>
    <w:rsid w:val="005971BE"/>
    <w:rsid w:val="0059755F"/>
    <w:rsid w:val="00597C3A"/>
    <w:rsid w:val="005A0150"/>
    <w:rsid w:val="005A029B"/>
    <w:rsid w:val="005A0731"/>
    <w:rsid w:val="005A0AC7"/>
    <w:rsid w:val="005A0C92"/>
    <w:rsid w:val="005A1139"/>
    <w:rsid w:val="005A12BF"/>
    <w:rsid w:val="005A1543"/>
    <w:rsid w:val="005A18A2"/>
    <w:rsid w:val="005A1F10"/>
    <w:rsid w:val="005A21B0"/>
    <w:rsid w:val="005A21E2"/>
    <w:rsid w:val="005A24E9"/>
    <w:rsid w:val="005A2632"/>
    <w:rsid w:val="005A29C2"/>
    <w:rsid w:val="005A2B40"/>
    <w:rsid w:val="005A2C9B"/>
    <w:rsid w:val="005A2DDF"/>
    <w:rsid w:val="005A2E42"/>
    <w:rsid w:val="005A3011"/>
    <w:rsid w:val="005A30AA"/>
    <w:rsid w:val="005A30DD"/>
    <w:rsid w:val="005A33A1"/>
    <w:rsid w:val="005A375F"/>
    <w:rsid w:val="005A378B"/>
    <w:rsid w:val="005A381B"/>
    <w:rsid w:val="005A3C64"/>
    <w:rsid w:val="005A3CC8"/>
    <w:rsid w:val="005A41EE"/>
    <w:rsid w:val="005A492B"/>
    <w:rsid w:val="005A4D61"/>
    <w:rsid w:val="005A4F47"/>
    <w:rsid w:val="005A5638"/>
    <w:rsid w:val="005A6401"/>
    <w:rsid w:val="005A645E"/>
    <w:rsid w:val="005A6D59"/>
    <w:rsid w:val="005A704F"/>
    <w:rsid w:val="005A766B"/>
    <w:rsid w:val="005B01EA"/>
    <w:rsid w:val="005B03F8"/>
    <w:rsid w:val="005B052F"/>
    <w:rsid w:val="005B1170"/>
    <w:rsid w:val="005B26F3"/>
    <w:rsid w:val="005B39D1"/>
    <w:rsid w:val="005B4355"/>
    <w:rsid w:val="005B4572"/>
    <w:rsid w:val="005B4650"/>
    <w:rsid w:val="005B49BD"/>
    <w:rsid w:val="005B4A1F"/>
    <w:rsid w:val="005B504E"/>
    <w:rsid w:val="005B5529"/>
    <w:rsid w:val="005B5C63"/>
    <w:rsid w:val="005B5E4C"/>
    <w:rsid w:val="005B5FEF"/>
    <w:rsid w:val="005B687A"/>
    <w:rsid w:val="005B76F7"/>
    <w:rsid w:val="005C085C"/>
    <w:rsid w:val="005C0EB5"/>
    <w:rsid w:val="005C0ED3"/>
    <w:rsid w:val="005C1724"/>
    <w:rsid w:val="005C1813"/>
    <w:rsid w:val="005C1816"/>
    <w:rsid w:val="005C1FFE"/>
    <w:rsid w:val="005C2BBD"/>
    <w:rsid w:val="005C347D"/>
    <w:rsid w:val="005C3DD4"/>
    <w:rsid w:val="005C44B5"/>
    <w:rsid w:val="005C4762"/>
    <w:rsid w:val="005C4CB0"/>
    <w:rsid w:val="005C4E42"/>
    <w:rsid w:val="005C50B0"/>
    <w:rsid w:val="005C57E0"/>
    <w:rsid w:val="005C57E5"/>
    <w:rsid w:val="005C645C"/>
    <w:rsid w:val="005C69FE"/>
    <w:rsid w:val="005C6E74"/>
    <w:rsid w:val="005C7CEF"/>
    <w:rsid w:val="005C7E0A"/>
    <w:rsid w:val="005D05E6"/>
    <w:rsid w:val="005D0852"/>
    <w:rsid w:val="005D0AA8"/>
    <w:rsid w:val="005D0CEF"/>
    <w:rsid w:val="005D13F3"/>
    <w:rsid w:val="005D14FF"/>
    <w:rsid w:val="005D26E3"/>
    <w:rsid w:val="005D29B0"/>
    <w:rsid w:val="005D3175"/>
    <w:rsid w:val="005D31AC"/>
    <w:rsid w:val="005D3532"/>
    <w:rsid w:val="005D3D2B"/>
    <w:rsid w:val="005D50E1"/>
    <w:rsid w:val="005D55C6"/>
    <w:rsid w:val="005D567F"/>
    <w:rsid w:val="005D5A96"/>
    <w:rsid w:val="005D5B28"/>
    <w:rsid w:val="005D5E72"/>
    <w:rsid w:val="005D6521"/>
    <w:rsid w:val="005D68C9"/>
    <w:rsid w:val="005D6C03"/>
    <w:rsid w:val="005D6F67"/>
    <w:rsid w:val="005D7248"/>
    <w:rsid w:val="005E0928"/>
    <w:rsid w:val="005E0C82"/>
    <w:rsid w:val="005E11F5"/>
    <w:rsid w:val="005E1287"/>
    <w:rsid w:val="005E250E"/>
    <w:rsid w:val="005E260E"/>
    <w:rsid w:val="005E27CF"/>
    <w:rsid w:val="005E294C"/>
    <w:rsid w:val="005E2A39"/>
    <w:rsid w:val="005E2ED2"/>
    <w:rsid w:val="005E317B"/>
    <w:rsid w:val="005E346B"/>
    <w:rsid w:val="005E38FD"/>
    <w:rsid w:val="005E43BF"/>
    <w:rsid w:val="005E4C5F"/>
    <w:rsid w:val="005E4EF7"/>
    <w:rsid w:val="005E5D31"/>
    <w:rsid w:val="005E65C4"/>
    <w:rsid w:val="005E6977"/>
    <w:rsid w:val="005E70BA"/>
    <w:rsid w:val="005E75E3"/>
    <w:rsid w:val="005F028A"/>
    <w:rsid w:val="005F043A"/>
    <w:rsid w:val="005F068D"/>
    <w:rsid w:val="005F0B74"/>
    <w:rsid w:val="005F10A2"/>
    <w:rsid w:val="005F12FA"/>
    <w:rsid w:val="005F1B40"/>
    <w:rsid w:val="005F1DE6"/>
    <w:rsid w:val="005F207A"/>
    <w:rsid w:val="005F22C2"/>
    <w:rsid w:val="005F24F0"/>
    <w:rsid w:val="005F2F4F"/>
    <w:rsid w:val="005F3855"/>
    <w:rsid w:val="005F3B0D"/>
    <w:rsid w:val="005F3CA1"/>
    <w:rsid w:val="005F3D8E"/>
    <w:rsid w:val="005F3F34"/>
    <w:rsid w:val="005F405F"/>
    <w:rsid w:val="005F4A7A"/>
    <w:rsid w:val="005F4BA3"/>
    <w:rsid w:val="005F4E6E"/>
    <w:rsid w:val="005F4F5F"/>
    <w:rsid w:val="005F599D"/>
    <w:rsid w:val="005F6CC2"/>
    <w:rsid w:val="005F72FF"/>
    <w:rsid w:val="005F7B48"/>
    <w:rsid w:val="005F7D30"/>
    <w:rsid w:val="005F7D80"/>
    <w:rsid w:val="006000DF"/>
    <w:rsid w:val="00600402"/>
    <w:rsid w:val="0060056A"/>
    <w:rsid w:val="00600843"/>
    <w:rsid w:val="00600B77"/>
    <w:rsid w:val="00600CE4"/>
    <w:rsid w:val="00600F4B"/>
    <w:rsid w:val="00600F6D"/>
    <w:rsid w:val="006011F4"/>
    <w:rsid w:val="00601EC8"/>
    <w:rsid w:val="00602D19"/>
    <w:rsid w:val="00602EA4"/>
    <w:rsid w:val="0060306D"/>
    <w:rsid w:val="006032BD"/>
    <w:rsid w:val="0060422E"/>
    <w:rsid w:val="00604FFC"/>
    <w:rsid w:val="00605071"/>
    <w:rsid w:val="006052B8"/>
    <w:rsid w:val="006052EF"/>
    <w:rsid w:val="0060533A"/>
    <w:rsid w:val="0060565E"/>
    <w:rsid w:val="00605661"/>
    <w:rsid w:val="00605D51"/>
    <w:rsid w:val="00605DCB"/>
    <w:rsid w:val="00606161"/>
    <w:rsid w:val="00606E16"/>
    <w:rsid w:val="006070AE"/>
    <w:rsid w:val="0060710D"/>
    <w:rsid w:val="00607210"/>
    <w:rsid w:val="00607701"/>
    <w:rsid w:val="006077ED"/>
    <w:rsid w:val="00607825"/>
    <w:rsid w:val="006078EF"/>
    <w:rsid w:val="00610091"/>
    <w:rsid w:val="00610842"/>
    <w:rsid w:val="00611506"/>
    <w:rsid w:val="00611668"/>
    <w:rsid w:val="00611696"/>
    <w:rsid w:val="00611C13"/>
    <w:rsid w:val="00611CC0"/>
    <w:rsid w:val="0061293E"/>
    <w:rsid w:val="00612D3A"/>
    <w:rsid w:val="00612D87"/>
    <w:rsid w:val="00612E66"/>
    <w:rsid w:val="0061351D"/>
    <w:rsid w:val="0061353A"/>
    <w:rsid w:val="00613741"/>
    <w:rsid w:val="0061378E"/>
    <w:rsid w:val="006145DA"/>
    <w:rsid w:val="006147B3"/>
    <w:rsid w:val="00614828"/>
    <w:rsid w:val="00614C7E"/>
    <w:rsid w:val="00615296"/>
    <w:rsid w:val="006154B0"/>
    <w:rsid w:val="00616600"/>
    <w:rsid w:val="00616D0F"/>
    <w:rsid w:val="00616E07"/>
    <w:rsid w:val="00616EAD"/>
    <w:rsid w:val="006176A1"/>
    <w:rsid w:val="00617990"/>
    <w:rsid w:val="00617CBD"/>
    <w:rsid w:val="00617D75"/>
    <w:rsid w:val="0062024C"/>
    <w:rsid w:val="0062029F"/>
    <w:rsid w:val="00620370"/>
    <w:rsid w:val="006206DB"/>
    <w:rsid w:val="0062075F"/>
    <w:rsid w:val="00620EE0"/>
    <w:rsid w:val="006212F0"/>
    <w:rsid w:val="00621A7C"/>
    <w:rsid w:val="00621ACA"/>
    <w:rsid w:val="00622366"/>
    <w:rsid w:val="006228FF"/>
    <w:rsid w:val="00622BD5"/>
    <w:rsid w:val="0062415E"/>
    <w:rsid w:val="006243F7"/>
    <w:rsid w:val="0062445C"/>
    <w:rsid w:val="00624827"/>
    <w:rsid w:val="006250EB"/>
    <w:rsid w:val="0062602A"/>
    <w:rsid w:val="00626226"/>
    <w:rsid w:val="00626AC7"/>
    <w:rsid w:val="006274C9"/>
    <w:rsid w:val="006276E6"/>
    <w:rsid w:val="006302AA"/>
    <w:rsid w:val="0063040F"/>
    <w:rsid w:val="00630A6F"/>
    <w:rsid w:val="00631440"/>
    <w:rsid w:val="00631512"/>
    <w:rsid w:val="006319C2"/>
    <w:rsid w:val="00632BC2"/>
    <w:rsid w:val="0063300C"/>
    <w:rsid w:val="006336F7"/>
    <w:rsid w:val="00633751"/>
    <w:rsid w:val="00633AF3"/>
    <w:rsid w:val="00633C7C"/>
    <w:rsid w:val="00633FAF"/>
    <w:rsid w:val="00633FBB"/>
    <w:rsid w:val="0063443A"/>
    <w:rsid w:val="00634726"/>
    <w:rsid w:val="00634754"/>
    <w:rsid w:val="006351CC"/>
    <w:rsid w:val="00635C1F"/>
    <w:rsid w:val="00635D74"/>
    <w:rsid w:val="006361D0"/>
    <w:rsid w:val="0063700E"/>
    <w:rsid w:val="00637BB6"/>
    <w:rsid w:val="00637F92"/>
    <w:rsid w:val="0064052D"/>
    <w:rsid w:val="00640BFB"/>
    <w:rsid w:val="00640C8B"/>
    <w:rsid w:val="00640CEB"/>
    <w:rsid w:val="006423B5"/>
    <w:rsid w:val="00642663"/>
    <w:rsid w:val="00642758"/>
    <w:rsid w:val="006428CF"/>
    <w:rsid w:val="00642EF8"/>
    <w:rsid w:val="00643153"/>
    <w:rsid w:val="006436F4"/>
    <w:rsid w:val="00643753"/>
    <w:rsid w:val="006440EE"/>
    <w:rsid w:val="0064448B"/>
    <w:rsid w:val="00644845"/>
    <w:rsid w:val="00644969"/>
    <w:rsid w:val="00645061"/>
    <w:rsid w:val="00645115"/>
    <w:rsid w:val="00645287"/>
    <w:rsid w:val="00645E8D"/>
    <w:rsid w:val="0064637E"/>
    <w:rsid w:val="006466A2"/>
    <w:rsid w:val="00646A30"/>
    <w:rsid w:val="00646C50"/>
    <w:rsid w:val="00646D28"/>
    <w:rsid w:val="00647028"/>
    <w:rsid w:val="006470A6"/>
    <w:rsid w:val="00647F18"/>
    <w:rsid w:val="00650E11"/>
    <w:rsid w:val="00651112"/>
    <w:rsid w:val="00651CD0"/>
    <w:rsid w:val="006521F0"/>
    <w:rsid w:val="0065240A"/>
    <w:rsid w:val="00653055"/>
    <w:rsid w:val="00653302"/>
    <w:rsid w:val="00653639"/>
    <w:rsid w:val="006536C2"/>
    <w:rsid w:val="00653749"/>
    <w:rsid w:val="0065391F"/>
    <w:rsid w:val="006539D8"/>
    <w:rsid w:val="00653D31"/>
    <w:rsid w:val="00653E61"/>
    <w:rsid w:val="0065414F"/>
    <w:rsid w:val="00654E23"/>
    <w:rsid w:val="006555E9"/>
    <w:rsid w:val="00655AC2"/>
    <w:rsid w:val="00655AD0"/>
    <w:rsid w:val="00656996"/>
    <w:rsid w:val="00657308"/>
    <w:rsid w:val="00657F95"/>
    <w:rsid w:val="00660029"/>
    <w:rsid w:val="00660249"/>
    <w:rsid w:val="0066038F"/>
    <w:rsid w:val="00660595"/>
    <w:rsid w:val="006609C1"/>
    <w:rsid w:val="00660B8F"/>
    <w:rsid w:val="00660BC3"/>
    <w:rsid w:val="00660CF3"/>
    <w:rsid w:val="00660E6A"/>
    <w:rsid w:val="00661170"/>
    <w:rsid w:val="00661238"/>
    <w:rsid w:val="00661329"/>
    <w:rsid w:val="006623A6"/>
    <w:rsid w:val="00662440"/>
    <w:rsid w:val="006629D3"/>
    <w:rsid w:val="00662ABD"/>
    <w:rsid w:val="0066326C"/>
    <w:rsid w:val="0066351A"/>
    <w:rsid w:val="00664267"/>
    <w:rsid w:val="0066434B"/>
    <w:rsid w:val="006648EE"/>
    <w:rsid w:val="00664965"/>
    <w:rsid w:val="00664AC5"/>
    <w:rsid w:val="00664BC7"/>
    <w:rsid w:val="00664FA1"/>
    <w:rsid w:val="00665264"/>
    <w:rsid w:val="006652AF"/>
    <w:rsid w:val="006657C8"/>
    <w:rsid w:val="00665F91"/>
    <w:rsid w:val="00666082"/>
    <w:rsid w:val="00666280"/>
    <w:rsid w:val="00666377"/>
    <w:rsid w:val="00666862"/>
    <w:rsid w:val="00666B1D"/>
    <w:rsid w:val="00666C69"/>
    <w:rsid w:val="00666D79"/>
    <w:rsid w:val="006671AA"/>
    <w:rsid w:val="006671E2"/>
    <w:rsid w:val="006677F5"/>
    <w:rsid w:val="00667A21"/>
    <w:rsid w:val="00667D7C"/>
    <w:rsid w:val="00667E35"/>
    <w:rsid w:val="00670191"/>
    <w:rsid w:val="006702B2"/>
    <w:rsid w:val="00670656"/>
    <w:rsid w:val="00670CEF"/>
    <w:rsid w:val="00670E3E"/>
    <w:rsid w:val="006712B5"/>
    <w:rsid w:val="006712C7"/>
    <w:rsid w:val="006716EB"/>
    <w:rsid w:val="00671AB4"/>
    <w:rsid w:val="00671BE1"/>
    <w:rsid w:val="00671F66"/>
    <w:rsid w:val="00671FC2"/>
    <w:rsid w:val="00672007"/>
    <w:rsid w:val="00672117"/>
    <w:rsid w:val="0067214B"/>
    <w:rsid w:val="00672473"/>
    <w:rsid w:val="006726A3"/>
    <w:rsid w:val="006726D3"/>
    <w:rsid w:val="0067302D"/>
    <w:rsid w:val="006731C0"/>
    <w:rsid w:val="00673EDC"/>
    <w:rsid w:val="0067408C"/>
    <w:rsid w:val="006748BC"/>
    <w:rsid w:val="00674972"/>
    <w:rsid w:val="00674C16"/>
    <w:rsid w:val="00674C85"/>
    <w:rsid w:val="00675075"/>
    <w:rsid w:val="00675436"/>
    <w:rsid w:val="006760B8"/>
    <w:rsid w:val="00676825"/>
    <w:rsid w:val="00676A86"/>
    <w:rsid w:val="00676F02"/>
    <w:rsid w:val="006776F2"/>
    <w:rsid w:val="006777CD"/>
    <w:rsid w:val="00677949"/>
    <w:rsid w:val="006817E2"/>
    <w:rsid w:val="0068185F"/>
    <w:rsid w:val="006819E3"/>
    <w:rsid w:val="00681C62"/>
    <w:rsid w:val="00681FBB"/>
    <w:rsid w:val="0068234B"/>
    <w:rsid w:val="006825B5"/>
    <w:rsid w:val="00682BBD"/>
    <w:rsid w:val="00682BEA"/>
    <w:rsid w:val="0068311F"/>
    <w:rsid w:val="00683A4D"/>
    <w:rsid w:val="00683BC7"/>
    <w:rsid w:val="00683EA2"/>
    <w:rsid w:val="00684388"/>
    <w:rsid w:val="00684617"/>
    <w:rsid w:val="006847A4"/>
    <w:rsid w:val="0068506E"/>
    <w:rsid w:val="0068579B"/>
    <w:rsid w:val="00685BD3"/>
    <w:rsid w:val="00685CA4"/>
    <w:rsid w:val="0068755E"/>
    <w:rsid w:val="00687593"/>
    <w:rsid w:val="00687E19"/>
    <w:rsid w:val="00690B85"/>
    <w:rsid w:val="00690DBF"/>
    <w:rsid w:val="00690DDE"/>
    <w:rsid w:val="006913BE"/>
    <w:rsid w:val="0069185C"/>
    <w:rsid w:val="00691905"/>
    <w:rsid w:val="00691928"/>
    <w:rsid w:val="00691B93"/>
    <w:rsid w:val="00691BAA"/>
    <w:rsid w:val="00692B54"/>
    <w:rsid w:val="00693085"/>
    <w:rsid w:val="006936FE"/>
    <w:rsid w:val="006937F1"/>
    <w:rsid w:val="006939C2"/>
    <w:rsid w:val="00693AA6"/>
    <w:rsid w:val="006942CC"/>
    <w:rsid w:val="006946C9"/>
    <w:rsid w:val="0069473A"/>
    <w:rsid w:val="006947B3"/>
    <w:rsid w:val="00694A69"/>
    <w:rsid w:val="00694C6D"/>
    <w:rsid w:val="006950C3"/>
    <w:rsid w:val="006955AD"/>
    <w:rsid w:val="00695704"/>
    <w:rsid w:val="00695C72"/>
    <w:rsid w:val="006961BB"/>
    <w:rsid w:val="00696303"/>
    <w:rsid w:val="0069791B"/>
    <w:rsid w:val="00697CA3"/>
    <w:rsid w:val="006A0275"/>
    <w:rsid w:val="006A03FC"/>
    <w:rsid w:val="006A0A04"/>
    <w:rsid w:val="006A0C5F"/>
    <w:rsid w:val="006A0EED"/>
    <w:rsid w:val="006A131E"/>
    <w:rsid w:val="006A150F"/>
    <w:rsid w:val="006A19F7"/>
    <w:rsid w:val="006A29D7"/>
    <w:rsid w:val="006A3E9A"/>
    <w:rsid w:val="006A4117"/>
    <w:rsid w:val="006A4412"/>
    <w:rsid w:val="006A4448"/>
    <w:rsid w:val="006A4A6F"/>
    <w:rsid w:val="006A4A9B"/>
    <w:rsid w:val="006A5837"/>
    <w:rsid w:val="006A5951"/>
    <w:rsid w:val="006A5D93"/>
    <w:rsid w:val="006A6273"/>
    <w:rsid w:val="006A64A6"/>
    <w:rsid w:val="006A7DD7"/>
    <w:rsid w:val="006B008D"/>
    <w:rsid w:val="006B0201"/>
    <w:rsid w:val="006B0593"/>
    <w:rsid w:val="006B09EE"/>
    <w:rsid w:val="006B0AD8"/>
    <w:rsid w:val="006B1032"/>
    <w:rsid w:val="006B167A"/>
    <w:rsid w:val="006B17AB"/>
    <w:rsid w:val="006B18D8"/>
    <w:rsid w:val="006B2435"/>
    <w:rsid w:val="006B3074"/>
    <w:rsid w:val="006B308C"/>
    <w:rsid w:val="006B37DC"/>
    <w:rsid w:val="006B3CAD"/>
    <w:rsid w:val="006B3D34"/>
    <w:rsid w:val="006B3E8C"/>
    <w:rsid w:val="006B4615"/>
    <w:rsid w:val="006B4D2D"/>
    <w:rsid w:val="006B56DA"/>
    <w:rsid w:val="006B5FA5"/>
    <w:rsid w:val="006B68C0"/>
    <w:rsid w:val="006B6E0B"/>
    <w:rsid w:val="006B70A7"/>
    <w:rsid w:val="006B718B"/>
    <w:rsid w:val="006B7BCD"/>
    <w:rsid w:val="006B7E25"/>
    <w:rsid w:val="006B7F29"/>
    <w:rsid w:val="006B7F34"/>
    <w:rsid w:val="006C0375"/>
    <w:rsid w:val="006C03B4"/>
    <w:rsid w:val="006C07E4"/>
    <w:rsid w:val="006C08CB"/>
    <w:rsid w:val="006C0F1E"/>
    <w:rsid w:val="006C1E23"/>
    <w:rsid w:val="006C1E47"/>
    <w:rsid w:val="006C2325"/>
    <w:rsid w:val="006C2600"/>
    <w:rsid w:val="006C2E40"/>
    <w:rsid w:val="006C313F"/>
    <w:rsid w:val="006C37D0"/>
    <w:rsid w:val="006C3C57"/>
    <w:rsid w:val="006C3DD8"/>
    <w:rsid w:val="006C400C"/>
    <w:rsid w:val="006C43E0"/>
    <w:rsid w:val="006C497E"/>
    <w:rsid w:val="006C4A92"/>
    <w:rsid w:val="006C4B08"/>
    <w:rsid w:val="006C4BE6"/>
    <w:rsid w:val="006C4F2D"/>
    <w:rsid w:val="006C51E3"/>
    <w:rsid w:val="006C5264"/>
    <w:rsid w:val="006C5529"/>
    <w:rsid w:val="006C5E3A"/>
    <w:rsid w:val="006C60A0"/>
    <w:rsid w:val="006C61D1"/>
    <w:rsid w:val="006C62A9"/>
    <w:rsid w:val="006C63B6"/>
    <w:rsid w:val="006C6841"/>
    <w:rsid w:val="006C6A7B"/>
    <w:rsid w:val="006C6B1D"/>
    <w:rsid w:val="006C7167"/>
    <w:rsid w:val="006C77FA"/>
    <w:rsid w:val="006D0085"/>
    <w:rsid w:val="006D03F1"/>
    <w:rsid w:val="006D0A0E"/>
    <w:rsid w:val="006D1EC9"/>
    <w:rsid w:val="006D23D3"/>
    <w:rsid w:val="006D2532"/>
    <w:rsid w:val="006D2900"/>
    <w:rsid w:val="006D2BFE"/>
    <w:rsid w:val="006D2D86"/>
    <w:rsid w:val="006D307C"/>
    <w:rsid w:val="006D319B"/>
    <w:rsid w:val="006D33BC"/>
    <w:rsid w:val="006D35F7"/>
    <w:rsid w:val="006D4556"/>
    <w:rsid w:val="006D4925"/>
    <w:rsid w:val="006D50E5"/>
    <w:rsid w:val="006D5188"/>
    <w:rsid w:val="006D5FB5"/>
    <w:rsid w:val="006D62ED"/>
    <w:rsid w:val="006D6314"/>
    <w:rsid w:val="006D668A"/>
    <w:rsid w:val="006D6747"/>
    <w:rsid w:val="006D6BA2"/>
    <w:rsid w:val="006D6CBA"/>
    <w:rsid w:val="006D6DB8"/>
    <w:rsid w:val="006D7B88"/>
    <w:rsid w:val="006D7C40"/>
    <w:rsid w:val="006D7D31"/>
    <w:rsid w:val="006E171B"/>
    <w:rsid w:val="006E1813"/>
    <w:rsid w:val="006E18FA"/>
    <w:rsid w:val="006E2632"/>
    <w:rsid w:val="006E2949"/>
    <w:rsid w:val="006E2FE4"/>
    <w:rsid w:val="006E313D"/>
    <w:rsid w:val="006E32DE"/>
    <w:rsid w:val="006E4224"/>
    <w:rsid w:val="006E462A"/>
    <w:rsid w:val="006E4972"/>
    <w:rsid w:val="006E49C5"/>
    <w:rsid w:val="006E5242"/>
    <w:rsid w:val="006E56F3"/>
    <w:rsid w:val="006E6077"/>
    <w:rsid w:val="006E6A06"/>
    <w:rsid w:val="006E7530"/>
    <w:rsid w:val="006E7847"/>
    <w:rsid w:val="006E7A5C"/>
    <w:rsid w:val="006E7AD9"/>
    <w:rsid w:val="006E7C8F"/>
    <w:rsid w:val="006F08B7"/>
    <w:rsid w:val="006F0971"/>
    <w:rsid w:val="006F0D92"/>
    <w:rsid w:val="006F0DE5"/>
    <w:rsid w:val="006F1031"/>
    <w:rsid w:val="006F14DB"/>
    <w:rsid w:val="006F19D4"/>
    <w:rsid w:val="006F1E21"/>
    <w:rsid w:val="006F2185"/>
    <w:rsid w:val="006F24CD"/>
    <w:rsid w:val="006F25B4"/>
    <w:rsid w:val="006F2E1B"/>
    <w:rsid w:val="006F34F1"/>
    <w:rsid w:val="006F381A"/>
    <w:rsid w:val="006F3BE0"/>
    <w:rsid w:val="006F3EE6"/>
    <w:rsid w:val="006F41FA"/>
    <w:rsid w:val="006F47D0"/>
    <w:rsid w:val="006F493A"/>
    <w:rsid w:val="006F497B"/>
    <w:rsid w:val="006F4F45"/>
    <w:rsid w:val="006F4F7E"/>
    <w:rsid w:val="006F507A"/>
    <w:rsid w:val="006F5C49"/>
    <w:rsid w:val="006F5D96"/>
    <w:rsid w:val="006F5F6D"/>
    <w:rsid w:val="006F64A1"/>
    <w:rsid w:val="006F656B"/>
    <w:rsid w:val="006F6A8B"/>
    <w:rsid w:val="006F6D98"/>
    <w:rsid w:val="006F6EE8"/>
    <w:rsid w:val="006F7229"/>
    <w:rsid w:val="006F76E8"/>
    <w:rsid w:val="006F785E"/>
    <w:rsid w:val="00700321"/>
    <w:rsid w:val="00700BFD"/>
    <w:rsid w:val="007010CB"/>
    <w:rsid w:val="00701633"/>
    <w:rsid w:val="00701E6E"/>
    <w:rsid w:val="007028F9"/>
    <w:rsid w:val="00702DD6"/>
    <w:rsid w:val="00702E0D"/>
    <w:rsid w:val="00702FE5"/>
    <w:rsid w:val="0070378A"/>
    <w:rsid w:val="00703909"/>
    <w:rsid w:val="00703F0E"/>
    <w:rsid w:val="007041B7"/>
    <w:rsid w:val="0070427C"/>
    <w:rsid w:val="00704879"/>
    <w:rsid w:val="00704886"/>
    <w:rsid w:val="00704FBC"/>
    <w:rsid w:val="0070536E"/>
    <w:rsid w:val="007054B1"/>
    <w:rsid w:val="0070554F"/>
    <w:rsid w:val="007056DA"/>
    <w:rsid w:val="00705840"/>
    <w:rsid w:val="00705CDB"/>
    <w:rsid w:val="007067C8"/>
    <w:rsid w:val="007068A6"/>
    <w:rsid w:val="00706BE3"/>
    <w:rsid w:val="0070729F"/>
    <w:rsid w:val="0070757F"/>
    <w:rsid w:val="007077FF"/>
    <w:rsid w:val="00707828"/>
    <w:rsid w:val="007114C9"/>
    <w:rsid w:val="00711667"/>
    <w:rsid w:val="007119F2"/>
    <w:rsid w:val="00712025"/>
    <w:rsid w:val="0071254C"/>
    <w:rsid w:val="007126DC"/>
    <w:rsid w:val="00712900"/>
    <w:rsid w:val="00712974"/>
    <w:rsid w:val="0071367A"/>
    <w:rsid w:val="0071474F"/>
    <w:rsid w:val="00714BFD"/>
    <w:rsid w:val="00714C19"/>
    <w:rsid w:val="007150EF"/>
    <w:rsid w:val="00715A99"/>
    <w:rsid w:val="00715AE6"/>
    <w:rsid w:val="00715F00"/>
    <w:rsid w:val="00716005"/>
    <w:rsid w:val="007163C9"/>
    <w:rsid w:val="00716CC5"/>
    <w:rsid w:val="00716FB4"/>
    <w:rsid w:val="00716FD0"/>
    <w:rsid w:val="0071707C"/>
    <w:rsid w:val="007174F0"/>
    <w:rsid w:val="00717921"/>
    <w:rsid w:val="007179A6"/>
    <w:rsid w:val="00717BB3"/>
    <w:rsid w:val="00720B0D"/>
    <w:rsid w:val="007211A3"/>
    <w:rsid w:val="007212B9"/>
    <w:rsid w:val="007212E5"/>
    <w:rsid w:val="00721941"/>
    <w:rsid w:val="00721A5B"/>
    <w:rsid w:val="00721C22"/>
    <w:rsid w:val="00721E6A"/>
    <w:rsid w:val="00721E75"/>
    <w:rsid w:val="00722229"/>
    <w:rsid w:val="00722328"/>
    <w:rsid w:val="0072240A"/>
    <w:rsid w:val="00722822"/>
    <w:rsid w:val="00722E30"/>
    <w:rsid w:val="00722FD7"/>
    <w:rsid w:val="0072353D"/>
    <w:rsid w:val="0072363A"/>
    <w:rsid w:val="0072378C"/>
    <w:rsid w:val="00723995"/>
    <w:rsid w:val="00723A41"/>
    <w:rsid w:val="0072427D"/>
    <w:rsid w:val="00724781"/>
    <w:rsid w:val="00725054"/>
    <w:rsid w:val="00725278"/>
    <w:rsid w:val="007253DB"/>
    <w:rsid w:val="0072541A"/>
    <w:rsid w:val="007256B5"/>
    <w:rsid w:val="0072593A"/>
    <w:rsid w:val="00725A23"/>
    <w:rsid w:val="00725ED1"/>
    <w:rsid w:val="00725EE7"/>
    <w:rsid w:val="00726273"/>
    <w:rsid w:val="00726996"/>
    <w:rsid w:val="00726AED"/>
    <w:rsid w:val="00726F69"/>
    <w:rsid w:val="00727290"/>
    <w:rsid w:val="007300F4"/>
    <w:rsid w:val="007301C3"/>
    <w:rsid w:val="00730BD4"/>
    <w:rsid w:val="00730FCF"/>
    <w:rsid w:val="007316C5"/>
    <w:rsid w:val="00731ABF"/>
    <w:rsid w:val="00731F11"/>
    <w:rsid w:val="0073215B"/>
    <w:rsid w:val="007322A7"/>
    <w:rsid w:val="007327EE"/>
    <w:rsid w:val="007327FD"/>
    <w:rsid w:val="00732B1E"/>
    <w:rsid w:val="00732D24"/>
    <w:rsid w:val="00733110"/>
    <w:rsid w:val="00733527"/>
    <w:rsid w:val="00733684"/>
    <w:rsid w:val="00733801"/>
    <w:rsid w:val="0073382A"/>
    <w:rsid w:val="00733BCA"/>
    <w:rsid w:val="00733D67"/>
    <w:rsid w:val="007347C6"/>
    <w:rsid w:val="007348B2"/>
    <w:rsid w:val="00735822"/>
    <w:rsid w:val="007359DB"/>
    <w:rsid w:val="00735B37"/>
    <w:rsid w:val="0073724D"/>
    <w:rsid w:val="007372A7"/>
    <w:rsid w:val="00737381"/>
    <w:rsid w:val="00737D5B"/>
    <w:rsid w:val="00737DE8"/>
    <w:rsid w:val="00740865"/>
    <w:rsid w:val="00740F91"/>
    <w:rsid w:val="007411C2"/>
    <w:rsid w:val="00741279"/>
    <w:rsid w:val="007417D6"/>
    <w:rsid w:val="00741BA2"/>
    <w:rsid w:val="00741FFF"/>
    <w:rsid w:val="0074205C"/>
    <w:rsid w:val="007425BC"/>
    <w:rsid w:val="0074264E"/>
    <w:rsid w:val="00742722"/>
    <w:rsid w:val="0074293A"/>
    <w:rsid w:val="00742BB4"/>
    <w:rsid w:val="00743DD4"/>
    <w:rsid w:val="00743E26"/>
    <w:rsid w:val="00743F10"/>
    <w:rsid w:val="0074406E"/>
    <w:rsid w:val="007444B3"/>
    <w:rsid w:val="007449CC"/>
    <w:rsid w:val="00744A2D"/>
    <w:rsid w:val="00744DC8"/>
    <w:rsid w:val="007452E2"/>
    <w:rsid w:val="00745891"/>
    <w:rsid w:val="00745D5E"/>
    <w:rsid w:val="00746084"/>
    <w:rsid w:val="00746265"/>
    <w:rsid w:val="00746AB1"/>
    <w:rsid w:val="00746EDD"/>
    <w:rsid w:val="00747302"/>
    <w:rsid w:val="0075023C"/>
    <w:rsid w:val="00750437"/>
    <w:rsid w:val="00750620"/>
    <w:rsid w:val="00750AE0"/>
    <w:rsid w:val="00750D64"/>
    <w:rsid w:val="00750F39"/>
    <w:rsid w:val="00751643"/>
    <w:rsid w:val="00751BC6"/>
    <w:rsid w:val="00751FB9"/>
    <w:rsid w:val="007523BF"/>
    <w:rsid w:val="0075240E"/>
    <w:rsid w:val="0075287D"/>
    <w:rsid w:val="00752899"/>
    <w:rsid w:val="007531E7"/>
    <w:rsid w:val="0075404E"/>
    <w:rsid w:val="007541BF"/>
    <w:rsid w:val="00754354"/>
    <w:rsid w:val="007548A3"/>
    <w:rsid w:val="00754D4C"/>
    <w:rsid w:val="0075508A"/>
    <w:rsid w:val="0075519E"/>
    <w:rsid w:val="0075562C"/>
    <w:rsid w:val="007558FA"/>
    <w:rsid w:val="0075592C"/>
    <w:rsid w:val="00755D4F"/>
    <w:rsid w:val="007569AD"/>
    <w:rsid w:val="00756F04"/>
    <w:rsid w:val="007579D2"/>
    <w:rsid w:val="00760523"/>
    <w:rsid w:val="00760B27"/>
    <w:rsid w:val="00760D4F"/>
    <w:rsid w:val="0076128F"/>
    <w:rsid w:val="0076221A"/>
    <w:rsid w:val="007628DB"/>
    <w:rsid w:val="00763640"/>
    <w:rsid w:val="007637EA"/>
    <w:rsid w:val="0076390F"/>
    <w:rsid w:val="00764006"/>
    <w:rsid w:val="007643F6"/>
    <w:rsid w:val="007645B4"/>
    <w:rsid w:val="00764652"/>
    <w:rsid w:val="007646CE"/>
    <w:rsid w:val="00764973"/>
    <w:rsid w:val="00764A44"/>
    <w:rsid w:val="00764AD2"/>
    <w:rsid w:val="00764C00"/>
    <w:rsid w:val="00764E02"/>
    <w:rsid w:val="00765197"/>
    <w:rsid w:val="00765F12"/>
    <w:rsid w:val="0076640A"/>
    <w:rsid w:val="00766531"/>
    <w:rsid w:val="00766608"/>
    <w:rsid w:val="0076693B"/>
    <w:rsid w:val="0076699F"/>
    <w:rsid w:val="00766EE7"/>
    <w:rsid w:val="00766FE4"/>
    <w:rsid w:val="007670CA"/>
    <w:rsid w:val="007671DB"/>
    <w:rsid w:val="00767D2E"/>
    <w:rsid w:val="007708BC"/>
    <w:rsid w:val="00770C1C"/>
    <w:rsid w:val="0077107E"/>
    <w:rsid w:val="00772785"/>
    <w:rsid w:val="00772C20"/>
    <w:rsid w:val="00772DAB"/>
    <w:rsid w:val="00773714"/>
    <w:rsid w:val="007742F9"/>
    <w:rsid w:val="00775392"/>
    <w:rsid w:val="00775426"/>
    <w:rsid w:val="00775CFF"/>
    <w:rsid w:val="00775F0E"/>
    <w:rsid w:val="00776141"/>
    <w:rsid w:val="007761FC"/>
    <w:rsid w:val="007766E5"/>
    <w:rsid w:val="007768F6"/>
    <w:rsid w:val="00776A02"/>
    <w:rsid w:val="007772D5"/>
    <w:rsid w:val="00777A33"/>
    <w:rsid w:val="00777BBA"/>
    <w:rsid w:val="00777CAC"/>
    <w:rsid w:val="007805D2"/>
    <w:rsid w:val="007805F0"/>
    <w:rsid w:val="00780641"/>
    <w:rsid w:val="00780B6E"/>
    <w:rsid w:val="00780C59"/>
    <w:rsid w:val="00780E62"/>
    <w:rsid w:val="00780FCE"/>
    <w:rsid w:val="00781070"/>
    <w:rsid w:val="0078143B"/>
    <w:rsid w:val="00781504"/>
    <w:rsid w:val="00781E65"/>
    <w:rsid w:val="00781EA3"/>
    <w:rsid w:val="00781ECE"/>
    <w:rsid w:val="007821BF"/>
    <w:rsid w:val="007824CE"/>
    <w:rsid w:val="00782904"/>
    <w:rsid w:val="00782F3F"/>
    <w:rsid w:val="00783139"/>
    <w:rsid w:val="0078381F"/>
    <w:rsid w:val="00784009"/>
    <w:rsid w:val="00784100"/>
    <w:rsid w:val="00784376"/>
    <w:rsid w:val="00784A5D"/>
    <w:rsid w:val="00784C8E"/>
    <w:rsid w:val="00784EED"/>
    <w:rsid w:val="00785514"/>
    <w:rsid w:val="00785779"/>
    <w:rsid w:val="00785C67"/>
    <w:rsid w:val="00786230"/>
    <w:rsid w:val="0078640F"/>
    <w:rsid w:val="007864C5"/>
    <w:rsid w:val="00786EA7"/>
    <w:rsid w:val="00787246"/>
    <w:rsid w:val="00787285"/>
    <w:rsid w:val="0078797C"/>
    <w:rsid w:val="00787FF6"/>
    <w:rsid w:val="007902EB"/>
    <w:rsid w:val="00790392"/>
    <w:rsid w:val="007904C5"/>
    <w:rsid w:val="00790884"/>
    <w:rsid w:val="007908FB"/>
    <w:rsid w:val="00790B1C"/>
    <w:rsid w:val="007910DA"/>
    <w:rsid w:val="007910F5"/>
    <w:rsid w:val="00791D11"/>
    <w:rsid w:val="0079233D"/>
    <w:rsid w:val="007923ED"/>
    <w:rsid w:val="00792473"/>
    <w:rsid w:val="00792D92"/>
    <w:rsid w:val="00793496"/>
    <w:rsid w:val="00793505"/>
    <w:rsid w:val="00793CA5"/>
    <w:rsid w:val="00793CB3"/>
    <w:rsid w:val="00794364"/>
    <w:rsid w:val="00794739"/>
    <w:rsid w:val="00795118"/>
    <w:rsid w:val="007955B5"/>
    <w:rsid w:val="007957A2"/>
    <w:rsid w:val="007959CF"/>
    <w:rsid w:val="00795D18"/>
    <w:rsid w:val="00796010"/>
    <w:rsid w:val="00796286"/>
    <w:rsid w:val="007964F9"/>
    <w:rsid w:val="00796611"/>
    <w:rsid w:val="00796787"/>
    <w:rsid w:val="00796909"/>
    <w:rsid w:val="00796C7E"/>
    <w:rsid w:val="007971D8"/>
    <w:rsid w:val="00797907"/>
    <w:rsid w:val="00797EF1"/>
    <w:rsid w:val="00797FB2"/>
    <w:rsid w:val="007A01C5"/>
    <w:rsid w:val="007A0CE6"/>
    <w:rsid w:val="007A0F0B"/>
    <w:rsid w:val="007A15BA"/>
    <w:rsid w:val="007A189D"/>
    <w:rsid w:val="007A1948"/>
    <w:rsid w:val="007A233E"/>
    <w:rsid w:val="007A23B2"/>
    <w:rsid w:val="007A24CD"/>
    <w:rsid w:val="007A2A08"/>
    <w:rsid w:val="007A2DEF"/>
    <w:rsid w:val="007A3238"/>
    <w:rsid w:val="007A3628"/>
    <w:rsid w:val="007A38BA"/>
    <w:rsid w:val="007A3A82"/>
    <w:rsid w:val="007A4612"/>
    <w:rsid w:val="007A4722"/>
    <w:rsid w:val="007A488E"/>
    <w:rsid w:val="007A4943"/>
    <w:rsid w:val="007A494F"/>
    <w:rsid w:val="007A51E9"/>
    <w:rsid w:val="007A53FC"/>
    <w:rsid w:val="007A5411"/>
    <w:rsid w:val="007A5473"/>
    <w:rsid w:val="007A55DD"/>
    <w:rsid w:val="007A5704"/>
    <w:rsid w:val="007A5B62"/>
    <w:rsid w:val="007A5C13"/>
    <w:rsid w:val="007A645A"/>
    <w:rsid w:val="007A65C5"/>
    <w:rsid w:val="007A680D"/>
    <w:rsid w:val="007A6DA3"/>
    <w:rsid w:val="007A6F69"/>
    <w:rsid w:val="007A7497"/>
    <w:rsid w:val="007A777C"/>
    <w:rsid w:val="007B06B9"/>
    <w:rsid w:val="007B075D"/>
    <w:rsid w:val="007B07E5"/>
    <w:rsid w:val="007B08EA"/>
    <w:rsid w:val="007B0CC2"/>
    <w:rsid w:val="007B1552"/>
    <w:rsid w:val="007B1E2F"/>
    <w:rsid w:val="007B2B2E"/>
    <w:rsid w:val="007B306A"/>
    <w:rsid w:val="007B3278"/>
    <w:rsid w:val="007B339B"/>
    <w:rsid w:val="007B33BB"/>
    <w:rsid w:val="007B34D4"/>
    <w:rsid w:val="007B40A6"/>
    <w:rsid w:val="007B4538"/>
    <w:rsid w:val="007B469C"/>
    <w:rsid w:val="007B4B6C"/>
    <w:rsid w:val="007B50FD"/>
    <w:rsid w:val="007B5126"/>
    <w:rsid w:val="007B5B88"/>
    <w:rsid w:val="007B6091"/>
    <w:rsid w:val="007B633A"/>
    <w:rsid w:val="007B6397"/>
    <w:rsid w:val="007B7843"/>
    <w:rsid w:val="007C079A"/>
    <w:rsid w:val="007C0B2C"/>
    <w:rsid w:val="007C0FAF"/>
    <w:rsid w:val="007C10D9"/>
    <w:rsid w:val="007C182A"/>
    <w:rsid w:val="007C2BFC"/>
    <w:rsid w:val="007C2FC3"/>
    <w:rsid w:val="007C3141"/>
    <w:rsid w:val="007C39C8"/>
    <w:rsid w:val="007C3A1D"/>
    <w:rsid w:val="007C3FE4"/>
    <w:rsid w:val="007C44BF"/>
    <w:rsid w:val="007C4CAB"/>
    <w:rsid w:val="007C5451"/>
    <w:rsid w:val="007C59B2"/>
    <w:rsid w:val="007C62BA"/>
    <w:rsid w:val="007C6456"/>
    <w:rsid w:val="007C6ACF"/>
    <w:rsid w:val="007C6D9C"/>
    <w:rsid w:val="007C6F37"/>
    <w:rsid w:val="007C7106"/>
    <w:rsid w:val="007C728D"/>
    <w:rsid w:val="007C7B8E"/>
    <w:rsid w:val="007C7BEB"/>
    <w:rsid w:val="007C7E9F"/>
    <w:rsid w:val="007D049F"/>
    <w:rsid w:val="007D04D3"/>
    <w:rsid w:val="007D0507"/>
    <w:rsid w:val="007D10BC"/>
    <w:rsid w:val="007D1172"/>
    <w:rsid w:val="007D195C"/>
    <w:rsid w:val="007D2282"/>
    <w:rsid w:val="007D2580"/>
    <w:rsid w:val="007D272E"/>
    <w:rsid w:val="007D2AA4"/>
    <w:rsid w:val="007D2ACF"/>
    <w:rsid w:val="007D2D07"/>
    <w:rsid w:val="007D3063"/>
    <w:rsid w:val="007D3A53"/>
    <w:rsid w:val="007D3DD7"/>
    <w:rsid w:val="007D3E20"/>
    <w:rsid w:val="007D3F7E"/>
    <w:rsid w:val="007D40FF"/>
    <w:rsid w:val="007D43A4"/>
    <w:rsid w:val="007D5DAB"/>
    <w:rsid w:val="007D61EB"/>
    <w:rsid w:val="007D6608"/>
    <w:rsid w:val="007D6F2B"/>
    <w:rsid w:val="007D709F"/>
    <w:rsid w:val="007D74D9"/>
    <w:rsid w:val="007D7569"/>
    <w:rsid w:val="007D76FC"/>
    <w:rsid w:val="007D7804"/>
    <w:rsid w:val="007D7A45"/>
    <w:rsid w:val="007D7AC3"/>
    <w:rsid w:val="007E0D81"/>
    <w:rsid w:val="007E0F01"/>
    <w:rsid w:val="007E1420"/>
    <w:rsid w:val="007E1B65"/>
    <w:rsid w:val="007E22AB"/>
    <w:rsid w:val="007E23C3"/>
    <w:rsid w:val="007E2755"/>
    <w:rsid w:val="007E275D"/>
    <w:rsid w:val="007E27E1"/>
    <w:rsid w:val="007E2B83"/>
    <w:rsid w:val="007E2DCB"/>
    <w:rsid w:val="007E31BD"/>
    <w:rsid w:val="007E3AE8"/>
    <w:rsid w:val="007E3D77"/>
    <w:rsid w:val="007E3E53"/>
    <w:rsid w:val="007E420F"/>
    <w:rsid w:val="007E444F"/>
    <w:rsid w:val="007E4891"/>
    <w:rsid w:val="007E4C38"/>
    <w:rsid w:val="007E50BB"/>
    <w:rsid w:val="007E5115"/>
    <w:rsid w:val="007E59ED"/>
    <w:rsid w:val="007E5C42"/>
    <w:rsid w:val="007E5CB6"/>
    <w:rsid w:val="007E5DDF"/>
    <w:rsid w:val="007E5F29"/>
    <w:rsid w:val="007E6011"/>
    <w:rsid w:val="007E602A"/>
    <w:rsid w:val="007E620A"/>
    <w:rsid w:val="007E6636"/>
    <w:rsid w:val="007E68B7"/>
    <w:rsid w:val="007E6FE7"/>
    <w:rsid w:val="007E7004"/>
    <w:rsid w:val="007E729F"/>
    <w:rsid w:val="007E7312"/>
    <w:rsid w:val="007E7E24"/>
    <w:rsid w:val="007E7F45"/>
    <w:rsid w:val="007F051C"/>
    <w:rsid w:val="007F0800"/>
    <w:rsid w:val="007F0843"/>
    <w:rsid w:val="007F10ED"/>
    <w:rsid w:val="007F181E"/>
    <w:rsid w:val="007F19D0"/>
    <w:rsid w:val="007F2372"/>
    <w:rsid w:val="007F25D2"/>
    <w:rsid w:val="007F2989"/>
    <w:rsid w:val="007F3A98"/>
    <w:rsid w:val="007F3C57"/>
    <w:rsid w:val="007F431B"/>
    <w:rsid w:val="007F455A"/>
    <w:rsid w:val="007F46FD"/>
    <w:rsid w:val="007F4776"/>
    <w:rsid w:val="007F599F"/>
    <w:rsid w:val="007F5C86"/>
    <w:rsid w:val="007F5CB6"/>
    <w:rsid w:val="007F5E01"/>
    <w:rsid w:val="007F6318"/>
    <w:rsid w:val="007F7159"/>
    <w:rsid w:val="007F7B0D"/>
    <w:rsid w:val="007F7F37"/>
    <w:rsid w:val="0080007E"/>
    <w:rsid w:val="00800324"/>
    <w:rsid w:val="008008D7"/>
    <w:rsid w:val="00800A05"/>
    <w:rsid w:val="0080134B"/>
    <w:rsid w:val="00801D57"/>
    <w:rsid w:val="008024A9"/>
    <w:rsid w:val="00802905"/>
    <w:rsid w:val="008037A5"/>
    <w:rsid w:val="00803D2C"/>
    <w:rsid w:val="00803FD2"/>
    <w:rsid w:val="00804871"/>
    <w:rsid w:val="008048CA"/>
    <w:rsid w:val="00804B18"/>
    <w:rsid w:val="008053C4"/>
    <w:rsid w:val="0080562D"/>
    <w:rsid w:val="0080584E"/>
    <w:rsid w:val="00806644"/>
    <w:rsid w:val="008067BD"/>
    <w:rsid w:val="0080744E"/>
    <w:rsid w:val="00807450"/>
    <w:rsid w:val="00807586"/>
    <w:rsid w:val="008077EA"/>
    <w:rsid w:val="00807CEA"/>
    <w:rsid w:val="00807D15"/>
    <w:rsid w:val="008100A8"/>
    <w:rsid w:val="0081016E"/>
    <w:rsid w:val="0081032F"/>
    <w:rsid w:val="008104DF"/>
    <w:rsid w:val="00810B60"/>
    <w:rsid w:val="00810E66"/>
    <w:rsid w:val="008118C0"/>
    <w:rsid w:val="00811D34"/>
    <w:rsid w:val="00811F2D"/>
    <w:rsid w:val="00811F7B"/>
    <w:rsid w:val="00812004"/>
    <w:rsid w:val="008129AA"/>
    <w:rsid w:val="008129B1"/>
    <w:rsid w:val="00813D02"/>
    <w:rsid w:val="00814484"/>
    <w:rsid w:val="00814989"/>
    <w:rsid w:val="00814A3E"/>
    <w:rsid w:val="008150D5"/>
    <w:rsid w:val="00815658"/>
    <w:rsid w:val="00815B01"/>
    <w:rsid w:val="00815DBA"/>
    <w:rsid w:val="0081645B"/>
    <w:rsid w:val="008167FE"/>
    <w:rsid w:val="0081736F"/>
    <w:rsid w:val="00817824"/>
    <w:rsid w:val="00817F4E"/>
    <w:rsid w:val="00817F89"/>
    <w:rsid w:val="0082071D"/>
    <w:rsid w:val="0082089F"/>
    <w:rsid w:val="00821432"/>
    <w:rsid w:val="0082173C"/>
    <w:rsid w:val="008217D2"/>
    <w:rsid w:val="00821DE4"/>
    <w:rsid w:val="00822289"/>
    <w:rsid w:val="00822619"/>
    <w:rsid w:val="00822E95"/>
    <w:rsid w:val="008234BD"/>
    <w:rsid w:val="00823976"/>
    <w:rsid w:val="008239AA"/>
    <w:rsid w:val="00823AF9"/>
    <w:rsid w:val="00824956"/>
    <w:rsid w:val="00824B54"/>
    <w:rsid w:val="00825887"/>
    <w:rsid w:val="00825DAE"/>
    <w:rsid w:val="00826703"/>
    <w:rsid w:val="00826C9C"/>
    <w:rsid w:val="0082716F"/>
    <w:rsid w:val="00827C4D"/>
    <w:rsid w:val="00827D2C"/>
    <w:rsid w:val="0083039A"/>
    <w:rsid w:val="008303EC"/>
    <w:rsid w:val="00830431"/>
    <w:rsid w:val="00830EAB"/>
    <w:rsid w:val="00831033"/>
    <w:rsid w:val="00831120"/>
    <w:rsid w:val="008315AE"/>
    <w:rsid w:val="00831666"/>
    <w:rsid w:val="00831C98"/>
    <w:rsid w:val="00831D2E"/>
    <w:rsid w:val="00832D8F"/>
    <w:rsid w:val="00832E27"/>
    <w:rsid w:val="00832E33"/>
    <w:rsid w:val="00833078"/>
    <w:rsid w:val="008331D2"/>
    <w:rsid w:val="00833430"/>
    <w:rsid w:val="00833C91"/>
    <w:rsid w:val="00833D61"/>
    <w:rsid w:val="008344E1"/>
    <w:rsid w:val="008345FF"/>
    <w:rsid w:val="008347C8"/>
    <w:rsid w:val="00834A5F"/>
    <w:rsid w:val="0083517E"/>
    <w:rsid w:val="00835BEA"/>
    <w:rsid w:val="00835E96"/>
    <w:rsid w:val="00836081"/>
    <w:rsid w:val="008363EF"/>
    <w:rsid w:val="00837593"/>
    <w:rsid w:val="00837F15"/>
    <w:rsid w:val="008402DD"/>
    <w:rsid w:val="00840B89"/>
    <w:rsid w:val="00840E9D"/>
    <w:rsid w:val="008415A0"/>
    <w:rsid w:val="0084222C"/>
    <w:rsid w:val="008423F3"/>
    <w:rsid w:val="00842811"/>
    <w:rsid w:val="00842E56"/>
    <w:rsid w:val="00842EE0"/>
    <w:rsid w:val="00843510"/>
    <w:rsid w:val="008437D7"/>
    <w:rsid w:val="00843C0F"/>
    <w:rsid w:val="008443F2"/>
    <w:rsid w:val="00844646"/>
    <w:rsid w:val="00845915"/>
    <w:rsid w:val="00845CBF"/>
    <w:rsid w:val="00845D2F"/>
    <w:rsid w:val="00845EC8"/>
    <w:rsid w:val="00846724"/>
    <w:rsid w:val="00846FBD"/>
    <w:rsid w:val="008471ED"/>
    <w:rsid w:val="00847261"/>
    <w:rsid w:val="008517D6"/>
    <w:rsid w:val="00851F30"/>
    <w:rsid w:val="0085202A"/>
    <w:rsid w:val="00852078"/>
    <w:rsid w:val="00852421"/>
    <w:rsid w:val="008524E5"/>
    <w:rsid w:val="0085266F"/>
    <w:rsid w:val="00852F08"/>
    <w:rsid w:val="00852F37"/>
    <w:rsid w:val="00853BBB"/>
    <w:rsid w:val="00853D21"/>
    <w:rsid w:val="00853F1C"/>
    <w:rsid w:val="00853FBD"/>
    <w:rsid w:val="008544AA"/>
    <w:rsid w:val="00854646"/>
    <w:rsid w:val="0085467F"/>
    <w:rsid w:val="008549E2"/>
    <w:rsid w:val="00854AA0"/>
    <w:rsid w:val="00854BD0"/>
    <w:rsid w:val="008555C1"/>
    <w:rsid w:val="00855E6B"/>
    <w:rsid w:val="00856087"/>
    <w:rsid w:val="0085622F"/>
    <w:rsid w:val="0085640C"/>
    <w:rsid w:val="00856C38"/>
    <w:rsid w:val="00856D35"/>
    <w:rsid w:val="00856DE1"/>
    <w:rsid w:val="00856DF4"/>
    <w:rsid w:val="00856EBE"/>
    <w:rsid w:val="00856F8D"/>
    <w:rsid w:val="008571C8"/>
    <w:rsid w:val="008573A1"/>
    <w:rsid w:val="00857400"/>
    <w:rsid w:val="00857F96"/>
    <w:rsid w:val="00860232"/>
    <w:rsid w:val="0086024B"/>
    <w:rsid w:val="008605AA"/>
    <w:rsid w:val="00860A46"/>
    <w:rsid w:val="0086131E"/>
    <w:rsid w:val="00861466"/>
    <w:rsid w:val="008615D8"/>
    <w:rsid w:val="008616BE"/>
    <w:rsid w:val="00861780"/>
    <w:rsid w:val="008618D6"/>
    <w:rsid w:val="008619B3"/>
    <w:rsid w:val="00862153"/>
    <w:rsid w:val="0086283E"/>
    <w:rsid w:val="008629C1"/>
    <w:rsid w:val="008629FF"/>
    <w:rsid w:val="008637D6"/>
    <w:rsid w:val="00863A1A"/>
    <w:rsid w:val="00863CA8"/>
    <w:rsid w:val="00864150"/>
    <w:rsid w:val="00864567"/>
    <w:rsid w:val="0086472E"/>
    <w:rsid w:val="008649FE"/>
    <w:rsid w:val="00864ECF"/>
    <w:rsid w:val="008650A8"/>
    <w:rsid w:val="00865354"/>
    <w:rsid w:val="008654CB"/>
    <w:rsid w:val="0086577A"/>
    <w:rsid w:val="008658E2"/>
    <w:rsid w:val="0086591D"/>
    <w:rsid w:val="00865987"/>
    <w:rsid w:val="00865B05"/>
    <w:rsid w:val="00865D58"/>
    <w:rsid w:val="008660B4"/>
    <w:rsid w:val="00866319"/>
    <w:rsid w:val="008664A3"/>
    <w:rsid w:val="008665AD"/>
    <w:rsid w:val="00866680"/>
    <w:rsid w:val="0086670C"/>
    <w:rsid w:val="00866783"/>
    <w:rsid w:val="008672DE"/>
    <w:rsid w:val="00867950"/>
    <w:rsid w:val="00867C9B"/>
    <w:rsid w:val="00867D7A"/>
    <w:rsid w:val="00870CD3"/>
    <w:rsid w:val="00870EEC"/>
    <w:rsid w:val="00871113"/>
    <w:rsid w:val="00871DB4"/>
    <w:rsid w:val="00871FD4"/>
    <w:rsid w:val="008721B4"/>
    <w:rsid w:val="00872547"/>
    <w:rsid w:val="008726B6"/>
    <w:rsid w:val="008726D5"/>
    <w:rsid w:val="008730B7"/>
    <w:rsid w:val="00873350"/>
    <w:rsid w:val="00873822"/>
    <w:rsid w:val="00873B3A"/>
    <w:rsid w:val="00873BB4"/>
    <w:rsid w:val="008742B2"/>
    <w:rsid w:val="00874729"/>
    <w:rsid w:val="00874847"/>
    <w:rsid w:val="008749EB"/>
    <w:rsid w:val="00874B03"/>
    <w:rsid w:val="00874DBF"/>
    <w:rsid w:val="00874FD4"/>
    <w:rsid w:val="00875407"/>
    <w:rsid w:val="008754AF"/>
    <w:rsid w:val="008756FB"/>
    <w:rsid w:val="00875DD2"/>
    <w:rsid w:val="00876489"/>
    <w:rsid w:val="00876B03"/>
    <w:rsid w:val="00876E48"/>
    <w:rsid w:val="00877A05"/>
    <w:rsid w:val="00877F80"/>
    <w:rsid w:val="008801C1"/>
    <w:rsid w:val="00880519"/>
    <w:rsid w:val="0088105D"/>
    <w:rsid w:val="0088111C"/>
    <w:rsid w:val="00881271"/>
    <w:rsid w:val="00881510"/>
    <w:rsid w:val="00881635"/>
    <w:rsid w:val="008816C2"/>
    <w:rsid w:val="00881A01"/>
    <w:rsid w:val="00882187"/>
    <w:rsid w:val="00882F2E"/>
    <w:rsid w:val="00882F7E"/>
    <w:rsid w:val="00883322"/>
    <w:rsid w:val="00883392"/>
    <w:rsid w:val="008835D0"/>
    <w:rsid w:val="0088396C"/>
    <w:rsid w:val="00883B64"/>
    <w:rsid w:val="00883C04"/>
    <w:rsid w:val="00883E5A"/>
    <w:rsid w:val="00884221"/>
    <w:rsid w:val="008844E6"/>
    <w:rsid w:val="00884630"/>
    <w:rsid w:val="008848FA"/>
    <w:rsid w:val="008849F2"/>
    <w:rsid w:val="00884E9D"/>
    <w:rsid w:val="00885224"/>
    <w:rsid w:val="008858C5"/>
    <w:rsid w:val="00885C2E"/>
    <w:rsid w:val="00885D81"/>
    <w:rsid w:val="00885D86"/>
    <w:rsid w:val="008863ED"/>
    <w:rsid w:val="00886E40"/>
    <w:rsid w:val="00886EF6"/>
    <w:rsid w:val="00886F1D"/>
    <w:rsid w:val="00890031"/>
    <w:rsid w:val="008901F5"/>
    <w:rsid w:val="008903D0"/>
    <w:rsid w:val="00890C3A"/>
    <w:rsid w:val="00891BB2"/>
    <w:rsid w:val="00891DB7"/>
    <w:rsid w:val="00891DE4"/>
    <w:rsid w:val="008924A0"/>
    <w:rsid w:val="008937A6"/>
    <w:rsid w:val="00893B75"/>
    <w:rsid w:val="0089402A"/>
    <w:rsid w:val="008943B2"/>
    <w:rsid w:val="008949A9"/>
    <w:rsid w:val="0089527A"/>
    <w:rsid w:val="0089588A"/>
    <w:rsid w:val="00895CC1"/>
    <w:rsid w:val="0089651D"/>
    <w:rsid w:val="00896764"/>
    <w:rsid w:val="008967BD"/>
    <w:rsid w:val="008968D8"/>
    <w:rsid w:val="00896BF3"/>
    <w:rsid w:val="00897BBF"/>
    <w:rsid w:val="00897D81"/>
    <w:rsid w:val="008A0345"/>
    <w:rsid w:val="008A0570"/>
    <w:rsid w:val="008A06C6"/>
    <w:rsid w:val="008A079B"/>
    <w:rsid w:val="008A0C92"/>
    <w:rsid w:val="008A0DAC"/>
    <w:rsid w:val="008A1BA2"/>
    <w:rsid w:val="008A1F9B"/>
    <w:rsid w:val="008A2564"/>
    <w:rsid w:val="008A2ADE"/>
    <w:rsid w:val="008A3E0C"/>
    <w:rsid w:val="008A4081"/>
    <w:rsid w:val="008A5524"/>
    <w:rsid w:val="008A5662"/>
    <w:rsid w:val="008A5C52"/>
    <w:rsid w:val="008A5F13"/>
    <w:rsid w:val="008A6225"/>
    <w:rsid w:val="008A632C"/>
    <w:rsid w:val="008A6808"/>
    <w:rsid w:val="008A6D80"/>
    <w:rsid w:val="008A6E5D"/>
    <w:rsid w:val="008A7A22"/>
    <w:rsid w:val="008A7A91"/>
    <w:rsid w:val="008A7D28"/>
    <w:rsid w:val="008B05E0"/>
    <w:rsid w:val="008B0767"/>
    <w:rsid w:val="008B0841"/>
    <w:rsid w:val="008B0907"/>
    <w:rsid w:val="008B0AEF"/>
    <w:rsid w:val="008B0AF6"/>
    <w:rsid w:val="008B127F"/>
    <w:rsid w:val="008B143C"/>
    <w:rsid w:val="008B1566"/>
    <w:rsid w:val="008B1B43"/>
    <w:rsid w:val="008B1E77"/>
    <w:rsid w:val="008B1F23"/>
    <w:rsid w:val="008B1F9C"/>
    <w:rsid w:val="008B21E8"/>
    <w:rsid w:val="008B2A36"/>
    <w:rsid w:val="008B2FE9"/>
    <w:rsid w:val="008B3A7C"/>
    <w:rsid w:val="008B3C25"/>
    <w:rsid w:val="008B3C85"/>
    <w:rsid w:val="008B3DAA"/>
    <w:rsid w:val="008B3DCE"/>
    <w:rsid w:val="008B3E12"/>
    <w:rsid w:val="008B498F"/>
    <w:rsid w:val="008B4AFD"/>
    <w:rsid w:val="008B4B03"/>
    <w:rsid w:val="008B53D7"/>
    <w:rsid w:val="008B5D2F"/>
    <w:rsid w:val="008B633B"/>
    <w:rsid w:val="008B6416"/>
    <w:rsid w:val="008B6457"/>
    <w:rsid w:val="008B69C5"/>
    <w:rsid w:val="008B6F9B"/>
    <w:rsid w:val="008B7002"/>
    <w:rsid w:val="008B72AD"/>
    <w:rsid w:val="008B7651"/>
    <w:rsid w:val="008B7749"/>
    <w:rsid w:val="008B7AB6"/>
    <w:rsid w:val="008B7E66"/>
    <w:rsid w:val="008C07F8"/>
    <w:rsid w:val="008C10B0"/>
    <w:rsid w:val="008C142E"/>
    <w:rsid w:val="008C1788"/>
    <w:rsid w:val="008C1DCE"/>
    <w:rsid w:val="008C1E1E"/>
    <w:rsid w:val="008C349D"/>
    <w:rsid w:val="008C3921"/>
    <w:rsid w:val="008C483C"/>
    <w:rsid w:val="008C4C9A"/>
    <w:rsid w:val="008C4FD5"/>
    <w:rsid w:val="008C55A2"/>
    <w:rsid w:val="008C55C5"/>
    <w:rsid w:val="008C5B7F"/>
    <w:rsid w:val="008C642A"/>
    <w:rsid w:val="008C6679"/>
    <w:rsid w:val="008C6BB1"/>
    <w:rsid w:val="008C74A4"/>
    <w:rsid w:val="008C74AA"/>
    <w:rsid w:val="008D044D"/>
    <w:rsid w:val="008D07F8"/>
    <w:rsid w:val="008D19AF"/>
    <w:rsid w:val="008D2256"/>
    <w:rsid w:val="008D2692"/>
    <w:rsid w:val="008D297E"/>
    <w:rsid w:val="008D2BC9"/>
    <w:rsid w:val="008D2D33"/>
    <w:rsid w:val="008D32CB"/>
    <w:rsid w:val="008D354A"/>
    <w:rsid w:val="008D3C07"/>
    <w:rsid w:val="008D50CA"/>
    <w:rsid w:val="008D51E4"/>
    <w:rsid w:val="008D5224"/>
    <w:rsid w:val="008D529A"/>
    <w:rsid w:val="008D5BF9"/>
    <w:rsid w:val="008D5D06"/>
    <w:rsid w:val="008D5EE2"/>
    <w:rsid w:val="008D628E"/>
    <w:rsid w:val="008D630D"/>
    <w:rsid w:val="008D64C3"/>
    <w:rsid w:val="008D6EB8"/>
    <w:rsid w:val="008D7219"/>
    <w:rsid w:val="008D7688"/>
    <w:rsid w:val="008D770C"/>
    <w:rsid w:val="008D7BB6"/>
    <w:rsid w:val="008D7E99"/>
    <w:rsid w:val="008E00B6"/>
    <w:rsid w:val="008E0673"/>
    <w:rsid w:val="008E0B26"/>
    <w:rsid w:val="008E0D88"/>
    <w:rsid w:val="008E12B0"/>
    <w:rsid w:val="008E14E4"/>
    <w:rsid w:val="008E150B"/>
    <w:rsid w:val="008E1852"/>
    <w:rsid w:val="008E1938"/>
    <w:rsid w:val="008E1CD2"/>
    <w:rsid w:val="008E2C0D"/>
    <w:rsid w:val="008E2E4D"/>
    <w:rsid w:val="008E3105"/>
    <w:rsid w:val="008E354A"/>
    <w:rsid w:val="008E3901"/>
    <w:rsid w:val="008E3FDB"/>
    <w:rsid w:val="008E3FE7"/>
    <w:rsid w:val="008E46BC"/>
    <w:rsid w:val="008E4990"/>
    <w:rsid w:val="008E49BA"/>
    <w:rsid w:val="008E4EF1"/>
    <w:rsid w:val="008E5650"/>
    <w:rsid w:val="008E5F3C"/>
    <w:rsid w:val="008E6394"/>
    <w:rsid w:val="008E653E"/>
    <w:rsid w:val="008E6F0F"/>
    <w:rsid w:val="008E72D4"/>
    <w:rsid w:val="008E7BE8"/>
    <w:rsid w:val="008F04FC"/>
    <w:rsid w:val="008F1005"/>
    <w:rsid w:val="008F1054"/>
    <w:rsid w:val="008F146C"/>
    <w:rsid w:val="008F1537"/>
    <w:rsid w:val="008F1B3E"/>
    <w:rsid w:val="008F1BC6"/>
    <w:rsid w:val="008F2606"/>
    <w:rsid w:val="008F2875"/>
    <w:rsid w:val="008F2D35"/>
    <w:rsid w:val="008F2E80"/>
    <w:rsid w:val="008F31BF"/>
    <w:rsid w:val="008F3C8C"/>
    <w:rsid w:val="008F3DE2"/>
    <w:rsid w:val="008F42CD"/>
    <w:rsid w:val="008F443F"/>
    <w:rsid w:val="008F54B1"/>
    <w:rsid w:val="008F59AB"/>
    <w:rsid w:val="008F5B53"/>
    <w:rsid w:val="008F621A"/>
    <w:rsid w:val="008F6402"/>
    <w:rsid w:val="008F646E"/>
    <w:rsid w:val="008F6FF0"/>
    <w:rsid w:val="008F7BD4"/>
    <w:rsid w:val="009005E3"/>
    <w:rsid w:val="00900EFF"/>
    <w:rsid w:val="00901025"/>
    <w:rsid w:val="00901102"/>
    <w:rsid w:val="0090118D"/>
    <w:rsid w:val="00901C01"/>
    <w:rsid w:val="00901D54"/>
    <w:rsid w:val="00902148"/>
    <w:rsid w:val="00902A6B"/>
    <w:rsid w:val="00902DBE"/>
    <w:rsid w:val="00902DC3"/>
    <w:rsid w:val="00902E8A"/>
    <w:rsid w:val="00902EC8"/>
    <w:rsid w:val="0090360B"/>
    <w:rsid w:val="0090370C"/>
    <w:rsid w:val="00903EFE"/>
    <w:rsid w:val="00904360"/>
    <w:rsid w:val="0090455D"/>
    <w:rsid w:val="00904BE3"/>
    <w:rsid w:val="00904C9F"/>
    <w:rsid w:val="00904CF0"/>
    <w:rsid w:val="00904FBA"/>
    <w:rsid w:val="00905775"/>
    <w:rsid w:val="00905CEF"/>
    <w:rsid w:val="00906895"/>
    <w:rsid w:val="0090696F"/>
    <w:rsid w:val="00907330"/>
    <w:rsid w:val="00907366"/>
    <w:rsid w:val="0090756F"/>
    <w:rsid w:val="009077AB"/>
    <w:rsid w:val="00910030"/>
    <w:rsid w:val="00910803"/>
    <w:rsid w:val="009109B8"/>
    <w:rsid w:val="00910FCA"/>
    <w:rsid w:val="00911997"/>
    <w:rsid w:val="00911CBB"/>
    <w:rsid w:val="00911D46"/>
    <w:rsid w:val="00911D6A"/>
    <w:rsid w:val="00911E55"/>
    <w:rsid w:val="00911ED9"/>
    <w:rsid w:val="00911F3D"/>
    <w:rsid w:val="00911FCF"/>
    <w:rsid w:val="00912701"/>
    <w:rsid w:val="009130F3"/>
    <w:rsid w:val="0091315F"/>
    <w:rsid w:val="00913689"/>
    <w:rsid w:val="009136E6"/>
    <w:rsid w:val="00913AC2"/>
    <w:rsid w:val="00913C1F"/>
    <w:rsid w:val="00913F7A"/>
    <w:rsid w:val="00914823"/>
    <w:rsid w:val="0091538C"/>
    <w:rsid w:val="00915663"/>
    <w:rsid w:val="0091573C"/>
    <w:rsid w:val="0091575E"/>
    <w:rsid w:val="00915904"/>
    <w:rsid w:val="00915AEB"/>
    <w:rsid w:val="00915B99"/>
    <w:rsid w:val="00915D24"/>
    <w:rsid w:val="00915F10"/>
    <w:rsid w:val="00915F9B"/>
    <w:rsid w:val="0091608F"/>
    <w:rsid w:val="009160AE"/>
    <w:rsid w:val="009163FE"/>
    <w:rsid w:val="0091673E"/>
    <w:rsid w:val="00916E95"/>
    <w:rsid w:val="00917153"/>
    <w:rsid w:val="00917D76"/>
    <w:rsid w:val="00920237"/>
    <w:rsid w:val="00920DB4"/>
    <w:rsid w:val="00920EC6"/>
    <w:rsid w:val="00920F06"/>
    <w:rsid w:val="00920F79"/>
    <w:rsid w:val="00921292"/>
    <w:rsid w:val="009218A6"/>
    <w:rsid w:val="00921B62"/>
    <w:rsid w:val="00921E4D"/>
    <w:rsid w:val="009220E3"/>
    <w:rsid w:val="009224B2"/>
    <w:rsid w:val="009228A2"/>
    <w:rsid w:val="00922B79"/>
    <w:rsid w:val="0092345C"/>
    <w:rsid w:val="00923629"/>
    <w:rsid w:val="00923B8D"/>
    <w:rsid w:val="00923E52"/>
    <w:rsid w:val="009247C4"/>
    <w:rsid w:val="0092511F"/>
    <w:rsid w:val="00925237"/>
    <w:rsid w:val="00925D29"/>
    <w:rsid w:val="009265AD"/>
    <w:rsid w:val="00926AC7"/>
    <w:rsid w:val="00926ECA"/>
    <w:rsid w:val="00927263"/>
    <w:rsid w:val="00927579"/>
    <w:rsid w:val="00927735"/>
    <w:rsid w:val="0092786C"/>
    <w:rsid w:val="0093083A"/>
    <w:rsid w:val="00930F58"/>
    <w:rsid w:val="009311E3"/>
    <w:rsid w:val="009317F9"/>
    <w:rsid w:val="009329D4"/>
    <w:rsid w:val="00932BC0"/>
    <w:rsid w:val="00932DD2"/>
    <w:rsid w:val="00932EC9"/>
    <w:rsid w:val="00932F43"/>
    <w:rsid w:val="00933992"/>
    <w:rsid w:val="00933C5C"/>
    <w:rsid w:val="00933CCF"/>
    <w:rsid w:val="00934024"/>
    <w:rsid w:val="009342D0"/>
    <w:rsid w:val="00934360"/>
    <w:rsid w:val="009345D5"/>
    <w:rsid w:val="00934821"/>
    <w:rsid w:val="00934950"/>
    <w:rsid w:val="00934BE5"/>
    <w:rsid w:val="0093509F"/>
    <w:rsid w:val="0093531A"/>
    <w:rsid w:val="00935449"/>
    <w:rsid w:val="00935C15"/>
    <w:rsid w:val="00935D8A"/>
    <w:rsid w:val="00936060"/>
    <w:rsid w:val="009368E8"/>
    <w:rsid w:val="00936B91"/>
    <w:rsid w:val="00936C20"/>
    <w:rsid w:val="00936F1F"/>
    <w:rsid w:val="0093725E"/>
    <w:rsid w:val="009377D6"/>
    <w:rsid w:val="00937FD3"/>
    <w:rsid w:val="0094034B"/>
    <w:rsid w:val="0094063A"/>
    <w:rsid w:val="009406CA"/>
    <w:rsid w:val="0094093A"/>
    <w:rsid w:val="00940B02"/>
    <w:rsid w:val="009412BF"/>
    <w:rsid w:val="00941A1C"/>
    <w:rsid w:val="00941A89"/>
    <w:rsid w:val="00941D88"/>
    <w:rsid w:val="00941EEB"/>
    <w:rsid w:val="0094203C"/>
    <w:rsid w:val="00942096"/>
    <w:rsid w:val="00942836"/>
    <w:rsid w:val="00942AAC"/>
    <w:rsid w:val="00943585"/>
    <w:rsid w:val="00943C49"/>
    <w:rsid w:val="00944EAB"/>
    <w:rsid w:val="00945062"/>
    <w:rsid w:val="009458F7"/>
    <w:rsid w:val="00946104"/>
    <w:rsid w:val="009463B0"/>
    <w:rsid w:val="00946B39"/>
    <w:rsid w:val="00946D81"/>
    <w:rsid w:val="00946F1C"/>
    <w:rsid w:val="009471F0"/>
    <w:rsid w:val="00947A6A"/>
    <w:rsid w:val="0095007D"/>
    <w:rsid w:val="009503D7"/>
    <w:rsid w:val="009506B2"/>
    <w:rsid w:val="009509D2"/>
    <w:rsid w:val="00950D1A"/>
    <w:rsid w:val="009513C7"/>
    <w:rsid w:val="0095145B"/>
    <w:rsid w:val="00951599"/>
    <w:rsid w:val="00951AEF"/>
    <w:rsid w:val="00951BB7"/>
    <w:rsid w:val="00952AC4"/>
    <w:rsid w:val="00952B3F"/>
    <w:rsid w:val="00952D40"/>
    <w:rsid w:val="0095314D"/>
    <w:rsid w:val="00953297"/>
    <w:rsid w:val="009539F5"/>
    <w:rsid w:val="00953BF5"/>
    <w:rsid w:val="00953D05"/>
    <w:rsid w:val="00953F98"/>
    <w:rsid w:val="0095415C"/>
    <w:rsid w:val="009543F4"/>
    <w:rsid w:val="00954B68"/>
    <w:rsid w:val="00954D52"/>
    <w:rsid w:val="00955120"/>
    <w:rsid w:val="00955558"/>
    <w:rsid w:val="0095582E"/>
    <w:rsid w:val="00955D27"/>
    <w:rsid w:val="00955FEC"/>
    <w:rsid w:val="009564A7"/>
    <w:rsid w:val="00956937"/>
    <w:rsid w:val="00956F50"/>
    <w:rsid w:val="009572FA"/>
    <w:rsid w:val="009576FC"/>
    <w:rsid w:val="00957CF0"/>
    <w:rsid w:val="00957D3A"/>
    <w:rsid w:val="00960C55"/>
    <w:rsid w:val="00960D4E"/>
    <w:rsid w:val="0096179E"/>
    <w:rsid w:val="00961976"/>
    <w:rsid w:val="00961988"/>
    <w:rsid w:val="00961D51"/>
    <w:rsid w:val="00962A3E"/>
    <w:rsid w:val="00963286"/>
    <w:rsid w:val="009633CB"/>
    <w:rsid w:val="0096364D"/>
    <w:rsid w:val="009636EF"/>
    <w:rsid w:val="009638E3"/>
    <w:rsid w:val="00963FA3"/>
    <w:rsid w:val="00964008"/>
    <w:rsid w:val="00964C7A"/>
    <w:rsid w:val="00965652"/>
    <w:rsid w:val="00965663"/>
    <w:rsid w:val="00965926"/>
    <w:rsid w:val="00965A89"/>
    <w:rsid w:val="00965AF9"/>
    <w:rsid w:val="00966A91"/>
    <w:rsid w:val="00966B3F"/>
    <w:rsid w:val="00966D15"/>
    <w:rsid w:val="00966D21"/>
    <w:rsid w:val="00966FF3"/>
    <w:rsid w:val="009677B2"/>
    <w:rsid w:val="009678CB"/>
    <w:rsid w:val="0097055A"/>
    <w:rsid w:val="0097072B"/>
    <w:rsid w:val="00970988"/>
    <w:rsid w:val="00970CC5"/>
    <w:rsid w:val="00971609"/>
    <w:rsid w:val="009719B1"/>
    <w:rsid w:val="00971F42"/>
    <w:rsid w:val="0097205F"/>
    <w:rsid w:val="00972277"/>
    <w:rsid w:val="009728CD"/>
    <w:rsid w:val="0097341F"/>
    <w:rsid w:val="00973553"/>
    <w:rsid w:val="00973E32"/>
    <w:rsid w:val="00973F7B"/>
    <w:rsid w:val="00974346"/>
    <w:rsid w:val="009746F7"/>
    <w:rsid w:val="00974BDF"/>
    <w:rsid w:val="00974D7C"/>
    <w:rsid w:val="00974F6B"/>
    <w:rsid w:val="009756C6"/>
    <w:rsid w:val="0097579E"/>
    <w:rsid w:val="00975D25"/>
    <w:rsid w:val="00975FC4"/>
    <w:rsid w:val="00976614"/>
    <w:rsid w:val="009766AA"/>
    <w:rsid w:val="00976884"/>
    <w:rsid w:val="009768CC"/>
    <w:rsid w:val="00976965"/>
    <w:rsid w:val="00976F03"/>
    <w:rsid w:val="00977327"/>
    <w:rsid w:val="00977D89"/>
    <w:rsid w:val="00980171"/>
    <w:rsid w:val="0098074B"/>
    <w:rsid w:val="00980865"/>
    <w:rsid w:val="00980A4F"/>
    <w:rsid w:val="009817B4"/>
    <w:rsid w:val="00981A0A"/>
    <w:rsid w:val="00981B03"/>
    <w:rsid w:val="00982308"/>
    <w:rsid w:val="00982407"/>
    <w:rsid w:val="00982478"/>
    <w:rsid w:val="00982522"/>
    <w:rsid w:val="0098255F"/>
    <w:rsid w:val="00982DDE"/>
    <w:rsid w:val="009830B8"/>
    <w:rsid w:val="00983795"/>
    <w:rsid w:val="00983A8C"/>
    <w:rsid w:val="00984236"/>
    <w:rsid w:val="00984647"/>
    <w:rsid w:val="00984692"/>
    <w:rsid w:val="00984962"/>
    <w:rsid w:val="00984C7F"/>
    <w:rsid w:val="00985CE8"/>
    <w:rsid w:val="009860FD"/>
    <w:rsid w:val="009862CA"/>
    <w:rsid w:val="00986347"/>
    <w:rsid w:val="0098692C"/>
    <w:rsid w:val="00986E76"/>
    <w:rsid w:val="00986EEF"/>
    <w:rsid w:val="00987627"/>
    <w:rsid w:val="00990525"/>
    <w:rsid w:val="0099105A"/>
    <w:rsid w:val="00991133"/>
    <w:rsid w:val="009914F1"/>
    <w:rsid w:val="00991666"/>
    <w:rsid w:val="00991AFB"/>
    <w:rsid w:val="00991C8E"/>
    <w:rsid w:val="00991D5C"/>
    <w:rsid w:val="00991D82"/>
    <w:rsid w:val="00991F21"/>
    <w:rsid w:val="00992240"/>
    <w:rsid w:val="00992291"/>
    <w:rsid w:val="00992A29"/>
    <w:rsid w:val="00993307"/>
    <w:rsid w:val="00993A33"/>
    <w:rsid w:val="00993F4B"/>
    <w:rsid w:val="0099405C"/>
    <w:rsid w:val="009959BD"/>
    <w:rsid w:val="00997290"/>
    <w:rsid w:val="009976B9"/>
    <w:rsid w:val="009A00C0"/>
    <w:rsid w:val="009A0429"/>
    <w:rsid w:val="009A0507"/>
    <w:rsid w:val="009A0530"/>
    <w:rsid w:val="009A0587"/>
    <w:rsid w:val="009A059F"/>
    <w:rsid w:val="009A074C"/>
    <w:rsid w:val="009A0CFA"/>
    <w:rsid w:val="009A0E89"/>
    <w:rsid w:val="009A1050"/>
    <w:rsid w:val="009A10CA"/>
    <w:rsid w:val="009A133E"/>
    <w:rsid w:val="009A13F1"/>
    <w:rsid w:val="009A1A44"/>
    <w:rsid w:val="009A1A9B"/>
    <w:rsid w:val="009A1CAF"/>
    <w:rsid w:val="009A1E39"/>
    <w:rsid w:val="009A2482"/>
    <w:rsid w:val="009A2F88"/>
    <w:rsid w:val="009A389B"/>
    <w:rsid w:val="009A496B"/>
    <w:rsid w:val="009A5057"/>
    <w:rsid w:val="009A538A"/>
    <w:rsid w:val="009A5572"/>
    <w:rsid w:val="009A5592"/>
    <w:rsid w:val="009A5A52"/>
    <w:rsid w:val="009A5D86"/>
    <w:rsid w:val="009A6332"/>
    <w:rsid w:val="009A6463"/>
    <w:rsid w:val="009A65FC"/>
    <w:rsid w:val="009A7374"/>
    <w:rsid w:val="009A74E4"/>
    <w:rsid w:val="009A764B"/>
    <w:rsid w:val="009A7704"/>
    <w:rsid w:val="009A7CA6"/>
    <w:rsid w:val="009A7D0D"/>
    <w:rsid w:val="009B0232"/>
    <w:rsid w:val="009B0BCF"/>
    <w:rsid w:val="009B11C7"/>
    <w:rsid w:val="009B1394"/>
    <w:rsid w:val="009B1716"/>
    <w:rsid w:val="009B1B89"/>
    <w:rsid w:val="009B1FFF"/>
    <w:rsid w:val="009B2392"/>
    <w:rsid w:val="009B2D09"/>
    <w:rsid w:val="009B3151"/>
    <w:rsid w:val="009B36CA"/>
    <w:rsid w:val="009B373A"/>
    <w:rsid w:val="009B3870"/>
    <w:rsid w:val="009B3AE2"/>
    <w:rsid w:val="009B3BC5"/>
    <w:rsid w:val="009B3C6F"/>
    <w:rsid w:val="009B3C81"/>
    <w:rsid w:val="009B43E9"/>
    <w:rsid w:val="009B4CDA"/>
    <w:rsid w:val="009B4ED8"/>
    <w:rsid w:val="009B4F84"/>
    <w:rsid w:val="009B5125"/>
    <w:rsid w:val="009B51A4"/>
    <w:rsid w:val="009B5381"/>
    <w:rsid w:val="009B53B4"/>
    <w:rsid w:val="009B6142"/>
    <w:rsid w:val="009B7AC1"/>
    <w:rsid w:val="009B7E2E"/>
    <w:rsid w:val="009C0088"/>
    <w:rsid w:val="009C0731"/>
    <w:rsid w:val="009C087E"/>
    <w:rsid w:val="009C09F7"/>
    <w:rsid w:val="009C0B99"/>
    <w:rsid w:val="009C0C3C"/>
    <w:rsid w:val="009C0D10"/>
    <w:rsid w:val="009C145A"/>
    <w:rsid w:val="009C18A2"/>
    <w:rsid w:val="009C18DA"/>
    <w:rsid w:val="009C319F"/>
    <w:rsid w:val="009C3286"/>
    <w:rsid w:val="009C32CF"/>
    <w:rsid w:val="009C3A85"/>
    <w:rsid w:val="009C3AC0"/>
    <w:rsid w:val="009C42AD"/>
    <w:rsid w:val="009C4C24"/>
    <w:rsid w:val="009C4E85"/>
    <w:rsid w:val="009C5037"/>
    <w:rsid w:val="009C53BD"/>
    <w:rsid w:val="009C5426"/>
    <w:rsid w:val="009C599F"/>
    <w:rsid w:val="009C5BAE"/>
    <w:rsid w:val="009C6A1B"/>
    <w:rsid w:val="009C6A52"/>
    <w:rsid w:val="009C6B43"/>
    <w:rsid w:val="009C6C3A"/>
    <w:rsid w:val="009C6F8D"/>
    <w:rsid w:val="009C73D0"/>
    <w:rsid w:val="009C7F90"/>
    <w:rsid w:val="009D05D8"/>
    <w:rsid w:val="009D0B05"/>
    <w:rsid w:val="009D0F38"/>
    <w:rsid w:val="009D106F"/>
    <w:rsid w:val="009D13D7"/>
    <w:rsid w:val="009D1587"/>
    <w:rsid w:val="009D194D"/>
    <w:rsid w:val="009D2039"/>
    <w:rsid w:val="009D2095"/>
    <w:rsid w:val="009D22EC"/>
    <w:rsid w:val="009D276B"/>
    <w:rsid w:val="009D2F2C"/>
    <w:rsid w:val="009D39FD"/>
    <w:rsid w:val="009D3AF9"/>
    <w:rsid w:val="009D3B18"/>
    <w:rsid w:val="009D3D5E"/>
    <w:rsid w:val="009D3E31"/>
    <w:rsid w:val="009D3EA0"/>
    <w:rsid w:val="009D4256"/>
    <w:rsid w:val="009D4455"/>
    <w:rsid w:val="009D4821"/>
    <w:rsid w:val="009D486C"/>
    <w:rsid w:val="009D4B42"/>
    <w:rsid w:val="009D52B0"/>
    <w:rsid w:val="009D52D2"/>
    <w:rsid w:val="009D5497"/>
    <w:rsid w:val="009D613D"/>
    <w:rsid w:val="009D6B38"/>
    <w:rsid w:val="009D6C0F"/>
    <w:rsid w:val="009D7946"/>
    <w:rsid w:val="009E012B"/>
    <w:rsid w:val="009E0A4A"/>
    <w:rsid w:val="009E0E43"/>
    <w:rsid w:val="009E0F3D"/>
    <w:rsid w:val="009E0F70"/>
    <w:rsid w:val="009E120A"/>
    <w:rsid w:val="009E1694"/>
    <w:rsid w:val="009E1F22"/>
    <w:rsid w:val="009E2177"/>
    <w:rsid w:val="009E23EB"/>
    <w:rsid w:val="009E2DC8"/>
    <w:rsid w:val="009E34E6"/>
    <w:rsid w:val="009E39D9"/>
    <w:rsid w:val="009E3A50"/>
    <w:rsid w:val="009E4306"/>
    <w:rsid w:val="009E4D8B"/>
    <w:rsid w:val="009E4F7F"/>
    <w:rsid w:val="009E59FA"/>
    <w:rsid w:val="009E5DD2"/>
    <w:rsid w:val="009E68D6"/>
    <w:rsid w:val="009E6C59"/>
    <w:rsid w:val="009E6C7B"/>
    <w:rsid w:val="009E73EC"/>
    <w:rsid w:val="009E73F1"/>
    <w:rsid w:val="009E74B3"/>
    <w:rsid w:val="009F0179"/>
    <w:rsid w:val="009F0531"/>
    <w:rsid w:val="009F0541"/>
    <w:rsid w:val="009F0805"/>
    <w:rsid w:val="009F1435"/>
    <w:rsid w:val="009F20C2"/>
    <w:rsid w:val="009F2A22"/>
    <w:rsid w:val="009F2B52"/>
    <w:rsid w:val="009F2FFF"/>
    <w:rsid w:val="009F352C"/>
    <w:rsid w:val="009F35EF"/>
    <w:rsid w:val="009F3852"/>
    <w:rsid w:val="009F39B6"/>
    <w:rsid w:val="009F3C7F"/>
    <w:rsid w:val="009F3F07"/>
    <w:rsid w:val="009F4173"/>
    <w:rsid w:val="009F4282"/>
    <w:rsid w:val="009F4A16"/>
    <w:rsid w:val="009F4B04"/>
    <w:rsid w:val="009F4D13"/>
    <w:rsid w:val="009F5390"/>
    <w:rsid w:val="009F53A6"/>
    <w:rsid w:val="009F5798"/>
    <w:rsid w:val="009F5DC9"/>
    <w:rsid w:val="009F67E8"/>
    <w:rsid w:val="009F7364"/>
    <w:rsid w:val="009F75B5"/>
    <w:rsid w:val="009F772D"/>
    <w:rsid w:val="00A000D0"/>
    <w:rsid w:val="00A009C6"/>
    <w:rsid w:val="00A00AC5"/>
    <w:rsid w:val="00A018F5"/>
    <w:rsid w:val="00A01A1E"/>
    <w:rsid w:val="00A01AFC"/>
    <w:rsid w:val="00A0249E"/>
    <w:rsid w:val="00A02A51"/>
    <w:rsid w:val="00A0301D"/>
    <w:rsid w:val="00A0326E"/>
    <w:rsid w:val="00A03460"/>
    <w:rsid w:val="00A03551"/>
    <w:rsid w:val="00A049DB"/>
    <w:rsid w:val="00A04F36"/>
    <w:rsid w:val="00A05732"/>
    <w:rsid w:val="00A06252"/>
    <w:rsid w:val="00A06264"/>
    <w:rsid w:val="00A06ACE"/>
    <w:rsid w:val="00A06D00"/>
    <w:rsid w:val="00A06D5F"/>
    <w:rsid w:val="00A06E2C"/>
    <w:rsid w:val="00A072C5"/>
    <w:rsid w:val="00A07A55"/>
    <w:rsid w:val="00A1048D"/>
    <w:rsid w:val="00A104F1"/>
    <w:rsid w:val="00A105A0"/>
    <w:rsid w:val="00A10664"/>
    <w:rsid w:val="00A108E0"/>
    <w:rsid w:val="00A10AFA"/>
    <w:rsid w:val="00A10B89"/>
    <w:rsid w:val="00A10C7E"/>
    <w:rsid w:val="00A1100D"/>
    <w:rsid w:val="00A1177E"/>
    <w:rsid w:val="00A11E6E"/>
    <w:rsid w:val="00A11EB2"/>
    <w:rsid w:val="00A12118"/>
    <w:rsid w:val="00A12314"/>
    <w:rsid w:val="00A12732"/>
    <w:rsid w:val="00A12EC0"/>
    <w:rsid w:val="00A13143"/>
    <w:rsid w:val="00A13409"/>
    <w:rsid w:val="00A135D1"/>
    <w:rsid w:val="00A13DBC"/>
    <w:rsid w:val="00A14823"/>
    <w:rsid w:val="00A14945"/>
    <w:rsid w:val="00A14FD4"/>
    <w:rsid w:val="00A15377"/>
    <w:rsid w:val="00A1559D"/>
    <w:rsid w:val="00A1570D"/>
    <w:rsid w:val="00A15AC4"/>
    <w:rsid w:val="00A15DC8"/>
    <w:rsid w:val="00A15DE7"/>
    <w:rsid w:val="00A15FB1"/>
    <w:rsid w:val="00A16472"/>
    <w:rsid w:val="00A1650B"/>
    <w:rsid w:val="00A16579"/>
    <w:rsid w:val="00A16813"/>
    <w:rsid w:val="00A16979"/>
    <w:rsid w:val="00A16A73"/>
    <w:rsid w:val="00A16B77"/>
    <w:rsid w:val="00A16E58"/>
    <w:rsid w:val="00A17A24"/>
    <w:rsid w:val="00A17B85"/>
    <w:rsid w:val="00A20408"/>
    <w:rsid w:val="00A20CAF"/>
    <w:rsid w:val="00A20CC6"/>
    <w:rsid w:val="00A2111B"/>
    <w:rsid w:val="00A214CB"/>
    <w:rsid w:val="00A21C41"/>
    <w:rsid w:val="00A22A18"/>
    <w:rsid w:val="00A23205"/>
    <w:rsid w:val="00A23346"/>
    <w:rsid w:val="00A2365B"/>
    <w:rsid w:val="00A2400C"/>
    <w:rsid w:val="00A2472B"/>
    <w:rsid w:val="00A248FB"/>
    <w:rsid w:val="00A24C49"/>
    <w:rsid w:val="00A25189"/>
    <w:rsid w:val="00A257A7"/>
    <w:rsid w:val="00A25F7E"/>
    <w:rsid w:val="00A2633F"/>
    <w:rsid w:val="00A266CD"/>
    <w:rsid w:val="00A26E8D"/>
    <w:rsid w:val="00A26EFA"/>
    <w:rsid w:val="00A2713F"/>
    <w:rsid w:val="00A278DC"/>
    <w:rsid w:val="00A278F2"/>
    <w:rsid w:val="00A27C57"/>
    <w:rsid w:val="00A27F61"/>
    <w:rsid w:val="00A302D7"/>
    <w:rsid w:val="00A30428"/>
    <w:rsid w:val="00A3064B"/>
    <w:rsid w:val="00A3085C"/>
    <w:rsid w:val="00A31403"/>
    <w:rsid w:val="00A316C0"/>
    <w:rsid w:val="00A319CB"/>
    <w:rsid w:val="00A31E71"/>
    <w:rsid w:val="00A32516"/>
    <w:rsid w:val="00A32F4C"/>
    <w:rsid w:val="00A33242"/>
    <w:rsid w:val="00A333B0"/>
    <w:rsid w:val="00A335B5"/>
    <w:rsid w:val="00A337A0"/>
    <w:rsid w:val="00A33C62"/>
    <w:rsid w:val="00A33DAD"/>
    <w:rsid w:val="00A33DCD"/>
    <w:rsid w:val="00A33DF9"/>
    <w:rsid w:val="00A3455B"/>
    <w:rsid w:val="00A34569"/>
    <w:rsid w:val="00A34C80"/>
    <w:rsid w:val="00A34E11"/>
    <w:rsid w:val="00A350C1"/>
    <w:rsid w:val="00A35151"/>
    <w:rsid w:val="00A358C6"/>
    <w:rsid w:val="00A35F51"/>
    <w:rsid w:val="00A36396"/>
    <w:rsid w:val="00A363CC"/>
    <w:rsid w:val="00A3680D"/>
    <w:rsid w:val="00A4025E"/>
    <w:rsid w:val="00A402B3"/>
    <w:rsid w:val="00A41094"/>
    <w:rsid w:val="00A41977"/>
    <w:rsid w:val="00A41D1C"/>
    <w:rsid w:val="00A41E2B"/>
    <w:rsid w:val="00A41ECB"/>
    <w:rsid w:val="00A425FE"/>
    <w:rsid w:val="00A426C6"/>
    <w:rsid w:val="00A42D7D"/>
    <w:rsid w:val="00A4306C"/>
    <w:rsid w:val="00A4381D"/>
    <w:rsid w:val="00A43C6F"/>
    <w:rsid w:val="00A44064"/>
    <w:rsid w:val="00A4410B"/>
    <w:rsid w:val="00A4415B"/>
    <w:rsid w:val="00A445C2"/>
    <w:rsid w:val="00A4466A"/>
    <w:rsid w:val="00A4489A"/>
    <w:rsid w:val="00A44BC9"/>
    <w:rsid w:val="00A46212"/>
    <w:rsid w:val="00A4644A"/>
    <w:rsid w:val="00A47382"/>
    <w:rsid w:val="00A474E4"/>
    <w:rsid w:val="00A47A51"/>
    <w:rsid w:val="00A47ABC"/>
    <w:rsid w:val="00A47C36"/>
    <w:rsid w:val="00A5009A"/>
    <w:rsid w:val="00A500A7"/>
    <w:rsid w:val="00A5024E"/>
    <w:rsid w:val="00A50336"/>
    <w:rsid w:val="00A50539"/>
    <w:rsid w:val="00A511E3"/>
    <w:rsid w:val="00A51733"/>
    <w:rsid w:val="00A51736"/>
    <w:rsid w:val="00A51CED"/>
    <w:rsid w:val="00A51F41"/>
    <w:rsid w:val="00A52196"/>
    <w:rsid w:val="00A52FA9"/>
    <w:rsid w:val="00A533ED"/>
    <w:rsid w:val="00A53BC6"/>
    <w:rsid w:val="00A53C00"/>
    <w:rsid w:val="00A53FF1"/>
    <w:rsid w:val="00A54370"/>
    <w:rsid w:val="00A557BE"/>
    <w:rsid w:val="00A563F8"/>
    <w:rsid w:val="00A566D5"/>
    <w:rsid w:val="00A566DA"/>
    <w:rsid w:val="00A5671C"/>
    <w:rsid w:val="00A56D22"/>
    <w:rsid w:val="00A56D87"/>
    <w:rsid w:val="00A570D1"/>
    <w:rsid w:val="00A57181"/>
    <w:rsid w:val="00A57277"/>
    <w:rsid w:val="00A57618"/>
    <w:rsid w:val="00A605B6"/>
    <w:rsid w:val="00A60BB1"/>
    <w:rsid w:val="00A615AE"/>
    <w:rsid w:val="00A6179D"/>
    <w:rsid w:val="00A619B4"/>
    <w:rsid w:val="00A61C03"/>
    <w:rsid w:val="00A61D96"/>
    <w:rsid w:val="00A6277F"/>
    <w:rsid w:val="00A62CD2"/>
    <w:rsid w:val="00A62E96"/>
    <w:rsid w:val="00A631AB"/>
    <w:rsid w:val="00A6331E"/>
    <w:rsid w:val="00A63CF2"/>
    <w:rsid w:val="00A63E48"/>
    <w:rsid w:val="00A6449A"/>
    <w:rsid w:val="00A64B16"/>
    <w:rsid w:val="00A6553B"/>
    <w:rsid w:val="00A6562C"/>
    <w:rsid w:val="00A657CE"/>
    <w:rsid w:val="00A65A38"/>
    <w:rsid w:val="00A65B49"/>
    <w:rsid w:val="00A65B8D"/>
    <w:rsid w:val="00A65CCB"/>
    <w:rsid w:val="00A65EE3"/>
    <w:rsid w:val="00A66471"/>
    <w:rsid w:val="00A667D1"/>
    <w:rsid w:val="00A66A1B"/>
    <w:rsid w:val="00A66D95"/>
    <w:rsid w:val="00A671E9"/>
    <w:rsid w:val="00A6770F"/>
    <w:rsid w:val="00A67C7B"/>
    <w:rsid w:val="00A67FB9"/>
    <w:rsid w:val="00A70059"/>
    <w:rsid w:val="00A70267"/>
    <w:rsid w:val="00A7044F"/>
    <w:rsid w:val="00A705DA"/>
    <w:rsid w:val="00A70718"/>
    <w:rsid w:val="00A70D1D"/>
    <w:rsid w:val="00A70D32"/>
    <w:rsid w:val="00A7119B"/>
    <w:rsid w:val="00A71B65"/>
    <w:rsid w:val="00A71D68"/>
    <w:rsid w:val="00A72027"/>
    <w:rsid w:val="00A72302"/>
    <w:rsid w:val="00A72311"/>
    <w:rsid w:val="00A737ED"/>
    <w:rsid w:val="00A73D4E"/>
    <w:rsid w:val="00A74007"/>
    <w:rsid w:val="00A7427E"/>
    <w:rsid w:val="00A744A7"/>
    <w:rsid w:val="00A74E9C"/>
    <w:rsid w:val="00A7543F"/>
    <w:rsid w:val="00A75BC8"/>
    <w:rsid w:val="00A75D31"/>
    <w:rsid w:val="00A75E7B"/>
    <w:rsid w:val="00A75F6A"/>
    <w:rsid w:val="00A75FB9"/>
    <w:rsid w:val="00A7618A"/>
    <w:rsid w:val="00A76A6C"/>
    <w:rsid w:val="00A76F25"/>
    <w:rsid w:val="00A7702E"/>
    <w:rsid w:val="00A771F4"/>
    <w:rsid w:val="00A77393"/>
    <w:rsid w:val="00A774E0"/>
    <w:rsid w:val="00A777D5"/>
    <w:rsid w:val="00A777F4"/>
    <w:rsid w:val="00A77E93"/>
    <w:rsid w:val="00A80466"/>
    <w:rsid w:val="00A8098D"/>
    <w:rsid w:val="00A80A17"/>
    <w:rsid w:val="00A80BD6"/>
    <w:rsid w:val="00A80F60"/>
    <w:rsid w:val="00A811F4"/>
    <w:rsid w:val="00A81644"/>
    <w:rsid w:val="00A81780"/>
    <w:rsid w:val="00A819C6"/>
    <w:rsid w:val="00A81AC1"/>
    <w:rsid w:val="00A81BBA"/>
    <w:rsid w:val="00A81F49"/>
    <w:rsid w:val="00A81F84"/>
    <w:rsid w:val="00A822BE"/>
    <w:rsid w:val="00A82623"/>
    <w:rsid w:val="00A83C9E"/>
    <w:rsid w:val="00A845E9"/>
    <w:rsid w:val="00A8476E"/>
    <w:rsid w:val="00A8498C"/>
    <w:rsid w:val="00A84BF2"/>
    <w:rsid w:val="00A850B7"/>
    <w:rsid w:val="00A85E19"/>
    <w:rsid w:val="00A85E7B"/>
    <w:rsid w:val="00A8635C"/>
    <w:rsid w:val="00A8721F"/>
    <w:rsid w:val="00A8732F"/>
    <w:rsid w:val="00A87979"/>
    <w:rsid w:val="00A87C21"/>
    <w:rsid w:val="00A87DE3"/>
    <w:rsid w:val="00A90086"/>
    <w:rsid w:val="00A900DE"/>
    <w:rsid w:val="00A90B06"/>
    <w:rsid w:val="00A90D0F"/>
    <w:rsid w:val="00A91139"/>
    <w:rsid w:val="00A91327"/>
    <w:rsid w:val="00A920FC"/>
    <w:rsid w:val="00A9249F"/>
    <w:rsid w:val="00A925BD"/>
    <w:rsid w:val="00A9264E"/>
    <w:rsid w:val="00A92673"/>
    <w:rsid w:val="00A929FC"/>
    <w:rsid w:val="00A92B9F"/>
    <w:rsid w:val="00A92F27"/>
    <w:rsid w:val="00A93248"/>
    <w:rsid w:val="00A93520"/>
    <w:rsid w:val="00A93B3F"/>
    <w:rsid w:val="00A93D27"/>
    <w:rsid w:val="00A94878"/>
    <w:rsid w:val="00A94B67"/>
    <w:rsid w:val="00A94FC8"/>
    <w:rsid w:val="00A955CF"/>
    <w:rsid w:val="00A95DD9"/>
    <w:rsid w:val="00A964EA"/>
    <w:rsid w:val="00A96DFB"/>
    <w:rsid w:val="00A9704E"/>
    <w:rsid w:val="00A9742D"/>
    <w:rsid w:val="00A974DC"/>
    <w:rsid w:val="00AA042E"/>
    <w:rsid w:val="00AA079B"/>
    <w:rsid w:val="00AA0DE1"/>
    <w:rsid w:val="00AA12B5"/>
    <w:rsid w:val="00AA1779"/>
    <w:rsid w:val="00AA1E18"/>
    <w:rsid w:val="00AA2087"/>
    <w:rsid w:val="00AA211D"/>
    <w:rsid w:val="00AA21BB"/>
    <w:rsid w:val="00AA26AF"/>
    <w:rsid w:val="00AA27BE"/>
    <w:rsid w:val="00AA281F"/>
    <w:rsid w:val="00AA3382"/>
    <w:rsid w:val="00AA33F8"/>
    <w:rsid w:val="00AA3401"/>
    <w:rsid w:val="00AA3AFE"/>
    <w:rsid w:val="00AA5773"/>
    <w:rsid w:val="00AA5856"/>
    <w:rsid w:val="00AA585F"/>
    <w:rsid w:val="00AA613D"/>
    <w:rsid w:val="00AA6704"/>
    <w:rsid w:val="00AA676E"/>
    <w:rsid w:val="00AA702B"/>
    <w:rsid w:val="00AA7A2D"/>
    <w:rsid w:val="00AA7E0A"/>
    <w:rsid w:val="00AB03D9"/>
    <w:rsid w:val="00AB0786"/>
    <w:rsid w:val="00AB0A10"/>
    <w:rsid w:val="00AB0D67"/>
    <w:rsid w:val="00AB0E91"/>
    <w:rsid w:val="00AB12B5"/>
    <w:rsid w:val="00AB14B7"/>
    <w:rsid w:val="00AB1EFE"/>
    <w:rsid w:val="00AB22EA"/>
    <w:rsid w:val="00AB2705"/>
    <w:rsid w:val="00AB2843"/>
    <w:rsid w:val="00AB28AD"/>
    <w:rsid w:val="00AB28C7"/>
    <w:rsid w:val="00AB2A74"/>
    <w:rsid w:val="00AB2C0E"/>
    <w:rsid w:val="00AB2E6E"/>
    <w:rsid w:val="00AB2FA7"/>
    <w:rsid w:val="00AB369E"/>
    <w:rsid w:val="00AB3B08"/>
    <w:rsid w:val="00AB3F84"/>
    <w:rsid w:val="00AB4206"/>
    <w:rsid w:val="00AB45B2"/>
    <w:rsid w:val="00AB481E"/>
    <w:rsid w:val="00AB492A"/>
    <w:rsid w:val="00AB492E"/>
    <w:rsid w:val="00AB4991"/>
    <w:rsid w:val="00AB4D17"/>
    <w:rsid w:val="00AB5518"/>
    <w:rsid w:val="00AB568F"/>
    <w:rsid w:val="00AB5897"/>
    <w:rsid w:val="00AB5B34"/>
    <w:rsid w:val="00AB5F1C"/>
    <w:rsid w:val="00AB6C87"/>
    <w:rsid w:val="00AB6D39"/>
    <w:rsid w:val="00AB6DD5"/>
    <w:rsid w:val="00AB7465"/>
    <w:rsid w:val="00AB7A33"/>
    <w:rsid w:val="00AC04F7"/>
    <w:rsid w:val="00AC0E0C"/>
    <w:rsid w:val="00AC13EF"/>
    <w:rsid w:val="00AC1865"/>
    <w:rsid w:val="00AC2BF8"/>
    <w:rsid w:val="00AC34E3"/>
    <w:rsid w:val="00AC3648"/>
    <w:rsid w:val="00AC3746"/>
    <w:rsid w:val="00AC4941"/>
    <w:rsid w:val="00AC4F10"/>
    <w:rsid w:val="00AC62F6"/>
    <w:rsid w:val="00AC64C8"/>
    <w:rsid w:val="00AC6C50"/>
    <w:rsid w:val="00AC71CB"/>
    <w:rsid w:val="00AC75C6"/>
    <w:rsid w:val="00AC7803"/>
    <w:rsid w:val="00AD00EA"/>
    <w:rsid w:val="00AD0372"/>
    <w:rsid w:val="00AD0787"/>
    <w:rsid w:val="00AD07E8"/>
    <w:rsid w:val="00AD08C1"/>
    <w:rsid w:val="00AD0E07"/>
    <w:rsid w:val="00AD1262"/>
    <w:rsid w:val="00AD1448"/>
    <w:rsid w:val="00AD14A8"/>
    <w:rsid w:val="00AD1F64"/>
    <w:rsid w:val="00AD2550"/>
    <w:rsid w:val="00AD2670"/>
    <w:rsid w:val="00AD2A1C"/>
    <w:rsid w:val="00AD2AB0"/>
    <w:rsid w:val="00AD2FDB"/>
    <w:rsid w:val="00AD3BCA"/>
    <w:rsid w:val="00AD3D40"/>
    <w:rsid w:val="00AD3E28"/>
    <w:rsid w:val="00AD4163"/>
    <w:rsid w:val="00AD4429"/>
    <w:rsid w:val="00AD4617"/>
    <w:rsid w:val="00AD476A"/>
    <w:rsid w:val="00AD47CA"/>
    <w:rsid w:val="00AD4911"/>
    <w:rsid w:val="00AD4D18"/>
    <w:rsid w:val="00AD4F58"/>
    <w:rsid w:val="00AD5293"/>
    <w:rsid w:val="00AD56E7"/>
    <w:rsid w:val="00AD59AF"/>
    <w:rsid w:val="00AD5BE1"/>
    <w:rsid w:val="00AD5DD3"/>
    <w:rsid w:val="00AD5F5F"/>
    <w:rsid w:val="00AD6037"/>
    <w:rsid w:val="00AD630C"/>
    <w:rsid w:val="00AD6336"/>
    <w:rsid w:val="00AD63A6"/>
    <w:rsid w:val="00AD6436"/>
    <w:rsid w:val="00AD69A1"/>
    <w:rsid w:val="00AD6B62"/>
    <w:rsid w:val="00AD70A6"/>
    <w:rsid w:val="00AD76EE"/>
    <w:rsid w:val="00AD784B"/>
    <w:rsid w:val="00AE0468"/>
    <w:rsid w:val="00AE0474"/>
    <w:rsid w:val="00AE057A"/>
    <w:rsid w:val="00AE0E08"/>
    <w:rsid w:val="00AE1030"/>
    <w:rsid w:val="00AE16EF"/>
    <w:rsid w:val="00AE17B0"/>
    <w:rsid w:val="00AE21E8"/>
    <w:rsid w:val="00AE277F"/>
    <w:rsid w:val="00AE2A2D"/>
    <w:rsid w:val="00AE2CB0"/>
    <w:rsid w:val="00AE35AA"/>
    <w:rsid w:val="00AE3C52"/>
    <w:rsid w:val="00AE3FED"/>
    <w:rsid w:val="00AE4431"/>
    <w:rsid w:val="00AE44BD"/>
    <w:rsid w:val="00AE464F"/>
    <w:rsid w:val="00AE48B3"/>
    <w:rsid w:val="00AE4D66"/>
    <w:rsid w:val="00AE54F1"/>
    <w:rsid w:val="00AE568E"/>
    <w:rsid w:val="00AE5851"/>
    <w:rsid w:val="00AE64C6"/>
    <w:rsid w:val="00AE77AE"/>
    <w:rsid w:val="00AE790E"/>
    <w:rsid w:val="00AF01AE"/>
    <w:rsid w:val="00AF01BF"/>
    <w:rsid w:val="00AF04F5"/>
    <w:rsid w:val="00AF0A1B"/>
    <w:rsid w:val="00AF0EE4"/>
    <w:rsid w:val="00AF125C"/>
    <w:rsid w:val="00AF2902"/>
    <w:rsid w:val="00AF2AB2"/>
    <w:rsid w:val="00AF2DE2"/>
    <w:rsid w:val="00AF301D"/>
    <w:rsid w:val="00AF4982"/>
    <w:rsid w:val="00AF4A9E"/>
    <w:rsid w:val="00AF4AC4"/>
    <w:rsid w:val="00AF4C75"/>
    <w:rsid w:val="00AF53E5"/>
    <w:rsid w:val="00AF5DC5"/>
    <w:rsid w:val="00AF5EF7"/>
    <w:rsid w:val="00AF6FD6"/>
    <w:rsid w:val="00AF7049"/>
    <w:rsid w:val="00AF76BC"/>
    <w:rsid w:val="00AF7D38"/>
    <w:rsid w:val="00AF7D79"/>
    <w:rsid w:val="00B00F01"/>
    <w:rsid w:val="00B018E5"/>
    <w:rsid w:val="00B027DB"/>
    <w:rsid w:val="00B035FC"/>
    <w:rsid w:val="00B03B31"/>
    <w:rsid w:val="00B049BB"/>
    <w:rsid w:val="00B04FF8"/>
    <w:rsid w:val="00B05355"/>
    <w:rsid w:val="00B057EB"/>
    <w:rsid w:val="00B05A28"/>
    <w:rsid w:val="00B05B04"/>
    <w:rsid w:val="00B06369"/>
    <w:rsid w:val="00B06E88"/>
    <w:rsid w:val="00B07089"/>
    <w:rsid w:val="00B07455"/>
    <w:rsid w:val="00B0793F"/>
    <w:rsid w:val="00B07B57"/>
    <w:rsid w:val="00B07C61"/>
    <w:rsid w:val="00B07EB7"/>
    <w:rsid w:val="00B1192E"/>
    <w:rsid w:val="00B11C7C"/>
    <w:rsid w:val="00B12318"/>
    <w:rsid w:val="00B1269F"/>
    <w:rsid w:val="00B12763"/>
    <w:rsid w:val="00B132AC"/>
    <w:rsid w:val="00B13C7C"/>
    <w:rsid w:val="00B14C20"/>
    <w:rsid w:val="00B15485"/>
    <w:rsid w:val="00B158A7"/>
    <w:rsid w:val="00B1647D"/>
    <w:rsid w:val="00B16B9E"/>
    <w:rsid w:val="00B16E07"/>
    <w:rsid w:val="00B20146"/>
    <w:rsid w:val="00B201A7"/>
    <w:rsid w:val="00B2028B"/>
    <w:rsid w:val="00B20460"/>
    <w:rsid w:val="00B20795"/>
    <w:rsid w:val="00B218E3"/>
    <w:rsid w:val="00B21D2F"/>
    <w:rsid w:val="00B221E9"/>
    <w:rsid w:val="00B22607"/>
    <w:rsid w:val="00B22818"/>
    <w:rsid w:val="00B22863"/>
    <w:rsid w:val="00B2297D"/>
    <w:rsid w:val="00B22AE8"/>
    <w:rsid w:val="00B22BF2"/>
    <w:rsid w:val="00B22E8C"/>
    <w:rsid w:val="00B23066"/>
    <w:rsid w:val="00B230F5"/>
    <w:rsid w:val="00B232FF"/>
    <w:rsid w:val="00B23369"/>
    <w:rsid w:val="00B23A72"/>
    <w:rsid w:val="00B24668"/>
    <w:rsid w:val="00B24D1B"/>
    <w:rsid w:val="00B24FC7"/>
    <w:rsid w:val="00B25239"/>
    <w:rsid w:val="00B253B6"/>
    <w:rsid w:val="00B2540C"/>
    <w:rsid w:val="00B25761"/>
    <w:rsid w:val="00B25A93"/>
    <w:rsid w:val="00B25AFC"/>
    <w:rsid w:val="00B25CC8"/>
    <w:rsid w:val="00B25F5D"/>
    <w:rsid w:val="00B26152"/>
    <w:rsid w:val="00B268B6"/>
    <w:rsid w:val="00B26C08"/>
    <w:rsid w:val="00B273B0"/>
    <w:rsid w:val="00B273CC"/>
    <w:rsid w:val="00B27553"/>
    <w:rsid w:val="00B27596"/>
    <w:rsid w:val="00B277F3"/>
    <w:rsid w:val="00B27B72"/>
    <w:rsid w:val="00B27D38"/>
    <w:rsid w:val="00B303B9"/>
    <w:rsid w:val="00B30519"/>
    <w:rsid w:val="00B3051D"/>
    <w:rsid w:val="00B30CAF"/>
    <w:rsid w:val="00B31130"/>
    <w:rsid w:val="00B3119A"/>
    <w:rsid w:val="00B31373"/>
    <w:rsid w:val="00B319DE"/>
    <w:rsid w:val="00B31A45"/>
    <w:rsid w:val="00B31FBF"/>
    <w:rsid w:val="00B326A3"/>
    <w:rsid w:val="00B328A0"/>
    <w:rsid w:val="00B32930"/>
    <w:rsid w:val="00B32A61"/>
    <w:rsid w:val="00B331D8"/>
    <w:rsid w:val="00B33A6F"/>
    <w:rsid w:val="00B34144"/>
    <w:rsid w:val="00B34290"/>
    <w:rsid w:val="00B34364"/>
    <w:rsid w:val="00B3453D"/>
    <w:rsid w:val="00B3493E"/>
    <w:rsid w:val="00B34C26"/>
    <w:rsid w:val="00B34F22"/>
    <w:rsid w:val="00B35528"/>
    <w:rsid w:val="00B355A0"/>
    <w:rsid w:val="00B35655"/>
    <w:rsid w:val="00B35D0C"/>
    <w:rsid w:val="00B366D0"/>
    <w:rsid w:val="00B36C3A"/>
    <w:rsid w:val="00B36DB7"/>
    <w:rsid w:val="00B36F11"/>
    <w:rsid w:val="00B372DE"/>
    <w:rsid w:val="00B37787"/>
    <w:rsid w:val="00B3789F"/>
    <w:rsid w:val="00B37924"/>
    <w:rsid w:val="00B37ED7"/>
    <w:rsid w:val="00B37F82"/>
    <w:rsid w:val="00B4004B"/>
    <w:rsid w:val="00B4013B"/>
    <w:rsid w:val="00B40193"/>
    <w:rsid w:val="00B40A28"/>
    <w:rsid w:val="00B40A83"/>
    <w:rsid w:val="00B4115A"/>
    <w:rsid w:val="00B41D11"/>
    <w:rsid w:val="00B41E01"/>
    <w:rsid w:val="00B41E53"/>
    <w:rsid w:val="00B421F4"/>
    <w:rsid w:val="00B42345"/>
    <w:rsid w:val="00B42367"/>
    <w:rsid w:val="00B42506"/>
    <w:rsid w:val="00B42811"/>
    <w:rsid w:val="00B44260"/>
    <w:rsid w:val="00B448A8"/>
    <w:rsid w:val="00B44A76"/>
    <w:rsid w:val="00B44C49"/>
    <w:rsid w:val="00B450E3"/>
    <w:rsid w:val="00B459B4"/>
    <w:rsid w:val="00B45B08"/>
    <w:rsid w:val="00B45BF1"/>
    <w:rsid w:val="00B45EB6"/>
    <w:rsid w:val="00B46007"/>
    <w:rsid w:val="00B470C7"/>
    <w:rsid w:val="00B47205"/>
    <w:rsid w:val="00B475BB"/>
    <w:rsid w:val="00B50CD1"/>
    <w:rsid w:val="00B51238"/>
    <w:rsid w:val="00B51F39"/>
    <w:rsid w:val="00B526D5"/>
    <w:rsid w:val="00B52A2A"/>
    <w:rsid w:val="00B52D4F"/>
    <w:rsid w:val="00B52D82"/>
    <w:rsid w:val="00B52FC5"/>
    <w:rsid w:val="00B5382E"/>
    <w:rsid w:val="00B53AC5"/>
    <w:rsid w:val="00B53B51"/>
    <w:rsid w:val="00B53BB3"/>
    <w:rsid w:val="00B53C9E"/>
    <w:rsid w:val="00B53F9B"/>
    <w:rsid w:val="00B542B0"/>
    <w:rsid w:val="00B54300"/>
    <w:rsid w:val="00B544CC"/>
    <w:rsid w:val="00B55619"/>
    <w:rsid w:val="00B56261"/>
    <w:rsid w:val="00B56312"/>
    <w:rsid w:val="00B568C6"/>
    <w:rsid w:val="00B56F6F"/>
    <w:rsid w:val="00B5736D"/>
    <w:rsid w:val="00B57453"/>
    <w:rsid w:val="00B576D3"/>
    <w:rsid w:val="00B5783B"/>
    <w:rsid w:val="00B57D4D"/>
    <w:rsid w:val="00B57F60"/>
    <w:rsid w:val="00B630A3"/>
    <w:rsid w:val="00B633C2"/>
    <w:rsid w:val="00B6362C"/>
    <w:rsid w:val="00B63BD1"/>
    <w:rsid w:val="00B64550"/>
    <w:rsid w:val="00B645A3"/>
    <w:rsid w:val="00B6463B"/>
    <w:rsid w:val="00B65101"/>
    <w:rsid w:val="00B653DF"/>
    <w:rsid w:val="00B65787"/>
    <w:rsid w:val="00B65AB8"/>
    <w:rsid w:val="00B65B2D"/>
    <w:rsid w:val="00B65CEE"/>
    <w:rsid w:val="00B65DCF"/>
    <w:rsid w:val="00B65E1D"/>
    <w:rsid w:val="00B6607C"/>
    <w:rsid w:val="00B66406"/>
    <w:rsid w:val="00B665F8"/>
    <w:rsid w:val="00B66CDF"/>
    <w:rsid w:val="00B66E3A"/>
    <w:rsid w:val="00B66F72"/>
    <w:rsid w:val="00B673D0"/>
    <w:rsid w:val="00B678F8"/>
    <w:rsid w:val="00B67F06"/>
    <w:rsid w:val="00B67F7C"/>
    <w:rsid w:val="00B70823"/>
    <w:rsid w:val="00B70C6D"/>
    <w:rsid w:val="00B70D28"/>
    <w:rsid w:val="00B70D2E"/>
    <w:rsid w:val="00B70E5B"/>
    <w:rsid w:val="00B712A1"/>
    <w:rsid w:val="00B713E4"/>
    <w:rsid w:val="00B716FC"/>
    <w:rsid w:val="00B71A5D"/>
    <w:rsid w:val="00B7236B"/>
    <w:rsid w:val="00B727C2"/>
    <w:rsid w:val="00B72C91"/>
    <w:rsid w:val="00B72F70"/>
    <w:rsid w:val="00B73046"/>
    <w:rsid w:val="00B73115"/>
    <w:rsid w:val="00B740A0"/>
    <w:rsid w:val="00B747BE"/>
    <w:rsid w:val="00B748DC"/>
    <w:rsid w:val="00B752AF"/>
    <w:rsid w:val="00B758C6"/>
    <w:rsid w:val="00B759B9"/>
    <w:rsid w:val="00B75BF8"/>
    <w:rsid w:val="00B75EA3"/>
    <w:rsid w:val="00B76033"/>
    <w:rsid w:val="00B76D1B"/>
    <w:rsid w:val="00B80562"/>
    <w:rsid w:val="00B80674"/>
    <w:rsid w:val="00B809EB"/>
    <w:rsid w:val="00B80C50"/>
    <w:rsid w:val="00B80C6C"/>
    <w:rsid w:val="00B8102A"/>
    <w:rsid w:val="00B81124"/>
    <w:rsid w:val="00B81397"/>
    <w:rsid w:val="00B8142E"/>
    <w:rsid w:val="00B81A3B"/>
    <w:rsid w:val="00B81E63"/>
    <w:rsid w:val="00B825D6"/>
    <w:rsid w:val="00B8263C"/>
    <w:rsid w:val="00B82C5F"/>
    <w:rsid w:val="00B82DFD"/>
    <w:rsid w:val="00B832A1"/>
    <w:rsid w:val="00B83354"/>
    <w:rsid w:val="00B837AD"/>
    <w:rsid w:val="00B83A76"/>
    <w:rsid w:val="00B83B65"/>
    <w:rsid w:val="00B840E2"/>
    <w:rsid w:val="00B84978"/>
    <w:rsid w:val="00B84B50"/>
    <w:rsid w:val="00B84BA9"/>
    <w:rsid w:val="00B84EB1"/>
    <w:rsid w:val="00B85860"/>
    <w:rsid w:val="00B85B95"/>
    <w:rsid w:val="00B86501"/>
    <w:rsid w:val="00B86A65"/>
    <w:rsid w:val="00B86B71"/>
    <w:rsid w:val="00B86DD9"/>
    <w:rsid w:val="00B873B9"/>
    <w:rsid w:val="00B8771D"/>
    <w:rsid w:val="00B9078E"/>
    <w:rsid w:val="00B909D6"/>
    <w:rsid w:val="00B90DA9"/>
    <w:rsid w:val="00B90E15"/>
    <w:rsid w:val="00B90E33"/>
    <w:rsid w:val="00B91459"/>
    <w:rsid w:val="00B91BC6"/>
    <w:rsid w:val="00B91EDA"/>
    <w:rsid w:val="00B91F1E"/>
    <w:rsid w:val="00B921D1"/>
    <w:rsid w:val="00B925B4"/>
    <w:rsid w:val="00B926D9"/>
    <w:rsid w:val="00B93084"/>
    <w:rsid w:val="00B93103"/>
    <w:rsid w:val="00B93EA6"/>
    <w:rsid w:val="00B93FC8"/>
    <w:rsid w:val="00B941FC"/>
    <w:rsid w:val="00B94BC2"/>
    <w:rsid w:val="00B958EB"/>
    <w:rsid w:val="00B959A0"/>
    <w:rsid w:val="00B96464"/>
    <w:rsid w:val="00B9653A"/>
    <w:rsid w:val="00B9664C"/>
    <w:rsid w:val="00B96902"/>
    <w:rsid w:val="00B97250"/>
    <w:rsid w:val="00B97E1A"/>
    <w:rsid w:val="00BA11F4"/>
    <w:rsid w:val="00BA136F"/>
    <w:rsid w:val="00BA1EEB"/>
    <w:rsid w:val="00BA2777"/>
    <w:rsid w:val="00BA2C10"/>
    <w:rsid w:val="00BA335E"/>
    <w:rsid w:val="00BA3801"/>
    <w:rsid w:val="00BA3EA1"/>
    <w:rsid w:val="00BA44B7"/>
    <w:rsid w:val="00BA4833"/>
    <w:rsid w:val="00BA4998"/>
    <w:rsid w:val="00BA4BA6"/>
    <w:rsid w:val="00BA543B"/>
    <w:rsid w:val="00BA55AA"/>
    <w:rsid w:val="00BA5E13"/>
    <w:rsid w:val="00BA6050"/>
    <w:rsid w:val="00BA6242"/>
    <w:rsid w:val="00BA6B8D"/>
    <w:rsid w:val="00BA7372"/>
    <w:rsid w:val="00BA7491"/>
    <w:rsid w:val="00BA75F3"/>
    <w:rsid w:val="00BA7B2F"/>
    <w:rsid w:val="00BB0DC1"/>
    <w:rsid w:val="00BB136F"/>
    <w:rsid w:val="00BB1883"/>
    <w:rsid w:val="00BB1F0A"/>
    <w:rsid w:val="00BB1F0F"/>
    <w:rsid w:val="00BB211C"/>
    <w:rsid w:val="00BB269B"/>
    <w:rsid w:val="00BB26D1"/>
    <w:rsid w:val="00BB329F"/>
    <w:rsid w:val="00BB335C"/>
    <w:rsid w:val="00BB47B2"/>
    <w:rsid w:val="00BB4C69"/>
    <w:rsid w:val="00BB4F55"/>
    <w:rsid w:val="00BB5062"/>
    <w:rsid w:val="00BB5210"/>
    <w:rsid w:val="00BB54A5"/>
    <w:rsid w:val="00BB553B"/>
    <w:rsid w:val="00BB59E6"/>
    <w:rsid w:val="00BB5EF6"/>
    <w:rsid w:val="00BB6067"/>
    <w:rsid w:val="00BB60AB"/>
    <w:rsid w:val="00BB619E"/>
    <w:rsid w:val="00BB6512"/>
    <w:rsid w:val="00BB68FC"/>
    <w:rsid w:val="00BB6A29"/>
    <w:rsid w:val="00BB7373"/>
    <w:rsid w:val="00BB7947"/>
    <w:rsid w:val="00BB7BAA"/>
    <w:rsid w:val="00BB7F0E"/>
    <w:rsid w:val="00BC0005"/>
    <w:rsid w:val="00BC0781"/>
    <w:rsid w:val="00BC0803"/>
    <w:rsid w:val="00BC0CDF"/>
    <w:rsid w:val="00BC0DA7"/>
    <w:rsid w:val="00BC120A"/>
    <w:rsid w:val="00BC1B11"/>
    <w:rsid w:val="00BC1DC6"/>
    <w:rsid w:val="00BC1EB4"/>
    <w:rsid w:val="00BC218E"/>
    <w:rsid w:val="00BC21CB"/>
    <w:rsid w:val="00BC24F1"/>
    <w:rsid w:val="00BC251D"/>
    <w:rsid w:val="00BC27F3"/>
    <w:rsid w:val="00BC45AA"/>
    <w:rsid w:val="00BC48A8"/>
    <w:rsid w:val="00BC4FAD"/>
    <w:rsid w:val="00BC4FDB"/>
    <w:rsid w:val="00BC55FC"/>
    <w:rsid w:val="00BC5760"/>
    <w:rsid w:val="00BC58F0"/>
    <w:rsid w:val="00BC6250"/>
    <w:rsid w:val="00BC6562"/>
    <w:rsid w:val="00BC6887"/>
    <w:rsid w:val="00BC6B31"/>
    <w:rsid w:val="00BC6D1B"/>
    <w:rsid w:val="00BC78D8"/>
    <w:rsid w:val="00BC7BB9"/>
    <w:rsid w:val="00BC7DFD"/>
    <w:rsid w:val="00BC7F6F"/>
    <w:rsid w:val="00BD00BF"/>
    <w:rsid w:val="00BD074E"/>
    <w:rsid w:val="00BD0951"/>
    <w:rsid w:val="00BD0F39"/>
    <w:rsid w:val="00BD1311"/>
    <w:rsid w:val="00BD15D5"/>
    <w:rsid w:val="00BD18A5"/>
    <w:rsid w:val="00BD18E8"/>
    <w:rsid w:val="00BD19B7"/>
    <w:rsid w:val="00BD1DA7"/>
    <w:rsid w:val="00BD21E2"/>
    <w:rsid w:val="00BD2291"/>
    <w:rsid w:val="00BD3008"/>
    <w:rsid w:val="00BD3066"/>
    <w:rsid w:val="00BD3528"/>
    <w:rsid w:val="00BD3617"/>
    <w:rsid w:val="00BD3670"/>
    <w:rsid w:val="00BD3676"/>
    <w:rsid w:val="00BD38A1"/>
    <w:rsid w:val="00BD3943"/>
    <w:rsid w:val="00BD3996"/>
    <w:rsid w:val="00BD3D8C"/>
    <w:rsid w:val="00BD409E"/>
    <w:rsid w:val="00BD43C5"/>
    <w:rsid w:val="00BD4D60"/>
    <w:rsid w:val="00BD527B"/>
    <w:rsid w:val="00BD589A"/>
    <w:rsid w:val="00BD5B23"/>
    <w:rsid w:val="00BD5BC2"/>
    <w:rsid w:val="00BD5F25"/>
    <w:rsid w:val="00BD5F69"/>
    <w:rsid w:val="00BD6528"/>
    <w:rsid w:val="00BD686E"/>
    <w:rsid w:val="00BD6E1F"/>
    <w:rsid w:val="00BD6EED"/>
    <w:rsid w:val="00BD72F9"/>
    <w:rsid w:val="00BD754F"/>
    <w:rsid w:val="00BD7830"/>
    <w:rsid w:val="00BD7E6A"/>
    <w:rsid w:val="00BE022C"/>
    <w:rsid w:val="00BE0450"/>
    <w:rsid w:val="00BE0840"/>
    <w:rsid w:val="00BE090F"/>
    <w:rsid w:val="00BE0E84"/>
    <w:rsid w:val="00BE14D2"/>
    <w:rsid w:val="00BE16BC"/>
    <w:rsid w:val="00BE1EEF"/>
    <w:rsid w:val="00BE2388"/>
    <w:rsid w:val="00BE2943"/>
    <w:rsid w:val="00BE2EB6"/>
    <w:rsid w:val="00BE2F15"/>
    <w:rsid w:val="00BE3A77"/>
    <w:rsid w:val="00BE3C6B"/>
    <w:rsid w:val="00BE3E46"/>
    <w:rsid w:val="00BE4097"/>
    <w:rsid w:val="00BE4704"/>
    <w:rsid w:val="00BE477D"/>
    <w:rsid w:val="00BE495D"/>
    <w:rsid w:val="00BE4993"/>
    <w:rsid w:val="00BE4BF0"/>
    <w:rsid w:val="00BE5077"/>
    <w:rsid w:val="00BE554F"/>
    <w:rsid w:val="00BE5FBD"/>
    <w:rsid w:val="00BE6509"/>
    <w:rsid w:val="00BE6A4F"/>
    <w:rsid w:val="00BE6BBB"/>
    <w:rsid w:val="00BE6DC0"/>
    <w:rsid w:val="00BE6F24"/>
    <w:rsid w:val="00BE7008"/>
    <w:rsid w:val="00BE713E"/>
    <w:rsid w:val="00BE75AC"/>
    <w:rsid w:val="00BE7925"/>
    <w:rsid w:val="00BE7C41"/>
    <w:rsid w:val="00BE7D46"/>
    <w:rsid w:val="00BF02CA"/>
    <w:rsid w:val="00BF0355"/>
    <w:rsid w:val="00BF0605"/>
    <w:rsid w:val="00BF0905"/>
    <w:rsid w:val="00BF09BA"/>
    <w:rsid w:val="00BF1012"/>
    <w:rsid w:val="00BF1483"/>
    <w:rsid w:val="00BF1B1F"/>
    <w:rsid w:val="00BF1E4B"/>
    <w:rsid w:val="00BF1F24"/>
    <w:rsid w:val="00BF260A"/>
    <w:rsid w:val="00BF26D5"/>
    <w:rsid w:val="00BF2774"/>
    <w:rsid w:val="00BF2AFE"/>
    <w:rsid w:val="00BF2E81"/>
    <w:rsid w:val="00BF30DB"/>
    <w:rsid w:val="00BF3580"/>
    <w:rsid w:val="00BF35A6"/>
    <w:rsid w:val="00BF36A5"/>
    <w:rsid w:val="00BF3958"/>
    <w:rsid w:val="00BF3971"/>
    <w:rsid w:val="00BF49BF"/>
    <w:rsid w:val="00BF536A"/>
    <w:rsid w:val="00BF5955"/>
    <w:rsid w:val="00BF60B8"/>
    <w:rsid w:val="00BF6563"/>
    <w:rsid w:val="00BF6DD2"/>
    <w:rsid w:val="00BF6E18"/>
    <w:rsid w:val="00BF6EB1"/>
    <w:rsid w:val="00BF7679"/>
    <w:rsid w:val="00BF7A4D"/>
    <w:rsid w:val="00BF7BDD"/>
    <w:rsid w:val="00C00174"/>
    <w:rsid w:val="00C003B1"/>
    <w:rsid w:val="00C00951"/>
    <w:rsid w:val="00C00AE1"/>
    <w:rsid w:val="00C00DD8"/>
    <w:rsid w:val="00C00DE6"/>
    <w:rsid w:val="00C014F7"/>
    <w:rsid w:val="00C01B99"/>
    <w:rsid w:val="00C0211D"/>
    <w:rsid w:val="00C03028"/>
    <w:rsid w:val="00C03525"/>
    <w:rsid w:val="00C03C8E"/>
    <w:rsid w:val="00C04247"/>
    <w:rsid w:val="00C04582"/>
    <w:rsid w:val="00C0483B"/>
    <w:rsid w:val="00C049D4"/>
    <w:rsid w:val="00C04D21"/>
    <w:rsid w:val="00C052BD"/>
    <w:rsid w:val="00C05C39"/>
    <w:rsid w:val="00C0650A"/>
    <w:rsid w:val="00C06C86"/>
    <w:rsid w:val="00C06DCC"/>
    <w:rsid w:val="00C07CA5"/>
    <w:rsid w:val="00C07ED8"/>
    <w:rsid w:val="00C10434"/>
    <w:rsid w:val="00C10A71"/>
    <w:rsid w:val="00C11454"/>
    <w:rsid w:val="00C115D2"/>
    <w:rsid w:val="00C11E1D"/>
    <w:rsid w:val="00C12029"/>
    <w:rsid w:val="00C12563"/>
    <w:rsid w:val="00C12738"/>
    <w:rsid w:val="00C12BC8"/>
    <w:rsid w:val="00C12CA2"/>
    <w:rsid w:val="00C1314E"/>
    <w:rsid w:val="00C1321A"/>
    <w:rsid w:val="00C138F2"/>
    <w:rsid w:val="00C139CA"/>
    <w:rsid w:val="00C13EAE"/>
    <w:rsid w:val="00C144B1"/>
    <w:rsid w:val="00C145B8"/>
    <w:rsid w:val="00C14E29"/>
    <w:rsid w:val="00C14E66"/>
    <w:rsid w:val="00C15175"/>
    <w:rsid w:val="00C1521F"/>
    <w:rsid w:val="00C15579"/>
    <w:rsid w:val="00C155BC"/>
    <w:rsid w:val="00C169F6"/>
    <w:rsid w:val="00C169FD"/>
    <w:rsid w:val="00C16E89"/>
    <w:rsid w:val="00C170DA"/>
    <w:rsid w:val="00C172E4"/>
    <w:rsid w:val="00C175C8"/>
    <w:rsid w:val="00C17728"/>
    <w:rsid w:val="00C1795C"/>
    <w:rsid w:val="00C20056"/>
    <w:rsid w:val="00C20385"/>
    <w:rsid w:val="00C20654"/>
    <w:rsid w:val="00C20D71"/>
    <w:rsid w:val="00C21458"/>
    <w:rsid w:val="00C217F2"/>
    <w:rsid w:val="00C21B08"/>
    <w:rsid w:val="00C21BEA"/>
    <w:rsid w:val="00C22745"/>
    <w:rsid w:val="00C23E23"/>
    <w:rsid w:val="00C24386"/>
    <w:rsid w:val="00C24A12"/>
    <w:rsid w:val="00C24BC9"/>
    <w:rsid w:val="00C2512D"/>
    <w:rsid w:val="00C25926"/>
    <w:rsid w:val="00C25D09"/>
    <w:rsid w:val="00C2624F"/>
    <w:rsid w:val="00C278FA"/>
    <w:rsid w:val="00C27F62"/>
    <w:rsid w:val="00C30456"/>
    <w:rsid w:val="00C30B20"/>
    <w:rsid w:val="00C30D11"/>
    <w:rsid w:val="00C30DE2"/>
    <w:rsid w:val="00C31279"/>
    <w:rsid w:val="00C31921"/>
    <w:rsid w:val="00C31A89"/>
    <w:rsid w:val="00C321AF"/>
    <w:rsid w:val="00C32344"/>
    <w:rsid w:val="00C3281B"/>
    <w:rsid w:val="00C3291D"/>
    <w:rsid w:val="00C3292A"/>
    <w:rsid w:val="00C33056"/>
    <w:rsid w:val="00C337EA"/>
    <w:rsid w:val="00C33951"/>
    <w:rsid w:val="00C3400F"/>
    <w:rsid w:val="00C3413B"/>
    <w:rsid w:val="00C34313"/>
    <w:rsid w:val="00C349A7"/>
    <w:rsid w:val="00C34D01"/>
    <w:rsid w:val="00C34DD8"/>
    <w:rsid w:val="00C34FBB"/>
    <w:rsid w:val="00C356A6"/>
    <w:rsid w:val="00C35808"/>
    <w:rsid w:val="00C358B6"/>
    <w:rsid w:val="00C35A62"/>
    <w:rsid w:val="00C35DAC"/>
    <w:rsid w:val="00C3614D"/>
    <w:rsid w:val="00C3673D"/>
    <w:rsid w:val="00C36C2A"/>
    <w:rsid w:val="00C36C6D"/>
    <w:rsid w:val="00C36CB8"/>
    <w:rsid w:val="00C37641"/>
    <w:rsid w:val="00C37EA0"/>
    <w:rsid w:val="00C37F7F"/>
    <w:rsid w:val="00C401C4"/>
    <w:rsid w:val="00C40744"/>
    <w:rsid w:val="00C41273"/>
    <w:rsid w:val="00C4129C"/>
    <w:rsid w:val="00C42302"/>
    <w:rsid w:val="00C42733"/>
    <w:rsid w:val="00C429B8"/>
    <w:rsid w:val="00C42BAC"/>
    <w:rsid w:val="00C42E31"/>
    <w:rsid w:val="00C4302B"/>
    <w:rsid w:val="00C43153"/>
    <w:rsid w:val="00C43234"/>
    <w:rsid w:val="00C4329F"/>
    <w:rsid w:val="00C434A9"/>
    <w:rsid w:val="00C43763"/>
    <w:rsid w:val="00C438BB"/>
    <w:rsid w:val="00C43A29"/>
    <w:rsid w:val="00C43CC0"/>
    <w:rsid w:val="00C43DC0"/>
    <w:rsid w:val="00C441A5"/>
    <w:rsid w:val="00C44803"/>
    <w:rsid w:val="00C449E3"/>
    <w:rsid w:val="00C44B28"/>
    <w:rsid w:val="00C44B45"/>
    <w:rsid w:val="00C45004"/>
    <w:rsid w:val="00C451D1"/>
    <w:rsid w:val="00C45B17"/>
    <w:rsid w:val="00C4609D"/>
    <w:rsid w:val="00C46350"/>
    <w:rsid w:val="00C464AE"/>
    <w:rsid w:val="00C46E9F"/>
    <w:rsid w:val="00C478CB"/>
    <w:rsid w:val="00C501C2"/>
    <w:rsid w:val="00C5043D"/>
    <w:rsid w:val="00C50BD6"/>
    <w:rsid w:val="00C510CF"/>
    <w:rsid w:val="00C51A23"/>
    <w:rsid w:val="00C51DEF"/>
    <w:rsid w:val="00C5280E"/>
    <w:rsid w:val="00C52F3D"/>
    <w:rsid w:val="00C5337B"/>
    <w:rsid w:val="00C539C7"/>
    <w:rsid w:val="00C53BDB"/>
    <w:rsid w:val="00C53CB5"/>
    <w:rsid w:val="00C53ED5"/>
    <w:rsid w:val="00C54136"/>
    <w:rsid w:val="00C544ED"/>
    <w:rsid w:val="00C54B43"/>
    <w:rsid w:val="00C553B7"/>
    <w:rsid w:val="00C556AA"/>
    <w:rsid w:val="00C55E65"/>
    <w:rsid w:val="00C562BE"/>
    <w:rsid w:val="00C56B58"/>
    <w:rsid w:val="00C56B92"/>
    <w:rsid w:val="00C56BBB"/>
    <w:rsid w:val="00C570F3"/>
    <w:rsid w:val="00C57290"/>
    <w:rsid w:val="00C57355"/>
    <w:rsid w:val="00C574BE"/>
    <w:rsid w:val="00C578C0"/>
    <w:rsid w:val="00C57ED8"/>
    <w:rsid w:val="00C60212"/>
    <w:rsid w:val="00C603B2"/>
    <w:rsid w:val="00C60DD9"/>
    <w:rsid w:val="00C61265"/>
    <w:rsid w:val="00C61FED"/>
    <w:rsid w:val="00C6231F"/>
    <w:rsid w:val="00C6263D"/>
    <w:rsid w:val="00C62709"/>
    <w:rsid w:val="00C6291A"/>
    <w:rsid w:val="00C63482"/>
    <w:rsid w:val="00C634D6"/>
    <w:rsid w:val="00C63949"/>
    <w:rsid w:val="00C642B4"/>
    <w:rsid w:val="00C6459C"/>
    <w:rsid w:val="00C646AA"/>
    <w:rsid w:val="00C64786"/>
    <w:rsid w:val="00C64D7F"/>
    <w:rsid w:val="00C6530A"/>
    <w:rsid w:val="00C6547E"/>
    <w:rsid w:val="00C65607"/>
    <w:rsid w:val="00C66583"/>
    <w:rsid w:val="00C66731"/>
    <w:rsid w:val="00C66AB3"/>
    <w:rsid w:val="00C66B27"/>
    <w:rsid w:val="00C671D4"/>
    <w:rsid w:val="00C671DB"/>
    <w:rsid w:val="00C675D5"/>
    <w:rsid w:val="00C6762B"/>
    <w:rsid w:val="00C676C7"/>
    <w:rsid w:val="00C67712"/>
    <w:rsid w:val="00C67DD6"/>
    <w:rsid w:val="00C7011F"/>
    <w:rsid w:val="00C70BEC"/>
    <w:rsid w:val="00C70D63"/>
    <w:rsid w:val="00C713DD"/>
    <w:rsid w:val="00C714C8"/>
    <w:rsid w:val="00C71789"/>
    <w:rsid w:val="00C72072"/>
    <w:rsid w:val="00C72562"/>
    <w:rsid w:val="00C72665"/>
    <w:rsid w:val="00C7283E"/>
    <w:rsid w:val="00C729C3"/>
    <w:rsid w:val="00C729CC"/>
    <w:rsid w:val="00C72DAF"/>
    <w:rsid w:val="00C73042"/>
    <w:rsid w:val="00C7308B"/>
    <w:rsid w:val="00C73229"/>
    <w:rsid w:val="00C7373E"/>
    <w:rsid w:val="00C73A62"/>
    <w:rsid w:val="00C73A8E"/>
    <w:rsid w:val="00C740E8"/>
    <w:rsid w:val="00C7425F"/>
    <w:rsid w:val="00C746AF"/>
    <w:rsid w:val="00C74B5B"/>
    <w:rsid w:val="00C74E29"/>
    <w:rsid w:val="00C75288"/>
    <w:rsid w:val="00C753A0"/>
    <w:rsid w:val="00C75CC7"/>
    <w:rsid w:val="00C76035"/>
    <w:rsid w:val="00C760F0"/>
    <w:rsid w:val="00C765EF"/>
    <w:rsid w:val="00C76FB2"/>
    <w:rsid w:val="00C77150"/>
    <w:rsid w:val="00C775E3"/>
    <w:rsid w:val="00C77EF9"/>
    <w:rsid w:val="00C80146"/>
    <w:rsid w:val="00C80791"/>
    <w:rsid w:val="00C809D3"/>
    <w:rsid w:val="00C81246"/>
    <w:rsid w:val="00C8129A"/>
    <w:rsid w:val="00C812AE"/>
    <w:rsid w:val="00C81706"/>
    <w:rsid w:val="00C817FF"/>
    <w:rsid w:val="00C81A4B"/>
    <w:rsid w:val="00C81C7B"/>
    <w:rsid w:val="00C81EDB"/>
    <w:rsid w:val="00C8200A"/>
    <w:rsid w:val="00C822BD"/>
    <w:rsid w:val="00C822D7"/>
    <w:rsid w:val="00C82437"/>
    <w:rsid w:val="00C826E5"/>
    <w:rsid w:val="00C8273B"/>
    <w:rsid w:val="00C82A23"/>
    <w:rsid w:val="00C832B9"/>
    <w:rsid w:val="00C8334D"/>
    <w:rsid w:val="00C837BA"/>
    <w:rsid w:val="00C8486C"/>
    <w:rsid w:val="00C84925"/>
    <w:rsid w:val="00C84B49"/>
    <w:rsid w:val="00C84BD0"/>
    <w:rsid w:val="00C8553A"/>
    <w:rsid w:val="00C856B6"/>
    <w:rsid w:val="00C85DF4"/>
    <w:rsid w:val="00C86068"/>
    <w:rsid w:val="00C86B3C"/>
    <w:rsid w:val="00C873B4"/>
    <w:rsid w:val="00C87525"/>
    <w:rsid w:val="00C87A8C"/>
    <w:rsid w:val="00C90526"/>
    <w:rsid w:val="00C908C1"/>
    <w:rsid w:val="00C909B5"/>
    <w:rsid w:val="00C9173F"/>
    <w:rsid w:val="00C91F59"/>
    <w:rsid w:val="00C923D4"/>
    <w:rsid w:val="00C92E8A"/>
    <w:rsid w:val="00C93286"/>
    <w:rsid w:val="00C938D7"/>
    <w:rsid w:val="00C94158"/>
    <w:rsid w:val="00C94869"/>
    <w:rsid w:val="00C94BAB"/>
    <w:rsid w:val="00C94C4D"/>
    <w:rsid w:val="00C9518C"/>
    <w:rsid w:val="00C95240"/>
    <w:rsid w:val="00C956EF"/>
    <w:rsid w:val="00C95E30"/>
    <w:rsid w:val="00C96059"/>
    <w:rsid w:val="00C965C1"/>
    <w:rsid w:val="00C96A59"/>
    <w:rsid w:val="00C979C0"/>
    <w:rsid w:val="00C97D78"/>
    <w:rsid w:val="00CA07A0"/>
    <w:rsid w:val="00CA083F"/>
    <w:rsid w:val="00CA0C9F"/>
    <w:rsid w:val="00CA0FB3"/>
    <w:rsid w:val="00CA1826"/>
    <w:rsid w:val="00CA1CC3"/>
    <w:rsid w:val="00CA273A"/>
    <w:rsid w:val="00CA2825"/>
    <w:rsid w:val="00CA2A5D"/>
    <w:rsid w:val="00CA3321"/>
    <w:rsid w:val="00CA35F9"/>
    <w:rsid w:val="00CA3878"/>
    <w:rsid w:val="00CA39C9"/>
    <w:rsid w:val="00CA3DC4"/>
    <w:rsid w:val="00CA40E2"/>
    <w:rsid w:val="00CA423A"/>
    <w:rsid w:val="00CA4E85"/>
    <w:rsid w:val="00CA5703"/>
    <w:rsid w:val="00CA57C8"/>
    <w:rsid w:val="00CA5DF9"/>
    <w:rsid w:val="00CA64E5"/>
    <w:rsid w:val="00CA65A2"/>
    <w:rsid w:val="00CA6662"/>
    <w:rsid w:val="00CA68F1"/>
    <w:rsid w:val="00CA7104"/>
    <w:rsid w:val="00CA7C3A"/>
    <w:rsid w:val="00CA7E2C"/>
    <w:rsid w:val="00CA7F53"/>
    <w:rsid w:val="00CB0494"/>
    <w:rsid w:val="00CB1065"/>
    <w:rsid w:val="00CB1172"/>
    <w:rsid w:val="00CB127E"/>
    <w:rsid w:val="00CB180D"/>
    <w:rsid w:val="00CB1CB2"/>
    <w:rsid w:val="00CB1ECF"/>
    <w:rsid w:val="00CB1FD2"/>
    <w:rsid w:val="00CB211A"/>
    <w:rsid w:val="00CB2339"/>
    <w:rsid w:val="00CB23DC"/>
    <w:rsid w:val="00CB3B7F"/>
    <w:rsid w:val="00CB3EE0"/>
    <w:rsid w:val="00CB3F4B"/>
    <w:rsid w:val="00CB4843"/>
    <w:rsid w:val="00CB4AFB"/>
    <w:rsid w:val="00CB564F"/>
    <w:rsid w:val="00CB5C06"/>
    <w:rsid w:val="00CB5CAD"/>
    <w:rsid w:val="00CB62F5"/>
    <w:rsid w:val="00CB68BF"/>
    <w:rsid w:val="00CB748C"/>
    <w:rsid w:val="00CB7EDE"/>
    <w:rsid w:val="00CB7F55"/>
    <w:rsid w:val="00CC086F"/>
    <w:rsid w:val="00CC0A03"/>
    <w:rsid w:val="00CC0D96"/>
    <w:rsid w:val="00CC12FF"/>
    <w:rsid w:val="00CC13B5"/>
    <w:rsid w:val="00CC1C6A"/>
    <w:rsid w:val="00CC2237"/>
    <w:rsid w:val="00CC2366"/>
    <w:rsid w:val="00CC2572"/>
    <w:rsid w:val="00CC2581"/>
    <w:rsid w:val="00CC2627"/>
    <w:rsid w:val="00CC2DDC"/>
    <w:rsid w:val="00CC3243"/>
    <w:rsid w:val="00CC4347"/>
    <w:rsid w:val="00CC4443"/>
    <w:rsid w:val="00CC4A4F"/>
    <w:rsid w:val="00CC561E"/>
    <w:rsid w:val="00CC5681"/>
    <w:rsid w:val="00CC5AE8"/>
    <w:rsid w:val="00CC6C0D"/>
    <w:rsid w:val="00CC6FC2"/>
    <w:rsid w:val="00CC7000"/>
    <w:rsid w:val="00CC7045"/>
    <w:rsid w:val="00CC78F7"/>
    <w:rsid w:val="00CC7B13"/>
    <w:rsid w:val="00CC7DE4"/>
    <w:rsid w:val="00CD04D5"/>
    <w:rsid w:val="00CD17EB"/>
    <w:rsid w:val="00CD19CF"/>
    <w:rsid w:val="00CD1C39"/>
    <w:rsid w:val="00CD1E8B"/>
    <w:rsid w:val="00CD212F"/>
    <w:rsid w:val="00CD229C"/>
    <w:rsid w:val="00CD3253"/>
    <w:rsid w:val="00CD33DF"/>
    <w:rsid w:val="00CD36BF"/>
    <w:rsid w:val="00CD377B"/>
    <w:rsid w:val="00CD3996"/>
    <w:rsid w:val="00CD3F17"/>
    <w:rsid w:val="00CD443B"/>
    <w:rsid w:val="00CD547F"/>
    <w:rsid w:val="00CD5A0A"/>
    <w:rsid w:val="00CD5F13"/>
    <w:rsid w:val="00CD5F9C"/>
    <w:rsid w:val="00CD6156"/>
    <w:rsid w:val="00CD6FC6"/>
    <w:rsid w:val="00CD7C77"/>
    <w:rsid w:val="00CD7E00"/>
    <w:rsid w:val="00CE0171"/>
    <w:rsid w:val="00CE0498"/>
    <w:rsid w:val="00CE09FF"/>
    <w:rsid w:val="00CE0AB8"/>
    <w:rsid w:val="00CE17A1"/>
    <w:rsid w:val="00CE1C46"/>
    <w:rsid w:val="00CE1F71"/>
    <w:rsid w:val="00CE255A"/>
    <w:rsid w:val="00CE304A"/>
    <w:rsid w:val="00CE30EA"/>
    <w:rsid w:val="00CE317A"/>
    <w:rsid w:val="00CE3832"/>
    <w:rsid w:val="00CE38B6"/>
    <w:rsid w:val="00CE4BB9"/>
    <w:rsid w:val="00CE4D6C"/>
    <w:rsid w:val="00CE5B5E"/>
    <w:rsid w:val="00CE6097"/>
    <w:rsid w:val="00CE68B8"/>
    <w:rsid w:val="00CE6AFB"/>
    <w:rsid w:val="00CE6BDB"/>
    <w:rsid w:val="00CE6FC8"/>
    <w:rsid w:val="00CE71F9"/>
    <w:rsid w:val="00CE7383"/>
    <w:rsid w:val="00CE7541"/>
    <w:rsid w:val="00CE7664"/>
    <w:rsid w:val="00CE7B8E"/>
    <w:rsid w:val="00CE7BB2"/>
    <w:rsid w:val="00CE7CB6"/>
    <w:rsid w:val="00CF0048"/>
    <w:rsid w:val="00CF0088"/>
    <w:rsid w:val="00CF09DF"/>
    <w:rsid w:val="00CF0F14"/>
    <w:rsid w:val="00CF1210"/>
    <w:rsid w:val="00CF1924"/>
    <w:rsid w:val="00CF1E7A"/>
    <w:rsid w:val="00CF21BB"/>
    <w:rsid w:val="00CF21E4"/>
    <w:rsid w:val="00CF2352"/>
    <w:rsid w:val="00CF2898"/>
    <w:rsid w:val="00CF28C6"/>
    <w:rsid w:val="00CF2C97"/>
    <w:rsid w:val="00CF3359"/>
    <w:rsid w:val="00CF3527"/>
    <w:rsid w:val="00CF3A28"/>
    <w:rsid w:val="00CF3D98"/>
    <w:rsid w:val="00CF4788"/>
    <w:rsid w:val="00CF4AE8"/>
    <w:rsid w:val="00CF4FA4"/>
    <w:rsid w:val="00CF58EE"/>
    <w:rsid w:val="00CF5BA9"/>
    <w:rsid w:val="00CF5DEC"/>
    <w:rsid w:val="00CF5F82"/>
    <w:rsid w:val="00CF5FDF"/>
    <w:rsid w:val="00CF61D7"/>
    <w:rsid w:val="00CF6D9E"/>
    <w:rsid w:val="00CF6FD8"/>
    <w:rsid w:val="00CF74A6"/>
    <w:rsid w:val="00CF750E"/>
    <w:rsid w:val="00CF77F7"/>
    <w:rsid w:val="00CF79B3"/>
    <w:rsid w:val="00CF79D0"/>
    <w:rsid w:val="00CF7AB3"/>
    <w:rsid w:val="00CF7ECA"/>
    <w:rsid w:val="00D00149"/>
    <w:rsid w:val="00D00AF4"/>
    <w:rsid w:val="00D00F60"/>
    <w:rsid w:val="00D02409"/>
    <w:rsid w:val="00D0299D"/>
    <w:rsid w:val="00D02D70"/>
    <w:rsid w:val="00D02EAB"/>
    <w:rsid w:val="00D02EE7"/>
    <w:rsid w:val="00D034C4"/>
    <w:rsid w:val="00D03841"/>
    <w:rsid w:val="00D04273"/>
    <w:rsid w:val="00D0495E"/>
    <w:rsid w:val="00D04C58"/>
    <w:rsid w:val="00D04C70"/>
    <w:rsid w:val="00D04E1A"/>
    <w:rsid w:val="00D04E79"/>
    <w:rsid w:val="00D04FB3"/>
    <w:rsid w:val="00D05767"/>
    <w:rsid w:val="00D058F1"/>
    <w:rsid w:val="00D058F4"/>
    <w:rsid w:val="00D05C2F"/>
    <w:rsid w:val="00D060B8"/>
    <w:rsid w:val="00D07733"/>
    <w:rsid w:val="00D078C7"/>
    <w:rsid w:val="00D078D4"/>
    <w:rsid w:val="00D07CC1"/>
    <w:rsid w:val="00D10264"/>
    <w:rsid w:val="00D10555"/>
    <w:rsid w:val="00D10663"/>
    <w:rsid w:val="00D10B5B"/>
    <w:rsid w:val="00D10E46"/>
    <w:rsid w:val="00D10F6C"/>
    <w:rsid w:val="00D11C1E"/>
    <w:rsid w:val="00D1225C"/>
    <w:rsid w:val="00D1225E"/>
    <w:rsid w:val="00D12CF1"/>
    <w:rsid w:val="00D12E50"/>
    <w:rsid w:val="00D13CEE"/>
    <w:rsid w:val="00D13D50"/>
    <w:rsid w:val="00D141D4"/>
    <w:rsid w:val="00D15634"/>
    <w:rsid w:val="00D15E50"/>
    <w:rsid w:val="00D167D5"/>
    <w:rsid w:val="00D1698A"/>
    <w:rsid w:val="00D16CBC"/>
    <w:rsid w:val="00D16DCB"/>
    <w:rsid w:val="00D172C4"/>
    <w:rsid w:val="00D2066D"/>
    <w:rsid w:val="00D20880"/>
    <w:rsid w:val="00D208B5"/>
    <w:rsid w:val="00D20CCF"/>
    <w:rsid w:val="00D20DBB"/>
    <w:rsid w:val="00D21610"/>
    <w:rsid w:val="00D216CB"/>
    <w:rsid w:val="00D217A0"/>
    <w:rsid w:val="00D220B2"/>
    <w:rsid w:val="00D225B1"/>
    <w:rsid w:val="00D22625"/>
    <w:rsid w:val="00D23536"/>
    <w:rsid w:val="00D23670"/>
    <w:rsid w:val="00D23C7D"/>
    <w:rsid w:val="00D2403B"/>
    <w:rsid w:val="00D250AD"/>
    <w:rsid w:val="00D252E2"/>
    <w:rsid w:val="00D2595B"/>
    <w:rsid w:val="00D25D4D"/>
    <w:rsid w:val="00D25E47"/>
    <w:rsid w:val="00D25F70"/>
    <w:rsid w:val="00D261B3"/>
    <w:rsid w:val="00D2620D"/>
    <w:rsid w:val="00D26234"/>
    <w:rsid w:val="00D26579"/>
    <w:rsid w:val="00D268BA"/>
    <w:rsid w:val="00D26A4B"/>
    <w:rsid w:val="00D26B35"/>
    <w:rsid w:val="00D2705D"/>
    <w:rsid w:val="00D271E3"/>
    <w:rsid w:val="00D27282"/>
    <w:rsid w:val="00D27BB9"/>
    <w:rsid w:val="00D27CE5"/>
    <w:rsid w:val="00D301EB"/>
    <w:rsid w:val="00D30897"/>
    <w:rsid w:val="00D30FBD"/>
    <w:rsid w:val="00D312E4"/>
    <w:rsid w:val="00D3161C"/>
    <w:rsid w:val="00D318D8"/>
    <w:rsid w:val="00D31A7F"/>
    <w:rsid w:val="00D31D1C"/>
    <w:rsid w:val="00D31F1D"/>
    <w:rsid w:val="00D32034"/>
    <w:rsid w:val="00D3211E"/>
    <w:rsid w:val="00D32194"/>
    <w:rsid w:val="00D32526"/>
    <w:rsid w:val="00D3287F"/>
    <w:rsid w:val="00D333F5"/>
    <w:rsid w:val="00D338FE"/>
    <w:rsid w:val="00D33F7A"/>
    <w:rsid w:val="00D34084"/>
    <w:rsid w:val="00D3416E"/>
    <w:rsid w:val="00D342A0"/>
    <w:rsid w:val="00D35511"/>
    <w:rsid w:val="00D35777"/>
    <w:rsid w:val="00D360BB"/>
    <w:rsid w:val="00D36850"/>
    <w:rsid w:val="00D36E77"/>
    <w:rsid w:val="00D36F4A"/>
    <w:rsid w:val="00D377ED"/>
    <w:rsid w:val="00D37C3E"/>
    <w:rsid w:val="00D37F83"/>
    <w:rsid w:val="00D37FA0"/>
    <w:rsid w:val="00D40862"/>
    <w:rsid w:val="00D4099D"/>
    <w:rsid w:val="00D40B4B"/>
    <w:rsid w:val="00D40BA5"/>
    <w:rsid w:val="00D40CBE"/>
    <w:rsid w:val="00D40DEC"/>
    <w:rsid w:val="00D40E75"/>
    <w:rsid w:val="00D41166"/>
    <w:rsid w:val="00D411CB"/>
    <w:rsid w:val="00D41256"/>
    <w:rsid w:val="00D412C4"/>
    <w:rsid w:val="00D413C0"/>
    <w:rsid w:val="00D4182C"/>
    <w:rsid w:val="00D41886"/>
    <w:rsid w:val="00D418E8"/>
    <w:rsid w:val="00D41FA8"/>
    <w:rsid w:val="00D4230F"/>
    <w:rsid w:val="00D42428"/>
    <w:rsid w:val="00D42519"/>
    <w:rsid w:val="00D4251B"/>
    <w:rsid w:val="00D42AE7"/>
    <w:rsid w:val="00D43280"/>
    <w:rsid w:val="00D438AD"/>
    <w:rsid w:val="00D43AD0"/>
    <w:rsid w:val="00D43D16"/>
    <w:rsid w:val="00D444FC"/>
    <w:rsid w:val="00D44701"/>
    <w:rsid w:val="00D450A5"/>
    <w:rsid w:val="00D450D0"/>
    <w:rsid w:val="00D45124"/>
    <w:rsid w:val="00D451CF"/>
    <w:rsid w:val="00D4528E"/>
    <w:rsid w:val="00D45702"/>
    <w:rsid w:val="00D45FA0"/>
    <w:rsid w:val="00D4601B"/>
    <w:rsid w:val="00D46122"/>
    <w:rsid w:val="00D46AC4"/>
    <w:rsid w:val="00D46C2D"/>
    <w:rsid w:val="00D47165"/>
    <w:rsid w:val="00D47231"/>
    <w:rsid w:val="00D47354"/>
    <w:rsid w:val="00D47683"/>
    <w:rsid w:val="00D47C51"/>
    <w:rsid w:val="00D47E25"/>
    <w:rsid w:val="00D5016D"/>
    <w:rsid w:val="00D50201"/>
    <w:rsid w:val="00D50947"/>
    <w:rsid w:val="00D51047"/>
    <w:rsid w:val="00D51230"/>
    <w:rsid w:val="00D5153A"/>
    <w:rsid w:val="00D5165D"/>
    <w:rsid w:val="00D51FC7"/>
    <w:rsid w:val="00D52624"/>
    <w:rsid w:val="00D526BA"/>
    <w:rsid w:val="00D53514"/>
    <w:rsid w:val="00D53A15"/>
    <w:rsid w:val="00D541AE"/>
    <w:rsid w:val="00D54788"/>
    <w:rsid w:val="00D54CF3"/>
    <w:rsid w:val="00D55A08"/>
    <w:rsid w:val="00D55B1B"/>
    <w:rsid w:val="00D563A6"/>
    <w:rsid w:val="00D56933"/>
    <w:rsid w:val="00D5748A"/>
    <w:rsid w:val="00D579A5"/>
    <w:rsid w:val="00D57BCD"/>
    <w:rsid w:val="00D57BF2"/>
    <w:rsid w:val="00D57C23"/>
    <w:rsid w:val="00D57CB9"/>
    <w:rsid w:val="00D57CEA"/>
    <w:rsid w:val="00D608A4"/>
    <w:rsid w:val="00D60BB7"/>
    <w:rsid w:val="00D60DC9"/>
    <w:rsid w:val="00D60E09"/>
    <w:rsid w:val="00D613CC"/>
    <w:rsid w:val="00D6189B"/>
    <w:rsid w:val="00D61977"/>
    <w:rsid w:val="00D61DF2"/>
    <w:rsid w:val="00D62EBB"/>
    <w:rsid w:val="00D630FA"/>
    <w:rsid w:val="00D63216"/>
    <w:rsid w:val="00D63A9A"/>
    <w:rsid w:val="00D63F38"/>
    <w:rsid w:val="00D641C5"/>
    <w:rsid w:val="00D645B8"/>
    <w:rsid w:val="00D646A0"/>
    <w:rsid w:val="00D648D8"/>
    <w:rsid w:val="00D64AEB"/>
    <w:rsid w:val="00D650D8"/>
    <w:rsid w:val="00D6669A"/>
    <w:rsid w:val="00D666A4"/>
    <w:rsid w:val="00D6696A"/>
    <w:rsid w:val="00D67468"/>
    <w:rsid w:val="00D6773F"/>
    <w:rsid w:val="00D6775B"/>
    <w:rsid w:val="00D67BC8"/>
    <w:rsid w:val="00D67D1A"/>
    <w:rsid w:val="00D67D68"/>
    <w:rsid w:val="00D67E3F"/>
    <w:rsid w:val="00D67F3A"/>
    <w:rsid w:val="00D703E0"/>
    <w:rsid w:val="00D70924"/>
    <w:rsid w:val="00D70927"/>
    <w:rsid w:val="00D70F29"/>
    <w:rsid w:val="00D70F77"/>
    <w:rsid w:val="00D71517"/>
    <w:rsid w:val="00D71647"/>
    <w:rsid w:val="00D72029"/>
    <w:rsid w:val="00D727B9"/>
    <w:rsid w:val="00D72923"/>
    <w:rsid w:val="00D72DE3"/>
    <w:rsid w:val="00D735A2"/>
    <w:rsid w:val="00D73972"/>
    <w:rsid w:val="00D73F6F"/>
    <w:rsid w:val="00D74259"/>
    <w:rsid w:val="00D7459F"/>
    <w:rsid w:val="00D748B5"/>
    <w:rsid w:val="00D74D5F"/>
    <w:rsid w:val="00D755D8"/>
    <w:rsid w:val="00D75881"/>
    <w:rsid w:val="00D75B3B"/>
    <w:rsid w:val="00D76B7B"/>
    <w:rsid w:val="00D76BFC"/>
    <w:rsid w:val="00D76D62"/>
    <w:rsid w:val="00D76FD3"/>
    <w:rsid w:val="00D7734D"/>
    <w:rsid w:val="00D77655"/>
    <w:rsid w:val="00D80358"/>
    <w:rsid w:val="00D80675"/>
    <w:rsid w:val="00D806E4"/>
    <w:rsid w:val="00D80D8A"/>
    <w:rsid w:val="00D813E6"/>
    <w:rsid w:val="00D813EE"/>
    <w:rsid w:val="00D81E83"/>
    <w:rsid w:val="00D822AA"/>
    <w:rsid w:val="00D827C9"/>
    <w:rsid w:val="00D8303D"/>
    <w:rsid w:val="00D834B4"/>
    <w:rsid w:val="00D8355B"/>
    <w:rsid w:val="00D8375A"/>
    <w:rsid w:val="00D8388B"/>
    <w:rsid w:val="00D84093"/>
    <w:rsid w:val="00D842A8"/>
    <w:rsid w:val="00D843F9"/>
    <w:rsid w:val="00D84EC6"/>
    <w:rsid w:val="00D85853"/>
    <w:rsid w:val="00D85930"/>
    <w:rsid w:val="00D85964"/>
    <w:rsid w:val="00D85A94"/>
    <w:rsid w:val="00D85C85"/>
    <w:rsid w:val="00D86425"/>
    <w:rsid w:val="00D86982"/>
    <w:rsid w:val="00D86B47"/>
    <w:rsid w:val="00D874C8"/>
    <w:rsid w:val="00D878F4"/>
    <w:rsid w:val="00D900B5"/>
    <w:rsid w:val="00D903BE"/>
    <w:rsid w:val="00D909BD"/>
    <w:rsid w:val="00D90A5C"/>
    <w:rsid w:val="00D917DA"/>
    <w:rsid w:val="00D923E1"/>
    <w:rsid w:val="00D927E4"/>
    <w:rsid w:val="00D92843"/>
    <w:rsid w:val="00D930A1"/>
    <w:rsid w:val="00D937EF"/>
    <w:rsid w:val="00D93881"/>
    <w:rsid w:val="00D938F7"/>
    <w:rsid w:val="00D93A08"/>
    <w:rsid w:val="00D93D40"/>
    <w:rsid w:val="00D9417B"/>
    <w:rsid w:val="00D947C1"/>
    <w:rsid w:val="00D94DEB"/>
    <w:rsid w:val="00D94DEC"/>
    <w:rsid w:val="00D9526E"/>
    <w:rsid w:val="00D95462"/>
    <w:rsid w:val="00D95B66"/>
    <w:rsid w:val="00D95B8C"/>
    <w:rsid w:val="00D95D46"/>
    <w:rsid w:val="00D96C66"/>
    <w:rsid w:val="00D96CFD"/>
    <w:rsid w:val="00D977D2"/>
    <w:rsid w:val="00D97A79"/>
    <w:rsid w:val="00D97D02"/>
    <w:rsid w:val="00D97F2D"/>
    <w:rsid w:val="00D97FB6"/>
    <w:rsid w:val="00DA00ED"/>
    <w:rsid w:val="00DA03CC"/>
    <w:rsid w:val="00DA04F2"/>
    <w:rsid w:val="00DA05CF"/>
    <w:rsid w:val="00DA05EC"/>
    <w:rsid w:val="00DA0A22"/>
    <w:rsid w:val="00DA0C2D"/>
    <w:rsid w:val="00DA0E4D"/>
    <w:rsid w:val="00DA0F27"/>
    <w:rsid w:val="00DA141D"/>
    <w:rsid w:val="00DA1CAE"/>
    <w:rsid w:val="00DA2045"/>
    <w:rsid w:val="00DA22A8"/>
    <w:rsid w:val="00DA2435"/>
    <w:rsid w:val="00DA2644"/>
    <w:rsid w:val="00DA2AD1"/>
    <w:rsid w:val="00DA2D5F"/>
    <w:rsid w:val="00DA31E1"/>
    <w:rsid w:val="00DA39F2"/>
    <w:rsid w:val="00DA3A2B"/>
    <w:rsid w:val="00DA3C26"/>
    <w:rsid w:val="00DA4490"/>
    <w:rsid w:val="00DA4AFD"/>
    <w:rsid w:val="00DA50F5"/>
    <w:rsid w:val="00DA5175"/>
    <w:rsid w:val="00DA5262"/>
    <w:rsid w:val="00DA5495"/>
    <w:rsid w:val="00DA5C67"/>
    <w:rsid w:val="00DA62A4"/>
    <w:rsid w:val="00DA6343"/>
    <w:rsid w:val="00DA64FF"/>
    <w:rsid w:val="00DA6631"/>
    <w:rsid w:val="00DA6AB8"/>
    <w:rsid w:val="00DA7115"/>
    <w:rsid w:val="00DA7DC5"/>
    <w:rsid w:val="00DB02DA"/>
    <w:rsid w:val="00DB0942"/>
    <w:rsid w:val="00DB13E3"/>
    <w:rsid w:val="00DB146A"/>
    <w:rsid w:val="00DB152A"/>
    <w:rsid w:val="00DB198B"/>
    <w:rsid w:val="00DB1C4A"/>
    <w:rsid w:val="00DB1F49"/>
    <w:rsid w:val="00DB20CF"/>
    <w:rsid w:val="00DB20FA"/>
    <w:rsid w:val="00DB24ED"/>
    <w:rsid w:val="00DB25F3"/>
    <w:rsid w:val="00DB2BC4"/>
    <w:rsid w:val="00DB336D"/>
    <w:rsid w:val="00DB33C4"/>
    <w:rsid w:val="00DB3713"/>
    <w:rsid w:val="00DB3B58"/>
    <w:rsid w:val="00DB4354"/>
    <w:rsid w:val="00DB48BA"/>
    <w:rsid w:val="00DB49B2"/>
    <w:rsid w:val="00DB4A17"/>
    <w:rsid w:val="00DB4D92"/>
    <w:rsid w:val="00DB51AE"/>
    <w:rsid w:val="00DB5A1F"/>
    <w:rsid w:val="00DB5D31"/>
    <w:rsid w:val="00DB6E19"/>
    <w:rsid w:val="00DB6F0E"/>
    <w:rsid w:val="00DB6FA7"/>
    <w:rsid w:val="00DB7022"/>
    <w:rsid w:val="00DB7023"/>
    <w:rsid w:val="00DB71A9"/>
    <w:rsid w:val="00DB7318"/>
    <w:rsid w:val="00DC001F"/>
    <w:rsid w:val="00DC03CE"/>
    <w:rsid w:val="00DC0999"/>
    <w:rsid w:val="00DC0A34"/>
    <w:rsid w:val="00DC0C76"/>
    <w:rsid w:val="00DC13FE"/>
    <w:rsid w:val="00DC15E1"/>
    <w:rsid w:val="00DC1C23"/>
    <w:rsid w:val="00DC1C6D"/>
    <w:rsid w:val="00DC3998"/>
    <w:rsid w:val="00DC3A1B"/>
    <w:rsid w:val="00DC4024"/>
    <w:rsid w:val="00DC41AA"/>
    <w:rsid w:val="00DC493C"/>
    <w:rsid w:val="00DC4D5B"/>
    <w:rsid w:val="00DC4EEF"/>
    <w:rsid w:val="00DC50FC"/>
    <w:rsid w:val="00DC5202"/>
    <w:rsid w:val="00DC588E"/>
    <w:rsid w:val="00DC59DF"/>
    <w:rsid w:val="00DC5AA8"/>
    <w:rsid w:val="00DC5E9D"/>
    <w:rsid w:val="00DC6194"/>
    <w:rsid w:val="00DC630C"/>
    <w:rsid w:val="00DC6EF9"/>
    <w:rsid w:val="00DC756D"/>
    <w:rsid w:val="00DC777D"/>
    <w:rsid w:val="00DC7952"/>
    <w:rsid w:val="00DC795F"/>
    <w:rsid w:val="00DD1B27"/>
    <w:rsid w:val="00DD281F"/>
    <w:rsid w:val="00DD2896"/>
    <w:rsid w:val="00DD2AAB"/>
    <w:rsid w:val="00DD2FA8"/>
    <w:rsid w:val="00DD339A"/>
    <w:rsid w:val="00DD3422"/>
    <w:rsid w:val="00DD3CC6"/>
    <w:rsid w:val="00DD3E0A"/>
    <w:rsid w:val="00DD4093"/>
    <w:rsid w:val="00DD450A"/>
    <w:rsid w:val="00DD45F6"/>
    <w:rsid w:val="00DD48E2"/>
    <w:rsid w:val="00DD4968"/>
    <w:rsid w:val="00DD4B4C"/>
    <w:rsid w:val="00DD4B9C"/>
    <w:rsid w:val="00DD4CA6"/>
    <w:rsid w:val="00DD5054"/>
    <w:rsid w:val="00DD55A0"/>
    <w:rsid w:val="00DD5E88"/>
    <w:rsid w:val="00DD5EC3"/>
    <w:rsid w:val="00DD5F77"/>
    <w:rsid w:val="00DD5FC9"/>
    <w:rsid w:val="00DD600C"/>
    <w:rsid w:val="00DD6226"/>
    <w:rsid w:val="00DD65C2"/>
    <w:rsid w:val="00DD6D9A"/>
    <w:rsid w:val="00DD6E05"/>
    <w:rsid w:val="00DD74C8"/>
    <w:rsid w:val="00DD7B2C"/>
    <w:rsid w:val="00DE002A"/>
    <w:rsid w:val="00DE0595"/>
    <w:rsid w:val="00DE069C"/>
    <w:rsid w:val="00DE06B6"/>
    <w:rsid w:val="00DE0BAB"/>
    <w:rsid w:val="00DE0F71"/>
    <w:rsid w:val="00DE1193"/>
    <w:rsid w:val="00DE12C3"/>
    <w:rsid w:val="00DE13FF"/>
    <w:rsid w:val="00DE1F83"/>
    <w:rsid w:val="00DE24A1"/>
    <w:rsid w:val="00DE25EC"/>
    <w:rsid w:val="00DE2EEB"/>
    <w:rsid w:val="00DE3646"/>
    <w:rsid w:val="00DE398A"/>
    <w:rsid w:val="00DE3D2A"/>
    <w:rsid w:val="00DE4E70"/>
    <w:rsid w:val="00DE552E"/>
    <w:rsid w:val="00DE59FC"/>
    <w:rsid w:val="00DE5AD1"/>
    <w:rsid w:val="00DE5CAA"/>
    <w:rsid w:val="00DE609B"/>
    <w:rsid w:val="00DE66ED"/>
    <w:rsid w:val="00DE6DF0"/>
    <w:rsid w:val="00DE7E8C"/>
    <w:rsid w:val="00DE7EBB"/>
    <w:rsid w:val="00DF05FB"/>
    <w:rsid w:val="00DF0D3B"/>
    <w:rsid w:val="00DF15E7"/>
    <w:rsid w:val="00DF1CC5"/>
    <w:rsid w:val="00DF1DA6"/>
    <w:rsid w:val="00DF1E21"/>
    <w:rsid w:val="00DF1ECF"/>
    <w:rsid w:val="00DF221E"/>
    <w:rsid w:val="00DF330B"/>
    <w:rsid w:val="00DF3609"/>
    <w:rsid w:val="00DF3CD0"/>
    <w:rsid w:val="00DF4292"/>
    <w:rsid w:val="00DF5439"/>
    <w:rsid w:val="00DF5AE4"/>
    <w:rsid w:val="00DF6198"/>
    <w:rsid w:val="00DF6476"/>
    <w:rsid w:val="00DF66DC"/>
    <w:rsid w:val="00DF6869"/>
    <w:rsid w:val="00DF6E51"/>
    <w:rsid w:val="00DF6EFB"/>
    <w:rsid w:val="00DF72FF"/>
    <w:rsid w:val="00DF73B9"/>
    <w:rsid w:val="00DF76B3"/>
    <w:rsid w:val="00DF76C4"/>
    <w:rsid w:val="00DF7701"/>
    <w:rsid w:val="00DF7C52"/>
    <w:rsid w:val="00DF7E3C"/>
    <w:rsid w:val="00DF7ECA"/>
    <w:rsid w:val="00E002E9"/>
    <w:rsid w:val="00E00927"/>
    <w:rsid w:val="00E00B86"/>
    <w:rsid w:val="00E00C02"/>
    <w:rsid w:val="00E01113"/>
    <w:rsid w:val="00E017CE"/>
    <w:rsid w:val="00E01A7F"/>
    <w:rsid w:val="00E01BAE"/>
    <w:rsid w:val="00E01CC7"/>
    <w:rsid w:val="00E01D8A"/>
    <w:rsid w:val="00E01FC8"/>
    <w:rsid w:val="00E0245D"/>
    <w:rsid w:val="00E02576"/>
    <w:rsid w:val="00E02CA7"/>
    <w:rsid w:val="00E02D4F"/>
    <w:rsid w:val="00E038DE"/>
    <w:rsid w:val="00E03B6C"/>
    <w:rsid w:val="00E045C3"/>
    <w:rsid w:val="00E04E6C"/>
    <w:rsid w:val="00E05025"/>
    <w:rsid w:val="00E053BF"/>
    <w:rsid w:val="00E05479"/>
    <w:rsid w:val="00E05ACA"/>
    <w:rsid w:val="00E05D61"/>
    <w:rsid w:val="00E05F28"/>
    <w:rsid w:val="00E0614F"/>
    <w:rsid w:val="00E063A3"/>
    <w:rsid w:val="00E06644"/>
    <w:rsid w:val="00E0674F"/>
    <w:rsid w:val="00E0745B"/>
    <w:rsid w:val="00E07640"/>
    <w:rsid w:val="00E076C3"/>
    <w:rsid w:val="00E07A00"/>
    <w:rsid w:val="00E07C89"/>
    <w:rsid w:val="00E07CBB"/>
    <w:rsid w:val="00E07D04"/>
    <w:rsid w:val="00E07F61"/>
    <w:rsid w:val="00E1060E"/>
    <w:rsid w:val="00E10702"/>
    <w:rsid w:val="00E10D44"/>
    <w:rsid w:val="00E1111B"/>
    <w:rsid w:val="00E1124D"/>
    <w:rsid w:val="00E11686"/>
    <w:rsid w:val="00E11F79"/>
    <w:rsid w:val="00E121DB"/>
    <w:rsid w:val="00E1252A"/>
    <w:rsid w:val="00E126B8"/>
    <w:rsid w:val="00E12774"/>
    <w:rsid w:val="00E1299A"/>
    <w:rsid w:val="00E12A82"/>
    <w:rsid w:val="00E12B50"/>
    <w:rsid w:val="00E12C05"/>
    <w:rsid w:val="00E137A4"/>
    <w:rsid w:val="00E13AB2"/>
    <w:rsid w:val="00E140AA"/>
    <w:rsid w:val="00E141CD"/>
    <w:rsid w:val="00E143C3"/>
    <w:rsid w:val="00E143EC"/>
    <w:rsid w:val="00E145B8"/>
    <w:rsid w:val="00E14645"/>
    <w:rsid w:val="00E1475E"/>
    <w:rsid w:val="00E1481F"/>
    <w:rsid w:val="00E14A34"/>
    <w:rsid w:val="00E14A3F"/>
    <w:rsid w:val="00E14D64"/>
    <w:rsid w:val="00E15537"/>
    <w:rsid w:val="00E156B3"/>
    <w:rsid w:val="00E158C0"/>
    <w:rsid w:val="00E16AB2"/>
    <w:rsid w:val="00E16D59"/>
    <w:rsid w:val="00E16F3F"/>
    <w:rsid w:val="00E16F8A"/>
    <w:rsid w:val="00E171A6"/>
    <w:rsid w:val="00E17448"/>
    <w:rsid w:val="00E17478"/>
    <w:rsid w:val="00E175FF"/>
    <w:rsid w:val="00E17887"/>
    <w:rsid w:val="00E1789D"/>
    <w:rsid w:val="00E17A3A"/>
    <w:rsid w:val="00E17C69"/>
    <w:rsid w:val="00E17F58"/>
    <w:rsid w:val="00E17F83"/>
    <w:rsid w:val="00E201C2"/>
    <w:rsid w:val="00E202CC"/>
    <w:rsid w:val="00E20B23"/>
    <w:rsid w:val="00E21476"/>
    <w:rsid w:val="00E223A5"/>
    <w:rsid w:val="00E226E7"/>
    <w:rsid w:val="00E227A2"/>
    <w:rsid w:val="00E22A78"/>
    <w:rsid w:val="00E2332D"/>
    <w:rsid w:val="00E23A69"/>
    <w:rsid w:val="00E24343"/>
    <w:rsid w:val="00E2469A"/>
    <w:rsid w:val="00E2480E"/>
    <w:rsid w:val="00E248C3"/>
    <w:rsid w:val="00E253A9"/>
    <w:rsid w:val="00E256F6"/>
    <w:rsid w:val="00E25966"/>
    <w:rsid w:val="00E25B01"/>
    <w:rsid w:val="00E264B2"/>
    <w:rsid w:val="00E266F3"/>
    <w:rsid w:val="00E26BFF"/>
    <w:rsid w:val="00E26D73"/>
    <w:rsid w:val="00E272B7"/>
    <w:rsid w:val="00E2798B"/>
    <w:rsid w:val="00E27B6B"/>
    <w:rsid w:val="00E302EA"/>
    <w:rsid w:val="00E302FA"/>
    <w:rsid w:val="00E306CA"/>
    <w:rsid w:val="00E30B94"/>
    <w:rsid w:val="00E31118"/>
    <w:rsid w:val="00E312C8"/>
    <w:rsid w:val="00E315D9"/>
    <w:rsid w:val="00E32228"/>
    <w:rsid w:val="00E32415"/>
    <w:rsid w:val="00E33250"/>
    <w:rsid w:val="00E33474"/>
    <w:rsid w:val="00E34267"/>
    <w:rsid w:val="00E34563"/>
    <w:rsid w:val="00E3471E"/>
    <w:rsid w:val="00E348E3"/>
    <w:rsid w:val="00E350EF"/>
    <w:rsid w:val="00E35A3D"/>
    <w:rsid w:val="00E37148"/>
    <w:rsid w:val="00E3774F"/>
    <w:rsid w:val="00E37880"/>
    <w:rsid w:val="00E37A27"/>
    <w:rsid w:val="00E37B1F"/>
    <w:rsid w:val="00E37C48"/>
    <w:rsid w:val="00E37C57"/>
    <w:rsid w:val="00E37C68"/>
    <w:rsid w:val="00E400F3"/>
    <w:rsid w:val="00E4030F"/>
    <w:rsid w:val="00E4058F"/>
    <w:rsid w:val="00E411B9"/>
    <w:rsid w:val="00E41823"/>
    <w:rsid w:val="00E421CF"/>
    <w:rsid w:val="00E42458"/>
    <w:rsid w:val="00E424E5"/>
    <w:rsid w:val="00E4270A"/>
    <w:rsid w:val="00E42DA0"/>
    <w:rsid w:val="00E43137"/>
    <w:rsid w:val="00E43D8F"/>
    <w:rsid w:val="00E44108"/>
    <w:rsid w:val="00E4441E"/>
    <w:rsid w:val="00E447F7"/>
    <w:rsid w:val="00E44A74"/>
    <w:rsid w:val="00E44EEB"/>
    <w:rsid w:val="00E45403"/>
    <w:rsid w:val="00E454B3"/>
    <w:rsid w:val="00E45862"/>
    <w:rsid w:val="00E45951"/>
    <w:rsid w:val="00E45C47"/>
    <w:rsid w:val="00E469B8"/>
    <w:rsid w:val="00E46A5C"/>
    <w:rsid w:val="00E476A7"/>
    <w:rsid w:val="00E479BB"/>
    <w:rsid w:val="00E502C0"/>
    <w:rsid w:val="00E50334"/>
    <w:rsid w:val="00E503E2"/>
    <w:rsid w:val="00E50552"/>
    <w:rsid w:val="00E50A54"/>
    <w:rsid w:val="00E50AB9"/>
    <w:rsid w:val="00E51896"/>
    <w:rsid w:val="00E51900"/>
    <w:rsid w:val="00E51EB9"/>
    <w:rsid w:val="00E51F69"/>
    <w:rsid w:val="00E51FD7"/>
    <w:rsid w:val="00E52404"/>
    <w:rsid w:val="00E52F76"/>
    <w:rsid w:val="00E535C7"/>
    <w:rsid w:val="00E537EE"/>
    <w:rsid w:val="00E54196"/>
    <w:rsid w:val="00E548C7"/>
    <w:rsid w:val="00E54CBC"/>
    <w:rsid w:val="00E5524B"/>
    <w:rsid w:val="00E55375"/>
    <w:rsid w:val="00E55D29"/>
    <w:rsid w:val="00E55DA3"/>
    <w:rsid w:val="00E560FE"/>
    <w:rsid w:val="00E56244"/>
    <w:rsid w:val="00E5684F"/>
    <w:rsid w:val="00E56902"/>
    <w:rsid w:val="00E56FF9"/>
    <w:rsid w:val="00E572AE"/>
    <w:rsid w:val="00E57944"/>
    <w:rsid w:val="00E5799D"/>
    <w:rsid w:val="00E57CCC"/>
    <w:rsid w:val="00E57F4B"/>
    <w:rsid w:val="00E6004F"/>
    <w:rsid w:val="00E6007A"/>
    <w:rsid w:val="00E605BB"/>
    <w:rsid w:val="00E60C94"/>
    <w:rsid w:val="00E60FEE"/>
    <w:rsid w:val="00E6123B"/>
    <w:rsid w:val="00E61A74"/>
    <w:rsid w:val="00E61CD3"/>
    <w:rsid w:val="00E61D7A"/>
    <w:rsid w:val="00E6205A"/>
    <w:rsid w:val="00E6249C"/>
    <w:rsid w:val="00E62506"/>
    <w:rsid w:val="00E62533"/>
    <w:rsid w:val="00E625F8"/>
    <w:rsid w:val="00E629E5"/>
    <w:rsid w:val="00E63A90"/>
    <w:rsid w:val="00E63E78"/>
    <w:rsid w:val="00E647C2"/>
    <w:rsid w:val="00E64DCC"/>
    <w:rsid w:val="00E65164"/>
    <w:rsid w:val="00E65299"/>
    <w:rsid w:val="00E65E90"/>
    <w:rsid w:val="00E66BFD"/>
    <w:rsid w:val="00E66D69"/>
    <w:rsid w:val="00E66D72"/>
    <w:rsid w:val="00E66F10"/>
    <w:rsid w:val="00E670E7"/>
    <w:rsid w:val="00E672E6"/>
    <w:rsid w:val="00E6798C"/>
    <w:rsid w:val="00E679E8"/>
    <w:rsid w:val="00E701FB"/>
    <w:rsid w:val="00E702AB"/>
    <w:rsid w:val="00E703F8"/>
    <w:rsid w:val="00E70D57"/>
    <w:rsid w:val="00E70E95"/>
    <w:rsid w:val="00E712CB"/>
    <w:rsid w:val="00E7191E"/>
    <w:rsid w:val="00E71C29"/>
    <w:rsid w:val="00E71E88"/>
    <w:rsid w:val="00E729EA"/>
    <w:rsid w:val="00E735AC"/>
    <w:rsid w:val="00E7395D"/>
    <w:rsid w:val="00E73EB2"/>
    <w:rsid w:val="00E745D6"/>
    <w:rsid w:val="00E748D6"/>
    <w:rsid w:val="00E74E1D"/>
    <w:rsid w:val="00E74EC4"/>
    <w:rsid w:val="00E74F08"/>
    <w:rsid w:val="00E752DB"/>
    <w:rsid w:val="00E756F4"/>
    <w:rsid w:val="00E75F92"/>
    <w:rsid w:val="00E76073"/>
    <w:rsid w:val="00E7641A"/>
    <w:rsid w:val="00E7684E"/>
    <w:rsid w:val="00E7694A"/>
    <w:rsid w:val="00E77782"/>
    <w:rsid w:val="00E7789C"/>
    <w:rsid w:val="00E80083"/>
    <w:rsid w:val="00E807C8"/>
    <w:rsid w:val="00E80D5F"/>
    <w:rsid w:val="00E8105D"/>
    <w:rsid w:val="00E81098"/>
    <w:rsid w:val="00E81FD4"/>
    <w:rsid w:val="00E826D9"/>
    <w:rsid w:val="00E82C0D"/>
    <w:rsid w:val="00E83140"/>
    <w:rsid w:val="00E83460"/>
    <w:rsid w:val="00E83682"/>
    <w:rsid w:val="00E83F66"/>
    <w:rsid w:val="00E83F7F"/>
    <w:rsid w:val="00E83FDA"/>
    <w:rsid w:val="00E84066"/>
    <w:rsid w:val="00E8421A"/>
    <w:rsid w:val="00E8472D"/>
    <w:rsid w:val="00E84881"/>
    <w:rsid w:val="00E84B34"/>
    <w:rsid w:val="00E84B88"/>
    <w:rsid w:val="00E84C1F"/>
    <w:rsid w:val="00E84D22"/>
    <w:rsid w:val="00E84E09"/>
    <w:rsid w:val="00E84E8E"/>
    <w:rsid w:val="00E8521B"/>
    <w:rsid w:val="00E85260"/>
    <w:rsid w:val="00E85371"/>
    <w:rsid w:val="00E857B2"/>
    <w:rsid w:val="00E85A99"/>
    <w:rsid w:val="00E85CDE"/>
    <w:rsid w:val="00E85F8F"/>
    <w:rsid w:val="00E86EFD"/>
    <w:rsid w:val="00E87282"/>
    <w:rsid w:val="00E87B65"/>
    <w:rsid w:val="00E87B71"/>
    <w:rsid w:val="00E87BEA"/>
    <w:rsid w:val="00E87F98"/>
    <w:rsid w:val="00E904B1"/>
    <w:rsid w:val="00E90541"/>
    <w:rsid w:val="00E90F4C"/>
    <w:rsid w:val="00E913F9"/>
    <w:rsid w:val="00E918B6"/>
    <w:rsid w:val="00E91F8C"/>
    <w:rsid w:val="00E91FC3"/>
    <w:rsid w:val="00E921A5"/>
    <w:rsid w:val="00E92214"/>
    <w:rsid w:val="00E922AF"/>
    <w:rsid w:val="00E926BD"/>
    <w:rsid w:val="00E92704"/>
    <w:rsid w:val="00E927F9"/>
    <w:rsid w:val="00E92BD3"/>
    <w:rsid w:val="00E92DD0"/>
    <w:rsid w:val="00E92DF0"/>
    <w:rsid w:val="00E92E11"/>
    <w:rsid w:val="00E92EBF"/>
    <w:rsid w:val="00E93340"/>
    <w:rsid w:val="00E93A5F"/>
    <w:rsid w:val="00E93C91"/>
    <w:rsid w:val="00E94292"/>
    <w:rsid w:val="00E946C5"/>
    <w:rsid w:val="00E946FA"/>
    <w:rsid w:val="00E9479B"/>
    <w:rsid w:val="00E94ADF"/>
    <w:rsid w:val="00E94EE7"/>
    <w:rsid w:val="00E95215"/>
    <w:rsid w:val="00E95750"/>
    <w:rsid w:val="00E95F5C"/>
    <w:rsid w:val="00E960A1"/>
    <w:rsid w:val="00E96193"/>
    <w:rsid w:val="00E96347"/>
    <w:rsid w:val="00E96611"/>
    <w:rsid w:val="00E96A6C"/>
    <w:rsid w:val="00E9710B"/>
    <w:rsid w:val="00E978EC"/>
    <w:rsid w:val="00E9793A"/>
    <w:rsid w:val="00E9798C"/>
    <w:rsid w:val="00E97E5C"/>
    <w:rsid w:val="00E97F6F"/>
    <w:rsid w:val="00EA134A"/>
    <w:rsid w:val="00EA161D"/>
    <w:rsid w:val="00EA1851"/>
    <w:rsid w:val="00EA1A66"/>
    <w:rsid w:val="00EA1BEF"/>
    <w:rsid w:val="00EA1D03"/>
    <w:rsid w:val="00EA2455"/>
    <w:rsid w:val="00EA351A"/>
    <w:rsid w:val="00EA3753"/>
    <w:rsid w:val="00EA3A18"/>
    <w:rsid w:val="00EA3BCD"/>
    <w:rsid w:val="00EA4054"/>
    <w:rsid w:val="00EA4599"/>
    <w:rsid w:val="00EA4D4A"/>
    <w:rsid w:val="00EA56C8"/>
    <w:rsid w:val="00EA62B9"/>
    <w:rsid w:val="00EA7BD4"/>
    <w:rsid w:val="00EA7C10"/>
    <w:rsid w:val="00EA7D78"/>
    <w:rsid w:val="00EA7DB6"/>
    <w:rsid w:val="00EA7EA3"/>
    <w:rsid w:val="00EA7F67"/>
    <w:rsid w:val="00EB0091"/>
    <w:rsid w:val="00EB009D"/>
    <w:rsid w:val="00EB0562"/>
    <w:rsid w:val="00EB0751"/>
    <w:rsid w:val="00EB07C0"/>
    <w:rsid w:val="00EB0CE3"/>
    <w:rsid w:val="00EB0E73"/>
    <w:rsid w:val="00EB108D"/>
    <w:rsid w:val="00EB13E6"/>
    <w:rsid w:val="00EB189E"/>
    <w:rsid w:val="00EB22EC"/>
    <w:rsid w:val="00EB269C"/>
    <w:rsid w:val="00EB2A6F"/>
    <w:rsid w:val="00EB2DD0"/>
    <w:rsid w:val="00EB2FAA"/>
    <w:rsid w:val="00EB35C6"/>
    <w:rsid w:val="00EB360E"/>
    <w:rsid w:val="00EB3B7F"/>
    <w:rsid w:val="00EB3C96"/>
    <w:rsid w:val="00EB3F5D"/>
    <w:rsid w:val="00EB4169"/>
    <w:rsid w:val="00EB4A33"/>
    <w:rsid w:val="00EB4BA3"/>
    <w:rsid w:val="00EB5192"/>
    <w:rsid w:val="00EB5397"/>
    <w:rsid w:val="00EB5792"/>
    <w:rsid w:val="00EB597F"/>
    <w:rsid w:val="00EB5E7C"/>
    <w:rsid w:val="00EB66A5"/>
    <w:rsid w:val="00EB67E5"/>
    <w:rsid w:val="00EB6C7F"/>
    <w:rsid w:val="00EB6CB5"/>
    <w:rsid w:val="00EB6E4D"/>
    <w:rsid w:val="00EB723F"/>
    <w:rsid w:val="00EB761F"/>
    <w:rsid w:val="00EB7728"/>
    <w:rsid w:val="00EC00E7"/>
    <w:rsid w:val="00EC0197"/>
    <w:rsid w:val="00EC01D7"/>
    <w:rsid w:val="00EC0869"/>
    <w:rsid w:val="00EC0A40"/>
    <w:rsid w:val="00EC0E77"/>
    <w:rsid w:val="00EC127C"/>
    <w:rsid w:val="00EC1512"/>
    <w:rsid w:val="00EC1F45"/>
    <w:rsid w:val="00EC1F99"/>
    <w:rsid w:val="00EC23A3"/>
    <w:rsid w:val="00EC24A2"/>
    <w:rsid w:val="00EC25B6"/>
    <w:rsid w:val="00EC28CC"/>
    <w:rsid w:val="00EC2FAF"/>
    <w:rsid w:val="00EC3225"/>
    <w:rsid w:val="00EC333B"/>
    <w:rsid w:val="00EC3D04"/>
    <w:rsid w:val="00EC3D71"/>
    <w:rsid w:val="00EC41ED"/>
    <w:rsid w:val="00EC43C9"/>
    <w:rsid w:val="00EC43E3"/>
    <w:rsid w:val="00EC475C"/>
    <w:rsid w:val="00EC4B9E"/>
    <w:rsid w:val="00EC5026"/>
    <w:rsid w:val="00EC517F"/>
    <w:rsid w:val="00EC5270"/>
    <w:rsid w:val="00EC52A1"/>
    <w:rsid w:val="00EC54AE"/>
    <w:rsid w:val="00EC57B5"/>
    <w:rsid w:val="00EC5B4D"/>
    <w:rsid w:val="00EC5CB8"/>
    <w:rsid w:val="00EC5D09"/>
    <w:rsid w:val="00EC5D65"/>
    <w:rsid w:val="00EC622B"/>
    <w:rsid w:val="00EC6336"/>
    <w:rsid w:val="00EC6411"/>
    <w:rsid w:val="00EC65ED"/>
    <w:rsid w:val="00EC6C9C"/>
    <w:rsid w:val="00EC734B"/>
    <w:rsid w:val="00EC73D9"/>
    <w:rsid w:val="00EC74ED"/>
    <w:rsid w:val="00EC7678"/>
    <w:rsid w:val="00EC78C4"/>
    <w:rsid w:val="00EC7A19"/>
    <w:rsid w:val="00EC7C94"/>
    <w:rsid w:val="00EC7CA9"/>
    <w:rsid w:val="00EC7CFB"/>
    <w:rsid w:val="00ED01B0"/>
    <w:rsid w:val="00ED03FD"/>
    <w:rsid w:val="00ED0521"/>
    <w:rsid w:val="00ED09A9"/>
    <w:rsid w:val="00ED0A8C"/>
    <w:rsid w:val="00ED18A7"/>
    <w:rsid w:val="00ED1A1D"/>
    <w:rsid w:val="00ED1B19"/>
    <w:rsid w:val="00ED1CA9"/>
    <w:rsid w:val="00ED1FA9"/>
    <w:rsid w:val="00ED2975"/>
    <w:rsid w:val="00ED2E12"/>
    <w:rsid w:val="00ED3D51"/>
    <w:rsid w:val="00ED3E71"/>
    <w:rsid w:val="00ED42A8"/>
    <w:rsid w:val="00ED4AFC"/>
    <w:rsid w:val="00ED4EF0"/>
    <w:rsid w:val="00ED5018"/>
    <w:rsid w:val="00ED5291"/>
    <w:rsid w:val="00ED5824"/>
    <w:rsid w:val="00ED6132"/>
    <w:rsid w:val="00ED68EC"/>
    <w:rsid w:val="00ED7109"/>
    <w:rsid w:val="00ED772D"/>
    <w:rsid w:val="00ED791F"/>
    <w:rsid w:val="00EE037D"/>
    <w:rsid w:val="00EE0428"/>
    <w:rsid w:val="00EE045D"/>
    <w:rsid w:val="00EE0CA4"/>
    <w:rsid w:val="00EE117C"/>
    <w:rsid w:val="00EE15E5"/>
    <w:rsid w:val="00EE1792"/>
    <w:rsid w:val="00EE1F5B"/>
    <w:rsid w:val="00EE1F61"/>
    <w:rsid w:val="00EE25E2"/>
    <w:rsid w:val="00EE2A87"/>
    <w:rsid w:val="00EE2B44"/>
    <w:rsid w:val="00EE2D1A"/>
    <w:rsid w:val="00EE30D9"/>
    <w:rsid w:val="00EE43E5"/>
    <w:rsid w:val="00EE444F"/>
    <w:rsid w:val="00EE45BE"/>
    <w:rsid w:val="00EE47B4"/>
    <w:rsid w:val="00EE4940"/>
    <w:rsid w:val="00EE4D60"/>
    <w:rsid w:val="00EE5879"/>
    <w:rsid w:val="00EE5CCC"/>
    <w:rsid w:val="00EE5E8F"/>
    <w:rsid w:val="00EE6032"/>
    <w:rsid w:val="00EE610F"/>
    <w:rsid w:val="00EE6287"/>
    <w:rsid w:val="00EE68DF"/>
    <w:rsid w:val="00EE6902"/>
    <w:rsid w:val="00EE69A3"/>
    <w:rsid w:val="00EE6B4C"/>
    <w:rsid w:val="00EE6D8C"/>
    <w:rsid w:val="00EE7F00"/>
    <w:rsid w:val="00EF075A"/>
    <w:rsid w:val="00EF0921"/>
    <w:rsid w:val="00EF0FB6"/>
    <w:rsid w:val="00EF10EC"/>
    <w:rsid w:val="00EF134D"/>
    <w:rsid w:val="00EF1426"/>
    <w:rsid w:val="00EF16D6"/>
    <w:rsid w:val="00EF18E4"/>
    <w:rsid w:val="00EF18E7"/>
    <w:rsid w:val="00EF1DFB"/>
    <w:rsid w:val="00EF21AE"/>
    <w:rsid w:val="00EF222B"/>
    <w:rsid w:val="00EF2460"/>
    <w:rsid w:val="00EF25BA"/>
    <w:rsid w:val="00EF26DC"/>
    <w:rsid w:val="00EF27DA"/>
    <w:rsid w:val="00EF3556"/>
    <w:rsid w:val="00EF3601"/>
    <w:rsid w:val="00EF4665"/>
    <w:rsid w:val="00EF493E"/>
    <w:rsid w:val="00EF4C76"/>
    <w:rsid w:val="00EF5A24"/>
    <w:rsid w:val="00EF65D4"/>
    <w:rsid w:val="00EF6CFA"/>
    <w:rsid w:val="00F00942"/>
    <w:rsid w:val="00F00BD8"/>
    <w:rsid w:val="00F00D49"/>
    <w:rsid w:val="00F0158B"/>
    <w:rsid w:val="00F01F02"/>
    <w:rsid w:val="00F01F31"/>
    <w:rsid w:val="00F023F8"/>
    <w:rsid w:val="00F02448"/>
    <w:rsid w:val="00F02B00"/>
    <w:rsid w:val="00F02E63"/>
    <w:rsid w:val="00F03006"/>
    <w:rsid w:val="00F030AB"/>
    <w:rsid w:val="00F035F7"/>
    <w:rsid w:val="00F03C70"/>
    <w:rsid w:val="00F03F8B"/>
    <w:rsid w:val="00F044B5"/>
    <w:rsid w:val="00F04A4F"/>
    <w:rsid w:val="00F04A66"/>
    <w:rsid w:val="00F0555E"/>
    <w:rsid w:val="00F0569D"/>
    <w:rsid w:val="00F05986"/>
    <w:rsid w:val="00F05B2B"/>
    <w:rsid w:val="00F05EDA"/>
    <w:rsid w:val="00F06FFD"/>
    <w:rsid w:val="00F07234"/>
    <w:rsid w:val="00F072D2"/>
    <w:rsid w:val="00F075A3"/>
    <w:rsid w:val="00F07753"/>
    <w:rsid w:val="00F07BC8"/>
    <w:rsid w:val="00F07D2D"/>
    <w:rsid w:val="00F07E5A"/>
    <w:rsid w:val="00F1008D"/>
    <w:rsid w:val="00F100D0"/>
    <w:rsid w:val="00F10B68"/>
    <w:rsid w:val="00F10F89"/>
    <w:rsid w:val="00F11BA6"/>
    <w:rsid w:val="00F123D3"/>
    <w:rsid w:val="00F12BBF"/>
    <w:rsid w:val="00F12C1F"/>
    <w:rsid w:val="00F13036"/>
    <w:rsid w:val="00F13037"/>
    <w:rsid w:val="00F13D6A"/>
    <w:rsid w:val="00F14208"/>
    <w:rsid w:val="00F14752"/>
    <w:rsid w:val="00F14A05"/>
    <w:rsid w:val="00F1503F"/>
    <w:rsid w:val="00F15261"/>
    <w:rsid w:val="00F157DC"/>
    <w:rsid w:val="00F1652D"/>
    <w:rsid w:val="00F1661B"/>
    <w:rsid w:val="00F166C4"/>
    <w:rsid w:val="00F16B72"/>
    <w:rsid w:val="00F16F96"/>
    <w:rsid w:val="00F17545"/>
    <w:rsid w:val="00F17828"/>
    <w:rsid w:val="00F179AF"/>
    <w:rsid w:val="00F17A31"/>
    <w:rsid w:val="00F17B24"/>
    <w:rsid w:val="00F17B88"/>
    <w:rsid w:val="00F17E27"/>
    <w:rsid w:val="00F17EAB"/>
    <w:rsid w:val="00F20009"/>
    <w:rsid w:val="00F2034D"/>
    <w:rsid w:val="00F2041E"/>
    <w:rsid w:val="00F205C5"/>
    <w:rsid w:val="00F20ED9"/>
    <w:rsid w:val="00F2185F"/>
    <w:rsid w:val="00F21996"/>
    <w:rsid w:val="00F21E73"/>
    <w:rsid w:val="00F21F14"/>
    <w:rsid w:val="00F220D8"/>
    <w:rsid w:val="00F2223D"/>
    <w:rsid w:val="00F22428"/>
    <w:rsid w:val="00F22434"/>
    <w:rsid w:val="00F2277F"/>
    <w:rsid w:val="00F22A5B"/>
    <w:rsid w:val="00F22C39"/>
    <w:rsid w:val="00F22F2A"/>
    <w:rsid w:val="00F2408F"/>
    <w:rsid w:val="00F24585"/>
    <w:rsid w:val="00F2459A"/>
    <w:rsid w:val="00F245B7"/>
    <w:rsid w:val="00F24735"/>
    <w:rsid w:val="00F25064"/>
    <w:rsid w:val="00F25116"/>
    <w:rsid w:val="00F259F7"/>
    <w:rsid w:val="00F25B09"/>
    <w:rsid w:val="00F272BD"/>
    <w:rsid w:val="00F273FD"/>
    <w:rsid w:val="00F27405"/>
    <w:rsid w:val="00F27549"/>
    <w:rsid w:val="00F2790A"/>
    <w:rsid w:val="00F27EA7"/>
    <w:rsid w:val="00F300F3"/>
    <w:rsid w:val="00F30222"/>
    <w:rsid w:val="00F309C0"/>
    <w:rsid w:val="00F311F5"/>
    <w:rsid w:val="00F31451"/>
    <w:rsid w:val="00F31D47"/>
    <w:rsid w:val="00F32139"/>
    <w:rsid w:val="00F32515"/>
    <w:rsid w:val="00F3291D"/>
    <w:rsid w:val="00F32D13"/>
    <w:rsid w:val="00F33171"/>
    <w:rsid w:val="00F33982"/>
    <w:rsid w:val="00F33FAC"/>
    <w:rsid w:val="00F347E8"/>
    <w:rsid w:val="00F34C8D"/>
    <w:rsid w:val="00F34F5C"/>
    <w:rsid w:val="00F353CD"/>
    <w:rsid w:val="00F35703"/>
    <w:rsid w:val="00F3637E"/>
    <w:rsid w:val="00F3659C"/>
    <w:rsid w:val="00F36C00"/>
    <w:rsid w:val="00F36C01"/>
    <w:rsid w:val="00F37773"/>
    <w:rsid w:val="00F37C51"/>
    <w:rsid w:val="00F37CC4"/>
    <w:rsid w:val="00F37D9D"/>
    <w:rsid w:val="00F409D5"/>
    <w:rsid w:val="00F41295"/>
    <w:rsid w:val="00F415C7"/>
    <w:rsid w:val="00F4205D"/>
    <w:rsid w:val="00F421C0"/>
    <w:rsid w:val="00F42CDE"/>
    <w:rsid w:val="00F42CE3"/>
    <w:rsid w:val="00F42EC0"/>
    <w:rsid w:val="00F43235"/>
    <w:rsid w:val="00F43C52"/>
    <w:rsid w:val="00F4420F"/>
    <w:rsid w:val="00F443F3"/>
    <w:rsid w:val="00F44FA2"/>
    <w:rsid w:val="00F450D3"/>
    <w:rsid w:val="00F45599"/>
    <w:rsid w:val="00F45FA1"/>
    <w:rsid w:val="00F46B69"/>
    <w:rsid w:val="00F47B06"/>
    <w:rsid w:val="00F47DE2"/>
    <w:rsid w:val="00F47E35"/>
    <w:rsid w:val="00F5072A"/>
    <w:rsid w:val="00F5085F"/>
    <w:rsid w:val="00F50D5A"/>
    <w:rsid w:val="00F5134C"/>
    <w:rsid w:val="00F51421"/>
    <w:rsid w:val="00F51652"/>
    <w:rsid w:val="00F51FBD"/>
    <w:rsid w:val="00F524EA"/>
    <w:rsid w:val="00F52AC8"/>
    <w:rsid w:val="00F52CE5"/>
    <w:rsid w:val="00F530B8"/>
    <w:rsid w:val="00F5312A"/>
    <w:rsid w:val="00F533F1"/>
    <w:rsid w:val="00F53577"/>
    <w:rsid w:val="00F53FA5"/>
    <w:rsid w:val="00F54726"/>
    <w:rsid w:val="00F54926"/>
    <w:rsid w:val="00F54C06"/>
    <w:rsid w:val="00F54F60"/>
    <w:rsid w:val="00F55A5C"/>
    <w:rsid w:val="00F56A97"/>
    <w:rsid w:val="00F57067"/>
    <w:rsid w:val="00F57852"/>
    <w:rsid w:val="00F60B90"/>
    <w:rsid w:val="00F615FA"/>
    <w:rsid w:val="00F61F81"/>
    <w:rsid w:val="00F620C3"/>
    <w:rsid w:val="00F623C3"/>
    <w:rsid w:val="00F625B1"/>
    <w:rsid w:val="00F6283D"/>
    <w:rsid w:val="00F629F9"/>
    <w:rsid w:val="00F63376"/>
    <w:rsid w:val="00F63D15"/>
    <w:rsid w:val="00F641F9"/>
    <w:rsid w:val="00F642F6"/>
    <w:rsid w:val="00F64437"/>
    <w:rsid w:val="00F64483"/>
    <w:rsid w:val="00F64C96"/>
    <w:rsid w:val="00F64FF4"/>
    <w:rsid w:val="00F65571"/>
    <w:rsid w:val="00F655A3"/>
    <w:rsid w:val="00F6573F"/>
    <w:rsid w:val="00F661F2"/>
    <w:rsid w:val="00F7012C"/>
    <w:rsid w:val="00F70266"/>
    <w:rsid w:val="00F704A5"/>
    <w:rsid w:val="00F713F8"/>
    <w:rsid w:val="00F71427"/>
    <w:rsid w:val="00F7173F"/>
    <w:rsid w:val="00F71F74"/>
    <w:rsid w:val="00F71F9C"/>
    <w:rsid w:val="00F723A6"/>
    <w:rsid w:val="00F724E6"/>
    <w:rsid w:val="00F72ABD"/>
    <w:rsid w:val="00F72B6F"/>
    <w:rsid w:val="00F72C09"/>
    <w:rsid w:val="00F72CBE"/>
    <w:rsid w:val="00F73009"/>
    <w:rsid w:val="00F73365"/>
    <w:rsid w:val="00F735FE"/>
    <w:rsid w:val="00F736AD"/>
    <w:rsid w:val="00F74392"/>
    <w:rsid w:val="00F74A88"/>
    <w:rsid w:val="00F74F5A"/>
    <w:rsid w:val="00F7509E"/>
    <w:rsid w:val="00F750D5"/>
    <w:rsid w:val="00F75405"/>
    <w:rsid w:val="00F75A5E"/>
    <w:rsid w:val="00F75C71"/>
    <w:rsid w:val="00F764AC"/>
    <w:rsid w:val="00F76CD1"/>
    <w:rsid w:val="00F76FAE"/>
    <w:rsid w:val="00F77668"/>
    <w:rsid w:val="00F777B0"/>
    <w:rsid w:val="00F77A3A"/>
    <w:rsid w:val="00F77AA3"/>
    <w:rsid w:val="00F77CB0"/>
    <w:rsid w:val="00F77D65"/>
    <w:rsid w:val="00F800C4"/>
    <w:rsid w:val="00F81053"/>
    <w:rsid w:val="00F81167"/>
    <w:rsid w:val="00F81F1C"/>
    <w:rsid w:val="00F8203F"/>
    <w:rsid w:val="00F8231F"/>
    <w:rsid w:val="00F824D5"/>
    <w:rsid w:val="00F82970"/>
    <w:rsid w:val="00F83108"/>
    <w:rsid w:val="00F834B5"/>
    <w:rsid w:val="00F83BAA"/>
    <w:rsid w:val="00F84311"/>
    <w:rsid w:val="00F84315"/>
    <w:rsid w:val="00F84CC9"/>
    <w:rsid w:val="00F84E66"/>
    <w:rsid w:val="00F84F5A"/>
    <w:rsid w:val="00F8546E"/>
    <w:rsid w:val="00F867F2"/>
    <w:rsid w:val="00F8685E"/>
    <w:rsid w:val="00F86A05"/>
    <w:rsid w:val="00F86CC7"/>
    <w:rsid w:val="00F871F0"/>
    <w:rsid w:val="00F87248"/>
    <w:rsid w:val="00F8726B"/>
    <w:rsid w:val="00F8759A"/>
    <w:rsid w:val="00F87B49"/>
    <w:rsid w:val="00F87C2C"/>
    <w:rsid w:val="00F901BC"/>
    <w:rsid w:val="00F90620"/>
    <w:rsid w:val="00F90C16"/>
    <w:rsid w:val="00F91818"/>
    <w:rsid w:val="00F921A5"/>
    <w:rsid w:val="00F924D8"/>
    <w:rsid w:val="00F9293F"/>
    <w:rsid w:val="00F93039"/>
    <w:rsid w:val="00F931BE"/>
    <w:rsid w:val="00F931C1"/>
    <w:rsid w:val="00F93D69"/>
    <w:rsid w:val="00F947DA"/>
    <w:rsid w:val="00F95321"/>
    <w:rsid w:val="00F95552"/>
    <w:rsid w:val="00F960C2"/>
    <w:rsid w:val="00F96AF4"/>
    <w:rsid w:val="00F97F50"/>
    <w:rsid w:val="00FA0234"/>
    <w:rsid w:val="00FA0305"/>
    <w:rsid w:val="00FA0FBD"/>
    <w:rsid w:val="00FA1306"/>
    <w:rsid w:val="00FA132F"/>
    <w:rsid w:val="00FA160A"/>
    <w:rsid w:val="00FA17F7"/>
    <w:rsid w:val="00FA2189"/>
    <w:rsid w:val="00FA2E3C"/>
    <w:rsid w:val="00FA2E69"/>
    <w:rsid w:val="00FA3211"/>
    <w:rsid w:val="00FA3389"/>
    <w:rsid w:val="00FA3541"/>
    <w:rsid w:val="00FA38C2"/>
    <w:rsid w:val="00FA3A2E"/>
    <w:rsid w:val="00FA3DD5"/>
    <w:rsid w:val="00FA3F28"/>
    <w:rsid w:val="00FA4411"/>
    <w:rsid w:val="00FA452F"/>
    <w:rsid w:val="00FA46C0"/>
    <w:rsid w:val="00FA4817"/>
    <w:rsid w:val="00FA4846"/>
    <w:rsid w:val="00FA6737"/>
    <w:rsid w:val="00FA6A77"/>
    <w:rsid w:val="00FA7208"/>
    <w:rsid w:val="00FA7290"/>
    <w:rsid w:val="00FA7390"/>
    <w:rsid w:val="00FA7529"/>
    <w:rsid w:val="00FA7541"/>
    <w:rsid w:val="00FA7CEF"/>
    <w:rsid w:val="00FB038A"/>
    <w:rsid w:val="00FB0612"/>
    <w:rsid w:val="00FB0B6C"/>
    <w:rsid w:val="00FB10C2"/>
    <w:rsid w:val="00FB1A1F"/>
    <w:rsid w:val="00FB2621"/>
    <w:rsid w:val="00FB26B4"/>
    <w:rsid w:val="00FB2A19"/>
    <w:rsid w:val="00FB2C01"/>
    <w:rsid w:val="00FB2C47"/>
    <w:rsid w:val="00FB2D9E"/>
    <w:rsid w:val="00FB2DF3"/>
    <w:rsid w:val="00FB2FD5"/>
    <w:rsid w:val="00FB32F9"/>
    <w:rsid w:val="00FB34D9"/>
    <w:rsid w:val="00FB384C"/>
    <w:rsid w:val="00FB4063"/>
    <w:rsid w:val="00FB4727"/>
    <w:rsid w:val="00FB4788"/>
    <w:rsid w:val="00FB4AF5"/>
    <w:rsid w:val="00FB5040"/>
    <w:rsid w:val="00FB5141"/>
    <w:rsid w:val="00FB516D"/>
    <w:rsid w:val="00FB5658"/>
    <w:rsid w:val="00FB5677"/>
    <w:rsid w:val="00FB567F"/>
    <w:rsid w:val="00FB5880"/>
    <w:rsid w:val="00FB5940"/>
    <w:rsid w:val="00FB6620"/>
    <w:rsid w:val="00FB6866"/>
    <w:rsid w:val="00FB69A2"/>
    <w:rsid w:val="00FB75CF"/>
    <w:rsid w:val="00FB77AD"/>
    <w:rsid w:val="00FB7CC1"/>
    <w:rsid w:val="00FB7F11"/>
    <w:rsid w:val="00FC0413"/>
    <w:rsid w:val="00FC1083"/>
    <w:rsid w:val="00FC19F0"/>
    <w:rsid w:val="00FC1DA6"/>
    <w:rsid w:val="00FC207E"/>
    <w:rsid w:val="00FC2E43"/>
    <w:rsid w:val="00FC2E6F"/>
    <w:rsid w:val="00FC3371"/>
    <w:rsid w:val="00FC3372"/>
    <w:rsid w:val="00FC34F9"/>
    <w:rsid w:val="00FC3700"/>
    <w:rsid w:val="00FC3D10"/>
    <w:rsid w:val="00FC3E11"/>
    <w:rsid w:val="00FC4A27"/>
    <w:rsid w:val="00FC4F3E"/>
    <w:rsid w:val="00FC5AD3"/>
    <w:rsid w:val="00FC6011"/>
    <w:rsid w:val="00FC6060"/>
    <w:rsid w:val="00FC67FE"/>
    <w:rsid w:val="00FC69B8"/>
    <w:rsid w:val="00FC7083"/>
    <w:rsid w:val="00FC7378"/>
    <w:rsid w:val="00FC7A10"/>
    <w:rsid w:val="00FD0581"/>
    <w:rsid w:val="00FD1028"/>
    <w:rsid w:val="00FD1703"/>
    <w:rsid w:val="00FD1C90"/>
    <w:rsid w:val="00FD1D12"/>
    <w:rsid w:val="00FD22DC"/>
    <w:rsid w:val="00FD241C"/>
    <w:rsid w:val="00FD338C"/>
    <w:rsid w:val="00FD49B9"/>
    <w:rsid w:val="00FD4A27"/>
    <w:rsid w:val="00FD506B"/>
    <w:rsid w:val="00FD5139"/>
    <w:rsid w:val="00FD51F1"/>
    <w:rsid w:val="00FD531D"/>
    <w:rsid w:val="00FD55C8"/>
    <w:rsid w:val="00FD5A5A"/>
    <w:rsid w:val="00FD5B7B"/>
    <w:rsid w:val="00FD5D44"/>
    <w:rsid w:val="00FD5E06"/>
    <w:rsid w:val="00FD5F3E"/>
    <w:rsid w:val="00FD614F"/>
    <w:rsid w:val="00FD6172"/>
    <w:rsid w:val="00FD63B9"/>
    <w:rsid w:val="00FD7205"/>
    <w:rsid w:val="00FD7444"/>
    <w:rsid w:val="00FD7E03"/>
    <w:rsid w:val="00FE01CD"/>
    <w:rsid w:val="00FE06C0"/>
    <w:rsid w:val="00FE06E9"/>
    <w:rsid w:val="00FE0BC7"/>
    <w:rsid w:val="00FE0CC1"/>
    <w:rsid w:val="00FE14C7"/>
    <w:rsid w:val="00FE161F"/>
    <w:rsid w:val="00FE164C"/>
    <w:rsid w:val="00FE2148"/>
    <w:rsid w:val="00FE236E"/>
    <w:rsid w:val="00FE2AB3"/>
    <w:rsid w:val="00FE2CC7"/>
    <w:rsid w:val="00FE2DC4"/>
    <w:rsid w:val="00FE308C"/>
    <w:rsid w:val="00FE43E5"/>
    <w:rsid w:val="00FE4BE5"/>
    <w:rsid w:val="00FE50B2"/>
    <w:rsid w:val="00FE57ED"/>
    <w:rsid w:val="00FE5837"/>
    <w:rsid w:val="00FE58A1"/>
    <w:rsid w:val="00FE5C51"/>
    <w:rsid w:val="00FE5E12"/>
    <w:rsid w:val="00FE5E7F"/>
    <w:rsid w:val="00FE6094"/>
    <w:rsid w:val="00FE60B7"/>
    <w:rsid w:val="00FE6EE1"/>
    <w:rsid w:val="00FE7A8D"/>
    <w:rsid w:val="00FE7A97"/>
    <w:rsid w:val="00FE7D96"/>
    <w:rsid w:val="00FE7DB0"/>
    <w:rsid w:val="00FE7E33"/>
    <w:rsid w:val="00FE7F1B"/>
    <w:rsid w:val="00FE7F7B"/>
    <w:rsid w:val="00FF02B4"/>
    <w:rsid w:val="00FF0CFB"/>
    <w:rsid w:val="00FF10EB"/>
    <w:rsid w:val="00FF1211"/>
    <w:rsid w:val="00FF14E8"/>
    <w:rsid w:val="00FF1906"/>
    <w:rsid w:val="00FF1D45"/>
    <w:rsid w:val="00FF1E3B"/>
    <w:rsid w:val="00FF1E4D"/>
    <w:rsid w:val="00FF200A"/>
    <w:rsid w:val="00FF3877"/>
    <w:rsid w:val="00FF4A7A"/>
    <w:rsid w:val="00FF4AC0"/>
    <w:rsid w:val="00FF4DCE"/>
    <w:rsid w:val="00FF4F23"/>
    <w:rsid w:val="00FF5131"/>
    <w:rsid w:val="00FF57F1"/>
    <w:rsid w:val="00FF66AC"/>
    <w:rsid w:val="00FF70DD"/>
    <w:rsid w:val="00FF711B"/>
    <w:rsid w:val="00FF77E2"/>
    <w:rsid w:val="00FF7D74"/>
    <w:rsid w:val="00FF7DED"/>
    <w:rsid w:val="00FF7E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ity"/>
  <w:smartTagType w:namespaceuri="urn:schemas-microsoft-com:office:smarttags" w:name="place"/>
  <w:shapeDefaults>
    <o:shapedefaults v:ext="edit" spidmax="13314"/>
    <o:shapelayout v:ext="edit">
      <o:idmap v:ext="edit" data="1,3,4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unhideWhenUsed="0" w:qFormat="1"/>
    <w:lsdException w:name="heading 8" w:semiHidden="0" w:unhideWhenUsed="0" w:qFormat="1"/>
    <w:lsdException w:name="heading 9" w:semiHidden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a">
    <w:name w:val="Normal"/>
    <w:qFormat/>
    <w:rsid w:val="002F1649"/>
    <w:rPr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7E444F"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"/>
    <w:next w:val="a"/>
    <w:link w:val="21"/>
    <w:uiPriority w:val="99"/>
    <w:qFormat/>
    <w:rsid w:val="007E444F"/>
    <w:pPr>
      <w:keepNext/>
      <w:tabs>
        <w:tab w:val="left" w:pos="720"/>
      </w:tabs>
      <w:spacing w:before="240" w:after="6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9"/>
    <w:qFormat/>
    <w:rsid w:val="005114E5"/>
    <w:pPr>
      <w:keepNext/>
      <w:numPr>
        <w:ilvl w:val="2"/>
        <w:numId w:val="3"/>
      </w:numPr>
      <w:tabs>
        <w:tab w:val="left" w:pos="864"/>
      </w:tabs>
      <w:spacing w:before="240" w:after="60"/>
      <w:outlineLvl w:val="2"/>
    </w:pPr>
    <w:rPr>
      <w:rFonts w:ascii="Arial" w:hAnsi="Arial" w:cs="Arial"/>
      <w:b/>
      <w:bCs/>
      <w:color w:val="000000" w:themeColor="text1"/>
      <w:sz w:val="24"/>
      <w:szCs w:val="26"/>
    </w:rPr>
  </w:style>
  <w:style w:type="paragraph" w:styleId="4">
    <w:name w:val="heading 4"/>
    <w:basedOn w:val="a"/>
    <w:next w:val="a"/>
    <w:link w:val="40"/>
    <w:uiPriority w:val="99"/>
    <w:qFormat/>
    <w:rsid w:val="007E444F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0"/>
    <w:uiPriority w:val="99"/>
    <w:qFormat/>
    <w:rsid w:val="007E444F"/>
    <w:pPr>
      <w:spacing w:before="240" w:after="60"/>
      <w:outlineLvl w:val="4"/>
    </w:pPr>
    <w:rPr>
      <w:bCs/>
      <w:i/>
      <w:iCs/>
      <w:szCs w:val="26"/>
    </w:rPr>
  </w:style>
  <w:style w:type="paragraph" w:styleId="6">
    <w:name w:val="heading 6"/>
    <w:basedOn w:val="a"/>
    <w:next w:val="a"/>
    <w:link w:val="60"/>
    <w:uiPriority w:val="99"/>
    <w:qFormat/>
    <w:rsid w:val="007E444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9"/>
    <w:qFormat/>
    <w:rsid w:val="007E444F"/>
    <w:p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uiPriority w:val="99"/>
    <w:qFormat/>
    <w:rsid w:val="007E444F"/>
    <w:p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uiPriority w:val="99"/>
    <w:qFormat/>
    <w:rsid w:val="007E444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9"/>
    <w:locked/>
    <w:rsid w:val="00434F8E"/>
    <w:rPr>
      <w:rFonts w:ascii="Cambria" w:eastAsia="SimSun" w:hAnsi="Cambria" w:cs="Times New Roman"/>
      <w:b/>
      <w:bCs/>
      <w:kern w:val="32"/>
      <w:sz w:val="32"/>
      <w:szCs w:val="32"/>
    </w:rPr>
  </w:style>
  <w:style w:type="character" w:customStyle="1" w:styleId="21">
    <w:name w:val="標題 2 字元"/>
    <w:basedOn w:val="a0"/>
    <w:link w:val="20"/>
    <w:uiPriority w:val="99"/>
    <w:semiHidden/>
    <w:locked/>
    <w:rsid w:val="00760D4F"/>
    <w:rPr>
      <w:rFonts w:ascii="Cambria" w:eastAsia="SimSu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a0"/>
    <w:uiPriority w:val="99"/>
    <w:semiHidden/>
    <w:locked/>
    <w:rsid w:val="00434F8E"/>
    <w:rPr>
      <w:rFonts w:ascii="Cambria" w:eastAsia="SimSun" w:hAnsi="Cambria" w:cs="Times New Roman"/>
      <w:b/>
      <w:bCs/>
      <w:sz w:val="26"/>
      <w:szCs w:val="26"/>
    </w:rPr>
  </w:style>
  <w:style w:type="character" w:customStyle="1" w:styleId="40">
    <w:name w:val="標題 4 字元"/>
    <w:basedOn w:val="a0"/>
    <w:link w:val="4"/>
    <w:uiPriority w:val="99"/>
    <w:semiHidden/>
    <w:locked/>
    <w:rsid w:val="00760D4F"/>
    <w:rPr>
      <w:rFonts w:ascii="Calibri" w:eastAsia="SimSun" w:hAnsi="Calibri" w:cs="Times New Roman"/>
      <w:b/>
      <w:bCs/>
      <w:sz w:val="28"/>
      <w:szCs w:val="28"/>
    </w:rPr>
  </w:style>
  <w:style w:type="character" w:customStyle="1" w:styleId="50">
    <w:name w:val="標題 5 字元"/>
    <w:basedOn w:val="a0"/>
    <w:link w:val="5"/>
    <w:uiPriority w:val="99"/>
    <w:semiHidden/>
    <w:locked/>
    <w:rsid w:val="00760D4F"/>
    <w:rPr>
      <w:rFonts w:ascii="Calibri" w:eastAsia="SimSun" w:hAnsi="Calibri" w:cs="Times New Roman"/>
      <w:b/>
      <w:bCs/>
      <w:i/>
      <w:iCs/>
      <w:sz w:val="26"/>
      <w:szCs w:val="26"/>
    </w:rPr>
  </w:style>
  <w:style w:type="character" w:customStyle="1" w:styleId="60">
    <w:name w:val="標題 6 字元"/>
    <w:basedOn w:val="a0"/>
    <w:link w:val="6"/>
    <w:uiPriority w:val="99"/>
    <w:semiHidden/>
    <w:locked/>
    <w:rsid w:val="00760D4F"/>
    <w:rPr>
      <w:rFonts w:ascii="Calibri" w:eastAsia="SimSun" w:hAnsi="Calibri" w:cs="Times New Roman"/>
      <w:b/>
      <w:bCs/>
    </w:rPr>
  </w:style>
  <w:style w:type="character" w:customStyle="1" w:styleId="70">
    <w:name w:val="標題 7 字元"/>
    <w:basedOn w:val="a0"/>
    <w:link w:val="7"/>
    <w:uiPriority w:val="99"/>
    <w:semiHidden/>
    <w:locked/>
    <w:rsid w:val="00760D4F"/>
    <w:rPr>
      <w:rFonts w:ascii="Calibri" w:eastAsia="SimSun" w:hAnsi="Calibri" w:cs="Times New Roman"/>
      <w:sz w:val="24"/>
      <w:szCs w:val="24"/>
    </w:rPr>
  </w:style>
  <w:style w:type="character" w:customStyle="1" w:styleId="80">
    <w:name w:val="標題 8 字元"/>
    <w:basedOn w:val="a0"/>
    <w:link w:val="8"/>
    <w:uiPriority w:val="99"/>
    <w:semiHidden/>
    <w:locked/>
    <w:rsid w:val="00760D4F"/>
    <w:rPr>
      <w:rFonts w:ascii="Calibri" w:eastAsia="SimSun" w:hAnsi="Calibri" w:cs="Times New Roman"/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9"/>
    <w:semiHidden/>
    <w:locked/>
    <w:rsid w:val="00760D4F"/>
    <w:rPr>
      <w:rFonts w:ascii="Cambria" w:eastAsia="SimSun" w:hAnsi="Cambria" w:cs="Times New Roman"/>
    </w:rPr>
  </w:style>
  <w:style w:type="character" w:customStyle="1" w:styleId="10">
    <w:name w:val="標題 1 字元"/>
    <w:basedOn w:val="a0"/>
    <w:link w:val="1"/>
    <w:uiPriority w:val="9"/>
    <w:locked/>
    <w:rsid w:val="007E444F"/>
    <w:rPr>
      <w:rFonts w:ascii="Arial" w:hAnsi="Arial" w:cs="Arial"/>
      <w:b/>
      <w:bCs/>
      <w:kern w:val="32"/>
      <w:sz w:val="32"/>
      <w:szCs w:val="32"/>
    </w:rPr>
  </w:style>
  <w:style w:type="character" w:customStyle="1" w:styleId="30">
    <w:name w:val="標題 3 字元"/>
    <w:basedOn w:val="a0"/>
    <w:link w:val="3"/>
    <w:uiPriority w:val="99"/>
    <w:locked/>
    <w:rsid w:val="005114E5"/>
    <w:rPr>
      <w:rFonts w:ascii="Arial" w:hAnsi="Arial" w:cs="Arial"/>
      <w:b/>
      <w:bCs/>
      <w:color w:val="000000" w:themeColor="text1"/>
      <w:sz w:val="24"/>
      <w:szCs w:val="26"/>
    </w:rPr>
  </w:style>
  <w:style w:type="paragraph" w:styleId="a3">
    <w:name w:val="header"/>
    <w:basedOn w:val="a"/>
    <w:link w:val="a4"/>
    <w:uiPriority w:val="99"/>
    <w:rsid w:val="00EE1F5B"/>
    <w:pPr>
      <w:tabs>
        <w:tab w:val="center" w:pos="4320"/>
        <w:tab w:val="right" w:pos="8640"/>
      </w:tabs>
    </w:pPr>
  </w:style>
  <w:style w:type="character" w:customStyle="1" w:styleId="a4">
    <w:name w:val="頁首 字元"/>
    <w:basedOn w:val="a0"/>
    <w:link w:val="a3"/>
    <w:uiPriority w:val="99"/>
    <w:locked/>
    <w:rsid w:val="0008297F"/>
    <w:rPr>
      <w:rFonts w:cs="Times New Roman"/>
      <w:sz w:val="24"/>
      <w:szCs w:val="24"/>
    </w:rPr>
  </w:style>
  <w:style w:type="paragraph" w:styleId="a5">
    <w:name w:val="footer"/>
    <w:basedOn w:val="a"/>
    <w:link w:val="a6"/>
    <w:uiPriority w:val="99"/>
    <w:rsid w:val="00EE1F5B"/>
    <w:pPr>
      <w:tabs>
        <w:tab w:val="center" w:pos="4320"/>
        <w:tab w:val="right" w:pos="8640"/>
      </w:tabs>
    </w:pPr>
  </w:style>
  <w:style w:type="character" w:customStyle="1" w:styleId="a6">
    <w:name w:val="頁尾 字元"/>
    <w:basedOn w:val="a0"/>
    <w:link w:val="a5"/>
    <w:uiPriority w:val="99"/>
    <w:semiHidden/>
    <w:locked/>
    <w:rsid w:val="00760D4F"/>
    <w:rPr>
      <w:rFonts w:cs="Times New Roman"/>
      <w:sz w:val="24"/>
      <w:szCs w:val="24"/>
    </w:rPr>
  </w:style>
  <w:style w:type="table" w:styleId="a7">
    <w:name w:val="Table Grid"/>
    <w:basedOn w:val="a1"/>
    <w:uiPriority w:val="99"/>
    <w:rsid w:val="00F203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rsid w:val="008D2692"/>
  </w:style>
  <w:style w:type="paragraph" w:styleId="22">
    <w:name w:val="toc 2"/>
    <w:basedOn w:val="a"/>
    <w:next w:val="a"/>
    <w:autoRedefine/>
    <w:uiPriority w:val="39"/>
    <w:rsid w:val="009F3852"/>
    <w:pPr>
      <w:ind w:left="200"/>
    </w:pPr>
  </w:style>
  <w:style w:type="character" w:styleId="a8">
    <w:name w:val="Hyperlink"/>
    <w:basedOn w:val="a0"/>
    <w:uiPriority w:val="99"/>
    <w:rsid w:val="009F3852"/>
    <w:rPr>
      <w:rFonts w:cs="Times New Roman"/>
      <w:color w:val="0000FF"/>
      <w:u w:val="single"/>
    </w:rPr>
  </w:style>
  <w:style w:type="paragraph" w:styleId="31">
    <w:name w:val="toc 3"/>
    <w:basedOn w:val="a"/>
    <w:next w:val="a"/>
    <w:autoRedefine/>
    <w:uiPriority w:val="39"/>
    <w:rsid w:val="00DB3713"/>
    <w:pPr>
      <w:ind w:left="400"/>
    </w:pPr>
  </w:style>
  <w:style w:type="character" w:styleId="a9">
    <w:name w:val="FollowedHyperlink"/>
    <w:basedOn w:val="a0"/>
    <w:uiPriority w:val="99"/>
    <w:rsid w:val="008E653E"/>
    <w:rPr>
      <w:rFonts w:cs="Times New Roman"/>
      <w:color w:val="0000FF"/>
      <w:u w:val="single"/>
    </w:rPr>
  </w:style>
  <w:style w:type="paragraph" w:styleId="aa">
    <w:name w:val="Document Map"/>
    <w:basedOn w:val="a"/>
    <w:link w:val="ab"/>
    <w:uiPriority w:val="99"/>
    <w:semiHidden/>
    <w:rsid w:val="00152D87"/>
    <w:pPr>
      <w:shd w:val="clear" w:color="auto" w:fill="000080"/>
    </w:pPr>
    <w:rPr>
      <w:rFonts w:ascii="Tahoma" w:hAnsi="Tahoma" w:cs="Tahoma"/>
      <w:szCs w:val="20"/>
    </w:rPr>
  </w:style>
  <w:style w:type="character" w:customStyle="1" w:styleId="ab">
    <w:name w:val="文件引導模式 字元"/>
    <w:basedOn w:val="a0"/>
    <w:link w:val="aa"/>
    <w:uiPriority w:val="99"/>
    <w:semiHidden/>
    <w:locked/>
    <w:rsid w:val="00760D4F"/>
    <w:rPr>
      <w:rFonts w:cs="Times New Roman"/>
      <w:sz w:val="2"/>
    </w:rPr>
  </w:style>
  <w:style w:type="paragraph" w:styleId="ac">
    <w:name w:val="Balloon Text"/>
    <w:basedOn w:val="a"/>
    <w:link w:val="ad"/>
    <w:uiPriority w:val="99"/>
    <w:semiHidden/>
    <w:rsid w:val="00863CA8"/>
    <w:rPr>
      <w:rFonts w:ascii="Tahoma" w:hAnsi="Tahoma" w:cs="Tahoma"/>
      <w:sz w:val="16"/>
      <w:szCs w:val="16"/>
    </w:rPr>
  </w:style>
  <w:style w:type="character" w:customStyle="1" w:styleId="ad">
    <w:name w:val="註解方塊文字 字元"/>
    <w:basedOn w:val="a0"/>
    <w:link w:val="ac"/>
    <w:uiPriority w:val="99"/>
    <w:semiHidden/>
    <w:locked/>
    <w:rsid w:val="00760D4F"/>
    <w:rPr>
      <w:rFonts w:cs="Times New Roman"/>
      <w:sz w:val="2"/>
    </w:rPr>
  </w:style>
  <w:style w:type="paragraph" w:styleId="ae">
    <w:name w:val="caption"/>
    <w:basedOn w:val="a"/>
    <w:next w:val="a"/>
    <w:uiPriority w:val="99"/>
    <w:qFormat/>
    <w:rsid w:val="002A4BA7"/>
    <w:rPr>
      <w:rFonts w:ascii="Arial" w:eastAsia="SimHei" w:hAnsi="Arial" w:cs="Arial"/>
      <w:szCs w:val="20"/>
    </w:rPr>
  </w:style>
  <w:style w:type="paragraph" w:styleId="af">
    <w:name w:val="Body Text"/>
    <w:basedOn w:val="a"/>
    <w:link w:val="af0"/>
    <w:uiPriority w:val="99"/>
    <w:rsid w:val="00E60C94"/>
    <w:pPr>
      <w:autoSpaceDE w:val="0"/>
      <w:autoSpaceDN w:val="0"/>
      <w:spacing w:after="300" w:line="240" w:lineRule="atLeast"/>
      <w:ind w:leftChars="660" w:left="660"/>
    </w:pPr>
    <w:rPr>
      <w:rFonts w:ascii="Arial" w:hAnsi="Arial"/>
    </w:rPr>
  </w:style>
  <w:style w:type="character" w:customStyle="1" w:styleId="af0">
    <w:name w:val="本文 字元"/>
    <w:basedOn w:val="a0"/>
    <w:link w:val="af"/>
    <w:uiPriority w:val="99"/>
    <w:locked/>
    <w:rsid w:val="00E60C94"/>
    <w:rPr>
      <w:rFonts w:ascii="Arial" w:hAnsi="Arial" w:cs="Times New Roman"/>
      <w:sz w:val="24"/>
      <w:szCs w:val="24"/>
    </w:rPr>
  </w:style>
  <w:style w:type="paragraph" w:styleId="af1">
    <w:name w:val="List Paragraph"/>
    <w:basedOn w:val="a"/>
    <w:uiPriority w:val="99"/>
    <w:qFormat/>
    <w:rsid w:val="00E60C94"/>
    <w:pPr>
      <w:ind w:firstLineChars="200" w:firstLine="420"/>
    </w:pPr>
  </w:style>
  <w:style w:type="paragraph" w:customStyle="1" w:styleId="2">
    <w:name w:val="样式 标题 2 + 小三"/>
    <w:basedOn w:val="20"/>
    <w:autoRedefine/>
    <w:uiPriority w:val="99"/>
    <w:rsid w:val="007E444F"/>
    <w:pPr>
      <w:numPr>
        <w:ilvl w:val="1"/>
        <w:numId w:val="3"/>
      </w:numPr>
    </w:pPr>
    <w:rPr>
      <w:iCs w:val="0"/>
      <w:sz w:val="30"/>
    </w:rPr>
  </w:style>
  <w:style w:type="paragraph" w:customStyle="1" w:styleId="msolistparagraph0">
    <w:name w:val="msolistparagraph"/>
    <w:basedOn w:val="a"/>
    <w:uiPriority w:val="99"/>
    <w:rsid w:val="006C4B08"/>
    <w:pPr>
      <w:ind w:firstLine="420"/>
      <w:jc w:val="both"/>
    </w:pPr>
    <w:rPr>
      <w:rFonts w:ascii="Calibri" w:hAnsi="Calibri" w:cs="SimSun"/>
      <w:sz w:val="21"/>
      <w:szCs w:val="21"/>
    </w:rPr>
  </w:style>
  <w:style w:type="paragraph" w:styleId="af2">
    <w:name w:val="Revision"/>
    <w:hidden/>
    <w:uiPriority w:val="99"/>
    <w:semiHidden/>
    <w:rsid w:val="002324B0"/>
    <w:rPr>
      <w:szCs w:val="24"/>
    </w:rPr>
  </w:style>
  <w:style w:type="character" w:customStyle="1" w:styleId="htmlnon1">
    <w:name w:val="html_non1"/>
    <w:basedOn w:val="a0"/>
    <w:rsid w:val="000A3438"/>
    <w:rPr>
      <w:i/>
      <w:iCs/>
      <w:color w:val="000000"/>
    </w:rPr>
  </w:style>
  <w:style w:type="paragraph" w:styleId="HTML">
    <w:name w:val="HTML Preformatted"/>
    <w:basedOn w:val="a"/>
    <w:link w:val="HTML0"/>
    <w:uiPriority w:val="99"/>
    <w:semiHidden/>
    <w:unhideWhenUsed/>
    <w:locked/>
    <w:rsid w:val="000A34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sz w:val="24"/>
      <w:lang w:eastAsia="zh-TW"/>
    </w:rPr>
  </w:style>
  <w:style w:type="character" w:customStyle="1" w:styleId="HTML0">
    <w:name w:val="HTML 預設格式 字元"/>
    <w:basedOn w:val="a0"/>
    <w:link w:val="HTML"/>
    <w:uiPriority w:val="99"/>
    <w:semiHidden/>
    <w:rsid w:val="000A3438"/>
    <w:rPr>
      <w:rFonts w:ascii="細明體" w:eastAsia="細明體" w:hAnsi="細明體" w:cs="細明體"/>
      <w:sz w:val="24"/>
      <w:szCs w:val="24"/>
      <w:lang w:eastAsia="zh-TW"/>
    </w:rPr>
  </w:style>
  <w:style w:type="paragraph" w:styleId="41">
    <w:name w:val="toc 4"/>
    <w:basedOn w:val="a"/>
    <w:next w:val="a"/>
    <w:autoRedefine/>
    <w:uiPriority w:val="39"/>
    <w:unhideWhenUsed/>
    <w:locked/>
    <w:rsid w:val="00BD3066"/>
    <w:pPr>
      <w:widowControl w:val="0"/>
      <w:ind w:leftChars="600" w:left="1440"/>
    </w:pPr>
    <w:rPr>
      <w:rFonts w:asciiTheme="minorHAnsi" w:eastAsiaTheme="minorEastAsia" w:hAnsiTheme="minorHAnsi" w:cstheme="minorBidi"/>
      <w:kern w:val="2"/>
      <w:sz w:val="24"/>
      <w:szCs w:val="22"/>
      <w:lang w:eastAsia="zh-TW"/>
    </w:rPr>
  </w:style>
  <w:style w:type="paragraph" w:styleId="51">
    <w:name w:val="toc 5"/>
    <w:basedOn w:val="a"/>
    <w:next w:val="a"/>
    <w:autoRedefine/>
    <w:uiPriority w:val="39"/>
    <w:unhideWhenUsed/>
    <w:locked/>
    <w:rsid w:val="00BD3066"/>
    <w:pPr>
      <w:widowControl w:val="0"/>
      <w:ind w:leftChars="800" w:left="1920"/>
    </w:pPr>
    <w:rPr>
      <w:rFonts w:asciiTheme="minorHAnsi" w:eastAsiaTheme="minorEastAsia" w:hAnsiTheme="minorHAnsi" w:cstheme="minorBidi"/>
      <w:kern w:val="2"/>
      <w:sz w:val="24"/>
      <w:szCs w:val="22"/>
      <w:lang w:eastAsia="zh-TW"/>
    </w:rPr>
  </w:style>
  <w:style w:type="paragraph" w:styleId="61">
    <w:name w:val="toc 6"/>
    <w:basedOn w:val="a"/>
    <w:next w:val="a"/>
    <w:autoRedefine/>
    <w:uiPriority w:val="39"/>
    <w:unhideWhenUsed/>
    <w:locked/>
    <w:rsid w:val="00BD3066"/>
    <w:pPr>
      <w:widowControl w:val="0"/>
      <w:ind w:leftChars="1000" w:left="2400"/>
    </w:pPr>
    <w:rPr>
      <w:rFonts w:asciiTheme="minorHAnsi" w:eastAsiaTheme="minorEastAsia" w:hAnsiTheme="minorHAnsi" w:cstheme="minorBidi"/>
      <w:kern w:val="2"/>
      <w:sz w:val="24"/>
      <w:szCs w:val="22"/>
      <w:lang w:eastAsia="zh-TW"/>
    </w:rPr>
  </w:style>
  <w:style w:type="paragraph" w:styleId="71">
    <w:name w:val="toc 7"/>
    <w:basedOn w:val="a"/>
    <w:next w:val="a"/>
    <w:autoRedefine/>
    <w:uiPriority w:val="39"/>
    <w:unhideWhenUsed/>
    <w:locked/>
    <w:rsid w:val="00BD3066"/>
    <w:pPr>
      <w:widowControl w:val="0"/>
      <w:ind w:leftChars="1200" w:left="2880"/>
    </w:pPr>
    <w:rPr>
      <w:rFonts w:asciiTheme="minorHAnsi" w:eastAsiaTheme="minorEastAsia" w:hAnsiTheme="minorHAnsi" w:cstheme="minorBidi"/>
      <w:kern w:val="2"/>
      <w:sz w:val="24"/>
      <w:szCs w:val="22"/>
      <w:lang w:eastAsia="zh-TW"/>
    </w:rPr>
  </w:style>
  <w:style w:type="paragraph" w:styleId="81">
    <w:name w:val="toc 8"/>
    <w:basedOn w:val="a"/>
    <w:next w:val="a"/>
    <w:autoRedefine/>
    <w:uiPriority w:val="39"/>
    <w:unhideWhenUsed/>
    <w:locked/>
    <w:rsid w:val="00BD3066"/>
    <w:pPr>
      <w:widowControl w:val="0"/>
      <w:ind w:leftChars="1400" w:left="3360"/>
    </w:pPr>
    <w:rPr>
      <w:rFonts w:asciiTheme="minorHAnsi" w:eastAsiaTheme="minorEastAsia" w:hAnsiTheme="minorHAnsi" w:cstheme="minorBidi"/>
      <w:kern w:val="2"/>
      <w:sz w:val="24"/>
      <w:szCs w:val="22"/>
      <w:lang w:eastAsia="zh-TW"/>
    </w:rPr>
  </w:style>
  <w:style w:type="paragraph" w:styleId="91">
    <w:name w:val="toc 9"/>
    <w:basedOn w:val="a"/>
    <w:next w:val="a"/>
    <w:autoRedefine/>
    <w:uiPriority w:val="39"/>
    <w:unhideWhenUsed/>
    <w:locked/>
    <w:rsid w:val="00BD3066"/>
    <w:pPr>
      <w:widowControl w:val="0"/>
      <w:ind w:leftChars="1600" w:left="3840"/>
    </w:pPr>
    <w:rPr>
      <w:rFonts w:asciiTheme="minorHAnsi" w:eastAsiaTheme="minorEastAsia" w:hAnsiTheme="minorHAnsi" w:cstheme="minorBidi"/>
      <w:kern w:val="2"/>
      <w:sz w:val="24"/>
      <w:szCs w:val="22"/>
      <w:lang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3809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1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1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6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1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64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4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42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2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64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4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42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2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64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4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4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4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4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4286">
          <w:marLeft w:val="1411"/>
          <w:marRight w:val="0"/>
          <w:marTop w:val="65"/>
          <w:marBottom w:val="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64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9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3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6.emf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oleObject" Target="embeddings/oleObject2.bin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8.jpeg"/><Relationship Id="rId32" Type="http://schemas.openxmlformats.org/officeDocument/2006/relationships/oleObject" Target="embeddings/oleObject3.bin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emf"/><Relationship Id="rId36" Type="http://schemas.openxmlformats.org/officeDocument/2006/relationships/image" Target="media/image27.png"/><Relationship Id="rId49" Type="http://schemas.microsoft.com/office/2007/relationships/stylesWithEffects" Target="stylesWithEffects.xml"/><Relationship Id="rId10" Type="http://schemas.openxmlformats.org/officeDocument/2006/relationships/image" Target="media/image5.emf"/><Relationship Id="rId19" Type="http://schemas.openxmlformats.org/officeDocument/2006/relationships/image" Target="media/image13.jpeg"/><Relationship Id="rId31" Type="http://schemas.openxmlformats.org/officeDocument/2006/relationships/image" Target="media/image24.emf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oleObject" Target="embeddings/oleObject4.bin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A91438-A6E0-45E1-B384-DA0A172E0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4832</TotalTime>
  <Pages>64</Pages>
  <Words>7645</Words>
  <Characters>43583</Characters>
  <Application>Microsoft Office Word</Application>
  <DocSecurity>0</DocSecurity>
  <Lines>363</Lines>
  <Paragraphs>102</Paragraphs>
  <ScaleCrop>false</ScaleCrop>
  <Company>ITC</Company>
  <LinksUpToDate>false</LinksUpToDate>
  <CharactersWithSpaces>51126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Inventec</dc:title>
  <dc:creator>宋杰</dc:creator>
  <cp:lastModifiedBy>Chen, Ivy (陳素貞 IEC1)</cp:lastModifiedBy>
  <cp:revision>419</cp:revision>
  <dcterms:created xsi:type="dcterms:W3CDTF">2012-04-28T03:25:00Z</dcterms:created>
  <dcterms:modified xsi:type="dcterms:W3CDTF">2015-01-12T06:02:00Z</dcterms:modified>
</cp:coreProperties>
</file>