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FF48DE" w:rsidRDefault="00E1464A" w:rsidP="007E4B1D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PCA Repair Input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5A225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0" w:author="itc211017" w:date="2012-02-18T13:21:00Z">
              <w:r>
                <w:rPr>
                  <w:rFonts w:ascii="Courier New" w:eastAsia="SimSun" w:hAnsi="Courier New" w:cs="Times New Roman" w:hint="eastAsia"/>
                  <w:szCs w:val="18"/>
                </w:rPr>
                <w:t>2.1.5</w:t>
              </w:r>
            </w:ins>
          </w:p>
        </w:tc>
        <w:tc>
          <w:tcPr>
            <w:tcW w:w="1687" w:type="dxa"/>
          </w:tcPr>
          <w:p w:rsidR="006612ED" w:rsidRPr="006612ED" w:rsidRDefault="005A225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" w:author="itc211017" w:date="2012-02-18T13:21:00Z">
              <w:r>
                <w:rPr>
                  <w:rFonts w:ascii="Courier New" w:eastAsia="SimSun" w:hAnsi="Courier New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1345" w:type="dxa"/>
          </w:tcPr>
          <w:p w:rsidR="006612ED" w:rsidRPr="006612ED" w:rsidRDefault="005A225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2" w:author="itc211017" w:date="2012-02-18T13:21:00Z">
              <w:r>
                <w:rPr>
                  <w:rFonts w:ascii="Courier New" w:eastAsia="SimSun" w:hAnsi="Courier New" w:cs="Times New Roman" w:hint="eastAsia"/>
                  <w:szCs w:val="18"/>
                </w:rPr>
                <w:t>站别变更</w:t>
              </w:r>
            </w:ins>
          </w:p>
        </w:tc>
        <w:tc>
          <w:tcPr>
            <w:tcW w:w="2185" w:type="dxa"/>
          </w:tcPr>
          <w:p w:rsidR="006612ED" w:rsidRPr="006612ED" w:rsidRDefault="005A225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3" w:author="itc211017" w:date="2012-02-18T13:21:00Z">
              <w:r>
                <w:rPr>
                  <w:rFonts w:ascii="Courier New" w:eastAsia="SimSun" w:hAnsi="Courier New" w:cs="Times New Roman" w:hint="eastAsia"/>
                  <w:szCs w:val="18"/>
                </w:rPr>
                <w:t>增加了‘</w:t>
              </w:r>
              <w:r>
                <w:rPr>
                  <w:rFonts w:ascii="Courier New" w:eastAsia="SimSun" w:hAnsi="Courier New" w:cs="Times New Roman" w:hint="eastAsia"/>
                  <w:szCs w:val="18"/>
                </w:rPr>
                <w:t>33A</w:t>
              </w:r>
              <w:r>
                <w:rPr>
                  <w:rFonts w:ascii="Courier New" w:eastAsia="SimSun" w:hAnsi="Courier New" w:cs="Times New Roman" w:hint="eastAsia"/>
                  <w:szCs w:val="18"/>
                </w:rPr>
                <w:t>’的判断</w:t>
              </w:r>
            </w:ins>
          </w:p>
        </w:tc>
        <w:tc>
          <w:tcPr>
            <w:tcW w:w="1374" w:type="dxa"/>
          </w:tcPr>
          <w:p w:rsidR="006612ED" w:rsidRPr="006612ED" w:rsidRDefault="005A225A" w:rsidP="007E4B1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4" w:author="itc211017" w:date="2012-02-18T13:21:00Z">
              <w:r>
                <w:rPr>
                  <w:rFonts w:ascii="Courier New" w:eastAsia="SimSun" w:hAnsi="Courier New" w:cs="Times New Roman" w:hint="eastAsia"/>
                  <w:szCs w:val="18"/>
                </w:rPr>
                <w:t>2012-2-18</w:t>
              </w:r>
            </w:ins>
          </w:p>
        </w:tc>
        <w:tc>
          <w:tcPr>
            <w:tcW w:w="944" w:type="dxa"/>
          </w:tcPr>
          <w:p w:rsidR="006612ED" w:rsidRPr="006612ED" w:rsidRDefault="005A225A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5" w:author="itc211017" w:date="2012-02-18T13:21:00Z">
              <w:r>
                <w:rPr>
                  <w:rFonts w:ascii="Courier New" w:eastAsia="SimSun" w:hAnsi="Courier New" w:cs="Times New Roman" w:hint="eastAsia"/>
                  <w:szCs w:val="18"/>
                </w:rPr>
                <w:t>0.01a</w:t>
              </w:r>
            </w:ins>
          </w:p>
        </w:tc>
      </w:tr>
      <w:tr w:rsidR="001253A9" w:rsidRPr="006612ED" w:rsidTr="00A047E7">
        <w:trPr>
          <w:jc w:val="center"/>
        </w:trPr>
        <w:tc>
          <w:tcPr>
            <w:tcW w:w="987" w:type="dxa"/>
          </w:tcPr>
          <w:p w:rsidR="001253A9" w:rsidRPr="006612ED" w:rsidRDefault="001410EF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6" w:author="itc211017" w:date="2012-02-21T10:32:00Z">
              <w:r>
                <w:rPr>
                  <w:rFonts w:ascii="Courier New" w:eastAsia="SimSun" w:hAnsi="Courier New" w:cs="Times New Roman" w:hint="eastAsia"/>
                  <w:szCs w:val="18"/>
                </w:rPr>
                <w:t>2.1.5</w:t>
              </w:r>
            </w:ins>
          </w:p>
        </w:tc>
        <w:tc>
          <w:tcPr>
            <w:tcW w:w="1687" w:type="dxa"/>
          </w:tcPr>
          <w:p w:rsidR="001253A9" w:rsidRPr="006612ED" w:rsidRDefault="001410EF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7" w:author="itc211017" w:date="2012-02-21T10:32:00Z">
              <w:r>
                <w:rPr>
                  <w:rFonts w:ascii="Courier New" w:eastAsia="SimSun" w:hAnsi="Courier New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1345" w:type="dxa"/>
          </w:tcPr>
          <w:p w:rsidR="001253A9" w:rsidRPr="006612ED" w:rsidRDefault="001410EF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8" w:author="itc211017" w:date="2012-02-21T10:32:00Z">
              <w:r>
                <w:rPr>
                  <w:rFonts w:ascii="Courier New" w:eastAsia="SimSun" w:hAnsi="Courier New" w:cs="Times New Roman" w:hint="eastAsia"/>
                  <w:szCs w:val="18"/>
                </w:rPr>
                <w:t>PCA</w:t>
              </w:r>
              <w:r>
                <w:rPr>
                  <w:rFonts w:ascii="Courier New" w:eastAsia="SimSun" w:hAnsi="Courier New" w:cs="Times New Roman" w:hint="eastAsia"/>
                  <w:szCs w:val="18"/>
                </w:rPr>
                <w:t>改变</w:t>
              </w:r>
            </w:ins>
          </w:p>
        </w:tc>
        <w:tc>
          <w:tcPr>
            <w:tcW w:w="2185" w:type="dxa"/>
          </w:tcPr>
          <w:p w:rsidR="001253A9" w:rsidRPr="006612ED" w:rsidRDefault="001410EF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9" w:author="itc211017" w:date="2012-02-21T10:32:00Z">
              <w:r>
                <w:rPr>
                  <w:rFonts w:ascii="Courier New" w:eastAsia="SimSun" w:hAnsi="Courier New" w:cs="Times New Roman" w:hint="eastAsia"/>
                  <w:szCs w:val="18"/>
                </w:rPr>
                <w:t>@</w:t>
              </w:r>
            </w:ins>
            <w:ins w:id="10" w:author="itc211017" w:date="2012-02-21T10:33:00Z">
              <w:r>
                <w:rPr>
                  <w:rFonts w:ascii="Courier New" w:eastAsia="SimSun" w:hAnsi="Courier New" w:cs="Times New Roman" w:hint="eastAsia"/>
                  <w:szCs w:val="18"/>
                </w:rPr>
                <w:t>TP=</w:t>
              </w:r>
              <w:r>
                <w:rPr>
                  <w:rFonts w:ascii="Courier New" w:eastAsia="SimSun" w:hAnsi="Courier New" w:cs="Times New Roman"/>
                  <w:szCs w:val="18"/>
                </w:rPr>
                <w:t>’</w:t>
              </w:r>
              <w:r>
                <w:rPr>
                  <w:rFonts w:ascii="Courier New" w:eastAsia="SimSun" w:hAnsi="Courier New" w:cs="Times New Roman" w:hint="eastAsia"/>
                  <w:szCs w:val="18"/>
                </w:rPr>
                <w:t>PCA</w:t>
              </w:r>
              <w:r>
                <w:rPr>
                  <w:rFonts w:ascii="Courier New" w:eastAsia="SimSun" w:hAnsi="Courier New" w:cs="Times New Roman"/>
                  <w:szCs w:val="18"/>
                </w:rPr>
                <w:t>’</w:t>
              </w:r>
              <w:r>
                <w:rPr>
                  <w:rFonts w:ascii="Courier New" w:eastAsia="SimSun" w:hAnsi="Courier New" w:cs="Times New Roman" w:hint="eastAsia"/>
                  <w:szCs w:val="18"/>
                </w:rPr>
                <w:t>-&gt;</w:t>
              </w:r>
            </w:ins>
            <w:ins w:id="11" w:author="itc211017" w:date="2012-02-21T11:04:00Z">
              <w:r w:rsidR="00903AD3">
                <w:rPr>
                  <w:rFonts w:ascii="Courier New" w:eastAsia="SimSun" w:hAnsi="Courier New" w:cs="Times New Roman"/>
                  <w:szCs w:val="18"/>
                </w:rPr>
                <w:t>’</w:t>
              </w:r>
              <w:r w:rsidR="00903AD3">
                <w:rPr>
                  <w:rFonts w:ascii="Courier New" w:eastAsia="SimSun" w:hAnsi="Courier New" w:cs="Times New Roman" w:hint="eastAsia"/>
                  <w:szCs w:val="18"/>
                </w:rPr>
                <w:t>SA</w:t>
              </w:r>
              <w:r w:rsidR="00903AD3">
                <w:rPr>
                  <w:rFonts w:ascii="Courier New" w:eastAsia="SimSun" w:hAnsi="Courier New" w:cs="Times New Roman"/>
                  <w:szCs w:val="18"/>
                </w:rPr>
                <w:t>’</w:t>
              </w:r>
            </w:ins>
          </w:p>
        </w:tc>
        <w:tc>
          <w:tcPr>
            <w:tcW w:w="1374" w:type="dxa"/>
          </w:tcPr>
          <w:p w:rsidR="001253A9" w:rsidRPr="00903AD3" w:rsidRDefault="00903AD3" w:rsidP="000F574D">
            <w:pPr>
              <w:jc w:val="left"/>
              <w:rPr>
                <w:rFonts w:ascii="Courier New" w:eastAsia="SimSun" w:hAnsi="Courier New"/>
                <w:szCs w:val="18"/>
              </w:rPr>
            </w:pPr>
            <w:ins w:id="12" w:author="itc211017" w:date="2012-02-21T11:04:00Z">
              <w:r>
                <w:rPr>
                  <w:rFonts w:ascii="Courier New" w:eastAsia="SimSun" w:hAnsi="Courier New" w:hint="eastAsia"/>
                  <w:szCs w:val="18"/>
                </w:rPr>
                <w:t>2012-2-21</w:t>
              </w:r>
            </w:ins>
          </w:p>
        </w:tc>
        <w:tc>
          <w:tcPr>
            <w:tcW w:w="944" w:type="dxa"/>
          </w:tcPr>
          <w:p w:rsidR="001253A9" w:rsidRPr="006612ED" w:rsidRDefault="00550A12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3" w:author="itc211017" w:date="2012-02-21T11:17:00Z">
              <w:r>
                <w:rPr>
                  <w:rFonts w:ascii="Courier New" w:eastAsia="SimSun" w:hAnsi="Courier New" w:cs="Times New Roman" w:hint="eastAsia"/>
                  <w:szCs w:val="18"/>
                </w:rPr>
                <w:t>0.01a</w:t>
              </w:r>
            </w:ins>
          </w:p>
        </w:tc>
      </w:tr>
      <w:tr w:rsidR="003C491F" w:rsidRPr="006612ED" w:rsidTr="00A047E7">
        <w:trPr>
          <w:jc w:val="center"/>
        </w:trPr>
        <w:tc>
          <w:tcPr>
            <w:tcW w:w="987" w:type="dxa"/>
          </w:tcPr>
          <w:p w:rsidR="003C491F" w:rsidRPr="006612ED" w:rsidRDefault="003C491F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4" w:author="Gao, Guan-Wei (高貫偉 ITC)" w:date="2012-05-18T08:46:00Z">
              <w:r>
                <w:rPr>
                  <w:rFonts w:ascii="Arial" w:eastAsia="宋体" w:hAnsi="Arial" w:cs="Times New Roman"/>
                  <w:szCs w:val="18"/>
                </w:rPr>
                <w:t>ALL</w:t>
              </w:r>
            </w:ins>
          </w:p>
        </w:tc>
        <w:tc>
          <w:tcPr>
            <w:tcW w:w="1687" w:type="dxa"/>
          </w:tcPr>
          <w:p w:rsidR="003C491F" w:rsidRPr="006612ED" w:rsidRDefault="003C491F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5" w:author="Gao, Guan-Wei (高貫偉 ITC)" w:date="2012-05-18T08:46:00Z">
              <w:r>
                <w:rPr>
                  <w:rFonts w:ascii="Arial" w:eastAsia="宋体" w:hAnsi="Arial" w:cs="Times New Roman"/>
                  <w:szCs w:val="18"/>
                </w:rPr>
                <w:t>ALL</w:t>
              </w:r>
            </w:ins>
          </w:p>
        </w:tc>
        <w:tc>
          <w:tcPr>
            <w:tcW w:w="1345" w:type="dxa"/>
          </w:tcPr>
          <w:p w:rsidR="003C491F" w:rsidRPr="006612ED" w:rsidRDefault="003C491F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6" w:author="Gao, Guan-Wei (高貫偉 ITC)" w:date="2012-05-18T08:46:00Z">
              <w:r>
                <w:rPr>
                  <w:rFonts w:ascii="Arial" w:eastAsia="宋体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2185" w:type="dxa"/>
          </w:tcPr>
          <w:p w:rsidR="003C491F" w:rsidRPr="00335B7F" w:rsidRDefault="003C491F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7" w:author="Gao, Guan-Wei (高貫偉 ITC)" w:date="2012-05-18T08:46:00Z">
              <w:r>
                <w:rPr>
                  <w:rFonts w:ascii="Arial" w:eastAsia="宋体" w:hAnsi="Arial" w:cs="Times New Roman"/>
                  <w:sz w:val="20"/>
                  <w:szCs w:val="18"/>
                </w:rPr>
                <w:t>MBCode</w:t>
              </w:r>
              <w:r>
                <w:rPr>
                  <w:rFonts w:ascii="Arial" w:eastAsia="宋体" w:hAnsi="Arial" w:cs="Times New Roman" w:hint="eastAsia"/>
                  <w:sz w:val="20"/>
                  <w:szCs w:val="18"/>
                </w:rPr>
                <w:t>升级，统一修改</w:t>
              </w:r>
            </w:ins>
          </w:p>
        </w:tc>
        <w:tc>
          <w:tcPr>
            <w:tcW w:w="1374" w:type="dxa"/>
          </w:tcPr>
          <w:p w:rsidR="003C491F" w:rsidRPr="006612ED" w:rsidRDefault="003C491F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  <w:ins w:id="18" w:author="Gao, Guan-Wei (高貫偉 ITC)" w:date="2012-05-18T08:46:00Z">
              <w:r>
                <w:rPr>
                  <w:rFonts w:ascii="Arial" w:eastAsia="宋体" w:hAnsi="Arial"/>
                  <w:szCs w:val="18"/>
                </w:rPr>
                <w:t>2012-5-18</w:t>
              </w:r>
            </w:ins>
          </w:p>
        </w:tc>
        <w:tc>
          <w:tcPr>
            <w:tcW w:w="944" w:type="dxa"/>
          </w:tcPr>
          <w:p w:rsidR="003C491F" w:rsidRPr="006612ED" w:rsidRDefault="003C491F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027AB" w:rsidRPr="006612ED" w:rsidTr="00A047E7">
        <w:trPr>
          <w:jc w:val="center"/>
        </w:trPr>
        <w:tc>
          <w:tcPr>
            <w:tcW w:w="9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5027AB" w:rsidRPr="006612ED" w:rsidRDefault="005027AB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5027AB" w:rsidRPr="008E48E4" w:rsidRDefault="005027AB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294BBB" w:rsidRDefault="00B63C7C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9654987" w:history="1">
        <w:r w:rsidR="00294BBB" w:rsidRPr="00567640">
          <w:rPr>
            <w:rStyle w:val="a5"/>
            <w:rFonts w:ascii="Times New Roman" w:eastAsia="SimHei" w:hAnsi="Times New Roman"/>
            <w:noProof/>
          </w:rPr>
          <w:t>1.</w:t>
        </w:r>
        <w:r w:rsidR="00294BBB">
          <w:rPr>
            <w:noProof/>
          </w:rPr>
          <w:tab/>
        </w:r>
        <w:r w:rsidR="00294BBB" w:rsidRPr="00567640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294BB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94BBB">
          <w:rPr>
            <w:noProof/>
            <w:webHidden/>
          </w:rPr>
          <w:instrText xml:space="preserve"> PAGEREF _Toc309654987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4BB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94BBB" w:rsidRDefault="00B63C7C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09654988" w:history="1">
        <w:r w:rsidR="00294BBB" w:rsidRPr="00567640">
          <w:rPr>
            <w:rStyle w:val="a5"/>
            <w:rFonts w:ascii="Times New Roman" w:eastAsia="SimSun" w:hAnsi="Times New Roman"/>
            <w:noProof/>
          </w:rPr>
          <w:t>1.1.</w:t>
        </w:r>
        <w:r w:rsidR="00294BBB">
          <w:rPr>
            <w:noProof/>
          </w:rPr>
          <w:tab/>
        </w:r>
        <w:r w:rsidR="00294BBB" w:rsidRPr="00567640">
          <w:rPr>
            <w:rStyle w:val="a5"/>
            <w:rFonts w:ascii="Times New Roman" w:eastAsia="SimSun" w:hAnsi="Times New Roman"/>
            <w:noProof/>
          </w:rPr>
          <w:t>Introduce</w:t>
        </w:r>
        <w:r w:rsidR="00294BB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94BBB">
          <w:rPr>
            <w:noProof/>
            <w:webHidden/>
          </w:rPr>
          <w:instrText xml:space="preserve"> PAGEREF _Toc309654988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4BB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94BBB" w:rsidRDefault="00B63C7C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09654989" w:history="1">
        <w:r w:rsidR="00294BBB" w:rsidRPr="00567640">
          <w:rPr>
            <w:rStyle w:val="a5"/>
            <w:rFonts w:ascii="Times New Roman" w:eastAsia="SimSun" w:hAnsi="Times New Roman"/>
            <w:noProof/>
          </w:rPr>
          <w:t>1.2.</w:t>
        </w:r>
        <w:r w:rsidR="00294BBB">
          <w:rPr>
            <w:noProof/>
          </w:rPr>
          <w:tab/>
        </w:r>
        <w:r w:rsidR="00294BBB" w:rsidRPr="00567640">
          <w:rPr>
            <w:rStyle w:val="a5"/>
            <w:rFonts w:ascii="Times New Roman" w:eastAsia="SimSun" w:hAnsi="Times New Roman"/>
            <w:noProof/>
          </w:rPr>
          <w:t>References</w:t>
        </w:r>
        <w:r w:rsidR="00294BB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94BBB">
          <w:rPr>
            <w:noProof/>
            <w:webHidden/>
          </w:rPr>
          <w:instrText xml:space="preserve"> PAGEREF _Toc309654989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4BB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94BBB" w:rsidRDefault="00B63C7C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9654990" w:history="1">
        <w:r w:rsidR="00294BBB" w:rsidRPr="00567640">
          <w:rPr>
            <w:rStyle w:val="a5"/>
            <w:rFonts w:ascii="Times New Roman" w:eastAsia="SimHei" w:hAnsi="Times New Roman"/>
            <w:noProof/>
          </w:rPr>
          <w:t>2.</w:t>
        </w:r>
        <w:r w:rsidR="00294BBB">
          <w:rPr>
            <w:noProof/>
          </w:rPr>
          <w:tab/>
        </w:r>
        <w:r w:rsidR="00294BBB" w:rsidRPr="00567640">
          <w:rPr>
            <w:rStyle w:val="a5"/>
            <w:rFonts w:ascii="Times New Roman" w:eastAsia="SimHei" w:hAnsi="Times New Roman"/>
            <w:noProof/>
          </w:rPr>
          <w:t>Use Cases</w:t>
        </w:r>
        <w:r w:rsidR="00294BB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94BBB">
          <w:rPr>
            <w:noProof/>
            <w:webHidden/>
          </w:rPr>
          <w:instrText xml:space="preserve"> PAGEREF _Toc309654990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4BB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94BBB" w:rsidRDefault="00B63C7C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09654991" w:history="1">
        <w:r w:rsidR="00294BBB" w:rsidRPr="00567640">
          <w:rPr>
            <w:rStyle w:val="a5"/>
            <w:rFonts w:ascii="Times New Roman" w:eastAsia="SimSun" w:hAnsi="Times New Roman"/>
            <w:noProof/>
          </w:rPr>
          <w:t>2.1.</w:t>
        </w:r>
        <w:r w:rsidR="00294BBB">
          <w:rPr>
            <w:noProof/>
          </w:rPr>
          <w:tab/>
        </w:r>
        <w:r w:rsidR="00294BBB" w:rsidRPr="00567640">
          <w:rPr>
            <w:rStyle w:val="a5"/>
            <w:rFonts w:ascii="Times New Roman" w:eastAsia="SimSun" w:hAnsi="Times New Roman"/>
            <w:noProof/>
          </w:rPr>
          <w:t>UC-PCA Repair Input</w:t>
        </w:r>
        <w:r w:rsidR="00294BB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94BBB">
          <w:rPr>
            <w:noProof/>
            <w:webHidden/>
          </w:rPr>
          <w:instrText xml:space="preserve"> PAGEREF _Toc309654991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4BB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94BBB" w:rsidRDefault="00B63C7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654992" w:history="1">
        <w:r w:rsidR="00294BBB" w:rsidRPr="00567640">
          <w:rPr>
            <w:rStyle w:val="a5"/>
            <w:rFonts w:ascii="Times New Roman" w:eastAsia="SimHei" w:hAnsi="Times New Roman"/>
            <w:noProof/>
          </w:rPr>
          <w:t>2.1.1.</w:t>
        </w:r>
        <w:r w:rsidR="00294BBB">
          <w:rPr>
            <w:noProof/>
          </w:rPr>
          <w:tab/>
        </w:r>
        <w:r w:rsidR="00294BBB" w:rsidRPr="00567640">
          <w:rPr>
            <w:rStyle w:val="a5"/>
            <w:rFonts w:ascii="Times New Roman" w:eastAsia="SimHei" w:hint="eastAsia"/>
            <w:noProof/>
          </w:rPr>
          <w:t>功能及目标</w:t>
        </w:r>
        <w:r w:rsidR="00294BB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94BBB">
          <w:rPr>
            <w:noProof/>
            <w:webHidden/>
          </w:rPr>
          <w:instrText xml:space="preserve"> PAGEREF _Toc309654992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4BB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94BBB" w:rsidRDefault="00B63C7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654993" w:history="1">
        <w:r w:rsidR="00294BBB" w:rsidRPr="00567640">
          <w:rPr>
            <w:rStyle w:val="a5"/>
            <w:rFonts w:ascii="Times New Roman" w:eastAsia="SimHei"/>
            <w:noProof/>
          </w:rPr>
          <w:t>2.1.2.</w:t>
        </w:r>
        <w:r w:rsidR="00294BBB">
          <w:rPr>
            <w:noProof/>
          </w:rPr>
          <w:tab/>
        </w:r>
        <w:r w:rsidR="00294BBB" w:rsidRPr="00567640">
          <w:rPr>
            <w:rStyle w:val="a5"/>
            <w:rFonts w:ascii="Times New Roman" w:eastAsia="SimHei" w:hint="eastAsia"/>
            <w:noProof/>
          </w:rPr>
          <w:t>前置条件</w:t>
        </w:r>
        <w:r w:rsidR="00294BB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94BBB">
          <w:rPr>
            <w:noProof/>
            <w:webHidden/>
          </w:rPr>
          <w:instrText xml:space="preserve"> PAGEREF _Toc309654993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4BB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94BBB" w:rsidRDefault="00B63C7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654994" w:history="1">
        <w:r w:rsidR="00294BBB" w:rsidRPr="00567640">
          <w:rPr>
            <w:rStyle w:val="a5"/>
            <w:rFonts w:ascii="Times New Roman" w:eastAsia="SimHei"/>
            <w:noProof/>
          </w:rPr>
          <w:t>2.1.3.</w:t>
        </w:r>
        <w:r w:rsidR="00294BBB">
          <w:rPr>
            <w:noProof/>
          </w:rPr>
          <w:tab/>
        </w:r>
        <w:r w:rsidR="00294BBB" w:rsidRPr="00567640">
          <w:rPr>
            <w:rStyle w:val="a5"/>
            <w:rFonts w:ascii="Times New Roman" w:eastAsia="SimHei" w:hint="eastAsia"/>
            <w:noProof/>
          </w:rPr>
          <w:t>后置条件</w:t>
        </w:r>
        <w:r w:rsidR="00294BB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94BBB">
          <w:rPr>
            <w:noProof/>
            <w:webHidden/>
          </w:rPr>
          <w:instrText xml:space="preserve"> PAGEREF _Toc309654994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4BB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94BBB" w:rsidRDefault="00B63C7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654995" w:history="1">
        <w:r w:rsidR="00294BBB" w:rsidRPr="00567640">
          <w:rPr>
            <w:rStyle w:val="a5"/>
            <w:rFonts w:ascii="Times New Roman" w:eastAsia="SimHei"/>
            <w:noProof/>
          </w:rPr>
          <w:t>2.1.4.</w:t>
        </w:r>
        <w:r w:rsidR="00294BBB">
          <w:rPr>
            <w:noProof/>
          </w:rPr>
          <w:tab/>
        </w:r>
        <w:r w:rsidR="00294BBB" w:rsidRPr="00567640">
          <w:rPr>
            <w:rStyle w:val="a5"/>
            <w:rFonts w:ascii="Times New Roman" w:eastAsia="SimHei" w:hint="eastAsia"/>
            <w:noProof/>
          </w:rPr>
          <w:t>过程描述</w:t>
        </w:r>
        <w:r w:rsidR="00294BB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94BBB">
          <w:rPr>
            <w:noProof/>
            <w:webHidden/>
          </w:rPr>
          <w:instrText xml:space="preserve"> PAGEREF _Toc309654995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4BB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94BBB" w:rsidRDefault="00B63C7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654996" w:history="1">
        <w:r w:rsidR="00294BBB" w:rsidRPr="00567640">
          <w:rPr>
            <w:rStyle w:val="a5"/>
            <w:rFonts w:ascii="Times New Roman" w:eastAsia="SimHei"/>
            <w:noProof/>
          </w:rPr>
          <w:t>2.1.5.</w:t>
        </w:r>
        <w:r w:rsidR="00294BBB">
          <w:rPr>
            <w:noProof/>
          </w:rPr>
          <w:tab/>
        </w:r>
        <w:r w:rsidR="00294BBB" w:rsidRPr="00567640">
          <w:rPr>
            <w:rStyle w:val="a5"/>
            <w:rFonts w:ascii="Times New Roman" w:eastAsia="SimHei" w:hint="eastAsia"/>
            <w:noProof/>
          </w:rPr>
          <w:t>业务规则</w:t>
        </w:r>
        <w:r w:rsidR="00294BB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94BBB">
          <w:rPr>
            <w:noProof/>
            <w:webHidden/>
          </w:rPr>
          <w:instrText xml:space="preserve"> PAGEREF _Toc309654996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4BB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4BBB" w:rsidRDefault="00B63C7C">
      <w:pPr>
        <w:pStyle w:val="10"/>
        <w:tabs>
          <w:tab w:val="right" w:leader="dot" w:pos="8296"/>
        </w:tabs>
        <w:rPr>
          <w:noProof/>
        </w:rPr>
      </w:pPr>
      <w:hyperlink w:anchor="_Toc309654997" w:history="1">
        <w:r w:rsidR="00294BBB" w:rsidRPr="00567640">
          <w:rPr>
            <w:rStyle w:val="a5"/>
            <w:rFonts w:ascii="Times New Roman" w:eastAsia="SimHei" w:hAnsi="Times New Roman"/>
            <w:noProof/>
          </w:rPr>
          <w:t>Appendix</w:t>
        </w:r>
        <w:r w:rsidR="00294BB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94BBB">
          <w:rPr>
            <w:noProof/>
            <w:webHidden/>
          </w:rPr>
          <w:instrText xml:space="preserve"> PAGEREF _Toc309654997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4BB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94BBB" w:rsidRDefault="00B63C7C">
      <w:pPr>
        <w:pStyle w:val="20"/>
        <w:tabs>
          <w:tab w:val="right" w:leader="dot" w:pos="8296"/>
        </w:tabs>
        <w:rPr>
          <w:noProof/>
        </w:rPr>
      </w:pPr>
      <w:hyperlink w:anchor="_Toc309654998" w:history="1">
        <w:r w:rsidR="00294BBB" w:rsidRPr="00567640">
          <w:rPr>
            <w:rStyle w:val="a5"/>
            <w:noProof/>
          </w:rPr>
          <w:t>Question</w:t>
        </w:r>
        <w:r w:rsidR="00294BB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94BBB">
          <w:rPr>
            <w:noProof/>
            <w:webHidden/>
          </w:rPr>
          <w:instrText xml:space="preserve"> PAGEREF _Toc309654998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4BB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B63C7C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19" w:name="_Toc309654987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19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0" w:name="_Toc309654988"/>
      <w:r w:rsidRPr="00A722CC">
        <w:rPr>
          <w:rFonts w:ascii="Times New Roman" w:eastAsia="SimSun" w:hAnsi="Times New Roman" w:hint="eastAsia"/>
        </w:rPr>
        <w:t>Introduce</w:t>
      </w:r>
      <w:bookmarkEnd w:id="20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EC166A">
        <w:rPr>
          <w:rFonts w:ascii="Courier New" w:eastAsia="SimSun" w:hAnsi="Courier New" w:hint="eastAsia"/>
        </w:rPr>
        <w:t xml:space="preserve">SA </w:t>
      </w:r>
      <w:r w:rsidR="00E1464A">
        <w:rPr>
          <w:rFonts w:ascii="Courier New" w:eastAsia="SimSun" w:hAnsi="Courier New" w:hint="eastAsia"/>
        </w:rPr>
        <w:t>PCA Repair Input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AC60C8">
        <w:rPr>
          <w:rFonts w:ascii="Courier New" w:eastAsia="SimSun" w:hAnsi="Courier New" w:hint="eastAsia"/>
        </w:rPr>
        <w:t>i</w:t>
      </w:r>
      <w:r w:rsidR="00240E92">
        <w:rPr>
          <w:rFonts w:ascii="Courier New" w:eastAsia="SimSun" w:hAnsi="Courier New" w:hint="eastAsia"/>
        </w:rPr>
        <w:t xml:space="preserve">MES </w:t>
      </w:r>
      <w:r w:rsidR="00CD058E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1" w:name="_Toc309654989"/>
      <w:r w:rsidRPr="00A722CC">
        <w:rPr>
          <w:rFonts w:ascii="Times New Roman" w:eastAsia="SimSun" w:hAnsi="Times New Roman"/>
        </w:rPr>
        <w:t>References</w:t>
      </w:r>
      <w:bookmarkEnd w:id="21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22" w:name="_Toc309654990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22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3" w:name="_Toc309654991"/>
      <w:r w:rsidRPr="00C43B53">
        <w:rPr>
          <w:rFonts w:ascii="Times New Roman" w:eastAsia="SimSun" w:hAnsi="Times New Roman" w:hint="eastAsia"/>
        </w:rPr>
        <w:t>UC-</w:t>
      </w:r>
      <w:r w:rsidR="00E1464A">
        <w:rPr>
          <w:rFonts w:ascii="Times New Roman" w:eastAsia="SimSun" w:hAnsi="Times New Roman" w:hint="eastAsia"/>
        </w:rPr>
        <w:t>PCA Repair Input</w:t>
      </w:r>
      <w:bookmarkEnd w:id="23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24" w:name="_Toc309654992"/>
      <w:r w:rsidRPr="00A722CC">
        <w:rPr>
          <w:rFonts w:ascii="Times New Roman" w:eastAsia="SimHei" w:hint="eastAsia"/>
          <w:sz w:val="28"/>
        </w:rPr>
        <w:t>功能及目标</w:t>
      </w:r>
      <w:bookmarkEnd w:id="24"/>
    </w:p>
    <w:p w:rsidR="00240E92" w:rsidRPr="004461E4" w:rsidRDefault="0071111E" w:rsidP="004461E4">
      <w:pPr>
        <w:pStyle w:val="a7"/>
        <w:numPr>
          <w:ilvl w:val="0"/>
          <w:numId w:val="9"/>
        </w:numPr>
        <w:ind w:firstLineChars="0"/>
        <w:rPr>
          <w:rFonts w:ascii="Arial" w:eastAsia="SimSun" w:hAnsi="Arial"/>
        </w:rPr>
      </w:pPr>
      <w:r w:rsidRPr="004461E4">
        <w:rPr>
          <w:rFonts w:ascii="Arial" w:eastAsia="SimSun" w:hAnsi="Arial" w:hint="eastAsia"/>
        </w:rPr>
        <w:t>刷入不良</w:t>
      </w:r>
      <w:r w:rsidRPr="004461E4">
        <w:rPr>
          <w:rFonts w:ascii="Arial" w:eastAsia="SimSun" w:hAnsi="Arial" w:hint="eastAsia"/>
        </w:rPr>
        <w:t xml:space="preserve"> MB</w:t>
      </w:r>
      <w:r w:rsidRPr="004461E4">
        <w:rPr>
          <w:rFonts w:ascii="Arial" w:eastAsia="SimSun" w:hAnsi="Arial" w:hint="eastAsia"/>
        </w:rPr>
        <w:t>，将</w:t>
      </w:r>
      <w:r w:rsidRPr="004461E4">
        <w:rPr>
          <w:rFonts w:ascii="Arial" w:eastAsia="SimSun" w:hAnsi="Arial" w:hint="eastAsia"/>
        </w:rPr>
        <w:t>MB</w:t>
      </w:r>
      <w:r w:rsidRPr="004461E4">
        <w:rPr>
          <w:rFonts w:ascii="Arial" w:eastAsia="SimSun" w:hAnsi="Arial" w:hint="eastAsia"/>
        </w:rPr>
        <w:t>转移至修护区</w:t>
      </w:r>
      <w:r w:rsidR="00C44FF3" w:rsidRPr="004461E4">
        <w:rPr>
          <w:rFonts w:ascii="Arial" w:eastAsia="SimSun" w:hAnsi="Arial" w:hint="eastAsia"/>
        </w:rPr>
        <w:t>。</w:t>
      </w:r>
    </w:p>
    <w:p w:rsidR="004461E4" w:rsidRPr="004461E4" w:rsidRDefault="004461E4" w:rsidP="004461E4">
      <w:pPr>
        <w:pStyle w:val="a7"/>
        <w:numPr>
          <w:ilvl w:val="0"/>
          <w:numId w:val="9"/>
        </w:numPr>
        <w:ind w:firstLineChars="0"/>
        <w:rPr>
          <w:rFonts w:ascii="Arial" w:eastAsia="SimSun" w:hAnsi="Arial"/>
        </w:rPr>
      </w:pPr>
      <w:r>
        <w:rPr>
          <w:rFonts w:ascii="Arial" w:eastAsia="SimSun" w:hAnsi="Arial" w:hint="eastAsia"/>
        </w:rPr>
        <w:t>“</w:t>
      </w:r>
      <w:r>
        <w:rPr>
          <w:rFonts w:ascii="Arial" w:eastAsia="SimSun" w:hAnsi="Arial" w:hint="eastAsia"/>
        </w:rPr>
        <w:t>Music On</w:t>
      </w:r>
      <w:r>
        <w:rPr>
          <w:rFonts w:ascii="Arial" w:eastAsia="SimSun" w:hAnsi="Arial" w:hint="eastAsia"/>
        </w:rPr>
        <w:t>”是</w:t>
      </w:r>
      <w:r>
        <w:rPr>
          <w:rFonts w:ascii="Arial" w:eastAsia="SimSun" w:hAnsi="Arial" w:hint="eastAsia"/>
        </w:rPr>
        <w:t>Music</w:t>
      </w:r>
      <w:r>
        <w:rPr>
          <w:rFonts w:ascii="Arial" w:eastAsia="SimSun" w:hAnsi="Arial" w:hint="eastAsia"/>
        </w:rPr>
        <w:t>开关，以便用户决定是否打开或关闭系统提示音。</w:t>
      </w:r>
    </w:p>
    <w:p w:rsidR="004461E4" w:rsidRPr="00A047E7" w:rsidRDefault="004461E4" w:rsidP="006E6B7B">
      <w:pPr>
        <w:ind w:left="420"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[Music On] Checked</w:t>
      </w:r>
      <w:r>
        <w:rPr>
          <w:rFonts w:ascii="Arial" w:eastAsia="SimSun" w:hAnsi="Arial" w:hint="eastAsia"/>
        </w:rPr>
        <w:t>：</w:t>
      </w:r>
      <w:r w:rsidR="00486317">
        <w:rPr>
          <w:rFonts w:ascii="Arial" w:eastAsia="SimSun" w:hAnsi="Arial" w:hint="eastAsia"/>
        </w:rPr>
        <w:t xml:space="preserve"> </w:t>
      </w:r>
      <w:r>
        <w:rPr>
          <w:rFonts w:ascii="Arial" w:eastAsia="SimSun" w:hAnsi="Arial" w:hint="eastAsia"/>
        </w:rPr>
        <w:t>Data Save</w:t>
      </w:r>
      <w:r>
        <w:rPr>
          <w:rFonts w:ascii="Arial" w:eastAsia="SimSun" w:hAnsi="Arial" w:hint="eastAsia"/>
        </w:rPr>
        <w:t>时，若保存成功，则系统提示</w:t>
      </w:r>
      <w:r w:rsidR="00936340">
        <w:rPr>
          <w:rFonts w:ascii="Arial" w:eastAsia="SimSun" w:hAnsi="Arial" w:hint="eastAsia"/>
        </w:rPr>
        <w:t>声音</w:t>
      </w:r>
      <w:r>
        <w:rPr>
          <w:rFonts w:ascii="Arial" w:eastAsia="SimSun" w:hAnsi="Arial" w:hint="eastAsia"/>
        </w:rPr>
        <w:t>“</w:t>
      </w:r>
      <w:r>
        <w:rPr>
          <w:rFonts w:ascii="Arial" w:eastAsia="SimSun" w:hAnsi="Arial" w:hint="eastAsia"/>
        </w:rPr>
        <w:t>Music Ok</w:t>
      </w:r>
      <w:r>
        <w:rPr>
          <w:rFonts w:ascii="Arial" w:eastAsia="SimSun" w:hAnsi="Arial" w:hint="eastAsia"/>
        </w:rPr>
        <w:t>”，</w:t>
      </w:r>
      <w:r w:rsidR="00104FA5">
        <w:rPr>
          <w:rFonts w:ascii="Arial" w:eastAsia="SimSun" w:hAnsi="Arial" w:hint="eastAsia"/>
        </w:rPr>
        <w:t>其他情况则</w:t>
      </w:r>
      <w:r>
        <w:rPr>
          <w:rFonts w:ascii="Arial" w:eastAsia="SimSun" w:hAnsi="Arial" w:hint="eastAsia"/>
        </w:rPr>
        <w:t>“</w:t>
      </w:r>
      <w:r>
        <w:rPr>
          <w:rFonts w:ascii="Arial" w:eastAsia="SimSun" w:hAnsi="Arial" w:hint="eastAsia"/>
        </w:rPr>
        <w:t>Music Error</w:t>
      </w:r>
      <w:r>
        <w:rPr>
          <w:rFonts w:ascii="Arial" w:eastAsia="SimSun" w:hAnsi="Arial" w:hint="eastAsia"/>
        </w:rPr>
        <w:t>”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5" w:name="_Toc309654993"/>
      <w:r w:rsidRPr="00A722CC">
        <w:rPr>
          <w:rFonts w:ascii="Times New Roman" w:eastAsia="SimHei" w:hint="eastAsia"/>
          <w:sz w:val="28"/>
        </w:rPr>
        <w:t>前置条件</w:t>
      </w:r>
      <w:bookmarkEnd w:id="25"/>
    </w:p>
    <w:p w:rsidR="00F2370C" w:rsidRPr="0000593B" w:rsidRDefault="0071111E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MB</w:t>
      </w:r>
      <w:r>
        <w:rPr>
          <w:rFonts w:ascii="Arial" w:eastAsia="SimSun" w:hAnsi="Arial" w:hint="eastAsia"/>
        </w:rPr>
        <w:t>在</w:t>
      </w:r>
      <w:r w:rsidR="00730333">
        <w:rPr>
          <w:rFonts w:ascii="Arial" w:eastAsia="SimSun" w:hAnsi="Arial" w:hint="eastAsia"/>
        </w:rPr>
        <w:t>PCA ICT Input</w:t>
      </w:r>
      <w:r w:rsidR="00730333">
        <w:rPr>
          <w:rFonts w:ascii="Arial" w:eastAsia="SimSun" w:hAnsi="Arial" w:hint="eastAsia"/>
        </w:rPr>
        <w:t>、</w:t>
      </w:r>
      <w:r>
        <w:rPr>
          <w:rFonts w:ascii="Arial" w:eastAsia="SimSun" w:hAnsi="Arial" w:hint="eastAsia"/>
        </w:rPr>
        <w:t>PCA Test Station</w:t>
      </w:r>
      <w:r w:rsidR="005E35C0">
        <w:rPr>
          <w:rFonts w:ascii="Arial" w:eastAsia="SimSun" w:hAnsi="Arial" w:hint="eastAsia"/>
        </w:rPr>
        <w:t>等测试站</w:t>
      </w:r>
      <w:r>
        <w:rPr>
          <w:rFonts w:ascii="Arial" w:eastAsia="SimSun" w:hAnsi="Arial" w:hint="eastAsia"/>
        </w:rPr>
        <w:t>被刷入不良记录</w:t>
      </w:r>
      <w:r w:rsidR="00D83213">
        <w:rPr>
          <w:rFonts w:ascii="Arial" w:eastAsia="SimSun" w:hAnsi="Arial" w:hint="eastAsia"/>
        </w:rPr>
        <w:t>。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6" w:name="_Toc309654994"/>
      <w:r w:rsidRPr="00A722CC">
        <w:rPr>
          <w:rFonts w:ascii="Times New Roman" w:eastAsia="SimHei" w:hint="eastAsia"/>
          <w:sz w:val="28"/>
        </w:rPr>
        <w:t>后置条件</w:t>
      </w:r>
      <w:bookmarkEnd w:id="26"/>
    </w:p>
    <w:p w:rsidR="00F2370C" w:rsidRPr="0000593B" w:rsidRDefault="0071111E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修护区维修。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7" w:name="_Toc309654995"/>
      <w:r w:rsidRPr="00A722CC">
        <w:rPr>
          <w:rFonts w:ascii="Times New Roman" w:eastAsia="SimHei" w:hint="eastAsia"/>
          <w:sz w:val="28"/>
        </w:rPr>
        <w:t>过程描述</w:t>
      </w:r>
      <w:bookmarkEnd w:id="27"/>
    </w:p>
    <w:tbl>
      <w:tblPr>
        <w:tblStyle w:val="a6"/>
        <w:tblW w:w="0" w:type="auto"/>
        <w:tblLook w:val="04A0"/>
      </w:tblPr>
      <w:tblGrid>
        <w:gridCol w:w="2786"/>
        <w:gridCol w:w="5576"/>
      </w:tblGrid>
      <w:tr w:rsidR="00BD142C" w:rsidRPr="00AF2680" w:rsidTr="00E1464A">
        <w:tc>
          <w:tcPr>
            <w:tcW w:w="2786" w:type="dxa"/>
            <w:shd w:val="clear" w:color="auto" w:fill="92D050"/>
          </w:tcPr>
          <w:p w:rsidR="00BD142C" w:rsidRPr="00AF2680" w:rsidRDefault="00BD142C" w:rsidP="00E1464A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AF2680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576" w:type="dxa"/>
            <w:shd w:val="clear" w:color="auto" w:fill="92D050"/>
          </w:tcPr>
          <w:p w:rsidR="00BD142C" w:rsidRPr="00AF2680" w:rsidRDefault="00BD142C" w:rsidP="00E1464A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AF2680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71111E" w:rsidRPr="00AF2680" w:rsidTr="00E1464A">
        <w:tc>
          <w:tcPr>
            <w:tcW w:w="2786" w:type="dxa"/>
          </w:tcPr>
          <w:p w:rsidR="0071111E" w:rsidRPr="00AF2680" w:rsidRDefault="0071111E" w:rsidP="0071111E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Input [MB Sno]</w:t>
            </w:r>
          </w:p>
        </w:tc>
        <w:tc>
          <w:tcPr>
            <w:tcW w:w="5576" w:type="dxa"/>
          </w:tcPr>
          <w:p w:rsidR="0071111E" w:rsidRPr="00AF2680" w:rsidRDefault="0071111E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71111E" w:rsidRPr="00AF2680" w:rsidTr="00E1464A">
        <w:tc>
          <w:tcPr>
            <w:tcW w:w="2786" w:type="dxa"/>
          </w:tcPr>
          <w:p w:rsidR="0071111E" w:rsidRPr="00AF2680" w:rsidRDefault="0071111E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71111E" w:rsidRPr="00AF2680" w:rsidRDefault="0071111E" w:rsidP="0071111E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SFC</w:t>
            </w:r>
          </w:p>
        </w:tc>
      </w:tr>
      <w:tr w:rsidR="0071111E" w:rsidRPr="00AF2680" w:rsidTr="00E1464A">
        <w:tc>
          <w:tcPr>
            <w:tcW w:w="2786" w:type="dxa"/>
          </w:tcPr>
          <w:p w:rsidR="0071111E" w:rsidRPr="00AF2680" w:rsidRDefault="0071111E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71111E" w:rsidRPr="00AF2680" w:rsidRDefault="0071111E" w:rsidP="00730333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 xml:space="preserve">Display [MB </w:t>
            </w:r>
            <w:r w:rsidR="00730333" w:rsidRPr="00AF2680">
              <w:rPr>
                <w:rFonts w:ascii="Times New Roman" w:hAnsi="Times New Roman" w:cs="Times New Roman"/>
              </w:rPr>
              <w:t>Sno</w:t>
            </w:r>
            <w:r w:rsidRPr="00AF2680">
              <w:rPr>
                <w:rFonts w:ascii="Times New Roman" w:hAnsi="Times New Roman" w:cs="Times New Roman"/>
              </w:rPr>
              <w:t>]</w:t>
            </w:r>
          </w:p>
        </w:tc>
      </w:tr>
      <w:tr w:rsidR="0071111E" w:rsidRPr="00AF2680" w:rsidTr="00E1464A">
        <w:tc>
          <w:tcPr>
            <w:tcW w:w="2786" w:type="dxa"/>
          </w:tcPr>
          <w:p w:rsidR="0071111E" w:rsidRPr="00AF2680" w:rsidRDefault="0071111E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71111E" w:rsidRPr="00AF2680" w:rsidRDefault="0071111E" w:rsidP="0071111E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Get MB Information, then display</w:t>
            </w:r>
          </w:p>
        </w:tc>
      </w:tr>
      <w:tr w:rsidR="0071111E" w:rsidRPr="00AF2680" w:rsidTr="00E1464A">
        <w:tc>
          <w:tcPr>
            <w:tcW w:w="2786" w:type="dxa"/>
          </w:tcPr>
          <w:p w:rsidR="0071111E" w:rsidRPr="00AF2680" w:rsidRDefault="0071111E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71111E" w:rsidRPr="00AF2680" w:rsidRDefault="0071111E" w:rsidP="0071111E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Get Repair Log, then display</w:t>
            </w:r>
          </w:p>
          <w:p w:rsidR="0071111E" w:rsidRPr="00AF2680" w:rsidRDefault="0071111E">
            <w:pPr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Theme="minorEastAsia" w:cs="Times New Roman"/>
              </w:rPr>
              <w:t>异常情况：</w:t>
            </w:r>
          </w:p>
          <w:p w:rsidR="0071111E" w:rsidRPr="00AF2680" w:rsidRDefault="0071111E" w:rsidP="0071111E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  <w:lang w:eastAsia="zh-TW"/>
              </w:rPr>
            </w:pPr>
            <w:r w:rsidRPr="00AF2680">
              <w:rPr>
                <w:rFonts w:ascii="Times New Roman" w:hAnsiTheme="minorEastAsia" w:cs="Times New Roman"/>
              </w:rPr>
              <w:t>如果没有选择</w:t>
            </w:r>
            <w:r w:rsidRPr="00AF2680">
              <w:rPr>
                <w:rFonts w:ascii="Times New Roman" w:hAnsi="Times New Roman" w:cs="Times New Roman"/>
              </w:rPr>
              <w:t>[PdLine]</w:t>
            </w:r>
            <w:r w:rsidRPr="00AF2680">
              <w:rPr>
                <w:rFonts w:ascii="Times New Roman" w:hAnsiTheme="minorEastAsia" w:cs="Times New Roman"/>
              </w:rPr>
              <w:t>，则报告错误：</w:t>
            </w:r>
            <w:r w:rsidRPr="00AF2680">
              <w:rPr>
                <w:rFonts w:ascii="Times New Roman" w:hAnsi="Times New Roman" w:cs="Times New Roman"/>
              </w:rPr>
              <w:t>“Please select PdLine first!!”/“</w:t>
            </w:r>
            <w:r w:rsidRPr="00AF2680">
              <w:rPr>
                <w:rFonts w:ascii="Times New Roman" w:hAnsiTheme="minorEastAsia" w:cs="Times New Roman"/>
              </w:rPr>
              <w:t>请先选择</w:t>
            </w:r>
            <w:r w:rsidRPr="00AF2680">
              <w:rPr>
                <w:rFonts w:ascii="Times New Roman" w:hAnsi="Times New Roman" w:cs="Times New Roman"/>
              </w:rPr>
              <w:t>PdLine!!”</w:t>
            </w:r>
          </w:p>
          <w:p w:rsidR="00526982" w:rsidRPr="00526982" w:rsidRDefault="0071111E" w:rsidP="00526982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  <w:lang w:eastAsia="zh-TW"/>
              </w:rPr>
            </w:pPr>
            <w:r w:rsidRPr="00AF2680">
              <w:rPr>
                <w:rFonts w:ascii="Times New Roman" w:hAnsiTheme="minorEastAsia" w:cs="Times New Roman"/>
                <w:lang w:eastAsia="zh-TW"/>
              </w:rPr>
              <w:t>如果没有得到待维修的</w:t>
            </w:r>
            <w:r w:rsidRPr="00AF2680">
              <w:rPr>
                <w:rFonts w:ascii="Times New Roman" w:hAnsi="Times New Roman" w:cs="Times New Roman"/>
                <w:lang w:eastAsia="zh-TW"/>
              </w:rPr>
              <w:t>Repair Log</w:t>
            </w:r>
            <w:r w:rsidRPr="00AF2680">
              <w:rPr>
                <w:rFonts w:ascii="Times New Roman" w:hAnsiTheme="minorEastAsia" w:cs="Times New Roman"/>
                <w:lang w:eastAsia="zh-TW"/>
              </w:rPr>
              <w:t>，则提示用户：</w:t>
            </w:r>
            <w:r w:rsidRPr="00AF2680">
              <w:rPr>
                <w:rFonts w:ascii="Times New Roman" w:hAnsi="Times New Roman" w:cs="Times New Roman"/>
                <w:lang w:eastAsia="zh-TW"/>
              </w:rPr>
              <w:t>“</w:t>
            </w:r>
            <w:r w:rsidRPr="00AF2680">
              <w:rPr>
                <w:rFonts w:ascii="Times New Roman" w:hAnsiTheme="minorEastAsia" w:cs="Times New Roman"/>
                <w:lang w:eastAsia="zh-TW"/>
              </w:rPr>
              <w:t>請先收集從測試站刷進來的不良記錄信息</w:t>
            </w:r>
            <w:r w:rsidRPr="00AF2680">
              <w:rPr>
                <w:rFonts w:ascii="Times New Roman" w:hAnsi="Times New Roman" w:cs="Times New Roman"/>
                <w:lang w:eastAsia="zh-TW"/>
              </w:rPr>
              <w:t xml:space="preserve"> !!”</w:t>
            </w:r>
          </w:p>
        </w:tc>
      </w:tr>
      <w:tr w:rsidR="00A472DF" w:rsidRPr="00AF2680" w:rsidTr="00E1464A">
        <w:tc>
          <w:tcPr>
            <w:tcW w:w="2786" w:type="dxa"/>
          </w:tcPr>
          <w:p w:rsidR="00A472DF" w:rsidRPr="00AF2680" w:rsidRDefault="00A472DF">
            <w:pPr>
              <w:jc w:val="left"/>
              <w:rPr>
                <w:rFonts w:ascii="Times New Roman" w:hAnsi="Times New Roman" w:cs="Times New Roman"/>
                <w:lang w:eastAsia="zh-TW"/>
              </w:rPr>
            </w:pPr>
          </w:p>
        </w:tc>
        <w:tc>
          <w:tcPr>
            <w:tcW w:w="5576" w:type="dxa"/>
          </w:tcPr>
          <w:p w:rsidR="00A472DF" w:rsidRPr="00AF2680" w:rsidRDefault="00A472DF" w:rsidP="0071111E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Check MB Pass</w:t>
            </w:r>
          </w:p>
        </w:tc>
      </w:tr>
      <w:tr w:rsidR="0071111E" w:rsidRPr="00AF2680" w:rsidTr="00E1464A">
        <w:tc>
          <w:tcPr>
            <w:tcW w:w="2786" w:type="dxa"/>
          </w:tcPr>
          <w:p w:rsidR="0071111E" w:rsidRPr="00AF2680" w:rsidRDefault="0071111E">
            <w:pPr>
              <w:jc w:val="left"/>
              <w:rPr>
                <w:rFonts w:ascii="Times New Roman" w:hAnsi="Times New Roman" w:cs="Times New Roman"/>
                <w:lang w:eastAsia="zh-TW"/>
              </w:rPr>
            </w:pPr>
          </w:p>
        </w:tc>
        <w:tc>
          <w:tcPr>
            <w:tcW w:w="5576" w:type="dxa"/>
          </w:tcPr>
          <w:p w:rsidR="0071111E" w:rsidRPr="00AF2680" w:rsidRDefault="0071111E" w:rsidP="0071111E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Save</w:t>
            </w: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8" w:name="_Toc309654996"/>
      <w:r w:rsidRPr="00A722CC">
        <w:rPr>
          <w:rFonts w:ascii="Times New Roman" w:eastAsia="SimHei" w:hint="eastAsia"/>
          <w:sz w:val="28"/>
        </w:rPr>
        <w:lastRenderedPageBreak/>
        <w:t>业务规则</w:t>
      </w:r>
      <w:bookmarkEnd w:id="28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BD142C" w:rsidRPr="00AF2680" w:rsidTr="00E1464A">
        <w:tc>
          <w:tcPr>
            <w:tcW w:w="3195" w:type="dxa"/>
            <w:shd w:val="clear" w:color="auto" w:fill="D6E3BC" w:themeFill="accent3" w:themeFillTint="66"/>
          </w:tcPr>
          <w:p w:rsidR="00BD142C" w:rsidRPr="00AF2680" w:rsidRDefault="00BD142C" w:rsidP="00E1464A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AF2680">
              <w:rPr>
                <w:rFonts w:ascii="Times New Roman" w:hAnsi="Times New Roman" w:cs="Times New Roman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BD142C" w:rsidRPr="00AF2680" w:rsidRDefault="00BD142C" w:rsidP="00E1464A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AF2680">
              <w:rPr>
                <w:rFonts w:ascii="Times New Roman" w:hAnsi="Times New Roman" w:cs="Times New Roman"/>
                <w:b/>
                <w:szCs w:val="21"/>
              </w:rPr>
              <w:t>Rule</w:t>
            </w:r>
          </w:p>
        </w:tc>
      </w:tr>
      <w:tr w:rsidR="0071111E" w:rsidRPr="00AF2680" w:rsidTr="00E1464A">
        <w:tc>
          <w:tcPr>
            <w:tcW w:w="3195" w:type="dxa"/>
          </w:tcPr>
          <w:p w:rsidR="0071111E" w:rsidRPr="00AF2680" w:rsidRDefault="00730333" w:rsidP="00730333">
            <w:pPr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2. SFC</w:t>
            </w:r>
          </w:p>
        </w:tc>
        <w:tc>
          <w:tcPr>
            <w:tcW w:w="5327" w:type="dxa"/>
          </w:tcPr>
          <w:p w:rsidR="0071111E" w:rsidRPr="00516694" w:rsidRDefault="00516694" w:rsidP="005166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</w:pPr>
            <w:r w:rsidRPr="00516694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参考</w:t>
            </w:r>
            <w:r w:rsidR="00953A3C" w:rsidRPr="00516694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：</w:t>
            </w:r>
          </w:p>
          <w:p w:rsidR="00953A3C" w:rsidRPr="00AF2680" w:rsidRDefault="00953A3C" w:rsidP="00953A3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</w:pPr>
            <w:r w:rsidRPr="00AF2680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PStation: 10 ICT</w:t>
            </w:r>
          </w:p>
          <w:p w:rsidR="00953A3C" w:rsidRDefault="00953A3C" w:rsidP="00953A3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</w:pPr>
            <w:r w:rsidRPr="00AF2680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PStation: 15 SA1 Test</w:t>
            </w:r>
          </w:p>
          <w:p w:rsidR="00A472DF" w:rsidRPr="00A472DF" w:rsidRDefault="00A472DF" w:rsidP="00953A3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</w:pPr>
            <w:r w:rsidRPr="00AF2680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 xml:space="preserve">PStation: </w:t>
            </w:r>
            <w:r>
              <w:rPr>
                <w:rFonts w:ascii="Times New Roman" w:hAnsi="Times New Roman" w:cs="Times New Roman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19</w:t>
            </w:r>
            <w:r w:rsidRPr="00AF2680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PCA Cosmetic</w:t>
            </w:r>
          </w:p>
          <w:p w:rsidR="00953A3C" w:rsidRPr="00AF2680" w:rsidRDefault="00953A3C" w:rsidP="00953A3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</w:pPr>
            <w:r w:rsidRPr="00AF2680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PStation: 25 DFT Repair</w:t>
            </w:r>
          </w:p>
          <w:p w:rsidR="00953A3C" w:rsidRDefault="00953A3C" w:rsidP="00953A3C">
            <w:pPr>
              <w:jc w:val="left"/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</w:pPr>
            <w:r w:rsidRPr="00AF2680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PStation: 33 MB Dismantled</w:t>
            </w:r>
          </w:p>
          <w:p w:rsidR="00A6101B" w:rsidRPr="00AF2680" w:rsidRDefault="00A6101B" w:rsidP="00953A3C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NWC</w:t>
            </w:r>
            <w:r>
              <w:rPr>
                <w:rFonts w:ascii="Times New Roman" w:hAnsi="Times New Roman" w:cs="Times New Roman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：</w:t>
            </w:r>
            <w:r>
              <w:rPr>
                <w:rFonts w:ascii="Times New Roman" w:hAnsi="Times New Roman" w:cs="Times New Roman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 xml:space="preserve"> 20 PCA Repair Input</w:t>
            </w:r>
          </w:p>
        </w:tc>
      </w:tr>
      <w:tr w:rsidR="00730333" w:rsidRPr="00AF2680" w:rsidTr="00E1464A">
        <w:tc>
          <w:tcPr>
            <w:tcW w:w="3195" w:type="dxa"/>
          </w:tcPr>
          <w:p w:rsidR="00730333" w:rsidRPr="00AF2680" w:rsidRDefault="00730333">
            <w:pPr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4. Get MB Information</w:t>
            </w:r>
          </w:p>
        </w:tc>
        <w:tc>
          <w:tcPr>
            <w:tcW w:w="5327" w:type="dxa"/>
          </w:tcPr>
          <w:p w:rsidR="00730333" w:rsidRPr="00AF2680" w:rsidRDefault="00953A3C">
            <w:pPr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Theme="minorEastAsia" w:cs="Times New Roman"/>
              </w:rPr>
              <w:t>参考方法：</w:t>
            </w:r>
          </w:p>
          <w:p w:rsidR="00953A3C" w:rsidRPr="00AF2680" w:rsidRDefault="00953A3C" w:rsidP="00953A3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 w:rsidRPr="00AF2680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a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Descr </w:t>
            </w:r>
            <w:r w:rsidRPr="00AF2680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as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Family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a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PartNo </w:t>
            </w:r>
            <w:r w:rsidRPr="00AF2680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as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Model </w:t>
            </w:r>
          </w:p>
          <w:p w:rsidR="00953A3C" w:rsidRPr="00AF2680" w:rsidRDefault="00953A3C" w:rsidP="00953A3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  <w:r w:rsidRPr="00AF2680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IMES_GetData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..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Part a</w:t>
            </w:r>
            <w:r w:rsidRPr="00AF2680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AF2680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953A3C" w:rsidRPr="00AF2680" w:rsidRDefault="00953A3C" w:rsidP="00953A3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inner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join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 b</w:t>
            </w:r>
            <w:r w:rsidRPr="00AF2680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AF2680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AF2680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on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a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PartNo 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b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PCBModelID</w:t>
            </w:r>
          </w:p>
          <w:p w:rsidR="00953A3C" w:rsidRPr="00AF2680" w:rsidRDefault="00953A3C" w:rsidP="00953A3C">
            <w:pPr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  <w:r w:rsidRPr="00AF2680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b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.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PCBNo </w:t>
            </w:r>
            <w:r w:rsidRPr="00AF2680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AF2680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@MBSno</w:t>
            </w:r>
          </w:p>
        </w:tc>
      </w:tr>
      <w:tr w:rsidR="0071111E" w:rsidRPr="00AF2680" w:rsidTr="00E1464A">
        <w:tc>
          <w:tcPr>
            <w:tcW w:w="3195" w:type="dxa"/>
          </w:tcPr>
          <w:p w:rsidR="0071111E" w:rsidRPr="00AF2680" w:rsidRDefault="0071111E">
            <w:pPr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5. Get Repair Log</w:t>
            </w:r>
          </w:p>
        </w:tc>
        <w:tc>
          <w:tcPr>
            <w:tcW w:w="5327" w:type="dxa"/>
          </w:tcPr>
          <w:p w:rsidR="0071111E" w:rsidRPr="00AF2680" w:rsidRDefault="0071111E" w:rsidP="00BD20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Theme="minorEastAsia" w:cs="Times New Roman"/>
              </w:rPr>
              <w:t>请参考</w:t>
            </w:r>
            <w:r w:rsidRPr="00AF2680">
              <w:rPr>
                <w:rFonts w:ascii="Times New Roman" w:hAnsi="Times New Roman" w:cs="Times New Roman"/>
              </w:rPr>
              <w:t xml:space="preserve">PCA Repair </w:t>
            </w:r>
            <w:r w:rsidR="00953A3C" w:rsidRPr="00AF2680">
              <w:rPr>
                <w:rFonts w:ascii="Times New Roman" w:hAnsi="Times New Roman" w:cs="Times New Roman"/>
              </w:rPr>
              <w:t xml:space="preserve">2.1 Step </w:t>
            </w:r>
            <w:r w:rsidR="00BD2026">
              <w:rPr>
                <w:rFonts w:ascii="Times New Roman" w:hAnsi="Times New Roman" w:cs="Times New Roman" w:hint="eastAsia"/>
              </w:rPr>
              <w:t>6</w:t>
            </w:r>
            <w:r w:rsidR="00953A3C" w:rsidRPr="00AF2680">
              <w:rPr>
                <w:rFonts w:ascii="Times New Roman" w:hAnsi="Times New Roman" w:cs="Times New Roman"/>
              </w:rPr>
              <w:t xml:space="preserve"> </w:t>
            </w:r>
            <w:r w:rsidRPr="00AF2680">
              <w:rPr>
                <w:rFonts w:ascii="Times New Roman" w:hAnsiTheme="minorEastAsia" w:cs="Times New Roman"/>
              </w:rPr>
              <w:t>相关内容</w:t>
            </w:r>
          </w:p>
        </w:tc>
      </w:tr>
      <w:tr w:rsidR="0071111E" w:rsidRPr="00AF2680" w:rsidTr="00E1464A">
        <w:tc>
          <w:tcPr>
            <w:tcW w:w="3195" w:type="dxa"/>
          </w:tcPr>
          <w:p w:rsidR="0071111E" w:rsidRPr="00AF2680" w:rsidRDefault="0071111E">
            <w:pPr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5.1 Display Items of Repair Log</w:t>
            </w:r>
          </w:p>
        </w:tc>
        <w:tc>
          <w:tcPr>
            <w:tcW w:w="5327" w:type="dxa"/>
          </w:tcPr>
          <w:p w:rsidR="0071111E" w:rsidRPr="00AF2680" w:rsidRDefault="0071111E" w:rsidP="00BD2026">
            <w:pPr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Theme="minorEastAsia" w:cs="Times New Roman"/>
              </w:rPr>
              <w:t>请参考</w:t>
            </w:r>
            <w:r w:rsidRPr="00AF2680">
              <w:rPr>
                <w:rFonts w:ascii="Times New Roman" w:hAnsi="Times New Roman" w:cs="Times New Roman"/>
              </w:rPr>
              <w:t xml:space="preserve">PCA Repair </w:t>
            </w:r>
            <w:r w:rsidR="00953A3C" w:rsidRPr="00AF2680">
              <w:rPr>
                <w:rFonts w:ascii="Times New Roman" w:hAnsi="Times New Roman" w:cs="Times New Roman"/>
              </w:rPr>
              <w:t xml:space="preserve">2.1step </w:t>
            </w:r>
            <w:r w:rsidR="00BD2026">
              <w:rPr>
                <w:rFonts w:ascii="Times New Roman" w:hAnsi="Times New Roman" w:cs="Times New Roman" w:hint="eastAsia"/>
              </w:rPr>
              <w:t>6</w:t>
            </w:r>
            <w:r w:rsidR="00953A3C" w:rsidRPr="00AF2680">
              <w:rPr>
                <w:rFonts w:ascii="Times New Roman" w:hAnsi="Times New Roman" w:cs="Times New Roman"/>
              </w:rPr>
              <w:t>.1</w:t>
            </w:r>
            <w:r w:rsidRPr="00AF2680">
              <w:rPr>
                <w:rFonts w:ascii="Times New Roman" w:hAnsiTheme="minorEastAsia" w:cs="Times New Roman"/>
              </w:rPr>
              <w:t>相关内容</w:t>
            </w:r>
          </w:p>
        </w:tc>
      </w:tr>
      <w:tr w:rsidR="00A472DF" w:rsidRPr="00AF2680" w:rsidTr="00E1464A">
        <w:tc>
          <w:tcPr>
            <w:tcW w:w="3195" w:type="dxa"/>
          </w:tcPr>
          <w:p w:rsidR="00A472DF" w:rsidRPr="00AF2680" w:rsidRDefault="00A472D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 w:hint="eastAsia"/>
              </w:rPr>
              <w:t>．</w:t>
            </w:r>
            <w:r>
              <w:rPr>
                <w:rFonts w:ascii="Times New Roman" w:hAnsi="Times New Roman" w:cs="Times New Roman" w:hint="eastAsia"/>
              </w:rPr>
              <w:t>Check MB Pass</w:t>
            </w:r>
          </w:p>
        </w:tc>
        <w:tc>
          <w:tcPr>
            <w:tcW w:w="5327" w:type="dxa"/>
          </w:tcPr>
          <w:p w:rsidR="00A472DF" w:rsidRDefault="001B66B0">
            <w:pPr>
              <w:jc w:val="left"/>
              <w:rPr>
                <w:rFonts w:ascii="Times New Roman" w:hAnsiTheme="minorEastAsia" w:cs="Times New Roman"/>
              </w:rPr>
            </w:pPr>
            <w:r>
              <w:rPr>
                <w:rFonts w:ascii="Times New Roman" w:hAnsiTheme="minorEastAsia" w:cs="Times New Roman" w:hint="eastAsia"/>
              </w:rPr>
              <w:t>1</w:t>
            </w:r>
            <w:r>
              <w:rPr>
                <w:rFonts w:ascii="Times New Roman" w:hAnsiTheme="minorEastAsia" w:cs="Times New Roman" w:hint="eastAsia"/>
              </w:rPr>
              <w:t>、检查</w:t>
            </w:r>
            <w:r>
              <w:rPr>
                <w:rFonts w:ascii="Times New Roman" w:hAnsiTheme="minorEastAsia" w:cs="Times New Roman" w:hint="eastAsia"/>
              </w:rPr>
              <w:t>MB</w:t>
            </w:r>
            <w:r>
              <w:rPr>
                <w:rFonts w:ascii="Times New Roman" w:hAnsiTheme="minorEastAsia" w:cs="Times New Roman" w:hint="eastAsia"/>
              </w:rPr>
              <w:t>是否在修护区，若在，则报错：“</w:t>
            </w:r>
            <w:r w:rsidRPr="0057111B">
              <w:rPr>
                <w:rFonts w:ascii="Times New Roman" w:hAnsiTheme="minorEastAsia" w:cs="Times New Roman" w:hint="eastAsia"/>
                <w:color w:val="FF0000"/>
              </w:rPr>
              <w:t>该</w:t>
            </w:r>
            <w:r w:rsidRPr="0057111B">
              <w:rPr>
                <w:rFonts w:ascii="Times New Roman" w:hAnsiTheme="minorEastAsia" w:cs="Times New Roman" w:hint="eastAsia"/>
                <w:color w:val="FF0000"/>
              </w:rPr>
              <w:t>MB</w:t>
            </w:r>
            <w:r w:rsidRPr="0057111B">
              <w:rPr>
                <w:rFonts w:ascii="Times New Roman" w:hAnsiTheme="minorEastAsia" w:cs="Times New Roman" w:hint="eastAsia"/>
                <w:color w:val="FF0000"/>
              </w:rPr>
              <w:t>已经进入了修护区</w:t>
            </w:r>
            <w:r>
              <w:rPr>
                <w:rFonts w:ascii="Times New Roman" w:hAnsiTheme="minorEastAsia" w:cs="Times New Roman" w:hint="eastAsia"/>
              </w:rPr>
              <w:t>”</w:t>
            </w:r>
          </w:p>
          <w:p w:rsidR="001B66B0" w:rsidRDefault="001B66B0">
            <w:pPr>
              <w:jc w:val="left"/>
              <w:rPr>
                <w:rFonts w:ascii="Times New Roman" w:hAnsiTheme="minorEastAsia" w:cs="Times New Roman"/>
              </w:rPr>
            </w:pPr>
            <w:r>
              <w:rPr>
                <w:rFonts w:ascii="Times New Roman" w:hAnsiTheme="minorEastAsia" w:cs="Times New Roman" w:hint="eastAsia"/>
              </w:rPr>
              <w:t>参考方法：</w:t>
            </w:r>
          </w:p>
          <w:p w:rsidR="001B66B0" w:rsidRPr="00AF2680" w:rsidRDefault="001B66B0" w:rsidP="001B66B0">
            <w:pPr>
              <w:jc w:val="left"/>
              <w:rPr>
                <w:rFonts w:ascii="Times New Roman" w:hAnsiTheme="minorEastAsia" w:cs="Times New Roman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rpt_PCARep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@MBSno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</w:p>
        </w:tc>
      </w:tr>
      <w:tr w:rsidR="0071111E" w:rsidRPr="00AF2680" w:rsidTr="00E1464A">
        <w:tc>
          <w:tcPr>
            <w:tcW w:w="3195" w:type="dxa"/>
          </w:tcPr>
          <w:p w:rsidR="0071111E" w:rsidRPr="00AF2680" w:rsidRDefault="00A472D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  <w:r w:rsidR="0071111E" w:rsidRPr="00AF2680">
              <w:rPr>
                <w:rFonts w:ascii="Times New Roman" w:hAnsi="Times New Roman" w:cs="Times New Roman"/>
              </w:rPr>
              <w:t>. Save</w:t>
            </w:r>
          </w:p>
        </w:tc>
        <w:tc>
          <w:tcPr>
            <w:tcW w:w="5327" w:type="dxa"/>
          </w:tcPr>
          <w:p w:rsidR="00A472DF" w:rsidRDefault="00451EA1" w:rsidP="00A472DF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Insert [</w:t>
            </w:r>
            <w:r w:rsidR="001B66B0">
              <w:rPr>
                <w:rFonts w:ascii="Times New Roman" w:hAnsi="Times New Roman" w:cs="Times New Roman" w:hint="eastAsia"/>
              </w:rPr>
              <w:t>rpt_PCARep</w:t>
            </w:r>
            <w:r>
              <w:rPr>
                <w:rFonts w:ascii="Times New Roman" w:hAnsi="Times New Roman" w:cs="Times New Roman" w:hint="eastAsia"/>
              </w:rPr>
              <w:t>]</w:t>
            </w:r>
          </w:p>
          <w:p w:rsidR="001B66B0" w:rsidRDefault="001B66B0" w:rsidP="001B66B0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1B66B0">
              <w:rPr>
                <w:rFonts w:ascii="Times New Roman" w:hAnsi="Times New Roman" w:cs="Times New Roman" w:hint="eastAsia"/>
              </w:rPr>
              <w:t>获取</w:t>
            </w:r>
            <w:r w:rsidRPr="001B66B0">
              <w:rPr>
                <w:rFonts w:ascii="Times New Roman" w:hAnsi="Times New Roman" w:cs="Times New Roman" w:hint="eastAsia"/>
              </w:rPr>
              <w:t>TP</w:t>
            </w:r>
          </w:p>
          <w:p w:rsidR="001B66B0" w:rsidRPr="00006791" w:rsidRDefault="001B66B0" w:rsidP="001B66B0">
            <w:pPr>
              <w:pStyle w:val="a7"/>
              <w:ind w:left="360" w:firstLineChars="0" w:firstLine="0"/>
              <w:jc w:val="left"/>
              <w:rPr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rPrChange w:id="29" w:author="itc211017" w:date="2012-02-21T10:31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</w:pPr>
            <w:r>
              <w:rPr>
                <w:rFonts w:ascii="Times New Roman" w:hAnsi="Times New Roman" w:cs="Times New Roman" w:hint="eastAsia"/>
              </w:rPr>
              <w:t>若</w:t>
            </w:r>
            <w:r w:rsidR="0057111B">
              <w:rPr>
                <w:rFonts w:ascii="Times New Roman" w:hAnsi="Times New Roman" w:cs="Times New Roman" w:hint="eastAsia"/>
              </w:rPr>
              <w:t>PCBStatus.Station</w:t>
            </w:r>
            <w:r>
              <w:rPr>
                <w:rFonts w:ascii="Times New Roman" w:hAnsi="Times New Roman" w:cs="Times New Roman" w:hint="eastAsia"/>
              </w:rPr>
              <w:t xml:space="preserve"> in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'10,15,19'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，</w:t>
            </w:r>
            <w:r w:rsidRPr="001B66B0">
              <w:rPr>
                <w:rFonts w:ascii="Times New Roman" w:hAnsi="Times New Roman" w:cs="Times New Roman" w:hint="eastAsia"/>
              </w:rPr>
              <w:t>@TP=</w:t>
            </w:r>
            <w:r w:rsidRPr="001B66B0">
              <w:rPr>
                <w:rFonts w:ascii="Times New Roman" w:hAnsi="Times New Roman" w:cs="Times New Roman"/>
              </w:rPr>
              <w:t>’</w:t>
            </w:r>
            <w:ins w:id="30" w:author="itc211017" w:date="2012-02-21T10:32:00Z">
              <w:r w:rsidR="00006791">
                <w:rPr>
                  <w:rFonts w:ascii="Times New Roman" w:eastAsia="SimSun" w:hAnsi="Times New Roman" w:cs="Times New Roman" w:hint="eastAsia"/>
                </w:rPr>
                <w:t>SA</w:t>
              </w:r>
            </w:ins>
            <w:del w:id="31" w:author="itc211017" w:date="2012-02-21T10:32:00Z">
              <w:r w:rsidRPr="001B66B0" w:rsidDel="00006791">
                <w:rPr>
                  <w:rFonts w:ascii="Times New Roman" w:hAnsi="Times New Roman" w:cs="Times New Roman" w:hint="eastAsia"/>
                </w:rPr>
                <w:delText>PCA</w:delText>
              </w:r>
            </w:del>
            <w:r w:rsidRPr="001B66B0">
              <w:rPr>
                <w:rFonts w:ascii="Times New Roman" w:hAnsi="Times New Roman" w:cs="Times New Roman"/>
              </w:rPr>
              <w:t>’</w:t>
            </w:r>
          </w:p>
          <w:p w:rsidR="001B66B0" w:rsidRPr="005A225A" w:rsidRDefault="001B66B0" w:rsidP="001B66B0">
            <w:pPr>
              <w:pStyle w:val="a7"/>
              <w:ind w:left="36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 w:rsidRPr="001B66B0">
              <w:rPr>
                <w:rFonts w:ascii="Times New Roman" w:hAnsi="Times New Roman" w:cs="Times New Roman" w:hint="eastAsia"/>
              </w:rPr>
              <w:t>若</w:t>
            </w:r>
            <w:r w:rsidR="0057111B">
              <w:rPr>
                <w:rFonts w:ascii="Times New Roman" w:hAnsi="Times New Roman" w:cs="Times New Roman" w:hint="eastAsia"/>
              </w:rPr>
              <w:t xml:space="preserve">PCBStatus.Station </w:t>
            </w:r>
            <w:r w:rsidRPr="001B66B0">
              <w:rPr>
                <w:rFonts w:ascii="Times New Roman" w:hAnsi="Times New Roman" w:cs="Times New Roman" w:hint="eastAsia"/>
              </w:rPr>
              <w:t xml:space="preserve">in </w:t>
            </w:r>
            <w:r w:rsidRPr="001B66B0">
              <w:rPr>
                <w:rFonts w:ascii="Times New Roman" w:hAnsi="Times New Roman" w:cs="Times New Roman"/>
              </w:rPr>
              <w:t>‘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25,33</w:t>
            </w:r>
            <w:ins w:id="32" w:author="itc211017" w:date="2012-02-18T13:21:00Z">
              <w:r w:rsidR="005A225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,33A</w:t>
              </w:r>
            </w:ins>
            <w:r w:rsidRPr="001B66B0">
              <w:rPr>
                <w:rFonts w:ascii="Times New Roman" w:hAnsi="Times New Roman" w:cs="Times New Roman"/>
              </w:rPr>
              <w:t>’</w:t>
            </w:r>
            <w:r>
              <w:rPr>
                <w:rFonts w:ascii="Times New Roman" w:hAnsi="Times New Roman" w:cs="Times New Roman" w:hint="eastAsia"/>
              </w:rPr>
              <w:t>，</w:t>
            </w:r>
            <w:r>
              <w:rPr>
                <w:rFonts w:ascii="Times New Roman" w:hAnsi="Times New Roman" w:cs="Times New Roman" w:hint="eastAsia"/>
              </w:rPr>
              <w:t>@TP=</w:t>
            </w:r>
            <w:r>
              <w:rPr>
                <w:rFonts w:ascii="Times New Roman" w:hAnsi="Times New Roman" w:cs="Times New Roman"/>
              </w:rPr>
              <w:t>’</w:t>
            </w:r>
            <w:r>
              <w:rPr>
                <w:rFonts w:ascii="Times New Roman" w:hAnsi="Times New Roman" w:cs="Times New Roman" w:hint="eastAsia"/>
              </w:rPr>
              <w:t>MP</w:t>
            </w:r>
            <w:r>
              <w:rPr>
                <w:rFonts w:ascii="Times New Roman" w:hAnsi="Times New Roman" w:cs="Times New Roman"/>
              </w:rPr>
              <w:t>’</w:t>
            </w:r>
          </w:p>
          <w:p w:rsidR="001B66B0" w:rsidRDefault="00451EA1" w:rsidP="001B66B0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Insert [rpt_PCARep]</w:t>
            </w:r>
          </w:p>
          <w:p w:rsidR="00451EA1" w:rsidRDefault="00451EA1" w:rsidP="00451EA1">
            <w:pPr>
              <w:pStyle w:val="a7"/>
              <w:ind w:left="360"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Tp = @TP</w:t>
            </w:r>
          </w:p>
          <w:p w:rsidR="00451EA1" w:rsidRDefault="00451EA1" w:rsidP="00451EA1">
            <w:pPr>
              <w:pStyle w:val="a7"/>
              <w:ind w:left="360"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Remark= </w:t>
            </w:r>
            <w:r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 w:hint="eastAsia"/>
              </w:rPr>
              <w:t>~</w:t>
            </w:r>
            <w:r>
              <w:rPr>
                <w:rFonts w:ascii="Times New Roman" w:hAnsi="Times New Roman" w:cs="Times New Roman"/>
              </w:rPr>
              <w:t>’</w:t>
            </w:r>
          </w:p>
          <w:p w:rsidR="00451EA1" w:rsidRDefault="00451EA1" w:rsidP="00451EA1">
            <w:pPr>
              <w:pStyle w:val="a7"/>
              <w:ind w:left="360"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Mark = </w:t>
            </w:r>
            <w:r>
              <w:rPr>
                <w:rFonts w:ascii="Times New Roman" w:hAnsi="Times New Roman" w:cs="Times New Roman"/>
              </w:rPr>
              <w:t>‘</w:t>
            </w:r>
            <w:r w:rsidR="00710E63"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’</w:t>
            </w:r>
          </w:p>
          <w:p w:rsidR="00710E63" w:rsidRPr="001B66B0" w:rsidRDefault="00710E63" w:rsidP="00451EA1">
            <w:pPr>
              <w:pStyle w:val="a7"/>
              <w:ind w:left="360"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Status = </w:t>
            </w:r>
            <w:r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’</w:t>
            </w:r>
          </w:p>
          <w:p w:rsidR="00033E0B" w:rsidRDefault="00033E0B" w:rsidP="001B66B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若</w:t>
            </w:r>
            <w:r w:rsidR="003A009F">
              <w:rPr>
                <w:rFonts w:ascii="Times New Roman" w:hAnsi="Times New Roman" w:cs="Times New Roman" w:hint="eastAsia"/>
              </w:rPr>
              <w:t xml:space="preserve"> PCBStatus.Station</w:t>
            </w:r>
            <w:r>
              <w:rPr>
                <w:rFonts w:ascii="Times New Roman" w:hAnsi="Times New Roman" w:cs="Times New Roman" w:hint="eastAsia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 w:hint="eastAsia"/>
              </w:rPr>
              <w:t>33</w:t>
            </w:r>
            <w:r>
              <w:rPr>
                <w:rFonts w:ascii="Times New Roman" w:hAnsi="Times New Roman" w:cs="Times New Roman"/>
              </w:rPr>
              <w:t>’</w:t>
            </w:r>
            <w:r>
              <w:rPr>
                <w:rFonts w:ascii="Times New Roman" w:hAnsi="Times New Roman" w:cs="Times New Roman" w:hint="eastAsia"/>
              </w:rPr>
              <w:t>，则</w:t>
            </w:r>
            <w:r>
              <w:rPr>
                <w:rFonts w:ascii="Times New Roman" w:hAnsi="Times New Roman" w:cs="Times New Roman" w:hint="eastAsia"/>
              </w:rPr>
              <w:t xml:space="preserve"> Insert [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MTA_Mark</w:t>
            </w:r>
            <w:r>
              <w:rPr>
                <w:rFonts w:ascii="Times New Roman" w:hAnsi="Times New Roman" w:cs="Times New Roman" w:hint="eastAsia"/>
              </w:rPr>
              <w:t>]</w:t>
            </w:r>
          </w:p>
          <w:p w:rsidR="00033E0B" w:rsidRDefault="00033E0B" w:rsidP="00033E0B">
            <w:pPr>
              <w:pStyle w:val="a7"/>
              <w:ind w:left="420" w:firstLineChars="0" w:firstLine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 w:rsidRPr="008F0B12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Rep_Id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9F160E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PCBRepair_DefectInfo.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5B129F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PCBRepair/PCBRepair_DefectInfo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7211F2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Station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'33'</w:t>
            </w:r>
            <w:r w:rsidR="007462E0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 xml:space="preserve"> and PCBNo=@MBSno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Cdt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desc</w:t>
            </w:r>
          </w:p>
          <w:p w:rsidR="008F0B12" w:rsidRDefault="008F0B12" w:rsidP="00033E0B">
            <w:pPr>
              <w:pStyle w:val="a7"/>
              <w:ind w:left="420" w:firstLineChars="0" w:firstLine="0"/>
              <w:jc w:val="left"/>
              <w:rPr>
                <w:rFonts w:ascii="Times New Roman" w:hAnsi="Times New Roman" w:cs="Times New Roman"/>
              </w:rPr>
            </w:pPr>
            <w:r w:rsidRPr="008F0B12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Mark 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‘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’</w:t>
            </w:r>
          </w:p>
          <w:p w:rsidR="001B66B0" w:rsidRPr="00A472DF" w:rsidRDefault="001B66B0" w:rsidP="001B66B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A472DF">
              <w:rPr>
                <w:rFonts w:ascii="Times New Roman" w:hAnsi="Times New Roman" w:cs="Times New Roman"/>
              </w:rPr>
              <w:t>Update [PCBStatus]</w:t>
            </w:r>
          </w:p>
          <w:p w:rsidR="001B66B0" w:rsidRPr="00AF2680" w:rsidRDefault="001B66B0" w:rsidP="001B66B0">
            <w:pPr>
              <w:ind w:firstLineChars="200" w:firstLine="420"/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Station=’20’ –</w:t>
            </w:r>
            <w:r w:rsidRPr="00FF419F">
              <w:rPr>
                <w:rFonts w:ascii="Times New Roman" w:hAnsi="Times New Roman" w:cs="Times New Roman"/>
                <w:i/>
              </w:rPr>
              <w:t>PCA Repair Input</w:t>
            </w:r>
          </w:p>
          <w:p w:rsidR="001B66B0" w:rsidRPr="00AF2680" w:rsidRDefault="001B66B0" w:rsidP="001B66B0">
            <w:pPr>
              <w:ind w:firstLineChars="200" w:firstLine="420"/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Status= ‘1’</w:t>
            </w:r>
          </w:p>
          <w:p w:rsidR="001B66B0" w:rsidRPr="00AF2680" w:rsidRDefault="001B66B0" w:rsidP="001B66B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Insert [PCBLog]</w:t>
            </w:r>
          </w:p>
          <w:p w:rsidR="001B66B0" w:rsidRDefault="001B66B0" w:rsidP="0057111B">
            <w:pPr>
              <w:pStyle w:val="a7"/>
              <w:ind w:left="420" w:firstLineChars="0" w:firstLine="0"/>
              <w:jc w:val="left"/>
              <w:rPr>
                <w:rFonts w:ascii="Times New Roman" w:hAnsi="Times New Roman" w:cs="Times New Roman"/>
              </w:rPr>
            </w:pPr>
            <w:r w:rsidRPr="00AF2680">
              <w:rPr>
                <w:rFonts w:ascii="Times New Roman" w:hAnsi="Times New Roman" w:cs="Times New Roman"/>
              </w:rPr>
              <w:t>Status = ‘1’</w:t>
            </w:r>
          </w:p>
          <w:p w:rsidR="00A472DF" w:rsidRPr="00AF2680" w:rsidRDefault="00A472DF" w:rsidP="001B66B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提示：“</w:t>
            </w:r>
            <w:r w:rsidRPr="00A472DF">
              <w:rPr>
                <w:rFonts w:ascii="Times New Roman" w:hAnsi="Times New Roman" w:cs="Times New Roman" w:hint="eastAsia"/>
                <w:color w:val="FF0000"/>
              </w:rPr>
              <w:t>修护课已收录</w:t>
            </w:r>
            <w:r>
              <w:rPr>
                <w:rFonts w:ascii="Times New Roman" w:hAnsi="Times New Roman" w:cs="Times New Roman" w:hint="eastAsia"/>
              </w:rPr>
              <w:t>”</w:t>
            </w:r>
          </w:p>
        </w:tc>
      </w:tr>
      <w:tr w:rsidR="0071111E" w:rsidRPr="00AF2680" w:rsidTr="00E1464A">
        <w:tc>
          <w:tcPr>
            <w:tcW w:w="3195" w:type="dxa"/>
          </w:tcPr>
          <w:p w:rsidR="0071111E" w:rsidRPr="00AF2680" w:rsidRDefault="0071111E" w:rsidP="00E1464A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327" w:type="dxa"/>
          </w:tcPr>
          <w:p w:rsidR="0071111E" w:rsidRPr="00AF2680" w:rsidRDefault="0071111E" w:rsidP="00FA2BD0">
            <w:pPr>
              <w:ind w:firstLineChars="100" w:firstLine="210"/>
              <w:jc w:val="left"/>
              <w:rPr>
                <w:rFonts w:ascii="Times New Roman" w:hAnsi="Times New Roman" w:cs="Times New Roman"/>
              </w:rPr>
            </w:pPr>
          </w:p>
        </w:tc>
      </w:tr>
    </w:tbl>
    <w:p w:rsidR="00C8015F" w:rsidRPr="00B3032C" w:rsidRDefault="00C8015F">
      <w:pPr>
        <w:widowControl/>
        <w:jc w:val="left"/>
        <w:rPr>
          <w:rFonts w:ascii="Courier New" w:eastAsia="SimSun" w:hAnsi="Courier New"/>
          <w:lang w:val="es-ES"/>
        </w:rPr>
      </w:pPr>
      <w:r w:rsidRPr="00B3032C">
        <w:rPr>
          <w:rFonts w:ascii="Courier New" w:eastAsia="SimSun" w:hAnsi="Courier New"/>
          <w:lang w:val="es-ES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33" w:name="_Toc309654997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33"/>
    </w:p>
    <w:p w:rsidR="00363EA2" w:rsidRDefault="00363EA2" w:rsidP="00363EA2">
      <w:pPr>
        <w:pStyle w:val="2"/>
      </w:pPr>
      <w:bookmarkStart w:id="34" w:name="_Toc309654998"/>
      <w:r>
        <w:rPr>
          <w:rFonts w:hint="eastAsia"/>
        </w:rPr>
        <w:t>Question</w:t>
      </w:r>
      <w:bookmarkEnd w:id="34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270F" w:rsidRDefault="00A0270F" w:rsidP="000127C3">
      <w:r>
        <w:separator/>
      </w:r>
    </w:p>
  </w:endnote>
  <w:endnote w:type="continuationSeparator" w:id="0">
    <w:p w:rsidR="00A0270F" w:rsidRDefault="00A0270F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3E93" w:rsidRDefault="006B3E93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3C491F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3C491F">
            <w:rPr>
              <w:noProof/>
            </w:rPr>
            <w:t>8</w:t>
          </w:r>
        </w:fldSimple>
      </w:sdtContent>
    </w:sdt>
  </w:p>
  <w:p w:rsidR="006B3E93" w:rsidRDefault="006B3E9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270F" w:rsidRDefault="00A0270F" w:rsidP="000127C3">
      <w:r>
        <w:separator/>
      </w:r>
    </w:p>
  </w:footnote>
  <w:footnote w:type="continuationSeparator" w:id="0">
    <w:p w:rsidR="00A0270F" w:rsidRDefault="00A0270F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3E93" w:rsidRPr="000127C3" w:rsidRDefault="006B3E9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 xml:space="preserve">iMES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6B3E93" w:rsidRPr="00DE0AE1" w:rsidRDefault="006B3E9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>
      <w:rPr>
        <w:rFonts w:hint="eastAsia"/>
      </w:rPr>
      <w:t>SA</w:t>
    </w:r>
    <w:r w:rsidRPr="008F139E">
      <w:t xml:space="preserve">-UC </w:t>
    </w:r>
    <w:r>
      <w:t>PCA Repair Input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C70A89"/>
    <w:multiLevelType w:val="hybridMultilevel"/>
    <w:tmpl w:val="558418C6"/>
    <w:lvl w:ilvl="0" w:tplc="EF6C857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9709FE"/>
    <w:multiLevelType w:val="hybridMultilevel"/>
    <w:tmpl w:val="FC70DA68"/>
    <w:lvl w:ilvl="0" w:tplc="8DA80AFE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7876ED"/>
    <w:multiLevelType w:val="hybridMultilevel"/>
    <w:tmpl w:val="88884DE0"/>
    <w:lvl w:ilvl="0" w:tplc="DB5CEF7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BA46AD5"/>
    <w:multiLevelType w:val="hybridMultilevel"/>
    <w:tmpl w:val="60F295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44B64063"/>
    <w:multiLevelType w:val="hybridMultilevel"/>
    <w:tmpl w:val="8B8CFAE2"/>
    <w:lvl w:ilvl="0" w:tplc="F7784DE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D49240A"/>
    <w:multiLevelType w:val="hybridMultilevel"/>
    <w:tmpl w:val="9C2EFD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6E82500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"/>
  </w:num>
  <w:num w:numId="9">
    <w:abstractNumId w:val="3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1BBC"/>
    <w:rsid w:val="00002BEC"/>
    <w:rsid w:val="000035CC"/>
    <w:rsid w:val="00003960"/>
    <w:rsid w:val="000044CD"/>
    <w:rsid w:val="0000593B"/>
    <w:rsid w:val="00006791"/>
    <w:rsid w:val="00007ACE"/>
    <w:rsid w:val="00010B1F"/>
    <w:rsid w:val="00010E91"/>
    <w:rsid w:val="0001184D"/>
    <w:rsid w:val="0001214B"/>
    <w:rsid w:val="000127C3"/>
    <w:rsid w:val="00013FD4"/>
    <w:rsid w:val="000144DF"/>
    <w:rsid w:val="00014EDD"/>
    <w:rsid w:val="000154BC"/>
    <w:rsid w:val="00017416"/>
    <w:rsid w:val="00017586"/>
    <w:rsid w:val="00017748"/>
    <w:rsid w:val="000204E4"/>
    <w:rsid w:val="000205B2"/>
    <w:rsid w:val="00020759"/>
    <w:rsid w:val="000214CF"/>
    <w:rsid w:val="00021A3A"/>
    <w:rsid w:val="000234FC"/>
    <w:rsid w:val="0002402E"/>
    <w:rsid w:val="0002672E"/>
    <w:rsid w:val="000267CB"/>
    <w:rsid w:val="000304FB"/>
    <w:rsid w:val="000306FF"/>
    <w:rsid w:val="00030D62"/>
    <w:rsid w:val="00030DF9"/>
    <w:rsid w:val="00031520"/>
    <w:rsid w:val="00031ED5"/>
    <w:rsid w:val="00033BCF"/>
    <w:rsid w:val="00033E0B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64D3"/>
    <w:rsid w:val="00046E0E"/>
    <w:rsid w:val="00047DD0"/>
    <w:rsid w:val="000510EB"/>
    <w:rsid w:val="00051A1A"/>
    <w:rsid w:val="00051EC6"/>
    <w:rsid w:val="00053539"/>
    <w:rsid w:val="000542C9"/>
    <w:rsid w:val="000559F4"/>
    <w:rsid w:val="00055F15"/>
    <w:rsid w:val="00060063"/>
    <w:rsid w:val="00060BE2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4C0E"/>
    <w:rsid w:val="00075188"/>
    <w:rsid w:val="00077B3E"/>
    <w:rsid w:val="000815C9"/>
    <w:rsid w:val="00081CCF"/>
    <w:rsid w:val="00082E08"/>
    <w:rsid w:val="00084424"/>
    <w:rsid w:val="00084D0D"/>
    <w:rsid w:val="000852AE"/>
    <w:rsid w:val="00085721"/>
    <w:rsid w:val="00087D83"/>
    <w:rsid w:val="00090BF1"/>
    <w:rsid w:val="000921CE"/>
    <w:rsid w:val="0009259F"/>
    <w:rsid w:val="00092932"/>
    <w:rsid w:val="00095726"/>
    <w:rsid w:val="00095D93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11E8"/>
    <w:rsid w:val="000C22DE"/>
    <w:rsid w:val="000C3125"/>
    <w:rsid w:val="000C319E"/>
    <w:rsid w:val="000C3ABE"/>
    <w:rsid w:val="000C4424"/>
    <w:rsid w:val="000C4847"/>
    <w:rsid w:val="000D0988"/>
    <w:rsid w:val="000D1121"/>
    <w:rsid w:val="000D1ACB"/>
    <w:rsid w:val="000D2836"/>
    <w:rsid w:val="000D2AF1"/>
    <w:rsid w:val="000D3166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64D"/>
    <w:rsid w:val="000E576D"/>
    <w:rsid w:val="000E6785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6CD5"/>
    <w:rsid w:val="000F7A41"/>
    <w:rsid w:val="000F7BBC"/>
    <w:rsid w:val="000F7FEF"/>
    <w:rsid w:val="001007F6"/>
    <w:rsid w:val="00102D88"/>
    <w:rsid w:val="001033D3"/>
    <w:rsid w:val="00104C6A"/>
    <w:rsid w:val="00104FA5"/>
    <w:rsid w:val="00105279"/>
    <w:rsid w:val="00106243"/>
    <w:rsid w:val="00106278"/>
    <w:rsid w:val="0010643F"/>
    <w:rsid w:val="0010785D"/>
    <w:rsid w:val="00107B2C"/>
    <w:rsid w:val="00107BBD"/>
    <w:rsid w:val="00107FB7"/>
    <w:rsid w:val="00110605"/>
    <w:rsid w:val="00110C7B"/>
    <w:rsid w:val="00112340"/>
    <w:rsid w:val="00112C01"/>
    <w:rsid w:val="00113D43"/>
    <w:rsid w:val="0011433E"/>
    <w:rsid w:val="001149AC"/>
    <w:rsid w:val="00117BF8"/>
    <w:rsid w:val="00120489"/>
    <w:rsid w:val="0012130E"/>
    <w:rsid w:val="00123CF2"/>
    <w:rsid w:val="001253A9"/>
    <w:rsid w:val="0013059B"/>
    <w:rsid w:val="001308C9"/>
    <w:rsid w:val="00133394"/>
    <w:rsid w:val="0013475D"/>
    <w:rsid w:val="0013480E"/>
    <w:rsid w:val="00135707"/>
    <w:rsid w:val="00136E63"/>
    <w:rsid w:val="001404A7"/>
    <w:rsid w:val="001407DD"/>
    <w:rsid w:val="001410EF"/>
    <w:rsid w:val="0014179B"/>
    <w:rsid w:val="0014180F"/>
    <w:rsid w:val="00141A20"/>
    <w:rsid w:val="00142E33"/>
    <w:rsid w:val="001435E1"/>
    <w:rsid w:val="0014744B"/>
    <w:rsid w:val="00147921"/>
    <w:rsid w:val="00147A25"/>
    <w:rsid w:val="00147CDB"/>
    <w:rsid w:val="00150A2F"/>
    <w:rsid w:val="00150DF2"/>
    <w:rsid w:val="00151FF5"/>
    <w:rsid w:val="001522C9"/>
    <w:rsid w:val="00154FE2"/>
    <w:rsid w:val="00155CC0"/>
    <w:rsid w:val="00155CCB"/>
    <w:rsid w:val="00156809"/>
    <w:rsid w:val="00156F09"/>
    <w:rsid w:val="0016083A"/>
    <w:rsid w:val="001616B5"/>
    <w:rsid w:val="0016256B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0DD9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11E6"/>
    <w:rsid w:val="001A1237"/>
    <w:rsid w:val="001A1A94"/>
    <w:rsid w:val="001A4DB9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66B0"/>
    <w:rsid w:val="001B7C38"/>
    <w:rsid w:val="001C005B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070F"/>
    <w:rsid w:val="001D1016"/>
    <w:rsid w:val="001D2CAF"/>
    <w:rsid w:val="001D70CD"/>
    <w:rsid w:val="001D76A9"/>
    <w:rsid w:val="001D76F8"/>
    <w:rsid w:val="001D7DB7"/>
    <w:rsid w:val="001E074E"/>
    <w:rsid w:val="001E3FFE"/>
    <w:rsid w:val="001E4013"/>
    <w:rsid w:val="001E5BD6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37D3"/>
    <w:rsid w:val="00204206"/>
    <w:rsid w:val="00205311"/>
    <w:rsid w:val="0020559C"/>
    <w:rsid w:val="0020695F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475C"/>
    <w:rsid w:val="00225A88"/>
    <w:rsid w:val="002300E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6DE6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D7D"/>
    <w:rsid w:val="00262EE0"/>
    <w:rsid w:val="00264033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778F8"/>
    <w:rsid w:val="002816D4"/>
    <w:rsid w:val="00282352"/>
    <w:rsid w:val="002829A4"/>
    <w:rsid w:val="0028353E"/>
    <w:rsid w:val="00283B71"/>
    <w:rsid w:val="00283BC0"/>
    <w:rsid w:val="00284B7F"/>
    <w:rsid w:val="002879A3"/>
    <w:rsid w:val="00290CE1"/>
    <w:rsid w:val="00291BFA"/>
    <w:rsid w:val="00292BEF"/>
    <w:rsid w:val="00294BBB"/>
    <w:rsid w:val="00295264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07F"/>
    <w:rsid w:val="002B317B"/>
    <w:rsid w:val="002B31C1"/>
    <w:rsid w:val="002B39E4"/>
    <w:rsid w:val="002B3A73"/>
    <w:rsid w:val="002C00B3"/>
    <w:rsid w:val="002C1AC3"/>
    <w:rsid w:val="002C1F1C"/>
    <w:rsid w:val="002C3EE8"/>
    <w:rsid w:val="002C6798"/>
    <w:rsid w:val="002C7A2D"/>
    <w:rsid w:val="002C7E1E"/>
    <w:rsid w:val="002D1476"/>
    <w:rsid w:val="002D1B43"/>
    <w:rsid w:val="002D245E"/>
    <w:rsid w:val="002D4583"/>
    <w:rsid w:val="002D4EDE"/>
    <w:rsid w:val="002D575F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23C8"/>
    <w:rsid w:val="002E303A"/>
    <w:rsid w:val="002E395D"/>
    <w:rsid w:val="002E577E"/>
    <w:rsid w:val="002E5EAC"/>
    <w:rsid w:val="002E739C"/>
    <w:rsid w:val="002E7E38"/>
    <w:rsid w:val="002E7EBD"/>
    <w:rsid w:val="002F05D4"/>
    <w:rsid w:val="002F0EB3"/>
    <w:rsid w:val="002F1383"/>
    <w:rsid w:val="002F3FA4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6747"/>
    <w:rsid w:val="003171BA"/>
    <w:rsid w:val="003175F2"/>
    <w:rsid w:val="003208F1"/>
    <w:rsid w:val="003229B7"/>
    <w:rsid w:val="0032347E"/>
    <w:rsid w:val="0032362B"/>
    <w:rsid w:val="00323EE8"/>
    <w:rsid w:val="0032551D"/>
    <w:rsid w:val="00325D25"/>
    <w:rsid w:val="003264EA"/>
    <w:rsid w:val="00326E70"/>
    <w:rsid w:val="00327C37"/>
    <w:rsid w:val="00327C7D"/>
    <w:rsid w:val="00331E7E"/>
    <w:rsid w:val="003326BF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436D0"/>
    <w:rsid w:val="00346AAA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66F"/>
    <w:rsid w:val="00360A92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870DA"/>
    <w:rsid w:val="003927A3"/>
    <w:rsid w:val="0039332A"/>
    <w:rsid w:val="00393A98"/>
    <w:rsid w:val="00393FB3"/>
    <w:rsid w:val="0039411E"/>
    <w:rsid w:val="00394498"/>
    <w:rsid w:val="0039464F"/>
    <w:rsid w:val="0039483B"/>
    <w:rsid w:val="00394A25"/>
    <w:rsid w:val="00395074"/>
    <w:rsid w:val="0039535E"/>
    <w:rsid w:val="00395473"/>
    <w:rsid w:val="00396820"/>
    <w:rsid w:val="00397083"/>
    <w:rsid w:val="003A009F"/>
    <w:rsid w:val="003A4EBD"/>
    <w:rsid w:val="003A5AE1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26D9"/>
    <w:rsid w:val="003C363A"/>
    <w:rsid w:val="003C491F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0E40"/>
    <w:rsid w:val="003E223B"/>
    <w:rsid w:val="003E4C38"/>
    <w:rsid w:val="003E54B7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141B2"/>
    <w:rsid w:val="004153A0"/>
    <w:rsid w:val="00415550"/>
    <w:rsid w:val="0041560E"/>
    <w:rsid w:val="004207D3"/>
    <w:rsid w:val="00421612"/>
    <w:rsid w:val="004224BE"/>
    <w:rsid w:val="0042481B"/>
    <w:rsid w:val="004250A8"/>
    <w:rsid w:val="00425525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10B2"/>
    <w:rsid w:val="00443146"/>
    <w:rsid w:val="00444284"/>
    <w:rsid w:val="004446BB"/>
    <w:rsid w:val="00445229"/>
    <w:rsid w:val="00445465"/>
    <w:rsid w:val="004454C2"/>
    <w:rsid w:val="00446154"/>
    <w:rsid w:val="004461E4"/>
    <w:rsid w:val="00450D67"/>
    <w:rsid w:val="00451EA1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6317"/>
    <w:rsid w:val="004877F5"/>
    <w:rsid w:val="004903F7"/>
    <w:rsid w:val="004924BD"/>
    <w:rsid w:val="004928EB"/>
    <w:rsid w:val="004932A9"/>
    <w:rsid w:val="004939C3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63E3"/>
    <w:rsid w:val="004A7C2E"/>
    <w:rsid w:val="004A7C90"/>
    <w:rsid w:val="004B0070"/>
    <w:rsid w:val="004B0AAD"/>
    <w:rsid w:val="004B1B64"/>
    <w:rsid w:val="004B301A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2FD2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3A22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7AB"/>
    <w:rsid w:val="0050294F"/>
    <w:rsid w:val="005048E8"/>
    <w:rsid w:val="00505481"/>
    <w:rsid w:val="0050592E"/>
    <w:rsid w:val="00510C8A"/>
    <w:rsid w:val="00511E94"/>
    <w:rsid w:val="005124D4"/>
    <w:rsid w:val="005138CE"/>
    <w:rsid w:val="00516683"/>
    <w:rsid w:val="00516694"/>
    <w:rsid w:val="00516CCE"/>
    <w:rsid w:val="00517133"/>
    <w:rsid w:val="005171DA"/>
    <w:rsid w:val="00517248"/>
    <w:rsid w:val="00521325"/>
    <w:rsid w:val="00521CD6"/>
    <w:rsid w:val="00522772"/>
    <w:rsid w:val="0052283B"/>
    <w:rsid w:val="0052289B"/>
    <w:rsid w:val="005237F7"/>
    <w:rsid w:val="00525EB1"/>
    <w:rsid w:val="00526982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2298"/>
    <w:rsid w:val="00543C9F"/>
    <w:rsid w:val="00544AAF"/>
    <w:rsid w:val="00544F33"/>
    <w:rsid w:val="00550A12"/>
    <w:rsid w:val="00551CE7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359F"/>
    <w:rsid w:val="00563CFF"/>
    <w:rsid w:val="005642E5"/>
    <w:rsid w:val="00566232"/>
    <w:rsid w:val="0056628E"/>
    <w:rsid w:val="00566BCB"/>
    <w:rsid w:val="0056732B"/>
    <w:rsid w:val="0057111B"/>
    <w:rsid w:val="005723CC"/>
    <w:rsid w:val="00575D87"/>
    <w:rsid w:val="00576501"/>
    <w:rsid w:val="0057677D"/>
    <w:rsid w:val="0057794C"/>
    <w:rsid w:val="00577CB5"/>
    <w:rsid w:val="005819F0"/>
    <w:rsid w:val="00583FC9"/>
    <w:rsid w:val="0058431D"/>
    <w:rsid w:val="005863F0"/>
    <w:rsid w:val="005917C2"/>
    <w:rsid w:val="005923C7"/>
    <w:rsid w:val="0059347B"/>
    <w:rsid w:val="00593EC4"/>
    <w:rsid w:val="00595466"/>
    <w:rsid w:val="00595FC6"/>
    <w:rsid w:val="00596B40"/>
    <w:rsid w:val="005979F9"/>
    <w:rsid w:val="005A057B"/>
    <w:rsid w:val="005A06FF"/>
    <w:rsid w:val="005A09E3"/>
    <w:rsid w:val="005A126A"/>
    <w:rsid w:val="005A225A"/>
    <w:rsid w:val="005A2451"/>
    <w:rsid w:val="005A283A"/>
    <w:rsid w:val="005A354A"/>
    <w:rsid w:val="005A522E"/>
    <w:rsid w:val="005A5A48"/>
    <w:rsid w:val="005A5B00"/>
    <w:rsid w:val="005A64C4"/>
    <w:rsid w:val="005B129F"/>
    <w:rsid w:val="005B16A4"/>
    <w:rsid w:val="005B219E"/>
    <w:rsid w:val="005B2360"/>
    <w:rsid w:val="005B267E"/>
    <w:rsid w:val="005B402C"/>
    <w:rsid w:val="005B460A"/>
    <w:rsid w:val="005B512E"/>
    <w:rsid w:val="005B6BAC"/>
    <w:rsid w:val="005B70EE"/>
    <w:rsid w:val="005B7497"/>
    <w:rsid w:val="005C058B"/>
    <w:rsid w:val="005C0870"/>
    <w:rsid w:val="005C08E4"/>
    <w:rsid w:val="005C1AA7"/>
    <w:rsid w:val="005C1FF5"/>
    <w:rsid w:val="005C2031"/>
    <w:rsid w:val="005C3FEA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5C0"/>
    <w:rsid w:val="005E3793"/>
    <w:rsid w:val="005E5323"/>
    <w:rsid w:val="005E6B5C"/>
    <w:rsid w:val="005F1D60"/>
    <w:rsid w:val="005F2D69"/>
    <w:rsid w:val="005F3471"/>
    <w:rsid w:val="005F3813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60E7"/>
    <w:rsid w:val="00606D35"/>
    <w:rsid w:val="00610341"/>
    <w:rsid w:val="00610513"/>
    <w:rsid w:val="00610D56"/>
    <w:rsid w:val="00610F81"/>
    <w:rsid w:val="006120DA"/>
    <w:rsid w:val="006121B3"/>
    <w:rsid w:val="006127B9"/>
    <w:rsid w:val="0061362E"/>
    <w:rsid w:val="0061391C"/>
    <w:rsid w:val="00616DBA"/>
    <w:rsid w:val="006174AC"/>
    <w:rsid w:val="00620618"/>
    <w:rsid w:val="006232C9"/>
    <w:rsid w:val="006233AA"/>
    <w:rsid w:val="00624890"/>
    <w:rsid w:val="0062581F"/>
    <w:rsid w:val="00626B37"/>
    <w:rsid w:val="006308AE"/>
    <w:rsid w:val="00631506"/>
    <w:rsid w:val="0063186E"/>
    <w:rsid w:val="0063189F"/>
    <w:rsid w:val="00631C98"/>
    <w:rsid w:val="00632D41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EEB"/>
    <w:rsid w:val="006649C3"/>
    <w:rsid w:val="00664AFC"/>
    <w:rsid w:val="00664E46"/>
    <w:rsid w:val="00665036"/>
    <w:rsid w:val="006658AC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3B76"/>
    <w:rsid w:val="00685BA4"/>
    <w:rsid w:val="0068645C"/>
    <w:rsid w:val="00690015"/>
    <w:rsid w:val="00690126"/>
    <w:rsid w:val="00693958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ABE"/>
    <w:rsid w:val="006A5F95"/>
    <w:rsid w:val="006A6DF7"/>
    <w:rsid w:val="006A72D7"/>
    <w:rsid w:val="006A7DD0"/>
    <w:rsid w:val="006A7EA7"/>
    <w:rsid w:val="006B28A7"/>
    <w:rsid w:val="006B3E93"/>
    <w:rsid w:val="006B44C7"/>
    <w:rsid w:val="006B68A8"/>
    <w:rsid w:val="006C18DE"/>
    <w:rsid w:val="006C1D88"/>
    <w:rsid w:val="006C4D8E"/>
    <w:rsid w:val="006C5D0B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D76F1"/>
    <w:rsid w:val="006E0A73"/>
    <w:rsid w:val="006E0C05"/>
    <w:rsid w:val="006E1831"/>
    <w:rsid w:val="006E1848"/>
    <w:rsid w:val="006E24D9"/>
    <w:rsid w:val="006E5126"/>
    <w:rsid w:val="006E650F"/>
    <w:rsid w:val="006E6B7B"/>
    <w:rsid w:val="006E7067"/>
    <w:rsid w:val="006E7BFF"/>
    <w:rsid w:val="006F0A43"/>
    <w:rsid w:val="006F154E"/>
    <w:rsid w:val="006F2AD6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0555B"/>
    <w:rsid w:val="00705828"/>
    <w:rsid w:val="007062F9"/>
    <w:rsid w:val="00710395"/>
    <w:rsid w:val="0071076B"/>
    <w:rsid w:val="007109FB"/>
    <w:rsid w:val="00710E63"/>
    <w:rsid w:val="0071111E"/>
    <w:rsid w:val="007132CD"/>
    <w:rsid w:val="0071612F"/>
    <w:rsid w:val="00716809"/>
    <w:rsid w:val="007173D0"/>
    <w:rsid w:val="00717CE4"/>
    <w:rsid w:val="007211F2"/>
    <w:rsid w:val="00723272"/>
    <w:rsid w:val="007261CA"/>
    <w:rsid w:val="0072690B"/>
    <w:rsid w:val="00726A90"/>
    <w:rsid w:val="00726BE8"/>
    <w:rsid w:val="00730333"/>
    <w:rsid w:val="007317EB"/>
    <w:rsid w:val="00732029"/>
    <w:rsid w:val="0073235D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2E0"/>
    <w:rsid w:val="00746C63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869FA"/>
    <w:rsid w:val="0079113D"/>
    <w:rsid w:val="007917AA"/>
    <w:rsid w:val="0079236D"/>
    <w:rsid w:val="00792A4B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C16"/>
    <w:rsid w:val="007C431C"/>
    <w:rsid w:val="007C44BF"/>
    <w:rsid w:val="007C5962"/>
    <w:rsid w:val="007C5EC6"/>
    <w:rsid w:val="007C7853"/>
    <w:rsid w:val="007C7D4E"/>
    <w:rsid w:val="007D0009"/>
    <w:rsid w:val="007D0608"/>
    <w:rsid w:val="007D0CEF"/>
    <w:rsid w:val="007D0E6D"/>
    <w:rsid w:val="007D3910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1A90"/>
    <w:rsid w:val="007F235A"/>
    <w:rsid w:val="007F2ADF"/>
    <w:rsid w:val="007F3523"/>
    <w:rsid w:val="007F35EA"/>
    <w:rsid w:val="007F4143"/>
    <w:rsid w:val="007F44FB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7549"/>
    <w:rsid w:val="00827C28"/>
    <w:rsid w:val="00831580"/>
    <w:rsid w:val="0083165C"/>
    <w:rsid w:val="00833264"/>
    <w:rsid w:val="008346E0"/>
    <w:rsid w:val="00834C42"/>
    <w:rsid w:val="00837767"/>
    <w:rsid w:val="008408C5"/>
    <w:rsid w:val="008412CD"/>
    <w:rsid w:val="0084242E"/>
    <w:rsid w:val="00842FB2"/>
    <w:rsid w:val="008434E5"/>
    <w:rsid w:val="00843C91"/>
    <w:rsid w:val="0084438F"/>
    <w:rsid w:val="0084534E"/>
    <w:rsid w:val="0084583E"/>
    <w:rsid w:val="00845A08"/>
    <w:rsid w:val="0084726B"/>
    <w:rsid w:val="00847AD2"/>
    <w:rsid w:val="00847E63"/>
    <w:rsid w:val="00850138"/>
    <w:rsid w:val="0085226D"/>
    <w:rsid w:val="008524D6"/>
    <w:rsid w:val="00853A51"/>
    <w:rsid w:val="00853C8B"/>
    <w:rsid w:val="008544FE"/>
    <w:rsid w:val="00854FFB"/>
    <w:rsid w:val="00855790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D29"/>
    <w:rsid w:val="008771A9"/>
    <w:rsid w:val="0087786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5FB3"/>
    <w:rsid w:val="00896D6D"/>
    <w:rsid w:val="00897368"/>
    <w:rsid w:val="008973E2"/>
    <w:rsid w:val="008A0840"/>
    <w:rsid w:val="008A18E3"/>
    <w:rsid w:val="008A1AFA"/>
    <w:rsid w:val="008A2793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3CA"/>
    <w:rsid w:val="008E2973"/>
    <w:rsid w:val="008E3083"/>
    <w:rsid w:val="008E3235"/>
    <w:rsid w:val="008E48E4"/>
    <w:rsid w:val="008E5420"/>
    <w:rsid w:val="008E55F6"/>
    <w:rsid w:val="008E672D"/>
    <w:rsid w:val="008E6925"/>
    <w:rsid w:val="008E75D3"/>
    <w:rsid w:val="008F020B"/>
    <w:rsid w:val="008F0B12"/>
    <w:rsid w:val="008F139E"/>
    <w:rsid w:val="008F1F3D"/>
    <w:rsid w:val="008F296B"/>
    <w:rsid w:val="008F2C2B"/>
    <w:rsid w:val="008F33AA"/>
    <w:rsid w:val="008F52D3"/>
    <w:rsid w:val="008F5B9F"/>
    <w:rsid w:val="009005E0"/>
    <w:rsid w:val="009012FF"/>
    <w:rsid w:val="009033FE"/>
    <w:rsid w:val="00903AD3"/>
    <w:rsid w:val="0090427A"/>
    <w:rsid w:val="0090434F"/>
    <w:rsid w:val="00904B0B"/>
    <w:rsid w:val="009056A7"/>
    <w:rsid w:val="00906983"/>
    <w:rsid w:val="00907300"/>
    <w:rsid w:val="00912C10"/>
    <w:rsid w:val="00914832"/>
    <w:rsid w:val="009158C4"/>
    <w:rsid w:val="00917051"/>
    <w:rsid w:val="009203DE"/>
    <w:rsid w:val="00922571"/>
    <w:rsid w:val="009226BF"/>
    <w:rsid w:val="00922AAF"/>
    <w:rsid w:val="00923886"/>
    <w:rsid w:val="009242E4"/>
    <w:rsid w:val="00924A84"/>
    <w:rsid w:val="00926F74"/>
    <w:rsid w:val="009278DF"/>
    <w:rsid w:val="00931456"/>
    <w:rsid w:val="00931E7F"/>
    <w:rsid w:val="00933497"/>
    <w:rsid w:val="009354F0"/>
    <w:rsid w:val="00936340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A3C"/>
    <w:rsid w:val="00953B72"/>
    <w:rsid w:val="00953E26"/>
    <w:rsid w:val="00955B0E"/>
    <w:rsid w:val="0095706F"/>
    <w:rsid w:val="0096093E"/>
    <w:rsid w:val="009660A5"/>
    <w:rsid w:val="00966349"/>
    <w:rsid w:val="00966B32"/>
    <w:rsid w:val="00966DF9"/>
    <w:rsid w:val="009675F5"/>
    <w:rsid w:val="00967990"/>
    <w:rsid w:val="0097066E"/>
    <w:rsid w:val="00970946"/>
    <w:rsid w:val="00971F1B"/>
    <w:rsid w:val="00973259"/>
    <w:rsid w:val="00974C2B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31C7"/>
    <w:rsid w:val="009A556A"/>
    <w:rsid w:val="009A56E9"/>
    <w:rsid w:val="009B02D8"/>
    <w:rsid w:val="009B18BD"/>
    <w:rsid w:val="009B239F"/>
    <w:rsid w:val="009B3198"/>
    <w:rsid w:val="009B4570"/>
    <w:rsid w:val="009B52CF"/>
    <w:rsid w:val="009B5AE3"/>
    <w:rsid w:val="009B5D40"/>
    <w:rsid w:val="009B5EC5"/>
    <w:rsid w:val="009B70FB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E133B"/>
    <w:rsid w:val="009E1A42"/>
    <w:rsid w:val="009E2C36"/>
    <w:rsid w:val="009E2F54"/>
    <w:rsid w:val="009E3BAD"/>
    <w:rsid w:val="009E6FCD"/>
    <w:rsid w:val="009E74EC"/>
    <w:rsid w:val="009F077C"/>
    <w:rsid w:val="009F160E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70F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7D08"/>
    <w:rsid w:val="00A10B28"/>
    <w:rsid w:val="00A10B8C"/>
    <w:rsid w:val="00A1146F"/>
    <w:rsid w:val="00A122B7"/>
    <w:rsid w:val="00A129A1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62E0"/>
    <w:rsid w:val="00A26304"/>
    <w:rsid w:val="00A2648D"/>
    <w:rsid w:val="00A268C0"/>
    <w:rsid w:val="00A26904"/>
    <w:rsid w:val="00A26FEA"/>
    <w:rsid w:val="00A3336A"/>
    <w:rsid w:val="00A33EC3"/>
    <w:rsid w:val="00A36117"/>
    <w:rsid w:val="00A3753D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72DF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01B"/>
    <w:rsid w:val="00A61A27"/>
    <w:rsid w:val="00A6387B"/>
    <w:rsid w:val="00A70877"/>
    <w:rsid w:val="00A70A86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7A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0F4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0C8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60B"/>
    <w:rsid w:val="00AD77DB"/>
    <w:rsid w:val="00AD7F93"/>
    <w:rsid w:val="00AE051B"/>
    <w:rsid w:val="00AE3E36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680"/>
    <w:rsid w:val="00AF2AD2"/>
    <w:rsid w:val="00AF2C0A"/>
    <w:rsid w:val="00AF3869"/>
    <w:rsid w:val="00AF3D24"/>
    <w:rsid w:val="00AF447E"/>
    <w:rsid w:val="00B010BE"/>
    <w:rsid w:val="00B010F3"/>
    <w:rsid w:val="00B0133B"/>
    <w:rsid w:val="00B02646"/>
    <w:rsid w:val="00B02808"/>
    <w:rsid w:val="00B03165"/>
    <w:rsid w:val="00B0442B"/>
    <w:rsid w:val="00B0502E"/>
    <w:rsid w:val="00B05066"/>
    <w:rsid w:val="00B10DE2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664D"/>
    <w:rsid w:val="00B474A0"/>
    <w:rsid w:val="00B51705"/>
    <w:rsid w:val="00B5369E"/>
    <w:rsid w:val="00B5495F"/>
    <w:rsid w:val="00B5673F"/>
    <w:rsid w:val="00B608D7"/>
    <w:rsid w:val="00B60BE7"/>
    <w:rsid w:val="00B60D00"/>
    <w:rsid w:val="00B61036"/>
    <w:rsid w:val="00B629C9"/>
    <w:rsid w:val="00B62D93"/>
    <w:rsid w:val="00B63155"/>
    <w:rsid w:val="00B632E0"/>
    <w:rsid w:val="00B63C7C"/>
    <w:rsid w:val="00B63F77"/>
    <w:rsid w:val="00B64E36"/>
    <w:rsid w:val="00B64EA9"/>
    <w:rsid w:val="00B64F8D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60AC"/>
    <w:rsid w:val="00B77EEA"/>
    <w:rsid w:val="00B80D8A"/>
    <w:rsid w:val="00B80F20"/>
    <w:rsid w:val="00B815CA"/>
    <w:rsid w:val="00B81A52"/>
    <w:rsid w:val="00B81B3B"/>
    <w:rsid w:val="00B831C0"/>
    <w:rsid w:val="00B841B4"/>
    <w:rsid w:val="00B85F52"/>
    <w:rsid w:val="00B875BB"/>
    <w:rsid w:val="00B87606"/>
    <w:rsid w:val="00B90806"/>
    <w:rsid w:val="00B90E5B"/>
    <w:rsid w:val="00B9122C"/>
    <w:rsid w:val="00B9225E"/>
    <w:rsid w:val="00B92502"/>
    <w:rsid w:val="00B933A6"/>
    <w:rsid w:val="00B94BCC"/>
    <w:rsid w:val="00B9583B"/>
    <w:rsid w:val="00B9583F"/>
    <w:rsid w:val="00B9649E"/>
    <w:rsid w:val="00B968E9"/>
    <w:rsid w:val="00B96F49"/>
    <w:rsid w:val="00B97624"/>
    <w:rsid w:val="00B9782F"/>
    <w:rsid w:val="00B979F1"/>
    <w:rsid w:val="00BA101B"/>
    <w:rsid w:val="00BA2C84"/>
    <w:rsid w:val="00BA399C"/>
    <w:rsid w:val="00BA6284"/>
    <w:rsid w:val="00BA62A9"/>
    <w:rsid w:val="00BB013B"/>
    <w:rsid w:val="00BB03BF"/>
    <w:rsid w:val="00BB03F7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3A61"/>
    <w:rsid w:val="00BC4D8D"/>
    <w:rsid w:val="00BC50F3"/>
    <w:rsid w:val="00BC5269"/>
    <w:rsid w:val="00BC55F9"/>
    <w:rsid w:val="00BC5F55"/>
    <w:rsid w:val="00BD142C"/>
    <w:rsid w:val="00BD2026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145C"/>
    <w:rsid w:val="00BE2B15"/>
    <w:rsid w:val="00BE3B5B"/>
    <w:rsid w:val="00BE4FC5"/>
    <w:rsid w:val="00BE5DB2"/>
    <w:rsid w:val="00BE65D9"/>
    <w:rsid w:val="00BE6F41"/>
    <w:rsid w:val="00BE7001"/>
    <w:rsid w:val="00BE7152"/>
    <w:rsid w:val="00BF0085"/>
    <w:rsid w:val="00BF06E1"/>
    <w:rsid w:val="00BF0F2F"/>
    <w:rsid w:val="00BF197C"/>
    <w:rsid w:val="00BF1D6A"/>
    <w:rsid w:val="00BF20D6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4C2A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4FF3"/>
    <w:rsid w:val="00C453DB"/>
    <w:rsid w:val="00C462DE"/>
    <w:rsid w:val="00C501E1"/>
    <w:rsid w:val="00C54AD2"/>
    <w:rsid w:val="00C55A50"/>
    <w:rsid w:val="00C55F4F"/>
    <w:rsid w:val="00C5622F"/>
    <w:rsid w:val="00C56617"/>
    <w:rsid w:val="00C56DCE"/>
    <w:rsid w:val="00C56FE1"/>
    <w:rsid w:val="00C60EE3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F38"/>
    <w:rsid w:val="00C71EB5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788B"/>
    <w:rsid w:val="00C87C2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2FC3"/>
    <w:rsid w:val="00CA4286"/>
    <w:rsid w:val="00CA42DE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1C5"/>
    <w:rsid w:val="00CB3831"/>
    <w:rsid w:val="00CB55CE"/>
    <w:rsid w:val="00CB61AB"/>
    <w:rsid w:val="00CB66B8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D058E"/>
    <w:rsid w:val="00CD0DD6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C8F"/>
    <w:rsid w:val="00D10ED7"/>
    <w:rsid w:val="00D112C2"/>
    <w:rsid w:val="00D112DF"/>
    <w:rsid w:val="00D11793"/>
    <w:rsid w:val="00D12498"/>
    <w:rsid w:val="00D13259"/>
    <w:rsid w:val="00D1488F"/>
    <w:rsid w:val="00D16169"/>
    <w:rsid w:val="00D16A18"/>
    <w:rsid w:val="00D17B1E"/>
    <w:rsid w:val="00D17D91"/>
    <w:rsid w:val="00D20901"/>
    <w:rsid w:val="00D210A0"/>
    <w:rsid w:val="00D21162"/>
    <w:rsid w:val="00D215AE"/>
    <w:rsid w:val="00D21CBE"/>
    <w:rsid w:val="00D2247E"/>
    <w:rsid w:val="00D22CC5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4B6F"/>
    <w:rsid w:val="00D36369"/>
    <w:rsid w:val="00D363A6"/>
    <w:rsid w:val="00D3775B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A34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0C89"/>
    <w:rsid w:val="00D70F59"/>
    <w:rsid w:val="00D71EBA"/>
    <w:rsid w:val="00D72092"/>
    <w:rsid w:val="00D72C8D"/>
    <w:rsid w:val="00D72D6D"/>
    <w:rsid w:val="00D73840"/>
    <w:rsid w:val="00D74383"/>
    <w:rsid w:val="00D7494B"/>
    <w:rsid w:val="00D74C4B"/>
    <w:rsid w:val="00D7539C"/>
    <w:rsid w:val="00D76CC6"/>
    <w:rsid w:val="00D7780A"/>
    <w:rsid w:val="00D82DFE"/>
    <w:rsid w:val="00D83213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474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17DF"/>
    <w:rsid w:val="00DD483F"/>
    <w:rsid w:val="00DD5730"/>
    <w:rsid w:val="00DD619B"/>
    <w:rsid w:val="00DD6AA3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6D7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3517"/>
    <w:rsid w:val="00E1464A"/>
    <w:rsid w:val="00E14CA5"/>
    <w:rsid w:val="00E1501E"/>
    <w:rsid w:val="00E1532F"/>
    <w:rsid w:val="00E1540F"/>
    <w:rsid w:val="00E17A7B"/>
    <w:rsid w:val="00E207EC"/>
    <w:rsid w:val="00E2175B"/>
    <w:rsid w:val="00E21C0E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2BF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21B4"/>
    <w:rsid w:val="00E729EF"/>
    <w:rsid w:val="00E7370A"/>
    <w:rsid w:val="00E738FC"/>
    <w:rsid w:val="00E73D92"/>
    <w:rsid w:val="00E75034"/>
    <w:rsid w:val="00E75656"/>
    <w:rsid w:val="00E75B2D"/>
    <w:rsid w:val="00E763FF"/>
    <w:rsid w:val="00E77D70"/>
    <w:rsid w:val="00E8110C"/>
    <w:rsid w:val="00E81A6F"/>
    <w:rsid w:val="00E8280C"/>
    <w:rsid w:val="00E82995"/>
    <w:rsid w:val="00E8306F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38F"/>
    <w:rsid w:val="00E96D6C"/>
    <w:rsid w:val="00E96E5F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166A"/>
    <w:rsid w:val="00EC2415"/>
    <w:rsid w:val="00EC2B51"/>
    <w:rsid w:val="00EC3426"/>
    <w:rsid w:val="00EC3F5C"/>
    <w:rsid w:val="00EC455E"/>
    <w:rsid w:val="00EC5440"/>
    <w:rsid w:val="00EC5677"/>
    <w:rsid w:val="00EC64BE"/>
    <w:rsid w:val="00EC6A24"/>
    <w:rsid w:val="00EC72B9"/>
    <w:rsid w:val="00EC7CA3"/>
    <w:rsid w:val="00ED10B4"/>
    <w:rsid w:val="00ED38C7"/>
    <w:rsid w:val="00ED3F40"/>
    <w:rsid w:val="00ED594B"/>
    <w:rsid w:val="00ED5ACB"/>
    <w:rsid w:val="00ED6503"/>
    <w:rsid w:val="00ED712D"/>
    <w:rsid w:val="00EE1223"/>
    <w:rsid w:val="00EE1A30"/>
    <w:rsid w:val="00EE2A15"/>
    <w:rsid w:val="00EE329E"/>
    <w:rsid w:val="00EE3EE5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41F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5833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1340"/>
    <w:rsid w:val="00F330F3"/>
    <w:rsid w:val="00F34BA2"/>
    <w:rsid w:val="00F34CE4"/>
    <w:rsid w:val="00F35725"/>
    <w:rsid w:val="00F35C33"/>
    <w:rsid w:val="00F366AF"/>
    <w:rsid w:val="00F36E37"/>
    <w:rsid w:val="00F402A1"/>
    <w:rsid w:val="00F404A9"/>
    <w:rsid w:val="00F40F7C"/>
    <w:rsid w:val="00F41633"/>
    <w:rsid w:val="00F428E5"/>
    <w:rsid w:val="00F43493"/>
    <w:rsid w:val="00F4491A"/>
    <w:rsid w:val="00F45B45"/>
    <w:rsid w:val="00F45B75"/>
    <w:rsid w:val="00F460CA"/>
    <w:rsid w:val="00F47B3C"/>
    <w:rsid w:val="00F511BD"/>
    <w:rsid w:val="00F520E3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5C83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775CF"/>
    <w:rsid w:val="00F81612"/>
    <w:rsid w:val="00F82D91"/>
    <w:rsid w:val="00F83799"/>
    <w:rsid w:val="00F83DD2"/>
    <w:rsid w:val="00F83FED"/>
    <w:rsid w:val="00F84A18"/>
    <w:rsid w:val="00F85C6C"/>
    <w:rsid w:val="00F85DA0"/>
    <w:rsid w:val="00F868A2"/>
    <w:rsid w:val="00F8799C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86B"/>
    <w:rsid w:val="00FA1B80"/>
    <w:rsid w:val="00FA2BD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7190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226"/>
    <w:rsid w:val="00FE769D"/>
    <w:rsid w:val="00FE7783"/>
    <w:rsid w:val="00FE7DDD"/>
    <w:rsid w:val="00FF15AF"/>
    <w:rsid w:val="00FF2E92"/>
    <w:rsid w:val="00FF32D9"/>
    <w:rsid w:val="00FF3E41"/>
    <w:rsid w:val="00FF419F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5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30FA99-CAD8-433C-9933-F8974053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8</Pages>
  <Words>427</Words>
  <Characters>2440</Characters>
  <Application>Microsoft Office Word</Application>
  <DocSecurity>0</DocSecurity>
  <Lines>20</Lines>
  <Paragraphs>5</Paragraphs>
  <ScaleCrop>false</ScaleCrop>
  <Company>英业达(天津）电子技术有限公司</Company>
  <LinksUpToDate>false</LinksUpToDate>
  <CharactersWithSpaces>2862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47</cp:revision>
  <dcterms:created xsi:type="dcterms:W3CDTF">2011-11-01T05:39:00Z</dcterms:created>
  <dcterms:modified xsi:type="dcterms:W3CDTF">2012-05-18T00:46:00Z</dcterms:modified>
</cp:coreProperties>
</file>