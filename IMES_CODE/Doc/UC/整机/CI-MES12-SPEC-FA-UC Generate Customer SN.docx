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3CA" w:rsidRPr="00142193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Pr="000B5F3B" w:rsidRDefault="00ED73CA" w:rsidP="00F731D4">
      <w:pPr>
        <w:ind w:right="120"/>
        <w:jc w:val="right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eastAsia="SimSun" w:hAnsi="Times New Roman" w:cs="Times New Roman"/>
          <w:b/>
          <w:bCs/>
          <w:sz w:val="72"/>
          <w:szCs w:val="72"/>
        </w:rPr>
        <w:t xml:space="preserve">  </w:t>
      </w:r>
      <w:r w:rsidR="005A0CBC" w:rsidRPr="000B5F3B">
        <w:rPr>
          <w:rFonts w:ascii="Times New Roman" w:hAnsi="Times New Roman" w:cs="Times New Roman"/>
          <w:b/>
          <w:bCs/>
          <w:sz w:val="72"/>
          <w:szCs w:val="72"/>
        </w:rPr>
        <w:t xml:space="preserve">Customer SN </w:t>
      </w:r>
      <w:r w:rsidR="005A0CBC" w:rsidRPr="000B5F3B">
        <w:rPr>
          <w:rFonts w:ascii="Times New Roman" w:hAnsi="Times New Roman" w:cs="Times New Roman" w:hint="eastAsia"/>
          <w:b/>
          <w:bCs/>
          <w:sz w:val="72"/>
          <w:szCs w:val="72"/>
        </w:rPr>
        <w:t>P</w:t>
      </w:r>
      <w:r w:rsidR="005A0CBC" w:rsidRPr="000B5F3B">
        <w:rPr>
          <w:rFonts w:ascii="Times New Roman" w:hAnsi="Times New Roman" w:cs="Times New Roman"/>
          <w:b/>
          <w:bCs/>
          <w:sz w:val="72"/>
          <w:szCs w:val="72"/>
        </w:rPr>
        <w:t>rint</w:t>
      </w:r>
    </w:p>
    <w:p w:rsidR="00ED73CA" w:rsidRPr="000B5F3B" w:rsidRDefault="00ED73CA" w:rsidP="00F731D4">
      <w:pPr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 w:rsidRPr="000B5F3B">
        <w:rPr>
          <w:rFonts w:ascii="Times New Roman" w:hAnsi="Times New Roman" w:cs="Times New Roman"/>
          <w:b/>
          <w:bCs/>
          <w:sz w:val="44"/>
          <w:szCs w:val="44"/>
        </w:rPr>
        <w:t>Use Case</w:t>
      </w:r>
    </w:p>
    <w:p w:rsidR="00ED73CA" w:rsidRPr="000B5F3B" w:rsidRDefault="00ED73CA" w:rsidP="00F731D4">
      <w:pPr>
        <w:widowControl/>
        <w:jc w:val="right"/>
      </w:pPr>
      <w:r w:rsidRPr="000B5F3B">
        <w:rPr>
          <w:rFonts w:cs="Times New Roman"/>
        </w:rPr>
        <w:br w:type="page"/>
      </w:r>
      <w:r w:rsidRPr="000B5F3B">
        <w:lastRenderedPageBreak/>
        <w:t>F</w:t>
      </w:r>
    </w:p>
    <w:p w:rsidR="00ED73CA" w:rsidRPr="000B5F3B" w:rsidRDefault="00D05148" w:rsidP="002A1F57">
      <w:pPr>
        <w:jc w:val="center"/>
        <w:rPr>
          <w:rFonts w:ascii="SimHei" w:eastAsia="SimHei" w:cs="Times New Roman"/>
          <w:b/>
          <w:bCs/>
          <w:sz w:val="30"/>
          <w:szCs w:val="30"/>
        </w:rPr>
      </w:pPr>
      <w:r w:rsidRPr="000B5F3B">
        <w:rPr>
          <w:rFonts w:ascii="SimSun" w:eastAsia="SimSun" w:hAnsi="SimSun" w:cs="SimSun" w:hint="eastAsia"/>
          <w:b/>
          <w:bCs/>
          <w:sz w:val="30"/>
          <w:szCs w:val="30"/>
        </w:rPr>
        <w:t>修订历史</w:t>
      </w:r>
    </w:p>
    <w:tbl>
      <w:tblPr>
        <w:tblW w:w="5214" w:type="pct"/>
        <w:jc w:val="center"/>
        <w:tblInd w:w="-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  <w:tblPrChange w:id="0" w:author="ies12cn74" w:date="2012-12-06T14:10:00Z">
          <w:tblPr>
            <w:tblW w:w="5154" w:type="pct"/>
            <w:jc w:val="center"/>
            <w:tblInd w:w="-26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/>
          </w:tblPr>
        </w:tblPrChange>
      </w:tblPr>
      <w:tblGrid>
        <w:gridCol w:w="1224"/>
        <w:gridCol w:w="1106"/>
        <w:gridCol w:w="1170"/>
        <w:gridCol w:w="3258"/>
        <w:gridCol w:w="1329"/>
        <w:gridCol w:w="800"/>
        <w:tblGridChange w:id="1">
          <w:tblGrid>
            <w:gridCol w:w="1225"/>
            <w:gridCol w:w="1"/>
            <w:gridCol w:w="1106"/>
            <w:gridCol w:w="1"/>
            <w:gridCol w:w="1007"/>
            <w:gridCol w:w="1"/>
            <w:gridCol w:w="3414"/>
            <w:gridCol w:w="1"/>
            <w:gridCol w:w="1420"/>
            <w:gridCol w:w="1"/>
            <w:gridCol w:w="607"/>
            <w:gridCol w:w="527"/>
          </w:tblGrid>
        </w:tblGridChange>
      </w:tblGrid>
      <w:tr w:rsidR="004E62F3" w:rsidRPr="000B5F3B" w:rsidTr="001570A5">
        <w:trPr>
          <w:trHeight w:val="313"/>
          <w:jc w:val="center"/>
          <w:trPrChange w:id="2" w:author="ies12cn74" w:date="2012-12-06T14:10:00Z">
            <w:trPr>
              <w:gridAfter w:val="0"/>
              <w:trHeight w:val="313"/>
              <w:jc w:val="center"/>
            </w:trPr>
          </w:trPrChange>
        </w:trPr>
        <w:tc>
          <w:tcPr>
            <w:tcW w:w="689" w:type="pct"/>
            <w:shd w:val="clear" w:color="auto" w:fill="000080"/>
            <w:vAlign w:val="center"/>
            <w:tcPrChange w:id="3" w:author="ies12cn74" w:date="2012-12-06T14:10:00Z">
              <w:tcPr>
                <w:tcW w:w="697" w:type="pct"/>
                <w:shd w:val="clear" w:color="auto" w:fill="000080"/>
                <w:vAlign w:val="center"/>
              </w:tcPr>
            </w:tcPrChange>
          </w:tcPr>
          <w:p w:rsidR="00ED73CA" w:rsidRPr="000B5F3B" w:rsidRDefault="00E01416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 xml:space="preserve"> </w:t>
            </w:r>
          </w:p>
        </w:tc>
        <w:tc>
          <w:tcPr>
            <w:tcW w:w="622" w:type="pct"/>
            <w:shd w:val="clear" w:color="auto" w:fill="000080"/>
            <w:vAlign w:val="center"/>
            <w:tcPrChange w:id="4" w:author="ies12cn74" w:date="2012-12-06T14:10:00Z">
              <w:tcPr>
                <w:tcW w:w="630" w:type="pct"/>
                <w:gridSpan w:val="2"/>
                <w:shd w:val="clear" w:color="auto" w:fill="000080"/>
                <w:vAlign w:val="center"/>
              </w:tcPr>
            </w:tcPrChange>
          </w:tcPr>
          <w:p w:rsidR="00ED73CA" w:rsidRPr="000B5F3B" w:rsidRDefault="00ED73CA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>章节名称</w:t>
            </w:r>
          </w:p>
        </w:tc>
        <w:tc>
          <w:tcPr>
            <w:tcW w:w="658" w:type="pct"/>
            <w:shd w:val="clear" w:color="auto" w:fill="000080"/>
            <w:tcPrChange w:id="5" w:author="ies12cn74" w:date="2012-12-06T14:10:00Z">
              <w:tcPr>
                <w:tcW w:w="574" w:type="pct"/>
                <w:gridSpan w:val="2"/>
                <w:shd w:val="clear" w:color="auto" w:fill="000080"/>
              </w:tcPr>
            </w:tcPrChange>
          </w:tcPr>
          <w:p w:rsidR="00ED73CA" w:rsidRPr="000B5F3B" w:rsidRDefault="00ED73CA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>变更原因</w:t>
            </w:r>
          </w:p>
        </w:tc>
        <w:tc>
          <w:tcPr>
            <w:tcW w:w="1833" w:type="pct"/>
            <w:shd w:val="clear" w:color="auto" w:fill="000080"/>
            <w:vAlign w:val="center"/>
            <w:tcPrChange w:id="6" w:author="ies12cn74" w:date="2012-12-06T14:10:00Z">
              <w:tcPr>
                <w:tcW w:w="1944" w:type="pct"/>
                <w:gridSpan w:val="2"/>
                <w:shd w:val="clear" w:color="auto" w:fill="000080"/>
                <w:vAlign w:val="center"/>
              </w:tcPr>
            </w:tcPrChange>
          </w:tcPr>
          <w:p w:rsidR="00ED73CA" w:rsidRPr="000B5F3B" w:rsidRDefault="00ED73CA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>变更内容描述</w:t>
            </w:r>
          </w:p>
        </w:tc>
        <w:tc>
          <w:tcPr>
            <w:tcW w:w="748" w:type="pct"/>
            <w:shd w:val="clear" w:color="auto" w:fill="000080"/>
            <w:vAlign w:val="center"/>
            <w:tcPrChange w:id="7" w:author="ies12cn74" w:date="2012-12-06T14:10:00Z">
              <w:tcPr>
                <w:tcW w:w="809" w:type="pct"/>
                <w:gridSpan w:val="2"/>
                <w:shd w:val="clear" w:color="auto" w:fill="000080"/>
                <w:vAlign w:val="center"/>
              </w:tcPr>
            </w:tcPrChange>
          </w:tcPr>
          <w:p w:rsidR="00ED73CA" w:rsidRPr="000B5F3B" w:rsidRDefault="00ED73CA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>变更日期</w:t>
            </w:r>
          </w:p>
        </w:tc>
        <w:tc>
          <w:tcPr>
            <w:tcW w:w="450" w:type="pct"/>
            <w:shd w:val="clear" w:color="auto" w:fill="000080"/>
            <w:vAlign w:val="center"/>
            <w:tcPrChange w:id="8" w:author="ies12cn74" w:date="2012-12-06T14:10:00Z">
              <w:tcPr>
                <w:tcW w:w="346" w:type="pct"/>
                <w:gridSpan w:val="2"/>
                <w:shd w:val="clear" w:color="auto" w:fill="000080"/>
                <w:vAlign w:val="center"/>
              </w:tcPr>
            </w:tcPrChange>
          </w:tcPr>
          <w:p w:rsidR="00ED73CA" w:rsidRPr="000B5F3B" w:rsidRDefault="00ED73CA" w:rsidP="00371BF0">
            <w:pPr>
              <w:jc w:val="left"/>
              <w:rPr>
                <w:rFonts w:ascii="SimHei" w:eastAsia="SimHei" w:hAnsi="Arial" w:cs="Times New Roman"/>
                <w:sz w:val="24"/>
                <w:szCs w:val="24"/>
              </w:rPr>
            </w:pPr>
            <w:r w:rsidRPr="000B5F3B">
              <w:rPr>
                <w:rFonts w:ascii="SimHei" w:eastAsia="SimHei" w:hAnsi="Arial" w:cs="SimHei" w:hint="eastAsia"/>
                <w:sz w:val="24"/>
                <w:szCs w:val="24"/>
              </w:rPr>
              <w:t>版本</w:t>
            </w:r>
          </w:p>
        </w:tc>
      </w:tr>
      <w:tr w:rsidR="004E62F3" w:rsidRPr="000B5F3B" w:rsidTr="001570A5">
        <w:tblPrEx>
          <w:tblPrExChange w:id="9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0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11" w:author="ies12cn74" w:date="2012-12-06T14:10:00Z">
              <w:tcPr>
                <w:tcW w:w="658" w:type="pct"/>
                <w:gridSpan w:val="2"/>
              </w:tcPr>
            </w:tcPrChange>
          </w:tcPr>
          <w:p w:rsidR="00ED73CA" w:rsidRPr="000B5F3B" w:rsidRDefault="00463522" w:rsidP="00463522">
            <w:pPr>
              <w:jc w:val="left"/>
              <w:rPr>
                <w:rFonts w:ascii="Arial" w:eastAsia="SimSun" w:hAnsi="Arial" w:cs="Arial"/>
              </w:rPr>
            </w:pPr>
            <w:r w:rsidRPr="000B5F3B">
              <w:rPr>
                <w:rFonts w:ascii="Arial" w:eastAsia="SimSun" w:hAnsi="Arial" w:cs="Arial" w:hint="eastAsia"/>
              </w:rPr>
              <w:t>业务规则</w:t>
            </w:r>
          </w:p>
        </w:tc>
        <w:tc>
          <w:tcPr>
            <w:tcW w:w="622" w:type="pct"/>
            <w:tcPrChange w:id="12" w:author="ies12cn74" w:date="2012-12-06T14:10:00Z">
              <w:tcPr>
                <w:tcW w:w="594" w:type="pct"/>
                <w:gridSpan w:val="2"/>
              </w:tcPr>
            </w:tcPrChange>
          </w:tcPr>
          <w:p w:rsidR="00ED73CA" w:rsidRPr="000B5F3B" w:rsidRDefault="00463522" w:rsidP="00371BF0">
            <w:pPr>
              <w:jc w:val="left"/>
              <w:rPr>
                <w:rFonts w:ascii="Arial" w:eastAsia="SimSun" w:hAnsi="Arial" w:cs="Arial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5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产生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Customer SN</w:t>
            </w:r>
          </w:p>
        </w:tc>
        <w:tc>
          <w:tcPr>
            <w:tcW w:w="658" w:type="pct"/>
            <w:tcPrChange w:id="13" w:author="ies12cn74" w:date="2012-12-06T14:10:00Z">
              <w:tcPr>
                <w:tcW w:w="541" w:type="pct"/>
                <w:gridSpan w:val="2"/>
              </w:tcPr>
            </w:tcPrChange>
          </w:tcPr>
          <w:p w:rsidR="00ED73CA" w:rsidRPr="000B5F3B" w:rsidRDefault="00463522" w:rsidP="00371BF0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UC BUG</w:t>
            </w:r>
          </w:p>
        </w:tc>
        <w:tc>
          <w:tcPr>
            <w:tcW w:w="1833" w:type="pct"/>
            <w:tcPrChange w:id="14" w:author="ies12cn74" w:date="2012-12-06T14:10:00Z">
              <w:tcPr>
                <w:tcW w:w="1834" w:type="pct"/>
                <w:gridSpan w:val="2"/>
              </w:tcPr>
            </w:tcPrChange>
          </w:tcPr>
          <w:p w:rsidR="00ED73CA" w:rsidRPr="000B5F3B" w:rsidRDefault="00463522" w:rsidP="00371BF0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注：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@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strweek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采用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ISO week Code,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参考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《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CI-MES1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2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-SPEC-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FA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-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 xml:space="preserve">Customer 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SN Specification.docx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》</w:t>
            </w:r>
          </w:p>
        </w:tc>
        <w:tc>
          <w:tcPr>
            <w:tcW w:w="748" w:type="pct"/>
            <w:tcPrChange w:id="15" w:author="ies12cn74" w:date="2012-12-06T14:10:00Z">
              <w:tcPr>
                <w:tcW w:w="763" w:type="pct"/>
                <w:gridSpan w:val="2"/>
              </w:tcPr>
            </w:tcPrChange>
          </w:tcPr>
          <w:p w:rsidR="00ED73CA" w:rsidRPr="000B5F3B" w:rsidRDefault="00463522" w:rsidP="00FA311E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2012-03-01</w:t>
            </w:r>
          </w:p>
        </w:tc>
        <w:tc>
          <w:tcPr>
            <w:tcW w:w="450" w:type="pct"/>
            <w:tcPrChange w:id="16" w:author="ies12cn74" w:date="2012-12-06T14:10:00Z">
              <w:tcPr>
                <w:tcW w:w="326" w:type="pct"/>
              </w:tcPr>
            </w:tcPrChange>
          </w:tcPr>
          <w:p w:rsidR="00ED73CA" w:rsidRPr="000B5F3B" w:rsidRDefault="00F9212A" w:rsidP="00FA1A19">
            <w:pPr>
              <w:jc w:val="left"/>
              <w:rPr>
                <w:rFonts w:ascii="Arial" w:eastAsia="SimSun" w:hAnsi="Arial" w:cs="Arial"/>
              </w:rPr>
            </w:pPr>
            <w:ins w:id="17" w:author="Gao, Guan-Wei (高貫偉 ITC)" w:date="2012-07-18T19:05:00Z">
              <w:r w:rsidRPr="000B5F3B">
                <w:rPr>
                  <w:rFonts w:ascii="Arial" w:eastAsia="SimSun" w:hAnsi="Arial" w:cs="Arial" w:hint="eastAsia"/>
                </w:rPr>
                <w:t>0.01a</w:t>
              </w:r>
            </w:ins>
          </w:p>
        </w:tc>
      </w:tr>
      <w:tr w:rsidR="004E62F3" w:rsidRPr="000B5F3B" w:rsidTr="001570A5">
        <w:tblPrEx>
          <w:tblPrExChange w:id="18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9" w:author="ies12cn74" w:date="2012-12-06T14:10:00Z">
            <w:trPr>
              <w:jc w:val="center"/>
            </w:trPr>
          </w:trPrChange>
        </w:trPr>
        <w:tc>
          <w:tcPr>
            <w:tcW w:w="689" w:type="pct"/>
            <w:tcPrChange w:id="20" w:author="ies12cn74" w:date="2012-12-06T14:10:00Z">
              <w:tcPr>
                <w:tcW w:w="658" w:type="pct"/>
                <w:gridSpan w:val="2"/>
              </w:tcPr>
            </w:tcPrChange>
          </w:tcPr>
          <w:p w:rsidR="00237E69" w:rsidRPr="000B5F3B" w:rsidRDefault="00237E69" w:rsidP="00013B0A">
            <w:pPr>
              <w:jc w:val="left"/>
              <w:rPr>
                <w:rFonts w:ascii="Arial" w:eastAsia="SimSun" w:hAnsi="Arial" w:cs="Arial"/>
              </w:rPr>
            </w:pPr>
            <w:r w:rsidRPr="000B5F3B">
              <w:rPr>
                <w:rFonts w:ascii="Arial" w:eastAsia="SimSun" w:hAnsi="Arial" w:cs="Arial" w:hint="eastAsia"/>
              </w:rPr>
              <w:t>业务规则</w:t>
            </w:r>
          </w:p>
        </w:tc>
        <w:tc>
          <w:tcPr>
            <w:tcW w:w="622" w:type="pct"/>
            <w:tcPrChange w:id="21" w:author="ies12cn74" w:date="2012-12-06T14:10:00Z">
              <w:tcPr>
                <w:tcW w:w="594" w:type="pct"/>
                <w:gridSpan w:val="2"/>
              </w:tcPr>
            </w:tcPrChange>
          </w:tcPr>
          <w:p w:rsidR="00237E69" w:rsidRPr="000B5F3B" w:rsidRDefault="00237E69" w:rsidP="00013B0A">
            <w:pPr>
              <w:jc w:val="left"/>
              <w:rPr>
                <w:rFonts w:ascii="Arial" w:eastAsia="SimSun" w:hAnsi="Arial" w:cs="Arial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6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保存结果</w:t>
            </w:r>
          </w:p>
        </w:tc>
        <w:tc>
          <w:tcPr>
            <w:tcW w:w="658" w:type="pct"/>
            <w:tcPrChange w:id="22" w:author="ies12cn74" w:date="2012-12-06T14:10:00Z">
              <w:tcPr>
                <w:tcW w:w="541" w:type="pct"/>
                <w:gridSpan w:val="2"/>
              </w:tcPr>
            </w:tcPrChange>
          </w:tcPr>
          <w:p w:rsidR="00237E69" w:rsidRPr="000B5F3B" w:rsidRDefault="00237E69" w:rsidP="00013B0A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UC BUG</w:t>
            </w:r>
          </w:p>
        </w:tc>
        <w:tc>
          <w:tcPr>
            <w:tcW w:w="1833" w:type="pct"/>
            <w:tcPrChange w:id="23" w:author="ies12cn74" w:date="2012-12-06T14:10:00Z">
              <w:tcPr>
                <w:tcW w:w="1834" w:type="pct"/>
                <w:gridSpan w:val="2"/>
              </w:tcPr>
            </w:tcPrChange>
          </w:tcPr>
          <w:p w:rsidR="00237E69" w:rsidRPr="000B5F3B" w:rsidRDefault="00237E69" w:rsidP="00237E69">
            <w:pPr>
              <w:autoSpaceDE w:val="0"/>
              <w:autoSpaceDN w:val="0"/>
              <w:adjustRightInd w:val="0"/>
              <w:jc w:val="left"/>
              <w:rPr>
                <w:rFonts w:ascii="Courier New" w:eastAsia="SimSun" w:hAnsi="Courier New" w:cs="Courier New"/>
                <w:noProof/>
                <w:kern w:val="0"/>
                <w:sz w:val="20"/>
                <w:szCs w:val="20"/>
              </w:rPr>
            </w:pPr>
            <w:r w:rsidRPr="000B5F3B">
              <w:rPr>
                <w:rFonts w:ascii="Courier New" w:eastAsia="SimSun" w:hAnsi="Courier New" w:cs="Courier New" w:hint="eastAsia"/>
                <w:noProof/>
                <w:color w:val="0000FF"/>
                <w:kern w:val="0"/>
                <w:sz w:val="20"/>
                <w:szCs w:val="20"/>
              </w:rPr>
              <w:t>增加更新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>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_Qty]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>. 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_Qty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>栏位</w:t>
            </w:r>
          </w:p>
          <w:p w:rsidR="00237E69" w:rsidRPr="000B5F3B" w:rsidRDefault="00237E69" w:rsidP="00237E69">
            <w:pPr>
              <w:autoSpaceDE w:val="0"/>
              <w:autoSpaceDN w:val="0"/>
              <w:adjustRightInd w:val="0"/>
              <w:jc w:val="left"/>
              <w:rPr>
                <w:rFonts w:ascii="Courier New" w:eastAsia="SimSun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UPDATE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[HPIMES]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[dbo]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[MO]</w:t>
            </w:r>
          </w:p>
          <w:p w:rsidR="00237E69" w:rsidRPr="000B5F3B" w:rsidRDefault="00237E69" w:rsidP="00237E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 xml:space="preserve"> 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[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>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_Qty]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 xml:space="preserve"> 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_Qty]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1</w:t>
            </w:r>
          </w:p>
          <w:p w:rsidR="00237E69" w:rsidRPr="000B5F3B" w:rsidRDefault="00237E69" w:rsidP="00237E69">
            <w:pPr>
              <w:pStyle w:val="ab"/>
              <w:ind w:left="100" w:hangingChars="50" w:hanging="100"/>
              <w:jc w:val="left"/>
              <w:rPr>
                <w:rFonts w:ascii="Courier New" w:eastAsia="SimSun" w:hAnsi="Courier New" w:cs="Courier New"/>
                <w:noProof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From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Product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MO b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WHERE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MO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b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MO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and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ProductID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ProductID#</w:t>
            </w:r>
          </w:p>
          <w:p w:rsidR="00237E69" w:rsidRPr="000B5F3B" w:rsidRDefault="00237E69" w:rsidP="00237E69">
            <w:pPr>
              <w:pStyle w:val="ab"/>
              <w:ind w:left="100" w:hangingChars="50" w:hanging="100"/>
              <w:jc w:val="left"/>
              <w:rPr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Courier New" w:hint="eastAsia"/>
                <w:noProof/>
                <w:color w:val="0000FF"/>
                <w:kern w:val="0"/>
                <w:sz w:val="20"/>
                <w:szCs w:val="20"/>
              </w:rPr>
              <w:t xml:space="preserve">   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 xml:space="preserve"> 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注：不要更新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[HPIMES].[dbo].[MO]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表的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Udt</w:t>
            </w:r>
          </w:p>
          <w:p w:rsidR="00237E69" w:rsidRPr="000B5F3B" w:rsidRDefault="00237E69" w:rsidP="00456DCB">
            <w:pPr>
              <w:jc w:val="left"/>
              <w:rPr>
                <w:rFonts w:ascii="Arial" w:eastAsia="SimSun" w:hAnsi="Arial" w:cs="Times New Roman"/>
                <w:szCs w:val="18"/>
                <w:lang w:val="es-ES"/>
              </w:rPr>
            </w:pPr>
          </w:p>
        </w:tc>
        <w:tc>
          <w:tcPr>
            <w:tcW w:w="748" w:type="pct"/>
            <w:tcPrChange w:id="24" w:author="ies12cn74" w:date="2012-12-06T14:10:00Z">
              <w:tcPr>
                <w:tcW w:w="763" w:type="pct"/>
                <w:gridSpan w:val="2"/>
              </w:tcPr>
            </w:tcPrChange>
          </w:tcPr>
          <w:p w:rsidR="00237E69" w:rsidRPr="000B5F3B" w:rsidRDefault="00E37086" w:rsidP="00456DCB">
            <w:pPr>
              <w:jc w:val="left"/>
              <w:rPr>
                <w:rFonts w:ascii="Arial" w:eastAsia="SimSun" w:hAnsi="Arial"/>
                <w:szCs w:val="18"/>
              </w:rPr>
            </w:pPr>
            <w:r w:rsidRPr="000B5F3B">
              <w:rPr>
                <w:rFonts w:ascii="Arial" w:eastAsia="SimSun" w:hAnsi="Arial" w:cs="Times New Roman" w:hint="eastAsia"/>
              </w:rPr>
              <w:t>2012-03-12</w:t>
            </w:r>
          </w:p>
        </w:tc>
        <w:tc>
          <w:tcPr>
            <w:tcW w:w="450" w:type="pct"/>
            <w:tcPrChange w:id="25" w:author="ies12cn74" w:date="2012-12-06T14:10:00Z">
              <w:tcPr>
                <w:tcW w:w="609" w:type="pct"/>
                <w:gridSpan w:val="2"/>
              </w:tcPr>
            </w:tcPrChange>
          </w:tcPr>
          <w:p w:rsidR="00237E69" w:rsidRPr="000B5F3B" w:rsidRDefault="00F9212A" w:rsidP="00456DCB">
            <w:pPr>
              <w:jc w:val="left"/>
              <w:rPr>
                <w:rFonts w:ascii="Arial" w:eastAsia="SimSun" w:hAnsi="Arial" w:cs="Times New Roman"/>
                <w:szCs w:val="18"/>
                <w:rPrChange w:id="26" w:author="Gao, Guan-Wei (高貫偉 ITC)" w:date="2012-07-18T19:05:00Z">
                  <w:rPr>
                    <w:rFonts w:ascii="Arial" w:hAnsi="Arial" w:cs="Times New Roman"/>
                    <w:szCs w:val="18"/>
                  </w:rPr>
                </w:rPrChange>
              </w:rPr>
            </w:pPr>
            <w:ins w:id="27" w:author="Gao, Guan-Wei (高貫偉 ITC)" w:date="2012-07-18T19:05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0.01a</w:t>
              </w:r>
            </w:ins>
          </w:p>
        </w:tc>
      </w:tr>
      <w:tr w:rsidR="004E62F3" w:rsidRPr="000B5F3B" w:rsidTr="001570A5">
        <w:tblPrEx>
          <w:tblPrExChange w:id="28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29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30" w:author="ies12cn74" w:date="2012-12-06T14:10:00Z">
              <w:tcPr>
                <w:tcW w:w="658" w:type="pct"/>
                <w:gridSpan w:val="2"/>
              </w:tcPr>
            </w:tcPrChange>
          </w:tcPr>
          <w:p w:rsidR="00142193" w:rsidRPr="000B5F3B" w:rsidRDefault="006A0A14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ins w:id="31" w:author="Gao, Guan-Wei (高貫偉 ITC)" w:date="2012-04-18T09:42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过程描述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/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业务规则</w:t>
              </w:r>
            </w:ins>
          </w:p>
        </w:tc>
        <w:tc>
          <w:tcPr>
            <w:tcW w:w="622" w:type="pct"/>
            <w:tcPrChange w:id="32" w:author="ies12cn74" w:date="2012-12-06T14:10:00Z">
              <w:tcPr>
                <w:tcW w:w="594" w:type="pct"/>
                <w:gridSpan w:val="2"/>
              </w:tcPr>
            </w:tcPrChange>
          </w:tcPr>
          <w:p w:rsidR="00142193" w:rsidRPr="000B5F3B" w:rsidRDefault="006A0A14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ins w:id="33" w:author="Gao, Guan-Wei (高貫偉 ITC)" w:date="2012-04-18T09:42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过程描述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/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业务规则</w:t>
              </w:r>
            </w:ins>
          </w:p>
        </w:tc>
        <w:tc>
          <w:tcPr>
            <w:tcW w:w="658" w:type="pct"/>
            <w:tcPrChange w:id="34" w:author="ies12cn74" w:date="2012-12-06T14:10:00Z">
              <w:tcPr>
                <w:tcW w:w="541" w:type="pct"/>
                <w:gridSpan w:val="2"/>
              </w:tcPr>
            </w:tcPrChange>
          </w:tcPr>
          <w:p w:rsidR="00142193" w:rsidRPr="000B5F3B" w:rsidRDefault="009F073E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ins w:id="35" w:author="Gao, Guan-Wei (高貫偉 ITC)" w:date="2012-04-18T09:43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PhaseII</w:t>
              </w:r>
            </w:ins>
          </w:p>
        </w:tc>
        <w:tc>
          <w:tcPr>
            <w:tcW w:w="1833" w:type="pct"/>
            <w:tcPrChange w:id="36" w:author="ies12cn74" w:date="2012-12-06T14:10:00Z">
              <w:tcPr>
                <w:tcW w:w="1834" w:type="pct"/>
                <w:gridSpan w:val="2"/>
              </w:tcPr>
            </w:tcPrChange>
          </w:tcPr>
          <w:p w:rsidR="00142193" w:rsidRPr="000B5F3B" w:rsidRDefault="006A0A14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ins w:id="37" w:author="Gao, Guan-Wei (高貫偉 ITC)" w:date="2012-04-18T09:42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增加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RCTO</w:t>
              </w:r>
              <w:r w:rsidRPr="000B5F3B">
                <w:rPr>
                  <w:rFonts w:ascii="Arial" w:eastAsia="SimSun" w:hAnsi="Arial" w:cs="Times New Roman" w:hint="eastAsia"/>
                  <w:szCs w:val="18"/>
                </w:rPr>
                <w:t>的处理逻辑</w:t>
              </w:r>
            </w:ins>
          </w:p>
        </w:tc>
        <w:tc>
          <w:tcPr>
            <w:tcW w:w="748" w:type="pct"/>
            <w:tcPrChange w:id="38" w:author="ies12cn74" w:date="2012-12-06T14:10:00Z">
              <w:tcPr>
                <w:tcW w:w="763" w:type="pct"/>
                <w:gridSpan w:val="2"/>
              </w:tcPr>
            </w:tcPrChange>
          </w:tcPr>
          <w:p w:rsidR="00142193" w:rsidRPr="000B5F3B" w:rsidRDefault="006A0A14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ins w:id="39" w:author="Gao, Guan-Wei (高貫偉 ITC)" w:date="2012-04-18T09:42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2012-4-18</w:t>
              </w:r>
            </w:ins>
          </w:p>
        </w:tc>
        <w:tc>
          <w:tcPr>
            <w:tcW w:w="450" w:type="pct"/>
            <w:tcPrChange w:id="40" w:author="ies12cn74" w:date="2012-12-06T14:10:00Z">
              <w:tcPr>
                <w:tcW w:w="326" w:type="pct"/>
              </w:tcPr>
            </w:tcPrChange>
          </w:tcPr>
          <w:p w:rsidR="00142193" w:rsidRPr="000B5F3B" w:rsidRDefault="00F9212A" w:rsidP="00456DCB">
            <w:pPr>
              <w:jc w:val="left"/>
              <w:rPr>
                <w:rFonts w:ascii="Arial" w:eastAsia="SimSun" w:hAnsi="Arial" w:cs="Times New Roman"/>
                <w:szCs w:val="18"/>
                <w:rPrChange w:id="41" w:author="Gao, Guan-Wei (高貫偉 ITC)" w:date="2012-07-18T19:05:00Z">
                  <w:rPr>
                    <w:rFonts w:ascii="Arial" w:hAnsi="Arial" w:cs="Times New Roman"/>
                    <w:szCs w:val="18"/>
                  </w:rPr>
                </w:rPrChange>
              </w:rPr>
            </w:pPr>
            <w:ins w:id="42" w:author="Gao, Guan-Wei (高貫偉 ITC)" w:date="2012-07-18T19:05:00Z">
              <w:r w:rsidRPr="000B5F3B">
                <w:rPr>
                  <w:rFonts w:ascii="Arial" w:eastAsia="SimSun" w:hAnsi="Arial" w:cs="Times New Roman" w:hint="eastAsia"/>
                  <w:szCs w:val="18"/>
                </w:rPr>
                <w:t>0.02a</w:t>
              </w:r>
            </w:ins>
          </w:p>
        </w:tc>
      </w:tr>
      <w:tr w:rsidR="004E62F3" w:rsidRPr="000B5F3B" w:rsidTr="001570A5">
        <w:tblPrEx>
          <w:tblPrExChange w:id="43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44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45" w:author="ies12cn74" w:date="2012-12-06T14:10:00Z">
              <w:tcPr>
                <w:tcW w:w="658" w:type="pct"/>
                <w:gridSpan w:val="2"/>
              </w:tcPr>
            </w:tcPrChange>
          </w:tcPr>
          <w:p w:rsidR="00ED73CA" w:rsidRPr="000B5F3B" w:rsidRDefault="00F9212A" w:rsidP="00371BF0">
            <w:pPr>
              <w:jc w:val="left"/>
              <w:rPr>
                <w:rFonts w:ascii="Arial" w:eastAsia="SimSun" w:hAnsi="Arial" w:cs="Times New Roman"/>
                <w:rPrChange w:id="46" w:author="Gao, Guan-Wei (高貫偉 ITC)" w:date="2012-07-18T19:04:00Z">
                  <w:rPr>
                    <w:rFonts w:ascii="Arial" w:hAnsi="Arial" w:cs="Times New Roman"/>
                  </w:rPr>
                </w:rPrChange>
              </w:rPr>
            </w:pPr>
            <w:ins w:id="47" w:author="Gao, Guan-Wei (高貫偉 ITC)" w:date="2012-07-18T19:04:00Z">
              <w:r w:rsidRPr="000B5F3B">
                <w:rPr>
                  <w:rFonts w:ascii="Arial" w:eastAsia="SimSun" w:hAnsi="Arial" w:cs="Times New Roman" w:hint="eastAsia"/>
                </w:rPr>
                <w:t>Reprint</w:t>
              </w:r>
            </w:ins>
          </w:p>
        </w:tc>
        <w:tc>
          <w:tcPr>
            <w:tcW w:w="622" w:type="pct"/>
            <w:tcPrChange w:id="48" w:author="ies12cn74" w:date="2012-12-06T14:10:00Z">
              <w:tcPr>
                <w:tcW w:w="594" w:type="pct"/>
                <w:gridSpan w:val="2"/>
              </w:tcPr>
            </w:tcPrChange>
          </w:tcPr>
          <w:p w:rsidR="00ED73CA" w:rsidRPr="000B5F3B" w:rsidRDefault="00F9212A" w:rsidP="00371BF0">
            <w:pPr>
              <w:jc w:val="left"/>
              <w:rPr>
                <w:rFonts w:ascii="Arial" w:eastAsia="SimSun" w:hAnsi="Arial" w:cs="Times New Roman"/>
                <w:rPrChange w:id="49" w:author="Gao, Guan-Wei (高貫偉 ITC)" w:date="2012-07-18T19:04:00Z">
                  <w:rPr>
                    <w:rFonts w:ascii="Arial" w:hAnsi="Arial" w:cs="Times New Roman"/>
                  </w:rPr>
                </w:rPrChange>
              </w:rPr>
            </w:pPr>
            <w:ins w:id="50" w:author="Gao, Guan-Wei (高貫偉 ITC)" w:date="2012-07-18T19:04:00Z">
              <w:r w:rsidRPr="000B5F3B">
                <w:rPr>
                  <w:rFonts w:ascii="Arial" w:eastAsia="SimSun" w:hAnsi="Arial" w:cs="Times New Roman" w:hint="eastAsia"/>
                </w:rPr>
                <w:t>Reprint</w:t>
              </w:r>
            </w:ins>
          </w:p>
        </w:tc>
        <w:tc>
          <w:tcPr>
            <w:tcW w:w="658" w:type="pct"/>
            <w:tcPrChange w:id="51" w:author="ies12cn74" w:date="2012-12-06T14:10:00Z">
              <w:tcPr>
                <w:tcW w:w="541" w:type="pct"/>
                <w:gridSpan w:val="2"/>
              </w:tcPr>
            </w:tcPrChange>
          </w:tcPr>
          <w:p w:rsidR="00ED73CA" w:rsidRPr="000B5F3B" w:rsidRDefault="00F9212A" w:rsidP="00371BF0">
            <w:pPr>
              <w:jc w:val="left"/>
              <w:rPr>
                <w:rFonts w:ascii="Arial" w:eastAsia="SimSun" w:hAnsi="Arial" w:cs="Times New Roman"/>
              </w:rPr>
            </w:pPr>
            <w:ins w:id="52" w:author="Gao, Guan-Wei (高貫偉 ITC)" w:date="2012-07-18T19:04:00Z">
              <w:r w:rsidRPr="000B5F3B">
                <w:rPr>
                  <w:rFonts w:ascii="Arial" w:eastAsia="SimSun" w:hAnsi="Arial" w:cs="Times New Roman" w:hint="eastAsia"/>
                </w:rPr>
                <w:t>新需求</w:t>
              </w:r>
            </w:ins>
          </w:p>
        </w:tc>
        <w:tc>
          <w:tcPr>
            <w:tcW w:w="1833" w:type="pct"/>
            <w:tcPrChange w:id="53" w:author="ies12cn74" w:date="2012-12-06T14:10:00Z">
              <w:tcPr>
                <w:tcW w:w="1834" w:type="pct"/>
                <w:gridSpan w:val="2"/>
              </w:tcPr>
            </w:tcPrChange>
          </w:tcPr>
          <w:p w:rsidR="00ED73CA" w:rsidRPr="000B5F3B" w:rsidRDefault="005E0C62" w:rsidP="00FA1A19">
            <w:pPr>
              <w:jc w:val="left"/>
              <w:rPr>
                <w:rFonts w:ascii="Arial" w:eastAsia="SimSun" w:hAnsi="Arial" w:cs="Times New Roman"/>
                <w:rPrChange w:id="54" w:author="Gao, Guan-Wei (高貫偉 ITC)" w:date="2012-07-18T19:05:00Z">
                  <w:rPr>
                    <w:rFonts w:ascii="Arial" w:eastAsia="SimSun" w:hAnsi="Arial" w:cs="Times New Roman"/>
                  </w:rPr>
                </w:rPrChange>
              </w:rPr>
            </w:pPr>
            <w:ins w:id="55" w:author="Gao, Guan-Wei (高貫偉 ITC)" w:date="2012-07-18T19:04:00Z">
              <w:r w:rsidRPr="000B5F3B">
                <w:rPr>
                  <w:rFonts w:ascii="Arial" w:eastAsia="SimSun" w:hAnsi="Arial" w:cs="Times New Roman" w:hint="eastAsia"/>
                </w:rPr>
                <w:t>只能刷入</w:t>
              </w:r>
              <w:r w:rsidRPr="000B5F3B">
                <w:rPr>
                  <w:rFonts w:ascii="Arial" w:eastAsia="SimSun" w:hAnsi="Arial" w:cs="Times New Roman"/>
                </w:rPr>
                <w:t>CustSN</w:t>
              </w:r>
            </w:ins>
          </w:p>
        </w:tc>
        <w:tc>
          <w:tcPr>
            <w:tcW w:w="748" w:type="pct"/>
            <w:tcPrChange w:id="56" w:author="ies12cn74" w:date="2012-12-06T14:10:00Z">
              <w:tcPr>
                <w:tcW w:w="763" w:type="pct"/>
                <w:gridSpan w:val="2"/>
              </w:tcPr>
            </w:tcPrChange>
          </w:tcPr>
          <w:p w:rsidR="00ED73CA" w:rsidRPr="000B5F3B" w:rsidRDefault="00F9212A" w:rsidP="00371BF0">
            <w:pPr>
              <w:jc w:val="left"/>
              <w:rPr>
                <w:rFonts w:ascii="Arial" w:eastAsia="SimSun" w:hAnsi="Arial" w:cs="Times New Roman"/>
                <w:rPrChange w:id="57" w:author="Gao, Guan-Wei (高貫偉 ITC)" w:date="2012-07-18T19:05:00Z">
                  <w:rPr>
                    <w:rFonts w:ascii="Arial" w:hAnsi="Arial" w:cs="Times New Roman"/>
                  </w:rPr>
                </w:rPrChange>
              </w:rPr>
            </w:pPr>
            <w:ins w:id="58" w:author="Gao, Guan-Wei (高貫偉 ITC)" w:date="2012-07-18T19:05:00Z">
              <w:r w:rsidRPr="000B5F3B">
                <w:rPr>
                  <w:rFonts w:ascii="Arial" w:eastAsia="SimSun" w:hAnsi="Arial" w:cs="Times New Roman" w:hint="eastAsia"/>
                </w:rPr>
                <w:t>2012-7-18</w:t>
              </w:r>
            </w:ins>
          </w:p>
        </w:tc>
        <w:tc>
          <w:tcPr>
            <w:tcW w:w="450" w:type="pct"/>
            <w:tcPrChange w:id="59" w:author="ies12cn74" w:date="2012-12-06T14:10:00Z">
              <w:tcPr>
                <w:tcW w:w="326" w:type="pct"/>
              </w:tcPr>
            </w:tcPrChange>
          </w:tcPr>
          <w:p w:rsidR="00F9212A" w:rsidRPr="000B5F3B" w:rsidRDefault="00F9212A" w:rsidP="00371BF0">
            <w:pPr>
              <w:jc w:val="left"/>
              <w:rPr>
                <w:rFonts w:ascii="Arial" w:eastAsia="SimSun" w:hAnsi="Arial" w:cs="Times New Roman"/>
                <w:rPrChange w:id="60" w:author="Gao, Guan-Wei (高貫偉 ITC)" w:date="2012-07-18T19:05:00Z">
                  <w:rPr>
                    <w:rFonts w:ascii="Arial" w:hAnsi="Arial" w:cs="Times New Roman"/>
                  </w:rPr>
                </w:rPrChange>
              </w:rPr>
            </w:pPr>
            <w:ins w:id="61" w:author="Gao, Guan-Wei (高貫偉 ITC)" w:date="2012-07-18T19:05:00Z">
              <w:r w:rsidRPr="000B5F3B">
                <w:rPr>
                  <w:rFonts w:ascii="Arial" w:eastAsia="SimSun" w:hAnsi="Arial" w:cs="Times New Roman" w:hint="eastAsia"/>
                </w:rPr>
                <w:t>0.03a</w:t>
              </w:r>
            </w:ins>
          </w:p>
        </w:tc>
      </w:tr>
      <w:tr w:rsidR="004E62F3" w:rsidRPr="000B5F3B" w:rsidTr="001570A5">
        <w:tblPrEx>
          <w:tblPrExChange w:id="62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63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64" w:author="ies12cn74" w:date="2012-12-06T14:10:00Z">
              <w:tcPr>
                <w:tcW w:w="658" w:type="pct"/>
                <w:gridSpan w:val="2"/>
              </w:tcPr>
            </w:tcPrChange>
          </w:tcPr>
          <w:p w:rsidR="0091205E" w:rsidRPr="000B5F3B" w:rsidRDefault="005F2E6B" w:rsidP="00371BF0">
            <w:pPr>
              <w:jc w:val="left"/>
              <w:rPr>
                <w:rFonts w:ascii="Arial" w:eastAsia="SimSun" w:hAnsi="Arial" w:cs="Times New Roman"/>
              </w:rPr>
            </w:pPr>
            <w:ins w:id="65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ALL</w:t>
              </w:r>
            </w:ins>
          </w:p>
        </w:tc>
        <w:tc>
          <w:tcPr>
            <w:tcW w:w="622" w:type="pct"/>
            <w:tcPrChange w:id="66" w:author="ies12cn74" w:date="2012-12-06T14:10:00Z">
              <w:tcPr>
                <w:tcW w:w="594" w:type="pct"/>
                <w:gridSpan w:val="2"/>
              </w:tcPr>
            </w:tcPrChange>
          </w:tcPr>
          <w:p w:rsidR="0091205E" w:rsidRPr="000B5F3B" w:rsidRDefault="005F2E6B" w:rsidP="00371BF0">
            <w:pPr>
              <w:jc w:val="left"/>
              <w:rPr>
                <w:rFonts w:ascii="Arial" w:eastAsia="SimSun" w:hAnsi="Arial" w:cs="Times New Roman"/>
              </w:rPr>
            </w:pPr>
            <w:ins w:id="67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ALL</w:t>
              </w:r>
            </w:ins>
          </w:p>
        </w:tc>
        <w:tc>
          <w:tcPr>
            <w:tcW w:w="658" w:type="pct"/>
            <w:tcPrChange w:id="68" w:author="ies12cn74" w:date="2012-12-06T14:10:00Z">
              <w:tcPr>
                <w:tcW w:w="541" w:type="pct"/>
                <w:gridSpan w:val="2"/>
              </w:tcPr>
            </w:tcPrChange>
          </w:tcPr>
          <w:p w:rsidR="0091205E" w:rsidRPr="000B5F3B" w:rsidRDefault="005F2E6B" w:rsidP="00371BF0">
            <w:pPr>
              <w:jc w:val="left"/>
              <w:rPr>
                <w:rFonts w:ascii="Arial" w:eastAsia="SimSun" w:hAnsi="Arial" w:cs="Times New Roman"/>
              </w:rPr>
            </w:pPr>
            <w:ins w:id="69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新需求</w:t>
              </w:r>
            </w:ins>
          </w:p>
        </w:tc>
        <w:tc>
          <w:tcPr>
            <w:tcW w:w="1833" w:type="pct"/>
            <w:tcPrChange w:id="70" w:author="ies12cn74" w:date="2012-12-06T14:10:00Z">
              <w:tcPr>
                <w:tcW w:w="1834" w:type="pct"/>
                <w:gridSpan w:val="2"/>
              </w:tcPr>
            </w:tcPrChange>
          </w:tcPr>
          <w:p w:rsidR="0091205E" w:rsidRPr="000B5F3B" w:rsidRDefault="005E0C62" w:rsidP="00466597">
            <w:pPr>
              <w:jc w:val="left"/>
              <w:rPr>
                <w:rFonts w:ascii="Arial" w:eastAsia="SimSun" w:hAnsi="Arial" w:cs="Times New Roman"/>
                <w:rPrChange w:id="71" w:author="Gao, Guan-Wei (高貫偉 ITC)" w:date="2012-07-31T15:06:00Z">
                  <w:rPr>
                    <w:rFonts w:ascii="Arial" w:hAnsi="Arial" w:cs="Times New Roman"/>
                  </w:rPr>
                </w:rPrChange>
              </w:rPr>
            </w:pPr>
            <w:ins w:id="72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增加</w:t>
              </w:r>
              <w:r w:rsidRPr="000B5F3B">
                <w:rPr>
                  <w:rFonts w:ascii="Arial" w:eastAsia="SimSun" w:hAnsi="Arial" w:cs="Times New Roman"/>
                </w:rPr>
                <w:t>LabelType</w:t>
              </w:r>
            </w:ins>
          </w:p>
        </w:tc>
        <w:tc>
          <w:tcPr>
            <w:tcW w:w="748" w:type="pct"/>
            <w:tcPrChange w:id="73" w:author="ies12cn74" w:date="2012-12-06T14:10:00Z">
              <w:tcPr>
                <w:tcW w:w="763" w:type="pct"/>
                <w:gridSpan w:val="2"/>
              </w:tcPr>
            </w:tcPrChange>
          </w:tcPr>
          <w:p w:rsidR="0091205E" w:rsidRPr="000B5F3B" w:rsidRDefault="005F2E6B" w:rsidP="00371BF0">
            <w:pPr>
              <w:jc w:val="left"/>
              <w:rPr>
                <w:rFonts w:ascii="Arial" w:eastAsia="SimSun" w:hAnsi="Arial" w:cs="Times New Roman"/>
                <w:rPrChange w:id="74" w:author="Gao, Guan-Wei (高貫偉 ITC)" w:date="2012-07-31T15:05:00Z">
                  <w:rPr>
                    <w:rFonts w:ascii="Arial" w:hAnsi="Arial" w:cs="Times New Roman"/>
                  </w:rPr>
                </w:rPrChange>
              </w:rPr>
            </w:pPr>
            <w:ins w:id="75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2012-7-31</w:t>
              </w:r>
            </w:ins>
          </w:p>
        </w:tc>
        <w:tc>
          <w:tcPr>
            <w:tcW w:w="450" w:type="pct"/>
            <w:tcPrChange w:id="76" w:author="ies12cn74" w:date="2012-12-06T14:10:00Z">
              <w:tcPr>
                <w:tcW w:w="326" w:type="pct"/>
              </w:tcPr>
            </w:tcPrChange>
          </w:tcPr>
          <w:p w:rsidR="0091205E" w:rsidRPr="000B5F3B" w:rsidRDefault="005F2E6B" w:rsidP="00371BF0">
            <w:pPr>
              <w:jc w:val="left"/>
              <w:rPr>
                <w:rFonts w:ascii="Arial" w:eastAsia="SimSun" w:hAnsi="Arial" w:cs="Times New Roman"/>
                <w:rPrChange w:id="77" w:author="Gao, Guan-Wei (高貫偉 ITC)" w:date="2012-07-31T15:05:00Z">
                  <w:rPr>
                    <w:rFonts w:ascii="Arial" w:hAnsi="Arial" w:cs="Times New Roman"/>
                  </w:rPr>
                </w:rPrChange>
              </w:rPr>
            </w:pPr>
            <w:ins w:id="78" w:author="Gao, Guan-Wei (高貫偉 ITC)" w:date="2012-07-31T15:05:00Z">
              <w:r w:rsidRPr="000B5F3B">
                <w:rPr>
                  <w:rFonts w:ascii="Arial" w:eastAsia="SimSun" w:hAnsi="Arial" w:cs="Times New Roman" w:hint="eastAsia"/>
                </w:rPr>
                <w:t>0.03a</w:t>
              </w:r>
            </w:ins>
          </w:p>
        </w:tc>
      </w:tr>
      <w:tr w:rsidR="004E62F3" w:rsidRPr="000B5F3B" w:rsidTr="001570A5">
        <w:tblPrEx>
          <w:tblPrExChange w:id="79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80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81" w:author="ies12cn74" w:date="2012-12-06T14:10:00Z">
              <w:tcPr>
                <w:tcW w:w="658" w:type="pct"/>
                <w:gridSpan w:val="2"/>
              </w:tcPr>
            </w:tcPrChange>
          </w:tcPr>
          <w:p w:rsidR="0051074A" w:rsidRPr="000B5F3B" w:rsidRDefault="008111AC" w:rsidP="00371BF0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1.1</w:t>
            </w:r>
          </w:p>
        </w:tc>
        <w:tc>
          <w:tcPr>
            <w:tcW w:w="622" w:type="pct"/>
            <w:tcPrChange w:id="82" w:author="ies12cn74" w:date="2012-12-06T14:10:00Z">
              <w:tcPr>
                <w:tcW w:w="594" w:type="pct"/>
                <w:gridSpan w:val="2"/>
              </w:tcPr>
            </w:tcPrChange>
          </w:tcPr>
          <w:p w:rsidR="0051074A" w:rsidRPr="000B5F3B" w:rsidRDefault="004E62F3" w:rsidP="00371BF0">
            <w:pPr>
              <w:jc w:val="left"/>
              <w:rPr>
                <w:rFonts w:ascii="Arial" w:eastAsia="SimSun" w:hAnsi="Arial" w:cs="Times New Roman"/>
              </w:rPr>
            </w:pPr>
            <w:ins w:id="83" w:author="ies12cn74" w:date="2012-12-06T14:12:00Z">
              <w:r w:rsidRPr="000B5F3B">
                <w:rPr>
                  <w:rFonts w:ascii="Arial" w:eastAsia="SimSun" w:hAnsi="Arial" w:cs="Arial" w:hint="eastAsia"/>
                </w:rPr>
                <w:t>业务规则</w:t>
              </w:r>
            </w:ins>
          </w:p>
        </w:tc>
        <w:tc>
          <w:tcPr>
            <w:tcW w:w="658" w:type="pct"/>
            <w:tcPrChange w:id="84" w:author="ies12cn74" w:date="2012-12-06T14:10:00Z">
              <w:tcPr>
                <w:tcW w:w="541" w:type="pct"/>
                <w:gridSpan w:val="2"/>
              </w:tcPr>
            </w:tcPrChange>
          </w:tcPr>
          <w:p w:rsidR="004E62F3" w:rsidRPr="000B5F3B" w:rsidRDefault="004E62F3" w:rsidP="004E62F3">
            <w:pPr>
              <w:ind w:left="105" w:hangingChars="50" w:hanging="105"/>
              <w:jc w:val="left"/>
              <w:rPr>
                <w:ins w:id="85" w:author="ies12cn74" w:date="2012-12-06T14:09:00Z"/>
                <w:rFonts w:ascii="Courier New" w:eastAsia="SimSun" w:hAnsi="Courier New" w:cs="Times New Roman"/>
                <w:szCs w:val="18"/>
              </w:rPr>
            </w:pPr>
            <w:ins w:id="86" w:author="ies12cn74" w:date="2012-12-06T14:09:00Z">
              <w:r w:rsidRPr="000B5F3B">
                <w:rPr>
                  <w:rFonts w:ascii="Arial" w:eastAsia="SimSun" w:hAnsi="Arial" w:cs="Times New Roman" w:hint="eastAsia"/>
                </w:rPr>
                <w:t>新需求</w:t>
              </w:r>
              <w:r w:rsidRPr="000B5F3B">
                <w:rPr>
                  <w:rFonts w:ascii="Arial" w:eastAsia="SimSun" w:hAnsi="Arial" w:cs="Times New Roman" w:hint="eastAsia"/>
                </w:rPr>
                <w:t>#</w:t>
              </w:r>
            </w:ins>
          </w:p>
          <w:p w:rsidR="004E62F3" w:rsidRPr="000B5F3B" w:rsidRDefault="004E62F3" w:rsidP="004E62F3">
            <w:pPr>
              <w:ind w:left="105" w:hangingChars="50" w:hanging="105"/>
              <w:jc w:val="left"/>
              <w:rPr>
                <w:ins w:id="87" w:author="ies12cn74" w:date="2012-12-06T14:07:00Z"/>
                <w:rFonts w:ascii="Courier New" w:hAnsi="Courier New" w:cs="Times New Roman"/>
                <w:szCs w:val="18"/>
              </w:rPr>
            </w:pPr>
            <w:ins w:id="88" w:author="ies12cn74" w:date="2012-12-06T14:07:00Z">
              <w:r w:rsidRPr="000B5F3B">
                <w:rPr>
                  <w:rFonts w:ascii="Courier New" w:hAnsi="Courier New" w:cs="Times New Roman" w:hint="eastAsia"/>
                  <w:szCs w:val="18"/>
                </w:rPr>
                <w:t>Mantis</w:t>
              </w:r>
            </w:ins>
          </w:p>
          <w:p w:rsidR="0051074A" w:rsidRPr="000B5F3B" w:rsidRDefault="004E62F3" w:rsidP="00371BF0">
            <w:pPr>
              <w:jc w:val="left"/>
              <w:rPr>
                <w:rFonts w:ascii="Arial" w:eastAsia="SimSun" w:hAnsi="Arial" w:cs="Times New Roman"/>
              </w:rPr>
            </w:pPr>
            <w:ins w:id="89" w:author="ies12cn74" w:date="2012-12-06T14:07:00Z">
              <w:r w:rsidRPr="000B5F3B">
                <w:rPr>
                  <w:rFonts w:ascii="Verdana" w:hAnsi="Verdana"/>
                  <w:color w:val="000000"/>
                  <w:sz w:val="20"/>
                  <w:szCs w:val="20"/>
                </w:rPr>
                <w:t>0001515</w:t>
              </w:r>
            </w:ins>
          </w:p>
        </w:tc>
        <w:tc>
          <w:tcPr>
            <w:tcW w:w="1833" w:type="pct"/>
            <w:tcPrChange w:id="90" w:author="ies12cn74" w:date="2012-12-06T14:10:00Z">
              <w:tcPr>
                <w:tcW w:w="1834" w:type="pct"/>
                <w:gridSpan w:val="2"/>
              </w:tcPr>
            </w:tcPrChange>
          </w:tcPr>
          <w:p w:rsidR="0051074A" w:rsidRPr="000B5F3B" w:rsidRDefault="002F658D" w:rsidP="00466597">
            <w:pPr>
              <w:jc w:val="left"/>
              <w:rPr>
                <w:rFonts w:ascii="Arial" w:eastAsia="SimSun" w:hAnsi="Arial" w:cs="Times New Roman"/>
              </w:rPr>
            </w:pPr>
            <w:ins w:id="91" w:author="ies12cn74" w:date="2012-12-06T14:13:00Z"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t>在生成</w:t>
              </w:r>
            </w:ins>
            <w:ins w:id="92" w:author="ies12cn74" w:date="2012-12-06T14:14:00Z">
              <w:r w:rsidRPr="000B5F3B">
                <w:rPr>
                  <w:rFonts w:ascii="Verdana" w:eastAsia="SimSun" w:hAnsi="Verdana"/>
                  <w:color w:val="000000"/>
                  <w:sz w:val="20"/>
                  <w:szCs w:val="20"/>
                </w:rPr>
                <w:t>customer</w:t>
              </w:r>
            </w:ins>
            <w:ins w:id="93" w:author="ies12cn74" w:date="2012-12-06T14:13:00Z">
              <w:r w:rsidRPr="000B5F3B">
                <w:rPr>
                  <w:rFonts w:ascii="Verdana" w:hAnsi="Verdana"/>
                  <w:color w:val="000000"/>
                  <w:sz w:val="20"/>
                  <w:szCs w:val="20"/>
                </w:rPr>
                <w:t>SN</w:t>
              </w:r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t>的时候把后三码是</w:t>
              </w:r>
              <w:r w:rsidRPr="000B5F3B">
                <w:rPr>
                  <w:rFonts w:ascii="Verdana" w:hAnsi="Verdana"/>
                  <w:color w:val="000000"/>
                  <w:sz w:val="20"/>
                  <w:szCs w:val="20"/>
                </w:rPr>
                <w:t>W</w:t>
              </w:r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t>和</w:t>
              </w:r>
              <w:r w:rsidRPr="000B5F3B">
                <w:rPr>
                  <w:rFonts w:ascii="Verdana" w:hAnsi="Verdana"/>
                  <w:color w:val="000000"/>
                  <w:sz w:val="20"/>
                  <w:szCs w:val="20"/>
                </w:rPr>
                <w:t>M</w:t>
              </w:r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t>组合的时候</w:t>
              </w:r>
            </w:ins>
            <w:ins w:id="94" w:author="ies12cn74" w:date="2012-12-06T14:14:00Z">
              <w:r w:rsidRPr="000B5F3B">
                <w:rPr>
                  <w:rFonts w:ascii="Verdana" w:eastAsia="SimSun" w:hAnsi="Verdana" w:hint="eastAsia"/>
                  <w:color w:val="000000"/>
                  <w:sz w:val="20"/>
                  <w:szCs w:val="20"/>
                </w:rPr>
                <w:t>要</w:t>
              </w:r>
            </w:ins>
            <w:ins w:id="95" w:author="ies12cn74" w:date="2012-12-06T14:13:00Z"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t>跳过</w:t>
              </w:r>
              <w:r w:rsidRPr="000B5F3B">
                <w:rPr>
                  <w:rFonts w:ascii="Verdana" w:hAnsi="Verdana" w:hint="eastAsia"/>
                  <w:color w:val="000000"/>
                  <w:sz w:val="20"/>
                  <w:szCs w:val="20"/>
                </w:rPr>
                <w:lastRenderedPageBreak/>
                <w:t>此</w:t>
              </w:r>
              <w:r w:rsidRPr="000B5F3B">
                <w:rPr>
                  <w:rFonts w:ascii="Verdana" w:hAnsi="Verdana"/>
                  <w:color w:val="000000"/>
                  <w:sz w:val="20"/>
                  <w:szCs w:val="20"/>
                </w:rPr>
                <w:t>SN</w:t>
              </w:r>
            </w:ins>
            <w:ins w:id="96" w:author="ies12cn74" w:date="2012-12-06T14:16:00Z">
              <w:r w:rsidRPr="000B5F3B">
                <w:rPr>
                  <w:rFonts w:ascii="Verdana" w:eastAsia="SimSun" w:hAnsi="Verdana" w:hint="eastAsia"/>
                  <w:color w:val="000000"/>
                  <w:sz w:val="20"/>
                  <w:szCs w:val="20"/>
                </w:rPr>
                <w:t>的</w:t>
              </w:r>
            </w:ins>
            <w:ins w:id="97" w:author="ies12cn74" w:date="2012-12-06T14:15:00Z">
              <w:r w:rsidRPr="000B5F3B">
                <w:rPr>
                  <w:rFonts w:ascii="Verdana" w:eastAsia="SimSun" w:hAnsi="Verdana" w:hint="eastAsia"/>
                  <w:color w:val="000000"/>
                  <w:sz w:val="20"/>
                  <w:szCs w:val="20"/>
                </w:rPr>
                <w:t>生成</w:t>
              </w:r>
            </w:ins>
          </w:p>
        </w:tc>
        <w:tc>
          <w:tcPr>
            <w:tcW w:w="748" w:type="pct"/>
            <w:tcPrChange w:id="98" w:author="ies12cn74" w:date="2012-12-06T14:10:00Z">
              <w:tcPr>
                <w:tcW w:w="763" w:type="pct"/>
                <w:gridSpan w:val="2"/>
              </w:tcPr>
            </w:tcPrChange>
          </w:tcPr>
          <w:p w:rsidR="0051074A" w:rsidRPr="000B5F3B" w:rsidRDefault="004E62F3" w:rsidP="00371BF0">
            <w:pPr>
              <w:jc w:val="left"/>
              <w:rPr>
                <w:rFonts w:ascii="Arial" w:eastAsia="SimSun" w:hAnsi="Arial" w:cs="Times New Roman"/>
              </w:rPr>
            </w:pPr>
            <w:ins w:id="99" w:author="ies12cn74" w:date="2012-12-06T14:10:00Z">
              <w:r w:rsidRPr="000B5F3B">
                <w:rPr>
                  <w:rFonts w:ascii="Courier New" w:eastAsia="SimSun" w:hAnsi="Courier New" w:cs="Times New Roman" w:hint="eastAsia"/>
                  <w:szCs w:val="18"/>
                </w:rPr>
                <w:lastRenderedPageBreak/>
                <w:t>2012-12-5</w:t>
              </w:r>
            </w:ins>
          </w:p>
        </w:tc>
        <w:tc>
          <w:tcPr>
            <w:tcW w:w="450" w:type="pct"/>
            <w:tcPrChange w:id="100" w:author="ies12cn74" w:date="2012-12-06T14:10:00Z">
              <w:tcPr>
                <w:tcW w:w="326" w:type="pct"/>
              </w:tcPr>
            </w:tcPrChange>
          </w:tcPr>
          <w:p w:rsidR="0051074A" w:rsidRPr="000B5F3B" w:rsidRDefault="004E62F3" w:rsidP="00371BF0">
            <w:pPr>
              <w:jc w:val="left"/>
              <w:rPr>
                <w:rFonts w:ascii="Arial" w:eastAsia="SimSun" w:hAnsi="Arial" w:cs="Times New Roman"/>
              </w:rPr>
            </w:pPr>
            <w:ins w:id="101" w:author="ies12cn74" w:date="2012-12-06T14:11:00Z">
              <w:r w:rsidRPr="000B5F3B">
                <w:rPr>
                  <w:rFonts w:ascii="Arial" w:eastAsia="SimSun" w:hAnsi="Arial" w:cs="Times New Roman" w:hint="eastAsia"/>
                </w:rPr>
                <w:t>0.04a</w:t>
              </w:r>
            </w:ins>
          </w:p>
        </w:tc>
      </w:tr>
      <w:tr w:rsidR="004E62F3" w:rsidRPr="000B5F3B" w:rsidTr="001570A5">
        <w:tblPrEx>
          <w:tblPrExChange w:id="102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03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104" w:author="ies12cn74" w:date="2012-12-06T14:10:00Z">
              <w:tcPr>
                <w:tcW w:w="658" w:type="pct"/>
                <w:gridSpan w:val="2"/>
              </w:tcPr>
            </w:tcPrChange>
          </w:tcPr>
          <w:p w:rsidR="00E94786" w:rsidRPr="000B5F3B" w:rsidRDefault="004406D6" w:rsidP="00780CEC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lastRenderedPageBreak/>
              <w:t>1.2</w:t>
            </w:r>
          </w:p>
        </w:tc>
        <w:tc>
          <w:tcPr>
            <w:tcW w:w="622" w:type="pct"/>
            <w:tcPrChange w:id="105" w:author="ies12cn74" w:date="2012-12-06T14:10:00Z">
              <w:tcPr>
                <w:tcW w:w="594" w:type="pct"/>
                <w:gridSpan w:val="2"/>
              </w:tcPr>
            </w:tcPrChange>
          </w:tcPr>
          <w:p w:rsidR="00E94786" w:rsidRPr="000B5F3B" w:rsidRDefault="00E94786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58" w:type="pct"/>
            <w:tcPrChange w:id="106" w:author="ies12cn74" w:date="2012-12-06T14:10:00Z">
              <w:tcPr>
                <w:tcW w:w="541" w:type="pct"/>
                <w:gridSpan w:val="2"/>
              </w:tcPr>
            </w:tcPrChange>
          </w:tcPr>
          <w:p w:rsidR="00E94786" w:rsidRPr="000B5F3B" w:rsidRDefault="004406D6" w:rsidP="00780CEC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需求变更</w:t>
            </w:r>
          </w:p>
          <w:p w:rsidR="004406D6" w:rsidRPr="000B5F3B" w:rsidRDefault="004406D6" w:rsidP="00780CEC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Mantis</w:t>
            </w:r>
          </w:p>
          <w:p w:rsidR="004406D6" w:rsidRPr="000B5F3B" w:rsidRDefault="004406D6" w:rsidP="00780CEC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0001742</w:t>
            </w:r>
          </w:p>
        </w:tc>
        <w:tc>
          <w:tcPr>
            <w:tcW w:w="1833" w:type="pct"/>
            <w:tcPrChange w:id="107" w:author="ies12cn74" w:date="2012-12-06T14:10:00Z">
              <w:tcPr>
                <w:tcW w:w="1834" w:type="pct"/>
                <w:gridSpan w:val="2"/>
              </w:tcPr>
            </w:tcPrChange>
          </w:tcPr>
          <w:p w:rsidR="00E94786" w:rsidRPr="000B5F3B" w:rsidRDefault="004406D6" w:rsidP="00E94786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如果机器产生过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SN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了，从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SN Print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站重流时不需要再产生新的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SN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，沿用原来的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SN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即可！</w:t>
            </w:r>
          </w:p>
        </w:tc>
        <w:tc>
          <w:tcPr>
            <w:tcW w:w="748" w:type="pct"/>
            <w:tcPrChange w:id="108" w:author="ies12cn74" w:date="2012-12-06T14:10:00Z">
              <w:tcPr>
                <w:tcW w:w="763" w:type="pct"/>
                <w:gridSpan w:val="2"/>
              </w:tcPr>
            </w:tcPrChange>
          </w:tcPr>
          <w:p w:rsidR="00E94786" w:rsidRPr="000B5F3B" w:rsidRDefault="004406D6" w:rsidP="006E163E">
            <w:pPr>
              <w:jc w:val="left"/>
              <w:rPr>
                <w:rFonts w:ascii="Arial" w:eastAsia="SimSun" w:hAnsi="Arial" w:cs="Times New Roman"/>
              </w:rPr>
            </w:pPr>
            <w:r w:rsidRPr="000B5F3B">
              <w:rPr>
                <w:rFonts w:ascii="Arial" w:eastAsia="SimSun" w:hAnsi="Arial" w:cs="Times New Roman" w:hint="eastAsia"/>
              </w:rPr>
              <w:t>2013-04-12</w:t>
            </w:r>
          </w:p>
        </w:tc>
        <w:tc>
          <w:tcPr>
            <w:tcW w:w="450" w:type="pct"/>
            <w:tcPrChange w:id="109" w:author="ies12cn74" w:date="2012-12-06T14:10:00Z">
              <w:tcPr>
                <w:tcW w:w="326" w:type="pct"/>
              </w:tcPr>
            </w:tcPrChange>
          </w:tcPr>
          <w:p w:rsidR="00E94786" w:rsidRPr="000B5F3B" w:rsidRDefault="00E94786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</w:tr>
      <w:tr w:rsidR="00B32385" w:rsidRPr="000B5F3B" w:rsidTr="001570A5">
        <w:tblPrEx>
          <w:tblPrExChange w:id="110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11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112" w:author="ies12cn74" w:date="2012-12-06T14:10:00Z">
              <w:tcPr>
                <w:tcW w:w="658" w:type="pct"/>
                <w:gridSpan w:val="2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  <w:lang w:eastAsia="zh-TW"/>
              </w:rPr>
            </w:pPr>
            <w:r w:rsidRPr="000B5F3B">
              <w:rPr>
                <w:rFonts w:ascii="Arial" w:hAnsi="Arial" w:cs="Arial"/>
              </w:rPr>
              <w:t>1.</w:t>
            </w:r>
            <w:r w:rsidRPr="000B5F3B">
              <w:rPr>
                <w:rFonts w:ascii="Arial" w:hAnsi="Arial" w:cs="Arial"/>
                <w:lang w:eastAsia="zh-TW"/>
              </w:rPr>
              <w:t>2</w:t>
            </w:r>
          </w:p>
        </w:tc>
        <w:tc>
          <w:tcPr>
            <w:tcW w:w="622" w:type="pct"/>
            <w:tcPrChange w:id="113" w:author="ies12cn74" w:date="2012-12-06T14:10:00Z">
              <w:tcPr>
                <w:tcW w:w="594" w:type="pct"/>
                <w:gridSpan w:val="2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</w:rPr>
            </w:pPr>
            <w:r w:rsidRPr="000B5F3B">
              <w:rPr>
                <w:rFonts w:ascii="Arial" w:hAnsi="Arial" w:cs="Arial"/>
              </w:rPr>
              <w:t>业务规则</w:t>
            </w:r>
          </w:p>
        </w:tc>
        <w:tc>
          <w:tcPr>
            <w:tcW w:w="658" w:type="pct"/>
            <w:tcPrChange w:id="114" w:author="ies12cn74" w:date="2012-12-06T14:10:00Z">
              <w:tcPr>
                <w:tcW w:w="541" w:type="pct"/>
                <w:gridSpan w:val="2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</w:rPr>
            </w:pPr>
            <w:r w:rsidRPr="000B5F3B">
              <w:rPr>
                <w:rFonts w:ascii="Arial" w:hAnsi="Arial" w:cs="Arial"/>
              </w:rPr>
              <w:t>ICC Maintis: 0000021</w:t>
            </w:r>
          </w:p>
        </w:tc>
        <w:tc>
          <w:tcPr>
            <w:tcW w:w="1833" w:type="pct"/>
            <w:tcPrChange w:id="115" w:author="ies12cn74" w:date="2012-12-06T14:10:00Z">
              <w:tcPr>
                <w:tcW w:w="1834" w:type="pct"/>
                <w:gridSpan w:val="2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</w:rPr>
            </w:pPr>
            <w:r w:rsidRPr="000B5F3B">
              <w:rPr>
                <w:rFonts w:ascii="Arial" w:hAnsi="Arial" w:cs="Arial"/>
              </w:rPr>
              <w:t>依據廠別產生不同</w:t>
            </w:r>
            <w:r w:rsidRPr="000B5F3B">
              <w:rPr>
                <w:rFonts w:ascii="Arial" w:hAnsi="Arial" w:cs="Arial"/>
              </w:rPr>
              <w:t>Customer SN</w:t>
            </w:r>
            <w:r w:rsidRPr="000B5F3B">
              <w:rPr>
                <w:rFonts w:ascii="Arial" w:hAnsi="Arial" w:cs="Arial"/>
              </w:rPr>
              <w:t>編碼</w:t>
            </w:r>
          </w:p>
        </w:tc>
        <w:tc>
          <w:tcPr>
            <w:tcW w:w="748" w:type="pct"/>
            <w:tcPrChange w:id="116" w:author="ies12cn74" w:date="2012-12-06T14:10:00Z">
              <w:tcPr>
                <w:tcW w:w="763" w:type="pct"/>
                <w:gridSpan w:val="2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</w:rPr>
            </w:pPr>
            <w:r w:rsidRPr="000B5F3B">
              <w:rPr>
                <w:rFonts w:ascii="Arial" w:hAnsi="Arial" w:cs="Arial"/>
              </w:rPr>
              <w:t>2013-04-29</w:t>
            </w:r>
          </w:p>
        </w:tc>
        <w:tc>
          <w:tcPr>
            <w:tcW w:w="450" w:type="pct"/>
            <w:tcPrChange w:id="117" w:author="ies12cn74" w:date="2012-12-06T14:10:00Z">
              <w:tcPr>
                <w:tcW w:w="326" w:type="pct"/>
              </w:tcPr>
            </w:tcPrChange>
          </w:tcPr>
          <w:p w:rsidR="00B32385" w:rsidRPr="000B5F3B" w:rsidRDefault="00B32385" w:rsidP="00D6270B">
            <w:pPr>
              <w:rPr>
                <w:rFonts w:ascii="Arial" w:hAnsi="Arial" w:cs="Arial"/>
              </w:rPr>
            </w:pPr>
            <w:r w:rsidRPr="000B5F3B">
              <w:rPr>
                <w:rFonts w:ascii="Arial" w:hAnsi="Arial" w:cs="Arial"/>
              </w:rPr>
              <w:t>0.04a</w:t>
            </w:r>
          </w:p>
        </w:tc>
      </w:tr>
      <w:tr w:rsidR="004E62F3" w:rsidRPr="000B5F3B" w:rsidTr="001570A5">
        <w:tblPrEx>
          <w:tblPrExChange w:id="118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19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120" w:author="ies12cn74" w:date="2012-12-06T14:10:00Z">
              <w:tcPr>
                <w:tcW w:w="658" w:type="pct"/>
                <w:gridSpan w:val="2"/>
              </w:tcPr>
            </w:tcPrChange>
          </w:tcPr>
          <w:p w:rsidR="003C3285" w:rsidRPr="000B5F3B" w:rsidRDefault="00596842" w:rsidP="00780CEC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1.1</w:t>
            </w:r>
          </w:p>
          <w:p w:rsidR="00596842" w:rsidRPr="000B5F3B" w:rsidRDefault="00596842" w:rsidP="00780CEC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1.2</w:t>
            </w:r>
          </w:p>
        </w:tc>
        <w:tc>
          <w:tcPr>
            <w:tcW w:w="622" w:type="pct"/>
            <w:tcPrChange w:id="121" w:author="ies12cn74" w:date="2012-12-06T14:10:00Z">
              <w:tcPr>
                <w:tcW w:w="594" w:type="pct"/>
                <w:gridSpan w:val="2"/>
              </w:tcPr>
            </w:tcPrChange>
          </w:tcPr>
          <w:p w:rsidR="003C3285" w:rsidRPr="000B5F3B" w:rsidRDefault="00596842" w:rsidP="00780CEC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过程描述</w:t>
            </w:r>
          </w:p>
          <w:p w:rsidR="00596842" w:rsidRPr="000B5F3B" w:rsidRDefault="00596842" w:rsidP="00780CEC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业务规则</w:t>
            </w:r>
          </w:p>
        </w:tc>
        <w:tc>
          <w:tcPr>
            <w:tcW w:w="658" w:type="pct"/>
            <w:tcPrChange w:id="122" w:author="ies12cn74" w:date="2012-12-06T14:10:00Z">
              <w:tcPr>
                <w:tcW w:w="541" w:type="pct"/>
                <w:gridSpan w:val="2"/>
              </w:tcPr>
            </w:tcPrChange>
          </w:tcPr>
          <w:p w:rsidR="003C3285" w:rsidRPr="000B5F3B" w:rsidRDefault="00596842" w:rsidP="00780CEC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Mantis0001801</w:t>
            </w:r>
          </w:p>
        </w:tc>
        <w:tc>
          <w:tcPr>
            <w:tcW w:w="1833" w:type="pct"/>
            <w:tcPrChange w:id="123" w:author="ies12cn74" w:date="2012-12-06T14:10:00Z">
              <w:tcPr>
                <w:tcW w:w="1834" w:type="pct"/>
                <w:gridSpan w:val="2"/>
              </w:tcPr>
            </w:tcPrChange>
          </w:tcPr>
          <w:p w:rsidR="003C3285" w:rsidRPr="000B5F3B" w:rsidRDefault="00596842" w:rsidP="006E163E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增加</w:t>
            </w:r>
            <w:r w:rsidRPr="000B5F3B">
              <w:rPr>
                <w:rFonts w:ascii="Arial" w:eastAsia="宋体" w:hAnsi="Arial" w:cs="Times New Roman" w:hint="eastAsia"/>
              </w:rPr>
              <w:t>DDR CT Check</w:t>
            </w:r>
          </w:p>
        </w:tc>
        <w:tc>
          <w:tcPr>
            <w:tcW w:w="748" w:type="pct"/>
            <w:tcPrChange w:id="124" w:author="ies12cn74" w:date="2012-12-06T14:10:00Z">
              <w:tcPr>
                <w:tcW w:w="763" w:type="pct"/>
                <w:gridSpan w:val="2"/>
              </w:tcPr>
            </w:tcPrChange>
          </w:tcPr>
          <w:p w:rsidR="003C3285" w:rsidRPr="000B5F3B" w:rsidRDefault="00596842" w:rsidP="006E163E">
            <w:pPr>
              <w:jc w:val="left"/>
              <w:rPr>
                <w:rFonts w:ascii="Arial" w:eastAsia="宋体" w:hAnsi="Arial" w:cs="Times New Roman"/>
              </w:rPr>
            </w:pPr>
            <w:r w:rsidRPr="000B5F3B">
              <w:rPr>
                <w:rFonts w:ascii="Arial" w:eastAsia="宋体" w:hAnsi="Arial" w:cs="Times New Roman" w:hint="eastAsia"/>
              </w:rPr>
              <w:t>2013-05-31</w:t>
            </w:r>
          </w:p>
        </w:tc>
        <w:tc>
          <w:tcPr>
            <w:tcW w:w="450" w:type="pct"/>
            <w:tcPrChange w:id="125" w:author="ies12cn74" w:date="2012-12-06T14:10:00Z">
              <w:tcPr>
                <w:tcW w:w="326" w:type="pct"/>
              </w:tcPr>
            </w:tcPrChange>
          </w:tcPr>
          <w:p w:rsidR="003C3285" w:rsidRPr="000B5F3B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</w:tr>
      <w:tr w:rsidR="004E62F3" w:rsidRPr="000B5F3B" w:rsidTr="001570A5">
        <w:tblPrEx>
          <w:tblPrExChange w:id="126" w:author="ies12cn74" w:date="2012-12-06T14:10:00Z">
            <w:tblPrEx>
              <w:tblW w:w="5463" w:type="pct"/>
            </w:tblPrEx>
          </w:tblPrExChange>
        </w:tblPrEx>
        <w:trPr>
          <w:jc w:val="center"/>
          <w:trPrChange w:id="127" w:author="ies12cn74" w:date="2012-12-06T14:10:00Z">
            <w:trPr>
              <w:gridAfter w:val="0"/>
              <w:wAfter w:w="283" w:type="pct"/>
              <w:jc w:val="center"/>
            </w:trPr>
          </w:trPrChange>
        </w:trPr>
        <w:tc>
          <w:tcPr>
            <w:tcW w:w="689" w:type="pct"/>
            <w:tcPrChange w:id="128" w:author="ies12cn74" w:date="2012-12-06T14:10:00Z">
              <w:tcPr>
                <w:tcW w:w="658" w:type="pct"/>
                <w:gridSpan w:val="2"/>
              </w:tcPr>
            </w:tcPrChange>
          </w:tcPr>
          <w:p w:rsidR="003C3285" w:rsidRPr="000B5F3B" w:rsidRDefault="000B5F3B" w:rsidP="00780CEC">
            <w:pPr>
              <w:jc w:val="left"/>
              <w:rPr>
                <w:rFonts w:ascii="Arial" w:eastAsia="宋体" w:hAnsi="Arial" w:cs="Times New Roman" w:hint="eastAsia"/>
                <w:highlight w:val="yellow"/>
              </w:rPr>
            </w:pPr>
            <w:r w:rsidRPr="000B5F3B">
              <w:rPr>
                <w:rFonts w:ascii="Arial" w:eastAsia="宋体" w:hAnsi="Arial" w:cs="Times New Roman" w:hint="eastAsia"/>
                <w:highlight w:val="yellow"/>
              </w:rPr>
              <w:t>1.2</w:t>
            </w:r>
          </w:p>
        </w:tc>
        <w:tc>
          <w:tcPr>
            <w:tcW w:w="622" w:type="pct"/>
            <w:tcPrChange w:id="129" w:author="ies12cn74" w:date="2012-12-06T14:10:00Z">
              <w:tcPr>
                <w:tcW w:w="594" w:type="pct"/>
                <w:gridSpan w:val="2"/>
              </w:tcPr>
            </w:tcPrChange>
          </w:tcPr>
          <w:p w:rsidR="003C3285" w:rsidRPr="000B5F3B" w:rsidRDefault="003C3285" w:rsidP="00780CEC">
            <w:pPr>
              <w:jc w:val="left"/>
              <w:rPr>
                <w:rFonts w:ascii="Arial" w:eastAsia="SimSun" w:hAnsi="Arial" w:cs="Times New Roman"/>
                <w:highlight w:val="yellow"/>
              </w:rPr>
            </w:pPr>
          </w:p>
        </w:tc>
        <w:tc>
          <w:tcPr>
            <w:tcW w:w="658" w:type="pct"/>
            <w:tcPrChange w:id="130" w:author="ies12cn74" w:date="2012-12-06T14:10:00Z">
              <w:tcPr>
                <w:tcW w:w="541" w:type="pct"/>
                <w:gridSpan w:val="2"/>
              </w:tcPr>
            </w:tcPrChange>
          </w:tcPr>
          <w:p w:rsidR="003C3285" w:rsidRPr="000B5F3B" w:rsidRDefault="000B5F3B" w:rsidP="00780CEC">
            <w:pPr>
              <w:jc w:val="left"/>
              <w:rPr>
                <w:rFonts w:ascii="Arial" w:eastAsia="宋体" w:hAnsi="Arial" w:cs="Times New Roman" w:hint="eastAsia"/>
                <w:highlight w:val="yellow"/>
              </w:rPr>
            </w:pPr>
            <w:r w:rsidRPr="000B5F3B">
              <w:rPr>
                <w:rFonts w:ascii="Arial" w:eastAsia="宋体" w:hAnsi="Arial" w:cs="Times New Roman" w:hint="eastAsia"/>
                <w:highlight w:val="yellow"/>
              </w:rPr>
              <w:t>Mantis</w:t>
            </w: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>002203</w:t>
            </w:r>
          </w:p>
        </w:tc>
        <w:tc>
          <w:tcPr>
            <w:tcW w:w="1833" w:type="pct"/>
            <w:tcPrChange w:id="131" w:author="ies12cn74" w:date="2012-12-06T14:10:00Z">
              <w:tcPr>
                <w:tcW w:w="1834" w:type="pct"/>
                <w:gridSpan w:val="2"/>
              </w:tcPr>
            </w:tcPrChange>
          </w:tcPr>
          <w:p w:rsidR="003C3285" w:rsidRPr="000B5F3B" w:rsidRDefault="000B5F3B" w:rsidP="006E163E">
            <w:pPr>
              <w:jc w:val="left"/>
              <w:rPr>
                <w:rFonts w:ascii="Arial" w:eastAsia="SimSun" w:hAnsi="Arial" w:cs="Times New Roman"/>
                <w:highlight w:val="yellow"/>
              </w:rPr>
            </w:pP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 xml:space="preserve">Jamestown FRU </w:t>
            </w: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>需求</w:t>
            </w: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>,SN</w:t>
            </w: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>流水序號第一碼改成</w:t>
            </w:r>
            <w:r w:rsidRPr="000B5F3B">
              <w:rPr>
                <w:rFonts w:ascii="Verdana" w:hAnsi="Verdana"/>
                <w:color w:val="000000"/>
                <w:sz w:val="20"/>
                <w:szCs w:val="20"/>
                <w:highlight w:val="yellow"/>
              </w:rPr>
              <w:t>Y</w:t>
            </w:r>
          </w:p>
        </w:tc>
        <w:tc>
          <w:tcPr>
            <w:tcW w:w="748" w:type="pct"/>
            <w:tcPrChange w:id="132" w:author="ies12cn74" w:date="2012-12-06T14:10:00Z">
              <w:tcPr>
                <w:tcW w:w="763" w:type="pct"/>
                <w:gridSpan w:val="2"/>
              </w:tcPr>
            </w:tcPrChange>
          </w:tcPr>
          <w:p w:rsidR="003C3285" w:rsidRPr="000B5F3B" w:rsidRDefault="000B5F3B" w:rsidP="006E163E">
            <w:pPr>
              <w:jc w:val="left"/>
              <w:rPr>
                <w:rFonts w:ascii="Arial" w:eastAsia="宋体" w:hAnsi="Arial" w:cs="Times New Roman" w:hint="eastAsia"/>
                <w:highlight w:val="yellow"/>
              </w:rPr>
            </w:pPr>
            <w:r w:rsidRPr="000B5F3B">
              <w:rPr>
                <w:rFonts w:ascii="Arial" w:eastAsia="宋体" w:hAnsi="Arial" w:cs="Times New Roman" w:hint="eastAsia"/>
                <w:highlight w:val="yellow"/>
              </w:rPr>
              <w:t>2013-12-11</w:t>
            </w:r>
          </w:p>
        </w:tc>
        <w:tc>
          <w:tcPr>
            <w:tcW w:w="450" w:type="pct"/>
            <w:tcPrChange w:id="133" w:author="ies12cn74" w:date="2012-12-06T14:10:00Z">
              <w:tcPr>
                <w:tcW w:w="326" w:type="pct"/>
              </w:tcPr>
            </w:tcPrChange>
          </w:tcPr>
          <w:p w:rsidR="003C3285" w:rsidRPr="000B5F3B" w:rsidRDefault="003C3285" w:rsidP="006E163E">
            <w:pPr>
              <w:jc w:val="left"/>
              <w:rPr>
                <w:rFonts w:ascii="Arial" w:eastAsia="SimSun" w:hAnsi="Arial" w:cs="Times New Roman"/>
                <w:highlight w:val="yellow"/>
              </w:rPr>
            </w:pPr>
          </w:p>
        </w:tc>
      </w:tr>
    </w:tbl>
    <w:p w:rsidR="00ED73CA" w:rsidRPr="000B5F3B" w:rsidRDefault="00ED73CA" w:rsidP="00371BF0">
      <w:pPr>
        <w:widowControl/>
        <w:jc w:val="left"/>
        <w:rPr>
          <w:rFonts w:cs="Times New Roman"/>
        </w:rPr>
      </w:pPr>
      <w:r w:rsidRPr="000B5F3B">
        <w:rPr>
          <w:rFonts w:cs="Times New Roman"/>
        </w:rPr>
        <w:br w:type="page"/>
      </w:r>
    </w:p>
    <w:p w:rsidR="00ED73CA" w:rsidRPr="000B5F3B" w:rsidRDefault="00ED73CA" w:rsidP="002A1F57">
      <w:pPr>
        <w:jc w:val="center"/>
        <w:rPr>
          <w:rFonts w:ascii="SimHei" w:eastAsia="SimHei" w:cs="Times New Roman"/>
          <w:b/>
          <w:bCs/>
          <w:sz w:val="30"/>
          <w:szCs w:val="30"/>
        </w:rPr>
      </w:pPr>
      <w:r w:rsidRPr="000B5F3B">
        <w:rPr>
          <w:rFonts w:ascii="SimHei" w:eastAsia="SimHei" w:cs="SimHei" w:hint="eastAsia"/>
          <w:b/>
          <w:bCs/>
          <w:sz w:val="30"/>
          <w:szCs w:val="30"/>
        </w:rPr>
        <w:lastRenderedPageBreak/>
        <w:t>目录</w:t>
      </w:r>
    </w:p>
    <w:bookmarkStart w:id="134" w:name="_GoBack"/>
    <w:bookmarkEnd w:id="134"/>
    <w:p w:rsidR="00DE3D67" w:rsidRPr="000B5F3B" w:rsidRDefault="005E0C62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r w:rsidRPr="000B5F3B">
        <w:fldChar w:fldCharType="begin"/>
      </w:r>
      <w:r w:rsidR="00ED73CA" w:rsidRPr="000B5F3B">
        <w:instrText xml:space="preserve"> TOC \o "1-4" \h \z \u </w:instrText>
      </w:r>
      <w:r w:rsidRPr="000B5F3B">
        <w:fldChar w:fldCharType="separate"/>
      </w:r>
      <w:hyperlink w:anchor="_Toc355014436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0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cs="SimHei" w:hint="eastAsia"/>
            <w:noProof/>
          </w:rPr>
          <w:t>前言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_Toc355014436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4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 w:rsidP="00DE3D67">
      <w:pPr>
        <w:pStyle w:val="21"/>
        <w:tabs>
          <w:tab w:val="left" w:pos="120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37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0.1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Introduction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_Toc355014437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4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 w:rsidP="00DE3D67">
      <w:pPr>
        <w:pStyle w:val="21"/>
        <w:tabs>
          <w:tab w:val="left" w:pos="120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38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0.2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References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_Toc355014438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4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39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1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cs="Times New Roman"/>
            <w:noProof/>
          </w:rPr>
          <w:t>Use Cases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_Toc355014439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4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 w:rsidP="00DE3D67">
      <w:pPr>
        <w:pStyle w:val="21"/>
        <w:tabs>
          <w:tab w:val="left" w:pos="120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40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1.1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UC-FA-GCS-01 Customer SN Print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_Toc355014440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4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 w:rsidP="00DE3D67">
      <w:pPr>
        <w:pStyle w:val="21"/>
        <w:tabs>
          <w:tab w:val="left" w:pos="120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41" w:history="1"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1.2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rFonts w:ascii="Times New Roman" w:eastAsia="SimHei" w:hAnsi="Times New Roman" w:cs="Times New Roman"/>
            <w:noProof/>
          </w:rPr>
          <w:t>UC-FA-GCS-03 Reprint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_Toc355014441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7</w:t>
        </w:r>
        <w:r w:rsidRPr="000B5F3B">
          <w:rPr>
            <w:noProof/>
            <w:webHidden/>
          </w:rPr>
          <w:fldChar w:fldCharType="end"/>
        </w:r>
      </w:hyperlink>
    </w:p>
    <w:p w:rsidR="00DE3D67" w:rsidRPr="000B5F3B" w:rsidRDefault="005E0C62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 w:val="24"/>
          <w:szCs w:val="22"/>
          <w:lang w:eastAsia="zh-TW"/>
        </w:rPr>
      </w:pPr>
      <w:hyperlink w:anchor="_Toc355014442" w:history="1">
        <w:r w:rsidR="00DE3D67" w:rsidRPr="000B5F3B">
          <w:rPr>
            <w:rStyle w:val="aa"/>
            <w:rFonts w:ascii="Times New Roman" w:eastAsia="SimSun" w:hAnsi="Times New Roman" w:cs="Times New Roman"/>
            <w:noProof/>
          </w:rPr>
          <w:t>2</w:t>
        </w:r>
        <w:r w:rsidR="00DE3D67" w:rsidRPr="000B5F3B">
          <w:rPr>
            <w:rFonts w:asciiTheme="minorHAnsi" w:hAnsiTheme="minorHAnsi" w:cstheme="minorBidi"/>
            <w:noProof/>
            <w:sz w:val="24"/>
            <w:szCs w:val="22"/>
            <w:lang w:eastAsia="zh-TW"/>
          </w:rPr>
          <w:tab/>
        </w:r>
        <w:r w:rsidR="00DE3D67" w:rsidRPr="000B5F3B">
          <w:rPr>
            <w:rStyle w:val="aa"/>
            <w:noProof/>
          </w:rPr>
          <w:t>Appendi</w:t>
        </w:r>
        <w:r w:rsidR="00DE3D67" w:rsidRPr="000B5F3B">
          <w:rPr>
            <w:rStyle w:val="aa"/>
            <w:rFonts w:eastAsia="SimSun"/>
            <w:noProof/>
          </w:rPr>
          <w:t>x</w:t>
        </w:r>
        <w:r w:rsidR="00DE3D67" w:rsidRPr="000B5F3B">
          <w:rPr>
            <w:noProof/>
            <w:webHidden/>
          </w:rPr>
          <w:tab/>
        </w:r>
        <w:r w:rsidRPr="000B5F3B">
          <w:rPr>
            <w:noProof/>
            <w:webHidden/>
          </w:rPr>
          <w:fldChar w:fldCharType="begin"/>
        </w:r>
        <w:r w:rsidR="00DE3D67" w:rsidRPr="000B5F3B">
          <w:rPr>
            <w:noProof/>
            <w:webHidden/>
          </w:rPr>
          <w:instrText xml:space="preserve"> PAGEREF _Toc355014442 \h </w:instrText>
        </w:r>
        <w:r w:rsidRPr="000B5F3B">
          <w:rPr>
            <w:noProof/>
            <w:webHidden/>
          </w:rPr>
        </w:r>
        <w:r w:rsidRPr="000B5F3B">
          <w:rPr>
            <w:noProof/>
            <w:webHidden/>
          </w:rPr>
          <w:fldChar w:fldCharType="separate"/>
        </w:r>
        <w:r w:rsidR="00DE3D67" w:rsidRPr="000B5F3B">
          <w:rPr>
            <w:noProof/>
            <w:webHidden/>
          </w:rPr>
          <w:t>9</w:t>
        </w:r>
        <w:r w:rsidRPr="000B5F3B">
          <w:rPr>
            <w:noProof/>
            <w:webHidden/>
          </w:rPr>
          <w:fldChar w:fldCharType="end"/>
        </w:r>
      </w:hyperlink>
    </w:p>
    <w:p w:rsidR="00ED73CA" w:rsidRPr="000B5F3B" w:rsidRDefault="005E0C62" w:rsidP="00371BF0">
      <w:pPr>
        <w:jc w:val="left"/>
        <w:rPr>
          <w:rFonts w:cs="Times New Roman"/>
        </w:rPr>
      </w:pPr>
      <w:r w:rsidRPr="000B5F3B">
        <w:fldChar w:fldCharType="end"/>
      </w:r>
    </w:p>
    <w:p w:rsidR="00ED73CA" w:rsidRPr="000B5F3B" w:rsidRDefault="00ED73CA" w:rsidP="00371BF0">
      <w:pPr>
        <w:widowControl/>
        <w:jc w:val="left"/>
        <w:rPr>
          <w:rFonts w:cs="Times New Roman"/>
        </w:rPr>
      </w:pPr>
      <w:r w:rsidRPr="000B5F3B">
        <w:rPr>
          <w:rFonts w:cs="Times New Roman"/>
        </w:rPr>
        <w:br w:type="page"/>
      </w:r>
    </w:p>
    <w:p w:rsidR="00ED73CA" w:rsidRPr="000B5F3B" w:rsidRDefault="00ED73CA" w:rsidP="00AC5EBB">
      <w:pPr>
        <w:pStyle w:val="1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30"/>
          <w:szCs w:val="30"/>
        </w:rPr>
      </w:pPr>
      <w:bookmarkStart w:id="135" w:name="_Toc355014436"/>
      <w:r w:rsidRPr="000B5F3B">
        <w:rPr>
          <w:rFonts w:ascii="Times New Roman" w:eastAsia="SimHei" w:cs="SimHei" w:hint="eastAsia"/>
          <w:sz w:val="30"/>
          <w:szCs w:val="30"/>
        </w:rPr>
        <w:lastRenderedPageBreak/>
        <w:t>前言</w:t>
      </w:r>
      <w:bookmarkEnd w:id="135"/>
    </w:p>
    <w:p w:rsidR="00ED73CA" w:rsidRPr="000B5F3B" w:rsidRDefault="00ED73CA" w:rsidP="00AC5EBB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136" w:name="_Toc355014437"/>
      <w:r w:rsidRPr="000B5F3B">
        <w:rPr>
          <w:rFonts w:ascii="Times New Roman" w:eastAsia="SimHei" w:hAnsi="Times New Roman" w:cs="Times New Roman"/>
          <w:sz w:val="28"/>
          <w:szCs w:val="28"/>
        </w:rPr>
        <w:t>Introduction</w:t>
      </w:r>
      <w:bookmarkEnd w:id="136"/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SimSun" w:hint="eastAsia"/>
        </w:rPr>
        <w:t>本文档用于定义</w:t>
      </w:r>
      <w:r w:rsidRPr="000B5F3B">
        <w:rPr>
          <w:rFonts w:ascii="Arial" w:eastAsia="SimSun" w:hAnsi="Arial" w:cs="Arial"/>
        </w:rPr>
        <w:t>[Customer SN</w:t>
      </w:r>
      <w:r w:rsidR="00700158" w:rsidRPr="000B5F3B">
        <w:rPr>
          <w:rFonts w:ascii="Arial" w:eastAsia="SimSun" w:hAnsi="Arial" w:cs="Arial" w:hint="eastAsia"/>
        </w:rPr>
        <w:t xml:space="preserve"> Print</w:t>
      </w:r>
      <w:r w:rsidRPr="000B5F3B">
        <w:rPr>
          <w:rFonts w:ascii="Arial" w:eastAsia="SimSun" w:hAnsi="Arial" w:cs="Arial"/>
        </w:rPr>
        <w:t xml:space="preserve">] </w:t>
      </w:r>
      <w:r w:rsidRPr="000B5F3B">
        <w:rPr>
          <w:rFonts w:ascii="Arial" w:eastAsia="SimSun" w:hAnsi="Arial" w:cs="SimSun" w:hint="eastAsia"/>
        </w:rPr>
        <w:t>部分的业务需求，作为规格设计与程序设计的依据；读者为</w:t>
      </w:r>
      <w:r w:rsidRPr="000B5F3B">
        <w:rPr>
          <w:rFonts w:ascii="Arial" w:eastAsia="SimSun" w:hAnsi="Arial" w:cs="Arial"/>
        </w:rPr>
        <w:t xml:space="preserve">iMES </w:t>
      </w:r>
      <w:r w:rsidRPr="000B5F3B">
        <w:rPr>
          <w:rFonts w:ascii="Arial" w:eastAsia="SimSun" w:hAnsi="Arial" w:cs="SimSun" w:hint="eastAsia"/>
        </w:rPr>
        <w:t>项目的用户，设计人员，开发人员和质检人员。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AC5EBB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137" w:name="_Toc355014438"/>
      <w:r w:rsidRPr="000B5F3B">
        <w:rPr>
          <w:rFonts w:ascii="Times New Roman" w:eastAsia="SimHei" w:hAnsi="Times New Roman" w:cs="Times New Roman"/>
          <w:sz w:val="28"/>
          <w:szCs w:val="28"/>
        </w:rPr>
        <w:t>References</w:t>
      </w:r>
      <w:bookmarkEnd w:id="137"/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B87D2D">
      <w:pPr>
        <w:pStyle w:val="1"/>
        <w:spacing w:before="0" w:after="0" w:line="240" w:lineRule="auto"/>
        <w:ind w:left="567" w:hanging="567"/>
        <w:rPr>
          <w:rFonts w:ascii="Times New Roman" w:eastAsia="SimHei" w:cs="Times New Roman"/>
          <w:sz w:val="30"/>
          <w:szCs w:val="30"/>
        </w:rPr>
      </w:pPr>
      <w:bookmarkStart w:id="138" w:name="_Toc355014439"/>
      <w:r w:rsidRPr="000B5F3B">
        <w:rPr>
          <w:rFonts w:ascii="Times New Roman" w:eastAsia="SimHei" w:cs="Times New Roman"/>
          <w:sz w:val="30"/>
          <w:szCs w:val="30"/>
        </w:rPr>
        <w:t>Use Cases</w:t>
      </w:r>
      <w:bookmarkEnd w:id="138"/>
    </w:p>
    <w:p w:rsidR="00ED73CA" w:rsidRPr="000B5F3B" w:rsidRDefault="00ED73CA" w:rsidP="00142494">
      <w:pPr>
        <w:ind w:firstLineChars="200" w:firstLine="420"/>
        <w:jc w:val="center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55625A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139" w:name="_Toc355014440"/>
      <w:r w:rsidRPr="000B5F3B">
        <w:rPr>
          <w:rFonts w:ascii="Times New Roman" w:eastAsia="SimHei" w:hAnsi="Times New Roman" w:cs="Times New Roman"/>
          <w:sz w:val="28"/>
          <w:szCs w:val="28"/>
        </w:rPr>
        <w:t>UC-FA-GCS-01 Customer SN</w:t>
      </w:r>
      <w:r w:rsidR="00700158" w:rsidRPr="000B5F3B">
        <w:rPr>
          <w:rFonts w:ascii="Times New Roman" w:eastAsia="SimHei" w:hAnsi="Times New Roman" w:cs="Times New Roman" w:hint="eastAsia"/>
          <w:sz w:val="28"/>
          <w:szCs w:val="28"/>
        </w:rPr>
        <w:t xml:space="preserve"> </w:t>
      </w:r>
      <w:r w:rsidR="00700158" w:rsidRPr="000B5F3B">
        <w:rPr>
          <w:rFonts w:ascii="Times New Roman" w:eastAsia="SimHei" w:hAnsi="Times New Roman" w:cs="Times New Roman"/>
          <w:sz w:val="28"/>
          <w:szCs w:val="28"/>
        </w:rPr>
        <w:t>Print</w:t>
      </w:r>
      <w:bookmarkEnd w:id="139"/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55625A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功能及目标</w:t>
      </w:r>
    </w:p>
    <w:p w:rsidR="00ED73CA" w:rsidRPr="000B5F3B" w:rsidRDefault="00ED73CA" w:rsidP="0055625A">
      <w:pPr>
        <w:ind w:left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SimSun" w:hint="eastAsia"/>
        </w:rPr>
        <w:t>根据机型和日期产生</w:t>
      </w:r>
      <w:r w:rsidRPr="000B5F3B">
        <w:rPr>
          <w:rFonts w:ascii="Arial" w:eastAsia="SimSun" w:hAnsi="Arial" w:cs="Arial"/>
        </w:rPr>
        <w:t>Service Tag</w:t>
      </w:r>
      <w:r w:rsidRPr="000B5F3B">
        <w:rPr>
          <w:rFonts w:ascii="Arial" w:eastAsia="SimSun" w:hAnsi="Arial" w:cs="SimSun" w:hint="eastAsia"/>
        </w:rPr>
        <w:t>（客户序号），并列印</w:t>
      </w:r>
      <w:r w:rsidRPr="000B5F3B">
        <w:rPr>
          <w:rFonts w:ascii="Arial" w:eastAsia="SimSun" w:hAnsi="Arial" w:cs="Arial"/>
        </w:rPr>
        <w:t>label</w:t>
      </w:r>
    </w:p>
    <w:p w:rsidR="00ED73CA" w:rsidRPr="000B5F3B" w:rsidRDefault="00ED73CA" w:rsidP="0055625A">
      <w:pPr>
        <w:ind w:left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SimSun" w:hint="eastAsia"/>
        </w:rPr>
        <w:t>目的：产生客户序号，并建立客户序号与</w:t>
      </w:r>
      <w:r w:rsidRPr="000B5F3B">
        <w:rPr>
          <w:rFonts w:ascii="Arial" w:eastAsia="SimSun" w:hAnsi="Arial" w:cs="Arial"/>
        </w:rPr>
        <w:t>ProdId</w:t>
      </w:r>
      <w:r w:rsidRPr="000B5F3B">
        <w:rPr>
          <w:rFonts w:ascii="Arial" w:eastAsia="SimSun" w:hAnsi="Arial" w:cs="SimSun" w:hint="eastAsia"/>
        </w:rPr>
        <w:t>的一一对应关系，完成厂内管控与客户管控的衔接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55625A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前置条件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Arial"/>
        </w:rPr>
        <w:t>1.</w:t>
      </w:r>
      <w:r w:rsidRPr="000B5F3B">
        <w:t xml:space="preserve"> </w:t>
      </w:r>
      <w:r w:rsidRPr="000B5F3B">
        <w:rPr>
          <w:rFonts w:ascii="Arial" w:eastAsia="SimSun" w:hAnsi="Arial" w:cs="SimSun" w:hint="eastAsia"/>
        </w:rPr>
        <w:t>已完成成制前段组装作业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55625A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后置条件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Arial"/>
        </w:rPr>
        <w:t>Unit</w:t>
      </w:r>
      <w:r w:rsidRPr="000B5F3B">
        <w:rPr>
          <w:rFonts w:ascii="Arial" w:eastAsia="SimSun" w:hAnsi="Arial" w:cs="SimSun" w:hint="eastAsia"/>
        </w:rPr>
        <w:t>开始前段测试作业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D00487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活动图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55625A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过程描述</w:t>
      </w:r>
    </w:p>
    <w:p w:rsidR="00ED73CA" w:rsidRPr="000B5F3B" w:rsidRDefault="00ED73CA" w:rsidP="00142494">
      <w:pPr>
        <w:ind w:firstLineChars="200" w:firstLine="360"/>
        <w:rPr>
          <w:rFonts w:cs="Times New Roman"/>
          <w:sz w:val="18"/>
          <w:szCs w:val="18"/>
        </w:rPr>
      </w:pPr>
      <w:r w:rsidRPr="000B5F3B">
        <w:rPr>
          <w:rFonts w:cs="PMingLiU" w:hint="eastAsia"/>
          <w:sz w:val="18"/>
          <w:szCs w:val="18"/>
        </w:rPr>
        <w:t>只有一个输入口</w:t>
      </w:r>
    </w:p>
    <w:tbl>
      <w:tblPr>
        <w:tblW w:w="49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35"/>
        <w:gridCol w:w="7"/>
        <w:gridCol w:w="6495"/>
        <w:gridCol w:w="25"/>
      </w:tblGrid>
      <w:tr w:rsidR="00ED73CA" w:rsidRPr="000B5F3B" w:rsidTr="00596842">
        <w:trPr>
          <w:trHeight w:val="194"/>
        </w:trPr>
        <w:tc>
          <w:tcPr>
            <w:tcW w:w="1147" w:type="pct"/>
            <w:gridSpan w:val="2"/>
            <w:shd w:val="clear" w:color="auto" w:fill="CCFFCC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PMingLiU" w:hint="eastAsia"/>
                <w:sz w:val="22"/>
                <w:szCs w:val="22"/>
              </w:rPr>
              <w:lastRenderedPageBreak/>
              <w:t>操作人员</w:t>
            </w:r>
          </w:p>
        </w:tc>
        <w:tc>
          <w:tcPr>
            <w:tcW w:w="3853" w:type="pct"/>
            <w:gridSpan w:val="2"/>
            <w:shd w:val="clear" w:color="auto" w:fill="CCFFCC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PMingLiU" w:hint="eastAsia"/>
                <w:sz w:val="22"/>
                <w:szCs w:val="22"/>
              </w:rPr>
              <w:t>系统</w:t>
            </w:r>
          </w:p>
        </w:tc>
      </w:tr>
      <w:tr w:rsidR="00ED73CA" w:rsidRPr="000B5F3B" w:rsidTr="00596842">
        <w:trPr>
          <w:trHeight w:val="194"/>
        </w:trPr>
        <w:tc>
          <w:tcPr>
            <w:tcW w:w="1147" w:type="pct"/>
            <w:gridSpan w:val="2"/>
          </w:tcPr>
          <w:p w:rsidR="00ED73CA" w:rsidRPr="000B5F3B" w:rsidRDefault="00ED73CA" w:rsidP="00FE2598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/>
                <w:sz w:val="22"/>
                <w:szCs w:val="22"/>
              </w:rPr>
              <w:t>1.select PdLine</w:t>
            </w:r>
          </w:p>
        </w:tc>
        <w:tc>
          <w:tcPr>
            <w:tcW w:w="3853" w:type="pct"/>
            <w:gridSpan w:val="2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D73CA" w:rsidRPr="000B5F3B" w:rsidTr="00596842">
        <w:trPr>
          <w:trHeight w:val="194"/>
        </w:trPr>
        <w:tc>
          <w:tcPr>
            <w:tcW w:w="1147" w:type="pct"/>
            <w:gridSpan w:val="2"/>
          </w:tcPr>
          <w:p w:rsidR="00ED73CA" w:rsidRPr="000B5F3B" w:rsidRDefault="003A6AEC" w:rsidP="00FE2598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2</w:t>
            </w:r>
            <w:r w:rsidR="00ED73CA" w:rsidRPr="000B5F3B">
              <w:rPr>
                <w:rFonts w:ascii="Arial" w:eastAsia="SimSun" w:hAnsi="Arial" w:cs="Arial"/>
                <w:sz w:val="22"/>
                <w:szCs w:val="22"/>
              </w:rPr>
              <w:t>.Input ProdID</w:t>
            </w:r>
          </w:p>
        </w:tc>
        <w:tc>
          <w:tcPr>
            <w:tcW w:w="3853" w:type="pct"/>
            <w:gridSpan w:val="2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D73CA" w:rsidRPr="000B5F3B" w:rsidTr="00596842">
        <w:trPr>
          <w:trHeight w:val="194"/>
        </w:trPr>
        <w:tc>
          <w:tcPr>
            <w:tcW w:w="1147" w:type="pct"/>
            <w:gridSpan w:val="2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ED73CA" w:rsidRPr="000B5F3B" w:rsidRDefault="003A6AEC" w:rsidP="00925497">
            <w:pPr>
              <w:rPr>
                <w:rFonts w:ascii="Arial" w:eastAsia="SimSun" w:hAnsi="Arial" w:cs="SimSun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3</w:t>
            </w:r>
            <w:r w:rsidR="00ED73CA"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="00ED73CA" w:rsidRPr="000B5F3B">
              <w:rPr>
                <w:rFonts w:ascii="Arial" w:eastAsia="SimSun" w:hAnsi="Arial" w:cs="SimSun" w:hint="eastAsia"/>
                <w:sz w:val="22"/>
                <w:szCs w:val="22"/>
              </w:rPr>
              <w:t>卡站</w:t>
            </w:r>
          </w:p>
          <w:p w:rsidR="006A0A14" w:rsidRPr="000B5F3B" w:rsidRDefault="005E0C62" w:rsidP="00925497">
            <w:pPr>
              <w:rPr>
                <w:ins w:id="140" w:author="Gao, Guan-Wei (高貫偉 ITC)" w:date="2012-04-18T09:43:00Z"/>
                <w:rFonts w:ascii="Arial" w:eastAsia="SimSun" w:hAnsi="Arial" w:cs="SimSun"/>
                <w:b/>
                <w:color w:val="FF0000"/>
                <w:sz w:val="22"/>
                <w:szCs w:val="22"/>
              </w:rPr>
            </w:pPr>
            <w:ins w:id="141" w:author="Gao, Guan-Wei (高貫偉 ITC)" w:date="2012-04-18T09:43:00Z">
              <w:r w:rsidRPr="000B5F3B">
                <w:rPr>
                  <w:rFonts w:ascii="Arial" w:eastAsia="SimSun" w:hAnsi="Arial" w:cs="SimSun"/>
                  <w:b/>
                  <w:color w:val="FF0000"/>
                  <w:sz w:val="22"/>
                  <w:szCs w:val="22"/>
                  <w:rPrChange w:id="142" w:author="Gao, Guan-Wei (高貫偉 ITC)" w:date="2012-04-18T09:43:00Z">
                    <w:rPr>
                      <w:rFonts w:ascii="Arial" w:eastAsia="SimSun" w:hAnsi="Arial" w:cs="SimSun"/>
                      <w:sz w:val="22"/>
                      <w:szCs w:val="22"/>
                    </w:rPr>
                  </w:rPrChange>
                </w:rPr>
                <w:t>PhaseII 2012-4-18</w:t>
              </w:r>
            </w:ins>
          </w:p>
          <w:p w:rsidR="00955669" w:rsidRPr="000B5F3B" w:rsidRDefault="00955669" w:rsidP="00925497">
            <w:pPr>
              <w:rPr>
                <w:ins w:id="143" w:author="Gao, Guan-Wei (高貫偉 ITC)" w:date="2012-04-18T09:44:00Z"/>
                <w:rFonts w:ascii="Arial" w:eastAsia="SimSun" w:hAnsi="Arial" w:cs="SimSun"/>
                <w:b/>
                <w:color w:val="FF0000"/>
                <w:sz w:val="22"/>
                <w:szCs w:val="22"/>
              </w:rPr>
            </w:pPr>
            <w:ins w:id="144" w:author="Gao, Guan-Wei (高貫偉 ITC)" w:date="2012-04-18T09:43:00Z"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若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Left(P</w:t>
              </w:r>
            </w:ins>
            <w:ins w:id="145" w:author="Gao, Guan-Wei (高貫偉 ITC)" w:date="2012-04-18T09:44:00Z"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roduct.Model,3)&lt;&gt;</w:t>
              </w:r>
              <w:r w:rsidRPr="000B5F3B">
                <w:rPr>
                  <w:rFonts w:ascii="Arial" w:eastAsia="SimSun" w:hAnsi="Arial" w:cs="SimSun"/>
                  <w:b/>
                  <w:color w:val="FF0000"/>
                  <w:sz w:val="22"/>
                  <w:szCs w:val="22"/>
                </w:rPr>
                <w:t>’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173</w:t>
              </w:r>
              <w:r w:rsidRPr="000B5F3B">
                <w:rPr>
                  <w:rFonts w:ascii="Arial" w:eastAsia="SimSun" w:hAnsi="Arial" w:cs="SimSun"/>
                  <w:b/>
                  <w:color w:val="FF0000"/>
                  <w:sz w:val="22"/>
                  <w:szCs w:val="22"/>
                </w:rPr>
                <w:t>’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 xml:space="preserve"> 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且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&lt;&gt;</w:t>
              </w:r>
              <w:r w:rsidRPr="000B5F3B">
                <w:rPr>
                  <w:rFonts w:ascii="Arial" w:eastAsia="SimSun" w:hAnsi="Arial" w:cs="SimSun"/>
                  <w:b/>
                  <w:color w:val="FF0000"/>
                  <w:sz w:val="22"/>
                  <w:szCs w:val="22"/>
                </w:rPr>
                <w:t>’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146</w:t>
              </w:r>
              <w:r w:rsidRPr="000B5F3B">
                <w:rPr>
                  <w:rFonts w:ascii="Arial" w:eastAsia="SimSun" w:hAnsi="Arial" w:cs="SimSun"/>
                  <w:b/>
                  <w:color w:val="FF0000"/>
                  <w:sz w:val="22"/>
                  <w:szCs w:val="22"/>
                </w:rPr>
                <w:t>’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，则进行如下检查</w:t>
              </w:r>
            </w:ins>
          </w:p>
          <w:p w:rsidR="00955669" w:rsidRPr="000B5F3B" w:rsidRDefault="00955669" w:rsidP="00925497">
            <w:pPr>
              <w:rPr>
                <w:rFonts w:ascii="Arial" w:eastAsia="SimSun" w:hAnsi="Arial" w:cs="SimSun"/>
                <w:b/>
                <w:color w:val="FF0000"/>
                <w:sz w:val="22"/>
                <w:szCs w:val="22"/>
                <w:rPrChange w:id="146" w:author="Gao, Guan-Wei (高貫偉 ITC)" w:date="2012-04-18T09:43:00Z">
                  <w:rPr>
                    <w:rFonts w:ascii="Arial" w:eastAsia="SimSun" w:hAnsi="Arial" w:cs="SimSun"/>
                    <w:sz w:val="22"/>
                    <w:szCs w:val="22"/>
                  </w:rPr>
                </w:rPrChange>
              </w:rPr>
            </w:pPr>
            <w:ins w:id="147" w:author="Gao, Guan-Wei (高貫偉 ITC)" w:date="2012-04-18T09:44:00Z"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--</w:t>
              </w:r>
              <w:r w:rsidRPr="000B5F3B">
                <w:rPr>
                  <w:rFonts w:ascii="Arial" w:eastAsia="SimSun" w:hAnsi="Arial" w:cs="SimSun" w:hint="eastAsia"/>
                  <w:b/>
                  <w:color w:val="FF0000"/>
                  <w:sz w:val="22"/>
                  <w:szCs w:val="22"/>
                </w:rPr>
                <w:t>改动结束</w:t>
              </w:r>
            </w:ins>
          </w:p>
          <w:p w:rsidR="007F5F54" w:rsidRPr="000B5F3B" w:rsidRDefault="00A0627B" w:rsidP="00B32385">
            <w:pPr>
              <w:rPr>
                <w:rFonts w:ascii="Arial" w:eastAsia="SimSun" w:hAnsi="Arial" w:cs="Arial"/>
                <w:color w:val="FF0000"/>
              </w:rPr>
            </w:pPr>
            <w:r w:rsidRPr="000B5F3B">
              <w:rPr>
                <w:rFonts w:ascii="Arial" w:eastAsia="SimSun" w:hAnsi="Arial" w:cs="SimSun" w:hint="eastAsia"/>
                <w:color w:val="FF0000"/>
                <w:sz w:val="18"/>
                <w:szCs w:val="22"/>
              </w:rPr>
              <w:t>1)</w:t>
            </w:r>
            <w:bookmarkStart w:id="148" w:name="_Toc310412639"/>
            <w:r w:rsidR="007F5F54" w:rsidRPr="000B5F3B">
              <w:rPr>
                <w:rFonts w:hint="eastAsia"/>
                <w:sz w:val="22"/>
              </w:rPr>
              <w:t xml:space="preserve"> </w:t>
            </w:r>
            <w:r w:rsidR="007F5F54" w:rsidRPr="000B5F3B">
              <w:rPr>
                <w:rFonts w:hint="eastAsia"/>
                <w:sz w:val="22"/>
              </w:rPr>
              <w:t>判断机器为是否要打印</w:t>
            </w:r>
            <w:r w:rsidR="007F5F54" w:rsidRPr="000B5F3B">
              <w:rPr>
                <w:rFonts w:hint="eastAsia"/>
                <w:sz w:val="22"/>
              </w:rPr>
              <w:t>Master Label</w:t>
            </w:r>
            <w:r w:rsidR="007F5F54" w:rsidRPr="000B5F3B">
              <w:rPr>
                <w:rFonts w:hint="eastAsia"/>
                <w:sz w:val="22"/>
              </w:rPr>
              <w:t>和是否要在</w:t>
            </w:r>
            <w:r w:rsidR="007F5F54" w:rsidRPr="000B5F3B">
              <w:rPr>
                <w:rFonts w:hint="eastAsia"/>
                <w:sz w:val="22"/>
              </w:rPr>
              <w:t>Master label</w:t>
            </w:r>
            <w:r w:rsidR="007F5F54" w:rsidRPr="000B5F3B">
              <w:rPr>
                <w:rFonts w:hint="eastAsia"/>
                <w:sz w:val="22"/>
              </w:rPr>
              <w:t>上</w:t>
            </w:r>
            <w:r w:rsidR="007F5F54" w:rsidRPr="000B5F3B">
              <w:rPr>
                <w:rFonts w:hint="eastAsia"/>
              </w:rPr>
              <w:t>打印</w:t>
            </w:r>
            <w:r w:rsidR="007F5F54" w:rsidRPr="000B5F3B">
              <w:rPr>
                <w:rFonts w:hint="eastAsia"/>
              </w:rPr>
              <w:t>Customer SN</w:t>
            </w:r>
            <w:bookmarkEnd w:id="148"/>
            <w:r w:rsidR="007F5F54" w:rsidRPr="000B5F3B">
              <w:rPr>
                <w:rFonts w:hint="eastAsia"/>
              </w:rPr>
              <w:t>《</w:t>
            </w:r>
            <w:r w:rsidR="007F5F54" w:rsidRPr="000B5F3B">
              <w:t>CI-MES12-SPEC-000-UC Common Rule.docx</w:t>
            </w:r>
            <w:r w:rsidR="007F5F54" w:rsidRPr="000B5F3B">
              <w:rPr>
                <w:rFonts w:hint="eastAsia"/>
              </w:rPr>
              <w:t>》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如果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 xml:space="preserve"> STAG=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S</w:t>
            </w:r>
            <w:r w:rsidR="005E37F3" w:rsidRPr="000B5F3B">
              <w:rPr>
                <w:rFonts w:ascii="Arial" w:eastAsia="SimSun" w:hAnsi="Arial" w:cs="Arial"/>
                <w:color w:val="FF0000"/>
              </w:rPr>
              <w:t xml:space="preserve"> 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则提示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错误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在“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此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Product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设置为在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Master Label Print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中打印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Customer SN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,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打印请求无效，请</w:t>
            </w:r>
            <w:r w:rsidR="008962A0" w:rsidRPr="000B5F3B">
              <w:rPr>
                <w:rFonts w:ascii="Arial" w:eastAsia="SimSun" w:hAnsi="Arial" w:cs="Arial" w:hint="eastAsia"/>
                <w:color w:val="FF0000"/>
              </w:rPr>
              <w:t>Check</w:t>
            </w:r>
            <w:r w:rsidR="005E37F3" w:rsidRPr="000B5F3B">
              <w:rPr>
                <w:rFonts w:ascii="Arial" w:eastAsia="SimSun" w:hAnsi="Arial" w:cs="Arial" w:hint="eastAsia"/>
                <w:color w:val="FF0000"/>
              </w:rPr>
              <w:t>”</w:t>
            </w:r>
          </w:p>
          <w:p w:rsidR="00D32C2C" w:rsidRPr="000B5F3B" w:rsidRDefault="00A0627B" w:rsidP="00925497">
            <w:pPr>
              <w:rPr>
                <w:rFonts w:ascii="Arial" w:eastAsia="SimSun" w:hAnsi="Arial" w:cs="Times New Roman"/>
                <w:color w:val="FF0000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color w:val="FF0000"/>
              </w:rPr>
              <w:t>2)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如果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 xml:space="preserve">STAG=T 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检查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 xml:space="preserve"> Master Label 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是否打印（查找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WC=59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的记录）则提示错误“</w:t>
            </w:r>
            <w:r w:rsidR="00D32C2C"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机器需要贴附</w:t>
            </w:r>
            <w:r w:rsidR="00D32C2C"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Master Label</w:t>
            </w:r>
            <w:r w:rsidR="00D32C2C"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，请先去打印</w:t>
            </w:r>
            <w:r w:rsidR="00D32C2C"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Master Label</w:t>
            </w:r>
            <w:r w:rsidR="00D32C2C" w:rsidRPr="000B5F3B">
              <w:rPr>
                <w:rFonts w:ascii="Arial" w:eastAsia="SimSun" w:hAnsi="Arial" w:cs="Arial" w:hint="eastAsia"/>
                <w:color w:val="FF0000"/>
              </w:rPr>
              <w:t>”</w:t>
            </w:r>
          </w:p>
          <w:p w:rsidR="00ED73CA" w:rsidRPr="000B5F3B" w:rsidRDefault="00ED73CA" w:rsidP="00642CC5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参见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[CI-MES</w:t>
            </w:r>
            <w:r w:rsidR="00604DD4" w:rsidRPr="000B5F3B">
              <w:rPr>
                <w:rFonts w:ascii="Arial" w:eastAsia="SimSun" w:hAnsi="Arial" w:cs="Arial" w:hint="eastAsia"/>
                <w:sz w:val="22"/>
                <w:szCs w:val="22"/>
              </w:rPr>
              <w:t>1</w:t>
            </w:r>
            <w:r w:rsidR="00642CC5" w:rsidRPr="000B5F3B">
              <w:rPr>
                <w:rFonts w:ascii="Arial" w:eastAsia="SimSun" w:hAnsi="Arial" w:cs="Arial" w:hint="eastAsia"/>
                <w:sz w:val="22"/>
                <w:szCs w:val="22"/>
              </w:rPr>
              <w:t>2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-SPEC-000-SFC.docx]</w:t>
            </w:r>
          </w:p>
        </w:tc>
      </w:tr>
      <w:tr w:rsidR="00596842" w:rsidRPr="000B5F3B" w:rsidTr="0059684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/>
        </w:tblPrEx>
        <w:trPr>
          <w:gridAfter w:val="1"/>
          <w:wAfter w:w="15" w:type="pct"/>
          <w:trHeight w:val="194"/>
        </w:trPr>
        <w:tc>
          <w:tcPr>
            <w:tcW w:w="11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96842" w:rsidRPr="000B5F3B" w:rsidRDefault="00596842">
            <w:pPr>
              <w:rPr>
                <w:rFonts w:ascii="Arial" w:eastAsia="宋体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4.Input DDR CT</w:t>
            </w:r>
          </w:p>
        </w:tc>
        <w:tc>
          <w:tcPr>
            <w:tcW w:w="384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96842" w:rsidRPr="000B5F3B" w:rsidRDefault="00596842">
            <w:pPr>
              <w:rPr>
                <w:rFonts w:ascii="Arial" w:eastAsia="宋体" w:hAnsi="Arial" w:cs="Arial"/>
                <w:sz w:val="22"/>
                <w:szCs w:val="22"/>
              </w:rPr>
            </w:pPr>
            <w:r w:rsidRPr="000B5F3B">
              <w:rPr>
                <w:rFonts w:ascii="宋体" w:hAnsi="宋体" w:hint="eastAsia"/>
                <w:sz w:val="22"/>
                <w:szCs w:val="22"/>
              </w:rPr>
              <w:t>根据</w:t>
            </w:r>
            <w:r w:rsidRPr="000B5F3B">
              <w:rPr>
                <w:rFonts w:ascii="Arial" w:hAnsi="Arial" w:cs="Arial"/>
                <w:sz w:val="22"/>
                <w:szCs w:val="22"/>
              </w:rPr>
              <w:t>ConstValue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表中</w:t>
            </w:r>
            <w:r w:rsidRPr="000B5F3B">
              <w:rPr>
                <w:rFonts w:ascii="Verdana" w:hAnsi="Verdana"/>
                <w:color w:val="000000"/>
                <w:sz w:val="20"/>
                <w:szCs w:val="20"/>
              </w:rPr>
              <w:t>Type=</w:t>
            </w:r>
            <w:r w:rsidR="000F2365" w:rsidRPr="000B5F3B">
              <w:rPr>
                <w:rFonts w:ascii="Verdana" w:hAnsi="Verdana"/>
                <w:color w:val="000000"/>
                <w:sz w:val="20"/>
                <w:szCs w:val="20"/>
              </w:rPr>
              <w:t>'NoCheckDDRCT'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信息进行判断是否需要</w:t>
            </w:r>
            <w:r w:rsidRPr="000B5F3B">
              <w:rPr>
                <w:rFonts w:ascii="Arial" w:hAnsi="Arial" w:cs="Arial"/>
                <w:sz w:val="22"/>
                <w:szCs w:val="22"/>
              </w:rPr>
              <w:t>DDR CT check</w:t>
            </w:r>
            <w:r w:rsidR="000F2365" w:rsidRPr="000B5F3B">
              <w:rPr>
                <w:rFonts w:ascii="Arial" w:eastAsia="宋体" w:hAnsi="Arial" w:cs="Arial" w:hint="eastAsia"/>
                <w:sz w:val="22"/>
                <w:szCs w:val="22"/>
              </w:rPr>
              <w:t>.</w:t>
            </w:r>
            <w:r w:rsidR="000F2365" w:rsidRPr="000B5F3B">
              <w:rPr>
                <w:rFonts w:ascii="Arial" w:eastAsia="宋体" w:hAnsi="Arial" w:cs="Arial" w:hint="eastAsia"/>
                <w:sz w:val="22"/>
                <w:szCs w:val="22"/>
              </w:rPr>
              <w:t>如果有</w:t>
            </w:r>
            <w:r w:rsidR="000F2365" w:rsidRPr="000B5F3B">
              <w:rPr>
                <w:rFonts w:ascii="Arial" w:eastAsia="宋体" w:hAnsi="Arial" w:cs="Arial" w:hint="eastAsia"/>
                <w:sz w:val="22"/>
                <w:szCs w:val="22"/>
              </w:rPr>
              <w:t>,</w:t>
            </w:r>
            <w:r w:rsidR="000F2365" w:rsidRPr="000B5F3B">
              <w:rPr>
                <w:rFonts w:ascii="Arial" w:eastAsia="宋体" w:hAnsi="Arial" w:cs="Arial" w:hint="eastAsia"/>
                <w:sz w:val="22"/>
                <w:szCs w:val="22"/>
              </w:rPr>
              <w:t>则不需要</w:t>
            </w:r>
            <w:r w:rsidR="000F2365" w:rsidRPr="000B5F3B">
              <w:rPr>
                <w:rFonts w:ascii="Arial" w:eastAsia="宋体" w:hAnsi="Arial" w:cs="Arial" w:hint="eastAsia"/>
                <w:sz w:val="22"/>
                <w:szCs w:val="22"/>
              </w:rPr>
              <w:t>check</w:t>
            </w: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031E51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5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根据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PrdId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得到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model </w:t>
            </w: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eastAsia="SimSun" w:hAnsi="Arial" w:cs="Times New Roman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7824D4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6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产生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Customer SN</w:t>
            </w:r>
          </w:p>
          <w:p w:rsidR="00596842" w:rsidRDefault="00596842" w:rsidP="00031E51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参见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[CI-MES1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2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-SPEC-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FA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-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Customer 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SN Specification.docx]</w:t>
            </w:r>
          </w:p>
          <w:p w:rsidR="00BF0DF5" w:rsidRDefault="00BF0DF5" w:rsidP="00031E51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</w:p>
          <w:p w:rsidR="00BF0DF5" w:rsidRDefault="00BF0DF5" w:rsidP="00BF0DF5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&lt;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新增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Jamestown</w:t>
            </w:r>
            <w: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  FRU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新需求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&gt;</w:t>
            </w:r>
          </w:p>
          <w:p w:rsidR="00BF0DF5" w:rsidRPr="00BF0DF5" w:rsidRDefault="00BF0DF5" w:rsidP="00BF0DF5">
            <w:pP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如果是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JameStown </w:t>
            </w:r>
            <w: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 FRU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的机型，即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LEFT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（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Model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，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2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）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=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‘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JF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’</w:t>
            </w:r>
          </w:p>
          <w:p w:rsidR="00BF0DF5" w:rsidRPr="00BF0DF5" w:rsidRDefault="00BF0DF5" w:rsidP="00BF0DF5">
            <w:pPr>
              <w:rPr>
                <w:rFonts w:ascii="Arial" w:eastAsia="宋体" w:hAnsi="Arial" w:cs="Arial"/>
                <w:sz w:val="22"/>
                <w:szCs w:val="22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的机型，产生的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CUSTSN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的流水码（即后四位）从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Y000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开始</w:t>
            </w:r>
          </w:p>
          <w:p w:rsidR="00BF0DF5" w:rsidRPr="00BF0DF5" w:rsidRDefault="00BF0DF5" w:rsidP="00031E51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eastAsia="SimSun" w:hAnsi="Arial" w:cs="Times New Roman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FE2598">
            <w:pPr>
              <w:rPr>
                <w:rFonts w:ascii="Arial" w:eastAsia="SimSun" w:hAnsi="Arial" w:cs="Times New Roman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7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保存结果</w:t>
            </w: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7C09EA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8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打印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Service Tag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 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详见打印模组</w:t>
            </w:r>
          </w:p>
          <w:p w:rsidR="00596842" w:rsidRPr="000B5F3B" w:rsidRDefault="00596842" w:rsidP="007C09EA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/>
                <w:sz w:val="22"/>
                <w:szCs w:val="22"/>
              </w:rPr>
              <w:object w:dxaOrig="2069" w:dyaOrig="1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5pt;height:63.75pt" o:ole="">
                  <v:imagedata r:id="rId8" o:title=""/>
                </v:shape>
                <o:OLEObject Type="Embed" ProgID="AcroExch.Document.7" ShapeID="_x0000_i1025" DrawAspect="Icon" ObjectID="_1448290042" r:id="rId9"/>
              </w:object>
            </w: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9</w:t>
            </w:r>
            <w:r w:rsidRPr="000B5F3B">
              <w:rPr>
                <w:rFonts w:ascii="Arial" w:hAnsi="Arial" w:cs="Arial" w:hint="eastAsia"/>
                <w:sz w:val="22"/>
                <w:szCs w:val="22"/>
              </w:rPr>
              <w:t xml:space="preserve"> Reprint</w:t>
            </w:r>
          </w:p>
        </w:tc>
        <w:tc>
          <w:tcPr>
            <w:tcW w:w="3853" w:type="pct"/>
            <w:gridSpan w:val="2"/>
          </w:tcPr>
          <w:p w:rsidR="00596842" w:rsidRPr="000B5F3B" w:rsidRDefault="00596842" w:rsidP="007C09EA">
            <w:pPr>
              <w:rPr>
                <w:rFonts w:ascii="Arial" w:eastAsia="SimSun" w:hAnsi="Arial" w:cs="Arial"/>
                <w:sz w:val="22"/>
                <w:szCs w:val="22"/>
              </w:rPr>
            </w:pP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053A31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10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弹出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InputBox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”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请输入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ProductID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”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 ,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检查是否有打印记录后，如果有则打印，没有则提示“此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Product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没有打印过，无需重印”</w:t>
            </w:r>
          </w:p>
        </w:tc>
      </w:tr>
      <w:tr w:rsidR="00596842" w:rsidRPr="000B5F3B" w:rsidTr="00596842">
        <w:trPr>
          <w:trHeight w:val="194"/>
        </w:trPr>
        <w:tc>
          <w:tcPr>
            <w:tcW w:w="1147" w:type="pct"/>
            <w:gridSpan w:val="2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  <w:gridSpan w:val="2"/>
          </w:tcPr>
          <w:p w:rsidR="00596842" w:rsidRPr="000B5F3B" w:rsidRDefault="00596842" w:rsidP="00053A31">
            <w:pPr>
              <w:rPr>
                <w:rFonts w:ascii="Arial" w:eastAsia="SimSun" w:hAnsi="Arial" w:cs="Arial"/>
                <w:sz w:val="22"/>
                <w:szCs w:val="22"/>
              </w:rPr>
            </w:pPr>
          </w:p>
        </w:tc>
      </w:tr>
    </w:tbl>
    <w:p w:rsidR="00ED73CA" w:rsidRPr="000B5F3B" w:rsidRDefault="00ED73CA" w:rsidP="0055625A">
      <w:pPr>
        <w:ind w:left="420"/>
        <w:jc w:val="left"/>
        <w:rPr>
          <w:rFonts w:cs="Times New Roman"/>
          <w:color w:val="FF0000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cs="Times New Roman"/>
        </w:rPr>
      </w:pPr>
    </w:p>
    <w:p w:rsidR="00ED73CA" w:rsidRPr="000B5F3B" w:rsidRDefault="00ED73CA" w:rsidP="0055625A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业务规则</w:t>
      </w:r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84"/>
        <w:gridCol w:w="6521"/>
      </w:tblGrid>
      <w:tr w:rsidR="00ED73CA" w:rsidRPr="000B5F3B">
        <w:trPr>
          <w:trHeight w:val="402"/>
        </w:trPr>
        <w:tc>
          <w:tcPr>
            <w:tcW w:w="1984" w:type="dxa"/>
            <w:shd w:val="clear" w:color="auto" w:fill="CCFFCC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Function</w:t>
            </w:r>
          </w:p>
        </w:tc>
        <w:tc>
          <w:tcPr>
            <w:tcW w:w="6521" w:type="dxa"/>
            <w:shd w:val="clear" w:color="auto" w:fill="CCFFCC"/>
          </w:tcPr>
          <w:p w:rsidR="00ED73CA" w:rsidRPr="000B5F3B" w:rsidRDefault="00ED73CA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Rule</w:t>
            </w: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642CC5" w:rsidP="00FE259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1.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select PdLine</w:t>
            </w:r>
          </w:p>
        </w:tc>
        <w:tc>
          <w:tcPr>
            <w:tcW w:w="6521" w:type="dxa"/>
          </w:tcPr>
          <w:p w:rsidR="00642CC5" w:rsidRPr="000B5F3B" w:rsidRDefault="00642CC5" w:rsidP="00642C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[Line]</w:t>
            </w:r>
          </w:p>
          <w:p w:rsidR="00547171" w:rsidRPr="000B5F3B" w:rsidRDefault="00642CC5" w:rsidP="00456DCB">
            <w:pPr>
              <w:rPr>
                <w:rFonts w:ascii="Courier New" w:hAnsi="Courier New" w:cs="Times New Roman"/>
                <w:noProof/>
                <w:kern w:val="0"/>
                <w:sz w:val="22"/>
                <w:szCs w:val="22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FROM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[IMES2012_GetData]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>[dbo]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[Line]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</w:rPr>
              <w:t>Where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[Stage]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</w:rPr>
              <w:t>=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</w:rPr>
              <w:t>'FA'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 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t xml:space="preserve">Order By 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t xml:space="preserve"> [Line]</w:t>
            </w:r>
          </w:p>
        </w:tc>
      </w:tr>
      <w:tr w:rsidR="00D32C2C" w:rsidRPr="000B5F3B">
        <w:trPr>
          <w:trHeight w:val="422"/>
        </w:trPr>
        <w:tc>
          <w:tcPr>
            <w:tcW w:w="1984" w:type="dxa"/>
          </w:tcPr>
          <w:p w:rsidR="00D32C2C" w:rsidRPr="000B5F3B" w:rsidRDefault="00AF676F" w:rsidP="00031E51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3.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卡站</w:t>
            </w:r>
          </w:p>
        </w:tc>
        <w:tc>
          <w:tcPr>
            <w:tcW w:w="6521" w:type="dxa"/>
          </w:tcPr>
          <w:p w:rsidR="00F147E7" w:rsidRPr="000B5F3B" w:rsidRDefault="00BD438A" w:rsidP="00AF676F">
            <w:pPr>
              <w:rPr>
                <w:rFonts w:ascii="Times New Roman" w:eastAsia="SimHei" w:hAnsi="Times New Roman"/>
                <w:b/>
                <w:sz w:val="20"/>
              </w:rPr>
            </w:pPr>
            <w:r w:rsidRPr="000B5F3B">
              <w:rPr>
                <w:rFonts w:ascii="Times New Roman" w:eastAsia="SimHei" w:hAnsi="Times New Roman" w:hint="eastAsia"/>
                <w:b/>
                <w:sz w:val="20"/>
              </w:rPr>
              <w:t xml:space="preserve"> </w:t>
            </w:r>
            <w:r w:rsidRPr="000B5F3B">
              <w:rPr>
                <w:rFonts w:ascii="Times New Roman" w:eastAsia="SimHei" w:hAnsi="Times New Roman" w:hint="eastAsia"/>
                <w:b/>
                <w:sz w:val="20"/>
              </w:rPr>
              <w:t>《</w:t>
            </w:r>
            <w:r w:rsidRPr="000B5F3B">
              <w:rPr>
                <w:rFonts w:ascii="Times New Roman" w:eastAsia="SimHei" w:hAnsi="Times New Roman"/>
                <w:sz w:val="20"/>
              </w:rPr>
              <w:t>CI-MES12-SPEC-000-UC Common Rule.docx</w:t>
            </w:r>
            <w:r w:rsidRPr="000B5F3B">
              <w:rPr>
                <w:rFonts w:ascii="Times New Roman" w:eastAsia="SimHei" w:hAnsi="Times New Roman" w:hint="eastAsia"/>
                <w:b/>
                <w:sz w:val="20"/>
              </w:rPr>
              <w:t>》</w:t>
            </w:r>
          </w:p>
          <w:p w:rsidR="00AF676F" w:rsidRPr="000B5F3B" w:rsidRDefault="00AF676F" w:rsidP="00AF676F">
            <w:pPr>
              <w:rPr>
                <w:rFonts w:ascii="Arial" w:eastAsia="SimSun" w:hAnsi="Arial" w:cs="Arial"/>
                <w:color w:val="FF0000"/>
              </w:rPr>
            </w:pPr>
          </w:p>
          <w:p w:rsidR="00D32C2C" w:rsidRPr="000B5F3B" w:rsidRDefault="00A0627B" w:rsidP="00AF676F">
            <w:pPr>
              <w:rPr>
                <w:rFonts w:ascii="Courier New" w:hAnsi="Courier New" w:cs="Times New Roman"/>
                <w:noProof/>
                <w:color w:val="FF0000"/>
                <w:kern w:val="0"/>
                <w:sz w:val="22"/>
                <w:szCs w:val="22"/>
              </w:rPr>
            </w:pPr>
            <w:r w:rsidRPr="000B5F3B">
              <w:rPr>
                <w:rFonts w:ascii="Courier New" w:hAnsi="Courier New" w:cs="Times New Roman" w:hint="eastAsia"/>
                <w:noProof/>
                <w:color w:val="FF0000"/>
                <w:kern w:val="0"/>
                <w:sz w:val="22"/>
                <w:szCs w:val="22"/>
              </w:rPr>
              <w:t>2)</w:t>
            </w:r>
            <w:r w:rsidR="00AF676F" w:rsidRPr="000B5F3B">
              <w:rPr>
                <w:rFonts w:ascii="Courier New" w:hAnsi="Courier New" w:cs="Times New Roman"/>
                <w:noProof/>
                <w:color w:val="FF0000"/>
                <w:kern w:val="0"/>
                <w:sz w:val="22"/>
                <w:szCs w:val="22"/>
              </w:rPr>
              <w:t>S</w:t>
            </w:r>
            <w:r w:rsidR="00AF676F" w:rsidRPr="000B5F3B">
              <w:rPr>
                <w:rFonts w:ascii="Courier New" w:hAnsi="Courier New" w:cs="Times New Roman" w:hint="eastAsia"/>
                <w:noProof/>
                <w:color w:val="FF0000"/>
                <w:kern w:val="0"/>
                <w:sz w:val="22"/>
                <w:szCs w:val="22"/>
              </w:rPr>
              <w:t>elect ProductID from ProductLog where ProductID</w:t>
            </w:r>
            <w:r w:rsidR="00AF676F" w:rsidRPr="000B5F3B">
              <w:rPr>
                <w:rFonts w:ascii="Arial" w:eastAsia="SimSun" w:hAnsi="Arial" w:cs="SimSun" w:hint="eastAsia"/>
                <w:color w:val="FF0000"/>
                <w:sz w:val="22"/>
                <w:szCs w:val="22"/>
              </w:rPr>
              <w:t>=</w:t>
            </w:r>
            <w:r w:rsidR="00AF676F" w:rsidRPr="000B5F3B">
              <w:rPr>
                <w:rFonts w:ascii="Arial" w:eastAsia="SimSun" w:hAnsi="Arial" w:cs="Arial"/>
                <w:color w:val="FF0000"/>
              </w:rPr>
              <w:t>ProdId</w:t>
            </w:r>
            <w:r w:rsidR="00AF676F" w:rsidRPr="000B5F3B">
              <w:rPr>
                <w:rFonts w:ascii="Arial" w:eastAsia="SimSun" w:hAnsi="Arial" w:cs="Arial" w:hint="eastAsia"/>
                <w:color w:val="FF0000"/>
              </w:rPr>
              <w:t>#</w:t>
            </w:r>
            <w:r w:rsidR="007123E0" w:rsidRPr="000B5F3B">
              <w:rPr>
                <w:rFonts w:ascii="Arial" w:eastAsia="SimSun" w:hAnsi="Arial" w:cs="Arial" w:hint="eastAsia"/>
                <w:color w:val="FF0000"/>
              </w:rPr>
              <w:t xml:space="preserve">  and Station=</w:t>
            </w:r>
            <w:r w:rsidR="007123E0" w:rsidRPr="000B5F3B">
              <w:rPr>
                <w:rFonts w:ascii="Arial" w:eastAsia="SimSun" w:hAnsi="Arial" w:cs="Arial"/>
                <w:color w:val="FF0000"/>
              </w:rPr>
              <w:t>’</w:t>
            </w:r>
            <w:r w:rsidR="007123E0" w:rsidRPr="000B5F3B">
              <w:rPr>
                <w:rFonts w:ascii="Arial" w:eastAsia="SimSun" w:hAnsi="Arial" w:cs="Arial" w:hint="eastAsia"/>
                <w:color w:val="FF0000"/>
              </w:rPr>
              <w:t>59</w:t>
            </w:r>
            <w:r w:rsidR="007123E0" w:rsidRPr="000B5F3B">
              <w:rPr>
                <w:rFonts w:ascii="Arial" w:eastAsia="SimSun" w:hAnsi="Arial" w:cs="Arial"/>
                <w:color w:val="FF0000"/>
              </w:rPr>
              <w:t>’</w:t>
            </w:r>
          </w:p>
        </w:tc>
      </w:tr>
      <w:tr w:rsidR="00596842" w:rsidRPr="000B5F3B" w:rsidTr="0059684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/>
        </w:tblPrEx>
        <w:trPr>
          <w:trHeight w:val="422"/>
        </w:trPr>
        <w:tc>
          <w:tcPr>
            <w:tcW w:w="1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96842" w:rsidRPr="000B5F3B" w:rsidRDefault="00596842">
            <w:pPr>
              <w:rPr>
                <w:rFonts w:ascii="Arial" w:eastAsia="宋体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4.Input DDR CT</w:t>
            </w:r>
          </w:p>
        </w:tc>
        <w:tc>
          <w:tcPr>
            <w:tcW w:w="65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96842" w:rsidRPr="000B5F3B" w:rsidRDefault="00596842">
            <w:pPr>
              <w:rPr>
                <w:rFonts w:ascii="Courier New" w:eastAsia="宋体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宋体" w:hAnsi="宋体" w:hint="eastAsia"/>
                <w:sz w:val="22"/>
                <w:szCs w:val="22"/>
              </w:rPr>
              <w:t>根据刷入的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ProductID,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在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Product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中找到对应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model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，</w:t>
            </w:r>
          </w:p>
          <w:p w:rsidR="00596842" w:rsidRPr="000B5F3B" w:rsidRDefault="00596842">
            <w:pPr>
              <w:rPr>
                <w:rFonts w:ascii="Courier New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宋体" w:hAnsi="宋体" w:hint="eastAsia"/>
                <w:sz w:val="22"/>
                <w:szCs w:val="22"/>
              </w:rPr>
              <w:t>然后在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Model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表中找到对应的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family</w:t>
            </w:r>
          </w:p>
          <w:p w:rsidR="00596842" w:rsidRPr="000B5F3B" w:rsidRDefault="00596842">
            <w:pPr>
              <w:rPr>
                <w:rFonts w:ascii="Courier New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Select family from Model where Model=’@family’</w:t>
            </w:r>
          </w:p>
          <w:p w:rsidR="00596842" w:rsidRPr="000B5F3B" w:rsidRDefault="00596842">
            <w:pPr>
              <w:rPr>
                <w:rFonts w:ascii="Courier New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1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、如果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ConstValue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表中的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Value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与刷入的机型的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Family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相符，则不进行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DDR CT check</w:t>
            </w:r>
          </w:p>
          <w:p w:rsidR="00596842" w:rsidRPr="000B5F3B" w:rsidRDefault="00596842">
            <w:pPr>
              <w:rPr>
                <w:rFonts w:ascii="Verdana" w:hAnsi="Verdana"/>
                <w:sz w:val="20"/>
                <w:szCs w:val="20"/>
                <w:lang w:val="es-ES"/>
              </w:rPr>
            </w:pPr>
            <w:r w:rsidRPr="000B5F3B">
              <w:rPr>
                <w:rFonts w:ascii="Verdana" w:hAnsi="Verdana"/>
                <w:sz w:val="20"/>
                <w:szCs w:val="20"/>
                <w:lang w:val="es-ES"/>
              </w:rPr>
              <w:t>select *from ConstValueType where Type='DDRCTCheck' AND Value=@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family</w:t>
            </w:r>
          </w:p>
          <w:p w:rsidR="00596842" w:rsidRPr="000B5F3B" w:rsidRDefault="00596842">
            <w:pPr>
              <w:rPr>
                <w:rFonts w:ascii="Courier New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Verdana" w:hAnsi="Verdana"/>
                <w:sz w:val="20"/>
                <w:szCs w:val="20"/>
                <w:lang w:val="es-ES"/>
              </w:rPr>
              <w:t>2</w:t>
            </w:r>
            <w:r w:rsidRPr="000B5F3B">
              <w:rPr>
                <w:rFonts w:ascii="宋体" w:hAnsi="宋体" w:hint="eastAsia"/>
                <w:sz w:val="20"/>
                <w:szCs w:val="20"/>
              </w:rPr>
              <w:t>、如果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ConstValue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表中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Value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与刷入的机型的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Family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不相符</w:t>
            </w:r>
            <w:r w:rsidRPr="000B5F3B">
              <w:rPr>
                <w:rFonts w:ascii="宋体" w:hAnsi="宋体" w:hint="eastAsia"/>
                <w:sz w:val="22"/>
                <w:szCs w:val="22"/>
                <w:lang w:val="es-ES"/>
              </w:rPr>
              <w:t>，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则需要刷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DDR CT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进行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check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刷入的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DDR CT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对应的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ProductID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与流程卡上的</w:t>
            </w:r>
            <w:r w:rsidRPr="000B5F3B">
              <w:rPr>
                <w:rFonts w:ascii="Courier New" w:hAnsi="Courier New" w:cs="Courier New"/>
                <w:sz w:val="22"/>
                <w:szCs w:val="22"/>
                <w:lang w:val="es-ES"/>
              </w:rPr>
              <w:t>ProductID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是否匹配</w:t>
            </w:r>
            <w:r w:rsidR="000F2365" w:rsidRPr="000B5F3B">
              <w:rPr>
                <w:rFonts w:ascii="宋体" w:eastAsia="宋体" w:hAnsi="宋体" w:hint="eastAsia"/>
                <w:sz w:val="22"/>
                <w:szCs w:val="22"/>
                <w:lang w:val="es-ES"/>
              </w:rPr>
              <w:t>,DDR多个时,只要一个即可,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如果不一致</w:t>
            </w:r>
            <w:r w:rsidRPr="000B5F3B">
              <w:rPr>
                <w:rFonts w:ascii="宋体" w:hAnsi="宋体" w:hint="eastAsia"/>
                <w:sz w:val="22"/>
                <w:szCs w:val="22"/>
                <w:lang w:val="es-ES"/>
              </w:rPr>
              <w:t>，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则报错</w:t>
            </w:r>
            <w:r w:rsidRPr="000B5F3B">
              <w:rPr>
                <w:rFonts w:ascii="宋体" w:hAnsi="宋体" w:hint="eastAsia"/>
                <w:sz w:val="22"/>
                <w:szCs w:val="22"/>
                <w:lang w:val="es-ES"/>
              </w:rPr>
              <w:t>“</w:t>
            </w:r>
            <w:r w:rsidRPr="000B5F3B">
              <w:rPr>
                <w:rFonts w:ascii="宋体" w:hAnsi="宋体" w:hint="eastAsia"/>
                <w:sz w:val="22"/>
                <w:szCs w:val="22"/>
              </w:rPr>
              <w:t>请核对流程卡</w:t>
            </w:r>
            <w:r w:rsidRPr="000B5F3B">
              <w:rPr>
                <w:rFonts w:ascii="宋体" w:hAnsi="宋体" w:hint="eastAsia"/>
                <w:sz w:val="22"/>
                <w:szCs w:val="22"/>
                <w:lang w:val="es-ES"/>
              </w:rPr>
              <w:t>”</w:t>
            </w:r>
          </w:p>
          <w:p w:rsidR="00596842" w:rsidRPr="000B5F3B" w:rsidRDefault="00596842">
            <w:pPr>
              <w:rPr>
                <w:rFonts w:ascii="Courier New" w:eastAsia="宋体" w:hAnsi="Courier New" w:cs="Courier New"/>
                <w:sz w:val="22"/>
                <w:szCs w:val="22"/>
                <w:lang w:val="es-ES"/>
              </w:rPr>
            </w:pPr>
            <w:r w:rsidRPr="000B5F3B">
              <w:rPr>
                <w:rFonts w:ascii="Verdana" w:hAnsi="Verdana"/>
                <w:sz w:val="20"/>
                <w:szCs w:val="20"/>
              </w:rPr>
              <w:t>select ProductID from Product_Part where CheckItemType ='DDR' and PartSn =@PartSn</w:t>
            </w: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031E51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5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根据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PrdId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得到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model </w:t>
            </w:r>
          </w:p>
        </w:tc>
        <w:tc>
          <w:tcPr>
            <w:tcW w:w="6521" w:type="dxa"/>
          </w:tcPr>
          <w:p w:rsidR="00596842" w:rsidRPr="000B5F3B" w:rsidRDefault="00596842" w:rsidP="00CF31EA">
            <w:pPr>
              <w:rPr>
                <w:rFonts w:ascii="Courier New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031E51">
            <w:pPr>
              <w:rPr>
                <w:ins w:id="149" w:author="Gao, Guan-Wei (高貫偉 ITC)" w:date="2012-04-18T09:45:00Z"/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5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.1 Check</w:t>
            </w:r>
            <w:ins w:id="150" w:author="Gao, Guan-Wei (高貫偉 ITC)" w:date="2012-04-18T09:45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 xml:space="preserve"> </w:t>
              </w:r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lastRenderedPageBreak/>
                <w:t xml:space="preserve">Product </w:t>
              </w:r>
            </w:ins>
          </w:p>
          <w:p w:rsidR="00596842" w:rsidRPr="000B5F3B" w:rsidRDefault="005E0C62" w:rsidP="00031E51">
            <w:pPr>
              <w:rPr>
                <w:rFonts w:ascii="Arial" w:eastAsia="SimSun" w:hAnsi="Arial" w:cs="Arial"/>
                <w:b/>
                <w:color w:val="FF0000"/>
                <w:sz w:val="22"/>
                <w:szCs w:val="22"/>
                <w:rPrChange w:id="151" w:author="Gao, Guan-Wei (高貫偉 ITC)" w:date="2012-04-18T09:46:00Z">
                  <w:rPr>
                    <w:rFonts w:ascii="Arial" w:eastAsia="SimSun" w:hAnsi="Arial" w:cs="Arial"/>
                    <w:sz w:val="22"/>
                    <w:szCs w:val="22"/>
                  </w:rPr>
                </w:rPrChange>
              </w:rPr>
            </w:pPr>
            <w:ins w:id="152" w:author="Gao, Guan-Wei (高貫偉 ITC)" w:date="2012-04-18T09:45:00Z">
              <w:r w:rsidRPr="000B5F3B">
                <w:rPr>
                  <w:rFonts w:ascii="Arial" w:eastAsia="SimSun" w:hAnsi="Arial" w:cs="Arial"/>
                  <w:b/>
                  <w:color w:val="FF0000"/>
                  <w:sz w:val="22"/>
                  <w:szCs w:val="22"/>
                  <w:rPrChange w:id="153" w:author="Gao, Guan-Wei (高貫偉 ITC)" w:date="2012-04-18T09:46:00Z">
                    <w:rPr>
                      <w:rFonts w:ascii="Arial" w:eastAsia="SimSun" w:hAnsi="Arial" w:cs="Arial"/>
                      <w:sz w:val="22"/>
                      <w:szCs w:val="22"/>
                    </w:rPr>
                  </w:rPrChange>
                </w:rPr>
                <w:t xml:space="preserve">PhaseII </w:t>
              </w:r>
            </w:ins>
            <w:ins w:id="154" w:author="Gao, Guan-Wei (高貫偉 ITC)" w:date="2012-04-18T09:46:00Z">
              <w:r w:rsidRPr="000B5F3B">
                <w:rPr>
                  <w:rFonts w:ascii="Arial" w:eastAsia="SimSun" w:hAnsi="Arial" w:cs="Arial"/>
                  <w:b/>
                  <w:color w:val="FF0000"/>
                  <w:sz w:val="22"/>
                  <w:szCs w:val="22"/>
                  <w:rPrChange w:id="155" w:author="Gao, Guan-Wei (高貫偉 ITC)" w:date="2012-04-18T09:46:00Z">
                    <w:rPr>
                      <w:rFonts w:ascii="Arial" w:eastAsia="SimSun" w:hAnsi="Arial" w:cs="Arial"/>
                      <w:sz w:val="22"/>
                      <w:szCs w:val="22"/>
                    </w:rPr>
                  </w:rPrChange>
                </w:rPr>
                <w:t>2012-4-18</w:t>
              </w:r>
            </w:ins>
          </w:p>
        </w:tc>
        <w:tc>
          <w:tcPr>
            <w:tcW w:w="6521" w:type="dxa"/>
          </w:tcPr>
          <w:p w:rsidR="00596842" w:rsidRPr="000B5F3B" w:rsidRDefault="00596842" w:rsidP="00CF31EA">
            <w:pPr>
              <w:rPr>
                <w:rFonts w:ascii="Courier New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lastRenderedPageBreak/>
              <w:t>S</w:t>
            </w:r>
            <w:r w:rsidRPr="000B5F3B">
              <w:rPr>
                <w:rFonts w:ascii="Courier New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 xml:space="preserve">elect Model from </w:t>
            </w:r>
            <w:r w:rsidRPr="000B5F3B">
              <w:rPr>
                <w:rFonts w:ascii="Arial" w:eastAsia="SimSun" w:hAnsi="Arial" w:cs="SimSun" w:hint="eastAsia"/>
                <w:color w:val="FF0000"/>
                <w:sz w:val="22"/>
                <w:szCs w:val="22"/>
              </w:rPr>
              <w:t>Product where ProdcutID=</w:t>
            </w:r>
            <w:r w:rsidRPr="000B5F3B">
              <w:rPr>
                <w:rFonts w:ascii="Arial" w:eastAsia="SimSun" w:hAnsi="Arial" w:cs="Arial"/>
                <w:color w:val="FF0000"/>
              </w:rPr>
              <w:t>ProdId</w:t>
            </w:r>
            <w:r w:rsidRPr="000B5F3B">
              <w:rPr>
                <w:rFonts w:ascii="Arial" w:eastAsia="SimSun" w:hAnsi="Arial" w:cs="Arial" w:hint="eastAsia"/>
                <w:color w:val="FF0000"/>
              </w:rPr>
              <w:t>#</w:t>
            </w: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FE2598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lastRenderedPageBreak/>
              <w:t>6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产生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Customer SN</w:t>
            </w:r>
          </w:p>
        </w:tc>
        <w:tc>
          <w:tcPr>
            <w:tcW w:w="6521" w:type="dxa"/>
          </w:tcPr>
          <w:p w:rsidR="005E0C62" w:rsidRPr="000B5F3B" w:rsidRDefault="00596842" w:rsidP="005E0C62">
            <w:pPr>
              <w:jc w:val="left"/>
              <w:rPr>
                <w:ins w:id="156" w:author="Gao, Guan-Wei (高貫偉 ITC)" w:date="2012-04-18T09:47:00Z"/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pPrChange w:id="157" w:author="Gao, Guan-Wei (高貫偉 ITC)" w:date="2012-05-09T11:27:00Z">
                <w:pPr/>
              </w:pPrChange>
            </w:pPr>
            <w:ins w:id="158" w:author="Gao, Guan-Wei (高貫偉 ITC)" w:date="2012-04-18T09:46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1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、若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Product</w:t>
              </w:r>
            </w:ins>
            <w:ins w:id="159" w:author="Gao, Guan-Wei (高貫偉 ITC)" w:date="2012-05-09T11:27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的当前状态为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Fail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（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ProductStatus.Status=0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）</w:t>
              </w:r>
            </w:ins>
            <w:ins w:id="160" w:author="Gao, Guan-Wei (高貫偉 ITC)" w:date="2012-04-18T09:46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，则报错：“请先修护后，再刷本站”</w:t>
              </w:r>
            </w:ins>
          </w:p>
          <w:p w:rsidR="00596842" w:rsidRPr="000B5F3B" w:rsidRDefault="00596842">
            <w:pPr>
              <w:rPr>
                <w:ins w:id="161" w:author="Gao, Guan-Wei (高貫偉 ITC)" w:date="2012-05-09T11:27:00Z"/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</w:p>
          <w:p w:rsidR="00596842" w:rsidRPr="000B5F3B" w:rsidRDefault="005E0C62">
            <w:pPr>
              <w:rPr>
                <w:rFonts w:ascii="Courier New" w:eastAsia="SimSun" w:hAnsi="Courier New" w:cs="Times New Roman"/>
                <w:strike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ins w:id="162" w:author="Gao, Guan-Wei (高貫偉 ITC)" w:date="2012-04-18T09:48:00Z"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  <w:rPrChange w:id="163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2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  <w:rPrChange w:id="164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、若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  <w:rPrChange w:id="165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Product</w:t>
              </w:r>
            </w:ins>
            <w:ins w:id="166" w:author="Gao, Guan-Wei (高貫偉 ITC)" w:date="2012-04-18T09:49:00Z"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  <w:rPrChange w:id="167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.CUSTSN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  <w:rPrChange w:id="168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不为空</w:t>
              </w:r>
            </w:ins>
            <w:ins w:id="169" w:author="Gao, Guan-Wei (高貫偉 ITC)" w:date="2012-04-18T09:50:00Z">
              <w:r w:rsidR="00596842"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且不为</w:t>
              </w:r>
            </w:ins>
            <w:ins w:id="170" w:author="Gao, Guan-Wei (高貫偉 ITC)" w:date="2012-04-18T09:49:00Z"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  <w:rPrChange w:id="171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Null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  <w:rPrChange w:id="172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，</w:t>
              </w:r>
              <w:r w:rsidRPr="000B5F3B">
                <w:rPr>
                  <w:rFonts w:ascii="Courier New" w:eastAsia="SimSun" w:hAnsi="Courier New" w:cs="Times New Roman" w:hint="eastAsia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3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则报错：</w:t>
              </w:r>
              <w:r w:rsidRPr="000B5F3B">
                <w:rPr>
                  <w:rFonts w:ascii="Courier New" w:eastAsia="SimSun" w:hAnsi="Courier New" w:cs="Times New Roman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4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“</w:t>
              </w:r>
              <w:r w:rsidRPr="000B5F3B">
                <w:rPr>
                  <w:rFonts w:ascii="Courier New" w:eastAsia="SimSun" w:hAnsi="Courier New" w:cs="Times New Roman" w:hint="eastAsia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5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已经产生过</w:t>
              </w:r>
              <w:r w:rsidRPr="000B5F3B">
                <w:rPr>
                  <w:rFonts w:ascii="Courier New" w:eastAsia="SimSun" w:hAnsi="Courier New" w:cs="Times New Roman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6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Customer SN</w:t>
              </w:r>
              <w:r w:rsidRPr="000B5F3B">
                <w:rPr>
                  <w:rFonts w:ascii="Courier New" w:eastAsia="SimSun" w:hAnsi="Courier New" w:cs="Times New Roman" w:hint="eastAsia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7" w:author="Gao, Guan-Wei (高貫偉 ITC)" w:date="2012-04-18T09:50:00Z">
                    <w:rPr>
                      <w:rFonts w:ascii="Courier New" w:eastAsia="SimSun" w:hAnsi="Courier New" w:cs="Courier New" w:hint="eastAsia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，不需要重新产生</w:t>
              </w:r>
              <w:r w:rsidRPr="000B5F3B">
                <w:rPr>
                  <w:rFonts w:ascii="Courier New" w:eastAsia="SimSun" w:hAnsi="Courier New" w:cs="Times New Roman"/>
                  <w:strike/>
                  <w:noProof/>
                  <w:color w:val="FF0000"/>
                  <w:kern w:val="0"/>
                  <w:sz w:val="22"/>
                  <w:szCs w:val="22"/>
                  <w:lang w:val="es-ES"/>
                  <w:rPrChange w:id="178" w:author="Gao, Guan-Wei (高貫偉 ITC)" w:date="2012-04-18T09:50:00Z">
                    <w:rPr>
                      <w:rFonts w:ascii="Courier New" w:eastAsia="SimSun" w:hAnsi="Courier New" w:cs="Courier New"/>
                      <w:noProof/>
                      <w:color w:val="FF0000"/>
                      <w:kern w:val="0"/>
                      <w:sz w:val="20"/>
                      <w:szCs w:val="20"/>
                    </w:rPr>
                  </w:rPrChange>
                </w:rPr>
                <w:t>”</w:t>
              </w:r>
            </w:ins>
          </w:p>
          <w:p w:rsidR="00596842" w:rsidRPr="000B5F3B" w:rsidRDefault="00596842">
            <w:pPr>
              <w:rPr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不重新产生</w:t>
            </w:r>
            <w:r w:rsidRPr="000B5F3B">
              <w:rPr>
                <w:rFonts w:ascii="Courier New" w:eastAsia="SimSun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CustSN</w:t>
            </w:r>
            <w:r w:rsidRPr="000B5F3B">
              <w:rPr>
                <w:rFonts w:ascii="Courier New" w:eastAsia="SimSun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，沿用原来的</w:t>
            </w:r>
            <w:r w:rsidRPr="000B5F3B">
              <w:rPr>
                <w:rFonts w:ascii="Courier New" w:eastAsia="SimSun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CuatSN</w:t>
            </w:r>
            <w:r w:rsidRPr="000B5F3B">
              <w:rPr>
                <w:rFonts w:ascii="Courier New" w:eastAsia="SimSun" w:hAnsi="Courier New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即可</w:t>
            </w:r>
          </w:p>
          <w:p w:rsidR="00596842" w:rsidRPr="000B5F3B" w:rsidRDefault="00596842">
            <w:pPr>
              <w:rPr>
                <w:ins w:id="179" w:author="Gao, Guan-Wei (高貫偉 ITC)" w:date="2012-04-18T09:51:00Z"/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</w:p>
          <w:p w:rsidR="005E0C62" w:rsidRPr="000B5F3B" w:rsidRDefault="00596842" w:rsidP="005E0C62">
            <w:pPr>
              <w:autoSpaceDE w:val="0"/>
              <w:autoSpaceDN w:val="0"/>
              <w:adjustRightInd w:val="0"/>
              <w:jc w:val="left"/>
              <w:rPr>
                <w:rFonts w:ascii="Courier New" w:eastAsia="SimSun" w:hAnsi="Courier New" w:cs="Courier New"/>
                <w:noProof/>
                <w:color w:val="FF0000"/>
                <w:kern w:val="0"/>
                <w:sz w:val="20"/>
                <w:szCs w:val="20"/>
                <w:lang w:val="es-ES"/>
                <w:rPrChange w:id="180" w:author="Gao, Guan-Wei (高貫偉 ITC)" w:date="2012-04-18T09:54:00Z">
                  <w:rPr>
                    <w:rFonts w:ascii="Courier New" w:hAnsi="Courier New" w:cs="Times New Roman"/>
                    <w:noProof/>
                    <w:color w:val="FF0000"/>
                    <w:kern w:val="0"/>
                    <w:sz w:val="22"/>
                    <w:szCs w:val="22"/>
                    <w:lang w:val="es-ES"/>
                  </w:rPr>
                </w:rPrChange>
              </w:rPr>
              <w:pPrChange w:id="181" w:author="Gao, Guan-Wei (高貫偉 ITC)" w:date="2012-04-18T09:53:00Z">
                <w:pPr/>
              </w:pPrChange>
            </w:pPr>
            <w:ins w:id="182" w:author="Gao, Guan-Wei (高貫偉 ITC)" w:date="2012-04-18T09:51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3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、若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left</w:t>
              </w:r>
            </w:ins>
            <w:ins w:id="183" w:author="Gao, Guan-Wei (高貫偉 ITC)" w:date="2012-04-18T09:52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(</w:t>
              </w:r>
            </w:ins>
            <w:ins w:id="184" w:author="Gao, Guan-Wei (高貫偉 ITC)" w:date="2012-04-18T09:51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Product.Model</w:t>
              </w:r>
            </w:ins>
            <w:ins w:id="185" w:author="Gao, Guan-Wei (高貫偉 ITC)" w:date="2012-04-18T09:52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,3)=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’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173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’</w:t>
              </w:r>
            </w:ins>
            <w:ins w:id="186" w:author="Gao, Guan-Wei (高貫偉 ITC)" w:date="2012-04-18T09:55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 xml:space="preserve"> or </w:t>
              </w:r>
            </w:ins>
            <w:ins w:id="187" w:author="Gao, Guan-Wei (高貫偉 ITC)" w:date="2012-04-18T09:56:00Z"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‘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146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’</w:t>
              </w:r>
            </w:ins>
            <w:ins w:id="188" w:author="Gao, Guan-Wei (高貫偉 ITC)" w:date="2012-04-18T09:52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，且</w:t>
              </w:r>
            </w:ins>
            <w:ins w:id="189" w:author="Gao, Guan-Wei (高貫偉 ITC)" w:date="2012-04-18T09:53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Upper(Model.Family)&lt;&gt;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’</w:t>
              </w:r>
              <w:r w:rsidR="005E0C62" w:rsidRPr="000B5F3B">
                <w:rPr>
                  <w:rFonts w:ascii="NSimSun" w:hAnsi="NSimSun" w:cs="NSimSun" w:hint="eastAsia"/>
                  <w:color w:val="800000"/>
                  <w:kern w:val="0"/>
                  <w:sz w:val="19"/>
                  <w:szCs w:val="19"/>
                  <w:lang w:val="es-ES" w:eastAsia="zh-TW"/>
                  <w:rPrChange w:id="190" w:author="Gao, Guan-Wei (高貫偉 ITC)" w:date="2012-04-18T09:54:00Z">
                    <w:rPr>
                      <w:rFonts w:ascii="NSimSun" w:hAnsi="NSimSun" w:cs="NSimSun" w:hint="eastAsia"/>
                      <w:color w:val="800000"/>
                      <w:kern w:val="0"/>
                      <w:sz w:val="19"/>
                      <w:szCs w:val="19"/>
                      <w:lang w:eastAsia="zh-TW"/>
                    </w:rPr>
                  </w:rPrChange>
                </w:rPr>
                <w:t>JOURNEY 1.0</w:t>
              </w:r>
              <w:r w:rsidRPr="000B5F3B">
                <w:rPr>
                  <w:rFonts w:ascii="Courier New" w:eastAsia="SimSun" w:hAnsi="Courier New" w:cs="Times New Roman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’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，则报错</w:t>
              </w:r>
            </w:ins>
            <w:ins w:id="191" w:author="Gao, Guan-Wei (高貫偉 ITC)" w:date="2012-04-18T09:54:00Z"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：“该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RCTO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机型，不需要产生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Customer SN</w:t>
              </w:r>
              <w:r w:rsidRPr="000B5F3B">
                <w:rPr>
                  <w:rFonts w:ascii="Courier New" w:eastAsia="SimSun" w:hAnsi="Courier New" w:cs="Times New Roman" w:hint="eastAsia"/>
                  <w:noProof/>
                  <w:color w:val="FF0000"/>
                  <w:kern w:val="0"/>
                  <w:sz w:val="22"/>
                  <w:szCs w:val="22"/>
                  <w:lang w:val="es-ES"/>
                </w:rPr>
                <w:t>”</w:t>
              </w:r>
            </w:ins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t>7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.</w:t>
            </w:r>
            <w:r w:rsidRPr="000B5F3B">
              <w:rPr>
                <w:rFonts w:ascii="Arial" w:eastAsia="SimSun" w:hAnsi="Arial" w:cs="SimSun" w:hint="eastAsia"/>
                <w:sz w:val="22"/>
                <w:szCs w:val="22"/>
              </w:rPr>
              <w:t>保存结果</w:t>
            </w:r>
          </w:p>
        </w:tc>
        <w:tc>
          <w:tcPr>
            <w:tcW w:w="6521" w:type="dxa"/>
          </w:tcPr>
          <w:p w:rsidR="00596842" w:rsidRPr="000B5F3B" w:rsidRDefault="00596842" w:rsidP="004260DA">
            <w:pPr>
              <w:rPr>
                <w:rFonts w:ascii="Arial" w:hAnsi="Arial" w:cs="Arial"/>
                <w:sz w:val="22"/>
                <w:szCs w:val="22"/>
                <w:lang w:eastAsia="zh-TW"/>
              </w:rPr>
            </w:pPr>
            <w:r w:rsidRPr="000B5F3B">
              <w:rPr>
                <w:rFonts w:ascii="Arial" w:hAnsi="Arial" w:cs="Arial" w:hint="eastAsia"/>
                <w:sz w:val="22"/>
                <w:szCs w:val="22"/>
                <w:lang w:eastAsia="zh-TW"/>
              </w:rPr>
              <w:t>獲取廠別</w:t>
            </w:r>
            <w:r w:rsidRPr="000B5F3B">
              <w:rPr>
                <w:rFonts w:ascii="Arial" w:hAnsi="Arial" w:cs="Arial" w:hint="eastAsia"/>
                <w:sz w:val="22"/>
                <w:szCs w:val="22"/>
                <w:lang w:eastAsia="zh-TW"/>
              </w:rPr>
              <w:t>@Plant</w:t>
            </w:r>
            <w:r w:rsidRPr="000B5F3B">
              <w:rPr>
                <w:rFonts w:ascii="Arial" w:hAnsi="Arial" w:cs="Arial" w:hint="eastAsia"/>
                <w:sz w:val="22"/>
                <w:szCs w:val="22"/>
                <w:lang w:eastAsia="zh-TW"/>
              </w:rPr>
              <w:t>，参见</w:t>
            </w:r>
            <w:r w:rsidRPr="000B5F3B">
              <w:rPr>
                <w:rFonts w:ascii="Arial" w:hAnsi="Arial" w:cs="Arial"/>
                <w:sz w:val="22"/>
                <w:szCs w:val="22"/>
                <w:lang w:eastAsia="zh-TW"/>
              </w:rPr>
              <w:t>[CI-MES12-SPEC-000-UC Common Rule.doc] 2.8</w:t>
            </w:r>
          </w:p>
          <w:p w:rsidR="00596842" w:rsidRPr="000B5F3B" w:rsidRDefault="00596842" w:rsidP="004260DA">
            <w:pPr>
              <w:rPr>
                <w:rFonts w:ascii="Arial" w:hAnsi="Arial" w:cs="Arial"/>
                <w:sz w:val="22"/>
                <w:szCs w:val="22"/>
                <w:lang w:eastAsia="zh-TW"/>
              </w:rPr>
            </w:pPr>
          </w:p>
          <w:p w:rsidR="00596842" w:rsidRPr="000B5F3B" w:rsidRDefault="00596842" w:rsidP="004260DA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参考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[CI-MES1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2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-SPEC-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FA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-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Customer 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SN Specification.docx]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，而且此处的代码可部分重用，旧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FIS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代码如下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@stryear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=right(</w:t>
            </w:r>
            <w:r w:rsidRPr="000B5F3B">
              <w:rPr>
                <w:rFonts w:ascii="Courier New" w:hAnsi="Courier New" w:cs="Courier New"/>
                <w:noProof/>
                <w:color w:val="FF00FF"/>
                <w:kern w:val="0"/>
                <w:sz w:val="20"/>
                <w:szCs w:val="20"/>
                <w:lang w:eastAsia="zh-TW"/>
              </w:rPr>
              <w:t>datepart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/>
                <w:noProof/>
                <w:color w:val="FF00FF"/>
                <w:kern w:val="0"/>
                <w:sz w:val="20"/>
                <w:szCs w:val="20"/>
                <w:lang w:eastAsia="zh-TW"/>
              </w:rPr>
              <w:t>year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@dt1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),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1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)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 @strweek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strike/>
                <w:noProof/>
                <w:color w:val="FF00FF"/>
                <w:kern w:val="0"/>
                <w:sz w:val="20"/>
                <w:szCs w:val="20"/>
                <w:lang w:eastAsia="zh-TW"/>
              </w:rPr>
              <w:t>datepart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ww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@dt1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)-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1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  <w:t xml:space="preserve">       </w:t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if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strike/>
                <w:noProof/>
                <w:color w:val="FF00FF"/>
                <w:kern w:val="0"/>
                <w:sz w:val="20"/>
                <w:szCs w:val="20"/>
                <w:lang w:eastAsia="zh-TW"/>
              </w:rPr>
              <w:t>len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@strweek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)=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1 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begin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 @strweek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strike/>
                <w:noProof/>
                <w:color w:val="FF0000"/>
                <w:kern w:val="0"/>
                <w:sz w:val="20"/>
                <w:szCs w:val="20"/>
                <w:lang w:eastAsia="zh-TW"/>
              </w:rPr>
              <w:t>'0'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@strweek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end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  <w:t xml:space="preserve">       </w:t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else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begin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 xml:space="preserve"> @strweek</w:t>
            </w:r>
            <w:r w:rsidRPr="000B5F3B">
              <w:rPr>
                <w:rFonts w:ascii="Courier New" w:hAnsi="Courier New" w:cs="Courier New"/>
                <w:strike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>@strweek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kern w:val="0"/>
                <w:sz w:val="20"/>
                <w:szCs w:val="20"/>
                <w:lang w:eastAsia="zh-TW"/>
              </w:rPr>
              <w:tab/>
            </w:r>
            <w:r w:rsidRPr="000B5F3B">
              <w:rPr>
                <w:rFonts w:ascii="Courier New" w:hAnsi="Courier New" w:cs="Courier New"/>
                <w:strike/>
                <w:noProof/>
                <w:color w:val="0000FF"/>
                <w:kern w:val="0"/>
                <w:sz w:val="20"/>
                <w:szCs w:val="20"/>
                <w:lang w:eastAsia="zh-TW"/>
              </w:rPr>
              <w:t>end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  <w:t xml:space="preserve">  </w:t>
            </w:r>
            <w:r w:rsidRPr="000B5F3B"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  <w:t>若</w:t>
            </w:r>
            <w:r w:rsidRPr="000B5F3B"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  <w:t>@Plant=’IPC’(</w:t>
            </w:r>
            <w:r w:rsidRPr="000B5F3B"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  <w:t>上海廠</w:t>
            </w:r>
            <w:r w:rsidRPr="000B5F3B"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  <w:t>)</w:t>
            </w:r>
            <w:r w:rsidRPr="000B5F3B">
              <w:rPr>
                <w:rFonts w:asciiTheme="minorHAnsi" w:hAnsiTheme="minorHAnsi" w:cstheme="minorHAnsi"/>
                <w:noProof/>
                <w:kern w:val="0"/>
                <w:sz w:val="20"/>
                <w:szCs w:val="20"/>
                <w:lang w:eastAsia="zh-TW"/>
              </w:rPr>
              <w:t>，</w:t>
            </w:r>
          </w:p>
          <w:p w:rsidR="00596842" w:rsidRPr="000B5F3B" w:rsidRDefault="00596842" w:rsidP="00963FBE">
            <w:pPr>
              <w:autoSpaceDE w:val="0"/>
              <w:autoSpaceDN w:val="0"/>
              <w:adjustRightInd w:val="0"/>
              <w:ind w:firstLineChars="500" w:firstLine="100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@nohead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'CN'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'U'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@stryear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@strweek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</w:p>
          <w:p w:rsidR="00596842" w:rsidRPr="000B5F3B" w:rsidRDefault="00596842" w:rsidP="00963F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lastRenderedPageBreak/>
              <w:t xml:space="preserve">      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若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@Plant=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’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ICC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’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重慶廠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)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  <w:lang w:eastAsia="zh-TW"/>
              </w:rPr>
              <w:t>，</w:t>
            </w:r>
          </w:p>
          <w:p w:rsidR="00596842" w:rsidRPr="000B5F3B" w:rsidRDefault="00596842" w:rsidP="00963FBE">
            <w:pPr>
              <w:autoSpaceDE w:val="0"/>
              <w:autoSpaceDN w:val="0"/>
              <w:adjustRightInd w:val="0"/>
              <w:ind w:firstLineChars="500" w:firstLine="100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@nohead=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5C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G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@stryear+@strweek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  <w:t xml:space="preserve">   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@maxno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color w:val="FF00FF"/>
                <w:kern w:val="0"/>
                <w:sz w:val="20"/>
                <w:szCs w:val="20"/>
                <w:lang w:eastAsia="zh-TW"/>
              </w:rPr>
              <w:t>max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EndNo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)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from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b/>
                <w:noProof/>
                <w:color w:val="FF0000"/>
                <w:kern w:val="0"/>
                <w:sz w:val="20"/>
                <w:szCs w:val="20"/>
                <w:lang w:eastAsia="zh-TW"/>
              </w:rPr>
              <w:t>SnoCtrl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（用新表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[NumControl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 xml:space="preserve"> NoType=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‘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CPQSNO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’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]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替换）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(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nolock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)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where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EndNo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like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@nohead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'%'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and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Tp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'CPQSNO'</w:t>
            </w:r>
          </w:p>
          <w:p w:rsidR="00596842" w:rsidRPr="000B5F3B" w:rsidRDefault="00596842" w:rsidP="004260D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  <w:t xml:space="preserve">   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if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@maxno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is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null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@maxno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@nohead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'0000'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  </w:t>
            </w:r>
            <w:r w:rsidRPr="000B5F3B">
              <w:rPr>
                <w:rFonts w:ascii="Courier New" w:hAnsi="Courier New" w:cs="Courier New"/>
                <w:noProof/>
                <w:color w:val="008000"/>
                <w:kern w:val="0"/>
                <w:sz w:val="20"/>
                <w:szCs w:val="20"/>
                <w:lang w:eastAsia="zh-TW"/>
              </w:rPr>
              <w:t>--IPC CPQSNO</w:t>
            </w:r>
          </w:p>
          <w:p w:rsidR="00596842" w:rsidRPr="000B5F3B" w:rsidRDefault="00596842" w:rsidP="004260DA">
            <w:pPr>
              <w:rPr>
                <w:ins w:id="192" w:author="ies12cn74" w:date="2012-12-06T14:17:00Z"/>
                <w:rFonts w:ascii="Courier New" w:eastAsia="SimSun" w:hAnsi="Courier New" w:cs="Courier New"/>
                <w:noProof/>
                <w:color w:val="0000FF"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ab/>
              <w:t xml:space="preserve">   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exec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GenNo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 xml:space="preserve"> 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@maxno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4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'NEWCPQ'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''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@maxno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output</w:t>
            </w:r>
          </w:p>
          <w:p w:rsidR="00596842" w:rsidRDefault="00596842" w:rsidP="004260DA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  <w:bookmarkStart w:id="193" w:name="OLE_LINK7"/>
            <w:bookmarkStart w:id="194" w:name="OLE_LINK8"/>
            <w:bookmarkStart w:id="195" w:name="OLE_LINK1"/>
            <w:ins w:id="196" w:author="ies12cn74" w:date="2012-12-06T14:17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如果</w:t>
              </w:r>
            </w:ins>
            <w:ins w:id="197" w:author="ies12cn74" w:date="2012-12-06T14:19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产生的</w:t>
              </w:r>
              <w:r w:rsidRPr="000B5F3B">
                <w:rPr>
                  <w:rFonts w:ascii="Arial" w:eastAsia="SimSun" w:hAnsi="Arial" w:cs="Arial"/>
                  <w:sz w:val="22"/>
                  <w:szCs w:val="22"/>
                </w:rPr>
                <w:t xml:space="preserve">SN </w:t>
              </w:r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后三码是</w:t>
              </w:r>
              <w:r w:rsidRPr="000B5F3B">
                <w:rPr>
                  <w:rFonts w:ascii="Arial" w:eastAsia="SimSun" w:hAnsi="Arial" w:cs="Arial"/>
                  <w:sz w:val="22"/>
                  <w:szCs w:val="22"/>
                </w:rPr>
                <w:t>W</w:t>
              </w:r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和</w:t>
              </w:r>
              <w:r w:rsidRPr="000B5F3B">
                <w:rPr>
                  <w:rFonts w:ascii="Arial" w:eastAsia="SimSun" w:hAnsi="Arial" w:cs="Arial"/>
                  <w:sz w:val="22"/>
                  <w:szCs w:val="22"/>
                </w:rPr>
                <w:t xml:space="preserve">M </w:t>
              </w:r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的</w:t>
              </w:r>
            </w:ins>
            <w:ins w:id="198" w:author="ies12cn74" w:date="2012-12-06T14:20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组合时，</w:t>
              </w:r>
            </w:ins>
            <w:ins w:id="199" w:author="ies12cn74" w:date="2012-12-06T14:21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程式</w:t>
              </w:r>
            </w:ins>
            <w:ins w:id="200" w:author="ies12cn74" w:date="2012-12-06T14:20:00Z">
              <w:r w:rsidRPr="000B5F3B">
                <w:rPr>
                  <w:rFonts w:ascii="Arial" w:eastAsia="SimSun" w:hAnsi="Arial" w:cs="Arial" w:hint="eastAsia"/>
                  <w:sz w:val="22"/>
                  <w:szCs w:val="22"/>
                </w:rPr>
                <w:t>要跳过此组合的生成</w:t>
              </w:r>
            </w:ins>
          </w:p>
          <w:p w:rsidR="00BF0DF5" w:rsidRDefault="00BF0DF5" w:rsidP="004260DA">
            <w:pPr>
              <w:rPr>
                <w:rFonts w:ascii="Arial" w:eastAsia="宋体" w:hAnsi="Arial" w:cs="Arial" w:hint="eastAsia"/>
                <w:sz w:val="22"/>
                <w:szCs w:val="22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&lt;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新增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Jamestown</w:t>
            </w:r>
            <w: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  FRU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新需求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&gt;</w:t>
            </w:r>
          </w:p>
          <w:p w:rsidR="00BF0DF5" w:rsidRPr="00BF0DF5" w:rsidRDefault="00BF0DF5" w:rsidP="004260DA">
            <w:pP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如果是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JameStown </w:t>
            </w:r>
            <w:r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 xml:space="preserve"> FRU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的机型，即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LEFT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（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Model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，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2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）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=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‘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JF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’</w:t>
            </w:r>
          </w:p>
          <w:p w:rsidR="00BF0DF5" w:rsidRPr="00BF0DF5" w:rsidRDefault="00BF0DF5" w:rsidP="004260DA">
            <w:pPr>
              <w:rPr>
                <w:rFonts w:ascii="Arial" w:eastAsia="宋体" w:hAnsi="Arial" w:cs="Arial"/>
                <w:sz w:val="22"/>
                <w:szCs w:val="22"/>
              </w:rPr>
            </w:pP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的机型，产生的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CUSTSN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的流水码（即后四位）从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Y000</w:t>
            </w:r>
            <w:r w:rsidRPr="00BF0DF5">
              <w:rPr>
                <w:rFonts w:ascii="Arial" w:eastAsia="宋体" w:hAnsi="Arial" w:cs="Arial" w:hint="eastAsia"/>
                <w:sz w:val="22"/>
                <w:szCs w:val="22"/>
                <w:highlight w:val="yellow"/>
              </w:rPr>
              <w:t>开始</w:t>
            </w:r>
          </w:p>
          <w:bookmarkEnd w:id="193"/>
          <w:bookmarkEnd w:id="194"/>
          <w:bookmarkEnd w:id="195"/>
          <w:p w:rsidR="00596842" w:rsidRPr="000B5F3B" w:rsidRDefault="00596842" w:rsidP="00AB6583">
            <w:pPr>
              <w:jc w:val="left"/>
              <w:rPr>
                <w:rFonts w:ascii="Courier New" w:hAnsi="Courier New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注：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@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strweek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采用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ISO week Code,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参考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《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CI-MES1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2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-SPEC-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FA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-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 xml:space="preserve">Customer 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SN Specification.docx</w:t>
            </w: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0"/>
                <w:szCs w:val="20"/>
                <w:lang w:eastAsia="zh-TW"/>
              </w:rPr>
              <w:t>》</w:t>
            </w: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0B5F3B">
              <w:rPr>
                <w:rFonts w:ascii="Arial" w:eastAsia="宋体" w:hAnsi="Arial" w:cs="Arial" w:hint="eastAsia"/>
                <w:sz w:val="22"/>
                <w:szCs w:val="22"/>
              </w:rPr>
              <w:lastRenderedPageBreak/>
              <w:t>10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弹出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InputBox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”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请输入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ProductID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>”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 xml:space="preserve"> ,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检查是否有打印记录后，如果有则打印，没有则提示“此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Product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没有打印过，无需重印”</w:t>
            </w:r>
          </w:p>
        </w:tc>
        <w:tc>
          <w:tcPr>
            <w:tcW w:w="6521" w:type="dxa"/>
          </w:tcPr>
          <w:p w:rsidR="00596842" w:rsidRPr="000B5F3B" w:rsidRDefault="00596842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0B5F3B"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</w:rPr>
              <w:t>SN</w:t>
            </w:r>
          </w:p>
          <w:p w:rsidR="00596842" w:rsidRPr="000B5F3B" w:rsidRDefault="00596842" w:rsidP="00135D19">
            <w:pPr>
              <w:pStyle w:val="ab"/>
              <w:numPr>
                <w:ilvl w:val="1"/>
                <w:numId w:val="20"/>
              </w:numPr>
              <w:ind w:firstLineChars="0"/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Product.</w:t>
            </w:r>
            <w:r w:rsidRPr="000B5F3B">
              <w:t xml:space="preserve"> </w:t>
            </w:r>
            <w:r w:rsidRPr="000B5F3B"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  <w:t>CUSTSN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=sn#</w:t>
            </w:r>
          </w:p>
          <w:p w:rsidR="00596842" w:rsidRPr="000B5F3B" w:rsidRDefault="00596842" w:rsidP="00135D19">
            <w:pPr>
              <w:pStyle w:val="ab"/>
              <w:numPr>
                <w:ilvl w:val="1"/>
                <w:numId w:val="20"/>
              </w:numPr>
              <w:ind w:firstLineChars="0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记录到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NumControl,Type=</w:t>
            </w:r>
            <w:r w:rsidRPr="000B5F3B"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  <w:t>’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CPQSNO</w:t>
            </w:r>
            <w:r w:rsidRPr="000B5F3B"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  <w:t>’</w:t>
            </w:r>
          </w:p>
          <w:p w:rsidR="00596842" w:rsidRPr="000B5F3B" w:rsidRDefault="00596842" w:rsidP="008536E7">
            <w:pPr>
              <w:pStyle w:val="ab"/>
              <w:numPr>
                <w:ilvl w:val="1"/>
                <w:numId w:val="20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UPDATE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[HPIMES]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[dbo]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[MO]</w:t>
            </w:r>
          </w:p>
          <w:p w:rsidR="00596842" w:rsidRPr="000B5F3B" w:rsidRDefault="00596842" w:rsidP="008536E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 xml:space="preserve"> 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SET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[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>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_Qty]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[</w:t>
            </w:r>
            <w:r w:rsidRPr="000B5F3B">
              <w:rPr>
                <w:rFonts w:ascii="Courier New" w:eastAsia="SimSun" w:hAnsi="Courier New" w:cs="Courier New" w:hint="eastAsia"/>
                <w:noProof/>
                <w:kern w:val="0"/>
                <w:sz w:val="20"/>
                <w:szCs w:val="20"/>
              </w:rPr>
              <w:t xml:space="preserve"> CustomerSN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_Qty]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1</w:t>
            </w:r>
          </w:p>
          <w:p w:rsidR="00596842" w:rsidRPr="000B5F3B" w:rsidRDefault="00596842" w:rsidP="008536E7">
            <w:pPr>
              <w:pStyle w:val="ab"/>
              <w:ind w:left="100" w:hangingChars="50" w:hanging="100"/>
              <w:rPr>
                <w:rFonts w:ascii="Courier New" w:eastAsia="SimSun" w:hAnsi="Courier New" w:cs="Courier New"/>
                <w:noProof/>
                <w:kern w:val="0"/>
                <w:sz w:val="20"/>
                <w:szCs w:val="20"/>
              </w:rPr>
            </w:pP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 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From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Product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MO b  </w:t>
            </w:r>
            <w:r w:rsidRPr="000B5F3B">
              <w:rPr>
                <w:rFonts w:ascii="Courier New" w:hAnsi="Courier New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WHERE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MO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b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MO 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and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ProductID</w:t>
            </w:r>
            <w:r w:rsidRPr="000B5F3B">
              <w:rPr>
                <w:rFonts w:ascii="Courier New" w:hAnsi="Courier New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0B5F3B">
              <w:rPr>
                <w:rFonts w:ascii="Courier New" w:hAnsi="Courier New" w:cs="Courier New"/>
                <w:noProof/>
                <w:kern w:val="0"/>
                <w:sz w:val="20"/>
                <w:szCs w:val="20"/>
                <w:lang w:eastAsia="zh-TW"/>
              </w:rPr>
              <w:t>ProductID#</w:t>
            </w:r>
          </w:p>
          <w:p w:rsidR="00596842" w:rsidRPr="000B5F3B" w:rsidRDefault="00596842" w:rsidP="00CC5095">
            <w:pPr>
              <w:pStyle w:val="ab"/>
              <w:ind w:left="100" w:hangingChars="50" w:hanging="100"/>
              <w:rPr>
                <w:rFonts w:ascii="Courier New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Courier New" w:hint="eastAsia"/>
                <w:noProof/>
                <w:color w:val="0000FF"/>
                <w:kern w:val="0"/>
                <w:sz w:val="20"/>
                <w:szCs w:val="20"/>
              </w:rPr>
              <w:t xml:space="preserve">   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 xml:space="preserve"> 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注：不要更新</w:t>
            </w:r>
            <w:r w:rsidRPr="000B5F3B">
              <w:rPr>
                <w:rFonts w:ascii="Courier New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[HPIMES].[dbo].[MO]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表的</w:t>
            </w:r>
            <w:r w:rsidRPr="000B5F3B">
              <w:rPr>
                <w:rFonts w:ascii="Courier New" w:eastAsia="SimSun" w:hAnsi="Courier New" w:cs="Courier New" w:hint="eastAsia"/>
                <w:noProof/>
                <w:color w:val="FF0000"/>
                <w:kern w:val="0"/>
                <w:sz w:val="20"/>
                <w:szCs w:val="20"/>
              </w:rPr>
              <w:t>Udt</w:t>
            </w:r>
          </w:p>
          <w:p w:rsidR="00596842" w:rsidRPr="000B5F3B" w:rsidRDefault="00596842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Courier New" w:eastAsia="SimSun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更新</w:t>
            </w:r>
            <w:r w:rsidRPr="000B5F3B"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</w:rPr>
              <w:t>Unit</w:t>
            </w:r>
            <w:r w:rsidRPr="000B5F3B">
              <w:rPr>
                <w:rFonts w:ascii="Courier New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状态</w:t>
            </w:r>
          </w:p>
          <w:p w:rsidR="00596842" w:rsidRPr="000B5F3B" w:rsidRDefault="00596842" w:rsidP="007839E7">
            <w:pPr>
              <w:pStyle w:val="ab"/>
              <w:ind w:left="360" w:firstLineChars="0" w:firstLine="0"/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Update ProductStatus</w:t>
            </w:r>
          </w:p>
          <w:p w:rsidR="00596842" w:rsidRPr="000B5F3B" w:rsidRDefault="00596842" w:rsidP="007839E7">
            <w:pPr>
              <w:pStyle w:val="ab"/>
              <w:ind w:left="360" w:firstLineChars="0" w:firstLine="0"/>
              <w:rPr>
                <w:rFonts w:ascii="Courier New" w:hAnsi="Courier New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WC=58</w:t>
            </w:r>
          </w:p>
          <w:p w:rsidR="00596842" w:rsidRPr="000B5F3B" w:rsidRDefault="00596842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0B5F3B"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</w:rPr>
              <w:t>log</w:t>
            </w:r>
          </w:p>
          <w:p w:rsidR="00596842" w:rsidRPr="000B5F3B" w:rsidRDefault="00596842" w:rsidP="007839E7">
            <w:pPr>
              <w:pStyle w:val="ab"/>
              <w:ind w:left="360" w:firstLineChars="0" w:firstLine="0"/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Insert ProductLog</w:t>
            </w:r>
          </w:p>
          <w:p w:rsidR="00596842" w:rsidRPr="000B5F3B" w:rsidRDefault="00596842" w:rsidP="007F5F54">
            <w:pPr>
              <w:pStyle w:val="ab"/>
              <w:ind w:left="360" w:firstLineChars="0" w:firstLine="0"/>
              <w:rPr>
                <w:rFonts w:ascii="Courier New" w:hAnsi="Courier New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WC=58</w:t>
            </w:r>
          </w:p>
          <w:p w:rsidR="00596842" w:rsidRPr="000B5F3B" w:rsidRDefault="00596842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PrintLog</w:t>
            </w:r>
          </w:p>
          <w:p w:rsidR="00596842" w:rsidRPr="000B5F3B" w:rsidRDefault="00596842" w:rsidP="00A96AFE">
            <w:pPr>
              <w:pStyle w:val="ab"/>
              <w:ind w:left="360" w:firstLineChars="0" w:firstLine="0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PrintLog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，其中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Name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为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Customer+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SNO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’,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 xml:space="preserve"> 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Descr=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ProductID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#</w:t>
            </w:r>
          </w:p>
          <w:p w:rsidR="00596842" w:rsidRPr="000B5F3B" w:rsidRDefault="00596842" w:rsidP="00C733B8">
            <w:pPr>
              <w:pStyle w:val="ab"/>
              <w:ind w:left="360" w:firstLineChars="0" w:firstLine="0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FE259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596842" w:rsidRPr="000B5F3B" w:rsidRDefault="00596842" w:rsidP="00053A31">
            <w:pPr>
              <w:jc w:val="left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查询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PrintLog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，是否存在打印记录，其中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Name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为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Customer+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SNO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’,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 xml:space="preserve"> 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Descr=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ProductID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#</w:t>
            </w:r>
          </w:p>
          <w:p w:rsidR="00596842" w:rsidRPr="000B5F3B" w:rsidRDefault="00596842" w:rsidP="00053A31">
            <w:pPr>
              <w:jc w:val="left"/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>保存重印记录</w:t>
            </w:r>
            <w:r w:rsidRPr="000B5F3B">
              <w:rPr>
                <w:rFonts w:ascii="Courier New" w:hAnsi="Courier New" w:cs="Courier New" w:hint="eastAsia"/>
                <w:noProof/>
                <w:kern w:val="0"/>
                <w:sz w:val="22"/>
                <w:szCs w:val="22"/>
                <w:lang w:val="es-ES"/>
              </w:rPr>
              <w:t xml:space="preserve">ReprintLog  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其中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Name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为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Customer+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SNO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’,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 xml:space="preserve"> 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Descr=</w:t>
            </w:r>
            <w:r w:rsidRPr="000B5F3B">
              <w:rPr>
                <w:rFonts w:ascii="Courier New" w:hAnsi="Courier New" w:cs="Times New Roman" w:hint="eastAsia"/>
                <w:noProof/>
                <w:kern w:val="0"/>
                <w:sz w:val="22"/>
                <w:szCs w:val="22"/>
                <w:lang w:val="es-ES"/>
              </w:rPr>
              <w:t>ProductID</w:t>
            </w:r>
            <w:r w:rsidRPr="000B5F3B">
              <w:rPr>
                <w:rFonts w:ascii="Courier New" w:hAnsi="Courier New" w:cs="Times New Roman"/>
                <w:noProof/>
                <w:kern w:val="0"/>
                <w:sz w:val="22"/>
                <w:szCs w:val="22"/>
                <w:lang w:val="es-ES"/>
              </w:rPr>
              <w:t>#</w:t>
            </w:r>
          </w:p>
          <w:p w:rsidR="00596842" w:rsidRPr="000B5F3B" w:rsidRDefault="00596842" w:rsidP="00FE259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E0C62" w:rsidP="00FE2598">
            <w:pPr>
              <w:rPr>
                <w:rFonts w:ascii="Arial" w:eastAsia="SimSun" w:hAnsi="Arial" w:cs="Arial"/>
                <w:sz w:val="22"/>
                <w:szCs w:val="22"/>
                <w:lang w:val="es-ES"/>
                <w:rPrChange w:id="201" w:author="Gao, Guan-Wei (高貫偉 ITC)" w:date="2012-07-31T15:11:00Z">
                  <w:rPr>
                    <w:rFonts w:ascii="Arial" w:hAnsi="Arial" w:cs="Arial"/>
                    <w:sz w:val="22"/>
                    <w:szCs w:val="22"/>
                    <w:lang w:val="es-ES"/>
                  </w:rPr>
                </w:rPrChange>
              </w:rPr>
            </w:pPr>
            <w:ins w:id="202" w:author="Gao, Guan-Wei (高貫偉 ITC)" w:date="2012-07-31T15:06:00Z">
              <w:r w:rsidRPr="000B5F3B">
                <w:rPr>
                  <w:rFonts w:ascii="Arial" w:eastAsia="SimSun" w:hAnsi="Arial" w:cs="Arial"/>
                  <w:sz w:val="22"/>
                  <w:szCs w:val="22"/>
                  <w:lang w:val="es-ES"/>
                </w:rPr>
                <w:t>LabelType</w:t>
              </w:r>
              <w:r w:rsidRPr="000B5F3B">
                <w:rPr>
                  <w:rFonts w:ascii="Arial" w:eastAsia="SimSun" w:hAnsi="Arial" w:cs="Arial" w:hint="eastAsia"/>
                  <w:sz w:val="22"/>
                  <w:szCs w:val="22"/>
                  <w:lang w:val="es-ES"/>
                </w:rPr>
                <w:t>区分</w:t>
              </w:r>
            </w:ins>
          </w:p>
        </w:tc>
        <w:tc>
          <w:tcPr>
            <w:tcW w:w="6521" w:type="dxa"/>
          </w:tcPr>
          <w:p w:rsidR="00596842" w:rsidRPr="000B5F3B" w:rsidRDefault="00596842" w:rsidP="00FE259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596842" w:rsidRPr="000B5F3B">
        <w:trPr>
          <w:trHeight w:val="422"/>
        </w:trPr>
        <w:tc>
          <w:tcPr>
            <w:tcW w:w="1984" w:type="dxa"/>
          </w:tcPr>
          <w:p w:rsidR="00596842" w:rsidRPr="000B5F3B" w:rsidRDefault="00596842" w:rsidP="00FE2598">
            <w:pPr>
              <w:rPr>
                <w:rFonts w:ascii="Arial" w:eastAsia="SimSun" w:hAnsi="Arial" w:cs="Arial"/>
                <w:sz w:val="22"/>
                <w:szCs w:val="22"/>
                <w:lang w:val="es-ES"/>
                <w:rPrChange w:id="203" w:author="Gao, Guan-Wei (高貫偉 ITC)" w:date="2012-07-31T15:11:00Z">
                  <w:rPr>
                    <w:rFonts w:ascii="Arial" w:hAnsi="Arial" w:cs="Arial"/>
                    <w:sz w:val="22"/>
                    <w:szCs w:val="22"/>
                    <w:lang w:val="es-ES"/>
                  </w:rPr>
                </w:rPrChange>
              </w:rPr>
            </w:pPr>
          </w:p>
        </w:tc>
        <w:tc>
          <w:tcPr>
            <w:tcW w:w="6521" w:type="dxa"/>
          </w:tcPr>
          <w:p w:rsidR="00596842" w:rsidRPr="000B5F3B" w:rsidRDefault="005E0C62" w:rsidP="00FE2598">
            <w:pPr>
              <w:rPr>
                <w:ins w:id="204" w:author="Gao, Guan-Wei (高貫偉 ITC)" w:date="2012-07-31T15:06:00Z"/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  <w:rPrChange w:id="205" w:author="Gao, Guan-Wei (高貫偉 ITC)" w:date="2012-07-31T15:11:00Z">
                  <w:rPr>
                    <w:ins w:id="206" w:author="Gao, Guan-Wei (高貫偉 ITC)" w:date="2012-07-31T15:06:00Z"/>
                    <w:rFonts w:ascii="Courier New" w:eastAsia="SimSun" w:hAnsi="Courier New" w:cs="Courier New"/>
                    <w:noProof/>
                    <w:kern w:val="0"/>
                    <w:sz w:val="22"/>
                    <w:szCs w:val="22"/>
                    <w:lang w:val="es-ES"/>
                  </w:rPr>
                </w:rPrChange>
              </w:rPr>
            </w:pPr>
            <w:ins w:id="207" w:author="Gao, Guan-Wei (高貫偉 ITC)" w:date="2012-07-31T15:06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08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调用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09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LabelType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10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时，增加以下判断：</w:t>
              </w:r>
            </w:ins>
          </w:p>
          <w:p w:rsidR="00596842" w:rsidRPr="000B5F3B" w:rsidRDefault="005E0C62" w:rsidP="00FE2598">
            <w:pPr>
              <w:rPr>
                <w:ins w:id="211" w:author="Gao, Guan-Wei (高貫偉 ITC)" w:date="2012-07-31T15:10:00Z"/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  <w:rPrChange w:id="212" w:author="Gao, Guan-Wei (高貫偉 ITC)" w:date="2012-07-31T15:11:00Z">
                  <w:rPr>
                    <w:ins w:id="213" w:author="Gao, Guan-Wei (高貫偉 ITC)" w:date="2012-07-31T15:10:00Z"/>
                    <w:rFonts w:ascii="Courier New" w:eastAsia="SimSun" w:hAnsi="Courier New" w:cs="Courier New"/>
                    <w:noProof/>
                    <w:kern w:val="0"/>
                    <w:sz w:val="22"/>
                    <w:szCs w:val="22"/>
                    <w:lang w:val="es-ES"/>
                  </w:rPr>
                </w:rPrChange>
              </w:rPr>
            </w:pPr>
            <w:ins w:id="214" w:author="Gao, Guan-Wei (高貫偉 ITC)" w:date="2012-07-31T15:06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15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若</w:t>
              </w:r>
            </w:ins>
            <w:ins w:id="216" w:author="Gao, Guan-Wei (高貫偉 ITC)" w:date="2012-07-31T15:07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17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该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18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Product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19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的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20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Family.toUpper()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21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中包含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22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</w:t>
              </w:r>
            </w:ins>
            <w:ins w:id="223" w:author="Gao, Guan-Wei (高貫偉 ITC)" w:date="2012-07-31T15:08:00Z">
              <w:r w:rsidRPr="000B5F3B">
                <w:rPr>
                  <w:rFonts w:ascii="SimSun" w:eastAsia="SimSun" w:cs="SimSun"/>
                  <w:color w:val="000000"/>
                  <w:kern w:val="0"/>
                  <w:sz w:val="18"/>
                  <w:szCs w:val="18"/>
                  <w:lang w:val="zh-CN" w:eastAsia="zh-TW"/>
                  <w:rPrChange w:id="224" w:author="Gao, Guan-Wei (高貫偉 ITC)" w:date="2012-07-31T15:11:00Z">
                    <w:rPr>
                      <w:rFonts w:ascii="SimSun" w:eastAsia="SimSun" w:cs="SimSun"/>
                      <w:color w:val="000000"/>
                      <w:kern w:val="0"/>
                      <w:sz w:val="18"/>
                      <w:szCs w:val="18"/>
                      <w:lang w:val="zh-CN" w:eastAsia="zh-TW"/>
                    </w:rPr>
                  </w:rPrChange>
                </w:rPr>
                <w:t xml:space="preserve"> AKASHI</w:t>
              </w:r>
            </w:ins>
            <w:ins w:id="225" w:author="Gao, Guan-Wei (高貫偉 ITC)" w:date="2012-07-31T15:07:00Z"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26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</w:t>
              </w:r>
            </w:ins>
            <w:ins w:id="227" w:author="Gao, Guan-Wei (高貫偉 ITC)" w:date="2012-07-31T15:09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28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，则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29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LabelType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30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用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31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</w:t>
              </w:r>
            </w:ins>
            <w:ins w:id="232" w:author="Gao, Guan-Wei (高貫偉 ITC)" w:date="2012-07-31T15:10:00Z"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33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SN_AKASHI_Label</w:t>
              </w:r>
            </w:ins>
            <w:ins w:id="234" w:author="Gao, Guan-Wei (高貫偉 ITC)" w:date="2012-07-31T15:09:00Z"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35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</w:t>
              </w:r>
            </w:ins>
          </w:p>
          <w:p w:rsidR="00596842" w:rsidRPr="000B5F3B" w:rsidRDefault="005E0C62" w:rsidP="00FE2598">
            <w:pPr>
              <w:rPr>
                <w:ins w:id="236" w:author="Gao, Guan-Wei (高貫偉 ITC)" w:date="2012-07-31T15:11:00Z"/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  <w:rPrChange w:id="237" w:author="Gao, Guan-Wei (高貫偉 ITC)" w:date="2012-07-31T15:11:00Z">
                  <w:rPr>
                    <w:ins w:id="238" w:author="Gao, Guan-Wei (高貫偉 ITC)" w:date="2012-07-31T15:11:00Z"/>
                    <w:rFonts w:ascii="Courier New" w:eastAsia="SimSun" w:hAnsi="Courier New" w:cs="Courier New"/>
                    <w:noProof/>
                    <w:kern w:val="0"/>
                    <w:sz w:val="22"/>
                    <w:szCs w:val="22"/>
                    <w:lang w:val="es-ES"/>
                  </w:rPr>
                </w:rPrChange>
              </w:rPr>
            </w:pPr>
            <w:ins w:id="239" w:author="Gao, Guan-Wei (高貫偉 ITC)" w:date="2012-07-31T15:10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40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若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41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Product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42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的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43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 xml:space="preserve"> Family.toUpper()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44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中</w:t>
              </w:r>
            </w:ins>
            <w:ins w:id="245" w:author="Gao, Guan-Wei (高貫偉 ITC)" w:date="2012-07-31T15:11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46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不</w:t>
              </w:r>
            </w:ins>
            <w:ins w:id="247" w:author="Gao, Guan-Wei (高貫偉 ITC)" w:date="2012-07-31T15:10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48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包含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49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</w:t>
              </w:r>
              <w:r w:rsidRPr="000B5F3B">
                <w:rPr>
                  <w:rFonts w:ascii="SimSun" w:eastAsia="SimSun" w:cs="SimSun"/>
                  <w:color w:val="000000"/>
                  <w:kern w:val="0"/>
                  <w:sz w:val="18"/>
                  <w:szCs w:val="18"/>
                  <w:lang w:val="es-ES" w:eastAsia="zh-TW"/>
                  <w:rPrChange w:id="250" w:author="Gao, Guan-Wei (高貫偉 ITC)" w:date="2012-07-31T15:11:00Z">
                    <w:rPr>
                      <w:rFonts w:ascii="SimSun" w:eastAsia="SimSun" w:cs="SimSun"/>
                      <w:color w:val="000000"/>
                      <w:kern w:val="0"/>
                      <w:sz w:val="18"/>
                      <w:szCs w:val="18"/>
                      <w:lang w:val="zh-CN" w:eastAsia="zh-TW"/>
                    </w:rPr>
                  </w:rPrChange>
                </w:rPr>
                <w:t xml:space="preserve"> AKASHI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</w:rPr>
                <w:t>’</w:t>
              </w:r>
            </w:ins>
            <w:ins w:id="251" w:author="Gao, Guan-Wei (高貫偉 ITC)" w:date="2012-07-31T15:11:00Z"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</w:rPr>
                <w:t>，则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52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LabelType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53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用</w:t>
              </w:r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54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’SN Label’</w:t>
              </w:r>
            </w:ins>
          </w:p>
          <w:p w:rsidR="00596842" w:rsidRPr="000B5F3B" w:rsidRDefault="005E0C62" w:rsidP="00FE2598">
            <w:pPr>
              <w:rPr>
                <w:rFonts w:ascii="Courier New" w:eastAsia="SimSun" w:hAnsi="Courier New" w:cs="Courier New"/>
                <w:noProof/>
                <w:kern w:val="0"/>
                <w:sz w:val="22"/>
                <w:szCs w:val="22"/>
                <w:lang w:val="es-ES"/>
                <w:rPrChange w:id="255" w:author="Gao, Guan-Wei (高貫偉 ITC)" w:date="2012-07-31T15:11:00Z">
                  <w:rPr>
                    <w:rFonts w:ascii="Courier New" w:hAnsi="Courier New" w:cs="Courier New"/>
                    <w:noProof/>
                    <w:kern w:val="0"/>
                    <w:sz w:val="22"/>
                    <w:szCs w:val="22"/>
                    <w:lang w:val="es-ES"/>
                  </w:rPr>
                </w:rPrChange>
              </w:rPr>
            </w:pPr>
            <w:ins w:id="256" w:author="Gao, Guan-Wei (高貫偉 ITC)" w:date="2012-07-31T15:11:00Z">
              <w:r w:rsidRPr="000B5F3B">
                <w:rPr>
                  <w:rFonts w:ascii="Courier New" w:eastAsia="SimSun" w:hAnsi="Courier New" w:cs="Courier New"/>
                  <w:noProof/>
                  <w:kern w:val="0"/>
                  <w:sz w:val="22"/>
                  <w:szCs w:val="22"/>
                  <w:lang w:val="es-ES"/>
                  <w:rPrChange w:id="257" w:author="Gao, Guan-Wei (高貫偉 ITC)" w:date="2012-07-31T15:11:00Z">
                    <w:rPr>
                      <w:rFonts w:ascii="Courier New" w:eastAsia="SimSun" w:hAnsi="Courier New" w:cs="Courier New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Reprint</w:t>
              </w:r>
              <w:r w:rsidRPr="000B5F3B">
                <w:rPr>
                  <w:rFonts w:ascii="Courier New" w:eastAsia="SimSun" w:hAnsi="Courier New" w:cs="Courier New" w:hint="eastAsia"/>
                  <w:noProof/>
                  <w:kern w:val="0"/>
                  <w:sz w:val="22"/>
                  <w:szCs w:val="22"/>
                  <w:lang w:val="es-ES"/>
                  <w:rPrChange w:id="258" w:author="Gao, Guan-Wei (高貫偉 ITC)" w:date="2012-07-31T15:11:00Z">
                    <w:rPr>
                      <w:rFonts w:ascii="Courier New" w:eastAsia="SimSun" w:hAnsi="Courier New" w:cs="Courier New" w:hint="eastAsia"/>
                      <w:noProof/>
                      <w:kern w:val="0"/>
                      <w:sz w:val="22"/>
                      <w:szCs w:val="22"/>
                      <w:lang w:val="es-ES"/>
                    </w:rPr>
                  </w:rPrChange>
                </w:rPr>
                <w:t>也一样</w:t>
              </w:r>
            </w:ins>
          </w:p>
        </w:tc>
      </w:tr>
    </w:tbl>
    <w:p w:rsidR="00ED73CA" w:rsidRPr="000B5F3B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8C23FF">
      <w:pPr>
        <w:widowControl/>
        <w:jc w:val="left"/>
        <w:rPr>
          <w:rFonts w:eastAsia="SimSun" w:cs="Times New Roman"/>
          <w:lang w:val="es-ES" w:eastAsia="zh-TW"/>
        </w:rPr>
      </w:pPr>
    </w:p>
    <w:p w:rsidR="00ED73CA" w:rsidRPr="000B5F3B" w:rsidRDefault="00ED73CA" w:rsidP="0055625A">
      <w:pPr>
        <w:widowControl/>
        <w:jc w:val="left"/>
        <w:rPr>
          <w:rFonts w:eastAsia="SimSun" w:cs="Times New Roman"/>
          <w:lang w:val="es-ES" w:eastAsia="zh-TW"/>
        </w:rPr>
      </w:pPr>
    </w:p>
    <w:p w:rsidR="00ED73CA" w:rsidRPr="000B5F3B" w:rsidRDefault="00ED73CA" w:rsidP="008C23FF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259" w:name="_Toc355014441"/>
      <w:r w:rsidRPr="000B5F3B">
        <w:rPr>
          <w:rFonts w:ascii="Times New Roman" w:eastAsia="SimHei" w:hAnsi="Times New Roman" w:cs="Times New Roman"/>
          <w:sz w:val="28"/>
          <w:szCs w:val="28"/>
        </w:rPr>
        <w:t>UC-FA-GCS-03 Reprint</w:t>
      </w:r>
      <w:bookmarkEnd w:id="259"/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功能及目标</w:t>
      </w:r>
    </w:p>
    <w:p w:rsidR="00ED73CA" w:rsidRPr="000B5F3B" w:rsidRDefault="00FB1D34" w:rsidP="008C23FF">
      <w:pPr>
        <w:ind w:left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Times New Roman" w:hint="eastAsia"/>
        </w:rPr>
        <w:t>重新列印</w:t>
      </w:r>
      <w:r w:rsidRPr="000B5F3B">
        <w:rPr>
          <w:rFonts w:ascii="Arial" w:eastAsia="SimSun" w:hAnsi="Arial" w:cs="Times New Roman" w:hint="eastAsia"/>
        </w:rPr>
        <w:t>Customer SN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前置条件</w:t>
      </w:r>
    </w:p>
    <w:p w:rsidR="00ED73CA" w:rsidRPr="000B5F3B" w:rsidRDefault="00FB1D34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0B5F3B">
        <w:rPr>
          <w:rFonts w:ascii="Arial" w:eastAsia="SimSun" w:hAnsi="Arial" w:cs="Arial" w:hint="eastAsia"/>
        </w:rPr>
        <w:t>已打印</w:t>
      </w:r>
      <w:r w:rsidRPr="000B5F3B">
        <w:rPr>
          <w:rFonts w:ascii="Arial" w:eastAsia="SimSun" w:hAnsi="Arial" w:cs="Arial" w:hint="eastAsia"/>
        </w:rPr>
        <w:t>Customer SN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后置条件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活动图</w:t>
      </w: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过程描述</w:t>
      </w:r>
    </w:p>
    <w:tbl>
      <w:tblPr>
        <w:tblW w:w="49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41"/>
        <w:gridCol w:w="6521"/>
      </w:tblGrid>
      <w:tr w:rsidR="00ED73CA" w:rsidRPr="000B5F3B">
        <w:trPr>
          <w:trHeight w:val="194"/>
        </w:trPr>
        <w:tc>
          <w:tcPr>
            <w:tcW w:w="1147" w:type="pct"/>
            <w:shd w:val="clear" w:color="auto" w:fill="CCFFCC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PMingLiU" w:hint="eastAsia"/>
                <w:sz w:val="22"/>
                <w:szCs w:val="22"/>
              </w:rPr>
              <w:lastRenderedPageBreak/>
              <w:t>操作人员</w:t>
            </w:r>
          </w:p>
        </w:tc>
        <w:tc>
          <w:tcPr>
            <w:tcW w:w="3853" w:type="pct"/>
            <w:shd w:val="clear" w:color="auto" w:fill="CCFFCC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PMingLiU" w:hint="eastAsia"/>
                <w:sz w:val="22"/>
                <w:szCs w:val="22"/>
              </w:rPr>
              <w:t>系统</w:t>
            </w:r>
          </w:p>
        </w:tc>
      </w:tr>
      <w:tr w:rsidR="00ED73CA" w:rsidRPr="000B5F3B">
        <w:trPr>
          <w:trHeight w:val="194"/>
        </w:trPr>
        <w:tc>
          <w:tcPr>
            <w:tcW w:w="1147" w:type="pct"/>
          </w:tcPr>
          <w:p w:rsidR="00BC2F1D" w:rsidRPr="000B5F3B" w:rsidRDefault="00FB1D34">
            <w:pPr>
              <w:rPr>
                <w:rFonts w:ascii="Arial" w:eastAsia="SimSun" w:hAnsi="Arial" w:cs="Times New Roman"/>
                <w:sz w:val="22"/>
                <w:szCs w:val="22"/>
              </w:rPr>
            </w:pPr>
            <w:r w:rsidRPr="000B5F3B">
              <w:rPr>
                <w:rFonts w:ascii="Arial" w:eastAsia="SimSun" w:hAnsi="Arial" w:cs="Times New Roman" w:hint="eastAsia"/>
                <w:sz w:val="22"/>
                <w:szCs w:val="22"/>
              </w:rPr>
              <w:t xml:space="preserve">1.Input </w:t>
            </w:r>
            <w:del w:id="260" w:author="Gao, Guan-Wei (高貫偉 ITC)" w:date="2012-07-18T19:05:00Z">
              <w:r w:rsidRPr="000B5F3B" w:rsidDel="009F23F6">
                <w:rPr>
                  <w:rFonts w:ascii="Arial" w:eastAsia="SimSun" w:hAnsi="Arial" w:cs="Times New Roman" w:hint="eastAsia"/>
                  <w:sz w:val="22"/>
                  <w:szCs w:val="22"/>
                </w:rPr>
                <w:delText>ProdId</w:delText>
              </w:r>
            </w:del>
            <w:ins w:id="261" w:author="Gao, Guan-Wei (高貫偉 ITC)" w:date="2012-07-18T19:05:00Z">
              <w:r w:rsidR="009F23F6" w:rsidRPr="000B5F3B">
                <w:rPr>
                  <w:rFonts w:ascii="Arial" w:eastAsia="SimSun" w:hAnsi="Arial" w:cs="Times New Roman" w:hint="eastAsia"/>
                  <w:sz w:val="22"/>
                  <w:szCs w:val="22"/>
                </w:rPr>
                <w:t>[CustSN]</w:t>
              </w:r>
            </w:ins>
          </w:p>
        </w:tc>
        <w:tc>
          <w:tcPr>
            <w:tcW w:w="3853" w:type="pct"/>
          </w:tcPr>
          <w:p w:rsidR="00ED73CA" w:rsidRPr="000B5F3B" w:rsidRDefault="00BC771D" w:rsidP="00255D48">
            <w:pPr>
              <w:rPr>
                <w:ins w:id="262" w:author="Gao, Guan-Wei (高貫偉 ITC)" w:date="2012-07-18T19:06:00Z"/>
                <w:rFonts w:asciiTheme="minorEastAsia" w:eastAsia="SimSun" w:hAnsiTheme="minorEastAsia" w:cs="Arial"/>
                <w:sz w:val="22"/>
                <w:szCs w:val="22"/>
              </w:rPr>
            </w:pPr>
            <w:r w:rsidRPr="000B5F3B">
              <w:rPr>
                <w:rFonts w:asciiTheme="minorEastAsia" w:hAnsiTheme="minorEastAsia" w:cs="Arial" w:hint="eastAsia"/>
                <w:sz w:val="22"/>
                <w:szCs w:val="22"/>
              </w:rPr>
              <w:t>系统异常：</w:t>
            </w:r>
          </w:p>
          <w:p w:rsidR="009F23F6" w:rsidRPr="000B5F3B" w:rsidRDefault="005E0C62" w:rsidP="00255D48">
            <w:pPr>
              <w:rPr>
                <w:rFonts w:asciiTheme="minorEastAsia" w:eastAsia="SimSun" w:hAnsiTheme="minorEastAsia" w:cs="Arial"/>
                <w:sz w:val="22"/>
                <w:szCs w:val="22"/>
                <w:rPrChange w:id="263" w:author="Gao, Guan-Wei (高貫偉 ITC)" w:date="2012-07-18T19:06:00Z">
                  <w:rPr>
                    <w:rFonts w:asciiTheme="minorEastAsia" w:hAnsiTheme="minorEastAsia" w:cs="Arial"/>
                    <w:sz w:val="22"/>
                    <w:szCs w:val="22"/>
                  </w:rPr>
                </w:rPrChange>
              </w:rPr>
            </w:pPr>
            <w:ins w:id="264" w:author="Gao, Guan-Wei (高貫偉 ITC)" w:date="2012-07-18T19:06:00Z">
              <w:r w:rsidRPr="000B5F3B">
                <w:rPr>
                  <w:rFonts w:asciiTheme="minorEastAsia" w:eastAsia="SimSun" w:hAnsiTheme="minorEastAsia" w:cs="Arial" w:hint="eastAsia"/>
                  <w:sz w:val="22"/>
                  <w:szCs w:val="22"/>
                </w:rPr>
                <w:t>获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</w:rPr>
                <w:t>取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</w:rPr>
                <w:t>ProductID(Product.CUSTSN=</w:t>
              </w:r>
            </w:ins>
            <w:ins w:id="265" w:author="Gao, Guan-Wei (高貫偉 ITC)" w:date="2012-07-18T19:07:00Z"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</w:rPr>
                <w:t>[CustSN]</w:t>
              </w:r>
            </w:ins>
            <w:ins w:id="266" w:author="Gao, Guan-Wei (高貫偉 ITC)" w:date="2012-07-18T19:06:00Z"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</w:rPr>
                <w:t>)</w:t>
              </w:r>
            </w:ins>
            <w:ins w:id="267" w:author="Gao, Guan-Wei (高貫偉 ITC)" w:date="2012-07-18T19:07:00Z"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68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，若不存在，</w:t>
              </w:r>
              <w:r w:rsidRPr="000B5F3B">
                <w:rPr>
                  <w:rFonts w:asciiTheme="minorEastAsia" w:eastAsia="SimSun" w:hAnsiTheme="minorEastAsia" w:cs="Arial" w:hint="eastAsia"/>
                  <w:sz w:val="22"/>
                  <w:szCs w:val="22"/>
                  <w:rPrChange w:id="269" w:author="Gao, Guan-Wei (高貫偉 ITC)" w:date="2012-07-18T19:07:00Z">
                    <w:rPr>
                      <w:rFonts w:asciiTheme="minorEastAsia" w:eastAsia="SimSun" w:hAnsiTheme="minorEastAsia" w:cs="Arial" w:hint="eastAsia"/>
                      <w:sz w:val="22"/>
                      <w:szCs w:val="22"/>
                    </w:rPr>
                  </w:rPrChange>
                </w:rPr>
                <w:t>则报错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0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：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1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“</w:t>
              </w:r>
              <w:r w:rsidRPr="000B5F3B">
                <w:rPr>
                  <w:rFonts w:asciiTheme="minorEastAsia" w:eastAsia="SimSun" w:hAnsiTheme="minorEastAsia" w:cs="Arial" w:hint="eastAsia"/>
                  <w:sz w:val="22"/>
                  <w:szCs w:val="22"/>
                  <w:rPrChange w:id="272" w:author="Gao, Guan-Wei (高貫偉 ITC)" w:date="2012-07-18T19:07:00Z">
                    <w:rPr>
                      <w:rFonts w:asciiTheme="minorEastAsia" w:eastAsia="SimSun" w:hAnsiTheme="minorEastAsia" w:cs="Arial" w:hint="eastAsia"/>
                      <w:sz w:val="22"/>
                      <w:szCs w:val="22"/>
                    </w:rPr>
                  </w:rPrChange>
                </w:rPr>
                <w:t>错误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3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的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4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CustomerSN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5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：</w:t>
              </w:r>
              <w:r w:rsidRPr="000B5F3B">
                <w:rPr>
                  <w:rFonts w:asciiTheme="minorEastAsia" w:eastAsia="SimSun" w:hAnsiTheme="minorEastAsia" w:cs="Arial"/>
                  <w:sz w:val="22"/>
                  <w:szCs w:val="22"/>
                  <w:rPrChange w:id="276" w:author="Gao, Guan-Wei (高貫偉 ITC)" w:date="2012-07-18T19:07:00Z">
                    <w:rPr>
                      <w:rFonts w:asciiTheme="minorEastAsia" w:eastAsia="SimSun" w:hAnsiTheme="minorEastAsia" w:cs="Arial"/>
                      <w:sz w:val="22"/>
                      <w:szCs w:val="22"/>
                    </w:rPr>
                  </w:rPrChange>
                </w:rPr>
                <w:t>XXX</w:t>
              </w:r>
              <w:r w:rsidRPr="000B5F3B">
                <w:rPr>
                  <w:rFonts w:asciiTheme="minorEastAsia" w:eastAsia="SimSun" w:hAnsiTheme="minorEastAsia" w:cs="Arial" w:hint="cs"/>
                  <w:sz w:val="22"/>
                  <w:szCs w:val="22"/>
                  <w:rPrChange w:id="277" w:author="Gao, Guan-Wei (高貫偉 ITC)" w:date="2012-07-18T19:07:00Z">
                    <w:rPr>
                      <w:rFonts w:asciiTheme="minorEastAsia" w:eastAsia="SimSun" w:hAnsiTheme="minorEastAsia" w:cs="Arial" w:hint="cs"/>
                      <w:sz w:val="22"/>
                      <w:szCs w:val="22"/>
                    </w:rPr>
                  </w:rPrChange>
                </w:rPr>
                <w:t>”</w:t>
              </w:r>
            </w:ins>
          </w:p>
          <w:p w:rsidR="00803B3E" w:rsidRPr="000B5F3B" w:rsidRDefault="005E0C62" w:rsidP="00803B3E">
            <w:pPr>
              <w:pStyle w:val="ab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trike/>
                <w:sz w:val="22"/>
                <w:szCs w:val="22"/>
                <w:rPrChange w:id="278" w:author="Gao, Guan-Wei (高貫偉 ITC)" w:date="2012-07-18T19:06:00Z">
                  <w:rPr>
                    <w:rFonts w:ascii="Arial" w:hAnsi="Arial" w:cs="Arial"/>
                    <w:sz w:val="22"/>
                    <w:szCs w:val="22"/>
                  </w:rPr>
                </w:rPrChange>
              </w:rPr>
            </w:pPr>
            <w:r w:rsidRPr="000B5F3B">
              <w:rPr>
                <w:rFonts w:asciiTheme="minorEastAsia" w:hAnsiTheme="minorEastAsia" w:cs="Arial" w:hint="eastAsia"/>
                <w:strike/>
                <w:sz w:val="22"/>
                <w:szCs w:val="22"/>
                <w:rPrChange w:id="279" w:author="Gao, Guan-Wei (高貫偉 ITC)" w:date="2012-07-18T19:06:00Z">
                  <w:rPr>
                    <w:rFonts w:asciiTheme="minorEastAsia" w:hAnsiTheme="minorEastAsia" w:cs="Arial" w:hint="eastAsia"/>
                    <w:sz w:val="22"/>
                    <w:szCs w:val="22"/>
                  </w:rPr>
                </w:rPrChange>
              </w:rPr>
              <w:t>若</w:t>
            </w:r>
            <w:r w:rsidRPr="000B5F3B">
              <w:rPr>
                <w:rFonts w:asciiTheme="minorEastAsia" w:hAnsiTheme="minorEastAsia" w:cs="Arial"/>
                <w:strike/>
                <w:sz w:val="22"/>
                <w:szCs w:val="22"/>
                <w:rPrChange w:id="280" w:author="Gao, Guan-Wei (高貫偉 ITC)" w:date="2012-07-18T19:06:00Z">
                  <w:rPr>
                    <w:rFonts w:asciiTheme="minorEastAsia" w:hAnsiTheme="minorEastAsia" w:cs="Arial"/>
                    <w:sz w:val="22"/>
                    <w:szCs w:val="22"/>
                  </w:rPr>
                </w:rPrChange>
              </w:rPr>
              <w:t>Prodcuct ID</w:t>
            </w:r>
            <w:r w:rsidRPr="000B5F3B">
              <w:rPr>
                <w:rFonts w:asciiTheme="minorEastAsia" w:hAnsiTheme="minorEastAsia" w:cs="Arial" w:hint="eastAsia"/>
                <w:strike/>
                <w:sz w:val="22"/>
                <w:szCs w:val="22"/>
                <w:rPrChange w:id="281" w:author="Gao, Guan-Wei (高貫偉 ITC)" w:date="2012-07-18T19:06:00Z">
                  <w:rPr>
                    <w:rFonts w:asciiTheme="minorEastAsia" w:hAnsiTheme="minorEastAsia" w:cs="Arial" w:hint="eastAsia"/>
                    <w:sz w:val="22"/>
                    <w:szCs w:val="22"/>
                  </w:rPr>
                </w:rPrChange>
              </w:rPr>
              <w:t>对应的机器没有产生</w:t>
            </w:r>
            <w:r w:rsidRPr="000B5F3B">
              <w:rPr>
                <w:rFonts w:asciiTheme="minorEastAsia" w:hAnsiTheme="minorEastAsia" w:cs="Arial"/>
                <w:strike/>
                <w:sz w:val="22"/>
                <w:szCs w:val="22"/>
                <w:rPrChange w:id="282" w:author="Gao, Guan-Wei (高貫偉 ITC)" w:date="2012-07-18T19:06:00Z">
                  <w:rPr>
                    <w:rFonts w:asciiTheme="minorEastAsia" w:hAnsiTheme="minorEastAsia" w:cs="Arial"/>
                    <w:sz w:val="22"/>
                    <w:szCs w:val="22"/>
                  </w:rPr>
                </w:rPrChange>
              </w:rPr>
              <w:t>Customer SN</w:t>
            </w:r>
            <w:r w:rsidRPr="000B5F3B">
              <w:rPr>
                <w:rFonts w:asciiTheme="minorEastAsia" w:hAnsiTheme="minorEastAsia" w:cs="Arial" w:hint="eastAsia"/>
                <w:strike/>
                <w:sz w:val="22"/>
                <w:szCs w:val="22"/>
                <w:rPrChange w:id="283" w:author="Gao, Guan-Wei (高貫偉 ITC)" w:date="2012-07-18T19:06:00Z">
                  <w:rPr>
                    <w:rFonts w:asciiTheme="minorEastAsia" w:hAnsiTheme="minorEastAsia" w:cs="Arial" w:hint="eastAsia"/>
                    <w:sz w:val="22"/>
                    <w:szCs w:val="22"/>
                  </w:rPr>
                </w:rPrChange>
              </w:rPr>
              <w:t>则抱错</w:t>
            </w:r>
          </w:p>
        </w:tc>
      </w:tr>
      <w:tr w:rsidR="00ED73CA" w:rsidRPr="000B5F3B">
        <w:trPr>
          <w:trHeight w:val="194"/>
        </w:trPr>
        <w:tc>
          <w:tcPr>
            <w:tcW w:w="1147" w:type="pct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853" w:type="pct"/>
          </w:tcPr>
          <w:p w:rsidR="00ED73CA" w:rsidRPr="000B5F3B" w:rsidRDefault="00FB1D34" w:rsidP="002065C7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Times New Roman" w:hint="eastAsia"/>
                <w:sz w:val="22"/>
                <w:szCs w:val="22"/>
              </w:rPr>
              <w:t>2.</w:t>
            </w:r>
            <w:r w:rsidR="004443D3" w:rsidRPr="000B5F3B">
              <w:rPr>
                <w:rFonts w:ascii="Arial" w:eastAsia="SimSun" w:hAnsi="Arial" w:cs="SimSun" w:hint="eastAsia"/>
                <w:sz w:val="22"/>
                <w:szCs w:val="22"/>
              </w:rPr>
              <w:t xml:space="preserve"> </w:t>
            </w:r>
            <w:r w:rsidR="004443D3" w:rsidRPr="000B5F3B">
              <w:rPr>
                <w:rFonts w:ascii="Arial" w:eastAsia="SimSun" w:hAnsi="Arial" w:cs="SimSun" w:hint="eastAsia"/>
                <w:sz w:val="22"/>
                <w:szCs w:val="22"/>
              </w:rPr>
              <w:t>打印</w:t>
            </w:r>
            <w:r w:rsidR="004443D3" w:rsidRPr="000B5F3B">
              <w:rPr>
                <w:rFonts w:ascii="Arial" w:eastAsia="SimSun" w:hAnsi="Arial" w:cs="Arial"/>
                <w:sz w:val="22"/>
                <w:szCs w:val="22"/>
              </w:rPr>
              <w:t>Service Tag</w:t>
            </w:r>
          </w:p>
        </w:tc>
      </w:tr>
      <w:tr w:rsidR="00ED73CA" w:rsidRPr="000B5F3B">
        <w:trPr>
          <w:trHeight w:val="194"/>
        </w:trPr>
        <w:tc>
          <w:tcPr>
            <w:tcW w:w="1147" w:type="pct"/>
          </w:tcPr>
          <w:p w:rsidR="00ED73CA" w:rsidRPr="000B5F3B" w:rsidRDefault="00ED73CA" w:rsidP="00255D48">
            <w:pPr>
              <w:rPr>
                <w:rFonts w:ascii="Arial" w:eastAsia="SimSun" w:hAnsi="Arial" w:cs="Times New Roman"/>
                <w:sz w:val="22"/>
                <w:szCs w:val="22"/>
              </w:rPr>
            </w:pPr>
          </w:p>
        </w:tc>
        <w:tc>
          <w:tcPr>
            <w:tcW w:w="3853" w:type="pct"/>
          </w:tcPr>
          <w:p w:rsidR="004D363C" w:rsidRPr="000B5F3B" w:rsidRDefault="004D363C" w:rsidP="004D363C">
            <w:pPr>
              <w:rPr>
                <w:rFonts w:ascii="Arial" w:eastAsia="SimSun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3.</w:t>
            </w:r>
            <w:r w:rsidR="003C6BED" w:rsidRPr="000B5F3B">
              <w:rPr>
                <w:rFonts w:ascii="Arial" w:eastAsia="SimSun" w:hAnsi="Arial" w:cs="Arial" w:hint="eastAsia"/>
                <w:sz w:val="22"/>
                <w:szCs w:val="22"/>
              </w:rPr>
              <w:t>纪录重印</w:t>
            </w:r>
            <w:r w:rsidR="003C6BED" w:rsidRPr="000B5F3B">
              <w:rPr>
                <w:rFonts w:ascii="Arial" w:eastAsia="SimSun" w:hAnsi="Arial" w:cs="Arial" w:hint="eastAsia"/>
                <w:sz w:val="22"/>
                <w:szCs w:val="22"/>
              </w:rPr>
              <w:t>log</w:t>
            </w:r>
            <w:r w:rsidRPr="000B5F3B">
              <w:rPr>
                <w:rFonts w:ascii="Arial" w:eastAsia="SimSun" w:hAnsi="Arial" w:cs="Arial"/>
                <w:sz w:val="22"/>
                <w:szCs w:val="22"/>
              </w:rPr>
              <w:t xml:space="preserve">                 </w:t>
            </w:r>
          </w:p>
        </w:tc>
      </w:tr>
      <w:tr w:rsidR="00ED73CA" w:rsidRPr="000B5F3B">
        <w:trPr>
          <w:trHeight w:val="194"/>
        </w:trPr>
        <w:tc>
          <w:tcPr>
            <w:tcW w:w="1147" w:type="pct"/>
          </w:tcPr>
          <w:p w:rsidR="00ED73CA" w:rsidRPr="000B5F3B" w:rsidRDefault="00ED73CA" w:rsidP="00255D48">
            <w:pPr>
              <w:rPr>
                <w:rFonts w:ascii="Arial" w:eastAsia="SimSun" w:hAnsi="Arial" w:cs="Arial"/>
                <w:sz w:val="22"/>
                <w:szCs w:val="22"/>
              </w:rPr>
            </w:pPr>
          </w:p>
        </w:tc>
        <w:tc>
          <w:tcPr>
            <w:tcW w:w="3853" w:type="pct"/>
          </w:tcPr>
          <w:p w:rsidR="00ED73CA" w:rsidRPr="000B5F3B" w:rsidRDefault="00ED73CA" w:rsidP="00255D48">
            <w:pPr>
              <w:rPr>
                <w:rFonts w:ascii="Arial" w:eastAsia="SimSun" w:hAnsi="Arial" w:cs="Times New Roman"/>
                <w:sz w:val="22"/>
                <w:szCs w:val="22"/>
              </w:rPr>
            </w:pPr>
          </w:p>
        </w:tc>
      </w:tr>
    </w:tbl>
    <w:p w:rsidR="00ED73CA" w:rsidRPr="000B5F3B" w:rsidRDefault="00ED73CA" w:rsidP="008C23FF">
      <w:pPr>
        <w:ind w:left="420"/>
        <w:jc w:val="left"/>
        <w:rPr>
          <w:rFonts w:cs="Times New Roman"/>
          <w:color w:val="FF0000"/>
        </w:rPr>
      </w:pPr>
    </w:p>
    <w:p w:rsidR="00ED73CA" w:rsidRPr="000B5F3B" w:rsidRDefault="00ED73CA" w:rsidP="00142494">
      <w:pPr>
        <w:ind w:firstLineChars="200" w:firstLine="420"/>
        <w:jc w:val="left"/>
        <w:rPr>
          <w:rFonts w:cs="Times New Roman"/>
        </w:rPr>
      </w:pPr>
    </w:p>
    <w:p w:rsidR="00ED73CA" w:rsidRPr="000B5F3B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0B5F3B">
        <w:rPr>
          <w:rFonts w:eastAsia="SimHei" w:cs="SimHei" w:hint="eastAsia"/>
          <w:sz w:val="24"/>
          <w:szCs w:val="24"/>
        </w:rPr>
        <w:t>业务规则</w:t>
      </w:r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84"/>
        <w:gridCol w:w="6521"/>
      </w:tblGrid>
      <w:tr w:rsidR="00ED73CA" w:rsidRPr="000B5F3B">
        <w:trPr>
          <w:trHeight w:val="402"/>
        </w:trPr>
        <w:tc>
          <w:tcPr>
            <w:tcW w:w="1984" w:type="dxa"/>
            <w:shd w:val="clear" w:color="auto" w:fill="CCFFCC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Function</w:t>
            </w:r>
          </w:p>
        </w:tc>
        <w:tc>
          <w:tcPr>
            <w:tcW w:w="6521" w:type="dxa"/>
            <w:shd w:val="clear" w:color="auto" w:fill="CCFFCC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hAnsi="Arial" w:cs="Arial"/>
                <w:sz w:val="22"/>
                <w:szCs w:val="22"/>
              </w:rPr>
              <w:t>Rule</w:t>
            </w: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902A8F" w:rsidP="00255D48">
            <w:pPr>
              <w:rPr>
                <w:rFonts w:ascii="Arial" w:hAnsi="Arial" w:cs="Arial"/>
                <w:sz w:val="22"/>
                <w:szCs w:val="22"/>
              </w:rPr>
            </w:pP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3.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纪录重印</w:t>
            </w:r>
            <w:r w:rsidRPr="000B5F3B">
              <w:rPr>
                <w:rFonts w:ascii="Arial" w:eastAsia="SimSun" w:hAnsi="Arial" w:cs="Arial" w:hint="eastAsia"/>
                <w:sz w:val="22"/>
                <w:szCs w:val="22"/>
              </w:rPr>
              <w:t>log</w:t>
            </w:r>
          </w:p>
        </w:tc>
        <w:tc>
          <w:tcPr>
            <w:tcW w:w="6521" w:type="dxa"/>
          </w:tcPr>
          <w:p w:rsidR="001D2994" w:rsidRPr="000B5F3B" w:rsidRDefault="001D2994" w:rsidP="00255D48">
            <w:pPr>
              <w:rPr>
                <w:rFonts w:ascii="Arial" w:hAnsi="Arial"/>
                <w:sz w:val="22"/>
              </w:rPr>
            </w:pPr>
            <w:r w:rsidRPr="000B5F3B">
              <w:rPr>
                <w:rFonts w:ascii="Arial" w:hAnsi="Arial" w:hint="eastAsia"/>
                <w:sz w:val="22"/>
              </w:rPr>
              <w:t>RePrintLog</w:t>
            </w:r>
          </w:p>
          <w:p w:rsidR="00ED73CA" w:rsidRPr="000B5F3B" w:rsidRDefault="00ED73CA" w:rsidP="00255D48">
            <w:pPr>
              <w:rPr>
                <w:rFonts w:ascii="Courier New" w:eastAsia="SimSun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ED73CA" w:rsidRPr="000B5F3B" w:rsidRDefault="00ED73CA" w:rsidP="00255D4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ED73CA" w:rsidRPr="000B5F3B" w:rsidRDefault="00ED73CA" w:rsidP="004443D3">
            <w:pPr>
              <w:rPr>
                <w:rFonts w:ascii="Courier New" w:eastAsia="SimSun" w:hAnsi="Courier New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ED73CA" w:rsidRPr="000B5F3B" w:rsidRDefault="00ED73CA" w:rsidP="00255D4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ED73CA" w:rsidRPr="000B5F3B" w:rsidRDefault="00ED73CA" w:rsidP="00255D4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0B5F3B">
        <w:trPr>
          <w:trHeight w:val="422"/>
        </w:trPr>
        <w:tc>
          <w:tcPr>
            <w:tcW w:w="1984" w:type="dxa"/>
          </w:tcPr>
          <w:p w:rsidR="00ED73CA" w:rsidRPr="000B5F3B" w:rsidRDefault="00ED73CA" w:rsidP="00255D48">
            <w:pPr>
              <w:rPr>
                <w:rFonts w:ascii="Arial" w:hAnsi="Arial" w:cs="Arial"/>
                <w:sz w:val="22"/>
                <w:szCs w:val="22"/>
                <w:lang w:val="es-ES"/>
              </w:rPr>
            </w:pPr>
          </w:p>
        </w:tc>
        <w:tc>
          <w:tcPr>
            <w:tcW w:w="6521" w:type="dxa"/>
          </w:tcPr>
          <w:p w:rsidR="00ED73CA" w:rsidRPr="000B5F3B" w:rsidRDefault="00ED73CA" w:rsidP="00255D48">
            <w:pPr>
              <w:rPr>
                <w:rFonts w:ascii="Courier New" w:hAnsi="Courier New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</w:tbl>
    <w:p w:rsidR="00ED73CA" w:rsidRPr="000B5F3B" w:rsidRDefault="00ED73CA" w:rsidP="008C23FF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8C23FF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0B5F3B" w:rsidRDefault="00ED73CA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1570A5" w:rsidRPr="000B5F3B" w:rsidRDefault="001570A5">
      <w:pPr>
        <w:widowControl/>
        <w:jc w:val="left"/>
        <w:rPr>
          <w:rFonts w:eastAsia="SimSun" w:cs="Times New Roman"/>
          <w:lang w:val="es-ES"/>
        </w:rPr>
      </w:pPr>
      <w:r w:rsidRPr="000B5F3B">
        <w:rPr>
          <w:rFonts w:eastAsia="SimSun" w:cs="Times New Roman"/>
          <w:lang w:val="es-ES"/>
        </w:rPr>
        <w:br w:type="page"/>
      </w:r>
    </w:p>
    <w:p w:rsidR="002D0D45" w:rsidRPr="000B5F3B" w:rsidRDefault="002D0D45" w:rsidP="00371BF0">
      <w:pPr>
        <w:widowControl/>
        <w:jc w:val="left"/>
        <w:rPr>
          <w:rFonts w:eastAsia="SimSun" w:cs="Times New Roman"/>
          <w:lang w:val="es-ES"/>
        </w:rPr>
      </w:pPr>
    </w:p>
    <w:p w:rsidR="00461A0B" w:rsidRPr="000B5F3B" w:rsidRDefault="00ED73CA" w:rsidP="00461A0B">
      <w:pPr>
        <w:pStyle w:val="1"/>
        <w:jc w:val="left"/>
        <w:rPr>
          <w:rFonts w:eastAsia="SimSun"/>
        </w:rPr>
      </w:pPr>
      <w:bookmarkStart w:id="284" w:name="_Toc355014442"/>
      <w:r w:rsidRPr="000B5F3B">
        <w:t>Appendi</w:t>
      </w:r>
      <w:r w:rsidR="00461A0B" w:rsidRPr="000B5F3B">
        <w:rPr>
          <w:rFonts w:eastAsia="SimSun" w:hint="eastAsia"/>
        </w:rPr>
        <w:t>x</w:t>
      </w:r>
      <w:bookmarkEnd w:id="284"/>
    </w:p>
    <w:p w:rsidR="002D0D45" w:rsidRPr="000B5F3B" w:rsidRDefault="002D0D45" w:rsidP="002D0D45">
      <w:pPr>
        <w:jc w:val="left"/>
        <w:rPr>
          <w:rFonts w:ascii="Arial" w:eastAsia="SimSun" w:hAnsi="Arial" w:cs="Arial"/>
          <w:b/>
          <w:noProof/>
          <w:kern w:val="0"/>
          <w:sz w:val="28"/>
          <w:szCs w:val="28"/>
          <w:lang w:val="es-ES"/>
        </w:rPr>
      </w:pPr>
      <w:r w:rsidRPr="000B5F3B">
        <w:rPr>
          <w:rFonts w:ascii="Arial" w:eastAsia="SimSun" w:hAnsi="Arial" w:cs="Arial" w:hint="eastAsia"/>
          <w:b/>
          <w:noProof/>
          <w:kern w:val="0"/>
          <w:sz w:val="28"/>
          <w:szCs w:val="28"/>
          <w:lang w:val="es-ES"/>
        </w:rPr>
        <w:t>1</w:t>
      </w:r>
      <w:r w:rsidRPr="000B5F3B">
        <w:rPr>
          <w:rFonts w:ascii="Arial" w:hAnsi="Arial" w:cs="Arial" w:hint="eastAsia"/>
          <w:b/>
          <w:noProof/>
          <w:kern w:val="0"/>
          <w:sz w:val="28"/>
          <w:szCs w:val="28"/>
          <w:lang w:val="es-ES"/>
        </w:rPr>
        <w:t>.</w:t>
      </w:r>
      <w:r w:rsidRPr="000B5F3B">
        <w:rPr>
          <w:rFonts w:ascii="Arial" w:hAnsi="Arial" w:cs="Arial" w:hint="eastAsia"/>
          <w:b/>
          <w:noProof/>
          <w:kern w:val="0"/>
          <w:sz w:val="28"/>
          <w:szCs w:val="28"/>
          <w:lang w:val="es-ES"/>
        </w:rPr>
        <w:t>新需求</w:t>
      </w:r>
      <w:r w:rsidRPr="000B5F3B">
        <w:rPr>
          <w:rFonts w:ascii="Arial" w:hAnsi="Arial" w:cs="Arial" w:hint="eastAsia"/>
          <w:b/>
          <w:noProof/>
          <w:kern w:val="0"/>
          <w:sz w:val="28"/>
          <w:szCs w:val="28"/>
          <w:lang w:val="es-ES"/>
        </w:rPr>
        <w:t xml:space="preserve">: </w:t>
      </w:r>
      <w:r w:rsidRPr="000B5F3B">
        <w:rPr>
          <w:rFonts w:ascii="Arial" w:hAnsi="Arial" w:cs="Arial" w:hint="eastAsia"/>
          <w:noProof/>
          <w:kern w:val="0"/>
          <w:lang w:val="es-ES"/>
        </w:rPr>
        <w:t>(</w:t>
      </w:r>
      <w:r w:rsidRPr="000B5F3B">
        <w:rPr>
          <w:rFonts w:ascii="Arial" w:hAnsi="Arial" w:cs="Arial" w:hint="eastAsia"/>
          <w:noProof/>
          <w:kern w:val="0"/>
          <w:lang w:val="es-ES"/>
        </w:rPr>
        <w:t>修改日期：</w:t>
      </w:r>
      <w:r w:rsidRPr="000B5F3B">
        <w:rPr>
          <w:rFonts w:ascii="Arial" w:hAnsi="Arial" w:cs="Arial" w:hint="eastAsia"/>
          <w:noProof/>
          <w:kern w:val="0"/>
          <w:lang w:val="es-ES"/>
        </w:rPr>
        <w:t>2012\12\</w:t>
      </w:r>
      <w:r w:rsidRPr="000B5F3B">
        <w:rPr>
          <w:rFonts w:ascii="Arial" w:eastAsia="SimSun" w:hAnsi="Arial" w:cs="Arial" w:hint="eastAsia"/>
          <w:noProof/>
          <w:kern w:val="0"/>
          <w:lang w:val="es-ES"/>
        </w:rPr>
        <w:t>6</w:t>
      </w:r>
      <w:r w:rsidRPr="000B5F3B">
        <w:rPr>
          <w:rFonts w:ascii="Arial" w:hAnsi="Arial" w:cs="Arial" w:hint="eastAsia"/>
          <w:noProof/>
          <w:kern w:val="0"/>
          <w:lang w:val="es-ES"/>
        </w:rPr>
        <w:t>,</w:t>
      </w:r>
      <w:r w:rsidRPr="000B5F3B">
        <w:rPr>
          <w:rFonts w:ascii="Arial" w:hAnsi="Arial" w:cs="Arial" w:hint="eastAsia"/>
          <w:noProof/>
          <w:kern w:val="0"/>
          <w:lang w:val="es-ES"/>
        </w:rPr>
        <w:t>修改页码：第</w:t>
      </w:r>
      <w:r w:rsidRPr="000B5F3B">
        <w:rPr>
          <w:rFonts w:ascii="Arial" w:eastAsia="SimSun" w:hAnsi="Arial" w:cs="Arial" w:hint="eastAsia"/>
          <w:noProof/>
          <w:kern w:val="0"/>
          <w:lang w:val="es-ES"/>
        </w:rPr>
        <w:t>9</w:t>
      </w:r>
      <w:r w:rsidRPr="000B5F3B">
        <w:rPr>
          <w:rFonts w:ascii="Arial" w:hAnsi="Arial" w:cs="Arial" w:hint="eastAsia"/>
          <w:noProof/>
          <w:kern w:val="0"/>
          <w:lang w:val="es-ES"/>
        </w:rPr>
        <w:t>页</w:t>
      </w:r>
      <w:r w:rsidRPr="000B5F3B">
        <w:rPr>
          <w:rFonts w:ascii="Arial" w:hAnsi="Arial" w:cs="Arial" w:hint="eastAsia"/>
          <w:noProof/>
          <w:kern w:val="0"/>
          <w:lang w:val="es-ES"/>
        </w:rPr>
        <w:t>)</w:t>
      </w:r>
    </w:p>
    <w:p w:rsidR="002D0D45" w:rsidRPr="000B5F3B" w:rsidRDefault="002D0D45" w:rsidP="002D0D45">
      <w:pPr>
        <w:ind w:leftChars="100" w:left="210"/>
        <w:rPr>
          <w:rFonts w:ascii="Arial" w:eastAsia="SimSun" w:hAnsi="Arial" w:cs="Arial"/>
          <w:b/>
          <w:noProof/>
          <w:kern w:val="0"/>
          <w:lang w:val="es-ES"/>
        </w:rPr>
      </w:pPr>
      <w:r w:rsidRPr="000B5F3B">
        <w:rPr>
          <w:rFonts w:ascii="Arial" w:hAnsi="Arial" w:cs="Arial" w:hint="eastAsia"/>
          <w:b/>
          <w:noProof/>
          <w:kern w:val="0"/>
          <w:lang w:val="es-ES"/>
        </w:rPr>
        <w:t>新增的需求：</w:t>
      </w:r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>(</w:t>
      </w:r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>增加黄色标注部分</w:t>
      </w:r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 xml:space="preserve">)  </w:t>
      </w:r>
    </w:p>
    <w:p w:rsidR="002D0D45" w:rsidRPr="000B5F3B" w:rsidRDefault="002D0D45" w:rsidP="002D0D45">
      <w:pPr>
        <w:ind w:leftChars="200" w:left="420"/>
        <w:rPr>
          <w:rFonts w:ascii="Arial" w:eastAsia="SimSun" w:hAnsi="Arial" w:cs="Arial"/>
          <w:b/>
          <w:noProof/>
          <w:kern w:val="0"/>
          <w:lang w:val="es-ES"/>
        </w:rPr>
      </w:pPr>
      <w:bookmarkStart w:id="285" w:name="OLE_LINK4"/>
      <w:bookmarkStart w:id="286" w:name="OLE_LINK5"/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>1.1</w:t>
      </w:r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>业务规则</w:t>
      </w:r>
    </w:p>
    <w:p w:rsidR="002D0D45" w:rsidRPr="000B5F3B" w:rsidRDefault="002D0D45" w:rsidP="002D0D45">
      <w:pPr>
        <w:ind w:leftChars="300" w:left="630"/>
        <w:rPr>
          <w:rFonts w:ascii="Arial" w:eastAsia="SimSun" w:hAnsi="Arial" w:cs="Arial"/>
          <w:b/>
          <w:noProof/>
          <w:kern w:val="0"/>
          <w:lang w:val="es-ES"/>
        </w:rPr>
      </w:pPr>
      <w:r w:rsidRPr="000B5F3B">
        <w:rPr>
          <w:rFonts w:ascii="Arial" w:eastAsia="SimSun" w:hAnsi="Arial" w:cs="Arial" w:hint="eastAsia"/>
          <w:b/>
          <w:noProof/>
          <w:kern w:val="0"/>
          <w:lang w:val="es-ES"/>
        </w:rPr>
        <w:t xml:space="preserve"> </w:t>
      </w:r>
      <w:r w:rsidRPr="000B5F3B">
        <w:rPr>
          <w:rFonts w:ascii="Arial" w:eastAsia="SimSun" w:hAnsi="Arial" w:cs="Arial" w:hint="eastAsia"/>
          <w:sz w:val="22"/>
          <w:szCs w:val="22"/>
          <w:lang w:val="es-ES"/>
        </w:rPr>
        <w:t>5</w:t>
      </w:r>
      <w:r w:rsidRPr="000B5F3B">
        <w:rPr>
          <w:rFonts w:ascii="Arial" w:eastAsia="SimSun" w:hAnsi="Arial" w:cs="Arial"/>
          <w:sz w:val="22"/>
          <w:szCs w:val="22"/>
          <w:lang w:val="es-ES"/>
        </w:rPr>
        <w:t>.</w:t>
      </w:r>
      <w:r w:rsidRPr="000B5F3B">
        <w:rPr>
          <w:rFonts w:ascii="Arial" w:eastAsia="SimSun" w:hAnsi="Arial" w:cs="SimSun" w:hint="eastAsia"/>
          <w:sz w:val="22"/>
          <w:szCs w:val="22"/>
        </w:rPr>
        <w:t>产生</w:t>
      </w:r>
      <w:r w:rsidRPr="000B5F3B">
        <w:rPr>
          <w:rFonts w:ascii="Arial" w:eastAsia="SimSun" w:hAnsi="Arial" w:cs="Arial"/>
          <w:sz w:val="22"/>
          <w:szCs w:val="22"/>
          <w:lang w:val="es-ES"/>
        </w:rPr>
        <w:t>Customer SN</w:t>
      </w:r>
    </w:p>
    <w:p w:rsidR="002D0D45" w:rsidRPr="000B5F3B" w:rsidRDefault="002D0D45" w:rsidP="002D0D45">
      <w:pPr>
        <w:ind w:leftChars="500" w:left="1050"/>
        <w:rPr>
          <w:rFonts w:ascii="Arial" w:eastAsia="SimSun" w:hAnsi="Arial" w:cs="Arial"/>
          <w:noProof/>
          <w:kern w:val="0"/>
          <w:lang w:val="es-ES"/>
        </w:rPr>
      </w:pPr>
      <w:bookmarkStart w:id="287" w:name="OLE_LINK2"/>
      <w:bookmarkStart w:id="288" w:name="OLE_LINK3"/>
      <w:bookmarkEnd w:id="285"/>
      <w:bookmarkEnd w:id="286"/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select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@stryear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=right(</w:t>
      </w:r>
      <w:r w:rsidRPr="000B5F3B">
        <w:rPr>
          <w:rFonts w:ascii="Courier New" w:hAnsi="Courier New" w:cs="Courier New"/>
          <w:noProof/>
          <w:color w:val="FF00FF"/>
          <w:kern w:val="0"/>
          <w:sz w:val="20"/>
          <w:szCs w:val="20"/>
          <w:lang w:val="es-ES" w:eastAsia="zh-TW"/>
        </w:rPr>
        <w:t>datepart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(</w:t>
      </w:r>
      <w:r w:rsidRPr="000B5F3B">
        <w:rPr>
          <w:rFonts w:ascii="Courier New" w:hAnsi="Courier New" w:cs="Courier New"/>
          <w:noProof/>
          <w:color w:val="FF00FF"/>
          <w:kern w:val="0"/>
          <w:sz w:val="20"/>
          <w:szCs w:val="20"/>
          <w:lang w:val="es-ES" w:eastAsia="zh-TW"/>
        </w:rPr>
        <w:t>year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,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>@dt1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),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>1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)</w:t>
      </w:r>
    </w:p>
    <w:p w:rsidR="002D0D45" w:rsidRPr="000B5F3B" w:rsidRDefault="002D0D45" w:rsidP="002D0D45">
      <w:pPr>
        <w:autoSpaceDE w:val="0"/>
        <w:autoSpaceDN w:val="0"/>
        <w:adjustRightInd w:val="0"/>
        <w:ind w:leftChars="100" w:left="210"/>
        <w:jc w:val="left"/>
        <w:rPr>
          <w:rFonts w:ascii="Courier New" w:eastAsia="SimSun" w:hAnsi="Courier New" w:cs="Courier New"/>
          <w:noProof/>
          <w:kern w:val="0"/>
          <w:sz w:val="20"/>
          <w:szCs w:val="20"/>
          <w:lang w:val="es-ES"/>
        </w:rPr>
      </w:pPr>
      <w:r w:rsidRPr="000B5F3B">
        <w:rPr>
          <w:rFonts w:eastAsia="SimSun" w:hint="eastAsia"/>
          <w:lang w:val="es-ES"/>
        </w:rPr>
        <w:t xml:space="preserve">    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   </w:t>
      </w:r>
      <w:r w:rsidRPr="000B5F3B">
        <w:rPr>
          <w:rFonts w:ascii="Courier New" w:eastAsia="SimSun" w:hAnsi="Courier New" w:cs="Courier New" w:hint="eastAsia"/>
          <w:noProof/>
          <w:kern w:val="0"/>
          <w:sz w:val="20"/>
          <w:szCs w:val="20"/>
          <w:lang w:val="es-ES"/>
        </w:rPr>
        <w:t xml:space="preserve">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select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@nohead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=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'CN'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+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'U'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+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>@stryear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+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>@strweek</w:t>
      </w:r>
    </w:p>
    <w:p w:rsidR="002D0D45" w:rsidRPr="000B5F3B" w:rsidRDefault="002D0D45" w:rsidP="002D0D45">
      <w:pPr>
        <w:autoSpaceDE w:val="0"/>
        <w:autoSpaceDN w:val="0"/>
        <w:adjustRightInd w:val="0"/>
        <w:ind w:leftChars="100" w:left="1010" w:hangingChars="400" w:hanging="80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</w:pP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ab/>
      </w:r>
      <w:r w:rsidRPr="000B5F3B">
        <w:rPr>
          <w:rFonts w:ascii="Courier New" w:eastAsia="SimSun" w:hAnsi="Courier New" w:cs="Courier New" w:hint="eastAsia"/>
          <w:noProof/>
          <w:kern w:val="0"/>
          <w:sz w:val="20"/>
          <w:szCs w:val="20"/>
          <w:lang w:val="es-ES"/>
        </w:rPr>
        <w:t xml:space="preserve">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select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@maxno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=</w:t>
      </w:r>
      <w:r w:rsidRPr="000B5F3B">
        <w:rPr>
          <w:rFonts w:ascii="Courier New" w:hAnsi="Courier New" w:cs="Courier New"/>
          <w:noProof/>
          <w:color w:val="FF00FF"/>
          <w:kern w:val="0"/>
          <w:sz w:val="20"/>
          <w:szCs w:val="20"/>
          <w:lang w:val="es-ES" w:eastAsia="zh-TW"/>
        </w:rPr>
        <w:t>max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(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>EndNo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)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from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/>
          <w:b/>
          <w:noProof/>
          <w:color w:val="FF0000"/>
          <w:kern w:val="0"/>
          <w:sz w:val="20"/>
          <w:szCs w:val="20"/>
          <w:lang w:val="es-ES" w:eastAsia="zh-TW"/>
        </w:rPr>
        <w:t>SnoCtrl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  <w:lang w:val="es-ES"/>
        </w:rPr>
        <w:t>（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用新表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[NumControl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  <w:lang w:val="es-ES"/>
        </w:rPr>
        <w:t xml:space="preserve"> NoType=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  <w:lang w:val="es-ES"/>
        </w:rPr>
        <w:t>‘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CPQSNO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  <w:lang w:val="es-ES"/>
        </w:rPr>
        <w:t>’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]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</w:rPr>
        <w:t>替换</w:t>
      </w:r>
      <w:r w:rsidRPr="000B5F3B">
        <w:rPr>
          <w:rFonts w:ascii="Courier New" w:hAnsi="Courier New" w:cs="Courier New" w:hint="eastAsia"/>
          <w:noProof/>
          <w:color w:val="FF0000"/>
          <w:kern w:val="0"/>
          <w:sz w:val="20"/>
          <w:szCs w:val="20"/>
          <w:lang w:val="es-ES"/>
        </w:rPr>
        <w:t>）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(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nolock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)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s-ES" w:eastAsia="zh-TW"/>
        </w:rPr>
        <w:t>where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EndNo 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like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@nohead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+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'%'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and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 xml:space="preserve"> Tp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val="es-ES" w:eastAsia="zh-TW"/>
        </w:rPr>
        <w:t>=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val="es-ES" w:eastAsia="zh-TW"/>
        </w:rPr>
        <w:t>'CPQSNO'</w:t>
      </w:r>
    </w:p>
    <w:p w:rsidR="002D0D45" w:rsidRPr="000B5F3B" w:rsidRDefault="002D0D45" w:rsidP="002D0D45">
      <w:pPr>
        <w:autoSpaceDE w:val="0"/>
        <w:autoSpaceDN w:val="0"/>
        <w:adjustRightInd w:val="0"/>
        <w:ind w:leftChars="100" w:left="210"/>
        <w:jc w:val="left"/>
        <w:rPr>
          <w:rFonts w:ascii="Courier New" w:eastAsia="SimSun" w:hAnsi="Courier New" w:cs="Courier New"/>
          <w:noProof/>
          <w:color w:val="0000FF"/>
          <w:kern w:val="0"/>
          <w:sz w:val="20"/>
          <w:szCs w:val="20"/>
        </w:rPr>
      </w:pPr>
      <w:r w:rsidRPr="000B5F3B">
        <w:rPr>
          <w:rFonts w:ascii="Courier New" w:hAnsi="Courier New" w:cs="Courier New"/>
          <w:noProof/>
          <w:kern w:val="0"/>
          <w:sz w:val="20"/>
          <w:szCs w:val="20"/>
          <w:lang w:val="es-ES" w:eastAsia="zh-TW"/>
        </w:rPr>
        <w:tab/>
        <w:t xml:space="preserve">      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eastAsia="zh-TW"/>
        </w:rPr>
        <w:t>if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@maxno 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is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null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eastAsia="zh-TW"/>
        </w:rPr>
        <w:t>select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@maxno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=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>@nohead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+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eastAsia="zh-TW"/>
        </w:rPr>
        <w:t>'0000'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    </w:t>
      </w:r>
      <w:r w:rsidRPr="000B5F3B">
        <w:rPr>
          <w:rFonts w:ascii="Courier New" w:hAnsi="Courier New" w:cs="Courier New"/>
          <w:noProof/>
          <w:color w:val="008000"/>
          <w:kern w:val="0"/>
          <w:sz w:val="20"/>
          <w:szCs w:val="20"/>
          <w:lang w:eastAsia="zh-TW"/>
        </w:rPr>
        <w:t>--IPC CPQSNO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ab/>
        <w:t xml:space="preserve">      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eastAsia="zh-TW"/>
        </w:rPr>
        <w:t>exec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 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eastAsia="zh-TW"/>
        </w:rPr>
        <w:t>GenNo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eastAsia="zh-TW"/>
        </w:rPr>
        <w:t xml:space="preserve"> 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>@maxno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,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>4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,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eastAsia="zh-TW"/>
        </w:rPr>
        <w:t>'NEWCPQ'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,</w:t>
      </w:r>
      <w:r w:rsidRPr="000B5F3B">
        <w:rPr>
          <w:rFonts w:ascii="Courier New" w:hAnsi="Courier New" w:cs="Courier New"/>
          <w:noProof/>
          <w:color w:val="FF0000"/>
          <w:kern w:val="0"/>
          <w:sz w:val="20"/>
          <w:szCs w:val="20"/>
          <w:lang w:eastAsia="zh-TW"/>
        </w:rPr>
        <w:t>''</w:t>
      </w:r>
      <w:r w:rsidRPr="000B5F3B">
        <w:rPr>
          <w:rFonts w:ascii="Courier New" w:hAnsi="Courier New" w:cs="Courier New"/>
          <w:noProof/>
          <w:color w:val="808080"/>
          <w:kern w:val="0"/>
          <w:sz w:val="20"/>
          <w:szCs w:val="20"/>
          <w:lang w:eastAsia="zh-TW"/>
        </w:rPr>
        <w:t>,</w:t>
      </w:r>
      <w:r w:rsidRPr="000B5F3B">
        <w:rPr>
          <w:rFonts w:ascii="Courier New" w:hAnsi="Courier New" w:cs="Courier New"/>
          <w:noProof/>
          <w:kern w:val="0"/>
          <w:sz w:val="20"/>
          <w:szCs w:val="20"/>
          <w:lang w:eastAsia="zh-TW"/>
        </w:rPr>
        <w:t xml:space="preserve">@maxno </w:t>
      </w:r>
      <w:r w:rsidRPr="000B5F3B">
        <w:rPr>
          <w:rFonts w:ascii="Courier New" w:hAnsi="Courier New" w:cs="Courier New"/>
          <w:noProof/>
          <w:color w:val="0000FF"/>
          <w:kern w:val="0"/>
          <w:sz w:val="20"/>
          <w:szCs w:val="20"/>
          <w:lang w:eastAsia="zh-TW"/>
        </w:rPr>
        <w:t>output</w:t>
      </w:r>
    </w:p>
    <w:bookmarkEnd w:id="287"/>
    <w:bookmarkEnd w:id="288"/>
    <w:p w:rsidR="002D0D45" w:rsidRDefault="002D0D45" w:rsidP="002D0D45">
      <w:pPr>
        <w:ind w:leftChars="100" w:left="210"/>
        <w:rPr>
          <w:rFonts w:ascii="Arial" w:eastAsia="SimSun" w:hAnsi="Arial" w:cs="Arial"/>
          <w:sz w:val="22"/>
          <w:szCs w:val="22"/>
        </w:rPr>
      </w:pPr>
      <w:r w:rsidRPr="000B5F3B">
        <w:rPr>
          <w:rFonts w:ascii="Courier New" w:eastAsia="SimSun" w:hAnsi="Courier New" w:cs="Courier New" w:hint="eastAsia"/>
          <w:noProof/>
          <w:color w:val="0000FF"/>
          <w:kern w:val="0"/>
          <w:sz w:val="20"/>
          <w:szCs w:val="20"/>
        </w:rPr>
        <w:t xml:space="preserve">        </w:t>
      </w:r>
      <w:ins w:id="289" w:author="ies12cn74" w:date="2012-12-06T14:17:00Z">
        <w:r w:rsidR="002F658D" w:rsidRPr="000B5F3B">
          <w:rPr>
            <w:rFonts w:ascii="Arial" w:eastAsia="SimSun" w:hAnsi="Arial" w:cs="Arial" w:hint="eastAsia"/>
            <w:sz w:val="22"/>
            <w:szCs w:val="22"/>
          </w:rPr>
          <w:t>如果</w:t>
        </w:r>
      </w:ins>
      <w:ins w:id="290" w:author="ies12cn74" w:date="2012-12-06T14:19:00Z">
        <w:r w:rsidR="002F658D" w:rsidRPr="000B5F3B">
          <w:rPr>
            <w:rFonts w:ascii="Arial" w:eastAsia="SimSun" w:hAnsi="Arial" w:cs="Arial" w:hint="eastAsia"/>
            <w:sz w:val="22"/>
            <w:szCs w:val="22"/>
          </w:rPr>
          <w:t>产生的</w:t>
        </w:r>
        <w:r w:rsidR="002F658D" w:rsidRPr="000B5F3B">
          <w:rPr>
            <w:rFonts w:ascii="Arial" w:eastAsia="SimSun" w:hAnsi="Arial" w:cs="Arial"/>
            <w:sz w:val="22"/>
            <w:szCs w:val="22"/>
          </w:rPr>
          <w:t xml:space="preserve">SN </w:t>
        </w:r>
        <w:r w:rsidR="002F658D" w:rsidRPr="000B5F3B">
          <w:rPr>
            <w:rFonts w:ascii="Arial" w:eastAsia="SimSun" w:hAnsi="Arial" w:cs="Arial" w:hint="eastAsia"/>
            <w:sz w:val="22"/>
            <w:szCs w:val="22"/>
          </w:rPr>
          <w:t>后三码是</w:t>
        </w:r>
        <w:r w:rsidR="002F658D" w:rsidRPr="000B5F3B">
          <w:rPr>
            <w:rFonts w:ascii="Arial" w:eastAsia="SimSun" w:hAnsi="Arial" w:cs="Arial"/>
            <w:sz w:val="22"/>
            <w:szCs w:val="22"/>
          </w:rPr>
          <w:t>W</w:t>
        </w:r>
        <w:r w:rsidR="002F658D" w:rsidRPr="000B5F3B">
          <w:rPr>
            <w:rFonts w:ascii="Arial" w:eastAsia="SimSun" w:hAnsi="Arial" w:cs="Arial" w:hint="eastAsia"/>
            <w:sz w:val="22"/>
            <w:szCs w:val="22"/>
          </w:rPr>
          <w:t>和</w:t>
        </w:r>
        <w:r w:rsidR="002F658D" w:rsidRPr="000B5F3B">
          <w:rPr>
            <w:rFonts w:ascii="Arial" w:eastAsia="SimSun" w:hAnsi="Arial" w:cs="Arial"/>
            <w:sz w:val="22"/>
            <w:szCs w:val="22"/>
          </w:rPr>
          <w:t xml:space="preserve">M </w:t>
        </w:r>
        <w:r w:rsidR="002F658D" w:rsidRPr="000B5F3B">
          <w:rPr>
            <w:rFonts w:ascii="Arial" w:eastAsia="SimSun" w:hAnsi="Arial" w:cs="Arial" w:hint="eastAsia"/>
            <w:sz w:val="22"/>
            <w:szCs w:val="22"/>
          </w:rPr>
          <w:t>的</w:t>
        </w:r>
      </w:ins>
      <w:ins w:id="291" w:author="ies12cn74" w:date="2012-12-06T14:20:00Z">
        <w:r w:rsidR="002F658D" w:rsidRPr="000B5F3B">
          <w:rPr>
            <w:rFonts w:ascii="Arial" w:eastAsia="SimSun" w:hAnsi="Arial" w:cs="Arial" w:hint="eastAsia"/>
            <w:sz w:val="22"/>
            <w:szCs w:val="22"/>
          </w:rPr>
          <w:t>组合时，</w:t>
        </w:r>
      </w:ins>
      <w:ins w:id="292" w:author="ies12cn74" w:date="2012-12-06T14:21:00Z">
        <w:r w:rsidR="002F658D" w:rsidRPr="000B5F3B">
          <w:rPr>
            <w:rFonts w:ascii="Arial" w:eastAsia="SimSun" w:hAnsi="Arial" w:cs="Arial" w:hint="eastAsia"/>
            <w:sz w:val="22"/>
            <w:szCs w:val="22"/>
          </w:rPr>
          <w:t>程式</w:t>
        </w:r>
      </w:ins>
      <w:ins w:id="293" w:author="ies12cn74" w:date="2012-12-06T14:20:00Z">
        <w:r w:rsidR="002F658D" w:rsidRPr="000B5F3B">
          <w:rPr>
            <w:rFonts w:ascii="Arial" w:eastAsia="SimSun" w:hAnsi="Arial" w:cs="Arial" w:hint="eastAsia"/>
            <w:sz w:val="22"/>
            <w:szCs w:val="22"/>
          </w:rPr>
          <w:t>要跳过此组合的生成</w:t>
        </w:r>
      </w:ins>
    </w:p>
    <w:p w:rsidR="002D0D45" w:rsidRDefault="002D0D45" w:rsidP="002D0D45">
      <w:pPr>
        <w:ind w:leftChars="100" w:left="210"/>
        <w:rPr>
          <w:rFonts w:ascii="Arial" w:hAnsi="Arial" w:cs="Arial"/>
          <w:sz w:val="22"/>
          <w:szCs w:val="22"/>
        </w:rPr>
      </w:pPr>
    </w:p>
    <w:p w:rsidR="00571609" w:rsidRDefault="00571609" w:rsidP="002D0D45">
      <w:pPr>
        <w:ind w:leftChars="100" w:left="210"/>
        <w:rPr>
          <w:rFonts w:ascii="Arial" w:hAnsi="Arial" w:cs="Arial"/>
          <w:sz w:val="22"/>
          <w:szCs w:val="22"/>
        </w:rPr>
      </w:pPr>
    </w:p>
    <w:p w:rsidR="00571609" w:rsidRPr="00571609" w:rsidRDefault="00571609" w:rsidP="00571609">
      <w:pPr>
        <w:ind w:leftChars="100" w:left="210"/>
        <w:rPr>
          <w:rFonts w:ascii="Arial" w:hAnsi="Arial" w:cs="Arial"/>
          <w:sz w:val="22"/>
          <w:szCs w:val="22"/>
        </w:rPr>
      </w:pPr>
    </w:p>
    <w:sectPr w:rsidR="00571609" w:rsidRPr="00571609" w:rsidSect="00254B3F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55A5" w:rsidRDefault="000B55A5" w:rsidP="00F8483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1">
    <w:p w:rsidR="000B55A5" w:rsidRDefault="000B55A5" w:rsidP="00F8483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SimSun">
    <w:altName w:val="Microsoft JhengHei"/>
    <w:panose1 w:val="02010600030101010101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Hei">
    <w:altName w:val="MS Gothic"/>
    <w:panose1 w:val="02010600030101010101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NSimSun">
    <w:altName w:val="MS Mincho"/>
    <w:panose1 w:val="02010609030101010101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5669" w:rsidRDefault="00955669" w:rsidP="00B906CE">
    <w:pPr>
      <w:pStyle w:val="a6"/>
      <w:jc w:val="center"/>
    </w:pPr>
    <w:r>
      <w:rPr>
        <w:rFonts w:hint="eastAsia"/>
      </w:rPr>
      <w:t>PAGE</w:t>
    </w:r>
    <w:sdt>
      <w:sdtPr>
        <w:id w:val="171357217"/>
        <w:docPartObj>
          <w:docPartGallery w:val="Page Numbers (Top of Page)"/>
          <w:docPartUnique/>
        </w:docPartObj>
      </w:sdtPr>
      <w:sdtContent>
        <w:r>
          <w:rPr>
            <w:lang w:val="zh-CN"/>
          </w:rPr>
          <w:t xml:space="preserve"> </w:t>
        </w:r>
        <w:r w:rsidR="005E0C62"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 w:rsidR="005E0C62">
          <w:rPr>
            <w:b/>
            <w:sz w:val="24"/>
            <w:szCs w:val="24"/>
          </w:rPr>
          <w:fldChar w:fldCharType="separate"/>
        </w:r>
        <w:r w:rsidR="00BF0DF5">
          <w:rPr>
            <w:b/>
            <w:noProof/>
          </w:rPr>
          <w:t>6</w:t>
        </w:r>
        <w:r w:rsidR="005E0C62">
          <w:rPr>
            <w:b/>
            <w:sz w:val="24"/>
            <w:szCs w:val="24"/>
          </w:rPr>
          <w:fldChar w:fldCharType="end"/>
        </w:r>
        <w:r>
          <w:rPr>
            <w:lang w:val="zh-CN"/>
          </w:rPr>
          <w:t xml:space="preserve"> </w:t>
        </w:r>
        <w:r>
          <w:rPr>
            <w:rFonts w:hint="eastAsia"/>
            <w:lang w:val="zh-CN"/>
          </w:rPr>
          <w:t>OF</w:t>
        </w:r>
        <w:r>
          <w:rPr>
            <w:lang w:val="zh-CN"/>
          </w:rPr>
          <w:t xml:space="preserve"> </w:t>
        </w:r>
        <w:r w:rsidR="005E0C62"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 w:rsidR="005E0C62">
          <w:rPr>
            <w:b/>
            <w:sz w:val="24"/>
            <w:szCs w:val="24"/>
          </w:rPr>
          <w:fldChar w:fldCharType="separate"/>
        </w:r>
        <w:r w:rsidR="00BF0DF5">
          <w:rPr>
            <w:b/>
            <w:noProof/>
          </w:rPr>
          <w:t>12</w:t>
        </w:r>
        <w:r w:rsidR="005E0C62">
          <w:rPr>
            <w:b/>
            <w:sz w:val="24"/>
            <w:szCs w:val="24"/>
          </w:rPr>
          <w:fldChar w:fldCharType="end"/>
        </w:r>
      </w:sdtContent>
    </w:sdt>
  </w:p>
  <w:p w:rsidR="00955669" w:rsidRDefault="0095566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55A5" w:rsidRDefault="000B55A5" w:rsidP="00F8483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1">
    <w:p w:rsidR="000B55A5" w:rsidRDefault="000B55A5" w:rsidP="00F8483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5669" w:rsidRDefault="00955669" w:rsidP="00B906CE">
    <w:pPr>
      <w:pStyle w:val="a4"/>
    </w:pPr>
  </w:p>
  <w:tbl>
    <w:tblPr>
      <w:tblW w:w="0" w:type="auto"/>
      <w:tblInd w:w="468" w:type="dxa"/>
      <w:tblLayout w:type="fixed"/>
      <w:tblLook w:val="0000"/>
    </w:tblPr>
    <w:tblGrid>
      <w:gridCol w:w="8522"/>
    </w:tblGrid>
    <w:tr w:rsidR="00955669" w:rsidTr="00456DCB">
      <w:trPr>
        <w:cantSplit/>
        <w:trHeight w:val="233"/>
      </w:trPr>
      <w:tc>
        <w:tcPr>
          <w:tcW w:w="8522" w:type="dxa"/>
        </w:tcPr>
        <w:p w:rsidR="00955669" w:rsidRDefault="00955669" w:rsidP="006B5FDD">
          <w:pPr>
            <w:pStyle w:val="a4"/>
            <w:pBdr>
              <w:bottom w:val="none" w:sz="0" w:space="0" w:color="auto"/>
            </w:pBdr>
            <w:rPr>
              <w:rFonts w:eastAsia="SimSun" w:cs="Times New Roman"/>
              <w:b/>
              <w:sz w:val="28"/>
            </w:rPr>
          </w:pPr>
          <w:r>
            <w:rPr>
              <w:rFonts w:hint="eastAsia"/>
              <w:b/>
              <w:sz w:val="28"/>
            </w:rPr>
            <w:t xml:space="preserve">&lt;&lt; </w:t>
          </w:r>
          <w:r w:rsidRPr="009C1113">
            <w:rPr>
              <w:b/>
              <w:sz w:val="28"/>
            </w:rPr>
            <w:t>iMES</w:t>
          </w:r>
          <w:r>
            <w:rPr>
              <w:rFonts w:hint="eastAsia"/>
              <w:b/>
              <w:sz w:val="28"/>
            </w:rPr>
            <w:t>2012</w:t>
          </w:r>
          <w:r>
            <w:rPr>
              <w:rFonts w:eastAsia="SimSun" w:cs="Times New Roman" w:hint="eastAsia"/>
              <w:b/>
              <w:sz w:val="28"/>
            </w:rPr>
            <w:t>&gt;&gt;</w:t>
          </w:r>
        </w:p>
      </w:tc>
    </w:tr>
    <w:tr w:rsidR="00955669" w:rsidTr="00456DCB">
      <w:trPr>
        <w:cantSplit/>
        <w:trHeight w:val="232"/>
      </w:trPr>
      <w:tc>
        <w:tcPr>
          <w:tcW w:w="8522" w:type="dxa"/>
        </w:tcPr>
        <w:p w:rsidR="00955669" w:rsidRDefault="00955669" w:rsidP="00153C39">
          <w:pPr>
            <w:pStyle w:val="a4"/>
            <w:pBdr>
              <w:bottom w:val="none" w:sz="0" w:space="0" w:color="auto"/>
            </w:pBdr>
            <w:jc w:val="both"/>
            <w:rPr>
              <w:rFonts w:eastAsia="SimSun" w:cs="Times New Roman"/>
              <w:b/>
              <w:noProof/>
              <w:sz w:val="20"/>
            </w:rPr>
          </w:pPr>
          <w:r>
            <w:rPr>
              <w:rFonts w:eastAsia="SimSun" w:cs="Times New Roman" w:hint="eastAsia"/>
              <w:b/>
              <w:sz w:val="28"/>
            </w:rPr>
            <w:t>SCI No</w:t>
          </w:r>
          <w:r>
            <w:rPr>
              <w:rFonts w:ascii="SimSun" w:eastAsia="SimSun" w:hAnsi="SimSun" w:cs="SimSun" w:hint="eastAsia"/>
              <w:b/>
              <w:sz w:val="28"/>
            </w:rPr>
            <w:t>：</w:t>
          </w:r>
          <w:r w:rsidRPr="00B906CE">
            <w:rPr>
              <w:rFonts w:ascii="Arial" w:hAnsi="Arial" w:cs="Arial"/>
              <w:b/>
              <w:bCs/>
            </w:rPr>
            <w:t>CI-MES1</w:t>
          </w:r>
          <w:r>
            <w:rPr>
              <w:rFonts w:ascii="Arial" w:hAnsi="Arial" w:cs="Arial" w:hint="eastAsia"/>
              <w:b/>
              <w:bCs/>
            </w:rPr>
            <w:t>2</w:t>
          </w:r>
          <w:r w:rsidRPr="00B906CE">
            <w:rPr>
              <w:rFonts w:ascii="Arial" w:hAnsi="Arial" w:cs="Arial"/>
              <w:b/>
              <w:bCs/>
            </w:rPr>
            <w:t>-SPEC-</w:t>
          </w:r>
          <w:r>
            <w:rPr>
              <w:rFonts w:ascii="Arial" w:hAnsi="Arial" w:cs="Arial" w:hint="eastAsia"/>
              <w:b/>
              <w:bCs/>
            </w:rPr>
            <w:t>FA</w:t>
          </w:r>
          <w:r w:rsidRPr="00B906CE">
            <w:rPr>
              <w:rFonts w:ascii="Arial" w:hAnsi="Arial" w:cs="Arial"/>
              <w:b/>
              <w:bCs/>
            </w:rPr>
            <w:t>-UC</w:t>
          </w:r>
          <w:r>
            <w:rPr>
              <w:rFonts w:ascii="Arial" w:hAnsi="Arial" w:cs="Arial" w:hint="eastAsia"/>
              <w:b/>
              <w:bCs/>
            </w:rPr>
            <w:t xml:space="preserve"> </w:t>
          </w:r>
          <w:r w:rsidRPr="00B906CE">
            <w:rPr>
              <w:rFonts w:ascii="Arial" w:hAnsi="Arial" w:cs="Arial"/>
              <w:b/>
              <w:bCs/>
            </w:rPr>
            <w:t>Generate Customer SN.docx</w:t>
          </w:r>
        </w:p>
      </w:tc>
    </w:tr>
  </w:tbl>
  <w:p w:rsidR="00955669" w:rsidRPr="00B906CE" w:rsidRDefault="00955669" w:rsidP="00B906CE">
    <w:pPr>
      <w:pStyle w:val="a4"/>
      <w:jc w:val="both"/>
      <w:rPr>
        <w:rFonts w:eastAsia="SimSu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860F4"/>
    <w:multiLevelType w:val="hybridMultilevel"/>
    <w:tmpl w:val="0A92E20E"/>
    <w:lvl w:ilvl="0" w:tplc="1832B7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2E80F0A"/>
    <w:multiLevelType w:val="hybridMultilevel"/>
    <w:tmpl w:val="264C8AA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175B8F"/>
    <w:multiLevelType w:val="hybridMultilevel"/>
    <w:tmpl w:val="71E4A8E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>
    <w:nsid w:val="24852B04"/>
    <w:multiLevelType w:val="hybridMultilevel"/>
    <w:tmpl w:val="A1524E08"/>
    <w:lvl w:ilvl="0" w:tplc="9D44D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940329"/>
    <w:multiLevelType w:val="hybridMultilevel"/>
    <w:tmpl w:val="E4CE76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E1A4DE4"/>
    <w:multiLevelType w:val="hybridMultilevel"/>
    <w:tmpl w:val="020CF52A"/>
    <w:lvl w:ilvl="0" w:tplc="BBFAE2F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10B33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8C650BC"/>
    <w:multiLevelType w:val="hybridMultilevel"/>
    <w:tmpl w:val="144AA9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6A4322"/>
    <w:multiLevelType w:val="hybridMultilevel"/>
    <w:tmpl w:val="711807D0"/>
    <w:lvl w:ilvl="0" w:tplc="D63C539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FF772A"/>
    <w:multiLevelType w:val="hybridMultilevel"/>
    <w:tmpl w:val="48E6F674"/>
    <w:lvl w:ilvl="0" w:tplc="753CD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2A15112"/>
    <w:multiLevelType w:val="multilevel"/>
    <w:tmpl w:val="2312B698"/>
    <w:lvl w:ilvl="0"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1">
    <w:nsid w:val="4C621C76"/>
    <w:multiLevelType w:val="hybridMultilevel"/>
    <w:tmpl w:val="C9AA1ED2"/>
    <w:lvl w:ilvl="0" w:tplc="E56618B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20F51D2"/>
    <w:multiLevelType w:val="hybridMultilevel"/>
    <w:tmpl w:val="5CDE36A2"/>
    <w:lvl w:ilvl="0" w:tplc="DF12447E">
      <w:start w:val="1"/>
      <w:numFmt w:val="decimal"/>
      <w:lvlText w:val="%1."/>
      <w:lvlJc w:val="left"/>
      <w:pPr>
        <w:ind w:left="840" w:hanging="420"/>
      </w:pPr>
    </w:lvl>
    <w:lvl w:ilvl="1" w:tplc="E3FCB9A0">
      <w:start w:val="1"/>
      <w:numFmt w:val="lowerLetter"/>
      <w:lvlText w:val="%2)"/>
      <w:lvlJc w:val="left"/>
      <w:pPr>
        <w:ind w:left="1260" w:hanging="420"/>
      </w:pPr>
    </w:lvl>
    <w:lvl w:ilvl="2" w:tplc="B5BEDBE6">
      <w:start w:val="1"/>
      <w:numFmt w:val="lowerRoman"/>
      <w:lvlText w:val="%3."/>
      <w:lvlJc w:val="right"/>
      <w:pPr>
        <w:ind w:left="1680" w:hanging="420"/>
      </w:pPr>
    </w:lvl>
    <w:lvl w:ilvl="3" w:tplc="8F8ED1EC">
      <w:start w:val="1"/>
      <w:numFmt w:val="decimal"/>
      <w:lvlText w:val="%4."/>
      <w:lvlJc w:val="left"/>
      <w:pPr>
        <w:ind w:left="2100" w:hanging="420"/>
      </w:pPr>
    </w:lvl>
    <w:lvl w:ilvl="4" w:tplc="FE9AF376">
      <w:start w:val="1"/>
      <w:numFmt w:val="lowerLetter"/>
      <w:lvlText w:val="%5)"/>
      <w:lvlJc w:val="left"/>
      <w:pPr>
        <w:ind w:left="2520" w:hanging="420"/>
      </w:pPr>
    </w:lvl>
    <w:lvl w:ilvl="5" w:tplc="86668FFE">
      <w:start w:val="1"/>
      <w:numFmt w:val="lowerRoman"/>
      <w:lvlText w:val="%6."/>
      <w:lvlJc w:val="right"/>
      <w:pPr>
        <w:ind w:left="2940" w:hanging="420"/>
      </w:pPr>
    </w:lvl>
    <w:lvl w:ilvl="6" w:tplc="ABFA3C8A">
      <w:start w:val="1"/>
      <w:numFmt w:val="decimal"/>
      <w:lvlText w:val="%7."/>
      <w:lvlJc w:val="left"/>
      <w:pPr>
        <w:ind w:left="3360" w:hanging="420"/>
      </w:pPr>
    </w:lvl>
    <w:lvl w:ilvl="7" w:tplc="0306489A">
      <w:start w:val="1"/>
      <w:numFmt w:val="lowerLetter"/>
      <w:lvlText w:val="%8)"/>
      <w:lvlJc w:val="left"/>
      <w:pPr>
        <w:ind w:left="3780" w:hanging="420"/>
      </w:pPr>
    </w:lvl>
    <w:lvl w:ilvl="8" w:tplc="C92E65BC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7010C1B"/>
    <w:multiLevelType w:val="hybridMultilevel"/>
    <w:tmpl w:val="E70C7828"/>
    <w:lvl w:ilvl="0" w:tplc="C70A5E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A2C19D3"/>
    <w:multiLevelType w:val="hybridMultilevel"/>
    <w:tmpl w:val="902C8A94"/>
    <w:lvl w:ilvl="0" w:tplc="0100ABE2">
      <w:start w:val="1"/>
      <w:numFmt w:val="decimal"/>
      <w:lvlText w:val="%1."/>
      <w:lvlJc w:val="left"/>
      <w:pPr>
        <w:ind w:left="780" w:hanging="360"/>
      </w:pPr>
      <w:rPr>
        <w:rFonts w:ascii="Arial" w:hAnsi="Arial" w:cs="Arial" w:hint="default"/>
      </w:rPr>
    </w:lvl>
    <w:lvl w:ilvl="1" w:tplc="04090019">
      <w:start w:val="1"/>
      <w:numFmt w:val="ideographTraditional"/>
      <w:lvlText w:val="%2、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>
      <w:start w:val="1"/>
      <w:numFmt w:val="ideographTraditional"/>
      <w:lvlText w:val="%5、"/>
      <w:lvlJc w:val="left"/>
      <w:pPr>
        <w:ind w:left="2820" w:hanging="480"/>
      </w:pPr>
    </w:lvl>
    <w:lvl w:ilvl="5" w:tplc="0409001B">
      <w:start w:val="1"/>
      <w:numFmt w:val="lowerRoman"/>
      <w:lvlText w:val="%6."/>
      <w:lvlJc w:val="right"/>
      <w:pPr>
        <w:ind w:left="3300" w:hanging="480"/>
      </w:pPr>
    </w:lvl>
    <w:lvl w:ilvl="6" w:tplc="0409000F">
      <w:start w:val="1"/>
      <w:numFmt w:val="decimal"/>
      <w:lvlText w:val="%7."/>
      <w:lvlJc w:val="left"/>
      <w:pPr>
        <w:ind w:left="3780" w:hanging="480"/>
      </w:pPr>
    </w:lvl>
    <w:lvl w:ilvl="7" w:tplc="04090019">
      <w:start w:val="1"/>
      <w:numFmt w:val="ideographTraditional"/>
      <w:lvlText w:val="%8、"/>
      <w:lvlJc w:val="left"/>
      <w:pPr>
        <w:ind w:left="4260" w:hanging="480"/>
      </w:pPr>
    </w:lvl>
    <w:lvl w:ilvl="8" w:tplc="0409001B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6EE05CDE"/>
    <w:multiLevelType w:val="hybridMultilevel"/>
    <w:tmpl w:val="4A1A5E68"/>
    <w:lvl w:ilvl="0" w:tplc="F10AA43E">
      <w:start w:val="1"/>
      <w:numFmt w:val="upperLetter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A43B5A"/>
    <w:multiLevelType w:val="hybridMultilevel"/>
    <w:tmpl w:val="63C4DE84"/>
    <w:lvl w:ilvl="0" w:tplc="0310E03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9B20671"/>
    <w:multiLevelType w:val="hybridMultilevel"/>
    <w:tmpl w:val="2EEEB5C6"/>
    <w:lvl w:ilvl="0" w:tplc="B0565E9E">
      <w:start w:val="1"/>
      <w:numFmt w:val="upperLetter"/>
      <w:lvlText w:val="%1.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0A33A8"/>
    <w:multiLevelType w:val="hybridMultilevel"/>
    <w:tmpl w:val="80D05034"/>
    <w:lvl w:ilvl="0" w:tplc="BE80E2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1E4978E">
      <w:start w:val="1"/>
      <w:numFmt w:val="lowerLetter"/>
      <w:lvlText w:val="%2)"/>
      <w:lvlJc w:val="left"/>
      <w:pPr>
        <w:ind w:left="1260" w:hanging="420"/>
      </w:pPr>
    </w:lvl>
    <w:lvl w:ilvl="2" w:tplc="A6CC5C58">
      <w:start w:val="1"/>
      <w:numFmt w:val="lowerRoman"/>
      <w:lvlText w:val="%3."/>
      <w:lvlJc w:val="right"/>
      <w:pPr>
        <w:ind w:left="1680" w:hanging="420"/>
      </w:pPr>
    </w:lvl>
    <w:lvl w:ilvl="3" w:tplc="2AFA4386">
      <w:start w:val="1"/>
      <w:numFmt w:val="decimal"/>
      <w:lvlText w:val="%4."/>
      <w:lvlJc w:val="left"/>
      <w:pPr>
        <w:ind w:left="2100" w:hanging="420"/>
      </w:pPr>
    </w:lvl>
    <w:lvl w:ilvl="4" w:tplc="024A119E">
      <w:start w:val="1"/>
      <w:numFmt w:val="lowerLetter"/>
      <w:lvlText w:val="%5)"/>
      <w:lvlJc w:val="left"/>
      <w:pPr>
        <w:ind w:left="2520" w:hanging="420"/>
      </w:pPr>
    </w:lvl>
    <w:lvl w:ilvl="5" w:tplc="25DE02F6">
      <w:start w:val="1"/>
      <w:numFmt w:val="lowerRoman"/>
      <w:lvlText w:val="%6."/>
      <w:lvlJc w:val="right"/>
      <w:pPr>
        <w:ind w:left="2940" w:hanging="420"/>
      </w:pPr>
    </w:lvl>
    <w:lvl w:ilvl="6" w:tplc="ED2E95FE">
      <w:start w:val="1"/>
      <w:numFmt w:val="decimal"/>
      <w:lvlText w:val="%7."/>
      <w:lvlJc w:val="left"/>
      <w:pPr>
        <w:ind w:left="3360" w:hanging="420"/>
      </w:pPr>
    </w:lvl>
    <w:lvl w:ilvl="7" w:tplc="C950A62A">
      <w:start w:val="1"/>
      <w:numFmt w:val="lowerLetter"/>
      <w:lvlText w:val="%8)"/>
      <w:lvlJc w:val="left"/>
      <w:pPr>
        <w:ind w:left="3780" w:hanging="420"/>
      </w:pPr>
    </w:lvl>
    <w:lvl w:ilvl="8" w:tplc="33F0C47E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3"/>
  </w:num>
  <w:num w:numId="3">
    <w:abstractNumId w:val="10"/>
  </w:num>
  <w:num w:numId="4">
    <w:abstractNumId w:val="10"/>
  </w:num>
  <w:num w:numId="5">
    <w:abstractNumId w:val="2"/>
  </w:num>
  <w:num w:numId="6">
    <w:abstractNumId w:val="10"/>
  </w:num>
  <w:num w:numId="7">
    <w:abstractNumId w:val="18"/>
  </w:num>
  <w:num w:numId="8">
    <w:abstractNumId w:val="12"/>
  </w:num>
  <w:num w:numId="9">
    <w:abstractNumId w:val="0"/>
  </w:num>
  <w:num w:numId="10">
    <w:abstractNumId w:val="7"/>
  </w:num>
  <w:num w:numId="11">
    <w:abstractNumId w:val="9"/>
  </w:num>
  <w:num w:numId="12">
    <w:abstractNumId w:val="5"/>
  </w:num>
  <w:num w:numId="13">
    <w:abstractNumId w:val="11"/>
  </w:num>
  <w:num w:numId="14">
    <w:abstractNumId w:val="16"/>
  </w:num>
  <w:num w:numId="15">
    <w:abstractNumId w:val="8"/>
  </w:num>
  <w:num w:numId="16">
    <w:abstractNumId w:val="14"/>
  </w:num>
  <w:num w:numId="17">
    <w:abstractNumId w:val="17"/>
  </w:num>
  <w:num w:numId="18">
    <w:abstractNumId w:val="15"/>
  </w:num>
  <w:num w:numId="19">
    <w:abstractNumId w:val="6"/>
  </w:num>
  <w:num w:numId="20">
    <w:abstractNumId w:val="4"/>
  </w:num>
  <w:num w:numId="21">
    <w:abstractNumId w:val="1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ttachedTemplate r:id="rId1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0986"/>
    <w:rsid w:val="0000505D"/>
    <w:rsid w:val="00007076"/>
    <w:rsid w:val="00007496"/>
    <w:rsid w:val="00007953"/>
    <w:rsid w:val="00007ACE"/>
    <w:rsid w:val="00007C79"/>
    <w:rsid w:val="00010806"/>
    <w:rsid w:val="00013B0A"/>
    <w:rsid w:val="00013F7A"/>
    <w:rsid w:val="00017416"/>
    <w:rsid w:val="00017B6F"/>
    <w:rsid w:val="000214CF"/>
    <w:rsid w:val="000219B7"/>
    <w:rsid w:val="000229D3"/>
    <w:rsid w:val="000234FC"/>
    <w:rsid w:val="00026266"/>
    <w:rsid w:val="00026547"/>
    <w:rsid w:val="0002668C"/>
    <w:rsid w:val="00031E51"/>
    <w:rsid w:val="00033610"/>
    <w:rsid w:val="0003436B"/>
    <w:rsid w:val="000360DA"/>
    <w:rsid w:val="00040145"/>
    <w:rsid w:val="00042BC5"/>
    <w:rsid w:val="00045286"/>
    <w:rsid w:val="00053539"/>
    <w:rsid w:val="000538A1"/>
    <w:rsid w:val="00053A31"/>
    <w:rsid w:val="000611DD"/>
    <w:rsid w:val="000614DD"/>
    <w:rsid w:val="00061FE0"/>
    <w:rsid w:val="00070BFE"/>
    <w:rsid w:val="00072364"/>
    <w:rsid w:val="0007280B"/>
    <w:rsid w:val="00073BBE"/>
    <w:rsid w:val="0008184E"/>
    <w:rsid w:val="00082077"/>
    <w:rsid w:val="00082ED1"/>
    <w:rsid w:val="0008340D"/>
    <w:rsid w:val="00084AEB"/>
    <w:rsid w:val="000851E4"/>
    <w:rsid w:val="00091FDE"/>
    <w:rsid w:val="00092D40"/>
    <w:rsid w:val="00092D9D"/>
    <w:rsid w:val="0009672E"/>
    <w:rsid w:val="00097E5B"/>
    <w:rsid w:val="00097F4A"/>
    <w:rsid w:val="000A1155"/>
    <w:rsid w:val="000A15D7"/>
    <w:rsid w:val="000A1CEC"/>
    <w:rsid w:val="000A2298"/>
    <w:rsid w:val="000A4A0A"/>
    <w:rsid w:val="000A59FE"/>
    <w:rsid w:val="000A614B"/>
    <w:rsid w:val="000A7428"/>
    <w:rsid w:val="000A7C39"/>
    <w:rsid w:val="000B1E25"/>
    <w:rsid w:val="000B2835"/>
    <w:rsid w:val="000B55A5"/>
    <w:rsid w:val="000B57D3"/>
    <w:rsid w:val="000B5BC2"/>
    <w:rsid w:val="000B5F3B"/>
    <w:rsid w:val="000B6745"/>
    <w:rsid w:val="000B7E68"/>
    <w:rsid w:val="000C01CB"/>
    <w:rsid w:val="000C11E8"/>
    <w:rsid w:val="000C3A92"/>
    <w:rsid w:val="000C4847"/>
    <w:rsid w:val="000C6D12"/>
    <w:rsid w:val="000C6ED5"/>
    <w:rsid w:val="000C78CE"/>
    <w:rsid w:val="000D0988"/>
    <w:rsid w:val="000D0E8C"/>
    <w:rsid w:val="000D3913"/>
    <w:rsid w:val="000D4145"/>
    <w:rsid w:val="000D4A00"/>
    <w:rsid w:val="000D51AC"/>
    <w:rsid w:val="000D65E6"/>
    <w:rsid w:val="000E70A9"/>
    <w:rsid w:val="000F1ABF"/>
    <w:rsid w:val="000F2365"/>
    <w:rsid w:val="000F361E"/>
    <w:rsid w:val="00102739"/>
    <w:rsid w:val="0010643F"/>
    <w:rsid w:val="00112340"/>
    <w:rsid w:val="001139F8"/>
    <w:rsid w:val="0011461B"/>
    <w:rsid w:val="00114634"/>
    <w:rsid w:val="00116B00"/>
    <w:rsid w:val="001178ED"/>
    <w:rsid w:val="00117FBB"/>
    <w:rsid w:val="00127D21"/>
    <w:rsid w:val="0013059B"/>
    <w:rsid w:val="0013475D"/>
    <w:rsid w:val="001358A3"/>
    <w:rsid w:val="00135D19"/>
    <w:rsid w:val="00136E63"/>
    <w:rsid w:val="001374BF"/>
    <w:rsid w:val="0014180F"/>
    <w:rsid w:val="00142193"/>
    <w:rsid w:val="00142494"/>
    <w:rsid w:val="00142E33"/>
    <w:rsid w:val="001445C5"/>
    <w:rsid w:val="00147921"/>
    <w:rsid w:val="00150A73"/>
    <w:rsid w:val="00153C39"/>
    <w:rsid w:val="00154B96"/>
    <w:rsid w:val="00154FE2"/>
    <w:rsid w:val="00156F09"/>
    <w:rsid w:val="001570A5"/>
    <w:rsid w:val="001616B5"/>
    <w:rsid w:val="001665AE"/>
    <w:rsid w:val="001711CA"/>
    <w:rsid w:val="00171FEF"/>
    <w:rsid w:val="001720DB"/>
    <w:rsid w:val="00173D46"/>
    <w:rsid w:val="00173F0F"/>
    <w:rsid w:val="00174C02"/>
    <w:rsid w:val="00177F86"/>
    <w:rsid w:val="00180A3D"/>
    <w:rsid w:val="00182141"/>
    <w:rsid w:val="00182A3B"/>
    <w:rsid w:val="001834AE"/>
    <w:rsid w:val="001845AA"/>
    <w:rsid w:val="001845EF"/>
    <w:rsid w:val="00184B53"/>
    <w:rsid w:val="00184CE9"/>
    <w:rsid w:val="00190246"/>
    <w:rsid w:val="001908BA"/>
    <w:rsid w:val="001964AB"/>
    <w:rsid w:val="001A3729"/>
    <w:rsid w:val="001B005C"/>
    <w:rsid w:val="001B1AAB"/>
    <w:rsid w:val="001B36BA"/>
    <w:rsid w:val="001B40E1"/>
    <w:rsid w:val="001B4396"/>
    <w:rsid w:val="001B4710"/>
    <w:rsid w:val="001B5764"/>
    <w:rsid w:val="001B66EF"/>
    <w:rsid w:val="001B7139"/>
    <w:rsid w:val="001C02CF"/>
    <w:rsid w:val="001C04BB"/>
    <w:rsid w:val="001C05A9"/>
    <w:rsid w:val="001C0BE5"/>
    <w:rsid w:val="001D0C33"/>
    <w:rsid w:val="001D2994"/>
    <w:rsid w:val="001D76F8"/>
    <w:rsid w:val="001E1463"/>
    <w:rsid w:val="001E35EA"/>
    <w:rsid w:val="001E43B4"/>
    <w:rsid w:val="001F256E"/>
    <w:rsid w:val="001F5E91"/>
    <w:rsid w:val="001F6CF7"/>
    <w:rsid w:val="002006F6"/>
    <w:rsid w:val="0020167E"/>
    <w:rsid w:val="0020233C"/>
    <w:rsid w:val="00202EB7"/>
    <w:rsid w:val="00204206"/>
    <w:rsid w:val="002065C7"/>
    <w:rsid w:val="00211FEA"/>
    <w:rsid w:val="00213744"/>
    <w:rsid w:val="00213835"/>
    <w:rsid w:val="00213C02"/>
    <w:rsid w:val="00215F69"/>
    <w:rsid w:val="00230A53"/>
    <w:rsid w:val="00233033"/>
    <w:rsid w:val="002340FF"/>
    <w:rsid w:val="00236798"/>
    <w:rsid w:val="002374A2"/>
    <w:rsid w:val="00237E69"/>
    <w:rsid w:val="002420CE"/>
    <w:rsid w:val="00242CBC"/>
    <w:rsid w:val="00243F16"/>
    <w:rsid w:val="002451E9"/>
    <w:rsid w:val="0024539C"/>
    <w:rsid w:val="0024766D"/>
    <w:rsid w:val="0025213E"/>
    <w:rsid w:val="002525D3"/>
    <w:rsid w:val="00254B3F"/>
    <w:rsid w:val="00255D48"/>
    <w:rsid w:val="00256B5E"/>
    <w:rsid w:val="00257E35"/>
    <w:rsid w:val="00261645"/>
    <w:rsid w:val="00264033"/>
    <w:rsid w:val="00270D30"/>
    <w:rsid w:val="002728CE"/>
    <w:rsid w:val="002742F0"/>
    <w:rsid w:val="0027534E"/>
    <w:rsid w:val="002756C1"/>
    <w:rsid w:val="0027694A"/>
    <w:rsid w:val="002816D4"/>
    <w:rsid w:val="002828B7"/>
    <w:rsid w:val="002831EA"/>
    <w:rsid w:val="00283BC0"/>
    <w:rsid w:val="00287E5E"/>
    <w:rsid w:val="00291BFA"/>
    <w:rsid w:val="00292BEF"/>
    <w:rsid w:val="002935FB"/>
    <w:rsid w:val="00293CDF"/>
    <w:rsid w:val="002966B3"/>
    <w:rsid w:val="002A1F57"/>
    <w:rsid w:val="002A2EAA"/>
    <w:rsid w:val="002A3609"/>
    <w:rsid w:val="002A4BBA"/>
    <w:rsid w:val="002A5CA3"/>
    <w:rsid w:val="002A7974"/>
    <w:rsid w:val="002B2640"/>
    <w:rsid w:val="002B39E4"/>
    <w:rsid w:val="002B3A73"/>
    <w:rsid w:val="002B3C70"/>
    <w:rsid w:val="002B609E"/>
    <w:rsid w:val="002C1F1C"/>
    <w:rsid w:val="002C6B71"/>
    <w:rsid w:val="002C7B6E"/>
    <w:rsid w:val="002D0D45"/>
    <w:rsid w:val="002D0D51"/>
    <w:rsid w:val="002D245E"/>
    <w:rsid w:val="002D5DCF"/>
    <w:rsid w:val="002D62F9"/>
    <w:rsid w:val="002D6C71"/>
    <w:rsid w:val="002E3DEE"/>
    <w:rsid w:val="002E48EA"/>
    <w:rsid w:val="002E5EAC"/>
    <w:rsid w:val="002F210B"/>
    <w:rsid w:val="002F658D"/>
    <w:rsid w:val="002F7523"/>
    <w:rsid w:val="00300031"/>
    <w:rsid w:val="003008D0"/>
    <w:rsid w:val="003030E5"/>
    <w:rsid w:val="0030459F"/>
    <w:rsid w:val="00304735"/>
    <w:rsid w:val="003054CF"/>
    <w:rsid w:val="003067B7"/>
    <w:rsid w:val="0030680E"/>
    <w:rsid w:val="003154EA"/>
    <w:rsid w:val="003157D9"/>
    <w:rsid w:val="00317CDC"/>
    <w:rsid w:val="003206FD"/>
    <w:rsid w:val="00325E41"/>
    <w:rsid w:val="0032632C"/>
    <w:rsid w:val="0033014A"/>
    <w:rsid w:val="00331455"/>
    <w:rsid w:val="00331862"/>
    <w:rsid w:val="00331E7E"/>
    <w:rsid w:val="003345BD"/>
    <w:rsid w:val="003348C3"/>
    <w:rsid w:val="00337DC4"/>
    <w:rsid w:val="00340AA4"/>
    <w:rsid w:val="0034345B"/>
    <w:rsid w:val="00343DDB"/>
    <w:rsid w:val="00346132"/>
    <w:rsid w:val="003469AF"/>
    <w:rsid w:val="00350882"/>
    <w:rsid w:val="003515E7"/>
    <w:rsid w:val="003569E6"/>
    <w:rsid w:val="00370826"/>
    <w:rsid w:val="00371BF0"/>
    <w:rsid w:val="00372777"/>
    <w:rsid w:val="00372BCE"/>
    <w:rsid w:val="00372D5E"/>
    <w:rsid w:val="003820F7"/>
    <w:rsid w:val="00383818"/>
    <w:rsid w:val="00386FC9"/>
    <w:rsid w:val="003901D0"/>
    <w:rsid w:val="0039063A"/>
    <w:rsid w:val="003927A3"/>
    <w:rsid w:val="00392DC2"/>
    <w:rsid w:val="00393FB3"/>
    <w:rsid w:val="00397714"/>
    <w:rsid w:val="003A40FB"/>
    <w:rsid w:val="003A6AEC"/>
    <w:rsid w:val="003B1662"/>
    <w:rsid w:val="003B2B78"/>
    <w:rsid w:val="003B39D4"/>
    <w:rsid w:val="003B74A2"/>
    <w:rsid w:val="003C1394"/>
    <w:rsid w:val="003C2F5B"/>
    <w:rsid w:val="003C3285"/>
    <w:rsid w:val="003C3B60"/>
    <w:rsid w:val="003C48AC"/>
    <w:rsid w:val="003C506D"/>
    <w:rsid w:val="003C5D6C"/>
    <w:rsid w:val="003C5E04"/>
    <w:rsid w:val="003C6BED"/>
    <w:rsid w:val="003C6C13"/>
    <w:rsid w:val="003C6C56"/>
    <w:rsid w:val="003D14EC"/>
    <w:rsid w:val="003D199C"/>
    <w:rsid w:val="003D540A"/>
    <w:rsid w:val="003D5913"/>
    <w:rsid w:val="003D7040"/>
    <w:rsid w:val="003D7F49"/>
    <w:rsid w:val="003E0181"/>
    <w:rsid w:val="003E030C"/>
    <w:rsid w:val="003E3497"/>
    <w:rsid w:val="003E5E80"/>
    <w:rsid w:val="003F3ED5"/>
    <w:rsid w:val="003F5F2E"/>
    <w:rsid w:val="004003DD"/>
    <w:rsid w:val="00400579"/>
    <w:rsid w:val="004027D2"/>
    <w:rsid w:val="00402FDF"/>
    <w:rsid w:val="00403DE3"/>
    <w:rsid w:val="004141B2"/>
    <w:rsid w:val="004153A0"/>
    <w:rsid w:val="00420A39"/>
    <w:rsid w:val="004250A8"/>
    <w:rsid w:val="004260DA"/>
    <w:rsid w:val="004263DC"/>
    <w:rsid w:val="004307B9"/>
    <w:rsid w:val="00430DDE"/>
    <w:rsid w:val="00431B58"/>
    <w:rsid w:val="00431E8E"/>
    <w:rsid w:val="0043467C"/>
    <w:rsid w:val="004352D7"/>
    <w:rsid w:val="0043537F"/>
    <w:rsid w:val="004361BA"/>
    <w:rsid w:val="0043759E"/>
    <w:rsid w:val="00437603"/>
    <w:rsid w:val="004406D6"/>
    <w:rsid w:val="00441F40"/>
    <w:rsid w:val="00443146"/>
    <w:rsid w:val="004443D3"/>
    <w:rsid w:val="004446BB"/>
    <w:rsid w:val="00445229"/>
    <w:rsid w:val="00445465"/>
    <w:rsid w:val="00450D67"/>
    <w:rsid w:val="00451CDE"/>
    <w:rsid w:val="004531D0"/>
    <w:rsid w:val="00455B17"/>
    <w:rsid w:val="00456DCB"/>
    <w:rsid w:val="00461A0B"/>
    <w:rsid w:val="00463522"/>
    <w:rsid w:val="00464E8C"/>
    <w:rsid w:val="00466597"/>
    <w:rsid w:val="00466BE3"/>
    <w:rsid w:val="00466C16"/>
    <w:rsid w:val="00467649"/>
    <w:rsid w:val="00467FAE"/>
    <w:rsid w:val="00472F15"/>
    <w:rsid w:val="0047664D"/>
    <w:rsid w:val="00480CFF"/>
    <w:rsid w:val="00482874"/>
    <w:rsid w:val="00483308"/>
    <w:rsid w:val="00483AF7"/>
    <w:rsid w:val="004845FF"/>
    <w:rsid w:val="00484612"/>
    <w:rsid w:val="004877F5"/>
    <w:rsid w:val="004903F7"/>
    <w:rsid w:val="00490A48"/>
    <w:rsid w:val="004939C3"/>
    <w:rsid w:val="004942FD"/>
    <w:rsid w:val="004967FE"/>
    <w:rsid w:val="00496D11"/>
    <w:rsid w:val="004972E4"/>
    <w:rsid w:val="00497CEC"/>
    <w:rsid w:val="004A1473"/>
    <w:rsid w:val="004A5D14"/>
    <w:rsid w:val="004B31CE"/>
    <w:rsid w:val="004B35F2"/>
    <w:rsid w:val="004B3796"/>
    <w:rsid w:val="004B74C7"/>
    <w:rsid w:val="004B7654"/>
    <w:rsid w:val="004C162A"/>
    <w:rsid w:val="004C3D1E"/>
    <w:rsid w:val="004C463E"/>
    <w:rsid w:val="004C4E75"/>
    <w:rsid w:val="004C51D4"/>
    <w:rsid w:val="004C6208"/>
    <w:rsid w:val="004D1EB0"/>
    <w:rsid w:val="004D363C"/>
    <w:rsid w:val="004D64B5"/>
    <w:rsid w:val="004D652C"/>
    <w:rsid w:val="004D6763"/>
    <w:rsid w:val="004E0289"/>
    <w:rsid w:val="004E1B5C"/>
    <w:rsid w:val="004E2400"/>
    <w:rsid w:val="004E42B3"/>
    <w:rsid w:val="004E43A8"/>
    <w:rsid w:val="004E518A"/>
    <w:rsid w:val="004E62F3"/>
    <w:rsid w:val="004F3342"/>
    <w:rsid w:val="004F42F5"/>
    <w:rsid w:val="004F5C58"/>
    <w:rsid w:val="0050047D"/>
    <w:rsid w:val="00500F97"/>
    <w:rsid w:val="00501F9C"/>
    <w:rsid w:val="00502ACF"/>
    <w:rsid w:val="005048E8"/>
    <w:rsid w:val="00505481"/>
    <w:rsid w:val="0051074A"/>
    <w:rsid w:val="005138CE"/>
    <w:rsid w:val="005145CA"/>
    <w:rsid w:val="00516470"/>
    <w:rsid w:val="00516CCE"/>
    <w:rsid w:val="00517B8A"/>
    <w:rsid w:val="00520BCF"/>
    <w:rsid w:val="00520F8D"/>
    <w:rsid w:val="0052260B"/>
    <w:rsid w:val="0052283B"/>
    <w:rsid w:val="00522DD3"/>
    <w:rsid w:val="0052300E"/>
    <w:rsid w:val="00523950"/>
    <w:rsid w:val="00533ED8"/>
    <w:rsid w:val="00547171"/>
    <w:rsid w:val="00550E22"/>
    <w:rsid w:val="00553DE9"/>
    <w:rsid w:val="00555C85"/>
    <w:rsid w:val="0055625A"/>
    <w:rsid w:val="005617DE"/>
    <w:rsid w:val="00561B93"/>
    <w:rsid w:val="00561E1E"/>
    <w:rsid w:val="0056265F"/>
    <w:rsid w:val="00565117"/>
    <w:rsid w:val="00571609"/>
    <w:rsid w:val="0058194A"/>
    <w:rsid w:val="00582839"/>
    <w:rsid w:val="00583FC9"/>
    <w:rsid w:val="0058431D"/>
    <w:rsid w:val="005859CC"/>
    <w:rsid w:val="005863F0"/>
    <w:rsid w:val="00595466"/>
    <w:rsid w:val="005956CC"/>
    <w:rsid w:val="00595FC6"/>
    <w:rsid w:val="00596559"/>
    <w:rsid w:val="00596842"/>
    <w:rsid w:val="005A068E"/>
    <w:rsid w:val="005A06FF"/>
    <w:rsid w:val="005A0CBC"/>
    <w:rsid w:val="005A2451"/>
    <w:rsid w:val="005A522E"/>
    <w:rsid w:val="005A59EE"/>
    <w:rsid w:val="005A5A48"/>
    <w:rsid w:val="005A77F2"/>
    <w:rsid w:val="005B219E"/>
    <w:rsid w:val="005B402C"/>
    <w:rsid w:val="005B6FB4"/>
    <w:rsid w:val="005B765F"/>
    <w:rsid w:val="005C4DAB"/>
    <w:rsid w:val="005C5F13"/>
    <w:rsid w:val="005C70A0"/>
    <w:rsid w:val="005D0320"/>
    <w:rsid w:val="005D094A"/>
    <w:rsid w:val="005D0FD9"/>
    <w:rsid w:val="005D1ACC"/>
    <w:rsid w:val="005D39FC"/>
    <w:rsid w:val="005D54EC"/>
    <w:rsid w:val="005D664F"/>
    <w:rsid w:val="005D7750"/>
    <w:rsid w:val="005E0C62"/>
    <w:rsid w:val="005E2807"/>
    <w:rsid w:val="005E37F3"/>
    <w:rsid w:val="005E5E4D"/>
    <w:rsid w:val="005E6723"/>
    <w:rsid w:val="005E7405"/>
    <w:rsid w:val="005F1D60"/>
    <w:rsid w:val="005F2D69"/>
    <w:rsid w:val="005F2E6B"/>
    <w:rsid w:val="005F431E"/>
    <w:rsid w:val="0060071F"/>
    <w:rsid w:val="0060150B"/>
    <w:rsid w:val="006019D3"/>
    <w:rsid w:val="00603DBD"/>
    <w:rsid w:val="00604DA3"/>
    <w:rsid w:val="00604DD4"/>
    <w:rsid w:val="00605921"/>
    <w:rsid w:val="00606D47"/>
    <w:rsid w:val="00613447"/>
    <w:rsid w:val="00616E10"/>
    <w:rsid w:val="00617108"/>
    <w:rsid w:val="00620618"/>
    <w:rsid w:val="0063189F"/>
    <w:rsid w:val="0063628D"/>
    <w:rsid w:val="006423EC"/>
    <w:rsid w:val="00642CC5"/>
    <w:rsid w:val="00642D95"/>
    <w:rsid w:val="00646E26"/>
    <w:rsid w:val="006500FE"/>
    <w:rsid w:val="00652555"/>
    <w:rsid w:val="00652865"/>
    <w:rsid w:val="00652942"/>
    <w:rsid w:val="006536E3"/>
    <w:rsid w:val="00664AFC"/>
    <w:rsid w:val="006671AE"/>
    <w:rsid w:val="00674BDD"/>
    <w:rsid w:val="00676CAF"/>
    <w:rsid w:val="006839D9"/>
    <w:rsid w:val="00684297"/>
    <w:rsid w:val="006850D6"/>
    <w:rsid w:val="00690015"/>
    <w:rsid w:val="00690126"/>
    <w:rsid w:val="0069489F"/>
    <w:rsid w:val="00694F27"/>
    <w:rsid w:val="0069715B"/>
    <w:rsid w:val="006A0488"/>
    <w:rsid w:val="006A050E"/>
    <w:rsid w:val="006A0A14"/>
    <w:rsid w:val="006A0AC5"/>
    <w:rsid w:val="006A0D60"/>
    <w:rsid w:val="006A2938"/>
    <w:rsid w:val="006A7505"/>
    <w:rsid w:val="006B0CD4"/>
    <w:rsid w:val="006B0D7F"/>
    <w:rsid w:val="006B1D1C"/>
    <w:rsid w:val="006B2108"/>
    <w:rsid w:val="006B5632"/>
    <w:rsid w:val="006B5A6A"/>
    <w:rsid w:val="006B5FDD"/>
    <w:rsid w:val="006B656E"/>
    <w:rsid w:val="006B7ADE"/>
    <w:rsid w:val="006C0234"/>
    <w:rsid w:val="006C0289"/>
    <w:rsid w:val="006C2409"/>
    <w:rsid w:val="006C4562"/>
    <w:rsid w:val="006C6CAF"/>
    <w:rsid w:val="006C78E6"/>
    <w:rsid w:val="006D07BB"/>
    <w:rsid w:val="006D332F"/>
    <w:rsid w:val="006D5A04"/>
    <w:rsid w:val="006D5EF0"/>
    <w:rsid w:val="006D7AD7"/>
    <w:rsid w:val="006E03E3"/>
    <w:rsid w:val="006E0A73"/>
    <w:rsid w:val="006E122A"/>
    <w:rsid w:val="006E163E"/>
    <w:rsid w:val="006E325C"/>
    <w:rsid w:val="006E5126"/>
    <w:rsid w:val="006E650F"/>
    <w:rsid w:val="006F154E"/>
    <w:rsid w:val="006F36C2"/>
    <w:rsid w:val="006F610D"/>
    <w:rsid w:val="006F6C7A"/>
    <w:rsid w:val="00700158"/>
    <w:rsid w:val="0070272B"/>
    <w:rsid w:val="00702D64"/>
    <w:rsid w:val="00702E8E"/>
    <w:rsid w:val="007050FC"/>
    <w:rsid w:val="007109FB"/>
    <w:rsid w:val="007123E0"/>
    <w:rsid w:val="00714B60"/>
    <w:rsid w:val="007179BB"/>
    <w:rsid w:val="00720555"/>
    <w:rsid w:val="00723693"/>
    <w:rsid w:val="007254BA"/>
    <w:rsid w:val="007307F3"/>
    <w:rsid w:val="0073235D"/>
    <w:rsid w:val="007325B4"/>
    <w:rsid w:val="00733F5C"/>
    <w:rsid w:val="007353E0"/>
    <w:rsid w:val="00736E21"/>
    <w:rsid w:val="007370C4"/>
    <w:rsid w:val="007378B1"/>
    <w:rsid w:val="007379F6"/>
    <w:rsid w:val="00737EA9"/>
    <w:rsid w:val="007408CA"/>
    <w:rsid w:val="007419C2"/>
    <w:rsid w:val="00741A02"/>
    <w:rsid w:val="007451C1"/>
    <w:rsid w:val="007476B3"/>
    <w:rsid w:val="0075111E"/>
    <w:rsid w:val="00753B63"/>
    <w:rsid w:val="00756FCA"/>
    <w:rsid w:val="007570A7"/>
    <w:rsid w:val="00761023"/>
    <w:rsid w:val="00762080"/>
    <w:rsid w:val="00763E28"/>
    <w:rsid w:val="007649F1"/>
    <w:rsid w:val="0076514E"/>
    <w:rsid w:val="00772B2B"/>
    <w:rsid w:val="00775C0B"/>
    <w:rsid w:val="007766F9"/>
    <w:rsid w:val="007769B3"/>
    <w:rsid w:val="007770DB"/>
    <w:rsid w:val="0078021F"/>
    <w:rsid w:val="00780CEC"/>
    <w:rsid w:val="00780D9E"/>
    <w:rsid w:val="00780DDB"/>
    <w:rsid w:val="007824D4"/>
    <w:rsid w:val="00782F71"/>
    <w:rsid w:val="007839E7"/>
    <w:rsid w:val="00783D0D"/>
    <w:rsid w:val="007856A7"/>
    <w:rsid w:val="00795CE6"/>
    <w:rsid w:val="00795D61"/>
    <w:rsid w:val="00796149"/>
    <w:rsid w:val="00796555"/>
    <w:rsid w:val="00797202"/>
    <w:rsid w:val="007A47F2"/>
    <w:rsid w:val="007A5078"/>
    <w:rsid w:val="007A7410"/>
    <w:rsid w:val="007A7540"/>
    <w:rsid w:val="007B0D0E"/>
    <w:rsid w:val="007B0FA3"/>
    <w:rsid w:val="007B3C84"/>
    <w:rsid w:val="007B76C1"/>
    <w:rsid w:val="007B7768"/>
    <w:rsid w:val="007B78E1"/>
    <w:rsid w:val="007C09EA"/>
    <w:rsid w:val="007C516E"/>
    <w:rsid w:val="007C5A0F"/>
    <w:rsid w:val="007D0E6D"/>
    <w:rsid w:val="007D10FE"/>
    <w:rsid w:val="007D4A2A"/>
    <w:rsid w:val="007D521B"/>
    <w:rsid w:val="007D5750"/>
    <w:rsid w:val="007D716F"/>
    <w:rsid w:val="007D7632"/>
    <w:rsid w:val="007D7A15"/>
    <w:rsid w:val="007E184D"/>
    <w:rsid w:val="007E2449"/>
    <w:rsid w:val="007E27AA"/>
    <w:rsid w:val="007E38D2"/>
    <w:rsid w:val="007E475E"/>
    <w:rsid w:val="007E4E0F"/>
    <w:rsid w:val="007F11FF"/>
    <w:rsid w:val="007F1A90"/>
    <w:rsid w:val="007F1C80"/>
    <w:rsid w:val="007F235A"/>
    <w:rsid w:val="007F2B2B"/>
    <w:rsid w:val="007F2D7D"/>
    <w:rsid w:val="007F4E95"/>
    <w:rsid w:val="007F5F54"/>
    <w:rsid w:val="00800A28"/>
    <w:rsid w:val="00803B3E"/>
    <w:rsid w:val="00804A80"/>
    <w:rsid w:val="00810696"/>
    <w:rsid w:val="008111AC"/>
    <w:rsid w:val="00813469"/>
    <w:rsid w:val="00815128"/>
    <w:rsid w:val="00815789"/>
    <w:rsid w:val="00815A6F"/>
    <w:rsid w:val="00817C97"/>
    <w:rsid w:val="00820828"/>
    <w:rsid w:val="0082416B"/>
    <w:rsid w:val="00831580"/>
    <w:rsid w:val="008332C6"/>
    <w:rsid w:val="00833D32"/>
    <w:rsid w:val="008355A0"/>
    <w:rsid w:val="008373B7"/>
    <w:rsid w:val="00837767"/>
    <w:rsid w:val="008408C5"/>
    <w:rsid w:val="00840D69"/>
    <w:rsid w:val="008418AD"/>
    <w:rsid w:val="0084242E"/>
    <w:rsid w:val="00846EBA"/>
    <w:rsid w:val="0084726B"/>
    <w:rsid w:val="00851BEC"/>
    <w:rsid w:val="00852ABE"/>
    <w:rsid w:val="008536E7"/>
    <w:rsid w:val="00857F3E"/>
    <w:rsid w:val="00862D1E"/>
    <w:rsid w:val="008632FB"/>
    <w:rsid w:val="00866602"/>
    <w:rsid w:val="00866BBA"/>
    <w:rsid w:val="008706C1"/>
    <w:rsid w:val="008729A4"/>
    <w:rsid w:val="00875220"/>
    <w:rsid w:val="008755FD"/>
    <w:rsid w:val="00881CBB"/>
    <w:rsid w:val="00882821"/>
    <w:rsid w:val="00885D60"/>
    <w:rsid w:val="00891262"/>
    <w:rsid w:val="008916FE"/>
    <w:rsid w:val="00894FE1"/>
    <w:rsid w:val="008962A0"/>
    <w:rsid w:val="008973E2"/>
    <w:rsid w:val="008A18E3"/>
    <w:rsid w:val="008A3025"/>
    <w:rsid w:val="008A4B4B"/>
    <w:rsid w:val="008A6534"/>
    <w:rsid w:val="008B5BDD"/>
    <w:rsid w:val="008B7F57"/>
    <w:rsid w:val="008C15F8"/>
    <w:rsid w:val="008C2067"/>
    <w:rsid w:val="008C23FF"/>
    <w:rsid w:val="008C4A0F"/>
    <w:rsid w:val="008C5E9E"/>
    <w:rsid w:val="008D0297"/>
    <w:rsid w:val="008D0FC1"/>
    <w:rsid w:val="008D1476"/>
    <w:rsid w:val="008D25A2"/>
    <w:rsid w:val="008D3E30"/>
    <w:rsid w:val="008D5097"/>
    <w:rsid w:val="008D50A2"/>
    <w:rsid w:val="008E010B"/>
    <w:rsid w:val="008E672D"/>
    <w:rsid w:val="008F1F3D"/>
    <w:rsid w:val="008F296B"/>
    <w:rsid w:val="008F2C2B"/>
    <w:rsid w:val="008F5B9F"/>
    <w:rsid w:val="008F714E"/>
    <w:rsid w:val="009005E0"/>
    <w:rsid w:val="00902A8F"/>
    <w:rsid w:val="00903E77"/>
    <w:rsid w:val="00904B0B"/>
    <w:rsid w:val="00906D4F"/>
    <w:rsid w:val="009075A1"/>
    <w:rsid w:val="0091205E"/>
    <w:rsid w:val="00912308"/>
    <w:rsid w:val="00913143"/>
    <w:rsid w:val="00916CA7"/>
    <w:rsid w:val="009203DE"/>
    <w:rsid w:val="00922571"/>
    <w:rsid w:val="00923C55"/>
    <w:rsid w:val="00925497"/>
    <w:rsid w:val="00926734"/>
    <w:rsid w:val="00926F55"/>
    <w:rsid w:val="00926F74"/>
    <w:rsid w:val="00931456"/>
    <w:rsid w:val="009332C3"/>
    <w:rsid w:val="00935299"/>
    <w:rsid w:val="00940746"/>
    <w:rsid w:val="00942FE3"/>
    <w:rsid w:val="009434E2"/>
    <w:rsid w:val="00943C75"/>
    <w:rsid w:val="00943EB6"/>
    <w:rsid w:val="00943F29"/>
    <w:rsid w:val="00944AE1"/>
    <w:rsid w:val="00946DC4"/>
    <w:rsid w:val="00947540"/>
    <w:rsid w:val="00950AAF"/>
    <w:rsid w:val="00951204"/>
    <w:rsid w:val="00954914"/>
    <w:rsid w:val="00955669"/>
    <w:rsid w:val="0095706F"/>
    <w:rsid w:val="009604F0"/>
    <w:rsid w:val="00963FBE"/>
    <w:rsid w:val="009644F1"/>
    <w:rsid w:val="00964F3D"/>
    <w:rsid w:val="0096523B"/>
    <w:rsid w:val="00967DB9"/>
    <w:rsid w:val="00970986"/>
    <w:rsid w:val="00973259"/>
    <w:rsid w:val="00973357"/>
    <w:rsid w:val="009739C9"/>
    <w:rsid w:val="00983444"/>
    <w:rsid w:val="00984205"/>
    <w:rsid w:val="00984BFF"/>
    <w:rsid w:val="00990508"/>
    <w:rsid w:val="00990728"/>
    <w:rsid w:val="00996C3D"/>
    <w:rsid w:val="00997013"/>
    <w:rsid w:val="009974E9"/>
    <w:rsid w:val="00997F24"/>
    <w:rsid w:val="009A1172"/>
    <w:rsid w:val="009A19E4"/>
    <w:rsid w:val="009A23FF"/>
    <w:rsid w:val="009A31C7"/>
    <w:rsid w:val="009A556A"/>
    <w:rsid w:val="009A6823"/>
    <w:rsid w:val="009B0A6A"/>
    <w:rsid w:val="009B0CCD"/>
    <w:rsid w:val="009B11A5"/>
    <w:rsid w:val="009B18BD"/>
    <w:rsid w:val="009B3198"/>
    <w:rsid w:val="009B3801"/>
    <w:rsid w:val="009B41AC"/>
    <w:rsid w:val="009B4570"/>
    <w:rsid w:val="009B5808"/>
    <w:rsid w:val="009B5AE3"/>
    <w:rsid w:val="009C1113"/>
    <w:rsid w:val="009C3B11"/>
    <w:rsid w:val="009C4B8B"/>
    <w:rsid w:val="009C531E"/>
    <w:rsid w:val="009C5C7C"/>
    <w:rsid w:val="009D209C"/>
    <w:rsid w:val="009D2291"/>
    <w:rsid w:val="009D3BDB"/>
    <w:rsid w:val="009D3BF3"/>
    <w:rsid w:val="009D4295"/>
    <w:rsid w:val="009D4450"/>
    <w:rsid w:val="009D71B8"/>
    <w:rsid w:val="009E1A6A"/>
    <w:rsid w:val="009E1FD0"/>
    <w:rsid w:val="009E2F54"/>
    <w:rsid w:val="009F073E"/>
    <w:rsid w:val="009F1055"/>
    <w:rsid w:val="009F23F6"/>
    <w:rsid w:val="009F2D1E"/>
    <w:rsid w:val="009F41F6"/>
    <w:rsid w:val="009F6032"/>
    <w:rsid w:val="009F6256"/>
    <w:rsid w:val="00A00E0F"/>
    <w:rsid w:val="00A02901"/>
    <w:rsid w:val="00A039D6"/>
    <w:rsid w:val="00A03DCB"/>
    <w:rsid w:val="00A0627B"/>
    <w:rsid w:val="00A07D08"/>
    <w:rsid w:val="00A07DB6"/>
    <w:rsid w:val="00A122B7"/>
    <w:rsid w:val="00A15A4E"/>
    <w:rsid w:val="00A26FEA"/>
    <w:rsid w:val="00A272C1"/>
    <w:rsid w:val="00A33128"/>
    <w:rsid w:val="00A33172"/>
    <w:rsid w:val="00A3336A"/>
    <w:rsid w:val="00A337D5"/>
    <w:rsid w:val="00A3511F"/>
    <w:rsid w:val="00A3753D"/>
    <w:rsid w:val="00A4031A"/>
    <w:rsid w:val="00A4175A"/>
    <w:rsid w:val="00A42429"/>
    <w:rsid w:val="00A43C00"/>
    <w:rsid w:val="00A451F7"/>
    <w:rsid w:val="00A45EDC"/>
    <w:rsid w:val="00A526CC"/>
    <w:rsid w:val="00A53022"/>
    <w:rsid w:val="00A54E6B"/>
    <w:rsid w:val="00A55396"/>
    <w:rsid w:val="00A600A3"/>
    <w:rsid w:val="00A73C75"/>
    <w:rsid w:val="00A7652B"/>
    <w:rsid w:val="00A80592"/>
    <w:rsid w:val="00A812C8"/>
    <w:rsid w:val="00A8187C"/>
    <w:rsid w:val="00A81BF5"/>
    <w:rsid w:val="00A83E26"/>
    <w:rsid w:val="00A909DC"/>
    <w:rsid w:val="00A936E7"/>
    <w:rsid w:val="00A9617B"/>
    <w:rsid w:val="00A96AFE"/>
    <w:rsid w:val="00AA1702"/>
    <w:rsid w:val="00AA199A"/>
    <w:rsid w:val="00AA3CA4"/>
    <w:rsid w:val="00AA79D2"/>
    <w:rsid w:val="00AA7B90"/>
    <w:rsid w:val="00AB000E"/>
    <w:rsid w:val="00AB028C"/>
    <w:rsid w:val="00AB140A"/>
    <w:rsid w:val="00AB29E0"/>
    <w:rsid w:val="00AB3CD6"/>
    <w:rsid w:val="00AB416B"/>
    <w:rsid w:val="00AB441D"/>
    <w:rsid w:val="00AB6583"/>
    <w:rsid w:val="00AC02BC"/>
    <w:rsid w:val="00AC3967"/>
    <w:rsid w:val="00AC5CFF"/>
    <w:rsid w:val="00AC5EBB"/>
    <w:rsid w:val="00AC711C"/>
    <w:rsid w:val="00AD06AB"/>
    <w:rsid w:val="00AD2235"/>
    <w:rsid w:val="00AD2418"/>
    <w:rsid w:val="00AD262E"/>
    <w:rsid w:val="00AD2B13"/>
    <w:rsid w:val="00AD3D0A"/>
    <w:rsid w:val="00AD54DA"/>
    <w:rsid w:val="00AD77DB"/>
    <w:rsid w:val="00AD7C03"/>
    <w:rsid w:val="00AE0DF1"/>
    <w:rsid w:val="00AE1638"/>
    <w:rsid w:val="00AF0DE2"/>
    <w:rsid w:val="00AF21EA"/>
    <w:rsid w:val="00AF447E"/>
    <w:rsid w:val="00AF5467"/>
    <w:rsid w:val="00AF676F"/>
    <w:rsid w:val="00B0133B"/>
    <w:rsid w:val="00B0589E"/>
    <w:rsid w:val="00B05A44"/>
    <w:rsid w:val="00B11FAA"/>
    <w:rsid w:val="00B13083"/>
    <w:rsid w:val="00B15B8B"/>
    <w:rsid w:val="00B16E95"/>
    <w:rsid w:val="00B170F3"/>
    <w:rsid w:val="00B179B8"/>
    <w:rsid w:val="00B17E33"/>
    <w:rsid w:val="00B21D18"/>
    <w:rsid w:val="00B224AD"/>
    <w:rsid w:val="00B25859"/>
    <w:rsid w:val="00B260FD"/>
    <w:rsid w:val="00B267DC"/>
    <w:rsid w:val="00B30AF9"/>
    <w:rsid w:val="00B32385"/>
    <w:rsid w:val="00B361A9"/>
    <w:rsid w:val="00B366B4"/>
    <w:rsid w:val="00B369A7"/>
    <w:rsid w:val="00B36C82"/>
    <w:rsid w:val="00B4038F"/>
    <w:rsid w:val="00B410EC"/>
    <w:rsid w:val="00B41A9C"/>
    <w:rsid w:val="00B53B26"/>
    <w:rsid w:val="00B57EB1"/>
    <w:rsid w:val="00B608D7"/>
    <w:rsid w:val="00B626BD"/>
    <w:rsid w:val="00B62D93"/>
    <w:rsid w:val="00B649E7"/>
    <w:rsid w:val="00B65CFA"/>
    <w:rsid w:val="00B6649B"/>
    <w:rsid w:val="00B66903"/>
    <w:rsid w:val="00B72B07"/>
    <w:rsid w:val="00B80F20"/>
    <w:rsid w:val="00B831C0"/>
    <w:rsid w:val="00B8537C"/>
    <w:rsid w:val="00B86E58"/>
    <w:rsid w:val="00B875BB"/>
    <w:rsid w:val="00B87D2D"/>
    <w:rsid w:val="00B902ED"/>
    <w:rsid w:val="00B906CE"/>
    <w:rsid w:val="00B90E5B"/>
    <w:rsid w:val="00B9649E"/>
    <w:rsid w:val="00B96F49"/>
    <w:rsid w:val="00BA02FC"/>
    <w:rsid w:val="00BA399C"/>
    <w:rsid w:val="00BA44E1"/>
    <w:rsid w:val="00BA4E8C"/>
    <w:rsid w:val="00BA63F4"/>
    <w:rsid w:val="00BB013B"/>
    <w:rsid w:val="00BB03F7"/>
    <w:rsid w:val="00BB0C39"/>
    <w:rsid w:val="00BB2BB7"/>
    <w:rsid w:val="00BB303D"/>
    <w:rsid w:val="00BB3C6E"/>
    <w:rsid w:val="00BB471C"/>
    <w:rsid w:val="00BB4C8F"/>
    <w:rsid w:val="00BB5F26"/>
    <w:rsid w:val="00BC2517"/>
    <w:rsid w:val="00BC2F1D"/>
    <w:rsid w:val="00BC771D"/>
    <w:rsid w:val="00BD438A"/>
    <w:rsid w:val="00BD5E25"/>
    <w:rsid w:val="00BD6BA1"/>
    <w:rsid w:val="00BD7BDB"/>
    <w:rsid w:val="00BD7CE3"/>
    <w:rsid w:val="00BD7D77"/>
    <w:rsid w:val="00BE65AC"/>
    <w:rsid w:val="00BE768C"/>
    <w:rsid w:val="00BF0085"/>
    <w:rsid w:val="00BF0DF5"/>
    <w:rsid w:val="00BF13E5"/>
    <w:rsid w:val="00BF385A"/>
    <w:rsid w:val="00BF6DF6"/>
    <w:rsid w:val="00C01FB3"/>
    <w:rsid w:val="00C030FB"/>
    <w:rsid w:val="00C03397"/>
    <w:rsid w:val="00C04BBD"/>
    <w:rsid w:val="00C05D92"/>
    <w:rsid w:val="00C13DFC"/>
    <w:rsid w:val="00C14158"/>
    <w:rsid w:val="00C148CC"/>
    <w:rsid w:val="00C15644"/>
    <w:rsid w:val="00C20402"/>
    <w:rsid w:val="00C23686"/>
    <w:rsid w:val="00C245D3"/>
    <w:rsid w:val="00C277AE"/>
    <w:rsid w:val="00C30241"/>
    <w:rsid w:val="00C32956"/>
    <w:rsid w:val="00C3335B"/>
    <w:rsid w:val="00C3740F"/>
    <w:rsid w:val="00C452F9"/>
    <w:rsid w:val="00C45F1E"/>
    <w:rsid w:val="00C462DE"/>
    <w:rsid w:val="00C55A50"/>
    <w:rsid w:val="00C56DCE"/>
    <w:rsid w:val="00C618E9"/>
    <w:rsid w:val="00C6291F"/>
    <w:rsid w:val="00C64BDD"/>
    <w:rsid w:val="00C65C4B"/>
    <w:rsid w:val="00C6691F"/>
    <w:rsid w:val="00C67DF1"/>
    <w:rsid w:val="00C73224"/>
    <w:rsid w:val="00C733B8"/>
    <w:rsid w:val="00C75962"/>
    <w:rsid w:val="00C76915"/>
    <w:rsid w:val="00C82E70"/>
    <w:rsid w:val="00C835F7"/>
    <w:rsid w:val="00C903FA"/>
    <w:rsid w:val="00C90E23"/>
    <w:rsid w:val="00C926C0"/>
    <w:rsid w:val="00C92C1A"/>
    <w:rsid w:val="00C92CBF"/>
    <w:rsid w:val="00C962C9"/>
    <w:rsid w:val="00CA1225"/>
    <w:rsid w:val="00CA1EBD"/>
    <w:rsid w:val="00CA28F3"/>
    <w:rsid w:val="00CA2B28"/>
    <w:rsid w:val="00CA3492"/>
    <w:rsid w:val="00CA42DE"/>
    <w:rsid w:val="00CA650A"/>
    <w:rsid w:val="00CA6EEA"/>
    <w:rsid w:val="00CB08A9"/>
    <w:rsid w:val="00CB0C9A"/>
    <w:rsid w:val="00CB3BE8"/>
    <w:rsid w:val="00CB61AB"/>
    <w:rsid w:val="00CB6443"/>
    <w:rsid w:val="00CB79B9"/>
    <w:rsid w:val="00CC0DCD"/>
    <w:rsid w:val="00CC25FE"/>
    <w:rsid w:val="00CC31EB"/>
    <w:rsid w:val="00CC4EEE"/>
    <w:rsid w:val="00CC5095"/>
    <w:rsid w:val="00CC61F6"/>
    <w:rsid w:val="00CC71A8"/>
    <w:rsid w:val="00CD0218"/>
    <w:rsid w:val="00CD2990"/>
    <w:rsid w:val="00CD31D8"/>
    <w:rsid w:val="00CD6870"/>
    <w:rsid w:val="00CD7F46"/>
    <w:rsid w:val="00CE0556"/>
    <w:rsid w:val="00CE1681"/>
    <w:rsid w:val="00CF31EA"/>
    <w:rsid w:val="00CF4A49"/>
    <w:rsid w:val="00D00487"/>
    <w:rsid w:val="00D05148"/>
    <w:rsid w:val="00D05556"/>
    <w:rsid w:val="00D112DF"/>
    <w:rsid w:val="00D13259"/>
    <w:rsid w:val="00D15917"/>
    <w:rsid w:val="00D17093"/>
    <w:rsid w:val="00D17B1E"/>
    <w:rsid w:val="00D21162"/>
    <w:rsid w:val="00D215AE"/>
    <w:rsid w:val="00D21BEE"/>
    <w:rsid w:val="00D23556"/>
    <w:rsid w:val="00D2407F"/>
    <w:rsid w:val="00D25668"/>
    <w:rsid w:val="00D25805"/>
    <w:rsid w:val="00D25FC0"/>
    <w:rsid w:val="00D326CF"/>
    <w:rsid w:val="00D32C2C"/>
    <w:rsid w:val="00D32CFD"/>
    <w:rsid w:val="00D32DD7"/>
    <w:rsid w:val="00D364CD"/>
    <w:rsid w:val="00D41DF5"/>
    <w:rsid w:val="00D435D4"/>
    <w:rsid w:val="00D46247"/>
    <w:rsid w:val="00D469EE"/>
    <w:rsid w:val="00D46A79"/>
    <w:rsid w:val="00D47102"/>
    <w:rsid w:val="00D47342"/>
    <w:rsid w:val="00D51CEE"/>
    <w:rsid w:val="00D52AFC"/>
    <w:rsid w:val="00D53DFF"/>
    <w:rsid w:val="00D54603"/>
    <w:rsid w:val="00D56761"/>
    <w:rsid w:val="00D56B8B"/>
    <w:rsid w:val="00D57689"/>
    <w:rsid w:val="00D576DB"/>
    <w:rsid w:val="00D61F67"/>
    <w:rsid w:val="00D6656F"/>
    <w:rsid w:val="00D6725C"/>
    <w:rsid w:val="00D6738C"/>
    <w:rsid w:val="00D7079E"/>
    <w:rsid w:val="00D71F04"/>
    <w:rsid w:val="00D73840"/>
    <w:rsid w:val="00D74C4B"/>
    <w:rsid w:val="00D80BD3"/>
    <w:rsid w:val="00D83660"/>
    <w:rsid w:val="00D85803"/>
    <w:rsid w:val="00D90590"/>
    <w:rsid w:val="00D92370"/>
    <w:rsid w:val="00D92DDE"/>
    <w:rsid w:val="00D93CB4"/>
    <w:rsid w:val="00D94304"/>
    <w:rsid w:val="00D94AD3"/>
    <w:rsid w:val="00D96593"/>
    <w:rsid w:val="00D965F9"/>
    <w:rsid w:val="00D96FD6"/>
    <w:rsid w:val="00DA4BEC"/>
    <w:rsid w:val="00DA5D2E"/>
    <w:rsid w:val="00DA6DA1"/>
    <w:rsid w:val="00DB0EFF"/>
    <w:rsid w:val="00DB2B5E"/>
    <w:rsid w:val="00DB3AA4"/>
    <w:rsid w:val="00DB47AF"/>
    <w:rsid w:val="00DB4FA6"/>
    <w:rsid w:val="00DB7E43"/>
    <w:rsid w:val="00DC082D"/>
    <w:rsid w:val="00DC277B"/>
    <w:rsid w:val="00DC35B0"/>
    <w:rsid w:val="00DC4FA4"/>
    <w:rsid w:val="00DC580C"/>
    <w:rsid w:val="00DC6565"/>
    <w:rsid w:val="00DC707E"/>
    <w:rsid w:val="00DC7372"/>
    <w:rsid w:val="00DD0117"/>
    <w:rsid w:val="00DD07F5"/>
    <w:rsid w:val="00DD17DF"/>
    <w:rsid w:val="00DD483F"/>
    <w:rsid w:val="00DD619B"/>
    <w:rsid w:val="00DD7245"/>
    <w:rsid w:val="00DE21FF"/>
    <w:rsid w:val="00DE3D67"/>
    <w:rsid w:val="00DE4BA0"/>
    <w:rsid w:val="00DE7568"/>
    <w:rsid w:val="00DE7740"/>
    <w:rsid w:val="00DE7760"/>
    <w:rsid w:val="00DE77D0"/>
    <w:rsid w:val="00DF3215"/>
    <w:rsid w:val="00DF497D"/>
    <w:rsid w:val="00DF5297"/>
    <w:rsid w:val="00DF56E4"/>
    <w:rsid w:val="00DF5951"/>
    <w:rsid w:val="00DF6932"/>
    <w:rsid w:val="00DF716B"/>
    <w:rsid w:val="00DF71E6"/>
    <w:rsid w:val="00E00C7C"/>
    <w:rsid w:val="00E01416"/>
    <w:rsid w:val="00E03437"/>
    <w:rsid w:val="00E050E9"/>
    <w:rsid w:val="00E067E5"/>
    <w:rsid w:val="00E10EB9"/>
    <w:rsid w:val="00E12506"/>
    <w:rsid w:val="00E12732"/>
    <w:rsid w:val="00E12748"/>
    <w:rsid w:val="00E12918"/>
    <w:rsid w:val="00E12FDE"/>
    <w:rsid w:val="00E14CA5"/>
    <w:rsid w:val="00E1540F"/>
    <w:rsid w:val="00E24888"/>
    <w:rsid w:val="00E272D6"/>
    <w:rsid w:val="00E31513"/>
    <w:rsid w:val="00E32DE6"/>
    <w:rsid w:val="00E340E6"/>
    <w:rsid w:val="00E3456B"/>
    <w:rsid w:val="00E37086"/>
    <w:rsid w:val="00E40087"/>
    <w:rsid w:val="00E40DC4"/>
    <w:rsid w:val="00E414FD"/>
    <w:rsid w:val="00E429B7"/>
    <w:rsid w:val="00E44E1D"/>
    <w:rsid w:val="00E45711"/>
    <w:rsid w:val="00E45A7F"/>
    <w:rsid w:val="00E50157"/>
    <w:rsid w:val="00E50D5F"/>
    <w:rsid w:val="00E52565"/>
    <w:rsid w:val="00E54725"/>
    <w:rsid w:val="00E549F2"/>
    <w:rsid w:val="00E54D74"/>
    <w:rsid w:val="00E5527D"/>
    <w:rsid w:val="00E56232"/>
    <w:rsid w:val="00E57BC4"/>
    <w:rsid w:val="00E60C7D"/>
    <w:rsid w:val="00E6230B"/>
    <w:rsid w:val="00E63A2C"/>
    <w:rsid w:val="00E645BA"/>
    <w:rsid w:val="00E6535F"/>
    <w:rsid w:val="00E71CA5"/>
    <w:rsid w:val="00E72FEF"/>
    <w:rsid w:val="00E738FC"/>
    <w:rsid w:val="00E73D92"/>
    <w:rsid w:val="00E763FF"/>
    <w:rsid w:val="00E77D70"/>
    <w:rsid w:val="00E87918"/>
    <w:rsid w:val="00E87CAA"/>
    <w:rsid w:val="00E91138"/>
    <w:rsid w:val="00E92661"/>
    <w:rsid w:val="00E93B14"/>
    <w:rsid w:val="00E94786"/>
    <w:rsid w:val="00E96D6C"/>
    <w:rsid w:val="00EA4A2F"/>
    <w:rsid w:val="00EA5F13"/>
    <w:rsid w:val="00EB1124"/>
    <w:rsid w:val="00EB37DD"/>
    <w:rsid w:val="00EC0375"/>
    <w:rsid w:val="00EC2B51"/>
    <w:rsid w:val="00EC3F5C"/>
    <w:rsid w:val="00EC6A24"/>
    <w:rsid w:val="00EC7CA3"/>
    <w:rsid w:val="00ED10B4"/>
    <w:rsid w:val="00ED2F2D"/>
    <w:rsid w:val="00ED317C"/>
    <w:rsid w:val="00ED3F40"/>
    <w:rsid w:val="00ED712D"/>
    <w:rsid w:val="00ED73CA"/>
    <w:rsid w:val="00ED774E"/>
    <w:rsid w:val="00EE1A30"/>
    <w:rsid w:val="00EE3F6D"/>
    <w:rsid w:val="00EE7340"/>
    <w:rsid w:val="00EF06F6"/>
    <w:rsid w:val="00EF2666"/>
    <w:rsid w:val="00EF2F41"/>
    <w:rsid w:val="00EF3755"/>
    <w:rsid w:val="00EF3C62"/>
    <w:rsid w:val="00EF759C"/>
    <w:rsid w:val="00F0271C"/>
    <w:rsid w:val="00F056F0"/>
    <w:rsid w:val="00F0758C"/>
    <w:rsid w:val="00F10213"/>
    <w:rsid w:val="00F110A4"/>
    <w:rsid w:val="00F11766"/>
    <w:rsid w:val="00F12C7E"/>
    <w:rsid w:val="00F14763"/>
    <w:rsid w:val="00F147E7"/>
    <w:rsid w:val="00F17ED1"/>
    <w:rsid w:val="00F234CB"/>
    <w:rsid w:val="00F268F2"/>
    <w:rsid w:val="00F30C70"/>
    <w:rsid w:val="00F34560"/>
    <w:rsid w:val="00F34BA2"/>
    <w:rsid w:val="00F34CE4"/>
    <w:rsid w:val="00F37B17"/>
    <w:rsid w:val="00F40E08"/>
    <w:rsid w:val="00F415A9"/>
    <w:rsid w:val="00F41633"/>
    <w:rsid w:val="00F41876"/>
    <w:rsid w:val="00F4472E"/>
    <w:rsid w:val="00F44DB1"/>
    <w:rsid w:val="00F47B95"/>
    <w:rsid w:val="00F47F60"/>
    <w:rsid w:val="00F54484"/>
    <w:rsid w:val="00F56643"/>
    <w:rsid w:val="00F57C4B"/>
    <w:rsid w:val="00F57E1B"/>
    <w:rsid w:val="00F6136F"/>
    <w:rsid w:val="00F64E6A"/>
    <w:rsid w:val="00F64F60"/>
    <w:rsid w:val="00F66277"/>
    <w:rsid w:val="00F665A0"/>
    <w:rsid w:val="00F71D52"/>
    <w:rsid w:val="00F731D4"/>
    <w:rsid w:val="00F7672F"/>
    <w:rsid w:val="00F81430"/>
    <w:rsid w:val="00F84835"/>
    <w:rsid w:val="00F8499C"/>
    <w:rsid w:val="00F9212A"/>
    <w:rsid w:val="00F929FD"/>
    <w:rsid w:val="00F95D7E"/>
    <w:rsid w:val="00F96705"/>
    <w:rsid w:val="00FA030F"/>
    <w:rsid w:val="00FA0A75"/>
    <w:rsid w:val="00FA1443"/>
    <w:rsid w:val="00FA1A19"/>
    <w:rsid w:val="00FA311E"/>
    <w:rsid w:val="00FA4353"/>
    <w:rsid w:val="00FA73BC"/>
    <w:rsid w:val="00FA7C32"/>
    <w:rsid w:val="00FB1227"/>
    <w:rsid w:val="00FB1D34"/>
    <w:rsid w:val="00FB2462"/>
    <w:rsid w:val="00FB37A5"/>
    <w:rsid w:val="00FB4341"/>
    <w:rsid w:val="00FB4E80"/>
    <w:rsid w:val="00FB5F25"/>
    <w:rsid w:val="00FB6099"/>
    <w:rsid w:val="00FC16F4"/>
    <w:rsid w:val="00FC3123"/>
    <w:rsid w:val="00FC3255"/>
    <w:rsid w:val="00FC3D4B"/>
    <w:rsid w:val="00FC4675"/>
    <w:rsid w:val="00FC4CCB"/>
    <w:rsid w:val="00FC4DE9"/>
    <w:rsid w:val="00FD048A"/>
    <w:rsid w:val="00FD7FDF"/>
    <w:rsid w:val="00FE0238"/>
    <w:rsid w:val="00FE19D2"/>
    <w:rsid w:val="00FE2598"/>
    <w:rsid w:val="00FE3604"/>
    <w:rsid w:val="00FE43C8"/>
    <w:rsid w:val="00FE43D2"/>
    <w:rsid w:val="00FE6C8F"/>
    <w:rsid w:val="00FF15AF"/>
    <w:rsid w:val="00FF60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4B3F"/>
    <w:pPr>
      <w:widowControl w:val="0"/>
      <w:jc w:val="both"/>
    </w:pPr>
    <w:rPr>
      <w:rFonts w:cs="Calibri"/>
      <w:kern w:val="2"/>
      <w:sz w:val="21"/>
      <w:szCs w:val="21"/>
      <w:lang w:eastAsia="zh-CN"/>
    </w:rPr>
  </w:style>
  <w:style w:type="paragraph" w:styleId="1">
    <w:name w:val="heading 1"/>
    <w:basedOn w:val="a"/>
    <w:next w:val="a"/>
    <w:link w:val="10"/>
    <w:uiPriority w:val="99"/>
    <w:qFormat/>
    <w:rsid w:val="00AE16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AE16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AE16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AE16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AE16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autoRedefine/>
    <w:uiPriority w:val="99"/>
    <w:qFormat/>
    <w:rsid w:val="00CA1EBD"/>
    <w:pPr>
      <w:keepNext/>
      <w:keepLines/>
      <w:tabs>
        <w:tab w:val="num" w:pos="1134"/>
      </w:tabs>
      <w:spacing w:before="240" w:after="64" w:line="320" w:lineRule="auto"/>
      <w:ind w:left="1134" w:hanging="1134"/>
      <w:outlineLvl w:val="5"/>
    </w:pPr>
    <w:rPr>
      <w:rFonts w:ascii="Arial" w:eastAsia="SimHei" w:hAnsi="Arial" w:cs="Arial"/>
      <w:b/>
      <w:bCs/>
      <w:sz w:val="24"/>
      <w:szCs w:val="24"/>
    </w:rPr>
  </w:style>
  <w:style w:type="paragraph" w:styleId="7">
    <w:name w:val="heading 7"/>
    <w:basedOn w:val="a"/>
    <w:next w:val="a0"/>
    <w:link w:val="70"/>
    <w:autoRedefine/>
    <w:uiPriority w:val="99"/>
    <w:qFormat/>
    <w:rsid w:val="00CA1EBD"/>
    <w:pPr>
      <w:keepNext/>
      <w:keepLines/>
      <w:tabs>
        <w:tab w:val="num" w:pos="1276"/>
      </w:tabs>
      <w:spacing w:before="240" w:after="64" w:line="320" w:lineRule="auto"/>
      <w:ind w:left="1276" w:hanging="1276"/>
      <w:outlineLvl w:val="6"/>
    </w:pPr>
    <w:rPr>
      <w:rFonts w:ascii="Times New Roman" w:eastAsia="SimSun" w:hAnsi="Times New Roman" w:cs="Times New Roman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9"/>
    <w:locked/>
    <w:rsid w:val="00AE1638"/>
    <w:rPr>
      <w:b/>
      <w:bCs/>
      <w:kern w:val="44"/>
      <w:sz w:val="44"/>
      <w:szCs w:val="44"/>
    </w:rPr>
  </w:style>
  <w:style w:type="character" w:customStyle="1" w:styleId="20">
    <w:name w:val="標題 2 字元"/>
    <w:basedOn w:val="a1"/>
    <w:link w:val="2"/>
    <w:uiPriority w:val="99"/>
    <w:locked/>
    <w:rsid w:val="00AE1638"/>
    <w:rPr>
      <w:rFonts w:ascii="Cambria" w:eastAsia="PMingLiU" w:hAnsi="Cambria" w:cs="Cambria"/>
      <w:b/>
      <w:bCs/>
      <w:sz w:val="32"/>
      <w:szCs w:val="32"/>
    </w:rPr>
  </w:style>
  <w:style w:type="character" w:customStyle="1" w:styleId="30">
    <w:name w:val="標題 3 字元"/>
    <w:basedOn w:val="a1"/>
    <w:link w:val="3"/>
    <w:uiPriority w:val="99"/>
    <w:locked/>
    <w:rsid w:val="00AE1638"/>
    <w:rPr>
      <w:b/>
      <w:bCs/>
      <w:sz w:val="32"/>
      <w:szCs w:val="32"/>
    </w:rPr>
  </w:style>
  <w:style w:type="character" w:customStyle="1" w:styleId="40">
    <w:name w:val="標題 4 字元"/>
    <w:basedOn w:val="a1"/>
    <w:link w:val="4"/>
    <w:uiPriority w:val="99"/>
    <w:semiHidden/>
    <w:locked/>
    <w:rsid w:val="00AE1638"/>
    <w:rPr>
      <w:rFonts w:ascii="Cambria" w:eastAsia="PMingLiU" w:hAnsi="Cambria" w:cs="Cambria"/>
      <w:b/>
      <w:bCs/>
      <w:sz w:val="28"/>
      <w:szCs w:val="28"/>
    </w:rPr>
  </w:style>
  <w:style w:type="character" w:customStyle="1" w:styleId="50">
    <w:name w:val="標題 5 字元"/>
    <w:basedOn w:val="a1"/>
    <w:link w:val="5"/>
    <w:uiPriority w:val="99"/>
    <w:semiHidden/>
    <w:locked/>
    <w:rsid w:val="00AE1638"/>
    <w:rPr>
      <w:b/>
      <w:bCs/>
      <w:sz w:val="28"/>
      <w:szCs w:val="28"/>
    </w:rPr>
  </w:style>
  <w:style w:type="character" w:customStyle="1" w:styleId="60">
    <w:name w:val="標題 6 字元"/>
    <w:basedOn w:val="a1"/>
    <w:link w:val="6"/>
    <w:uiPriority w:val="99"/>
    <w:locked/>
    <w:rsid w:val="00CA1EBD"/>
    <w:rPr>
      <w:rFonts w:ascii="Arial" w:eastAsia="SimHei" w:hAnsi="Arial" w:cs="Arial"/>
      <w:b/>
      <w:bCs/>
      <w:sz w:val="24"/>
      <w:szCs w:val="24"/>
    </w:rPr>
  </w:style>
  <w:style w:type="character" w:customStyle="1" w:styleId="70">
    <w:name w:val="標題 7 字元"/>
    <w:basedOn w:val="a1"/>
    <w:link w:val="7"/>
    <w:uiPriority w:val="99"/>
    <w:locked/>
    <w:rsid w:val="00CA1EBD"/>
    <w:rPr>
      <w:rFonts w:ascii="Times New Roman" w:eastAsia="SimSun" w:hAnsi="Times New Roman" w:cs="Times New Roman"/>
      <w:b/>
      <w:bCs/>
      <w:sz w:val="24"/>
      <w:szCs w:val="24"/>
    </w:rPr>
  </w:style>
  <w:style w:type="paragraph" w:styleId="a4">
    <w:name w:val="header"/>
    <w:basedOn w:val="a"/>
    <w:link w:val="a5"/>
    <w:uiPriority w:val="99"/>
    <w:rsid w:val="00F84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1"/>
    <w:link w:val="a4"/>
    <w:uiPriority w:val="99"/>
    <w:locked/>
    <w:rsid w:val="00F84835"/>
    <w:rPr>
      <w:sz w:val="18"/>
      <w:szCs w:val="18"/>
    </w:rPr>
  </w:style>
  <w:style w:type="paragraph" w:styleId="a6">
    <w:name w:val="footer"/>
    <w:basedOn w:val="a"/>
    <w:link w:val="a7"/>
    <w:uiPriority w:val="99"/>
    <w:rsid w:val="00F848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1"/>
    <w:link w:val="a6"/>
    <w:uiPriority w:val="99"/>
    <w:locked/>
    <w:rsid w:val="00F84835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rsid w:val="00F84835"/>
    <w:rPr>
      <w:sz w:val="18"/>
      <w:szCs w:val="18"/>
    </w:rPr>
  </w:style>
  <w:style w:type="character" w:customStyle="1" w:styleId="a9">
    <w:name w:val="註解方塊文字 字元"/>
    <w:basedOn w:val="a1"/>
    <w:link w:val="a8"/>
    <w:uiPriority w:val="99"/>
    <w:semiHidden/>
    <w:locked/>
    <w:rsid w:val="00F84835"/>
    <w:rPr>
      <w:sz w:val="18"/>
      <w:szCs w:val="18"/>
    </w:rPr>
  </w:style>
  <w:style w:type="character" w:styleId="aa">
    <w:name w:val="Hyperlink"/>
    <w:basedOn w:val="a1"/>
    <w:uiPriority w:val="99"/>
    <w:rsid w:val="00243F16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243F16"/>
  </w:style>
  <w:style w:type="paragraph" w:styleId="ab">
    <w:name w:val="List Paragraph"/>
    <w:basedOn w:val="a"/>
    <w:uiPriority w:val="34"/>
    <w:qFormat/>
    <w:rsid w:val="00483308"/>
    <w:pPr>
      <w:ind w:firstLineChars="200" w:firstLine="420"/>
    </w:pPr>
  </w:style>
  <w:style w:type="paragraph" w:styleId="ac">
    <w:name w:val="caption"/>
    <w:basedOn w:val="a"/>
    <w:next w:val="a"/>
    <w:uiPriority w:val="99"/>
    <w:qFormat/>
    <w:rsid w:val="00E54D74"/>
    <w:rPr>
      <w:rFonts w:ascii="Cambria" w:eastAsia="SimHei" w:hAnsi="Cambria" w:cs="Cambria"/>
      <w:sz w:val="20"/>
      <w:szCs w:val="20"/>
    </w:rPr>
  </w:style>
  <w:style w:type="table" w:styleId="ad">
    <w:name w:val="Table Grid"/>
    <w:basedOn w:val="a2"/>
    <w:uiPriority w:val="99"/>
    <w:rsid w:val="009B5808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rsid w:val="008916FE"/>
    <w:rPr>
      <w:rFonts w:ascii="SimSun" w:eastAsia="SimSun" w:cs="SimSun"/>
      <w:sz w:val="18"/>
      <w:szCs w:val="18"/>
    </w:rPr>
  </w:style>
  <w:style w:type="character" w:customStyle="1" w:styleId="af">
    <w:name w:val="文件引導模式 字元"/>
    <w:basedOn w:val="a1"/>
    <w:link w:val="ae"/>
    <w:uiPriority w:val="99"/>
    <w:semiHidden/>
    <w:locked/>
    <w:rsid w:val="008916FE"/>
    <w:rPr>
      <w:rFonts w:ascii="SimSun" w:eastAsia="SimSun" w:cs="SimSun"/>
      <w:sz w:val="18"/>
      <w:szCs w:val="18"/>
    </w:rPr>
  </w:style>
  <w:style w:type="paragraph" w:styleId="21">
    <w:name w:val="toc 2"/>
    <w:basedOn w:val="a"/>
    <w:next w:val="a"/>
    <w:autoRedefine/>
    <w:uiPriority w:val="39"/>
    <w:rsid w:val="006F36C2"/>
    <w:pPr>
      <w:ind w:leftChars="200" w:left="420"/>
    </w:pPr>
  </w:style>
  <w:style w:type="paragraph" w:styleId="a0">
    <w:name w:val="Normal Indent"/>
    <w:basedOn w:val="a"/>
    <w:uiPriority w:val="99"/>
    <w:semiHidden/>
    <w:rsid w:val="00CA1EBD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LY\UC\CI-MES-SPEC-022-UC%20Generate%20Customer%20SN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F5DE9-0590-4761-8DE4-02872D710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CI-MES-SPEC-022-UC Generate Customer SN.dotx</Template>
  <TotalTime>501</TotalTime>
  <Pages>12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Generate Customer SN</vt:lpstr>
    </vt:vector>
  </TitlesOfParts>
  <Company>ies</Company>
  <LinksUpToDate>false</LinksUpToDate>
  <CharactersWithSpaces>6313</CharactersWithSpaces>
  <SharedDoc>false</SharedDoc>
  <HLinks>
    <vt:vector size="36" baseType="variant"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_Toc236129068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_Toc236129067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_Toc236129066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_Toc236129065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_Toc236129064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_Toc236129063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Generate Customer SN</dc:title>
  <dc:subject/>
  <dc:creator>itc97020</dc:creator>
  <cp:keywords/>
  <dc:description/>
  <cp:lastModifiedBy>ies12gm69</cp:lastModifiedBy>
  <cp:revision>181</cp:revision>
  <dcterms:created xsi:type="dcterms:W3CDTF">2011-09-10T07:02:00Z</dcterms:created>
  <dcterms:modified xsi:type="dcterms:W3CDTF">2013-12-11T10:01:00Z</dcterms:modified>
</cp:coreProperties>
</file>