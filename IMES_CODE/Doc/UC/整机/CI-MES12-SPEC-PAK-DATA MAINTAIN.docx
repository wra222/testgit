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45A" w:rsidRDefault="003F145A">
      <w:pPr>
        <w:tabs>
          <w:tab w:val="left" w:pos="1078"/>
        </w:tabs>
      </w:pPr>
    </w:p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p w:rsidR="001A40E0" w:rsidRDefault="001A40E0"/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334"/>
      </w:tblGrid>
      <w:tr w:rsidR="001A40E0" w:rsidRPr="008A632C" w:rsidTr="008A632C">
        <w:trPr>
          <w:jc w:val="center"/>
        </w:trPr>
        <w:tc>
          <w:tcPr>
            <w:tcW w:w="6334" w:type="dxa"/>
          </w:tcPr>
          <w:p w:rsidR="001A40E0" w:rsidRPr="008A632C" w:rsidRDefault="001A40E0" w:rsidP="00F2034D">
            <w:pPr>
              <w:rPr>
                <w:color w:val="FF0000"/>
                <w:sz w:val="44"/>
                <w:szCs w:val="44"/>
              </w:rPr>
            </w:pPr>
            <w:r w:rsidRPr="008A632C">
              <w:rPr>
                <w:color w:val="FF0000"/>
                <w:sz w:val="44"/>
                <w:szCs w:val="44"/>
              </w:rPr>
              <w:t>Inventec</w:t>
            </w:r>
          </w:p>
          <w:p w:rsidR="001A40E0" w:rsidRPr="008A632C" w:rsidRDefault="001A40E0" w:rsidP="00F2034D">
            <w:pPr>
              <w:rPr>
                <w:szCs w:val="20"/>
                <w:lang w:eastAsia="zh-TW"/>
              </w:rPr>
            </w:pPr>
            <w:r w:rsidRPr="008A632C">
              <w:rPr>
                <w:szCs w:val="20"/>
              </w:rPr>
              <w:t>Copyright 2007 Inventec (</w:t>
            </w:r>
            <w:smartTag w:uri="urn:schemas-microsoft-com:office:smarttags" w:element="City">
              <w:smartTag w:uri="urn:schemas-microsoft-com:office:smarttags" w:element="place">
                <w:r w:rsidRPr="008A632C">
                  <w:rPr>
                    <w:szCs w:val="20"/>
                  </w:rPr>
                  <w:t>TianJin</w:t>
                </w:r>
              </w:smartTag>
            </w:smartTag>
            <w:r w:rsidRPr="008A632C">
              <w:rPr>
                <w:szCs w:val="20"/>
              </w:rPr>
              <w:t xml:space="preserve">) Co, Ltd. </w:t>
            </w:r>
            <w:r w:rsidRPr="008A632C">
              <w:rPr>
                <w:szCs w:val="20"/>
                <w:lang w:eastAsia="zh-TW"/>
              </w:rPr>
              <w:t>All Rights Reserved</w:t>
            </w:r>
          </w:p>
          <w:p w:rsidR="001A40E0" w:rsidRPr="008A632C" w:rsidRDefault="001A40E0" w:rsidP="00F2034D">
            <w:pPr>
              <w:rPr>
                <w:color w:val="999999"/>
                <w:lang w:eastAsia="zh-TW"/>
              </w:rPr>
            </w:pPr>
            <w:r w:rsidRPr="008A632C">
              <w:rPr>
                <w:rFonts w:hint="eastAsia"/>
                <w:color w:val="999999"/>
                <w:szCs w:val="20"/>
                <w:lang w:eastAsia="zh-TW"/>
              </w:rPr>
              <w:t>本文件之著作權為英業達集團（天津）電子技術有限公司所有，其內容及所涉及的專案信息為本公司商業機密，非經本公司授權許可，任何人不得以任何形式使用（包括但不限於閱讀、引用、復制、修改、翻譯、保存、出售、公開發布等）或為其他足以侵害本公司著作權及商業機密之行為，若有違者，本公司將依法追訴。</w:t>
            </w:r>
          </w:p>
        </w:tc>
      </w:tr>
    </w:tbl>
    <w:p w:rsidR="001A40E0" w:rsidRDefault="001A40E0" w:rsidP="007671DB">
      <w:pPr>
        <w:rPr>
          <w:lang w:eastAsia="zh-TW"/>
        </w:rPr>
      </w:pPr>
    </w:p>
    <w:p w:rsidR="001A40E0" w:rsidRDefault="001A40E0" w:rsidP="00B37924">
      <w:pPr>
        <w:jc w:val="center"/>
        <w:rPr>
          <w:b/>
          <w:sz w:val="32"/>
          <w:szCs w:val="32"/>
        </w:rPr>
      </w:pPr>
      <w:r>
        <w:rPr>
          <w:lang w:eastAsia="zh-TW"/>
        </w:rPr>
        <w:br w:type="page"/>
      </w:r>
      <w:r w:rsidRPr="00B83B65">
        <w:rPr>
          <w:rFonts w:hint="eastAsia"/>
          <w:b/>
          <w:sz w:val="32"/>
          <w:szCs w:val="32"/>
        </w:rPr>
        <w:lastRenderedPageBreak/>
        <w:t>修改歷史</w:t>
      </w:r>
    </w:p>
    <w:tbl>
      <w:tblPr>
        <w:tblW w:w="96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8"/>
        <w:gridCol w:w="1619"/>
        <w:gridCol w:w="1979"/>
        <w:gridCol w:w="2233"/>
        <w:gridCol w:w="1439"/>
        <w:gridCol w:w="1352"/>
        <w:gridCol w:w="6"/>
        <w:tblGridChange w:id="0">
          <w:tblGrid>
            <w:gridCol w:w="1068"/>
            <w:gridCol w:w="1619"/>
            <w:gridCol w:w="1979"/>
            <w:gridCol w:w="2233"/>
            <w:gridCol w:w="1439"/>
            <w:gridCol w:w="1352"/>
            <w:gridCol w:w="6"/>
          </w:tblGrid>
        </w:tblGridChange>
      </w:tblGrid>
      <w:tr w:rsidR="001A40E0" w:rsidRPr="00E85CDE" w:rsidTr="00F25116">
        <w:trPr>
          <w:trHeight w:val="607"/>
          <w:tblHeader/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  <w:color w:val="000000"/>
              </w:rPr>
            </w:pPr>
            <w:r w:rsidRPr="00E85CDE">
              <w:rPr>
                <w:rFonts w:ascii="SimSun" w:hAnsi="SimSun" w:hint="eastAsia"/>
                <w:b/>
                <w:bCs/>
              </w:rPr>
              <w:t>章节号</w:t>
            </w:r>
          </w:p>
        </w:tc>
        <w:tc>
          <w:tcPr>
            <w:tcW w:w="16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E85CDE">
              <w:rPr>
                <w:rFonts w:ascii="SimSun" w:hAnsi="SimSun" w:hint="eastAsia"/>
                <w:b/>
                <w:bCs/>
              </w:rPr>
              <w:t>章节名称</w:t>
            </w:r>
          </w:p>
        </w:tc>
        <w:tc>
          <w:tcPr>
            <w:tcW w:w="19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E85CDE">
              <w:rPr>
                <w:rFonts w:ascii="SimSun" w:hAnsi="SimSun" w:hint="eastAsia"/>
                <w:b/>
                <w:bCs/>
              </w:rPr>
              <w:t>变更原因</w:t>
            </w:r>
          </w:p>
        </w:tc>
        <w:tc>
          <w:tcPr>
            <w:tcW w:w="223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E85CDE">
              <w:rPr>
                <w:rFonts w:ascii="SimSun" w:hAnsi="SimSun" w:hint="eastAsia"/>
                <w:b/>
                <w:bCs/>
              </w:rPr>
              <w:t>变更内容描述</w:t>
            </w:r>
          </w:p>
        </w:tc>
        <w:tc>
          <w:tcPr>
            <w:tcW w:w="1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E85CDE">
              <w:rPr>
                <w:rFonts w:ascii="SimSun" w:hAnsi="SimSun" w:hint="eastAsia"/>
                <w:b/>
                <w:bCs/>
              </w:rPr>
              <w:t>变更日期</w:t>
            </w:r>
          </w:p>
        </w:tc>
        <w:tc>
          <w:tcPr>
            <w:tcW w:w="135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1A40E0" w:rsidRPr="00E85CDE" w:rsidRDefault="001A40E0" w:rsidP="00283648">
            <w:pPr>
              <w:snapToGrid w:val="0"/>
              <w:jc w:val="center"/>
              <w:rPr>
                <w:rFonts w:ascii="SimSun"/>
                <w:b/>
                <w:bCs/>
              </w:rPr>
            </w:pPr>
            <w:r w:rsidRPr="00E85CDE">
              <w:rPr>
                <w:rFonts w:ascii="SimSun" w:hAnsi="SimSun" w:hint="eastAsia"/>
                <w:b/>
                <w:bCs/>
              </w:rPr>
              <w:t>版本</w:t>
            </w:r>
          </w:p>
        </w:tc>
      </w:tr>
      <w:tr w:rsidR="001A40E0" w:rsidRPr="00E85CDE" w:rsidTr="00F25116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All</w:t>
            </w:r>
          </w:p>
        </w:tc>
        <w:tc>
          <w:tcPr>
            <w:tcW w:w="1619" w:type="dxa"/>
            <w:tcBorders>
              <w:top w:val="single" w:sz="12" w:space="0" w:color="auto"/>
            </w:tcBorders>
            <w:vAlign w:val="bottom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  <w:tcBorders>
              <w:top w:val="single" w:sz="12" w:space="0" w:color="auto"/>
            </w:tcBorders>
            <w:vAlign w:val="center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初创</w:t>
            </w:r>
          </w:p>
        </w:tc>
        <w:tc>
          <w:tcPr>
            <w:tcW w:w="2233" w:type="dxa"/>
            <w:tcBorders>
              <w:top w:val="single" w:sz="12" w:space="0" w:color="auto"/>
            </w:tcBorders>
            <w:vAlign w:val="center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</w:p>
        </w:tc>
        <w:tc>
          <w:tcPr>
            <w:tcW w:w="1439" w:type="dxa"/>
            <w:tcBorders>
              <w:top w:val="single" w:sz="12" w:space="0" w:color="auto"/>
            </w:tcBorders>
            <w:vAlign w:val="center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</w:t>
            </w:r>
            <w:r w:rsidR="00431020">
              <w:rPr>
                <w:rFonts w:ascii="SimSun" w:hint="eastAsia"/>
              </w:rPr>
              <w:t>11</w:t>
            </w:r>
            <w:r>
              <w:rPr>
                <w:rFonts w:ascii="SimSun"/>
              </w:rPr>
              <w:t>-</w:t>
            </w:r>
            <w:r w:rsidR="00431020">
              <w:rPr>
                <w:rFonts w:ascii="SimSun" w:hint="eastAsia"/>
              </w:rPr>
              <w:t>9</w:t>
            </w:r>
            <w:r>
              <w:rPr>
                <w:rFonts w:ascii="SimSun"/>
              </w:rPr>
              <w:t>-</w:t>
            </w:r>
            <w:r w:rsidR="00431020">
              <w:rPr>
                <w:rFonts w:ascii="SimSun" w:hint="eastAsia"/>
              </w:rPr>
              <w:t>23</w:t>
            </w:r>
          </w:p>
        </w:tc>
        <w:tc>
          <w:tcPr>
            <w:tcW w:w="135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1A40E0" w:rsidRPr="00532477" w:rsidRDefault="001A40E0" w:rsidP="00283648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D2BC9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D2BC9" w:rsidRDefault="002D746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8D2BC9" w:rsidRDefault="008D2BC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8D2BC9" w:rsidRDefault="002D746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避免</w:t>
            </w:r>
            <w:r>
              <w:rPr>
                <w:rFonts w:ascii="SimSun" w:hint="eastAsia"/>
              </w:rPr>
              <w:t>Find</w:t>
            </w:r>
            <w:r>
              <w:rPr>
                <w:rFonts w:ascii="SimSun" w:hint="eastAsia"/>
              </w:rPr>
              <w:t>文本框的</w:t>
            </w:r>
            <w:r>
              <w:rPr>
                <w:rFonts w:ascii="SimSun" w:hint="eastAsia"/>
              </w:rPr>
              <w:t>Blur</w:t>
            </w:r>
            <w:r>
              <w:rPr>
                <w:rFonts w:ascii="SimSun" w:hint="eastAsia"/>
              </w:rPr>
              <w:t>事件响应导致异常</w:t>
            </w:r>
          </w:p>
        </w:tc>
        <w:tc>
          <w:tcPr>
            <w:tcW w:w="2233" w:type="dxa"/>
          </w:tcPr>
          <w:p w:rsidR="008D2BC9" w:rsidRPr="00727290" w:rsidRDefault="002D7463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Find</w:t>
            </w:r>
            <w:r>
              <w:rPr>
                <w:rFonts w:ascii="SimSun" w:hint="eastAsia"/>
              </w:rPr>
              <w:t>文本框的</w:t>
            </w:r>
            <w:r>
              <w:rPr>
                <w:rFonts w:ascii="SimSun" w:hint="eastAsia"/>
              </w:rPr>
              <w:t>Blur</w:t>
            </w:r>
            <w:r>
              <w:rPr>
                <w:rFonts w:ascii="SimSun" w:hint="eastAsia"/>
              </w:rPr>
              <w:t>事件响应</w:t>
            </w:r>
          </w:p>
        </w:tc>
        <w:tc>
          <w:tcPr>
            <w:tcW w:w="1439" w:type="dxa"/>
          </w:tcPr>
          <w:p w:rsidR="008D2BC9" w:rsidRDefault="002D7463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2011-10-12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D2BC9" w:rsidRPr="00822E95" w:rsidRDefault="002D7463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C556AA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C556AA" w:rsidRDefault="00C556AA" w:rsidP="0098255F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2.1.7</w:t>
            </w:r>
          </w:p>
        </w:tc>
        <w:tc>
          <w:tcPr>
            <w:tcW w:w="1619" w:type="dxa"/>
          </w:tcPr>
          <w:p w:rsidR="00C556AA" w:rsidRDefault="00C556AA" w:rsidP="0098255F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Asset Check Rule</w:t>
            </w:r>
          </w:p>
        </w:tc>
        <w:tc>
          <w:tcPr>
            <w:tcW w:w="1979" w:type="dxa"/>
          </w:tcPr>
          <w:p w:rsidR="00C556AA" w:rsidRDefault="00C556AA" w:rsidP="0098255F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Station</w:t>
            </w:r>
            <w:r>
              <w:rPr>
                <w:rFonts w:ascii="SimSun" w:hint="eastAsia"/>
              </w:rPr>
              <w:t>选项中有</w:t>
            </w:r>
            <w:r>
              <w:rPr>
                <w:rFonts w:ascii="SimSun" w:hint="eastAsia"/>
              </w:rPr>
              <w:t>2</w:t>
            </w:r>
            <w:r>
              <w:rPr>
                <w:rFonts w:ascii="SimSun" w:hint="eastAsia"/>
              </w:rPr>
              <w:t>个</w:t>
            </w:r>
            <w:r>
              <w:rPr>
                <w:rFonts w:ascii="SimSun" w:hint="eastAsia"/>
              </w:rPr>
              <w:t>Station</w:t>
            </w:r>
            <w:r>
              <w:rPr>
                <w:rFonts w:ascii="SimSun" w:hint="eastAsia"/>
              </w:rPr>
              <w:t>的合并项</w:t>
            </w:r>
          </w:p>
        </w:tc>
        <w:tc>
          <w:tcPr>
            <w:tcW w:w="2233" w:type="dxa"/>
          </w:tcPr>
          <w:p w:rsidR="00C556AA" w:rsidRPr="00727290" w:rsidRDefault="00C556AA" w:rsidP="0098255F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去除合并</w:t>
            </w:r>
            <w:r w:rsidRPr="00727290">
              <w:rPr>
                <w:rFonts w:ascii="SimSun" w:hint="eastAsia"/>
              </w:rPr>
              <w:t>Station</w:t>
            </w:r>
            <w:r w:rsidRPr="00727290">
              <w:rPr>
                <w:rFonts w:ascii="SimSun" w:hint="eastAsia"/>
              </w:rPr>
              <w:t>选项</w:t>
            </w:r>
          </w:p>
        </w:tc>
        <w:tc>
          <w:tcPr>
            <w:tcW w:w="1439" w:type="dxa"/>
          </w:tcPr>
          <w:p w:rsidR="00C556AA" w:rsidRDefault="00C556AA" w:rsidP="0098255F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2011-10-12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C556AA" w:rsidRDefault="00C556AA" w:rsidP="0098255F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2D7463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2D7463" w:rsidRDefault="002D746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2.1.7</w:t>
            </w:r>
          </w:p>
        </w:tc>
        <w:tc>
          <w:tcPr>
            <w:tcW w:w="1619" w:type="dxa"/>
          </w:tcPr>
          <w:p w:rsidR="002D7463" w:rsidRDefault="002D746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Asset Check Rule</w:t>
            </w:r>
          </w:p>
        </w:tc>
        <w:tc>
          <w:tcPr>
            <w:tcW w:w="1979" w:type="dxa"/>
          </w:tcPr>
          <w:p w:rsidR="002D7463" w:rsidRDefault="00C556AA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AssetRule</w:t>
            </w:r>
            <w:r>
              <w:rPr>
                <w:rFonts w:ascii="SimSun" w:hint="eastAsia"/>
              </w:rPr>
              <w:t>表中有</w:t>
            </w:r>
            <w:r>
              <w:rPr>
                <w:rFonts w:ascii="SimSun" w:hint="eastAsia"/>
              </w:rPr>
              <w:t>Tp</w:t>
            </w:r>
            <w:r>
              <w:rPr>
                <w:rFonts w:ascii="SimSun" w:hint="eastAsia"/>
              </w:rPr>
              <w:t>栏位，但却没有地方存取</w:t>
            </w:r>
          </w:p>
        </w:tc>
        <w:tc>
          <w:tcPr>
            <w:tcW w:w="2233" w:type="dxa"/>
          </w:tcPr>
          <w:p w:rsidR="002D7463" w:rsidRPr="00727290" w:rsidRDefault="002D7463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去除</w:t>
            </w:r>
            <w:r w:rsidR="00C556AA">
              <w:rPr>
                <w:rFonts w:ascii="SimSun" w:hint="eastAsia"/>
              </w:rPr>
              <w:t>AssetRule</w:t>
            </w:r>
            <w:r w:rsidR="00C556AA">
              <w:rPr>
                <w:rFonts w:ascii="SimSun" w:hint="eastAsia"/>
              </w:rPr>
              <w:t>表中的</w:t>
            </w:r>
            <w:r w:rsidR="00C556AA">
              <w:rPr>
                <w:rFonts w:ascii="SimSun" w:hint="eastAsia"/>
              </w:rPr>
              <w:t>Tp</w:t>
            </w:r>
            <w:r w:rsidR="00C556AA">
              <w:rPr>
                <w:rFonts w:ascii="SimSun" w:hint="eastAsia"/>
              </w:rPr>
              <w:t>栏位</w:t>
            </w:r>
          </w:p>
        </w:tc>
        <w:tc>
          <w:tcPr>
            <w:tcW w:w="1439" w:type="dxa"/>
          </w:tcPr>
          <w:p w:rsidR="002D7463" w:rsidRDefault="002D7463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2011-10-12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2D7463" w:rsidRDefault="002D7463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BA3EA1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BA3EA1" w:rsidRDefault="00BA3EA1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2.1.7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2.1.5</w:t>
            </w:r>
          </w:p>
        </w:tc>
        <w:tc>
          <w:tcPr>
            <w:tcW w:w="1619" w:type="dxa"/>
          </w:tcPr>
          <w:p w:rsidR="00BA3EA1" w:rsidRDefault="00BA3EA1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Asset Check Rule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Internal COA</w:t>
            </w:r>
          </w:p>
        </w:tc>
        <w:tc>
          <w:tcPr>
            <w:tcW w:w="1979" w:type="dxa"/>
          </w:tcPr>
          <w:p w:rsidR="00BA3EA1" w:rsidRDefault="00BA3EA1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未根据表格中被点空行</w:t>
            </w:r>
            <w:r>
              <w:rPr>
                <w:rFonts w:ascii="SimSun" w:hint="eastAsia"/>
              </w:rPr>
              <w:t>Disable Delete</w:t>
            </w:r>
            <w:r>
              <w:rPr>
                <w:rFonts w:ascii="SimSun" w:hint="eastAsia"/>
              </w:rPr>
              <w:t>按钮</w:t>
            </w:r>
          </w:p>
        </w:tc>
        <w:tc>
          <w:tcPr>
            <w:tcW w:w="2233" w:type="dxa"/>
          </w:tcPr>
          <w:p w:rsidR="00BA3EA1" w:rsidRPr="00727290" w:rsidRDefault="00BA3EA1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增加此描述</w:t>
            </w:r>
          </w:p>
        </w:tc>
        <w:tc>
          <w:tcPr>
            <w:tcW w:w="1439" w:type="dxa"/>
          </w:tcPr>
          <w:p w:rsidR="00BA3EA1" w:rsidRDefault="00BA3EA1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2011-10-12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BA3EA1" w:rsidRDefault="00BA3EA1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475E77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475E77" w:rsidRDefault="00475E7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</w:t>
            </w:r>
          </w:p>
        </w:tc>
        <w:tc>
          <w:tcPr>
            <w:tcW w:w="1619" w:type="dxa"/>
          </w:tcPr>
          <w:p w:rsidR="00475E77" w:rsidRDefault="00475E7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POD Label</w:t>
            </w:r>
          </w:p>
        </w:tc>
        <w:tc>
          <w:tcPr>
            <w:tcW w:w="1979" w:type="dxa"/>
          </w:tcPr>
          <w:p w:rsidR="00475E77" w:rsidRDefault="00475E7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设计变更</w:t>
            </w:r>
          </w:p>
        </w:tc>
        <w:tc>
          <w:tcPr>
            <w:tcW w:w="2233" w:type="dxa"/>
          </w:tcPr>
          <w:p w:rsidR="00475E77" w:rsidRPr="00727290" w:rsidRDefault="00475E77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简化用数据存储和户操作</w:t>
            </w:r>
          </w:p>
        </w:tc>
        <w:tc>
          <w:tcPr>
            <w:tcW w:w="1439" w:type="dxa"/>
          </w:tcPr>
          <w:p w:rsidR="00475E77" w:rsidRPr="00475E77" w:rsidRDefault="00475E77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2011-10-17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475E77" w:rsidRDefault="00475E77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4F38AC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4F38AC" w:rsidRDefault="00A67C7B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4F38AC" w:rsidRDefault="004F38AC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4F38AC" w:rsidRDefault="00A67C7B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有些输入需转成大写</w:t>
            </w:r>
          </w:p>
        </w:tc>
        <w:tc>
          <w:tcPr>
            <w:tcW w:w="2233" w:type="dxa"/>
          </w:tcPr>
          <w:p w:rsidR="004F38AC" w:rsidRPr="00727290" w:rsidRDefault="00A67C7B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增加相应描述</w:t>
            </w:r>
          </w:p>
        </w:tc>
        <w:tc>
          <w:tcPr>
            <w:tcW w:w="1439" w:type="dxa"/>
          </w:tcPr>
          <w:p w:rsidR="004F38AC" w:rsidRDefault="00A67C7B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2011-11-3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4F38AC" w:rsidRDefault="00A67C7B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D33F7A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D33F7A" w:rsidRDefault="00D33F7A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2.1.6</w:t>
            </w:r>
          </w:p>
        </w:tc>
        <w:tc>
          <w:tcPr>
            <w:tcW w:w="1619" w:type="dxa"/>
          </w:tcPr>
          <w:p w:rsidR="00D33F7A" w:rsidRDefault="00D33F7A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D33F7A" w:rsidRDefault="00D33F7A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  <w:r>
              <w:rPr>
                <w:rFonts w:ascii="SimSun" w:hint="eastAsia"/>
              </w:rPr>
              <w:t>DB</w:t>
            </w:r>
            <w:r>
              <w:rPr>
                <w:rFonts w:ascii="SimSun" w:hint="eastAsia"/>
              </w:rPr>
              <w:t>操作</w:t>
            </w:r>
          </w:p>
        </w:tc>
        <w:tc>
          <w:tcPr>
            <w:tcW w:w="2233" w:type="dxa"/>
          </w:tcPr>
          <w:p w:rsidR="00D33F7A" w:rsidRPr="00727290" w:rsidRDefault="00D33F7A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增加</w:t>
            </w:r>
            <w:r w:rsidRPr="00727290">
              <w:rPr>
                <w:rFonts w:ascii="SimSun" w:hint="eastAsia"/>
              </w:rPr>
              <w:t>DB</w:t>
            </w:r>
            <w:r w:rsidRPr="00727290">
              <w:rPr>
                <w:rFonts w:ascii="SimSun" w:hint="eastAsia"/>
              </w:rPr>
              <w:t>操作</w:t>
            </w:r>
          </w:p>
        </w:tc>
        <w:tc>
          <w:tcPr>
            <w:tcW w:w="1439" w:type="dxa"/>
          </w:tcPr>
          <w:p w:rsidR="00D33F7A" w:rsidRDefault="00D33F7A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2011-11-11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D33F7A" w:rsidRDefault="00D33F7A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5F7B48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2.1.23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2.1.24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2.1.25</w:t>
            </w:r>
          </w:p>
        </w:tc>
        <w:tc>
          <w:tcPr>
            <w:tcW w:w="1619" w:type="dxa"/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统一界面风格</w:t>
            </w:r>
          </w:p>
        </w:tc>
        <w:tc>
          <w:tcPr>
            <w:tcW w:w="2233" w:type="dxa"/>
          </w:tcPr>
          <w:p w:rsidR="005F7B48" w:rsidRPr="00727290" w:rsidRDefault="005F7B48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把</w:t>
            </w:r>
            <w:r w:rsidRPr="00727290">
              <w:rPr>
                <w:rFonts w:ascii="SimSun" w:hint="eastAsia"/>
              </w:rPr>
              <w:t>Delete</w:t>
            </w:r>
            <w:r w:rsidRPr="00727290">
              <w:rPr>
                <w:rFonts w:ascii="SimSun" w:hint="eastAsia"/>
              </w:rPr>
              <w:t>按钮移至表格右上角</w:t>
            </w:r>
          </w:p>
        </w:tc>
        <w:tc>
          <w:tcPr>
            <w:tcW w:w="1439" w:type="dxa"/>
          </w:tcPr>
          <w:p w:rsidR="005F7B48" w:rsidRDefault="005F7B48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2011-11-2</w:t>
            </w:r>
            <w:r>
              <w:rPr>
                <w:rFonts w:ascii="SimSun" w:hint="eastAsia"/>
              </w:rPr>
              <w:t>1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5F7B48" w:rsidRDefault="005F7B4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5F7B48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2.1.22</w:t>
            </w:r>
          </w:p>
        </w:tc>
        <w:tc>
          <w:tcPr>
            <w:tcW w:w="1619" w:type="dxa"/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Unite MB</w:t>
            </w:r>
          </w:p>
        </w:tc>
        <w:tc>
          <w:tcPr>
            <w:tcW w:w="1979" w:type="dxa"/>
          </w:tcPr>
          <w:p w:rsidR="005F7B48" w:rsidRDefault="005F7B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5F7B48" w:rsidRPr="00727290" w:rsidRDefault="005F7B48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增加</w:t>
            </w:r>
            <w:r w:rsidRPr="00727290">
              <w:rPr>
                <w:rFonts w:ascii="SimSun" w:hint="eastAsia"/>
              </w:rPr>
              <w:t>Type</w:t>
            </w:r>
            <w:r w:rsidRPr="00727290">
              <w:rPr>
                <w:rFonts w:ascii="SimSun" w:hint="eastAsia"/>
              </w:rPr>
              <w:t>栏位</w:t>
            </w:r>
          </w:p>
        </w:tc>
        <w:tc>
          <w:tcPr>
            <w:tcW w:w="1439" w:type="dxa"/>
          </w:tcPr>
          <w:p w:rsidR="005F7B48" w:rsidRDefault="005F7B48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2011-11-2</w:t>
            </w:r>
            <w:r>
              <w:rPr>
                <w:rFonts w:ascii="SimSun" w:hint="eastAsia"/>
              </w:rPr>
              <w:t>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5F7B48" w:rsidRDefault="005F7B4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727290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727290" w:rsidRDefault="00727290" w:rsidP="001563D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2.1.10</w:t>
            </w:r>
          </w:p>
        </w:tc>
        <w:tc>
          <w:tcPr>
            <w:tcW w:w="1619" w:type="dxa"/>
          </w:tcPr>
          <w:p w:rsidR="00727290" w:rsidRDefault="00727290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BT Ocean Order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COA Receiving</w:t>
            </w:r>
          </w:p>
        </w:tc>
        <w:tc>
          <w:tcPr>
            <w:tcW w:w="1979" w:type="dxa"/>
          </w:tcPr>
          <w:p w:rsidR="00727290" w:rsidRDefault="00727290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统一界面风格</w:t>
            </w:r>
          </w:p>
        </w:tc>
        <w:tc>
          <w:tcPr>
            <w:tcW w:w="2233" w:type="dxa"/>
          </w:tcPr>
          <w:p w:rsidR="00727290" w:rsidRPr="00727290" w:rsidRDefault="00727290">
            <w:pPr>
              <w:snapToGrid w:val="0"/>
              <w:rPr>
                <w:rFonts w:ascii="SimSun"/>
              </w:rPr>
            </w:pPr>
            <w:r w:rsidRPr="00727290">
              <w:rPr>
                <w:rFonts w:ascii="SimSun" w:hint="eastAsia"/>
              </w:rPr>
              <w:t>将上传文件操作移入对话框进行</w:t>
            </w:r>
          </w:p>
        </w:tc>
        <w:tc>
          <w:tcPr>
            <w:tcW w:w="1439" w:type="dxa"/>
          </w:tcPr>
          <w:p w:rsidR="00727290" w:rsidRDefault="00727290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2011-12-2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727290" w:rsidRDefault="00727290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CF3359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CF3359" w:rsidRDefault="00CF335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CF3359" w:rsidRDefault="00CF3359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CF3359" w:rsidRDefault="00CF3359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内部</w:t>
            </w:r>
            <w:r>
              <w:rPr>
                <w:rFonts w:ascii="SimSun" w:hint="eastAsia"/>
              </w:rPr>
              <w:t>Review</w:t>
            </w:r>
          </w:p>
        </w:tc>
        <w:tc>
          <w:tcPr>
            <w:tcW w:w="2233" w:type="dxa"/>
          </w:tcPr>
          <w:p w:rsidR="00CF3359" w:rsidRPr="00CF3359" w:rsidRDefault="00CF3359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Model BOM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Part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BOM Descr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PartType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Family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Model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Model Price</w:t>
            </w:r>
            <w:r>
              <w:rPr>
                <w:rFonts w:ascii="SimSun" w:hint="eastAsia"/>
              </w:rPr>
              <w:t>等维护界面</w:t>
            </w:r>
          </w:p>
        </w:tc>
        <w:tc>
          <w:tcPr>
            <w:tcW w:w="1439" w:type="dxa"/>
          </w:tcPr>
          <w:p w:rsidR="00CF3359" w:rsidRDefault="00CF3359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2011-12-7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CF3359" w:rsidRDefault="00CF3359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487DE5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487DE5" w:rsidRDefault="00487DE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487DE5" w:rsidRDefault="00487DE5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487DE5" w:rsidRDefault="00487DE5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2233" w:type="dxa"/>
          </w:tcPr>
          <w:p w:rsidR="00487DE5" w:rsidRDefault="00487DE5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增加“</w:t>
            </w:r>
            <w:r>
              <w:rPr>
                <w:rFonts w:ascii="SimSun" w:hint="eastAsia"/>
              </w:rPr>
              <w:t>Delete</w:t>
            </w:r>
            <w:r>
              <w:rPr>
                <w:rFonts w:ascii="SimSun" w:hint="eastAsia"/>
              </w:rPr>
              <w:t>”按钮等的初始状态</w:t>
            </w:r>
          </w:p>
        </w:tc>
        <w:tc>
          <w:tcPr>
            <w:tcW w:w="1439" w:type="dxa"/>
          </w:tcPr>
          <w:p w:rsidR="00487DE5" w:rsidRDefault="00487DE5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2011-12-</w:t>
            </w:r>
            <w:r>
              <w:rPr>
                <w:rFonts w:ascii="SimSun" w:hint="eastAsia"/>
              </w:rPr>
              <w:t>30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487DE5" w:rsidRDefault="00487DE5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EB108D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EB108D" w:rsidRDefault="00EB108D" w:rsidP="001563D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2.1.3</w:t>
            </w:r>
          </w:p>
        </w:tc>
        <w:tc>
          <w:tcPr>
            <w:tcW w:w="1619" w:type="dxa"/>
          </w:tcPr>
          <w:p w:rsidR="00EB108D" w:rsidRDefault="00EB108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Pallet Quantity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Weight Setting</w:t>
            </w:r>
          </w:p>
        </w:tc>
        <w:tc>
          <w:tcPr>
            <w:tcW w:w="1979" w:type="dxa"/>
          </w:tcPr>
          <w:p w:rsidR="00EB108D" w:rsidRDefault="00EB108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EB108D" w:rsidRDefault="00EB108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增加数值值域描述</w:t>
            </w:r>
          </w:p>
        </w:tc>
        <w:tc>
          <w:tcPr>
            <w:tcW w:w="1439" w:type="dxa"/>
          </w:tcPr>
          <w:p w:rsidR="00EB108D" w:rsidRDefault="00EB108D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2012-1-9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EB108D" w:rsidRDefault="00EB108D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3F4F6E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3F4F6E" w:rsidRDefault="003F4F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2.1.24</w:t>
            </w:r>
          </w:p>
        </w:tc>
        <w:tc>
          <w:tcPr>
            <w:tcW w:w="1619" w:type="dxa"/>
          </w:tcPr>
          <w:p w:rsidR="003F4F6E" w:rsidRDefault="003F4F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Vendor Code</w:t>
            </w:r>
          </w:p>
        </w:tc>
        <w:tc>
          <w:tcPr>
            <w:tcW w:w="1979" w:type="dxa"/>
          </w:tcPr>
          <w:p w:rsidR="003F4F6E" w:rsidRDefault="003F4F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3F4F6E" w:rsidRDefault="003F4F6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VendorCode</w:t>
            </w:r>
            <w:r>
              <w:rPr>
                <w:rFonts w:ascii="SimSun" w:hint="eastAsia"/>
              </w:rPr>
              <w:t>要小写转大写</w:t>
            </w:r>
          </w:p>
        </w:tc>
        <w:tc>
          <w:tcPr>
            <w:tcW w:w="1439" w:type="dxa"/>
          </w:tcPr>
          <w:p w:rsidR="003F4F6E" w:rsidRDefault="003F4F6E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2012-1-</w:t>
            </w:r>
            <w:r>
              <w:rPr>
                <w:rFonts w:ascii="SimSun" w:hint="eastAsia"/>
              </w:rPr>
              <w:t>10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3F4F6E" w:rsidRDefault="003F4F6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0C561E" w:rsidRPr="00E85CDE" w:rsidTr="00F25116">
        <w:trPr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0C561E" w:rsidRDefault="000C561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All</w:t>
            </w:r>
          </w:p>
        </w:tc>
        <w:tc>
          <w:tcPr>
            <w:tcW w:w="1619" w:type="dxa"/>
          </w:tcPr>
          <w:p w:rsidR="000C561E" w:rsidRDefault="000C561E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0C561E" w:rsidRDefault="000C561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0C561E" w:rsidRDefault="000C561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标注哪些栏位可输中文</w:t>
            </w:r>
          </w:p>
        </w:tc>
        <w:tc>
          <w:tcPr>
            <w:tcW w:w="1439" w:type="dxa"/>
          </w:tcPr>
          <w:p w:rsidR="000C561E" w:rsidRDefault="000C561E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2012-1-</w:t>
            </w:r>
            <w:r>
              <w:rPr>
                <w:rFonts w:ascii="SimSun" w:hint="eastAsia"/>
              </w:rPr>
              <w:t>17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0C561E" w:rsidRDefault="000C561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1F1903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1F1903" w:rsidRDefault="001F190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1F1903" w:rsidRDefault="001F190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1F1903" w:rsidRDefault="001F1903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改进</w:t>
            </w:r>
          </w:p>
        </w:tc>
        <w:tc>
          <w:tcPr>
            <w:tcW w:w="2233" w:type="dxa"/>
          </w:tcPr>
          <w:p w:rsidR="001F1903" w:rsidRDefault="001F1903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FindLightNo</w:t>
            </w:r>
            <w:r>
              <w:rPr>
                <w:rFonts w:ascii="SimSun" w:hint="eastAsia"/>
              </w:rPr>
              <w:t>框</w:t>
            </w:r>
          </w:p>
        </w:tc>
        <w:tc>
          <w:tcPr>
            <w:tcW w:w="1439" w:type="dxa"/>
          </w:tcPr>
          <w:p w:rsidR="001F1903" w:rsidRDefault="001F1903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2012-1-</w:t>
            </w:r>
            <w:r>
              <w:rPr>
                <w:rFonts w:ascii="SimSun" w:hint="eastAsia"/>
              </w:rPr>
              <w:t>17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1F1903" w:rsidRDefault="001F1903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E3FE7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E3FE7" w:rsidRDefault="008E3FE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2.1.19</w:t>
            </w:r>
          </w:p>
        </w:tc>
        <w:tc>
          <w:tcPr>
            <w:tcW w:w="1619" w:type="dxa"/>
          </w:tcPr>
          <w:p w:rsidR="008E3FE7" w:rsidRDefault="008E3FE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PdLine</w:t>
            </w:r>
          </w:p>
        </w:tc>
        <w:tc>
          <w:tcPr>
            <w:tcW w:w="1979" w:type="dxa"/>
          </w:tcPr>
          <w:p w:rsidR="008E3FE7" w:rsidRDefault="008E3FE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8E3FE7" w:rsidRDefault="008E3FE7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不允许</w:t>
            </w:r>
            <w:r>
              <w:rPr>
                <w:rFonts w:ascii="SimSun" w:hint="eastAsia"/>
              </w:rPr>
              <w:t>Description</w:t>
            </w:r>
            <w:r>
              <w:rPr>
                <w:rFonts w:ascii="SimSun" w:hint="eastAsia"/>
              </w:rPr>
              <w:t>为空，也不允许任两个</w:t>
            </w:r>
            <w:r>
              <w:rPr>
                <w:rFonts w:ascii="SimSun" w:hint="eastAsia"/>
              </w:rPr>
              <w:t>PdLine</w:t>
            </w:r>
            <w:r>
              <w:rPr>
                <w:rFonts w:ascii="SimSun" w:hint="eastAsia"/>
              </w:rPr>
              <w:t>的</w:t>
            </w:r>
            <w:r>
              <w:rPr>
                <w:rFonts w:ascii="SimSun" w:hint="eastAsia"/>
              </w:rPr>
              <w:t>Descr</w:t>
            </w:r>
            <w:r>
              <w:rPr>
                <w:rFonts w:ascii="SimSun" w:hint="eastAsia"/>
              </w:rPr>
              <w:t>相同</w:t>
            </w:r>
          </w:p>
        </w:tc>
        <w:tc>
          <w:tcPr>
            <w:tcW w:w="1439" w:type="dxa"/>
          </w:tcPr>
          <w:p w:rsidR="008E3FE7" w:rsidRDefault="008E3FE7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2012-2-7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E3FE7" w:rsidRDefault="008E3FE7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660B4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660B4" w:rsidRDefault="008660B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8660B4" w:rsidRDefault="008660B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8660B4" w:rsidRDefault="008660B4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8660B4" w:rsidRDefault="008660B4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</w:t>
            </w:r>
            <w:r>
              <w:rPr>
                <w:rFonts w:ascii="SimSun" w:hint="eastAsia"/>
              </w:rPr>
              <w:t>PCA Test Check Rule</w:t>
            </w:r>
            <w:r>
              <w:rPr>
                <w:rFonts w:ascii="SimSun" w:hint="eastAsia"/>
              </w:rPr>
              <w:t>维护界面</w:t>
            </w:r>
          </w:p>
        </w:tc>
        <w:tc>
          <w:tcPr>
            <w:tcW w:w="1439" w:type="dxa"/>
          </w:tcPr>
          <w:p w:rsidR="008660B4" w:rsidRDefault="008660B4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2012-2-10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660B4" w:rsidRDefault="008660B4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E00B86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E00B86" w:rsidRDefault="00E00B8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2.1.20</w:t>
            </w:r>
          </w:p>
        </w:tc>
        <w:tc>
          <w:tcPr>
            <w:tcW w:w="1619" w:type="dxa"/>
          </w:tcPr>
          <w:p w:rsidR="00E00B86" w:rsidRDefault="00E00B8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Station</w:t>
            </w:r>
          </w:p>
        </w:tc>
        <w:tc>
          <w:tcPr>
            <w:tcW w:w="1979" w:type="dxa"/>
          </w:tcPr>
          <w:p w:rsidR="00E00B86" w:rsidRDefault="00E00B8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E00B86" w:rsidRDefault="00E00B86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Station Type</w:t>
            </w:r>
            <w:r>
              <w:rPr>
                <w:rFonts w:ascii="SimSun" w:hint="eastAsia"/>
              </w:rPr>
              <w:t>中增加</w:t>
            </w:r>
            <w:r>
              <w:rPr>
                <w:rFonts w:ascii="SimSun" w:hint="eastAsia"/>
              </w:rPr>
              <w:t>FACombine</w:t>
            </w:r>
            <w:r>
              <w:rPr>
                <w:rFonts w:ascii="SimSun" w:hint="eastAsia"/>
              </w:rPr>
              <w:t>项</w:t>
            </w:r>
          </w:p>
        </w:tc>
        <w:tc>
          <w:tcPr>
            <w:tcW w:w="1439" w:type="dxa"/>
          </w:tcPr>
          <w:p w:rsidR="00E00B86" w:rsidRDefault="00E00B8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2012-2-10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E00B86" w:rsidRDefault="00E00B86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BB68FC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BB68FC" w:rsidRDefault="00BB68FC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2.1.21</w:t>
            </w:r>
          </w:p>
        </w:tc>
        <w:tc>
          <w:tcPr>
            <w:tcW w:w="1619" w:type="dxa"/>
          </w:tcPr>
          <w:p w:rsidR="00BB68FC" w:rsidRDefault="00BB68FC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PdLine-Station</w:t>
            </w:r>
          </w:p>
        </w:tc>
        <w:tc>
          <w:tcPr>
            <w:tcW w:w="1979" w:type="dxa"/>
          </w:tcPr>
          <w:p w:rsidR="00BB68FC" w:rsidRDefault="00BB68FC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改进</w:t>
            </w:r>
          </w:p>
        </w:tc>
        <w:tc>
          <w:tcPr>
            <w:tcW w:w="2233" w:type="dxa"/>
          </w:tcPr>
          <w:p w:rsidR="00BB68FC" w:rsidRDefault="00BB68FC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</w:t>
            </w:r>
            <w:r>
              <w:rPr>
                <w:rFonts w:ascii="SimSun" w:hint="eastAsia"/>
              </w:rPr>
              <w:t>Station</w:t>
            </w:r>
            <w:r>
              <w:rPr>
                <w:rFonts w:ascii="SimSun" w:hint="eastAsia"/>
              </w:rPr>
              <w:t>选项为字符</w:t>
            </w:r>
            <w:r>
              <w:rPr>
                <w:rFonts w:ascii="SimSun" w:hint="eastAsia"/>
              </w:rPr>
              <w:lastRenderedPageBreak/>
              <w:t>序</w:t>
            </w:r>
          </w:p>
        </w:tc>
        <w:tc>
          <w:tcPr>
            <w:tcW w:w="1439" w:type="dxa"/>
          </w:tcPr>
          <w:p w:rsidR="00BB68FC" w:rsidRDefault="00BB68FC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lastRenderedPageBreak/>
              <w:t>2012-2-13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BB68FC" w:rsidRDefault="00BB68FC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034F0D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lastRenderedPageBreak/>
              <w:t>2.1.16</w:t>
            </w:r>
          </w:p>
        </w:tc>
        <w:tc>
          <w:tcPr>
            <w:tcW w:w="1619" w:type="dxa"/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034F0D" w:rsidRDefault="00034F0D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拆解为</w:t>
            </w:r>
            <w:r>
              <w:rPr>
                <w:rFonts w:ascii="SimSun" w:hint="eastAsia"/>
              </w:rPr>
              <w:t>LightNo Maintain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  <w:r>
              <w:rPr>
                <w:rFonts w:ascii="SimSun" w:hint="eastAsia"/>
              </w:rPr>
              <w:t>三个界面</w:t>
            </w:r>
          </w:p>
        </w:tc>
        <w:tc>
          <w:tcPr>
            <w:tcW w:w="1439" w:type="dxa"/>
          </w:tcPr>
          <w:p w:rsidR="00034F0D" w:rsidRDefault="00034F0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2012-2-18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034F0D" w:rsidRDefault="00034F0D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034F0D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2.1.14~2.1.18</w:t>
            </w:r>
          </w:p>
        </w:tc>
        <w:tc>
          <w:tcPr>
            <w:tcW w:w="1619" w:type="dxa"/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FA Float Location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Float  Location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Light No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034F0D" w:rsidRP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034F0D" w:rsidRDefault="00034F0D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所用线别由原来的直接取</w:t>
            </w:r>
            <w:r>
              <w:rPr>
                <w:rFonts w:ascii="SimSun" w:hint="eastAsia"/>
              </w:rPr>
              <w:t>PdLine</w:t>
            </w:r>
            <w:r>
              <w:rPr>
                <w:rFonts w:ascii="SimSun" w:hint="eastAsia"/>
              </w:rPr>
              <w:t>改为取</w:t>
            </w:r>
            <w:r>
              <w:rPr>
                <w:rFonts w:ascii="SimSun" w:hint="eastAsia"/>
              </w:rPr>
              <w:t>PdLine</w:t>
            </w:r>
            <w:r>
              <w:rPr>
                <w:rFonts w:ascii="SimSun" w:hint="eastAsia"/>
              </w:rPr>
              <w:t>的首字母</w:t>
            </w:r>
          </w:p>
        </w:tc>
        <w:tc>
          <w:tcPr>
            <w:tcW w:w="1439" w:type="dxa"/>
          </w:tcPr>
          <w:p w:rsidR="00034F0D" w:rsidRDefault="00034F0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2012-2-18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034F0D" w:rsidRDefault="00034F0D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034F0D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2.1.17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034F0D" w:rsidRDefault="00034F0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034F0D" w:rsidRDefault="00034F0D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自动分配库位的结果要能转成</w:t>
            </w:r>
            <w:r>
              <w:rPr>
                <w:rFonts w:ascii="SimSun" w:hint="eastAsia"/>
              </w:rPr>
              <w:t>Excel</w:t>
            </w:r>
            <w:r>
              <w:rPr>
                <w:rFonts w:ascii="SimSun" w:hint="eastAsia"/>
              </w:rPr>
              <w:t>档</w:t>
            </w:r>
          </w:p>
        </w:tc>
        <w:tc>
          <w:tcPr>
            <w:tcW w:w="1439" w:type="dxa"/>
          </w:tcPr>
          <w:p w:rsidR="00034F0D" w:rsidRDefault="00034F0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2012-2-18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034F0D" w:rsidRDefault="00034F0D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7D7A45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7D7A45" w:rsidRDefault="007D7A4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2.1.10</w:t>
            </w:r>
          </w:p>
        </w:tc>
        <w:tc>
          <w:tcPr>
            <w:tcW w:w="1619" w:type="dxa"/>
          </w:tcPr>
          <w:p w:rsidR="007D7A45" w:rsidRDefault="007D7A4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BT Ocean Order</w:t>
            </w:r>
          </w:p>
        </w:tc>
        <w:tc>
          <w:tcPr>
            <w:tcW w:w="1979" w:type="dxa"/>
          </w:tcPr>
          <w:p w:rsidR="007D7A45" w:rsidRDefault="007D7A4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7D7A45" w:rsidRDefault="007D7A45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所用线别由原来的直接取</w:t>
            </w:r>
            <w:r>
              <w:rPr>
                <w:rFonts w:ascii="SimSun" w:hint="eastAsia"/>
              </w:rPr>
              <w:t>PdLine</w:t>
            </w:r>
            <w:r>
              <w:rPr>
                <w:rFonts w:ascii="SimSun" w:hint="eastAsia"/>
              </w:rPr>
              <w:t>改为取</w:t>
            </w:r>
            <w:r>
              <w:rPr>
                <w:rFonts w:ascii="SimSun" w:hint="eastAsia"/>
              </w:rPr>
              <w:t>PdLine</w:t>
            </w:r>
            <w:r>
              <w:rPr>
                <w:rFonts w:ascii="SimSun" w:hint="eastAsia"/>
              </w:rPr>
              <w:t>的首字母</w:t>
            </w:r>
          </w:p>
        </w:tc>
        <w:tc>
          <w:tcPr>
            <w:tcW w:w="1439" w:type="dxa"/>
          </w:tcPr>
          <w:p w:rsidR="007D7A45" w:rsidRDefault="007D7A45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2012-2-21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7D7A45" w:rsidRDefault="007D7A45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D60BB7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D60BB7" w:rsidRDefault="00D60BB7" w:rsidP="003F1D1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2.1.17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D60BB7" w:rsidRDefault="00D60BB7" w:rsidP="003F1D1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D60BB7" w:rsidRDefault="00D60BB7" w:rsidP="003F1D1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实现方案变更</w:t>
            </w:r>
          </w:p>
        </w:tc>
        <w:tc>
          <w:tcPr>
            <w:tcW w:w="2233" w:type="dxa"/>
          </w:tcPr>
          <w:p w:rsidR="00D60BB7" w:rsidRDefault="00D60BB7" w:rsidP="003F1D12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采用对话框上传</w:t>
            </w:r>
          </w:p>
        </w:tc>
        <w:tc>
          <w:tcPr>
            <w:tcW w:w="1439" w:type="dxa"/>
          </w:tcPr>
          <w:p w:rsidR="001966E2" w:rsidRDefault="00D60BB7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2012-2-22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D60BB7" w:rsidRDefault="00D60BB7" w:rsidP="003F1D12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580529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580529" w:rsidRDefault="00580529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2.1.25</w:t>
            </w:r>
          </w:p>
        </w:tc>
        <w:tc>
          <w:tcPr>
            <w:tcW w:w="1619" w:type="dxa"/>
          </w:tcPr>
          <w:p w:rsidR="00580529" w:rsidRDefault="00580529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ICASA</w:t>
            </w:r>
          </w:p>
        </w:tc>
        <w:tc>
          <w:tcPr>
            <w:tcW w:w="1979" w:type="dxa"/>
          </w:tcPr>
          <w:p w:rsidR="00580529" w:rsidRDefault="008A622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实际数据与</w:t>
            </w:r>
            <w:r>
              <w:rPr>
                <w:rFonts w:ascii="SimSun" w:hint="eastAsia"/>
              </w:rPr>
              <w:t>SPEC</w:t>
            </w:r>
            <w:r>
              <w:rPr>
                <w:rFonts w:ascii="SimSun" w:hint="eastAsia"/>
              </w:rPr>
              <w:t>不符</w:t>
            </w:r>
          </w:p>
        </w:tc>
        <w:tc>
          <w:tcPr>
            <w:tcW w:w="2233" w:type="dxa"/>
          </w:tcPr>
          <w:p w:rsidR="00580529" w:rsidRDefault="00580529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AV</w:t>
            </w:r>
            <w:r>
              <w:rPr>
                <w:rFonts w:ascii="SimSun" w:hint="eastAsia"/>
              </w:rPr>
              <w:t>栏位的输入限制</w:t>
            </w:r>
          </w:p>
        </w:tc>
        <w:tc>
          <w:tcPr>
            <w:tcW w:w="1439" w:type="dxa"/>
          </w:tcPr>
          <w:p w:rsidR="001966E2" w:rsidRDefault="00580529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2012-2-23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580529" w:rsidRDefault="00580529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61293E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61293E" w:rsidRDefault="006129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2.1.17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61293E" w:rsidRDefault="006129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61293E" w:rsidRPr="0061293E" w:rsidRDefault="006129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61293E" w:rsidRDefault="0061293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取得数据的</w:t>
            </w:r>
            <w:r>
              <w:rPr>
                <w:rFonts w:ascii="SimSun" w:hint="eastAsia"/>
              </w:rPr>
              <w:t>SP</w:t>
            </w:r>
            <w:r>
              <w:rPr>
                <w:rFonts w:ascii="SimSun" w:hint="eastAsia"/>
              </w:rPr>
              <w:t>增加排序</w:t>
            </w:r>
          </w:p>
        </w:tc>
        <w:tc>
          <w:tcPr>
            <w:tcW w:w="1439" w:type="dxa"/>
          </w:tcPr>
          <w:p w:rsidR="0061293E" w:rsidRDefault="0061293E" w:rsidP="00580529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2012-2-23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61293E" w:rsidRDefault="0061293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402575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402575" w:rsidRDefault="0040257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</w:t>
            </w:r>
            <w:r>
              <w:rPr>
                <w:rFonts w:ascii="SimSun" w:hint="eastAsia"/>
              </w:rPr>
              <w:t>．</w:t>
            </w:r>
            <w:r>
              <w:rPr>
                <w:rFonts w:ascii="SimSun" w:hint="eastAsia"/>
              </w:rPr>
              <w:t>22</w:t>
            </w:r>
          </w:p>
        </w:tc>
        <w:tc>
          <w:tcPr>
            <w:tcW w:w="1619" w:type="dxa"/>
          </w:tcPr>
          <w:p w:rsidR="00402575" w:rsidRDefault="0040257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Station</w:t>
            </w:r>
          </w:p>
        </w:tc>
        <w:tc>
          <w:tcPr>
            <w:tcW w:w="1979" w:type="dxa"/>
          </w:tcPr>
          <w:p w:rsidR="00402575" w:rsidRDefault="00402575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实际数据与规格不符</w:t>
            </w:r>
          </w:p>
        </w:tc>
        <w:tc>
          <w:tcPr>
            <w:tcW w:w="2233" w:type="dxa"/>
          </w:tcPr>
          <w:p w:rsidR="00402575" w:rsidRDefault="00402575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Name</w:t>
            </w:r>
            <w:r>
              <w:rPr>
                <w:rFonts w:ascii="SimSun" w:hint="eastAsia"/>
              </w:rPr>
              <w:t>栏位允许输入空格</w:t>
            </w:r>
          </w:p>
        </w:tc>
        <w:tc>
          <w:tcPr>
            <w:tcW w:w="1439" w:type="dxa"/>
          </w:tcPr>
          <w:p w:rsidR="003F1D12" w:rsidRDefault="00402575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2012-2-27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402575" w:rsidRDefault="00402575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01386E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01386E" w:rsidRDefault="000138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01386E" w:rsidRDefault="000138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01386E" w:rsidRDefault="0001386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</w:t>
            </w:r>
            <w:r>
              <w:rPr>
                <w:rFonts w:ascii="SimSun" w:hint="eastAsia"/>
              </w:rPr>
              <w:t>Bug</w:t>
            </w:r>
          </w:p>
        </w:tc>
        <w:tc>
          <w:tcPr>
            <w:tcW w:w="2233" w:type="dxa"/>
          </w:tcPr>
          <w:p w:rsidR="0001386E" w:rsidRDefault="0001386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Kitting Code</w:t>
            </w:r>
            <w:r>
              <w:rPr>
                <w:rFonts w:ascii="SimSun" w:hint="eastAsia"/>
              </w:rPr>
              <w:t>列表排序相关冲突描述</w:t>
            </w:r>
          </w:p>
        </w:tc>
        <w:tc>
          <w:tcPr>
            <w:tcW w:w="1439" w:type="dxa"/>
          </w:tcPr>
          <w:p w:rsidR="0001386E" w:rsidRDefault="0001386E" w:rsidP="00C35DAC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2012-3-5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01386E" w:rsidRDefault="0001386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6A4448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FC7378" w:rsidRDefault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6A4448" w:rsidRDefault="006A44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6A4448" w:rsidRDefault="006A44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完善数据逻辑</w:t>
            </w:r>
          </w:p>
        </w:tc>
        <w:tc>
          <w:tcPr>
            <w:tcW w:w="2233" w:type="dxa"/>
          </w:tcPr>
          <w:p w:rsidR="006A4448" w:rsidRDefault="006A4448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</w:t>
            </w:r>
            <w:r>
              <w:rPr>
                <w:rFonts w:ascii="SimSun" w:hint="eastAsia"/>
              </w:rPr>
              <w:t>Line</w:t>
            </w:r>
            <w:r>
              <w:rPr>
                <w:rFonts w:ascii="SimSun" w:hint="eastAsia"/>
              </w:rPr>
              <w:t>栏位输入，改变</w:t>
            </w:r>
            <w:r>
              <w:rPr>
                <w:rFonts w:ascii="SimSun" w:hint="eastAsia"/>
              </w:rPr>
              <w:t>LightNo List</w:t>
            </w:r>
            <w:r>
              <w:rPr>
                <w:rFonts w:ascii="SimSun" w:hint="eastAsia"/>
              </w:rPr>
              <w:t>表格栏位，改</w:t>
            </w:r>
            <w:r>
              <w:rPr>
                <w:rFonts w:ascii="SimSun" w:hint="eastAsia"/>
              </w:rPr>
              <w:t>LightNo</w:t>
            </w:r>
            <w:r>
              <w:rPr>
                <w:rFonts w:ascii="SimSun" w:hint="eastAsia"/>
              </w:rPr>
              <w:t>取数据</w:t>
            </w:r>
            <w:r>
              <w:rPr>
                <w:rFonts w:ascii="SimSun" w:hint="eastAsia"/>
              </w:rPr>
              <w:t>SP</w:t>
            </w:r>
          </w:p>
        </w:tc>
        <w:tc>
          <w:tcPr>
            <w:tcW w:w="1439" w:type="dxa"/>
          </w:tcPr>
          <w:p w:rsidR="00FC7378" w:rsidRDefault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6A4448" w:rsidRDefault="006A444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6A4448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6A4448" w:rsidRDefault="006A4448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2.1.17</w:t>
            </w:r>
          </w:p>
        </w:tc>
        <w:tc>
          <w:tcPr>
            <w:tcW w:w="1619" w:type="dxa"/>
          </w:tcPr>
          <w:p w:rsidR="006A4448" w:rsidRDefault="006A44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FA Kitting Upload</w:t>
            </w:r>
          </w:p>
        </w:tc>
        <w:tc>
          <w:tcPr>
            <w:tcW w:w="1979" w:type="dxa"/>
          </w:tcPr>
          <w:p w:rsidR="006A4448" w:rsidRDefault="006A444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完善数据逻辑</w:t>
            </w:r>
          </w:p>
        </w:tc>
        <w:tc>
          <w:tcPr>
            <w:tcW w:w="2233" w:type="dxa"/>
          </w:tcPr>
          <w:p w:rsidR="006A4448" w:rsidRDefault="006A4448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</w:t>
            </w:r>
            <w:r>
              <w:rPr>
                <w:rFonts w:ascii="SimSun" w:hint="eastAsia"/>
              </w:rPr>
              <w:t>Family</w:t>
            </w:r>
            <w:r>
              <w:rPr>
                <w:rFonts w:ascii="SimSun" w:hint="eastAsia"/>
              </w:rPr>
              <w:t>查询条件，改变</w:t>
            </w:r>
            <w:r>
              <w:rPr>
                <w:rFonts w:ascii="SimSun" w:hint="eastAsia"/>
              </w:rPr>
              <w:t>LightNo List</w:t>
            </w:r>
            <w:r>
              <w:rPr>
                <w:rFonts w:ascii="SimSun" w:hint="eastAsia"/>
              </w:rPr>
              <w:t>表格栏位，改</w:t>
            </w:r>
            <w:r>
              <w:rPr>
                <w:rFonts w:ascii="SimSun" w:hint="eastAsia"/>
              </w:rPr>
              <w:t>LightNo List</w:t>
            </w:r>
            <w:r>
              <w:rPr>
                <w:rFonts w:ascii="SimSun" w:hint="eastAsia"/>
              </w:rPr>
              <w:t>取数据</w:t>
            </w:r>
            <w:r>
              <w:rPr>
                <w:rFonts w:ascii="SimSun" w:hint="eastAsia"/>
              </w:rPr>
              <w:t>SP</w:t>
            </w:r>
          </w:p>
        </w:tc>
        <w:tc>
          <w:tcPr>
            <w:tcW w:w="1439" w:type="dxa"/>
          </w:tcPr>
          <w:p w:rsidR="006A4448" w:rsidRDefault="006A4448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6A4448" w:rsidRDefault="006A444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AC04F7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AC04F7" w:rsidRDefault="00AC04F7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2.1.26</w:t>
            </w:r>
          </w:p>
        </w:tc>
        <w:tc>
          <w:tcPr>
            <w:tcW w:w="1619" w:type="dxa"/>
          </w:tcPr>
          <w:p w:rsidR="00AC04F7" w:rsidRDefault="00AC04F7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Vendor Code</w:t>
            </w:r>
          </w:p>
        </w:tc>
        <w:tc>
          <w:tcPr>
            <w:tcW w:w="1979" w:type="dxa"/>
          </w:tcPr>
          <w:p w:rsidR="00AC04F7" w:rsidRDefault="00814A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实际数据与规格不符</w:t>
            </w:r>
          </w:p>
        </w:tc>
        <w:tc>
          <w:tcPr>
            <w:tcW w:w="2233" w:type="dxa"/>
          </w:tcPr>
          <w:p w:rsidR="00AC04F7" w:rsidRDefault="00AC04F7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Code</w:t>
            </w:r>
            <w:r>
              <w:rPr>
                <w:rFonts w:ascii="SimSun" w:hint="eastAsia"/>
              </w:rPr>
              <w:t>最长改为</w:t>
            </w:r>
            <w:r>
              <w:rPr>
                <w:rFonts w:ascii="SimSun" w:hint="eastAsia"/>
              </w:rPr>
              <w:t>20</w:t>
            </w:r>
          </w:p>
        </w:tc>
        <w:tc>
          <w:tcPr>
            <w:tcW w:w="1439" w:type="dxa"/>
          </w:tcPr>
          <w:p w:rsidR="00AC04F7" w:rsidRDefault="00AC04F7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AC04F7" w:rsidRDefault="00AC04F7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14A3E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14A3E" w:rsidRDefault="00814A3E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2.1.15</w:t>
            </w:r>
          </w:p>
        </w:tc>
        <w:tc>
          <w:tcPr>
            <w:tcW w:w="1619" w:type="dxa"/>
          </w:tcPr>
          <w:p w:rsidR="00814A3E" w:rsidRDefault="00814A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PAK Float Location</w:t>
            </w:r>
          </w:p>
        </w:tc>
        <w:tc>
          <w:tcPr>
            <w:tcW w:w="1979" w:type="dxa"/>
          </w:tcPr>
          <w:p w:rsidR="00814A3E" w:rsidRDefault="00814A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补充</w:t>
            </w:r>
          </w:p>
        </w:tc>
        <w:tc>
          <w:tcPr>
            <w:tcW w:w="2233" w:type="dxa"/>
          </w:tcPr>
          <w:p w:rsidR="00814A3E" w:rsidRDefault="00814A3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保证相同</w:t>
            </w:r>
            <w:r>
              <w:rPr>
                <w:rFonts w:ascii="SimSun" w:hint="eastAsia"/>
              </w:rPr>
              <w:t>Station</w:t>
            </w:r>
            <w:r>
              <w:rPr>
                <w:rFonts w:ascii="SimSun" w:hint="eastAsia"/>
              </w:rPr>
              <w:t>有相同的浮动库位范围</w:t>
            </w:r>
          </w:p>
        </w:tc>
        <w:tc>
          <w:tcPr>
            <w:tcW w:w="1439" w:type="dxa"/>
          </w:tcPr>
          <w:p w:rsidR="00814A3E" w:rsidRDefault="00814A3E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14A3E" w:rsidRDefault="00814A3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14A3E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14A3E" w:rsidRDefault="00814A3E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814A3E" w:rsidRDefault="00814A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814A3E" w:rsidRDefault="00814A3E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改进</w:t>
            </w:r>
          </w:p>
        </w:tc>
        <w:tc>
          <w:tcPr>
            <w:tcW w:w="2233" w:type="dxa"/>
          </w:tcPr>
          <w:p w:rsidR="00814A3E" w:rsidRDefault="00814A3E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改进界面显示库位分配最终结果，改进相关</w:t>
            </w:r>
            <w:r>
              <w:rPr>
                <w:rFonts w:ascii="SimSun" w:hint="eastAsia"/>
              </w:rPr>
              <w:t>SP</w:t>
            </w:r>
          </w:p>
        </w:tc>
        <w:tc>
          <w:tcPr>
            <w:tcW w:w="1439" w:type="dxa"/>
          </w:tcPr>
          <w:p w:rsidR="00814A3E" w:rsidRDefault="00814A3E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14A3E" w:rsidRDefault="00814A3E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320AF0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320AF0" w:rsidRDefault="00320AF0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320AF0" w:rsidRDefault="00320AF0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320AF0" w:rsidRDefault="00320AF0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改进</w:t>
            </w:r>
          </w:p>
        </w:tc>
        <w:tc>
          <w:tcPr>
            <w:tcW w:w="2233" w:type="dxa"/>
          </w:tcPr>
          <w:p w:rsidR="00320AF0" w:rsidRDefault="00320AF0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</w:t>
            </w:r>
            <w:r>
              <w:rPr>
                <w:rFonts w:ascii="SimSun" w:hint="eastAsia"/>
              </w:rPr>
              <w:t>Query</w:t>
            </w:r>
            <w:r>
              <w:rPr>
                <w:rFonts w:ascii="SimSun" w:hint="eastAsia"/>
              </w:rPr>
              <w:t>按钮，</w:t>
            </w:r>
            <w:r>
              <w:rPr>
                <w:rFonts w:ascii="SimSun" w:hint="eastAsia"/>
              </w:rPr>
              <w:t>Table1</w:t>
            </w:r>
            <w:r>
              <w:rPr>
                <w:rFonts w:ascii="SimSun" w:hint="eastAsia"/>
              </w:rPr>
              <w:t>的刷新改由</w:t>
            </w:r>
            <w:r>
              <w:rPr>
                <w:rFonts w:ascii="SimSun" w:hint="eastAsia"/>
              </w:rPr>
              <w:lastRenderedPageBreak/>
              <w:t>Line</w:t>
            </w:r>
            <w:r>
              <w:rPr>
                <w:rFonts w:ascii="SimSun" w:hint="eastAsia"/>
              </w:rPr>
              <w:t>的</w:t>
            </w:r>
            <w:r>
              <w:rPr>
                <w:rFonts w:ascii="SimSun" w:hint="eastAsia"/>
              </w:rPr>
              <w:t>Change</w:t>
            </w:r>
            <w:r>
              <w:rPr>
                <w:rFonts w:ascii="SimSun" w:hint="eastAsia"/>
              </w:rPr>
              <w:t>事件触发</w:t>
            </w:r>
          </w:p>
        </w:tc>
        <w:tc>
          <w:tcPr>
            <w:tcW w:w="1439" w:type="dxa"/>
          </w:tcPr>
          <w:p w:rsidR="00320AF0" w:rsidRDefault="00320AF0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lastRenderedPageBreak/>
              <w:t>2012-3-16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320AF0" w:rsidRDefault="00320AF0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AA1E18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AA1E18" w:rsidRDefault="00AA1E18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lastRenderedPageBreak/>
              <w:t>2.1.16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2.1.17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2.1.18</w:t>
            </w:r>
          </w:p>
        </w:tc>
        <w:tc>
          <w:tcPr>
            <w:tcW w:w="1619" w:type="dxa"/>
          </w:tcPr>
          <w:p w:rsidR="00AA1E18" w:rsidRDefault="00AA1E1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LightNo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FA Kitting Upload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PAK Kitting Upload</w:t>
            </w:r>
          </w:p>
        </w:tc>
        <w:tc>
          <w:tcPr>
            <w:tcW w:w="1979" w:type="dxa"/>
          </w:tcPr>
          <w:p w:rsidR="00AA1E18" w:rsidRDefault="00AA1E1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完善</w:t>
            </w:r>
          </w:p>
        </w:tc>
        <w:tc>
          <w:tcPr>
            <w:tcW w:w="2233" w:type="dxa"/>
          </w:tcPr>
          <w:p w:rsidR="00AA1E18" w:rsidRDefault="00AA1E18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调整某些</w:t>
            </w:r>
            <w:r>
              <w:rPr>
                <w:rFonts w:ascii="SimSun" w:hint="eastAsia"/>
              </w:rPr>
              <w:t>SQL</w:t>
            </w:r>
            <w:r>
              <w:rPr>
                <w:rFonts w:ascii="SimSun" w:hint="eastAsia"/>
              </w:rPr>
              <w:t>语句以因应</w:t>
            </w:r>
            <w:r>
              <w:rPr>
                <w:rFonts w:ascii="SimSun" w:hint="eastAsia"/>
              </w:rPr>
              <w:t>WipBuffer</w:t>
            </w:r>
            <w:r>
              <w:rPr>
                <w:rFonts w:ascii="SimSun" w:hint="eastAsia"/>
              </w:rPr>
              <w:t>中</w:t>
            </w:r>
            <w:r>
              <w:rPr>
                <w:rFonts w:ascii="SimSun" w:hint="eastAsia"/>
              </w:rPr>
              <w:t>Line</w:t>
            </w:r>
            <w:r>
              <w:rPr>
                <w:rFonts w:ascii="SimSun" w:hint="eastAsia"/>
              </w:rPr>
              <w:t>栏位的增加</w:t>
            </w:r>
          </w:p>
        </w:tc>
        <w:tc>
          <w:tcPr>
            <w:tcW w:w="1439" w:type="dxa"/>
          </w:tcPr>
          <w:p w:rsidR="00AA1E18" w:rsidRDefault="00AA1E18" w:rsidP="006A444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2012-3-16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AA1E18" w:rsidRDefault="00AA1E1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17824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A81F49" w:rsidRDefault="00817824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</w:t>
            </w:r>
            <w:r>
              <w:rPr>
                <w:rFonts w:ascii="SimSun"/>
              </w:rPr>
              <w:t>.1.</w:t>
            </w:r>
            <w:r>
              <w:rPr>
                <w:rFonts w:ascii="SimSun" w:hint="eastAsia"/>
              </w:rPr>
              <w:t>6</w:t>
            </w:r>
          </w:p>
        </w:tc>
        <w:tc>
          <w:tcPr>
            <w:tcW w:w="1619" w:type="dxa"/>
          </w:tcPr>
          <w:p w:rsidR="00817824" w:rsidRDefault="00817824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</w:t>
            </w:r>
            <w:r>
              <w:rPr>
                <w:rFonts w:ascii="SimSun"/>
              </w:rPr>
              <w:t>orwarder Upload</w:t>
            </w:r>
          </w:p>
        </w:tc>
        <w:tc>
          <w:tcPr>
            <w:tcW w:w="1979" w:type="dxa"/>
          </w:tcPr>
          <w:p w:rsidR="00817824" w:rsidRDefault="00817824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修改</w:t>
            </w:r>
          </w:p>
        </w:tc>
        <w:tc>
          <w:tcPr>
            <w:tcW w:w="2233" w:type="dxa"/>
          </w:tcPr>
          <w:p w:rsidR="00817824" w:rsidRDefault="00817824" w:rsidP="003F4F6E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数据在</w:t>
            </w:r>
            <w:r>
              <w:rPr>
                <w:rFonts w:ascii="SimSun"/>
              </w:rPr>
              <w:t>Sheet2</w:t>
            </w:r>
          </w:p>
        </w:tc>
        <w:tc>
          <w:tcPr>
            <w:tcW w:w="1439" w:type="dxa"/>
          </w:tcPr>
          <w:p w:rsidR="00A81F49" w:rsidRDefault="00817824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2012-3-</w:t>
            </w:r>
            <w:r>
              <w:rPr>
                <w:rFonts w:ascii="SimSun"/>
              </w:rPr>
              <w:t>23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17824" w:rsidRDefault="00817824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82071D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82071D" w:rsidRDefault="0082071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2.1.6</w:t>
            </w:r>
          </w:p>
        </w:tc>
        <w:tc>
          <w:tcPr>
            <w:tcW w:w="1619" w:type="dxa"/>
          </w:tcPr>
          <w:p w:rsidR="0082071D" w:rsidRDefault="0082071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F</w:t>
            </w:r>
            <w:r>
              <w:rPr>
                <w:rFonts w:ascii="SimSun"/>
              </w:rPr>
              <w:t>orwarder Upload</w:t>
            </w:r>
          </w:p>
        </w:tc>
        <w:tc>
          <w:tcPr>
            <w:tcW w:w="1979" w:type="dxa"/>
          </w:tcPr>
          <w:p w:rsidR="0082071D" w:rsidRDefault="0082071D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82071D" w:rsidRPr="00452783" w:rsidRDefault="00847666" w:rsidP="003F4F6E">
            <w:pPr>
              <w:snapToGrid w:val="0"/>
              <w:rPr>
                <w:rFonts w:ascii="SimSun"/>
              </w:rPr>
            </w:pPr>
            <w:r w:rsidRPr="00847666">
              <w:rPr>
                <w:rFonts w:hint="eastAsia"/>
                <w:szCs w:val="21"/>
              </w:rPr>
              <w:t>将</w:t>
            </w:r>
            <w:r w:rsidRPr="00847666">
              <w:rPr>
                <w:rFonts w:ascii="Courier New" w:hAnsi="Courier New" w:cs="Courier New"/>
                <w:noProof/>
                <w:szCs w:val="20"/>
              </w:rPr>
              <w:t>[Forwarder]</w:t>
            </w:r>
            <w:r w:rsidRPr="00847666">
              <w:rPr>
                <w:rFonts w:ascii="Courier New" w:hAnsi="Courier New" w:cs="Courier New" w:hint="eastAsia"/>
                <w:noProof/>
                <w:szCs w:val="20"/>
              </w:rPr>
              <w:t>和</w:t>
            </w:r>
            <w:r w:rsidRPr="00847666">
              <w:rPr>
                <w:rFonts w:ascii="Courier New" w:hAnsi="Courier New" w:cs="Courier New"/>
                <w:noProof/>
                <w:szCs w:val="20"/>
              </w:rPr>
              <w:t>[TruckID]</w:t>
            </w:r>
            <w:r w:rsidRPr="00847666">
              <w:rPr>
                <w:rFonts w:ascii="Courier New" w:hAnsi="Courier New" w:cs="Courier New" w:hint="eastAsia"/>
                <w:noProof/>
                <w:szCs w:val="20"/>
              </w:rPr>
              <w:t>转化为大写</w:t>
            </w:r>
          </w:p>
        </w:tc>
        <w:tc>
          <w:tcPr>
            <w:tcW w:w="1439" w:type="dxa"/>
          </w:tcPr>
          <w:p w:rsidR="0082071D" w:rsidRDefault="0082071D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</w:t>
            </w:r>
            <w:r w:rsidR="00C014F7">
              <w:rPr>
                <w:rFonts w:ascii="SimSun" w:hint="eastAsia"/>
              </w:rPr>
              <w:t>4</w:t>
            </w:r>
            <w:r>
              <w:rPr>
                <w:rFonts w:ascii="SimSun" w:hint="eastAsia"/>
              </w:rPr>
              <w:t>-</w:t>
            </w:r>
            <w:r w:rsidR="00C014F7">
              <w:rPr>
                <w:rFonts w:ascii="SimSun" w:hint="eastAsia"/>
              </w:rPr>
              <w:t>6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82071D" w:rsidRDefault="0082071D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4319CC" w:rsidTr="00F25116">
        <w:tblPrEx>
          <w:tblLook w:val="04A0" w:firstRow="1" w:lastRow="0" w:firstColumn="1" w:lastColumn="0" w:noHBand="0" w:noVBand="1"/>
        </w:tblPrEx>
        <w:trPr>
          <w:gridAfter w:val="1"/>
          <w:wAfter w:w="6" w:type="dxa"/>
          <w:trHeight w:val="291"/>
          <w:jc w:val="center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9CC" w:rsidRDefault="004319CC">
            <w:pPr>
              <w:snapToGrid w:val="0"/>
              <w:rPr>
                <w:rFonts w:ascii="SimSun"/>
                <w:kern w:val="2"/>
              </w:rPr>
            </w:pPr>
            <w:r>
              <w:rPr>
                <w:rFonts w:ascii="SimSun" w:hint="eastAsia"/>
                <w:kern w:val="2"/>
              </w:rPr>
              <w:t>2.1.17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9CC" w:rsidRDefault="004319CC">
            <w:pPr>
              <w:snapToGrid w:val="0"/>
              <w:rPr>
                <w:rFonts w:ascii="SimSun"/>
                <w:kern w:val="2"/>
              </w:rPr>
            </w:pPr>
            <w:r>
              <w:rPr>
                <w:rFonts w:ascii="SimSun" w:hint="eastAsia"/>
                <w:kern w:val="2"/>
              </w:rPr>
              <w:t>FA Kitting Upload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9CC" w:rsidRDefault="004319CC">
            <w:pPr>
              <w:snapToGrid w:val="0"/>
              <w:rPr>
                <w:rFonts w:ascii="SimSun"/>
                <w:kern w:val="2"/>
              </w:rPr>
            </w:pPr>
            <w:r>
              <w:rPr>
                <w:rFonts w:ascii="SimSun" w:hint="eastAsia"/>
                <w:kern w:val="2"/>
              </w:rPr>
              <w:t>新需求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9CC" w:rsidRDefault="004319CC">
            <w:pPr>
              <w:snapToGrid w:val="0"/>
              <w:rPr>
                <w:kern w:val="2"/>
                <w:szCs w:val="21"/>
              </w:rPr>
            </w:pPr>
            <w:r>
              <w:rPr>
                <w:rFonts w:hint="eastAsia"/>
                <w:kern w:val="2"/>
                <w:szCs w:val="21"/>
              </w:rPr>
              <w:t>动态库位分配要依据当前浮动库位设定进行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9CC" w:rsidRDefault="004319CC">
            <w:pPr>
              <w:snapToGrid w:val="0"/>
              <w:rPr>
                <w:rFonts w:ascii="SimSun"/>
                <w:kern w:val="2"/>
              </w:rPr>
            </w:pPr>
            <w:r>
              <w:rPr>
                <w:rFonts w:ascii="SimSun" w:hint="eastAsia"/>
                <w:kern w:val="2"/>
              </w:rPr>
              <w:t>2012-4-12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4319CC" w:rsidRDefault="004319CC">
            <w:pPr>
              <w:rPr>
                <w:rFonts w:ascii="SimSun"/>
                <w:kern w:val="2"/>
              </w:rPr>
            </w:pPr>
            <w:r>
              <w:rPr>
                <w:rFonts w:ascii="SimSun" w:hint="eastAsia"/>
                <w:kern w:val="2"/>
              </w:rPr>
              <w:t>0.01_a</w:t>
            </w:r>
          </w:p>
        </w:tc>
      </w:tr>
      <w:tr w:rsidR="004319CC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4319CC" w:rsidRDefault="00B6463B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2.1.15</w:t>
            </w:r>
          </w:p>
        </w:tc>
        <w:tc>
          <w:tcPr>
            <w:tcW w:w="1619" w:type="dxa"/>
          </w:tcPr>
          <w:p w:rsidR="004319CC" w:rsidRDefault="00B6463B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PAK Float Location</w:t>
            </w:r>
          </w:p>
        </w:tc>
        <w:tc>
          <w:tcPr>
            <w:tcW w:w="1979" w:type="dxa"/>
          </w:tcPr>
          <w:p w:rsidR="004319CC" w:rsidRDefault="00B6463B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</w:t>
            </w:r>
            <w:r>
              <w:rPr>
                <w:rFonts w:ascii="SimSun" w:hint="eastAsia"/>
              </w:rPr>
              <w:t>Bug</w:t>
            </w:r>
          </w:p>
        </w:tc>
        <w:tc>
          <w:tcPr>
            <w:tcW w:w="2233" w:type="dxa"/>
          </w:tcPr>
          <w:p w:rsidR="00840E9D" w:rsidRDefault="00B6463B">
            <w:pPr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PAK</w:t>
            </w:r>
            <w:r>
              <w:rPr>
                <w:rFonts w:hint="eastAsia"/>
                <w:szCs w:val="21"/>
              </w:rPr>
              <w:t>浮动库位中的</w:t>
            </w:r>
            <w:r>
              <w:rPr>
                <w:rFonts w:hint="eastAsia"/>
                <w:szCs w:val="21"/>
              </w:rPr>
              <w:t>PartNo</w:t>
            </w:r>
            <w:r>
              <w:rPr>
                <w:rFonts w:hint="eastAsia"/>
                <w:szCs w:val="21"/>
              </w:rPr>
              <w:t>应该是取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‘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’左边的部分</w:t>
            </w:r>
          </w:p>
        </w:tc>
        <w:tc>
          <w:tcPr>
            <w:tcW w:w="1439" w:type="dxa"/>
          </w:tcPr>
          <w:p w:rsidR="004319CC" w:rsidRPr="00B6463B" w:rsidRDefault="00B6463B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2012-4-17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4319CC" w:rsidRDefault="00B6463B" w:rsidP="00E560FE">
            <w:pPr>
              <w:rPr>
                <w:rFonts w:ascii="SimSun"/>
              </w:rPr>
            </w:pPr>
            <w:r>
              <w:rPr>
                <w:rFonts w:ascii="SimSun" w:hint="eastAsia"/>
                <w:kern w:val="2"/>
              </w:rPr>
              <w:t>0.01_a</w:t>
            </w:r>
          </w:p>
        </w:tc>
      </w:tr>
      <w:tr w:rsidR="00F25116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F25116" w:rsidRDefault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2.1.16</w:t>
            </w:r>
          </w:p>
        </w:tc>
        <w:tc>
          <w:tcPr>
            <w:tcW w:w="1619" w:type="dxa"/>
          </w:tcPr>
          <w:p w:rsidR="00F25116" w:rsidRDefault="00F2511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Light No</w:t>
            </w:r>
          </w:p>
        </w:tc>
        <w:tc>
          <w:tcPr>
            <w:tcW w:w="1979" w:type="dxa"/>
          </w:tcPr>
          <w:p w:rsidR="00F25116" w:rsidRDefault="00F2511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需求变更</w:t>
            </w:r>
          </w:p>
        </w:tc>
        <w:tc>
          <w:tcPr>
            <w:tcW w:w="2233" w:type="dxa"/>
          </w:tcPr>
          <w:p w:rsidR="00F25116" w:rsidRPr="00F25116" w:rsidRDefault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去除不能不同料相同库位的要求</w:t>
            </w:r>
          </w:p>
        </w:tc>
        <w:tc>
          <w:tcPr>
            <w:tcW w:w="1439" w:type="dxa"/>
          </w:tcPr>
          <w:p w:rsidR="00F25116" w:rsidRDefault="00F25116" w:rsidP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2012-4-25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F25116" w:rsidRDefault="00F25116" w:rsidP="00E560FE">
            <w:pPr>
              <w:rPr>
                <w:rFonts w:ascii="SimSun"/>
                <w:kern w:val="2"/>
              </w:rPr>
            </w:pPr>
            <w:r>
              <w:rPr>
                <w:rFonts w:ascii="SimSun"/>
              </w:rPr>
              <w:t>0.01_a</w:t>
            </w:r>
          </w:p>
        </w:tc>
      </w:tr>
      <w:tr w:rsidR="00F25116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F25116" w:rsidRDefault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2.1.1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2.1.16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2.1.19</w:t>
            </w:r>
          </w:p>
        </w:tc>
        <w:tc>
          <w:tcPr>
            <w:tcW w:w="1619" w:type="dxa"/>
          </w:tcPr>
          <w:p w:rsidR="00F25116" w:rsidRDefault="00F2511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POD Label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Light No</w:t>
            </w:r>
            <w:r>
              <w:rPr>
                <w:rFonts w:ascii="SimSun" w:hint="eastAsia"/>
              </w:rPr>
              <w:t>、</w:t>
            </w:r>
            <w:r>
              <w:rPr>
                <w:rFonts w:ascii="SimSun" w:hint="eastAsia"/>
              </w:rPr>
              <w:t>Asset Range</w:t>
            </w:r>
          </w:p>
        </w:tc>
        <w:tc>
          <w:tcPr>
            <w:tcW w:w="1979" w:type="dxa"/>
          </w:tcPr>
          <w:p w:rsidR="00F25116" w:rsidRDefault="00F25116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实际数据与规格不符</w:t>
            </w:r>
          </w:p>
        </w:tc>
        <w:tc>
          <w:tcPr>
            <w:tcW w:w="2233" w:type="dxa"/>
          </w:tcPr>
          <w:p w:rsidR="002E4670" w:rsidRDefault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去除用户所输</w:t>
            </w:r>
            <w:r>
              <w:rPr>
                <w:rFonts w:ascii="SimSun" w:hint="eastAsia"/>
              </w:rPr>
              <w:t>PartNo</w:t>
            </w:r>
            <w:r>
              <w:rPr>
                <w:rFonts w:ascii="SimSun" w:hint="eastAsia"/>
              </w:rPr>
              <w:t>或</w:t>
            </w:r>
            <w:r>
              <w:rPr>
                <w:rFonts w:ascii="SimSun" w:hint="eastAsia"/>
              </w:rPr>
              <w:t>Asset Range</w:t>
            </w:r>
            <w:r>
              <w:rPr>
                <w:rFonts w:ascii="SimSun" w:hint="eastAsia"/>
              </w:rPr>
              <w:t>需转为大写的要求</w:t>
            </w:r>
          </w:p>
        </w:tc>
        <w:tc>
          <w:tcPr>
            <w:tcW w:w="1439" w:type="dxa"/>
          </w:tcPr>
          <w:p w:rsidR="00F25116" w:rsidRDefault="00F25116" w:rsidP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2012-4-25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F25116" w:rsidRDefault="00F25116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9B1B89" w:rsidRPr="00E85CDE" w:rsidTr="00183AE7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9B1B89" w:rsidRDefault="009B1B89" w:rsidP="00183AE7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9B1B89" w:rsidRDefault="009B1B89" w:rsidP="00183AE7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9B1B89" w:rsidRDefault="009B1B89" w:rsidP="00183AE7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新需求</w:t>
            </w:r>
          </w:p>
        </w:tc>
        <w:tc>
          <w:tcPr>
            <w:tcW w:w="2233" w:type="dxa"/>
          </w:tcPr>
          <w:p w:rsidR="009B1B89" w:rsidRDefault="009B1B89" w:rsidP="00183AE7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增加</w:t>
            </w:r>
            <w:r>
              <w:rPr>
                <w:rFonts w:ascii="SimSun" w:hint="eastAsia"/>
              </w:rPr>
              <w:t>PAK CHN(TW) Label LightNo</w:t>
            </w:r>
            <w:r>
              <w:rPr>
                <w:rFonts w:ascii="SimSun" w:hint="eastAsia"/>
              </w:rPr>
              <w:t>维护界面</w:t>
            </w:r>
          </w:p>
        </w:tc>
        <w:tc>
          <w:tcPr>
            <w:tcW w:w="1439" w:type="dxa"/>
          </w:tcPr>
          <w:p w:rsidR="009B1B89" w:rsidRDefault="009B1B89" w:rsidP="00183AE7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2012-4-28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9B1B89" w:rsidRDefault="009B1B89" w:rsidP="00183AE7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260FF4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260FF4" w:rsidRDefault="00260FF4">
            <w:pPr>
              <w:snapToGrid w:val="0"/>
              <w:rPr>
                <w:rFonts w:ascii="SimSun"/>
              </w:rPr>
            </w:pPr>
          </w:p>
        </w:tc>
        <w:tc>
          <w:tcPr>
            <w:tcW w:w="1619" w:type="dxa"/>
          </w:tcPr>
          <w:p w:rsidR="00260FF4" w:rsidRDefault="00260FF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1979" w:type="dxa"/>
          </w:tcPr>
          <w:p w:rsidR="00260FF4" w:rsidRDefault="00260FF4" w:rsidP="00743F10">
            <w:pPr>
              <w:snapToGrid w:val="0"/>
              <w:rPr>
                <w:rFonts w:ascii="SimSun"/>
              </w:rPr>
            </w:pPr>
          </w:p>
        </w:tc>
        <w:tc>
          <w:tcPr>
            <w:tcW w:w="2233" w:type="dxa"/>
          </w:tcPr>
          <w:p w:rsidR="00260FF4" w:rsidRPr="00260FF4" w:rsidRDefault="00763A8B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将</w:t>
            </w:r>
            <w:r>
              <w:rPr>
                <w:rFonts w:ascii="SimSun"/>
              </w:rPr>
              <w:t>PAK CHN(TW) Label LightNo</w:t>
            </w:r>
            <w:r>
              <w:rPr>
                <w:rFonts w:ascii="SimSun" w:hint="eastAsia"/>
              </w:rPr>
              <w:t>维护界面移入</w:t>
            </w:r>
            <w:r w:rsidR="00847666" w:rsidRPr="00847666">
              <w:rPr>
                <w:rFonts w:ascii="Arial" w:hAnsi="Arial" w:cs="Arial"/>
                <w:bCs/>
              </w:rPr>
              <w:t>CI-MES12-SPEC-PAK-</w:t>
            </w:r>
            <w:r>
              <w:rPr>
                <w:rFonts w:ascii="SimSun"/>
              </w:rPr>
              <w:t>Data Maintain(II)</w:t>
            </w:r>
          </w:p>
        </w:tc>
        <w:tc>
          <w:tcPr>
            <w:tcW w:w="1439" w:type="dxa"/>
          </w:tcPr>
          <w:p w:rsidR="00260FF4" w:rsidRDefault="00260FF4" w:rsidP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2012-4-28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260FF4" w:rsidRDefault="00260FF4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543688" w:rsidRPr="00E85CDE" w:rsidTr="00F25116">
        <w:trPr>
          <w:trHeight w:val="291"/>
          <w:jc w:val="center"/>
        </w:trPr>
        <w:tc>
          <w:tcPr>
            <w:tcW w:w="1068" w:type="dxa"/>
            <w:tcBorders>
              <w:left w:val="single" w:sz="12" w:space="0" w:color="auto"/>
            </w:tcBorders>
          </w:tcPr>
          <w:p w:rsidR="00543688" w:rsidRDefault="0054368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2.1.8</w:t>
            </w:r>
          </w:p>
        </w:tc>
        <w:tc>
          <w:tcPr>
            <w:tcW w:w="1619" w:type="dxa"/>
          </w:tcPr>
          <w:p w:rsidR="00543688" w:rsidRDefault="0054368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AC Adaptor</w:t>
            </w:r>
          </w:p>
        </w:tc>
        <w:tc>
          <w:tcPr>
            <w:tcW w:w="1979" w:type="dxa"/>
          </w:tcPr>
          <w:p w:rsidR="00543688" w:rsidRDefault="00543688" w:rsidP="00743F10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统一表名</w:t>
            </w:r>
          </w:p>
        </w:tc>
        <w:tc>
          <w:tcPr>
            <w:tcW w:w="2233" w:type="dxa"/>
          </w:tcPr>
          <w:p w:rsidR="000F5F8F" w:rsidRDefault="00543688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改界面对应表名为</w:t>
            </w:r>
            <w:r w:rsidR="008E4B75" w:rsidRPr="008E4B75">
              <w:rPr>
                <w:rFonts w:ascii="Courier New" w:hAnsi="Courier New" w:cs="Courier New"/>
                <w:noProof/>
                <w:szCs w:val="20"/>
                <w:rPrChange w:id="1" w:author="itc94010" w:date="2012-05-03T08:23:00Z">
                  <w:rPr>
                    <w:rFonts w:ascii="Courier New" w:hAnsi="Courier New" w:cs="Courier New"/>
                    <w:noProof/>
                    <w:color w:val="008080"/>
                    <w:szCs w:val="20"/>
                  </w:rPr>
                </w:rPrChange>
              </w:rPr>
              <w:t>[ACAdapMaintain]</w:t>
            </w:r>
          </w:p>
        </w:tc>
        <w:tc>
          <w:tcPr>
            <w:tcW w:w="1439" w:type="dxa"/>
          </w:tcPr>
          <w:p w:rsidR="00543688" w:rsidRDefault="00543688" w:rsidP="00F25116">
            <w:pPr>
              <w:snapToGrid w:val="0"/>
              <w:rPr>
                <w:rFonts w:ascii="SimSun"/>
              </w:rPr>
            </w:pPr>
            <w:r>
              <w:rPr>
                <w:rFonts w:ascii="SimSun" w:hint="eastAsia"/>
              </w:rPr>
              <w:t>2012-5-2</w:t>
            </w:r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543688" w:rsidRDefault="00543688" w:rsidP="00E560FE">
            <w:pPr>
              <w:rPr>
                <w:rFonts w:ascii="SimSun"/>
              </w:rPr>
            </w:pPr>
            <w:r>
              <w:rPr>
                <w:rFonts w:ascii="SimSun"/>
              </w:rPr>
              <w:t>0.01_a</w:t>
            </w:r>
          </w:p>
        </w:tc>
      </w:tr>
      <w:tr w:rsidR="00625FC9" w:rsidRPr="00E85CDE" w:rsidTr="00F25116">
        <w:trPr>
          <w:trHeight w:val="291"/>
          <w:jc w:val="center"/>
          <w:ins w:id="2" w:author="itc94010" w:date="2012-05-03T08:23:00Z"/>
        </w:trPr>
        <w:tc>
          <w:tcPr>
            <w:tcW w:w="1068" w:type="dxa"/>
            <w:tcBorders>
              <w:left w:val="single" w:sz="12" w:space="0" w:color="auto"/>
            </w:tcBorders>
          </w:tcPr>
          <w:p w:rsidR="00625FC9" w:rsidRDefault="00625FC9">
            <w:pPr>
              <w:snapToGrid w:val="0"/>
              <w:rPr>
                <w:ins w:id="3" w:author="itc94010" w:date="2012-05-03T08:23:00Z"/>
                <w:rFonts w:ascii="SimSun"/>
              </w:rPr>
            </w:pPr>
            <w:ins w:id="4" w:author="itc94010" w:date="2012-05-03T08:23:00Z">
              <w:r>
                <w:rPr>
                  <w:rFonts w:ascii="SimSun" w:hint="eastAsia"/>
                </w:rPr>
                <w:t>2.1.18</w:t>
              </w:r>
            </w:ins>
          </w:p>
        </w:tc>
        <w:tc>
          <w:tcPr>
            <w:tcW w:w="1619" w:type="dxa"/>
          </w:tcPr>
          <w:p w:rsidR="00625FC9" w:rsidRDefault="00625FC9" w:rsidP="00743F10">
            <w:pPr>
              <w:snapToGrid w:val="0"/>
              <w:rPr>
                <w:ins w:id="5" w:author="itc94010" w:date="2012-05-03T08:23:00Z"/>
                <w:rFonts w:ascii="SimSun"/>
              </w:rPr>
            </w:pPr>
            <w:ins w:id="6" w:author="itc94010" w:date="2012-05-03T08:23:00Z">
              <w:r>
                <w:rPr>
                  <w:rFonts w:ascii="SimSun" w:hint="eastAsia"/>
                </w:rPr>
                <w:t>PAK Kitting Upload</w:t>
              </w:r>
            </w:ins>
          </w:p>
        </w:tc>
        <w:tc>
          <w:tcPr>
            <w:tcW w:w="1979" w:type="dxa"/>
          </w:tcPr>
          <w:p w:rsidR="00625FC9" w:rsidRDefault="00625FC9" w:rsidP="00743F10">
            <w:pPr>
              <w:snapToGrid w:val="0"/>
              <w:rPr>
                <w:ins w:id="7" w:author="itc94010" w:date="2012-05-03T08:23:00Z"/>
                <w:rFonts w:ascii="SimSun"/>
              </w:rPr>
            </w:pPr>
            <w:ins w:id="8" w:author="itc94010" w:date="2012-05-03T08:24:00Z">
              <w:r>
                <w:rPr>
                  <w:rFonts w:ascii="SimSun" w:hint="eastAsia"/>
                </w:rPr>
                <w:t>改</w:t>
              </w:r>
              <w:r>
                <w:rPr>
                  <w:rFonts w:ascii="SimSun" w:hint="eastAsia"/>
                </w:rPr>
                <w:t>Bug</w:t>
              </w:r>
            </w:ins>
          </w:p>
        </w:tc>
        <w:tc>
          <w:tcPr>
            <w:tcW w:w="2233" w:type="dxa"/>
          </w:tcPr>
          <w:p w:rsidR="00625FC9" w:rsidRPr="00625FC9" w:rsidRDefault="00625FC9">
            <w:pPr>
              <w:snapToGrid w:val="0"/>
              <w:rPr>
                <w:ins w:id="9" w:author="itc94010" w:date="2012-05-03T08:23:00Z"/>
                <w:rFonts w:ascii="SimSun"/>
              </w:rPr>
            </w:pPr>
            <w:ins w:id="10" w:author="itc94010" w:date="2012-05-03T08:24:00Z">
              <w:r>
                <w:rPr>
                  <w:rFonts w:ascii="SimSun" w:hint="eastAsia"/>
                </w:rPr>
                <w:t>文件中同个</w:t>
              </w:r>
              <w:r>
                <w:rPr>
                  <w:rFonts w:ascii="SimSun" w:hint="eastAsia"/>
                </w:rPr>
                <w:t>Model</w:t>
              </w:r>
              <w:r>
                <w:rPr>
                  <w:rFonts w:ascii="SimSun" w:hint="eastAsia"/>
                </w:rPr>
                <w:t>的</w:t>
              </w:r>
              <w:r>
                <w:rPr>
                  <w:rFonts w:ascii="SimSun" w:hint="eastAsia"/>
                </w:rPr>
                <w:t>Qty</w:t>
              </w:r>
              <w:r>
                <w:rPr>
                  <w:rFonts w:ascii="SimSun" w:hint="eastAsia"/>
                </w:rPr>
                <w:t>数据需加总</w:t>
              </w:r>
            </w:ins>
          </w:p>
        </w:tc>
        <w:tc>
          <w:tcPr>
            <w:tcW w:w="1439" w:type="dxa"/>
          </w:tcPr>
          <w:p w:rsidR="00625FC9" w:rsidRDefault="00625FC9" w:rsidP="00F25116">
            <w:pPr>
              <w:snapToGrid w:val="0"/>
              <w:rPr>
                <w:ins w:id="11" w:author="itc94010" w:date="2012-05-03T08:23:00Z"/>
                <w:rFonts w:ascii="SimSun"/>
              </w:rPr>
            </w:pPr>
            <w:ins w:id="12" w:author="itc94010" w:date="2012-05-03T08:24:00Z">
              <w:r>
                <w:rPr>
                  <w:rFonts w:ascii="SimSun" w:hint="eastAsia"/>
                </w:rPr>
                <w:t>2012-5-2</w:t>
              </w:r>
            </w:ins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625FC9" w:rsidRDefault="00625FC9" w:rsidP="00E560FE">
            <w:pPr>
              <w:rPr>
                <w:ins w:id="13" w:author="itc94010" w:date="2012-05-03T08:23:00Z"/>
                <w:rFonts w:ascii="SimSun"/>
              </w:rPr>
            </w:pPr>
            <w:ins w:id="14" w:author="itc94010" w:date="2012-05-03T08:24:00Z">
              <w:r>
                <w:rPr>
                  <w:rFonts w:ascii="SimSun"/>
                </w:rPr>
                <w:t>0.01_a</w:t>
              </w:r>
            </w:ins>
          </w:p>
        </w:tc>
      </w:tr>
      <w:tr w:rsidR="003E40CE" w:rsidRPr="00E85CDE" w:rsidTr="00F25116">
        <w:trPr>
          <w:trHeight w:val="291"/>
          <w:jc w:val="center"/>
          <w:ins w:id="15" w:author="itc94010" w:date="2012-05-08T09:20:00Z"/>
        </w:trPr>
        <w:tc>
          <w:tcPr>
            <w:tcW w:w="1068" w:type="dxa"/>
            <w:tcBorders>
              <w:left w:val="single" w:sz="12" w:space="0" w:color="auto"/>
            </w:tcBorders>
          </w:tcPr>
          <w:p w:rsidR="003E40CE" w:rsidRDefault="003E40CE">
            <w:pPr>
              <w:snapToGrid w:val="0"/>
              <w:rPr>
                <w:ins w:id="16" w:author="itc94010" w:date="2012-05-08T09:20:00Z"/>
                <w:rFonts w:ascii="SimSun"/>
              </w:rPr>
            </w:pPr>
            <w:ins w:id="17" w:author="itc94010" w:date="2012-05-08T09:20:00Z">
              <w:r>
                <w:rPr>
                  <w:rFonts w:ascii="SimSun" w:hint="eastAsia"/>
                </w:rPr>
                <w:t>2.1.24</w:t>
              </w:r>
            </w:ins>
          </w:p>
        </w:tc>
        <w:tc>
          <w:tcPr>
            <w:tcW w:w="1619" w:type="dxa"/>
          </w:tcPr>
          <w:p w:rsidR="003E40CE" w:rsidRDefault="003E40CE" w:rsidP="00743F10">
            <w:pPr>
              <w:snapToGrid w:val="0"/>
              <w:rPr>
                <w:ins w:id="18" w:author="itc94010" w:date="2012-05-08T09:20:00Z"/>
                <w:rFonts w:ascii="SimSun"/>
              </w:rPr>
            </w:pPr>
            <w:ins w:id="19" w:author="itc94010" w:date="2012-05-08T09:20:00Z">
              <w:r>
                <w:rPr>
                  <w:rFonts w:ascii="SimSun" w:hint="eastAsia"/>
                </w:rPr>
                <w:t>ECR Version</w:t>
              </w:r>
            </w:ins>
          </w:p>
        </w:tc>
        <w:tc>
          <w:tcPr>
            <w:tcW w:w="1979" w:type="dxa"/>
          </w:tcPr>
          <w:p w:rsidR="003E40CE" w:rsidRDefault="003E40CE" w:rsidP="00743F10">
            <w:pPr>
              <w:snapToGrid w:val="0"/>
              <w:rPr>
                <w:ins w:id="20" w:author="itc94010" w:date="2012-05-08T09:20:00Z"/>
                <w:rFonts w:ascii="SimSun"/>
              </w:rPr>
            </w:pPr>
            <w:ins w:id="21" w:author="itc94010" w:date="2012-05-08T09:20:00Z">
              <w:r>
                <w:rPr>
                  <w:rFonts w:ascii="SimSun" w:hint="eastAsia"/>
                </w:rPr>
                <w:t>DB</w:t>
              </w:r>
              <w:r>
                <w:rPr>
                  <w:rFonts w:ascii="SimSun" w:hint="eastAsia"/>
                </w:rPr>
                <w:t>中数据与客户定义</w:t>
              </w:r>
            </w:ins>
            <w:ins w:id="22" w:author="itc94010" w:date="2012-05-08T09:21:00Z">
              <w:r>
                <w:rPr>
                  <w:rFonts w:ascii="SimSun" w:hint="eastAsia"/>
                </w:rPr>
                <w:t>的不一致</w:t>
              </w:r>
            </w:ins>
          </w:p>
        </w:tc>
        <w:tc>
          <w:tcPr>
            <w:tcW w:w="2233" w:type="dxa"/>
          </w:tcPr>
          <w:p w:rsidR="003E40CE" w:rsidRPr="00D02F96" w:rsidRDefault="003E40CE">
            <w:pPr>
              <w:snapToGrid w:val="0"/>
              <w:rPr>
                <w:ins w:id="23" w:author="itc94010" w:date="2012-05-08T09:20:00Z"/>
                <w:rFonts w:ascii="SimSun"/>
              </w:rPr>
            </w:pPr>
            <w:ins w:id="24" w:author="itc94010" w:date="2012-05-08T09:31:00Z">
              <w:r>
                <w:rPr>
                  <w:rFonts w:ascii="SimSun" w:hint="eastAsia"/>
                </w:rPr>
                <w:t>改取</w:t>
              </w:r>
              <w:r>
                <w:rPr>
                  <w:rFonts w:ascii="SimSun" w:hint="eastAsia"/>
                </w:rPr>
                <w:t>Family</w:t>
              </w:r>
              <w:r>
                <w:rPr>
                  <w:rFonts w:ascii="SimSun" w:hint="eastAsia"/>
                </w:rPr>
                <w:t>的方法</w:t>
              </w:r>
            </w:ins>
          </w:p>
        </w:tc>
        <w:tc>
          <w:tcPr>
            <w:tcW w:w="1439" w:type="dxa"/>
          </w:tcPr>
          <w:p w:rsidR="008D68BD" w:rsidRDefault="003E40CE">
            <w:pPr>
              <w:snapToGrid w:val="0"/>
              <w:rPr>
                <w:ins w:id="25" w:author="itc94010" w:date="2012-05-08T09:20:00Z"/>
                <w:rFonts w:ascii="SimSun"/>
              </w:rPr>
            </w:pPr>
            <w:ins w:id="26" w:author="itc94010" w:date="2012-05-08T09:31:00Z">
              <w:r>
                <w:rPr>
                  <w:rFonts w:ascii="SimSun" w:hint="eastAsia"/>
                </w:rPr>
                <w:t>2012-5-8</w:t>
              </w:r>
            </w:ins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3E40CE" w:rsidRDefault="003E40CE" w:rsidP="00E560FE">
            <w:pPr>
              <w:rPr>
                <w:ins w:id="27" w:author="itc94010" w:date="2012-05-08T09:20:00Z"/>
                <w:rFonts w:ascii="SimSun"/>
              </w:rPr>
            </w:pPr>
            <w:ins w:id="28" w:author="itc94010" w:date="2012-05-08T09:31:00Z">
              <w:r>
                <w:rPr>
                  <w:rFonts w:ascii="SimSun"/>
                </w:rPr>
                <w:t>0.01_a</w:t>
              </w:r>
            </w:ins>
          </w:p>
        </w:tc>
      </w:tr>
      <w:tr w:rsidR="00544053" w:rsidRPr="00E85CDE" w:rsidTr="00C950F4">
        <w:trPr>
          <w:trHeight w:val="291"/>
          <w:jc w:val="center"/>
        </w:trPr>
        <w:tc>
          <w:tcPr>
            <w:tcW w:w="9696" w:type="dxa"/>
            <w:gridSpan w:val="7"/>
            <w:tcBorders>
              <w:left w:val="single" w:sz="12" w:space="0" w:color="auto"/>
              <w:right w:val="single" w:sz="12" w:space="0" w:color="auto"/>
            </w:tcBorders>
          </w:tcPr>
          <w:p w:rsidR="00544053" w:rsidRDefault="00544053" w:rsidP="00E560FE">
            <w:pPr>
              <w:rPr>
                <w:rFonts w:ascii="SimSun"/>
              </w:rPr>
            </w:pPr>
          </w:p>
        </w:tc>
      </w:tr>
      <w:tr w:rsidR="00544053" w:rsidRPr="00E85CDE" w:rsidTr="00F25116">
        <w:trPr>
          <w:trHeight w:val="291"/>
          <w:jc w:val="center"/>
          <w:ins w:id="29" w:author="Gao, Guan-Wei (高貫偉 ITC)" w:date="2012-06-14T17:35:00Z"/>
        </w:trPr>
        <w:tc>
          <w:tcPr>
            <w:tcW w:w="1068" w:type="dxa"/>
            <w:tcBorders>
              <w:left w:val="single" w:sz="12" w:space="0" w:color="auto"/>
            </w:tcBorders>
          </w:tcPr>
          <w:p w:rsidR="00544053" w:rsidRDefault="00544053">
            <w:pPr>
              <w:snapToGrid w:val="0"/>
              <w:rPr>
                <w:ins w:id="30" w:author="Gao, Guan-Wei (高貫偉 ITC)" w:date="2012-06-14T17:35:00Z"/>
                <w:rFonts w:ascii="SimSun"/>
              </w:rPr>
            </w:pPr>
            <w:ins w:id="31" w:author="Gao, Guan-Wei (高貫偉 ITC)" w:date="2012-06-14T17:35:00Z">
              <w:r>
                <w:rPr>
                  <w:rFonts w:ascii="SimSun" w:hint="eastAsia"/>
                </w:rPr>
                <w:t>2.1.2</w:t>
              </w:r>
            </w:ins>
          </w:p>
        </w:tc>
        <w:tc>
          <w:tcPr>
            <w:tcW w:w="1619" w:type="dxa"/>
          </w:tcPr>
          <w:p w:rsidR="00544053" w:rsidRDefault="00544053" w:rsidP="00743F10">
            <w:pPr>
              <w:snapToGrid w:val="0"/>
              <w:rPr>
                <w:ins w:id="32" w:author="Gao, Guan-Wei (高貫偉 ITC)" w:date="2012-06-14T17:35:00Z"/>
                <w:rFonts w:ascii="SimSun"/>
              </w:rPr>
            </w:pPr>
            <w:ins w:id="33" w:author="Gao, Guan-Wei (高貫偉 ITC)" w:date="2012-06-14T17:35:00Z">
              <w:r>
                <w:rPr>
                  <w:rFonts w:ascii="SimSun" w:hint="eastAsia"/>
                </w:rPr>
                <w:t>QC Ratio</w:t>
              </w:r>
            </w:ins>
          </w:p>
        </w:tc>
        <w:tc>
          <w:tcPr>
            <w:tcW w:w="1979" w:type="dxa"/>
          </w:tcPr>
          <w:p w:rsidR="00544053" w:rsidRDefault="00544053" w:rsidP="00743F10">
            <w:pPr>
              <w:snapToGrid w:val="0"/>
              <w:rPr>
                <w:ins w:id="34" w:author="Gao, Guan-Wei (高貫偉 ITC)" w:date="2012-06-14T17:35:00Z"/>
                <w:rFonts w:ascii="SimSun"/>
              </w:rPr>
            </w:pPr>
            <w:ins w:id="35" w:author="Gao, Guan-Wei (高貫偉 ITC)" w:date="2012-06-14T17:35:00Z">
              <w:r>
                <w:rPr>
                  <w:rFonts w:ascii="SimSun" w:hint="eastAsia"/>
                </w:rPr>
                <w:t>新需求</w:t>
              </w:r>
            </w:ins>
          </w:p>
        </w:tc>
        <w:tc>
          <w:tcPr>
            <w:tcW w:w="2233" w:type="dxa"/>
          </w:tcPr>
          <w:p w:rsidR="00544053" w:rsidRDefault="00544053">
            <w:pPr>
              <w:snapToGrid w:val="0"/>
              <w:rPr>
                <w:ins w:id="36" w:author="Gao, Guan-Wei (高貫偉 ITC)" w:date="2012-06-14T17:35:00Z"/>
                <w:rFonts w:ascii="SimSun"/>
              </w:rPr>
            </w:pPr>
            <w:ins w:id="37" w:author="Gao, Guan-Wei (高貫偉 ITC)" w:date="2012-06-14T17:35:00Z">
              <w:r>
                <w:rPr>
                  <w:rFonts w:ascii="SimSun" w:hint="eastAsia"/>
                </w:rPr>
                <w:t>Family</w:t>
              </w:r>
              <w:r>
                <w:rPr>
                  <w:rFonts w:ascii="SimSun" w:hint="eastAsia"/>
                </w:rPr>
                <w:t>下拉框中增加</w:t>
              </w:r>
            </w:ins>
            <w:ins w:id="38" w:author="Gao, Guan-Wei (高貫偉 ITC)" w:date="2012-06-14T17:36:00Z">
              <w:r>
                <w:rPr>
                  <w:rFonts w:ascii="SimSun" w:hint="eastAsia"/>
                </w:rPr>
                <w:t>Line</w:t>
              </w:r>
              <w:r>
                <w:rPr>
                  <w:rFonts w:ascii="SimSun" w:hint="eastAsia"/>
                </w:rPr>
                <w:t>的取值</w:t>
              </w:r>
            </w:ins>
          </w:p>
        </w:tc>
        <w:tc>
          <w:tcPr>
            <w:tcW w:w="1439" w:type="dxa"/>
          </w:tcPr>
          <w:p w:rsidR="00544053" w:rsidRPr="00544053" w:rsidRDefault="00544053">
            <w:pPr>
              <w:snapToGrid w:val="0"/>
              <w:rPr>
                <w:ins w:id="39" w:author="Gao, Guan-Wei (高貫偉 ITC)" w:date="2012-06-14T17:35:00Z"/>
                <w:rFonts w:ascii="SimSun"/>
              </w:rPr>
            </w:pPr>
            <w:ins w:id="40" w:author="Gao, Guan-Wei (高貫偉 ITC)" w:date="2012-06-14T17:36:00Z">
              <w:r>
                <w:rPr>
                  <w:rFonts w:ascii="SimSun" w:hint="eastAsia"/>
                </w:rPr>
                <w:t>2012-6-14</w:t>
              </w:r>
            </w:ins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</w:tcPr>
          <w:p w:rsidR="00544053" w:rsidRDefault="00544053" w:rsidP="00E560FE">
            <w:pPr>
              <w:rPr>
                <w:ins w:id="41" w:author="Gao, Guan-Wei (高貫偉 ITC)" w:date="2012-06-14T17:35:00Z"/>
                <w:rFonts w:ascii="SimSun"/>
              </w:rPr>
            </w:pPr>
            <w:ins w:id="42" w:author="Gao, Guan-Wei (高貫偉 ITC)" w:date="2012-06-14T17:36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163348" w:rsidRPr="00E85CDE" w:rsidTr="00D75D85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43" w:author="Gao, Guan-Wei (高貫偉 ITC)" w:date="2012-07-17T09:48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44" w:author="Gao, Guan-Wei (高貫偉 ITC)" w:date="2012-07-10T17:58:00Z"/>
          <w:trPrChange w:id="45" w:author="Gao, Guan-Wei (高貫偉 ITC)" w:date="2012-07-17T09:48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left w:val="single" w:sz="12" w:space="0" w:color="auto"/>
              <w:bottom w:val="single" w:sz="4" w:space="0" w:color="auto"/>
            </w:tcBorders>
            <w:tcPrChange w:id="46" w:author="Gao, Guan-Wei (高貫偉 ITC)" w:date="2012-07-17T09:48:00Z">
              <w:tcPr>
                <w:tcW w:w="1068" w:type="dxa"/>
                <w:tcBorders>
                  <w:left w:val="single" w:sz="12" w:space="0" w:color="auto"/>
                </w:tcBorders>
              </w:tcPr>
            </w:tcPrChange>
          </w:tcPr>
          <w:p w:rsidR="00163348" w:rsidRDefault="00163348">
            <w:pPr>
              <w:snapToGrid w:val="0"/>
              <w:rPr>
                <w:ins w:id="47" w:author="Gao, Guan-Wei (高貫偉 ITC)" w:date="2012-07-10T17:58:00Z"/>
                <w:rFonts w:ascii="SimSun"/>
              </w:rPr>
            </w:pPr>
            <w:ins w:id="48" w:author="Gao, Guan-Wei (高貫偉 ITC)" w:date="2012-07-10T17:58:00Z">
              <w:r>
                <w:rPr>
                  <w:rFonts w:ascii="SimSun" w:hint="eastAsia"/>
                </w:rPr>
                <w:t>2.1.17</w:t>
              </w:r>
            </w:ins>
          </w:p>
        </w:tc>
        <w:tc>
          <w:tcPr>
            <w:tcW w:w="1619" w:type="dxa"/>
            <w:tcBorders>
              <w:bottom w:val="single" w:sz="4" w:space="0" w:color="auto"/>
            </w:tcBorders>
            <w:tcPrChange w:id="49" w:author="Gao, Guan-Wei (高貫偉 ITC)" w:date="2012-07-17T09:48:00Z">
              <w:tcPr>
                <w:tcW w:w="1619" w:type="dxa"/>
              </w:tcPr>
            </w:tcPrChange>
          </w:tcPr>
          <w:p w:rsidR="00163348" w:rsidRDefault="00163348" w:rsidP="00743F10">
            <w:pPr>
              <w:snapToGrid w:val="0"/>
              <w:rPr>
                <w:ins w:id="50" w:author="Gao, Guan-Wei (高貫偉 ITC)" w:date="2012-07-10T17:58:00Z"/>
                <w:rFonts w:ascii="SimSun"/>
              </w:rPr>
            </w:pPr>
            <w:ins w:id="51" w:author="Gao, Guan-Wei (高貫偉 ITC)" w:date="2012-07-10T17:58:00Z">
              <w:r>
                <w:rPr>
                  <w:rFonts w:ascii="SimSun" w:hint="eastAsia"/>
                </w:rPr>
                <w:t>FA kitting Upload</w:t>
              </w:r>
            </w:ins>
          </w:p>
        </w:tc>
        <w:tc>
          <w:tcPr>
            <w:tcW w:w="1979" w:type="dxa"/>
            <w:tcBorders>
              <w:bottom w:val="single" w:sz="4" w:space="0" w:color="auto"/>
            </w:tcBorders>
            <w:tcPrChange w:id="52" w:author="Gao, Guan-Wei (高貫偉 ITC)" w:date="2012-07-17T09:48:00Z">
              <w:tcPr>
                <w:tcW w:w="1979" w:type="dxa"/>
              </w:tcPr>
            </w:tcPrChange>
          </w:tcPr>
          <w:p w:rsidR="00163348" w:rsidRDefault="00163348" w:rsidP="00743F10">
            <w:pPr>
              <w:snapToGrid w:val="0"/>
              <w:rPr>
                <w:ins w:id="53" w:author="Gao, Guan-Wei (高貫偉 ITC)" w:date="2012-07-10T17:58:00Z"/>
                <w:rFonts w:ascii="SimSun"/>
              </w:rPr>
            </w:pPr>
            <w:ins w:id="54" w:author="Gao, Guan-Wei (高貫偉 ITC)" w:date="2012-07-10T17:59:00Z">
              <w:r>
                <w:rPr>
                  <w:rFonts w:ascii="SimSun" w:hint="eastAsia"/>
                </w:rPr>
                <w:t>UC Bug</w:t>
              </w:r>
            </w:ins>
          </w:p>
        </w:tc>
        <w:tc>
          <w:tcPr>
            <w:tcW w:w="2233" w:type="dxa"/>
            <w:tcBorders>
              <w:bottom w:val="single" w:sz="4" w:space="0" w:color="auto"/>
            </w:tcBorders>
            <w:tcPrChange w:id="55" w:author="Gao, Guan-Wei (高貫偉 ITC)" w:date="2012-07-17T09:48:00Z">
              <w:tcPr>
                <w:tcW w:w="2233" w:type="dxa"/>
              </w:tcPr>
            </w:tcPrChange>
          </w:tcPr>
          <w:p w:rsidR="00163348" w:rsidRDefault="00163348">
            <w:pPr>
              <w:snapToGrid w:val="0"/>
              <w:rPr>
                <w:ins w:id="56" w:author="Gao, Guan-Wei (高貫偉 ITC)" w:date="2012-07-10T17:58:00Z"/>
                <w:rFonts w:ascii="SimSun"/>
              </w:rPr>
            </w:pPr>
            <w:ins w:id="57" w:author="Gao, Guan-Wei (高貫偉 ITC)" w:date="2012-07-10T17:59:00Z">
              <w:r>
                <w:rPr>
                  <w:rFonts w:ascii="SimSun" w:hint="eastAsia"/>
                </w:rPr>
                <w:t>KitLoc</w:t>
              </w:r>
              <w:r>
                <w:rPr>
                  <w:rFonts w:ascii="SimSun" w:hint="eastAsia"/>
                </w:rPr>
                <w:t>不存在数据时，提示其</w:t>
              </w:r>
            </w:ins>
            <w:ins w:id="58" w:author="Gao, Guan-Wei (高貫偉 ITC)" w:date="2012-07-10T18:00:00Z">
              <w:r>
                <w:rPr>
                  <w:rFonts w:ascii="SimSun" w:hint="eastAsia"/>
                </w:rPr>
                <w:t>先维护数据</w:t>
              </w:r>
            </w:ins>
          </w:p>
        </w:tc>
        <w:tc>
          <w:tcPr>
            <w:tcW w:w="1439" w:type="dxa"/>
            <w:tcBorders>
              <w:bottom w:val="single" w:sz="4" w:space="0" w:color="auto"/>
            </w:tcBorders>
            <w:tcPrChange w:id="59" w:author="Gao, Guan-Wei (高貫偉 ITC)" w:date="2012-07-17T09:48:00Z">
              <w:tcPr>
                <w:tcW w:w="1439" w:type="dxa"/>
              </w:tcPr>
            </w:tcPrChange>
          </w:tcPr>
          <w:p w:rsidR="00163348" w:rsidRDefault="00163348">
            <w:pPr>
              <w:snapToGrid w:val="0"/>
              <w:rPr>
                <w:ins w:id="60" w:author="Gao, Guan-Wei (高貫偉 ITC)" w:date="2012-07-10T17:58:00Z"/>
                <w:rFonts w:ascii="SimSun"/>
              </w:rPr>
            </w:pPr>
            <w:ins w:id="61" w:author="Gao, Guan-Wei (高貫偉 ITC)" w:date="2012-07-10T18:00:00Z">
              <w:r>
                <w:rPr>
                  <w:rFonts w:ascii="SimSun" w:hint="eastAsia"/>
                </w:rPr>
                <w:t>2012-7-10</w:t>
              </w:r>
            </w:ins>
          </w:p>
        </w:tc>
        <w:tc>
          <w:tcPr>
            <w:tcW w:w="1358" w:type="dxa"/>
            <w:gridSpan w:val="2"/>
            <w:tcBorders>
              <w:bottom w:val="single" w:sz="4" w:space="0" w:color="auto"/>
              <w:right w:val="single" w:sz="12" w:space="0" w:color="auto"/>
            </w:tcBorders>
            <w:tcPrChange w:id="62" w:author="Gao, Guan-Wei (高貫偉 ITC)" w:date="2012-07-17T09:48:00Z">
              <w:tcPr>
                <w:tcW w:w="1358" w:type="dxa"/>
                <w:gridSpan w:val="2"/>
                <w:tcBorders>
                  <w:right w:val="single" w:sz="12" w:space="0" w:color="auto"/>
                </w:tcBorders>
              </w:tcPr>
            </w:tcPrChange>
          </w:tcPr>
          <w:p w:rsidR="00163348" w:rsidRDefault="00163348" w:rsidP="00E560FE">
            <w:pPr>
              <w:rPr>
                <w:ins w:id="63" w:author="Gao, Guan-Wei (高貫偉 ITC)" w:date="2012-07-10T17:58:00Z"/>
                <w:rFonts w:ascii="SimSun"/>
              </w:rPr>
            </w:pPr>
            <w:ins w:id="64" w:author="Gao, Guan-Wei (高貫偉 ITC)" w:date="2012-07-10T18:00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6963A5" w:rsidRPr="00E85CDE" w:rsidTr="00D75D85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65" w:author="Gao, Guan-Wei (高貫偉 ITC)" w:date="2012-07-17T09:48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66" w:author="Gao, Guan-Wei (高貫偉 ITC)" w:date="2012-07-17T09:33:00Z"/>
          <w:trPrChange w:id="67" w:author="Gao, Guan-Wei (高貫偉 ITC)" w:date="2012-07-17T09:48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left w:val="single" w:sz="12" w:space="0" w:color="auto"/>
            </w:tcBorders>
            <w:shd w:val="clear" w:color="auto" w:fill="D52BC1"/>
            <w:tcPrChange w:id="68" w:author="Gao, Guan-Wei (高貫偉 ITC)" w:date="2012-07-17T09:48:00Z">
              <w:tcPr>
                <w:tcW w:w="1068" w:type="dxa"/>
                <w:tcBorders>
                  <w:left w:val="single" w:sz="12" w:space="0" w:color="auto"/>
                </w:tcBorders>
              </w:tcPr>
            </w:tcPrChange>
          </w:tcPr>
          <w:p w:rsidR="006963A5" w:rsidRDefault="006963A5">
            <w:pPr>
              <w:snapToGrid w:val="0"/>
              <w:rPr>
                <w:ins w:id="69" w:author="Gao, Guan-Wei (高貫偉 ITC)" w:date="2012-07-17T09:33:00Z"/>
                <w:rFonts w:ascii="SimSun"/>
              </w:rPr>
            </w:pPr>
            <w:ins w:id="70" w:author="Gao, Guan-Wei (高貫偉 ITC)" w:date="2012-07-17T09:33:00Z">
              <w:r>
                <w:rPr>
                  <w:rFonts w:ascii="SimSun" w:hint="eastAsia"/>
                </w:rPr>
                <w:t>2.1.26</w:t>
              </w:r>
            </w:ins>
          </w:p>
        </w:tc>
        <w:tc>
          <w:tcPr>
            <w:tcW w:w="1619" w:type="dxa"/>
            <w:shd w:val="clear" w:color="auto" w:fill="D52BC1"/>
            <w:tcPrChange w:id="71" w:author="Gao, Guan-Wei (高貫偉 ITC)" w:date="2012-07-17T09:48:00Z">
              <w:tcPr>
                <w:tcW w:w="1619" w:type="dxa"/>
              </w:tcPr>
            </w:tcPrChange>
          </w:tcPr>
          <w:p w:rsidR="006963A5" w:rsidRDefault="006963A5" w:rsidP="00743F10">
            <w:pPr>
              <w:snapToGrid w:val="0"/>
              <w:rPr>
                <w:ins w:id="72" w:author="Gao, Guan-Wei (高貫偉 ITC)" w:date="2012-07-17T09:33:00Z"/>
                <w:rFonts w:ascii="SimSun"/>
              </w:rPr>
            </w:pPr>
            <w:ins w:id="73" w:author="Gao, Guan-Wei (高貫偉 ITC)" w:date="2012-07-17T09:33:00Z">
              <w:r>
                <w:rPr>
                  <w:rFonts w:ascii="SimSun" w:hint="eastAsia"/>
                </w:rPr>
                <w:t>Vendor C</w:t>
              </w:r>
              <w:r>
                <w:rPr>
                  <w:rFonts w:ascii="SimSun"/>
                </w:rPr>
                <w:t>o</w:t>
              </w:r>
              <w:r>
                <w:rPr>
                  <w:rFonts w:ascii="SimSun" w:hint="eastAsia"/>
                </w:rPr>
                <w:t>de</w:t>
              </w:r>
            </w:ins>
          </w:p>
        </w:tc>
        <w:tc>
          <w:tcPr>
            <w:tcW w:w="1979" w:type="dxa"/>
            <w:shd w:val="clear" w:color="auto" w:fill="D52BC1"/>
            <w:tcPrChange w:id="74" w:author="Gao, Guan-Wei (高貫偉 ITC)" w:date="2012-07-17T09:48:00Z">
              <w:tcPr>
                <w:tcW w:w="1979" w:type="dxa"/>
              </w:tcPr>
            </w:tcPrChange>
          </w:tcPr>
          <w:p w:rsidR="006963A5" w:rsidRDefault="006963A5" w:rsidP="00743F10">
            <w:pPr>
              <w:snapToGrid w:val="0"/>
              <w:rPr>
                <w:ins w:id="75" w:author="Gao, Guan-Wei (高貫偉 ITC)" w:date="2012-07-17T09:33:00Z"/>
                <w:rFonts w:ascii="SimSun"/>
              </w:rPr>
            </w:pPr>
            <w:ins w:id="76" w:author="Gao, Guan-Wei (高貫偉 ITC)" w:date="2012-07-17T09:33:00Z">
              <w:r>
                <w:rPr>
                  <w:rFonts w:ascii="SimSun" w:hint="eastAsia"/>
                </w:rPr>
                <w:t>新需求</w:t>
              </w:r>
            </w:ins>
          </w:p>
        </w:tc>
        <w:tc>
          <w:tcPr>
            <w:tcW w:w="2233" w:type="dxa"/>
            <w:shd w:val="clear" w:color="auto" w:fill="D52BC1"/>
            <w:tcPrChange w:id="77" w:author="Gao, Guan-Wei (高貫偉 ITC)" w:date="2012-07-17T09:48:00Z">
              <w:tcPr>
                <w:tcW w:w="2233" w:type="dxa"/>
              </w:tcPr>
            </w:tcPrChange>
          </w:tcPr>
          <w:p w:rsidR="006963A5" w:rsidRDefault="006963A5">
            <w:pPr>
              <w:snapToGrid w:val="0"/>
              <w:rPr>
                <w:ins w:id="78" w:author="Gao, Guan-Wei (高貫偉 ITC)" w:date="2012-07-17T09:33:00Z"/>
                <w:rFonts w:ascii="SimSun"/>
              </w:rPr>
            </w:pPr>
            <w:ins w:id="79" w:author="Gao, Guan-Wei (高貫偉 ITC)" w:date="2012-07-17T09:35:00Z">
              <w:r>
                <w:rPr>
                  <w:rFonts w:ascii="SimSun" w:hint="eastAsia"/>
                </w:rPr>
                <w:t>增加</w:t>
              </w:r>
              <w:r>
                <w:rPr>
                  <w:rFonts w:ascii="SimSun" w:hint="eastAsia"/>
                </w:rPr>
                <w:t>PartNo</w:t>
              </w:r>
              <w:r>
                <w:rPr>
                  <w:rFonts w:ascii="SimSun" w:hint="eastAsia"/>
                </w:rPr>
                <w:t>输入框</w:t>
              </w:r>
            </w:ins>
          </w:p>
        </w:tc>
        <w:tc>
          <w:tcPr>
            <w:tcW w:w="1439" w:type="dxa"/>
            <w:shd w:val="clear" w:color="auto" w:fill="D52BC1"/>
            <w:tcPrChange w:id="80" w:author="Gao, Guan-Wei (高貫偉 ITC)" w:date="2012-07-17T09:48:00Z">
              <w:tcPr>
                <w:tcW w:w="1439" w:type="dxa"/>
              </w:tcPr>
            </w:tcPrChange>
          </w:tcPr>
          <w:p w:rsidR="006963A5" w:rsidRDefault="006963A5">
            <w:pPr>
              <w:snapToGrid w:val="0"/>
              <w:rPr>
                <w:ins w:id="81" w:author="Gao, Guan-Wei (高貫偉 ITC)" w:date="2012-07-17T09:33:00Z"/>
                <w:rFonts w:ascii="SimSun"/>
              </w:rPr>
            </w:pPr>
            <w:ins w:id="82" w:author="Gao, Guan-Wei (高貫偉 ITC)" w:date="2012-07-17T09:35:00Z">
              <w:r>
                <w:rPr>
                  <w:rFonts w:ascii="SimSun" w:hint="eastAsia"/>
                </w:rPr>
                <w:t>2012-7-17</w:t>
              </w:r>
            </w:ins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  <w:shd w:val="clear" w:color="auto" w:fill="D52BC1"/>
            <w:tcPrChange w:id="83" w:author="Gao, Guan-Wei (高貫偉 ITC)" w:date="2012-07-17T09:48:00Z">
              <w:tcPr>
                <w:tcW w:w="1358" w:type="dxa"/>
                <w:gridSpan w:val="2"/>
                <w:tcBorders>
                  <w:right w:val="single" w:sz="12" w:space="0" w:color="auto"/>
                </w:tcBorders>
              </w:tcPr>
            </w:tcPrChange>
          </w:tcPr>
          <w:p w:rsidR="006963A5" w:rsidRDefault="006963A5" w:rsidP="00E560FE">
            <w:pPr>
              <w:rPr>
                <w:ins w:id="84" w:author="Gao, Guan-Wei (高貫偉 ITC)" w:date="2012-07-17T09:33:00Z"/>
                <w:rFonts w:ascii="SimSun"/>
              </w:rPr>
            </w:pPr>
            <w:ins w:id="85" w:author="Gao, Guan-Wei (高貫偉 ITC)" w:date="2012-07-17T09:35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ED40C1" w:rsidRPr="00E85CDE" w:rsidTr="00D75D85">
        <w:trPr>
          <w:trHeight w:val="291"/>
          <w:jc w:val="center"/>
          <w:ins w:id="86" w:author="Gao, Guan-Wei (高貫偉 ITC)" w:date="2012-07-23T22:51:00Z"/>
        </w:trPr>
        <w:tc>
          <w:tcPr>
            <w:tcW w:w="1068" w:type="dxa"/>
            <w:tcBorders>
              <w:left w:val="single" w:sz="12" w:space="0" w:color="auto"/>
            </w:tcBorders>
            <w:shd w:val="clear" w:color="auto" w:fill="D52BC1"/>
          </w:tcPr>
          <w:p w:rsidR="00ED40C1" w:rsidRDefault="00ED40C1">
            <w:pPr>
              <w:snapToGrid w:val="0"/>
              <w:rPr>
                <w:ins w:id="87" w:author="Gao, Guan-Wei (高貫偉 ITC)" w:date="2012-07-23T22:51:00Z"/>
                <w:rFonts w:ascii="SimSun"/>
              </w:rPr>
            </w:pPr>
            <w:ins w:id="88" w:author="Gao, Guan-Wei (高貫偉 ITC)" w:date="2012-07-23T22:51:00Z">
              <w:r>
                <w:rPr>
                  <w:rFonts w:ascii="SimSun" w:hint="eastAsia"/>
                </w:rPr>
                <w:t>2.1.26</w:t>
              </w:r>
            </w:ins>
          </w:p>
        </w:tc>
        <w:tc>
          <w:tcPr>
            <w:tcW w:w="1619" w:type="dxa"/>
            <w:shd w:val="clear" w:color="auto" w:fill="D52BC1"/>
          </w:tcPr>
          <w:p w:rsidR="00ED40C1" w:rsidRDefault="00ED40C1" w:rsidP="00743F10">
            <w:pPr>
              <w:snapToGrid w:val="0"/>
              <w:rPr>
                <w:ins w:id="89" w:author="Gao, Guan-Wei (高貫偉 ITC)" w:date="2012-07-23T22:51:00Z"/>
                <w:rFonts w:ascii="SimSun"/>
              </w:rPr>
            </w:pPr>
            <w:ins w:id="90" w:author="Gao, Guan-Wei (高貫偉 ITC)" w:date="2012-07-23T22:52:00Z">
              <w:r>
                <w:rPr>
                  <w:rFonts w:ascii="SimSun" w:hint="eastAsia"/>
                </w:rPr>
                <w:t>VendorCode</w:t>
              </w:r>
            </w:ins>
          </w:p>
        </w:tc>
        <w:tc>
          <w:tcPr>
            <w:tcW w:w="1979" w:type="dxa"/>
            <w:shd w:val="clear" w:color="auto" w:fill="D52BC1"/>
          </w:tcPr>
          <w:p w:rsidR="00ED40C1" w:rsidRDefault="00ED40C1" w:rsidP="00743F10">
            <w:pPr>
              <w:snapToGrid w:val="0"/>
              <w:rPr>
                <w:ins w:id="91" w:author="Gao, Guan-Wei (高貫偉 ITC)" w:date="2012-07-23T22:51:00Z"/>
                <w:rFonts w:ascii="SimSun"/>
              </w:rPr>
            </w:pPr>
            <w:ins w:id="92" w:author="Gao, Guan-Wei (高貫偉 ITC)" w:date="2012-07-23T22:52:00Z">
              <w:r>
                <w:rPr>
                  <w:rFonts w:ascii="SimSun" w:hint="eastAsia"/>
                </w:rPr>
                <w:t>UC Bug</w:t>
              </w:r>
            </w:ins>
          </w:p>
        </w:tc>
        <w:tc>
          <w:tcPr>
            <w:tcW w:w="2233" w:type="dxa"/>
            <w:shd w:val="clear" w:color="auto" w:fill="D52BC1"/>
          </w:tcPr>
          <w:p w:rsidR="00ED40C1" w:rsidRDefault="00ED40C1">
            <w:pPr>
              <w:snapToGrid w:val="0"/>
              <w:rPr>
                <w:ins w:id="93" w:author="Gao, Guan-Wei (高貫偉 ITC)" w:date="2012-07-23T22:51:00Z"/>
                <w:rFonts w:ascii="SimSun"/>
              </w:rPr>
            </w:pPr>
            <w:ins w:id="94" w:author="Gao, Guan-Wei (高貫偉 ITC)" w:date="2012-07-23T22:52:00Z">
              <w:r>
                <w:rPr>
                  <w:rFonts w:ascii="SimSun" w:hint="eastAsia"/>
                </w:rPr>
                <w:t>保存时，判断是否为</w:t>
              </w:r>
              <w:r>
                <w:rPr>
                  <w:rFonts w:ascii="SimSun" w:hint="eastAsia"/>
                </w:rPr>
                <w:t>AST</w:t>
              </w:r>
            </w:ins>
          </w:p>
        </w:tc>
        <w:tc>
          <w:tcPr>
            <w:tcW w:w="1439" w:type="dxa"/>
            <w:shd w:val="clear" w:color="auto" w:fill="D52BC1"/>
          </w:tcPr>
          <w:p w:rsidR="00ED40C1" w:rsidRDefault="00ED40C1">
            <w:pPr>
              <w:snapToGrid w:val="0"/>
              <w:rPr>
                <w:ins w:id="95" w:author="Gao, Guan-Wei (高貫偉 ITC)" w:date="2012-07-23T22:51:00Z"/>
                <w:rFonts w:ascii="SimSun"/>
              </w:rPr>
            </w:pPr>
            <w:ins w:id="96" w:author="Gao, Guan-Wei (高貫偉 ITC)" w:date="2012-07-23T22:52:00Z">
              <w:r>
                <w:rPr>
                  <w:rFonts w:ascii="SimSun" w:hint="eastAsia"/>
                </w:rPr>
                <w:t>2012-7-23</w:t>
              </w:r>
            </w:ins>
          </w:p>
        </w:tc>
        <w:tc>
          <w:tcPr>
            <w:tcW w:w="1358" w:type="dxa"/>
            <w:gridSpan w:val="2"/>
            <w:tcBorders>
              <w:right w:val="single" w:sz="12" w:space="0" w:color="auto"/>
            </w:tcBorders>
            <w:shd w:val="clear" w:color="auto" w:fill="D52BC1"/>
          </w:tcPr>
          <w:p w:rsidR="00ED40C1" w:rsidRDefault="00ED40C1" w:rsidP="00E560FE">
            <w:pPr>
              <w:rPr>
                <w:ins w:id="97" w:author="Gao, Guan-Wei (高貫偉 ITC)" w:date="2012-07-23T22:51:00Z"/>
                <w:rFonts w:ascii="SimSun"/>
              </w:rPr>
            </w:pPr>
            <w:ins w:id="98" w:author="Gao, Guan-Wei (高貫偉 ITC)" w:date="2012-07-23T22:52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330130" w:rsidRPr="00E85CDE" w:rsidTr="0080225D">
        <w:trPr>
          <w:trHeight w:val="291"/>
          <w:jc w:val="center"/>
          <w:ins w:id="99" w:author="高永勃" w:date="2012-07-25T19:38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330130" w:rsidRDefault="00330130" w:rsidP="0080225D">
            <w:pPr>
              <w:snapToGrid w:val="0"/>
              <w:rPr>
                <w:ins w:id="100" w:author="高永勃" w:date="2012-07-25T19:38:00Z"/>
                <w:rFonts w:ascii="SimSun"/>
              </w:rPr>
            </w:pPr>
            <w:ins w:id="101" w:author="高永勃" w:date="2012-07-25T19:38:00Z">
              <w:r>
                <w:rPr>
                  <w:rFonts w:ascii="SimSun" w:hint="eastAsia"/>
                </w:rPr>
                <w:t>2.1.16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330130" w:rsidRDefault="00330130" w:rsidP="0080225D">
            <w:pPr>
              <w:snapToGrid w:val="0"/>
              <w:rPr>
                <w:ins w:id="102" w:author="高永勃" w:date="2012-07-25T19:38:00Z"/>
                <w:rFonts w:ascii="SimSun"/>
              </w:rPr>
            </w:pPr>
            <w:ins w:id="103" w:author="高永勃" w:date="2012-07-25T19:38:00Z">
              <w:r>
                <w:rPr>
                  <w:rFonts w:ascii="SimSun" w:hint="eastAsia"/>
                </w:rPr>
                <w:t>Light No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330130" w:rsidRDefault="00330130" w:rsidP="0080225D">
            <w:pPr>
              <w:snapToGrid w:val="0"/>
              <w:rPr>
                <w:ins w:id="104" w:author="高永勃" w:date="2012-07-25T19:38:00Z"/>
                <w:rFonts w:ascii="SimSun"/>
              </w:rPr>
            </w:pPr>
            <w:ins w:id="105" w:author="高永勃" w:date="2012-07-25T19:38:00Z">
              <w:r>
                <w:rPr>
                  <w:rFonts w:ascii="SimSun" w:hint="eastAsia"/>
                </w:rPr>
                <w:t xml:space="preserve">UC Bug </w:t>
              </w:r>
              <w:r>
                <w:rPr>
                  <w:rFonts w:ascii="SimSun"/>
                </w:rPr>
                <w:t>–</w:t>
              </w:r>
              <w:r>
                <w:rPr>
                  <w:rFonts w:ascii="SimSun" w:hint="eastAsia"/>
                </w:rPr>
                <w:t xml:space="preserve"> Mantis #</w:t>
              </w:r>
              <w:r w:rsidRPr="00E10BDA">
                <w:rPr>
                  <w:rFonts w:ascii="SimSun"/>
                </w:rPr>
                <w:t>0001176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330130" w:rsidRDefault="00330130" w:rsidP="0080225D">
            <w:pPr>
              <w:snapToGrid w:val="0"/>
              <w:rPr>
                <w:ins w:id="106" w:author="高永勃" w:date="2012-07-25T19:38:00Z"/>
                <w:rFonts w:ascii="SimSun"/>
              </w:rPr>
            </w:pPr>
            <w:ins w:id="107" w:author="高永勃" w:date="2012-07-25T19:38:00Z">
              <w:r>
                <w:rPr>
                  <w:rFonts w:ascii="SimSun" w:hint="eastAsia"/>
                </w:rPr>
                <w:t>修改</w:t>
              </w:r>
              <w:r>
                <w:rPr>
                  <w:rFonts w:ascii="SimSun" w:hint="eastAsia"/>
                </w:rPr>
                <w:t xml:space="preserve">Station </w:t>
              </w:r>
              <w:r>
                <w:rPr>
                  <w:rFonts w:ascii="SimSun" w:hint="eastAsia"/>
                </w:rPr>
                <w:t>栏位数据显示格式，及存储内容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330130" w:rsidRDefault="00330130" w:rsidP="0080225D">
            <w:pPr>
              <w:snapToGrid w:val="0"/>
              <w:rPr>
                <w:ins w:id="108" w:author="高永勃" w:date="2012-07-25T19:38:00Z"/>
                <w:rFonts w:ascii="SimSun"/>
              </w:rPr>
            </w:pPr>
            <w:ins w:id="109" w:author="高永勃" w:date="2012-07-25T19:38:00Z">
              <w:r>
                <w:rPr>
                  <w:rFonts w:ascii="SimSun" w:hint="eastAsia"/>
                </w:rPr>
                <w:t>2012-7-25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52BC1"/>
          </w:tcPr>
          <w:p w:rsidR="00330130" w:rsidRDefault="00330130" w:rsidP="0080225D">
            <w:pPr>
              <w:rPr>
                <w:ins w:id="110" w:author="高永勃" w:date="2012-07-25T19:38:00Z"/>
                <w:rFonts w:ascii="SimSun"/>
              </w:rPr>
            </w:pPr>
            <w:ins w:id="111" w:author="高永勃" w:date="2012-07-25T19:38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E10BDA" w:rsidRPr="00E85CDE" w:rsidTr="00217B21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12" w:author="Gao, Guan-Wei (高貫偉 ITC)" w:date="2012-07-27T08:38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113" w:author="高永勃" w:date="2012-07-25T12:25:00Z"/>
          <w:trPrChange w:id="114" w:author="Gao, Guan-Wei (高貫偉 ITC)" w:date="2012-07-27T08:38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15" w:author="Gao, Guan-Wei (高貫偉 ITC)" w:date="2012-07-27T08:38:00Z">
              <w:tcPr>
                <w:tcW w:w="106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E10BDA" w:rsidRDefault="00E10BDA" w:rsidP="00C950F4">
            <w:pPr>
              <w:snapToGrid w:val="0"/>
              <w:rPr>
                <w:ins w:id="116" w:author="高永勃" w:date="2012-07-25T12:25:00Z"/>
                <w:rFonts w:ascii="SimSun"/>
              </w:rPr>
            </w:pPr>
            <w:ins w:id="117" w:author="高永勃" w:date="2012-07-25T12:25:00Z">
              <w:r>
                <w:rPr>
                  <w:rFonts w:ascii="SimSun" w:hint="eastAsia"/>
                </w:rPr>
                <w:t>2.1.</w:t>
              </w:r>
            </w:ins>
            <w:ins w:id="118" w:author="高永勃" w:date="2012-07-25T19:38:00Z">
              <w:r w:rsidR="00330130">
                <w:rPr>
                  <w:rFonts w:ascii="SimSun" w:hint="eastAsia"/>
                </w:rPr>
                <w:t>7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19" w:author="Gao, Guan-Wei (高貫偉 ITC)" w:date="2012-07-27T08:38:00Z"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E10BDA" w:rsidRDefault="00330130" w:rsidP="00C950F4">
            <w:pPr>
              <w:snapToGrid w:val="0"/>
              <w:rPr>
                <w:ins w:id="120" w:author="高永勃" w:date="2012-07-25T12:25:00Z"/>
                <w:rFonts w:ascii="SimSun"/>
              </w:rPr>
            </w:pPr>
            <w:ins w:id="121" w:author="高永勃" w:date="2012-07-25T19:38:00Z">
              <w:r>
                <w:rPr>
                  <w:rFonts w:ascii="SimSun" w:hint="eastAsia"/>
                </w:rPr>
                <w:t>Asset Check Rule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22" w:author="Gao, Guan-Wei (高貫偉 ITC)" w:date="2012-07-27T08:38:00Z"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E10BDA" w:rsidRDefault="007102BB" w:rsidP="00C950F4">
            <w:pPr>
              <w:snapToGrid w:val="0"/>
              <w:rPr>
                <w:ins w:id="123" w:author="高永勃" w:date="2012-07-25T12:25:00Z"/>
                <w:rFonts w:ascii="SimSun"/>
              </w:rPr>
            </w:pPr>
            <w:ins w:id="124" w:author="高永勃" w:date="2012-07-25T19:38:00Z">
              <w:r>
                <w:rPr>
                  <w:rFonts w:ascii="SimSun" w:hint="eastAsia"/>
                </w:rPr>
                <w:t>修改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25" w:author="Gao, Guan-Wei (高貫偉 ITC)" w:date="2012-07-27T08:38:00Z">
              <w:tcPr>
                <w:tcW w:w="223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E10BDA" w:rsidRDefault="007102BB" w:rsidP="00C950F4">
            <w:pPr>
              <w:snapToGrid w:val="0"/>
              <w:rPr>
                <w:ins w:id="126" w:author="高永勃" w:date="2012-07-25T12:25:00Z"/>
                <w:rFonts w:ascii="SimSun"/>
              </w:rPr>
            </w:pPr>
            <w:ins w:id="127" w:author="高永勃" w:date="2012-07-25T19:38:00Z">
              <w:r>
                <w:rPr>
                  <w:rFonts w:ascii="SimSun" w:hint="eastAsia"/>
                </w:rPr>
                <w:t>修改数据目标表为</w:t>
              </w:r>
              <w:r>
                <w:rPr>
                  <w:rFonts w:ascii="SimSun" w:hint="eastAsia"/>
                </w:rPr>
                <w:t>AstRule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28" w:author="Gao, Guan-Wei (高貫偉 ITC)" w:date="2012-07-27T08:38:00Z">
              <w:tcPr>
                <w:tcW w:w="14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E10BDA" w:rsidRDefault="00E10BDA" w:rsidP="00C950F4">
            <w:pPr>
              <w:snapToGrid w:val="0"/>
              <w:rPr>
                <w:ins w:id="129" w:author="高永勃" w:date="2012-07-25T12:25:00Z"/>
                <w:rFonts w:ascii="SimSun"/>
              </w:rPr>
            </w:pPr>
            <w:ins w:id="130" w:author="高永勃" w:date="2012-07-25T12:25:00Z">
              <w:r>
                <w:rPr>
                  <w:rFonts w:ascii="SimSun" w:hint="eastAsia"/>
                </w:rPr>
                <w:t>2012-7-2</w:t>
              </w:r>
            </w:ins>
            <w:ins w:id="131" w:author="高永勃" w:date="2012-07-25T12:27:00Z">
              <w:r>
                <w:rPr>
                  <w:rFonts w:ascii="SimSun" w:hint="eastAsia"/>
                </w:rPr>
                <w:t>5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52BC1"/>
            <w:tcPrChange w:id="132" w:author="Gao, Guan-Wei (高貫偉 ITC)" w:date="2012-07-27T08:38:00Z">
              <w:tcPr>
                <w:tcW w:w="135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shd w:val="clear" w:color="auto" w:fill="D52BC1"/>
              </w:tcPr>
            </w:tcPrChange>
          </w:tcPr>
          <w:p w:rsidR="00E10BDA" w:rsidRDefault="00E10BDA" w:rsidP="00C950F4">
            <w:pPr>
              <w:rPr>
                <w:ins w:id="133" w:author="高永勃" w:date="2012-07-25T12:25:00Z"/>
                <w:rFonts w:ascii="SimSun"/>
              </w:rPr>
            </w:pPr>
            <w:ins w:id="134" w:author="高永勃" w:date="2012-07-25T12:25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217B21" w:rsidRPr="00E85CDE" w:rsidTr="00217B21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35" w:author="Gao, Guan-Wei (高貫偉 ITC)" w:date="2012-07-27T08:38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136" w:author="Gao, Guan-Wei (高貫偉 ITC)" w:date="2012-07-27T08:35:00Z"/>
          <w:trPrChange w:id="137" w:author="Gao, Guan-Wei (高貫偉 ITC)" w:date="2012-07-27T08:38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38" w:author="Gao, Guan-Wei (高貫偉 ITC)" w:date="2012-07-27T08:38:00Z">
              <w:tcPr>
                <w:tcW w:w="106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217B21" w:rsidRDefault="00217B21" w:rsidP="00C950F4">
            <w:pPr>
              <w:snapToGrid w:val="0"/>
              <w:rPr>
                <w:ins w:id="139" w:author="Gao, Guan-Wei (高貫偉 ITC)" w:date="2012-07-27T08:35:00Z"/>
                <w:rFonts w:ascii="SimSun"/>
              </w:rPr>
            </w:pPr>
            <w:ins w:id="140" w:author="Gao, Guan-Wei (高貫偉 ITC)" w:date="2012-07-27T08:36:00Z">
              <w:r>
                <w:rPr>
                  <w:rFonts w:ascii="SimSun" w:hint="eastAsia"/>
                </w:rPr>
                <w:t>2.1.2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41" w:author="Gao, Guan-Wei (高貫偉 ITC)" w:date="2012-07-27T08:38:00Z"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217B21" w:rsidRDefault="00217B21" w:rsidP="00C950F4">
            <w:pPr>
              <w:snapToGrid w:val="0"/>
              <w:rPr>
                <w:ins w:id="142" w:author="Gao, Guan-Wei (高貫偉 ITC)" w:date="2012-07-27T08:35:00Z"/>
                <w:rFonts w:ascii="SimSun"/>
              </w:rPr>
            </w:pPr>
            <w:ins w:id="143" w:author="Gao, Guan-Wei (高貫偉 ITC)" w:date="2012-07-27T08:36:00Z">
              <w:r>
                <w:rPr>
                  <w:rFonts w:ascii="SimSun" w:hint="eastAsia"/>
                </w:rPr>
                <w:t>QC Ratio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44" w:author="Gao, Guan-Wei (高貫偉 ITC)" w:date="2012-07-27T08:38:00Z"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217B21" w:rsidRDefault="00217B21" w:rsidP="00C950F4">
            <w:pPr>
              <w:snapToGrid w:val="0"/>
              <w:rPr>
                <w:ins w:id="145" w:author="Gao, Guan-Wei (高貫偉 ITC)" w:date="2012-07-27T08:35:00Z"/>
                <w:rFonts w:ascii="SimSun"/>
              </w:rPr>
            </w:pPr>
            <w:ins w:id="146" w:author="Gao, Guan-Wei (高貫偉 ITC)" w:date="2012-07-27T08:36:00Z">
              <w:r>
                <w:rPr>
                  <w:rFonts w:ascii="SimSun" w:hint="eastAsia"/>
                </w:rPr>
                <w:t>新需求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tcPrChange w:id="147" w:author="Gao, Guan-Wei (高貫偉 ITC)" w:date="2012-07-27T08:38:00Z">
              <w:tcPr>
                <w:tcW w:w="223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217B21" w:rsidRDefault="00E3233B" w:rsidP="00C950F4">
            <w:pPr>
              <w:snapToGrid w:val="0"/>
              <w:rPr>
                <w:ins w:id="148" w:author="Gao, Guan-Wei (高貫偉 ITC)" w:date="2012-07-27T08:35:00Z"/>
                <w:rFonts w:ascii="SimSun"/>
              </w:rPr>
            </w:pPr>
            <w:ins w:id="149" w:author="Gao, Guan-Wei (高貫偉 ITC)" w:date="2012-07-27T08:37:00Z">
              <w:r>
                <w:rPr>
                  <w:rFonts w:ascii="SimSun" w:hint="eastAsia"/>
                </w:rPr>
                <w:t>PIA</w:t>
              </w:r>
              <w:r>
                <w:rPr>
                  <w:rFonts w:ascii="SimSun" w:hint="eastAsia"/>
                </w:rPr>
                <w:t>和</w:t>
              </w:r>
              <w:r>
                <w:rPr>
                  <w:rFonts w:ascii="SimSun" w:hint="eastAsia"/>
                </w:rPr>
                <w:t>PAQC</w:t>
              </w:r>
              <w:r>
                <w:rPr>
                  <w:rFonts w:ascii="SimSun" w:hint="eastAsia"/>
                </w:rPr>
                <w:t>的抽检率</w:t>
              </w:r>
              <w:r>
                <w:rPr>
                  <w:rFonts w:ascii="SimSun" w:hint="eastAsia"/>
                </w:rPr>
                <w:lastRenderedPageBreak/>
                <w:t>能够设置为</w:t>
              </w:r>
              <w:r>
                <w:rPr>
                  <w:rFonts w:ascii="SimSun" w:hint="eastAsia"/>
                </w:rPr>
                <w:t>0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  <w:tcPrChange w:id="150" w:author="Gao, Guan-Wei (高貫偉 ITC)" w:date="2012-07-27T08:38:00Z">
              <w:tcPr>
                <w:tcW w:w="14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217B21" w:rsidRDefault="00217B21" w:rsidP="00C950F4">
            <w:pPr>
              <w:snapToGrid w:val="0"/>
              <w:rPr>
                <w:ins w:id="151" w:author="Gao, Guan-Wei (高貫偉 ITC)" w:date="2012-07-27T08:35:00Z"/>
                <w:rFonts w:ascii="SimSun"/>
              </w:rPr>
            </w:pPr>
            <w:ins w:id="152" w:author="Gao, Guan-Wei (高貫偉 ITC)" w:date="2012-07-27T08:37:00Z">
              <w:r>
                <w:rPr>
                  <w:rFonts w:ascii="SimSun" w:hint="eastAsia"/>
                </w:rPr>
                <w:lastRenderedPageBreak/>
                <w:t>2012-7-27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52BC1"/>
            <w:tcPrChange w:id="153" w:author="Gao, Guan-Wei (高貫偉 ITC)" w:date="2012-07-27T08:38:00Z">
              <w:tcPr>
                <w:tcW w:w="135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shd w:val="clear" w:color="auto" w:fill="D52BC1"/>
              </w:tcPr>
            </w:tcPrChange>
          </w:tcPr>
          <w:p w:rsidR="00217B21" w:rsidRDefault="00217B21" w:rsidP="00C950F4">
            <w:pPr>
              <w:rPr>
                <w:ins w:id="154" w:author="Gao, Guan-Wei (高貫偉 ITC)" w:date="2012-07-27T08:35:00Z"/>
                <w:rFonts w:ascii="SimSun"/>
              </w:rPr>
            </w:pPr>
            <w:ins w:id="155" w:author="Gao, Guan-Wei (高貫偉 ITC)" w:date="2012-07-27T08:38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B94D31" w:rsidRPr="00E85CDE" w:rsidTr="00217B21">
        <w:trPr>
          <w:trHeight w:val="291"/>
          <w:jc w:val="center"/>
          <w:ins w:id="156" w:author="itc94010" w:date="2012-08-04T09:38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B94D31" w:rsidRDefault="00B94D31" w:rsidP="00C950F4">
            <w:pPr>
              <w:snapToGrid w:val="0"/>
              <w:rPr>
                <w:ins w:id="157" w:author="itc94010" w:date="2012-08-04T09:38:00Z"/>
                <w:rFonts w:ascii="SimSun"/>
              </w:rPr>
            </w:pPr>
            <w:ins w:id="158" w:author="itc94010" w:date="2012-08-04T09:39:00Z">
              <w:r>
                <w:rPr>
                  <w:rFonts w:ascii="SimSun" w:hint="eastAsia"/>
                </w:rPr>
                <w:lastRenderedPageBreak/>
                <w:t>2.1.18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B94D31" w:rsidRDefault="00B94D31" w:rsidP="00C950F4">
            <w:pPr>
              <w:snapToGrid w:val="0"/>
              <w:rPr>
                <w:ins w:id="159" w:author="itc94010" w:date="2012-08-04T09:38:00Z"/>
                <w:rFonts w:ascii="SimSun"/>
              </w:rPr>
            </w:pPr>
            <w:ins w:id="160" w:author="itc94010" w:date="2012-08-04T09:39:00Z">
              <w:r>
                <w:rPr>
                  <w:rFonts w:ascii="SimSun" w:hint="eastAsia"/>
                </w:rPr>
                <w:t>PAK Kitting Upload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B94D31" w:rsidRDefault="00B94D31" w:rsidP="00C950F4">
            <w:pPr>
              <w:snapToGrid w:val="0"/>
              <w:rPr>
                <w:ins w:id="161" w:author="itc94010" w:date="2012-08-04T09:38:00Z"/>
                <w:rFonts w:ascii="SimSun"/>
              </w:rPr>
            </w:pPr>
            <w:ins w:id="162" w:author="itc94010" w:date="2012-08-04T09:39:00Z">
              <w:r>
                <w:rPr>
                  <w:rFonts w:ascii="SimSun" w:hint="eastAsia"/>
                </w:rPr>
                <w:t>分配后有</w:t>
              </w:r>
              <w:r>
                <w:rPr>
                  <w:rFonts w:ascii="SimSun" w:hint="eastAsia"/>
                </w:rPr>
                <w:t>Part</w:t>
              </w:r>
              <w:r>
                <w:rPr>
                  <w:rFonts w:ascii="SimSun" w:hint="eastAsia"/>
                </w:rPr>
                <w:t>的</w:t>
              </w:r>
              <w:r>
                <w:rPr>
                  <w:rFonts w:ascii="SimSun" w:hint="eastAsia"/>
                </w:rPr>
                <w:t>Loc</w:t>
              </w:r>
              <w:r>
                <w:rPr>
                  <w:rFonts w:ascii="SimSun" w:hint="eastAsia"/>
                </w:rPr>
                <w:t>为</w:t>
              </w:r>
              <w:r>
                <w:rPr>
                  <w:rFonts w:ascii="SimSun" w:hint="eastAsia"/>
                </w:rPr>
                <w:t>0</w:t>
              </w:r>
              <w:r>
                <w:rPr>
                  <w:rFonts w:ascii="SimSun" w:hint="eastAsia"/>
                </w:rPr>
                <w:t>而同时又有库位空闲着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B94D31" w:rsidRDefault="00B94D31" w:rsidP="00C950F4">
            <w:pPr>
              <w:snapToGrid w:val="0"/>
              <w:rPr>
                <w:ins w:id="163" w:author="itc94010" w:date="2012-08-04T09:38:00Z"/>
                <w:rFonts w:ascii="SimSun"/>
              </w:rPr>
            </w:pPr>
            <w:ins w:id="164" w:author="itc94010" w:date="2012-08-04T09:39:00Z">
              <w:r>
                <w:rPr>
                  <w:rFonts w:ascii="SimSun" w:hint="eastAsia"/>
                </w:rPr>
                <w:t>调整</w:t>
              </w:r>
              <w:r>
                <w:rPr>
                  <w:rFonts w:ascii="SimSun" w:hint="eastAsia"/>
                </w:rPr>
                <w:t>SP</w:t>
              </w:r>
              <w:r>
                <w:rPr>
                  <w:rFonts w:ascii="SimSun" w:hint="eastAsia"/>
                </w:rPr>
                <w:t>逻辑以解决一次分配不足的问题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2BC1"/>
          </w:tcPr>
          <w:p w:rsidR="00B94D31" w:rsidRDefault="00B94D31" w:rsidP="00C950F4">
            <w:pPr>
              <w:snapToGrid w:val="0"/>
              <w:rPr>
                <w:ins w:id="165" w:author="itc94010" w:date="2012-08-04T09:38:00Z"/>
                <w:rFonts w:ascii="SimSun"/>
              </w:rPr>
            </w:pPr>
            <w:ins w:id="166" w:author="itc94010" w:date="2012-08-04T09:39:00Z">
              <w:r>
                <w:rPr>
                  <w:rFonts w:ascii="SimSun"/>
                </w:rPr>
                <w:t>2012-8-4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52BC1"/>
          </w:tcPr>
          <w:p w:rsidR="00B94D31" w:rsidRDefault="00B94D31" w:rsidP="00C950F4">
            <w:pPr>
              <w:rPr>
                <w:ins w:id="167" w:author="itc94010" w:date="2012-08-04T09:38:00Z"/>
                <w:rFonts w:ascii="SimSun"/>
              </w:rPr>
            </w:pPr>
            <w:ins w:id="168" w:author="itc94010" w:date="2012-08-04T09:39:00Z">
              <w:r>
                <w:rPr>
                  <w:rFonts w:ascii="SimSun" w:hint="eastAsia"/>
                </w:rPr>
                <w:t>0.03_a</w:t>
              </w:r>
            </w:ins>
          </w:p>
        </w:tc>
      </w:tr>
      <w:tr w:rsidR="007B79DE" w:rsidRPr="007B79DE" w:rsidTr="007B79DE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69" w:author="高永勃" w:date="2012-08-04T16:05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170" w:author="高永勃" w:date="2012-08-04T16:04:00Z"/>
          <w:trPrChange w:id="171" w:author="高永勃" w:date="2012-08-04T16:05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72" w:author="高永勃" w:date="2012-08-04T16:05:00Z">
              <w:tcPr>
                <w:tcW w:w="106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7B79DE" w:rsidRPr="007B79DE" w:rsidRDefault="008E4B75" w:rsidP="000E17FF">
            <w:pPr>
              <w:snapToGrid w:val="0"/>
              <w:rPr>
                <w:ins w:id="173" w:author="高永勃" w:date="2012-08-04T16:04:00Z"/>
                <w:rFonts w:ascii="Arial" w:hAnsi="Arial"/>
                <w:rPrChange w:id="174" w:author="高永勃" w:date="2012-08-04T16:07:00Z">
                  <w:rPr>
                    <w:ins w:id="175" w:author="高永勃" w:date="2012-08-04T16:04:00Z"/>
                    <w:rFonts w:ascii="SimSun"/>
                  </w:rPr>
                </w:rPrChange>
              </w:rPr>
            </w:pPr>
            <w:ins w:id="176" w:author="高永勃" w:date="2012-08-04T16:05:00Z">
              <w:r w:rsidRPr="008E4B75">
                <w:rPr>
                  <w:rFonts w:ascii="Arial" w:hAnsi="Arial"/>
                  <w:rPrChange w:id="177" w:author="高永勃" w:date="2012-08-04T16:07:00Z">
                    <w:rPr>
                      <w:rFonts w:ascii="SimSun"/>
                    </w:rPr>
                  </w:rPrChange>
                </w:rPr>
                <w:t>2.1.27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78" w:author="高永勃" w:date="2012-08-04T16:05:00Z"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7B79DE" w:rsidRPr="007B79DE" w:rsidRDefault="008E4B75" w:rsidP="000E17FF">
            <w:pPr>
              <w:snapToGrid w:val="0"/>
              <w:rPr>
                <w:ins w:id="179" w:author="高永勃" w:date="2012-08-04T16:04:00Z"/>
                <w:rFonts w:ascii="Arial" w:hAnsi="Arial"/>
                <w:rPrChange w:id="180" w:author="高永勃" w:date="2012-08-04T16:07:00Z">
                  <w:rPr>
                    <w:ins w:id="181" w:author="高永勃" w:date="2012-08-04T16:04:00Z"/>
                    <w:rFonts w:ascii="SimSun"/>
                  </w:rPr>
                </w:rPrChange>
              </w:rPr>
            </w:pPr>
            <w:ins w:id="182" w:author="高永勃" w:date="2012-08-04T16:06:00Z">
              <w:r w:rsidRPr="008E4B75">
                <w:rPr>
                  <w:rFonts w:ascii="Arial" w:hAnsi="Arial"/>
                  <w:rPrChange w:id="183" w:author="高永勃" w:date="2012-08-04T16:07:00Z">
                    <w:rPr>
                      <w:rFonts w:ascii="SimSun"/>
                    </w:rPr>
                  </w:rPrChange>
                </w:rPr>
                <w:t>HP WWAN Label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84" w:author="高永勃" w:date="2012-08-04T16:05:00Z"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162082" w:rsidRPr="00162082" w:rsidRDefault="008E4B75">
            <w:pPr>
              <w:snapToGrid w:val="0"/>
              <w:rPr>
                <w:ins w:id="185" w:author="高永勃" w:date="2012-08-04T16:04:00Z"/>
                <w:rFonts w:ascii="Arial" w:hAnsi="Arial"/>
                <w:rPrChange w:id="186" w:author="高永勃" w:date="2012-08-04T16:07:00Z">
                  <w:rPr>
                    <w:ins w:id="187" w:author="高永勃" w:date="2012-08-04T16:04:00Z"/>
                    <w:rFonts w:ascii="SimSun"/>
                  </w:rPr>
                </w:rPrChange>
              </w:rPr>
            </w:pPr>
            <w:ins w:id="188" w:author="高永勃" w:date="2012-08-04T16:06:00Z">
              <w:r w:rsidRPr="008E4B75">
                <w:rPr>
                  <w:rFonts w:ascii="Arial" w:hAnsi="Arial" w:hint="eastAsia"/>
                  <w:rPrChange w:id="189" w:author="高永勃" w:date="2012-08-04T16:07:00Z">
                    <w:rPr>
                      <w:rFonts w:ascii="SimSun" w:hint="eastAsia"/>
                    </w:rPr>
                  </w:rPrChange>
                </w:rPr>
                <w:t>新需求</w:t>
              </w:r>
            </w:ins>
            <w:ins w:id="190" w:author="Gao, Yong-Bo (高永勃 ITC)" w:date="2012-08-20T17:22:00Z">
              <w:r w:rsidR="00C91004">
                <w:rPr>
                  <w:rFonts w:ascii="Arial" w:hAnsi="Arial" w:hint="eastAsia"/>
                </w:rPr>
                <w:t xml:space="preserve"> </w:t>
              </w:r>
              <w:r w:rsidR="00C91004">
                <w:rPr>
                  <w:rFonts w:ascii="Arial" w:hAnsi="Arial"/>
                </w:rPr>
                <w:t>–</w:t>
              </w:r>
              <w:r w:rsidR="00C91004">
                <w:rPr>
                  <w:rFonts w:ascii="Arial" w:hAnsi="Arial" w:hint="eastAsia"/>
                </w:rPr>
                <w:t xml:space="preserve"> Mantis #</w:t>
              </w:r>
            </w:ins>
            <w:ins w:id="191" w:author="高永勃" w:date="2012-08-04T16:06:00Z">
              <w:del w:id="192" w:author="Gao, Yong-Bo (高永勃 ITC)" w:date="2012-08-20T17:22:00Z">
                <w:r w:rsidRPr="008E4B75">
                  <w:rPr>
                    <w:rFonts w:ascii="Arial" w:hAnsi="Arial"/>
                    <w:rPrChange w:id="193" w:author="高永勃" w:date="2012-08-04T16:07:00Z">
                      <w:rPr>
                        <w:rFonts w:ascii="SimSun"/>
                      </w:rPr>
                    </w:rPrChange>
                  </w:rPr>
                  <w:delText xml:space="preserve"> </w:delText>
                </w:r>
                <w:r w:rsidRPr="008E4B75">
                  <w:rPr>
                    <w:rFonts w:ascii="Arial" w:hAnsi="Arial" w:hint="eastAsia"/>
                    <w:rPrChange w:id="194" w:author="高永勃" w:date="2012-08-04T16:07:00Z">
                      <w:rPr>
                        <w:rFonts w:ascii="SimSun" w:hint="eastAsia"/>
                      </w:rPr>
                    </w:rPrChange>
                  </w:rPr>
                  <w:delText>需求</w:delText>
                </w:r>
                <w:r w:rsidRPr="008E4B75">
                  <w:rPr>
                    <w:rFonts w:ascii="Arial" w:hAnsi="Arial"/>
                    <w:rPrChange w:id="195" w:author="高永勃" w:date="2012-08-04T16:07:00Z">
                      <w:rPr>
                        <w:rFonts w:ascii="SimSun"/>
                      </w:rPr>
                    </w:rPrChange>
                  </w:rPr>
                  <w:delText>WWAN Lab</w:delText>
                </w:r>
              </w:del>
            </w:ins>
            <w:ins w:id="196" w:author="高永勃" w:date="2012-08-04T16:08:00Z">
              <w:r w:rsidR="002F4405" w:rsidRPr="002F4405">
                <w:rPr>
                  <w:rFonts w:ascii="Arial" w:hAnsi="Arial"/>
                </w:rPr>
                <w:t>0001267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197" w:author="高永勃" w:date="2012-08-04T16:05:00Z">
              <w:tcPr>
                <w:tcW w:w="223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92D050"/>
              </w:tcPr>
            </w:tcPrChange>
          </w:tcPr>
          <w:p w:rsidR="007B79DE" w:rsidRPr="007B79DE" w:rsidRDefault="008E4B75" w:rsidP="000E17FF">
            <w:pPr>
              <w:snapToGrid w:val="0"/>
              <w:rPr>
                <w:ins w:id="198" w:author="高永勃" w:date="2012-08-04T16:04:00Z"/>
                <w:rFonts w:ascii="Arial" w:hAnsi="Arial"/>
                <w:rPrChange w:id="199" w:author="高永勃" w:date="2012-08-04T16:07:00Z">
                  <w:rPr>
                    <w:ins w:id="200" w:author="高永勃" w:date="2012-08-04T16:04:00Z"/>
                    <w:rFonts w:ascii="SimSun"/>
                  </w:rPr>
                </w:rPrChange>
              </w:rPr>
            </w:pPr>
            <w:ins w:id="201" w:author="高永勃" w:date="2012-08-04T16:06:00Z">
              <w:r w:rsidRPr="008E4B75">
                <w:rPr>
                  <w:rFonts w:ascii="Arial" w:hAnsi="Arial" w:hint="eastAsia"/>
                  <w:rPrChange w:id="202" w:author="高永勃" w:date="2012-08-04T16:07:00Z">
                    <w:rPr>
                      <w:rFonts w:ascii="SimSun" w:hint="eastAsia"/>
                    </w:rPr>
                  </w:rPrChange>
                </w:rPr>
                <w:t>新增</w:t>
              </w:r>
              <w:r w:rsidRPr="008E4B75">
                <w:rPr>
                  <w:rFonts w:ascii="Arial" w:hAnsi="Arial"/>
                  <w:rPrChange w:id="203" w:author="高永勃" w:date="2012-08-04T16:07:00Z">
                    <w:rPr>
                      <w:rFonts w:ascii="SimSun"/>
                    </w:rPr>
                  </w:rPrChange>
                </w:rPr>
                <w:t>HP WWAN Label Maintain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04" w:author="高永勃" w:date="2012-08-04T16:05:00Z">
              <w:tcPr>
                <w:tcW w:w="14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52BC1"/>
              </w:tcPr>
            </w:tcPrChange>
          </w:tcPr>
          <w:p w:rsidR="007B79DE" w:rsidRPr="007B79DE" w:rsidRDefault="008E4B75" w:rsidP="000E17FF">
            <w:pPr>
              <w:snapToGrid w:val="0"/>
              <w:rPr>
                <w:ins w:id="205" w:author="高永勃" w:date="2012-08-04T16:04:00Z"/>
                <w:rFonts w:ascii="Arial" w:hAnsi="Arial"/>
                <w:rPrChange w:id="206" w:author="高永勃" w:date="2012-08-04T16:07:00Z">
                  <w:rPr>
                    <w:ins w:id="207" w:author="高永勃" w:date="2012-08-04T16:04:00Z"/>
                    <w:rFonts w:ascii="SimSun"/>
                  </w:rPr>
                </w:rPrChange>
              </w:rPr>
            </w:pPr>
            <w:ins w:id="208" w:author="高永勃" w:date="2012-08-04T16:06:00Z">
              <w:r w:rsidRPr="008E4B75">
                <w:rPr>
                  <w:rFonts w:ascii="Arial" w:hAnsi="Arial"/>
                  <w:rPrChange w:id="209" w:author="高永勃" w:date="2012-08-04T16:07:00Z">
                    <w:rPr>
                      <w:rFonts w:ascii="SimSun"/>
                    </w:rPr>
                  </w:rPrChange>
                </w:rPr>
                <w:t>2012-8-4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PrChange w:id="210" w:author="高永勃" w:date="2012-08-04T16:05:00Z">
              <w:tcPr>
                <w:tcW w:w="135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shd w:val="clear" w:color="auto" w:fill="D52BC1"/>
              </w:tcPr>
            </w:tcPrChange>
          </w:tcPr>
          <w:p w:rsidR="007B79DE" w:rsidRPr="007B79DE" w:rsidRDefault="008E4B75" w:rsidP="000E17FF">
            <w:pPr>
              <w:rPr>
                <w:ins w:id="211" w:author="高永勃" w:date="2012-08-04T16:04:00Z"/>
                <w:rFonts w:ascii="Arial" w:hAnsi="Arial"/>
                <w:rPrChange w:id="212" w:author="高永勃" w:date="2012-08-04T16:07:00Z">
                  <w:rPr>
                    <w:ins w:id="213" w:author="高永勃" w:date="2012-08-04T16:04:00Z"/>
                    <w:rFonts w:ascii="SimSun"/>
                  </w:rPr>
                </w:rPrChange>
              </w:rPr>
            </w:pPr>
            <w:ins w:id="214" w:author="高永勃" w:date="2012-08-04T16:06:00Z">
              <w:r w:rsidRPr="008E4B75">
                <w:rPr>
                  <w:rFonts w:ascii="Arial" w:hAnsi="Arial"/>
                  <w:rPrChange w:id="215" w:author="高永勃" w:date="2012-08-04T16:07:00Z">
                    <w:rPr>
                      <w:rFonts w:ascii="SimSun"/>
                    </w:rPr>
                  </w:rPrChange>
                </w:rPr>
                <w:t>0.03_a</w:t>
              </w:r>
            </w:ins>
          </w:p>
        </w:tc>
      </w:tr>
      <w:tr w:rsidR="00A37652" w:rsidRPr="007B79DE" w:rsidTr="00241156">
        <w:trPr>
          <w:trHeight w:val="291"/>
          <w:jc w:val="center"/>
          <w:ins w:id="216" w:author="Gao, Yong-Bo (高永勃 ITC)" w:date="2012-08-14T11:27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7652" w:rsidRPr="00CE2607" w:rsidRDefault="00A37652" w:rsidP="00241156">
            <w:pPr>
              <w:snapToGrid w:val="0"/>
              <w:rPr>
                <w:ins w:id="217" w:author="Gao, Yong-Bo (高永勃 ITC)" w:date="2012-08-14T11:27:00Z"/>
                <w:rFonts w:ascii="Arial" w:hAnsi="Arial"/>
              </w:rPr>
            </w:pPr>
            <w:ins w:id="218" w:author="Gao, Yong-Bo (高永勃 ITC)" w:date="2012-08-14T11:27:00Z">
              <w:r>
                <w:rPr>
                  <w:rFonts w:ascii="SimSun" w:hint="eastAsia"/>
                </w:rPr>
                <w:t>2.1.18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7652" w:rsidRPr="00CE2607" w:rsidRDefault="00A37652" w:rsidP="00241156">
            <w:pPr>
              <w:snapToGrid w:val="0"/>
              <w:rPr>
                <w:ins w:id="219" w:author="Gao, Yong-Bo (高永勃 ITC)" w:date="2012-08-14T11:27:00Z"/>
                <w:rFonts w:ascii="Arial" w:hAnsi="Arial"/>
              </w:rPr>
            </w:pPr>
            <w:ins w:id="220" w:author="Gao, Yong-Bo (高永勃 ITC)" w:date="2012-08-14T11:27:00Z">
              <w:r>
                <w:rPr>
                  <w:rFonts w:ascii="SimSun" w:hint="eastAsia"/>
                </w:rPr>
                <w:t>PAK Kitting Upload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7652" w:rsidRPr="00CE2607" w:rsidRDefault="00A37652" w:rsidP="00241156">
            <w:pPr>
              <w:snapToGrid w:val="0"/>
              <w:rPr>
                <w:ins w:id="221" w:author="Gao, Yong-Bo (高永勃 ITC)" w:date="2012-08-14T11:27:00Z"/>
                <w:rFonts w:ascii="Arial" w:hAnsi="Arial"/>
              </w:rPr>
            </w:pPr>
            <w:ins w:id="222" w:author="Gao, Yong-Bo (高永勃 ITC)" w:date="2012-08-14T11:27:00Z">
              <w:r>
                <w:rPr>
                  <w:rFonts w:ascii="Arial" w:hAnsi="Arial" w:hint="eastAsia"/>
                </w:rPr>
                <w:t>完善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7652" w:rsidRPr="00CE2607" w:rsidRDefault="00A37652" w:rsidP="00241156">
            <w:pPr>
              <w:snapToGrid w:val="0"/>
              <w:rPr>
                <w:ins w:id="223" w:author="Gao, Yong-Bo (高永勃 ITC)" w:date="2012-08-14T11:27:00Z"/>
                <w:rFonts w:ascii="Arial" w:hAnsi="Arial"/>
              </w:rPr>
            </w:pPr>
            <w:ins w:id="224" w:author="Gao, Yong-Bo (高永勃 ITC)" w:date="2012-08-14T11:27:00Z">
              <w:r>
                <w:rPr>
                  <w:rFonts w:ascii="Arial" w:hAnsi="Arial" w:hint="eastAsia"/>
                </w:rPr>
                <w:t>解决不同</w:t>
              </w:r>
              <w:r>
                <w:rPr>
                  <w:rFonts w:ascii="Arial" w:hAnsi="Arial" w:hint="eastAsia"/>
                </w:rPr>
                <w:t>Part</w:t>
              </w:r>
              <w:r>
                <w:rPr>
                  <w:rFonts w:ascii="Arial" w:hAnsi="Arial" w:hint="eastAsia"/>
                </w:rPr>
                <w:t>同库位的问题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7652" w:rsidRPr="00F4189B" w:rsidRDefault="00A37652" w:rsidP="00241156">
            <w:pPr>
              <w:snapToGrid w:val="0"/>
              <w:rPr>
                <w:ins w:id="225" w:author="Gao, Yong-Bo (高永勃 ITC)" w:date="2012-08-14T11:27:00Z"/>
                <w:rFonts w:ascii="Arial" w:hAnsi="Arial"/>
              </w:rPr>
            </w:pPr>
            <w:ins w:id="226" w:author="Gao, Yong-Bo (高永勃 ITC)" w:date="2012-08-14T11:27:00Z">
              <w:r>
                <w:rPr>
                  <w:rFonts w:ascii="Arial" w:hAnsi="Arial"/>
                </w:rPr>
                <w:t>2012-8-7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A37652" w:rsidRPr="00CE2607" w:rsidRDefault="00A37652" w:rsidP="00241156">
            <w:pPr>
              <w:rPr>
                <w:ins w:id="227" w:author="Gao, Yong-Bo (高永勃 ITC)" w:date="2012-08-14T11:27:00Z"/>
                <w:rFonts w:ascii="Arial" w:hAnsi="Arial"/>
              </w:rPr>
            </w:pPr>
            <w:ins w:id="228" w:author="Gao, Yong-Bo (高永勃 ITC)" w:date="2012-08-14T11:27:00Z">
              <w:r w:rsidRPr="00CE2607">
                <w:rPr>
                  <w:rFonts w:ascii="Arial" w:hAnsi="Arial"/>
                </w:rPr>
                <w:t>0.03_a</w:t>
              </w:r>
            </w:ins>
          </w:p>
        </w:tc>
      </w:tr>
      <w:tr w:rsidR="00F4189B" w:rsidRPr="007B79DE" w:rsidTr="007B79DE">
        <w:trPr>
          <w:trHeight w:val="291"/>
          <w:jc w:val="center"/>
          <w:ins w:id="229" w:author="itc94010" w:date="2012-08-07T16:32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189B" w:rsidRPr="00CE2607" w:rsidRDefault="00F4189B" w:rsidP="000E17FF">
            <w:pPr>
              <w:snapToGrid w:val="0"/>
              <w:rPr>
                <w:ins w:id="230" w:author="itc94010" w:date="2012-08-07T16:32:00Z"/>
                <w:rFonts w:ascii="Arial" w:hAnsi="Arial"/>
              </w:rPr>
            </w:pPr>
            <w:ins w:id="231" w:author="itc94010" w:date="2012-08-07T16:32:00Z">
              <w:r>
                <w:rPr>
                  <w:rFonts w:ascii="SimSun" w:hint="eastAsia"/>
                </w:rPr>
                <w:t>2.1.</w:t>
              </w:r>
            </w:ins>
            <w:ins w:id="232" w:author="Gao, Yong-Bo (高永勃 ITC)" w:date="2012-08-14T11:27:00Z">
              <w:r w:rsidR="00A37652">
                <w:rPr>
                  <w:rFonts w:ascii="SimSun" w:hint="eastAsia"/>
                </w:rPr>
                <w:t>3</w:t>
              </w:r>
            </w:ins>
            <w:ins w:id="233" w:author="itc94010" w:date="2012-08-07T16:32:00Z">
              <w:del w:id="234" w:author="Gao, Yong-Bo (高永勃 ITC)" w:date="2012-08-14T11:27:00Z">
                <w:r w:rsidDel="00A37652">
                  <w:rPr>
                    <w:rFonts w:ascii="SimSun" w:hint="eastAsia"/>
                  </w:rPr>
                  <w:delText>18</w:delText>
                </w:r>
              </w:del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41156" w:rsidRDefault="00F4189B">
            <w:pPr>
              <w:snapToGrid w:val="0"/>
              <w:rPr>
                <w:ins w:id="235" w:author="itc94010" w:date="2012-08-07T16:32:00Z"/>
                <w:rFonts w:ascii="SimSun"/>
                <w:rPrChange w:id="236" w:author="Gao, Yong-Bo (高永勃 ITC)" w:date="2012-08-14T11:28:00Z">
                  <w:rPr>
                    <w:ins w:id="237" w:author="itc94010" w:date="2012-08-07T16:32:00Z"/>
                    <w:rFonts w:ascii="Arial" w:hAnsi="Arial"/>
                  </w:rPr>
                </w:rPrChange>
              </w:rPr>
            </w:pPr>
            <w:ins w:id="238" w:author="itc94010" w:date="2012-08-07T16:32:00Z">
              <w:r>
                <w:rPr>
                  <w:rFonts w:ascii="SimSun" w:hint="eastAsia"/>
                </w:rPr>
                <w:t>P</w:t>
              </w:r>
              <w:del w:id="239" w:author="Gao, Yong-Bo (高永勃 ITC)" w:date="2012-08-14T11:27:00Z">
                <w:r w:rsidDel="00A37652">
                  <w:rPr>
                    <w:rFonts w:ascii="SimSun" w:hint="eastAsia"/>
                  </w:rPr>
                  <w:delText>AK Kitting Upload</w:delText>
                </w:r>
              </w:del>
            </w:ins>
            <w:ins w:id="240" w:author="Gao, Yong-Bo (高永勃 ITC)" w:date="2012-08-14T11:27:00Z">
              <w:r w:rsidR="00A37652">
                <w:rPr>
                  <w:rFonts w:ascii="SimSun" w:hint="eastAsia"/>
                </w:rPr>
                <w:t xml:space="preserve">allet </w:t>
              </w:r>
            </w:ins>
            <w:ins w:id="241" w:author="Gao, Yong-Bo (高永勃 ITC)" w:date="2012-08-14T11:28:00Z">
              <w:r w:rsidR="00A37652">
                <w:rPr>
                  <w:rFonts w:ascii="SimSun" w:hint="eastAsia"/>
                </w:rPr>
                <w:t>Quantity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189B" w:rsidRPr="00CE2607" w:rsidRDefault="00F4189B" w:rsidP="000E17FF">
            <w:pPr>
              <w:snapToGrid w:val="0"/>
              <w:rPr>
                <w:ins w:id="242" w:author="itc94010" w:date="2012-08-07T16:32:00Z"/>
                <w:rFonts w:ascii="Arial" w:hAnsi="Arial"/>
              </w:rPr>
            </w:pPr>
            <w:ins w:id="243" w:author="itc94010" w:date="2012-08-07T16:32:00Z">
              <w:r>
                <w:rPr>
                  <w:rFonts w:ascii="Arial" w:hAnsi="Arial" w:hint="eastAsia"/>
                </w:rPr>
                <w:t>完善</w:t>
              </w:r>
            </w:ins>
            <w:ins w:id="244" w:author="Gao, Yong-Bo (高永勃 ITC)" w:date="2012-08-22T16:11:00Z">
              <w:r w:rsidR="00E46C7B">
                <w:rPr>
                  <w:rFonts w:ascii="Arial" w:hAnsi="Arial" w:hint="eastAsia"/>
                </w:rPr>
                <w:t xml:space="preserve"> </w:t>
              </w:r>
              <w:r w:rsidR="00E46C7B">
                <w:rPr>
                  <w:rFonts w:ascii="Arial" w:hAnsi="Arial"/>
                </w:rPr>
                <w:t>–</w:t>
              </w:r>
              <w:r w:rsidR="00E46C7B">
                <w:rPr>
                  <w:rFonts w:ascii="Arial" w:hAnsi="Arial" w:hint="eastAsia"/>
                </w:rPr>
                <w:t xml:space="preserve"> Mantis #0001301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345C" w:rsidRDefault="00F4189B">
            <w:pPr>
              <w:snapToGrid w:val="0"/>
              <w:rPr>
                <w:ins w:id="245" w:author="itc94010" w:date="2012-08-07T16:32:00Z"/>
                <w:rFonts w:ascii="Arial" w:hAnsi="Arial"/>
              </w:rPr>
            </w:pPr>
            <w:ins w:id="246" w:author="itc94010" w:date="2012-08-07T16:32:00Z">
              <w:del w:id="247" w:author="Gao, Yong-Bo (高永勃 ITC)" w:date="2012-08-14T11:28:00Z">
                <w:r w:rsidDel="00A37652">
                  <w:rPr>
                    <w:rFonts w:ascii="Arial" w:hAnsi="Arial" w:hint="eastAsia"/>
                  </w:rPr>
                  <w:delText>解决</w:delText>
                </w:r>
              </w:del>
            </w:ins>
            <w:ins w:id="248" w:author="itc94010" w:date="2012-08-07T16:33:00Z">
              <w:del w:id="249" w:author="Gao, Yong-Bo (高永勃 ITC)" w:date="2012-08-14T11:28:00Z">
                <w:r w:rsidDel="00A37652">
                  <w:rPr>
                    <w:rFonts w:ascii="Arial" w:hAnsi="Arial" w:hint="eastAsia"/>
                  </w:rPr>
                  <w:delText>不同</w:delText>
                </w:r>
                <w:r w:rsidDel="00A37652">
                  <w:rPr>
                    <w:rFonts w:ascii="Arial" w:hAnsi="Arial" w:hint="eastAsia"/>
                  </w:rPr>
                  <w:delText>Part</w:delText>
                </w:r>
                <w:r w:rsidDel="00A37652">
                  <w:rPr>
                    <w:rFonts w:ascii="Arial" w:hAnsi="Arial" w:hint="eastAsia"/>
                  </w:rPr>
                  <w:delText>同库位的问题</w:delText>
                </w:r>
              </w:del>
            </w:ins>
            <w:ins w:id="250" w:author="Gao, Yong-Bo (高永勃 ITC)" w:date="2012-08-14T11:28:00Z">
              <w:r w:rsidR="00A37652">
                <w:rPr>
                  <w:rFonts w:ascii="Arial" w:hAnsi="Arial" w:hint="eastAsia"/>
                </w:rPr>
                <w:t xml:space="preserve">Full Qty </w:t>
              </w:r>
              <w:r w:rsidR="00A37652">
                <w:rPr>
                  <w:rFonts w:ascii="Arial" w:hAnsi="Arial" w:hint="eastAsia"/>
                </w:rPr>
                <w:t>改</w:t>
              </w:r>
            </w:ins>
            <w:ins w:id="251" w:author="Gao, Yong-Bo (高永勃 ITC)" w:date="2012-08-22T16:03:00Z">
              <w:r w:rsidR="00CA5BCE">
                <w:rPr>
                  <w:rFonts w:ascii="Arial" w:hAnsi="Arial" w:hint="eastAsia"/>
                </w:rPr>
                <w:t>为</w:t>
              </w:r>
              <w:r w:rsidR="00CA5BCE">
                <w:rPr>
                  <w:rFonts w:ascii="Arial" w:hAnsi="Arial" w:hint="eastAsia"/>
                </w:rPr>
                <w:t>nvarchar(32)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189B" w:rsidRPr="00F4189B" w:rsidRDefault="00F4189B" w:rsidP="000E17FF">
            <w:pPr>
              <w:snapToGrid w:val="0"/>
              <w:rPr>
                <w:ins w:id="252" w:author="itc94010" w:date="2012-08-07T16:32:00Z"/>
                <w:rFonts w:ascii="Arial" w:hAnsi="Arial"/>
              </w:rPr>
            </w:pPr>
            <w:ins w:id="253" w:author="itc94010" w:date="2012-08-07T16:33:00Z">
              <w:r>
                <w:rPr>
                  <w:rFonts w:ascii="Arial" w:hAnsi="Arial"/>
                </w:rPr>
                <w:t>2012-8-</w:t>
              </w:r>
            </w:ins>
            <w:ins w:id="254" w:author="Gao, Yong-Bo (高永勃 ITC)" w:date="2012-08-14T11:28:00Z">
              <w:r w:rsidR="00A37652">
                <w:rPr>
                  <w:rFonts w:ascii="Arial" w:hAnsi="Arial" w:hint="eastAsia"/>
                </w:rPr>
                <w:t>14</w:t>
              </w:r>
            </w:ins>
            <w:ins w:id="255" w:author="itc94010" w:date="2012-08-07T16:33:00Z">
              <w:del w:id="256" w:author="Gao, Yong-Bo (高永勃 ITC)" w:date="2012-08-14T11:28:00Z">
                <w:r w:rsidDel="00A37652">
                  <w:rPr>
                    <w:rFonts w:ascii="Arial" w:hAnsi="Arial"/>
                  </w:rPr>
                  <w:delText>7</w:delText>
                </w:r>
              </w:del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241156" w:rsidRDefault="00F4189B">
            <w:pPr>
              <w:rPr>
                <w:ins w:id="257" w:author="itc94010" w:date="2012-08-07T16:32:00Z"/>
                <w:rFonts w:ascii="Arial" w:hAnsi="Arial"/>
              </w:rPr>
            </w:pPr>
            <w:ins w:id="258" w:author="itc94010" w:date="2012-08-07T16:33:00Z">
              <w:r w:rsidRPr="00CE2607">
                <w:rPr>
                  <w:rFonts w:ascii="Arial" w:hAnsi="Arial"/>
                </w:rPr>
                <w:t>0.0</w:t>
              </w:r>
              <w:del w:id="259" w:author="Gao, Yong-Bo (高永勃 ITC)" w:date="2012-08-14T11:28:00Z">
                <w:r w:rsidRPr="00CE2607" w:rsidDel="00A37652">
                  <w:rPr>
                    <w:rFonts w:ascii="Arial" w:hAnsi="Arial"/>
                  </w:rPr>
                  <w:delText>3</w:delText>
                </w:r>
              </w:del>
            </w:ins>
            <w:ins w:id="260" w:author="Gao, Yong-Bo (高永勃 ITC)" w:date="2012-08-14T11:28:00Z">
              <w:r w:rsidR="00A37652">
                <w:rPr>
                  <w:rFonts w:ascii="Arial" w:hAnsi="Arial" w:hint="eastAsia"/>
                </w:rPr>
                <w:t>4</w:t>
              </w:r>
            </w:ins>
            <w:ins w:id="261" w:author="itc94010" w:date="2012-08-07T16:33:00Z">
              <w:r w:rsidRPr="00CE2607">
                <w:rPr>
                  <w:rFonts w:ascii="Arial" w:hAnsi="Arial"/>
                </w:rPr>
                <w:t>_a</w:t>
              </w:r>
            </w:ins>
          </w:p>
        </w:tc>
      </w:tr>
      <w:tr w:rsidR="00C91004" w:rsidRPr="007B79DE" w:rsidTr="001B3646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262" w:author="Gao, Guan-Wei (高貫偉 ITC)" w:date="2012-09-11T08:54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263" w:author="Gao, Yong-Bo (高永勃 ITC)" w:date="2012-08-20T17:23:00Z"/>
          <w:trPrChange w:id="264" w:author="Gao, Guan-Wei (高貫偉 ITC)" w:date="2012-09-11T08:54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5" w:author="Gao, Guan-Wei (高貫偉 ITC)" w:date="2012-09-11T08:54:00Z">
              <w:tcPr>
                <w:tcW w:w="106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162082" w:rsidRDefault="00C91004">
            <w:pPr>
              <w:snapToGrid w:val="0"/>
              <w:rPr>
                <w:ins w:id="266" w:author="Gao, Yong-Bo (高永勃 ITC)" w:date="2012-08-20T17:23:00Z"/>
                <w:rFonts w:ascii="Arial" w:hAnsi="Arial"/>
              </w:rPr>
            </w:pPr>
            <w:ins w:id="267" w:author="Gao, Yong-Bo (高永勃 ITC)" w:date="2012-08-20T17:23:00Z">
              <w:r w:rsidRPr="00126D52">
                <w:rPr>
                  <w:rFonts w:ascii="Arial" w:hAnsi="Arial"/>
                </w:rPr>
                <w:t>2.1.2</w:t>
              </w:r>
              <w:r>
                <w:rPr>
                  <w:rFonts w:ascii="Arial" w:hAnsi="Arial" w:hint="eastAsia"/>
                </w:rPr>
                <w:t>8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68" w:author="Gao, Guan-Wei (高貫偉 ITC)" w:date="2012-09-11T08:54:00Z"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7B79DE" w:rsidRDefault="00C91004" w:rsidP="001B3646">
            <w:pPr>
              <w:snapToGrid w:val="0"/>
              <w:rPr>
                <w:ins w:id="269" w:author="Gao, Yong-Bo (高永勃 ITC)" w:date="2012-08-20T17:23:00Z"/>
                <w:rFonts w:ascii="Arial" w:hAnsi="Arial"/>
              </w:rPr>
            </w:pPr>
            <w:ins w:id="270" w:author="Gao, Yong-Bo (高永勃 ITC)" w:date="2012-08-20T17:23:00Z">
              <w:r>
                <w:rPr>
                  <w:rFonts w:ascii="Arial" w:hAnsi="Arial" w:hint="eastAsia"/>
                </w:rPr>
                <w:t>Pallet Standard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71" w:author="Gao, Guan-Wei (高貫偉 ITC)" w:date="2012-09-11T08:54:00Z"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162082" w:rsidRDefault="00C91004">
            <w:pPr>
              <w:snapToGrid w:val="0"/>
              <w:rPr>
                <w:ins w:id="272" w:author="Gao, Yong-Bo (高永勃 ITC)" w:date="2012-08-20T17:23:00Z"/>
                <w:rFonts w:ascii="Arial" w:hAnsi="Arial"/>
              </w:rPr>
            </w:pPr>
            <w:ins w:id="273" w:author="Gao, Yong-Bo (高永勃 ITC)" w:date="2012-08-20T17:23:00Z">
              <w:r w:rsidRPr="00126D52">
                <w:rPr>
                  <w:rFonts w:ascii="Arial" w:hAnsi="Arial" w:hint="eastAsia"/>
                </w:rPr>
                <w:t>新需求</w:t>
              </w:r>
              <w:r>
                <w:rPr>
                  <w:rFonts w:ascii="Arial" w:hAnsi="Arial" w:hint="eastAsia"/>
                </w:rPr>
                <w:t xml:space="preserve"> </w:t>
              </w:r>
              <w:r>
                <w:rPr>
                  <w:rFonts w:ascii="Arial" w:hAnsi="Arial"/>
                </w:rPr>
                <w:t>–</w:t>
              </w:r>
              <w:r>
                <w:rPr>
                  <w:rFonts w:ascii="Arial" w:hAnsi="Arial" w:hint="eastAsia"/>
                </w:rPr>
                <w:t xml:space="preserve"> Mantis #</w:t>
              </w:r>
              <w:r w:rsidRPr="002F4405">
                <w:rPr>
                  <w:rFonts w:ascii="Arial" w:hAnsi="Arial"/>
                </w:rPr>
                <w:t>0001</w:t>
              </w:r>
              <w:r>
                <w:rPr>
                  <w:rFonts w:ascii="Arial" w:hAnsi="Arial" w:hint="eastAsia"/>
                </w:rPr>
                <w:t>307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74" w:author="Gao, Guan-Wei (高貫偉 ITC)" w:date="2012-09-11T08:54:00Z">
              <w:tcPr>
                <w:tcW w:w="223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162082" w:rsidRDefault="00C91004">
            <w:pPr>
              <w:snapToGrid w:val="0"/>
              <w:rPr>
                <w:ins w:id="275" w:author="Gao, Yong-Bo (高永勃 ITC)" w:date="2012-08-20T17:23:00Z"/>
                <w:rFonts w:ascii="Arial" w:hAnsi="Arial"/>
              </w:rPr>
            </w:pPr>
            <w:ins w:id="276" w:author="Gao, Yong-Bo (高永勃 ITC)" w:date="2012-08-20T17:23:00Z">
              <w:r w:rsidRPr="00126D52">
                <w:rPr>
                  <w:rFonts w:ascii="Arial" w:hAnsi="Arial" w:hint="eastAsia"/>
                </w:rPr>
                <w:t>新增</w:t>
              </w:r>
              <w:r>
                <w:rPr>
                  <w:rFonts w:ascii="Arial" w:hAnsi="Arial" w:hint="eastAsia"/>
                </w:rPr>
                <w:t>Pallet Standard</w:t>
              </w:r>
              <w:r w:rsidRPr="00126D52">
                <w:rPr>
                  <w:rFonts w:ascii="Arial" w:hAnsi="Arial"/>
                </w:rPr>
                <w:t xml:space="preserve"> Maintain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PrChange w:id="277" w:author="Gao, Guan-Wei (高貫偉 ITC)" w:date="2012-09-11T08:54:00Z">
              <w:tcPr>
                <w:tcW w:w="14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162082" w:rsidRDefault="00C91004">
            <w:pPr>
              <w:snapToGrid w:val="0"/>
              <w:rPr>
                <w:ins w:id="278" w:author="Gao, Yong-Bo (高永勃 ITC)" w:date="2012-08-20T17:23:00Z"/>
                <w:rFonts w:ascii="Arial" w:hAnsi="Arial"/>
              </w:rPr>
            </w:pPr>
            <w:ins w:id="279" w:author="Gao, Yong-Bo (高永勃 ITC)" w:date="2012-08-20T17:23:00Z">
              <w:r w:rsidRPr="00126D52">
                <w:rPr>
                  <w:rFonts w:ascii="Arial" w:hAnsi="Arial"/>
                </w:rPr>
                <w:t>2012-8-</w:t>
              </w:r>
              <w:r>
                <w:rPr>
                  <w:rFonts w:ascii="Arial" w:hAnsi="Arial" w:hint="eastAsia"/>
                </w:rPr>
                <w:t>20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PrChange w:id="280" w:author="Gao, Guan-Wei (高貫偉 ITC)" w:date="2012-09-11T08:54:00Z">
              <w:tcPr>
                <w:tcW w:w="135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shd w:val="clear" w:color="auto" w:fill="auto"/>
              </w:tcPr>
            </w:tcPrChange>
          </w:tcPr>
          <w:p w:rsidR="00162082" w:rsidRDefault="00C91004">
            <w:pPr>
              <w:rPr>
                <w:ins w:id="281" w:author="Gao, Yong-Bo (高永勃 ITC)" w:date="2012-08-20T17:23:00Z"/>
                <w:rFonts w:ascii="Arial" w:hAnsi="Arial"/>
              </w:rPr>
            </w:pPr>
            <w:ins w:id="282" w:author="Gao, Yong-Bo (高永勃 ITC)" w:date="2012-08-20T17:23:00Z">
              <w:r w:rsidRPr="00126D52">
                <w:rPr>
                  <w:rFonts w:ascii="Arial" w:hAnsi="Arial"/>
                </w:rPr>
                <w:t>0.0</w:t>
              </w:r>
              <w:r>
                <w:rPr>
                  <w:rFonts w:ascii="Arial" w:hAnsi="Arial" w:hint="eastAsia"/>
                </w:rPr>
                <w:t>4</w:t>
              </w:r>
              <w:r w:rsidRPr="00126D52">
                <w:rPr>
                  <w:rFonts w:ascii="Arial" w:hAnsi="Arial"/>
                </w:rPr>
                <w:t>_a</w:t>
              </w:r>
            </w:ins>
          </w:p>
        </w:tc>
      </w:tr>
      <w:tr w:rsidR="00C91004" w:rsidRPr="007B79DE" w:rsidTr="001B3646">
        <w:tblPrEx>
          <w:tblW w:w="96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283" w:author="Gao, Guan-Wei (高貫偉 ITC)" w:date="2012-09-11T08:54:00Z">
            <w:tblPrEx>
              <w:tblW w:w="96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291"/>
          <w:jc w:val="center"/>
          <w:ins w:id="284" w:author="Gao, Yong-Bo (高永勃 ITC)" w:date="2012-08-20T17:22:00Z"/>
          <w:trPrChange w:id="285" w:author="Gao, Guan-Wei (高貫偉 ITC)" w:date="2012-09-11T08:54:00Z">
            <w:trPr>
              <w:trHeight w:val="291"/>
              <w:jc w:val="center"/>
            </w:trPr>
          </w:trPrChange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PrChange w:id="286" w:author="Gao, Guan-Wei (高貫偉 ITC)" w:date="2012-09-11T08:54:00Z">
              <w:tcPr>
                <w:tcW w:w="106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C91004" w:rsidRDefault="00825EF0" w:rsidP="001B3646">
            <w:pPr>
              <w:snapToGrid w:val="0"/>
              <w:rPr>
                <w:ins w:id="287" w:author="Gao, Yong-Bo (高永勃 ITC)" w:date="2012-08-20T17:22:00Z"/>
                <w:rFonts w:ascii="SimSun"/>
              </w:rPr>
            </w:pPr>
            <w:ins w:id="288" w:author="Gao, Guan-Wei (高貫偉 ITC)" w:date="2012-09-11T08:48:00Z">
              <w:r>
                <w:rPr>
                  <w:rFonts w:ascii="SimSun" w:hint="eastAsia"/>
                </w:rPr>
                <w:t>2.1.19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PrChange w:id="289" w:author="Gao, Guan-Wei (高貫偉 ITC)" w:date="2012-09-11T08:54:00Z"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C91004" w:rsidRDefault="00825EF0" w:rsidP="001B3646">
            <w:pPr>
              <w:snapToGrid w:val="0"/>
              <w:rPr>
                <w:ins w:id="290" w:author="Gao, Yong-Bo (高永勃 ITC)" w:date="2012-08-20T17:22:00Z"/>
                <w:rFonts w:ascii="SimSun"/>
              </w:rPr>
            </w:pPr>
            <w:ins w:id="291" w:author="Gao, Guan-Wei (高貫偉 ITC)" w:date="2012-09-11T08:49:00Z">
              <w:r>
                <w:rPr>
                  <w:rFonts w:ascii="SimSun" w:hint="eastAsia"/>
                </w:rPr>
                <w:t>Asset Range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PrChange w:id="292" w:author="Gao, Guan-Wei (高貫偉 ITC)" w:date="2012-09-11T08:54:00Z">
              <w:tcPr>
                <w:tcW w:w="197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7B79DE" w:rsidRDefault="00825EF0" w:rsidP="001B3646">
            <w:pPr>
              <w:snapToGrid w:val="0"/>
              <w:rPr>
                <w:ins w:id="293" w:author="Gao, Yong-Bo (高永勃 ITC)" w:date="2012-08-20T17:22:00Z"/>
                <w:rFonts w:ascii="Arial" w:hAnsi="Arial"/>
              </w:rPr>
            </w:pPr>
            <w:ins w:id="294" w:author="Gao, Guan-Wei (高貫偉 ITC)" w:date="2012-09-11T08:53:00Z">
              <w:r>
                <w:rPr>
                  <w:rFonts w:ascii="Arial" w:hAnsi="Arial" w:hint="eastAsia"/>
                </w:rPr>
                <w:t>新需求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PrChange w:id="295" w:author="Gao, Guan-Wei (高貫偉 ITC)" w:date="2012-09-11T08:54:00Z">
              <w:tcPr>
                <w:tcW w:w="223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7B79DE" w:rsidRDefault="00825EF0" w:rsidP="001B3646">
            <w:pPr>
              <w:snapToGrid w:val="0"/>
              <w:rPr>
                <w:ins w:id="296" w:author="Gao, Yong-Bo (高永勃 ITC)" w:date="2012-08-20T17:22:00Z"/>
                <w:rFonts w:ascii="Arial" w:hAnsi="Arial"/>
              </w:rPr>
            </w:pPr>
            <w:ins w:id="297" w:author="Gao, Guan-Wei (高貫偉 ITC)" w:date="2012-09-11T08:54:00Z">
              <w:r>
                <w:rPr>
                  <w:rFonts w:ascii="Arial" w:hAnsi="Arial" w:hint="eastAsia"/>
                </w:rPr>
                <w:t>增加新建号码段的</w:t>
              </w:r>
              <w:r>
                <w:rPr>
                  <w:rFonts w:ascii="Arial" w:hAnsi="Arial" w:hint="eastAsia"/>
                </w:rPr>
                <w:t>Check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tcPrChange w:id="298" w:author="Gao, Guan-Wei (高貫偉 ITC)" w:date="2012-09-11T08:54:00Z">
              <w:tcPr>
                <w:tcW w:w="143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</w:tcPrChange>
          </w:tcPr>
          <w:p w:rsidR="00C91004" w:rsidRPr="007B79DE" w:rsidRDefault="00825EF0" w:rsidP="001B3646">
            <w:pPr>
              <w:snapToGrid w:val="0"/>
              <w:rPr>
                <w:ins w:id="299" w:author="Gao, Yong-Bo (高永勃 ITC)" w:date="2012-08-20T17:22:00Z"/>
                <w:rFonts w:ascii="Arial" w:hAnsi="Arial"/>
              </w:rPr>
            </w:pPr>
            <w:ins w:id="300" w:author="Gao, Guan-Wei (高貫偉 ITC)" w:date="2012-09-11T08:54:00Z">
              <w:r>
                <w:rPr>
                  <w:rFonts w:ascii="Arial" w:hAnsi="Arial" w:hint="eastAsia"/>
                </w:rPr>
                <w:t>2012-9-11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6E3BC" w:themeFill="accent3" w:themeFillTint="66"/>
            <w:tcPrChange w:id="301" w:author="Gao, Guan-Wei (高貫偉 ITC)" w:date="2012-09-11T08:54:00Z">
              <w:tcPr>
                <w:tcW w:w="135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12" w:space="0" w:color="auto"/>
                </w:tcBorders>
                <w:shd w:val="clear" w:color="auto" w:fill="auto"/>
              </w:tcPr>
            </w:tcPrChange>
          </w:tcPr>
          <w:p w:rsidR="00C91004" w:rsidRPr="007B79DE" w:rsidRDefault="00825EF0" w:rsidP="001B3646">
            <w:pPr>
              <w:rPr>
                <w:ins w:id="302" w:author="Gao, Yong-Bo (高永勃 ITC)" w:date="2012-08-20T17:22:00Z"/>
                <w:rFonts w:ascii="Arial" w:hAnsi="Arial"/>
              </w:rPr>
            </w:pPr>
            <w:ins w:id="303" w:author="Gao, Guan-Wei (高貫偉 ITC)" w:date="2012-09-11T08:54:00Z">
              <w:r>
                <w:rPr>
                  <w:rFonts w:ascii="Arial" w:hAnsi="Arial" w:hint="eastAsia"/>
                </w:rPr>
                <w:t>0.05_a</w:t>
              </w:r>
            </w:ins>
          </w:p>
        </w:tc>
      </w:tr>
      <w:tr w:rsidR="00825EF0" w:rsidRPr="007B79DE" w:rsidTr="00C91004">
        <w:trPr>
          <w:trHeight w:val="291"/>
          <w:jc w:val="center"/>
          <w:ins w:id="304" w:author="Gao, Guan-Wei (高貫偉 ITC)" w:date="2012-09-11T08:48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EF0" w:rsidRPr="00C91004" w:rsidRDefault="00CD4815" w:rsidP="001B3646">
            <w:pPr>
              <w:snapToGrid w:val="0"/>
              <w:rPr>
                <w:ins w:id="305" w:author="Gao, Guan-Wei (高貫偉 ITC)" w:date="2012-09-11T08:48:00Z"/>
                <w:rFonts w:ascii="SimSun"/>
              </w:rPr>
            </w:pPr>
            <w:ins w:id="306" w:author="Gao, Guan-Wei (高貫偉 ITC)" w:date="2012-09-24T16:16:00Z">
              <w:r>
                <w:rPr>
                  <w:rFonts w:ascii="SimSun" w:hint="eastAsia"/>
                </w:rPr>
                <w:t>2.1.2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EF0" w:rsidRPr="00C91004" w:rsidRDefault="00CD4815" w:rsidP="001B3646">
            <w:pPr>
              <w:snapToGrid w:val="0"/>
              <w:rPr>
                <w:ins w:id="307" w:author="Gao, Guan-Wei (高貫偉 ITC)" w:date="2012-09-11T08:48:00Z"/>
                <w:rFonts w:ascii="SimSun"/>
              </w:rPr>
            </w:pPr>
            <w:ins w:id="308" w:author="Gao, Guan-Wei (高貫偉 ITC)" w:date="2012-09-24T16:16:00Z">
              <w:r>
                <w:rPr>
                  <w:rFonts w:ascii="SimSun" w:hint="eastAsia"/>
                </w:rPr>
                <w:t>QC Ratio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EF0" w:rsidRPr="007B79DE" w:rsidRDefault="00CD4815" w:rsidP="001B3646">
            <w:pPr>
              <w:snapToGrid w:val="0"/>
              <w:rPr>
                <w:ins w:id="309" w:author="Gao, Guan-Wei (高貫偉 ITC)" w:date="2012-09-11T08:48:00Z"/>
                <w:rFonts w:ascii="Arial" w:hAnsi="Arial"/>
              </w:rPr>
            </w:pPr>
            <w:ins w:id="310" w:author="Gao, Guan-Wei (高貫偉 ITC)" w:date="2012-09-24T16:16:00Z">
              <w:r>
                <w:rPr>
                  <w:rFonts w:ascii="Arial" w:hAnsi="Arial" w:hint="eastAsia"/>
                </w:rPr>
                <w:t>新需求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EF0" w:rsidRPr="007B79DE" w:rsidRDefault="00CD4815" w:rsidP="001B3646">
            <w:pPr>
              <w:snapToGrid w:val="0"/>
              <w:rPr>
                <w:ins w:id="311" w:author="Gao, Guan-Wei (高貫偉 ITC)" w:date="2012-09-11T08:48:00Z"/>
                <w:rFonts w:ascii="Arial" w:hAnsi="Arial"/>
              </w:rPr>
            </w:pPr>
            <w:ins w:id="312" w:author="Gao, Guan-Wei (高貫偉 ITC)" w:date="2012-09-24T16:16:00Z">
              <w:r>
                <w:rPr>
                  <w:rFonts w:ascii="Arial" w:hAnsi="Arial" w:hint="eastAsia"/>
                </w:rPr>
                <w:t>增加栏位</w:t>
              </w:r>
              <w:r>
                <w:rPr>
                  <w:rFonts w:ascii="Arial" w:hAnsi="Arial" w:hint="eastAsia"/>
                </w:rPr>
                <w:t>RPAQC Ratio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5EF0" w:rsidRPr="007B79DE" w:rsidRDefault="00CD4815" w:rsidP="001B3646">
            <w:pPr>
              <w:snapToGrid w:val="0"/>
              <w:rPr>
                <w:ins w:id="313" w:author="Gao, Guan-Wei (高貫偉 ITC)" w:date="2012-09-11T08:48:00Z"/>
                <w:rFonts w:ascii="Arial" w:hAnsi="Arial"/>
              </w:rPr>
            </w:pPr>
            <w:ins w:id="314" w:author="Gao, Guan-Wei (高貫偉 ITC)" w:date="2012-09-24T16:16:00Z">
              <w:r>
                <w:rPr>
                  <w:rFonts w:ascii="Arial" w:hAnsi="Arial" w:hint="eastAsia"/>
                </w:rPr>
                <w:t>2012-9-24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825EF0" w:rsidRPr="007B79DE" w:rsidRDefault="00CD4815" w:rsidP="001B3646">
            <w:pPr>
              <w:rPr>
                <w:ins w:id="315" w:author="Gao, Guan-Wei (高貫偉 ITC)" w:date="2012-09-11T08:48:00Z"/>
                <w:rFonts w:ascii="Arial" w:hAnsi="Arial"/>
              </w:rPr>
            </w:pPr>
            <w:ins w:id="316" w:author="Gao, Guan-Wei (高貫偉 ITC)" w:date="2012-09-24T16:16:00Z">
              <w:r>
                <w:rPr>
                  <w:rFonts w:ascii="Arial" w:hAnsi="Arial" w:hint="eastAsia"/>
                </w:rPr>
                <w:t>0.05_a</w:t>
              </w:r>
            </w:ins>
          </w:p>
        </w:tc>
      </w:tr>
      <w:tr w:rsidR="00297A7B" w:rsidRPr="007B79DE" w:rsidTr="00297A7B">
        <w:trPr>
          <w:trHeight w:val="291"/>
          <w:jc w:val="center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7A7B" w:rsidRPr="00297A7B" w:rsidRDefault="00AA6331" w:rsidP="009755BA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2.1.7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7A7B" w:rsidRPr="00297A7B" w:rsidRDefault="00AA6331" w:rsidP="009755BA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Asset Check Rule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7A7B" w:rsidRPr="00297A7B" w:rsidRDefault="00AA6331" w:rsidP="009755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新需求</w:t>
            </w:r>
            <w:r>
              <w:rPr>
                <w:rFonts w:ascii="Arial" w:hAnsi="Arial"/>
              </w:rPr>
              <w:t>-</w:t>
            </w:r>
          </w:p>
          <w:p w:rsidR="00297A7B" w:rsidRPr="00297A7B" w:rsidRDefault="00AA6331" w:rsidP="009755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Mantis #0001539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7A7B" w:rsidRPr="00297A7B" w:rsidRDefault="005E4FB1" w:rsidP="009755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增加和修改栏位</w:t>
            </w:r>
            <w:r>
              <w:rPr>
                <w:rFonts w:ascii="Arial" w:hAnsi="Arial"/>
              </w:rPr>
              <w:t>Check Item</w:t>
            </w:r>
            <w:r>
              <w:rPr>
                <w:rFonts w:ascii="Arial" w:hAnsi="Arial" w:hint="eastAsia"/>
              </w:rPr>
              <w:t>的取值</w:t>
            </w:r>
            <w:r>
              <w:rPr>
                <w:rFonts w:ascii="Arial" w:hAnsi="Arial"/>
              </w:rPr>
              <w:t>(</w:t>
            </w:r>
            <w:r>
              <w:rPr>
                <w:rFonts w:ascii="Arial" w:hAnsi="Arial" w:hint="eastAsia"/>
              </w:rPr>
              <w:t>修改页码</w:t>
            </w:r>
            <w:r>
              <w:rPr>
                <w:rFonts w:ascii="Arial" w:hAnsi="Arial"/>
              </w:rPr>
              <w:t>:</w:t>
            </w:r>
            <w:r>
              <w:rPr>
                <w:rFonts w:ascii="Arial" w:hAnsi="Arial" w:hint="eastAsia"/>
              </w:rPr>
              <w:t>第</w:t>
            </w:r>
            <w:r>
              <w:rPr>
                <w:rFonts w:ascii="Arial" w:hAnsi="Arial"/>
              </w:rPr>
              <w:t>30</w:t>
            </w:r>
            <w:r>
              <w:rPr>
                <w:rFonts w:ascii="Arial" w:hAnsi="Arial" w:hint="eastAsia"/>
              </w:rPr>
              <w:t>页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97A7B" w:rsidRPr="00297A7B" w:rsidRDefault="00AA6331" w:rsidP="009755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2012-12-6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297A7B" w:rsidRPr="00297A7B" w:rsidRDefault="00AA6331" w:rsidP="009755B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0.06_a</w:t>
            </w:r>
          </w:p>
        </w:tc>
      </w:tr>
      <w:tr w:rsidR="001C59C2" w:rsidRPr="007B79DE" w:rsidTr="00297A7B">
        <w:trPr>
          <w:trHeight w:val="291"/>
          <w:jc w:val="center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9C2" w:rsidRPr="001C59C2" w:rsidRDefault="005E4FB1" w:rsidP="009755BA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2.1</w:t>
            </w:r>
            <w:r w:rsidR="001C59C2" w:rsidRPr="001C59C2">
              <w:rPr>
                <w:rFonts w:ascii="SimSun"/>
              </w:rPr>
              <w:t>.7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9C2" w:rsidRDefault="001C59C2" w:rsidP="009755BA">
            <w:pPr>
              <w:snapToGrid w:val="0"/>
              <w:rPr>
                <w:rFonts w:ascii="SimSun"/>
              </w:rPr>
            </w:pPr>
            <w:r>
              <w:rPr>
                <w:rFonts w:ascii="SimSun"/>
              </w:rPr>
              <w:t>Asset Check Rule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9C2" w:rsidRPr="00297A7B" w:rsidRDefault="001C59C2" w:rsidP="001C59C2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新需求</w:t>
            </w:r>
            <w:r>
              <w:rPr>
                <w:rFonts w:ascii="Arial" w:hAnsi="Arial"/>
              </w:rPr>
              <w:t>-</w:t>
            </w:r>
          </w:p>
          <w:p w:rsidR="001C59C2" w:rsidRDefault="001C59C2" w:rsidP="001C59C2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Mantis #00015</w:t>
            </w:r>
            <w:r>
              <w:rPr>
                <w:rFonts w:ascii="Arial" w:hAnsi="Arial" w:hint="eastAsia"/>
              </w:rPr>
              <w:t>34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9C2" w:rsidRPr="006D1E4F" w:rsidRDefault="008E4B75" w:rsidP="009755BA">
            <w:pPr>
              <w:snapToGrid w:val="0"/>
              <w:rPr>
                <w:rFonts w:ascii="Arial" w:hAnsi="Arial"/>
                <w:highlight w:val="yellow"/>
              </w:rPr>
            </w:pPr>
            <w:r w:rsidRPr="008E4B75">
              <w:rPr>
                <w:rFonts w:ascii="Arial" w:hAnsi="Arial" w:hint="eastAsia"/>
                <w:highlight w:val="yellow"/>
                <w:rPrChange w:id="317" w:author="IES11FQ32" w:date="2012-12-21T10:40:00Z">
                  <w:rPr>
                    <w:rFonts w:hint="eastAsia"/>
                    <w:b/>
                    <w:sz w:val="24"/>
                  </w:rPr>
                </w:rPrChange>
              </w:rPr>
              <w:t>修改</w:t>
            </w:r>
            <w:r w:rsidRPr="008E4B75">
              <w:rPr>
                <w:rFonts w:ascii="Arial" w:hAnsi="Arial"/>
                <w:highlight w:val="yellow"/>
                <w:rPrChange w:id="318" w:author="IES11FQ32" w:date="2012-12-21T10:40:00Z">
                  <w:rPr>
                    <w:b/>
                    <w:sz w:val="24"/>
                  </w:rPr>
                </w:rPrChange>
              </w:rPr>
              <w:t>Check Item</w:t>
            </w:r>
            <w:r w:rsidRPr="008E4B75">
              <w:rPr>
                <w:rFonts w:ascii="Arial" w:hAnsi="Arial" w:hint="eastAsia"/>
                <w:highlight w:val="yellow"/>
                <w:rPrChange w:id="319" w:author="IES11FQ32" w:date="2012-12-21T10:40:00Z">
                  <w:rPr>
                    <w:rFonts w:hint="eastAsia"/>
                    <w:b/>
                    <w:sz w:val="24"/>
                  </w:rPr>
                </w:rPrChange>
              </w:rPr>
              <w:t>和</w:t>
            </w:r>
            <w:r w:rsidRPr="008E4B75">
              <w:rPr>
                <w:rFonts w:ascii="Arial" w:hAnsi="Arial"/>
                <w:highlight w:val="yellow"/>
                <w:rPrChange w:id="320" w:author="IES11FQ32" w:date="2012-12-21T10:40:00Z">
                  <w:rPr>
                    <w:b/>
                    <w:sz w:val="24"/>
                  </w:rPr>
                </w:rPrChange>
              </w:rPr>
              <w:t>CheckType</w:t>
            </w:r>
            <w:r w:rsidRPr="008E4B75">
              <w:rPr>
                <w:rFonts w:ascii="Arial" w:hAnsi="Arial" w:hint="eastAsia"/>
                <w:highlight w:val="yellow"/>
                <w:rPrChange w:id="321" w:author="IES11FQ32" w:date="2012-12-21T10:40:00Z">
                  <w:rPr>
                    <w:rFonts w:hint="eastAsia"/>
                    <w:b/>
                    <w:sz w:val="24"/>
                  </w:rPr>
                </w:rPrChange>
              </w:rPr>
              <w:t>的取值逻辑</w:t>
            </w:r>
            <w:r w:rsidR="00C75B1E">
              <w:rPr>
                <w:rFonts w:ascii="Arial" w:hAnsi="Arial" w:hint="eastAsia"/>
                <w:highlight w:val="yellow"/>
              </w:rPr>
              <w:t>,</w:t>
            </w:r>
            <w:r w:rsidR="00C75B1E">
              <w:rPr>
                <w:rFonts w:ascii="Arial" w:hAnsi="Arial" w:hint="eastAsia"/>
                <w:highlight w:val="yellow"/>
              </w:rPr>
              <w:t>隐藏</w:t>
            </w:r>
            <w:r w:rsidR="00C75B1E">
              <w:rPr>
                <w:rFonts w:ascii="Arial" w:hAnsi="Arial" w:hint="eastAsia"/>
                <w:highlight w:val="yellow"/>
              </w:rPr>
              <w:t>CheckType</w:t>
            </w:r>
            <w:r w:rsidR="00C75B1E">
              <w:rPr>
                <w:rFonts w:ascii="Arial" w:hAnsi="Arial" w:hint="eastAsia"/>
                <w:highlight w:val="yellow"/>
              </w:rPr>
              <w:t>栏位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59C2" w:rsidRDefault="001C59C2" w:rsidP="009755BA">
            <w:pPr>
              <w:snapToGrid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2012-12-</w:t>
            </w:r>
            <w:r>
              <w:rPr>
                <w:rFonts w:ascii="Arial" w:hAnsi="Arial" w:hint="eastAsia"/>
              </w:rPr>
              <w:t>2</w:t>
            </w:r>
            <w:r w:rsidR="00C75B1E">
              <w:rPr>
                <w:rFonts w:ascii="Arial" w:hAnsi="Arial" w:hint="eastAsia"/>
              </w:rPr>
              <w:t>4</w:t>
            </w: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1C59C2" w:rsidRDefault="001C59C2" w:rsidP="009755B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0.06_a</w:t>
            </w:r>
          </w:p>
        </w:tc>
      </w:tr>
      <w:tr w:rsidR="0061434F" w:rsidRPr="007B79DE" w:rsidTr="00297A7B">
        <w:trPr>
          <w:trHeight w:val="291"/>
          <w:jc w:val="center"/>
          <w:ins w:id="322" w:author="IEC960923" w:date="2013-03-27T17:29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23" w:author="IEC960923" w:date="2013-03-27T17:29:00Z"/>
                <w:rFonts w:ascii="SimSun" w:eastAsia="新細明體"/>
                <w:highlight w:val="green"/>
                <w:lang w:eastAsia="zh-TW"/>
                <w:rPrChange w:id="324" w:author="IEC960923" w:date="2013-03-27T17:34:00Z">
                  <w:rPr>
                    <w:ins w:id="325" w:author="IEC960923" w:date="2013-03-27T17:29:00Z"/>
                    <w:rFonts w:ascii="SimSun"/>
                  </w:rPr>
                </w:rPrChange>
              </w:rPr>
            </w:pPr>
            <w:ins w:id="326" w:author="IEC960923" w:date="2013-03-27T17:30:00Z">
              <w:r w:rsidRPr="008E4B75">
                <w:rPr>
                  <w:rFonts w:ascii="SimSun" w:eastAsia="新細明體"/>
                  <w:highlight w:val="green"/>
                  <w:lang w:eastAsia="zh-TW"/>
                  <w:rPrChange w:id="327" w:author="IEC960923" w:date="2013-03-27T17:34:00Z">
                    <w:rPr>
                      <w:rFonts w:ascii="SimSun" w:eastAsia="新細明體"/>
                      <w:lang w:eastAsia="zh-TW"/>
                    </w:rPr>
                  </w:rPrChange>
                </w:rPr>
                <w:t>2.1.21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28" w:author="IEC960923" w:date="2013-03-27T17:29:00Z"/>
                <w:rFonts w:ascii="SimSun" w:eastAsia="新細明體"/>
                <w:highlight w:val="green"/>
                <w:lang w:eastAsia="zh-TW"/>
                <w:rPrChange w:id="329" w:author="IEC960923" w:date="2013-03-27T17:34:00Z">
                  <w:rPr>
                    <w:ins w:id="330" w:author="IEC960923" w:date="2013-03-27T17:29:00Z"/>
                    <w:rFonts w:ascii="SimSun"/>
                  </w:rPr>
                </w:rPrChange>
              </w:rPr>
            </w:pPr>
            <w:ins w:id="331" w:author="IEC960923" w:date="2013-03-27T17:30:00Z">
              <w:r w:rsidRPr="008E4B75">
                <w:rPr>
                  <w:rFonts w:ascii="SimSun" w:eastAsia="新細明體"/>
                  <w:highlight w:val="green"/>
                  <w:lang w:eastAsia="zh-TW"/>
                  <w:rPrChange w:id="332" w:author="IEC960923" w:date="2013-03-27T17:34:00Z">
                    <w:rPr>
                      <w:rFonts w:ascii="SimSun" w:eastAsia="新細明體"/>
                      <w:lang w:eastAsia="zh-TW"/>
                    </w:rPr>
                  </w:rPrChange>
                </w:rPr>
                <w:t>PdLine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1C59C2">
            <w:pPr>
              <w:snapToGrid w:val="0"/>
              <w:rPr>
                <w:ins w:id="333" w:author="IEC960923" w:date="2013-03-27T17:30:00Z"/>
                <w:rFonts w:ascii="新細明體" w:eastAsia="新細明體" w:hAnsi="新細明體"/>
                <w:highlight w:val="green"/>
                <w:lang w:eastAsia="zh-TW"/>
                <w:rPrChange w:id="334" w:author="IEC960923" w:date="2013-03-27T17:34:00Z">
                  <w:rPr>
                    <w:ins w:id="335" w:author="IEC960923" w:date="2013-03-27T17:30:00Z"/>
                    <w:rFonts w:ascii="新細明體" w:eastAsia="新細明體" w:hAnsi="新細明體"/>
                    <w:lang w:eastAsia="zh-TW"/>
                  </w:rPr>
                </w:rPrChange>
              </w:rPr>
            </w:pPr>
            <w:ins w:id="336" w:author="IEC960923" w:date="2013-03-27T17:30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337" w:author="IEC960923" w:date="2013-03-27T17:34:00Z">
                    <w:rPr>
                      <w:rFonts w:ascii="新細明體" w:eastAsia="新細明體" w:hAnsi="新細明體" w:hint="eastAsia"/>
                      <w:lang w:eastAsia="zh-TW"/>
                    </w:rPr>
                  </w:rPrChange>
                </w:rPr>
                <w:t>新需求－</w:t>
              </w:r>
            </w:ins>
          </w:p>
          <w:p w:rsidR="0061434F" w:rsidRPr="0061434F" w:rsidRDefault="008E4B75" w:rsidP="001C59C2">
            <w:pPr>
              <w:snapToGrid w:val="0"/>
              <w:rPr>
                <w:ins w:id="338" w:author="IEC960923" w:date="2013-03-27T17:29:00Z"/>
                <w:rFonts w:ascii="Arial" w:hAnsi="Arial"/>
                <w:highlight w:val="green"/>
                <w:rPrChange w:id="339" w:author="IEC960923" w:date="2013-03-27T17:34:00Z">
                  <w:rPr>
                    <w:ins w:id="340" w:author="IEC960923" w:date="2013-03-27T17:29:00Z"/>
                    <w:rFonts w:ascii="Arial" w:hAnsi="Arial"/>
                  </w:rPr>
                </w:rPrChange>
              </w:rPr>
            </w:pPr>
            <w:ins w:id="341" w:author="IEC960923" w:date="2013-03-27T17:30:00Z"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342" w:author="IEC960923" w:date="2013-03-27T17:34:00Z">
                    <w:rPr>
                      <w:rFonts w:ascii="新細明體" w:eastAsia="新細明體" w:hAnsi="新細明體"/>
                      <w:lang w:eastAsia="zh-TW"/>
                    </w:rPr>
                  </w:rPrChange>
                </w:rPr>
                <w:t>Maintis #0001722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43" w:author="IEC960923" w:date="2013-03-27T17:29:00Z"/>
                <w:rFonts w:ascii="Arial" w:hAnsi="Arial"/>
                <w:highlight w:val="green"/>
                <w:lang w:eastAsia="zh-TW"/>
                <w:rPrChange w:id="344" w:author="IEC960923" w:date="2013-03-27T17:34:00Z">
                  <w:rPr>
                    <w:ins w:id="345" w:author="IEC960923" w:date="2013-03-27T17:29:00Z"/>
                    <w:rFonts w:ascii="Arial" w:hAnsi="Arial"/>
                    <w:highlight w:val="yellow"/>
                  </w:rPr>
                </w:rPrChange>
              </w:rPr>
            </w:pPr>
            <w:ins w:id="346" w:author="IEC960923" w:date="2013-03-27T17:30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347" w:author="IEC960923" w:date="2013-03-27T17:34:00Z">
                    <w:rPr>
                      <w:rFonts w:ascii="新細明體" w:eastAsia="新細明體" w:hAnsi="新細明體" w:hint="eastAsia"/>
                      <w:highlight w:val="yellow"/>
                      <w:lang w:eastAsia="zh-TW"/>
                    </w:rPr>
                  </w:rPrChange>
                </w:rPr>
                <w:t>增加</w:t>
              </w:r>
            </w:ins>
            <w:ins w:id="348" w:author="IEC960923" w:date="2013-03-27T17:31:00Z"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349" w:author="IEC960923" w:date="2013-03-27T17:34:00Z">
                    <w:rPr>
                      <w:rFonts w:ascii="新細明體" w:eastAsia="新細明體" w:hAnsi="新細明體"/>
                      <w:lang w:eastAsia="zh-TW"/>
                    </w:rPr>
                  </w:rPrChange>
                </w:rPr>
                <w:t>LineEx的設定欄位(修改頁碼72~74)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50" w:author="IEC960923" w:date="2013-03-27T17:29:00Z"/>
                <w:rFonts w:ascii="Arial" w:eastAsia="新細明體" w:hAnsi="Arial"/>
                <w:highlight w:val="green"/>
                <w:lang w:eastAsia="zh-TW"/>
                <w:rPrChange w:id="351" w:author="IEC960923" w:date="2013-03-27T17:34:00Z">
                  <w:rPr>
                    <w:ins w:id="352" w:author="IEC960923" w:date="2013-03-27T17:29:00Z"/>
                    <w:rFonts w:ascii="Arial" w:hAnsi="Arial"/>
                  </w:rPr>
                </w:rPrChange>
              </w:rPr>
            </w:pPr>
            <w:ins w:id="353" w:author="IEC960923" w:date="2013-03-27T17:31:00Z">
              <w:r w:rsidRPr="008E4B75">
                <w:rPr>
                  <w:rFonts w:ascii="Arial" w:eastAsia="新細明體" w:hAnsi="Arial"/>
                  <w:highlight w:val="green"/>
                  <w:lang w:eastAsia="zh-TW"/>
                  <w:rPrChange w:id="354" w:author="IEC960923" w:date="2013-03-27T17:34:00Z">
                    <w:rPr>
                      <w:rFonts w:ascii="Arial" w:eastAsia="新細明體" w:hAnsi="Arial"/>
                      <w:lang w:eastAsia="zh-TW"/>
                    </w:rPr>
                  </w:rPrChange>
                </w:rPr>
                <w:t>2013-03-27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rPr>
                <w:ins w:id="355" w:author="IEC960923" w:date="2013-03-27T17:29:00Z"/>
                <w:rFonts w:ascii="Arial" w:eastAsia="新細明體" w:hAnsi="Arial"/>
                <w:highlight w:val="green"/>
                <w:lang w:eastAsia="zh-TW"/>
                <w:rPrChange w:id="356" w:author="IEC960923" w:date="2013-03-27T17:34:00Z">
                  <w:rPr>
                    <w:ins w:id="357" w:author="IEC960923" w:date="2013-03-27T17:29:00Z"/>
                    <w:rFonts w:ascii="Arial" w:hAnsi="Arial"/>
                  </w:rPr>
                </w:rPrChange>
              </w:rPr>
            </w:pPr>
            <w:ins w:id="358" w:author="IEC960923" w:date="2013-03-27T17:32:00Z">
              <w:r w:rsidRPr="008E4B75">
                <w:rPr>
                  <w:rFonts w:ascii="Arial" w:eastAsia="新細明體" w:hAnsi="Arial"/>
                  <w:highlight w:val="green"/>
                  <w:lang w:eastAsia="zh-TW"/>
                  <w:rPrChange w:id="359" w:author="IEC960923" w:date="2013-03-27T17:34:00Z">
                    <w:rPr>
                      <w:rFonts w:ascii="Arial" w:eastAsia="新細明體" w:hAnsi="Arial"/>
                      <w:lang w:eastAsia="zh-TW"/>
                    </w:rPr>
                  </w:rPrChange>
                </w:rPr>
                <w:t>0.06_a</w:t>
              </w:r>
            </w:ins>
          </w:p>
        </w:tc>
      </w:tr>
      <w:tr w:rsidR="0061434F" w:rsidRPr="007B79DE" w:rsidTr="00297A7B">
        <w:trPr>
          <w:trHeight w:val="291"/>
          <w:jc w:val="center"/>
          <w:ins w:id="360" w:author="IEC960923" w:date="2013-03-27T17:32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61" w:author="IEC960923" w:date="2013-03-27T17:32:00Z"/>
                <w:rFonts w:ascii="SimSun" w:eastAsia="新細明體"/>
                <w:highlight w:val="green"/>
                <w:lang w:eastAsia="zh-TW"/>
                <w:rPrChange w:id="362" w:author="IEC960923" w:date="2013-03-27T17:34:00Z">
                  <w:rPr>
                    <w:ins w:id="363" w:author="IEC960923" w:date="2013-03-27T17:32:00Z"/>
                    <w:rFonts w:ascii="SimSun" w:eastAsia="新細明體"/>
                    <w:lang w:eastAsia="zh-TW"/>
                  </w:rPr>
                </w:rPrChange>
              </w:rPr>
            </w:pPr>
            <w:ins w:id="364" w:author="IEC960923" w:date="2013-03-27T17:32:00Z">
              <w:r w:rsidRPr="008E4B75">
                <w:rPr>
                  <w:rFonts w:ascii="SimSun" w:eastAsia="新細明體"/>
                  <w:highlight w:val="green"/>
                  <w:lang w:eastAsia="zh-TW"/>
                  <w:rPrChange w:id="365" w:author="IEC960923" w:date="2013-03-27T17:34:00Z">
                    <w:rPr>
                      <w:rFonts w:ascii="SimSun" w:eastAsia="新細明體"/>
                      <w:lang w:eastAsia="zh-TW"/>
                    </w:rPr>
                  </w:rPrChange>
                </w:rPr>
                <w:t>2.1.</w:t>
              </w:r>
            </w:ins>
            <w:ins w:id="366" w:author="IEC960923" w:date="2013-03-28T09:46:00Z">
              <w:r w:rsidR="006A517B">
                <w:rPr>
                  <w:rFonts w:ascii="SimSun" w:eastAsia="新細明體" w:hint="eastAsia"/>
                  <w:highlight w:val="green"/>
                  <w:lang w:eastAsia="zh-TW"/>
                </w:rPr>
                <w:t>29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67" w:author="IEC960923" w:date="2013-03-27T17:32:00Z"/>
                <w:rFonts w:ascii="SimSun" w:eastAsia="新細明體"/>
                <w:highlight w:val="green"/>
                <w:lang w:eastAsia="zh-TW"/>
                <w:rPrChange w:id="368" w:author="IEC960923" w:date="2013-03-27T17:34:00Z">
                  <w:rPr>
                    <w:ins w:id="369" w:author="IEC960923" w:date="2013-03-27T17:32:00Z"/>
                    <w:rFonts w:ascii="SimSun" w:eastAsia="新細明體"/>
                    <w:lang w:eastAsia="zh-TW"/>
                  </w:rPr>
                </w:rPrChange>
              </w:rPr>
            </w:pPr>
            <w:ins w:id="370" w:author="IEC960923" w:date="2013-03-27T17:33:00Z">
              <w:r w:rsidRPr="008E4B75">
                <w:rPr>
                  <w:rFonts w:ascii="SimSun" w:eastAsia="新細明體"/>
                  <w:highlight w:val="green"/>
                  <w:lang w:eastAsia="zh-TW"/>
                  <w:rPrChange w:id="371" w:author="IEC960923" w:date="2013-03-27T17:34:00Z">
                    <w:rPr>
                      <w:rFonts w:ascii="SimSun" w:eastAsia="新細明體"/>
                      <w:lang w:eastAsia="zh-TW"/>
                    </w:rPr>
                  </w:rPrChange>
                </w:rPr>
                <w:t>Line Speed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61434F">
            <w:pPr>
              <w:snapToGrid w:val="0"/>
              <w:rPr>
                <w:ins w:id="372" w:author="IEC960923" w:date="2013-03-27T17:33:00Z"/>
                <w:rFonts w:ascii="新細明體" w:eastAsia="新細明體" w:hAnsi="新細明體"/>
                <w:highlight w:val="green"/>
                <w:lang w:eastAsia="zh-TW"/>
                <w:rPrChange w:id="373" w:author="IEC960923" w:date="2013-03-27T17:34:00Z">
                  <w:rPr>
                    <w:ins w:id="374" w:author="IEC960923" w:date="2013-03-27T17:33:00Z"/>
                    <w:rFonts w:ascii="新細明體" w:eastAsia="新細明體" w:hAnsi="新細明體"/>
                    <w:lang w:eastAsia="zh-TW"/>
                  </w:rPr>
                </w:rPrChange>
              </w:rPr>
            </w:pPr>
            <w:ins w:id="375" w:author="IEC960923" w:date="2013-03-27T17:33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376" w:author="IEC960923" w:date="2013-03-27T17:34:00Z">
                    <w:rPr>
                      <w:rFonts w:ascii="新細明體" w:eastAsia="新細明體" w:hAnsi="新細明體" w:hint="eastAsia"/>
                      <w:lang w:eastAsia="zh-TW"/>
                    </w:rPr>
                  </w:rPrChange>
                </w:rPr>
                <w:t>新需求－</w:t>
              </w:r>
            </w:ins>
          </w:p>
          <w:p w:rsidR="0061434F" w:rsidRPr="0061434F" w:rsidRDefault="008E4B75" w:rsidP="0061434F">
            <w:pPr>
              <w:snapToGrid w:val="0"/>
              <w:rPr>
                <w:ins w:id="377" w:author="IEC960923" w:date="2013-03-27T17:32:00Z"/>
                <w:rFonts w:ascii="新細明體" w:eastAsia="新細明體" w:hAnsi="新細明體"/>
                <w:highlight w:val="green"/>
                <w:lang w:eastAsia="zh-TW"/>
                <w:rPrChange w:id="378" w:author="IEC960923" w:date="2013-03-27T17:34:00Z">
                  <w:rPr>
                    <w:ins w:id="379" w:author="IEC960923" w:date="2013-03-27T17:32:00Z"/>
                    <w:rFonts w:ascii="新細明體" w:eastAsia="新細明體" w:hAnsi="新細明體"/>
                    <w:lang w:eastAsia="zh-TW"/>
                  </w:rPr>
                </w:rPrChange>
              </w:rPr>
            </w:pPr>
            <w:ins w:id="380" w:author="IEC960923" w:date="2013-03-27T17:33:00Z"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381" w:author="IEC960923" w:date="2013-03-27T17:34:00Z">
                    <w:rPr>
                      <w:rFonts w:ascii="新細明體" w:eastAsia="新細明體" w:hAnsi="新細明體"/>
                      <w:lang w:eastAsia="zh-TW"/>
                    </w:rPr>
                  </w:rPrChange>
                </w:rPr>
                <w:t>Maintis #0001722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82" w:author="IEC960923" w:date="2013-03-27T17:32:00Z"/>
                <w:rFonts w:ascii="新細明體" w:eastAsia="新細明體" w:hAnsi="新細明體"/>
                <w:highlight w:val="green"/>
                <w:lang w:eastAsia="zh-TW"/>
                <w:rPrChange w:id="383" w:author="IEC960923" w:date="2013-03-27T17:34:00Z">
                  <w:rPr>
                    <w:ins w:id="384" w:author="IEC960923" w:date="2013-03-27T17:32:00Z"/>
                    <w:rFonts w:ascii="新細明體" w:eastAsia="新細明體" w:hAnsi="新細明體"/>
                    <w:lang w:eastAsia="zh-TW"/>
                  </w:rPr>
                </w:rPrChange>
              </w:rPr>
            </w:pPr>
            <w:ins w:id="385" w:author="IEC960923" w:date="2013-03-27T17:33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386" w:author="IEC960923" w:date="2013-03-27T17:34:00Z">
                    <w:rPr>
                      <w:rFonts w:ascii="新細明體" w:eastAsia="新細明體" w:hAnsi="新細明體" w:hint="eastAsia"/>
                      <w:lang w:eastAsia="zh-TW"/>
                    </w:rPr>
                  </w:rPrChange>
                </w:rPr>
                <w:t>新增</w:t>
              </w:r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387" w:author="IEC960923" w:date="2013-03-27T17:34:00Z">
                    <w:rPr>
                      <w:rFonts w:ascii="新細明體" w:eastAsia="新細明體" w:hAnsi="新細明體"/>
                      <w:lang w:eastAsia="zh-TW"/>
                    </w:rPr>
                  </w:rPrChange>
                </w:rPr>
                <w:t>LineSpedd維護界面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snapToGrid w:val="0"/>
              <w:rPr>
                <w:ins w:id="388" w:author="IEC960923" w:date="2013-03-27T17:32:00Z"/>
                <w:rFonts w:ascii="Arial" w:eastAsia="新細明體" w:hAnsi="Arial"/>
                <w:highlight w:val="green"/>
                <w:lang w:eastAsia="zh-TW"/>
                <w:rPrChange w:id="389" w:author="IEC960923" w:date="2013-03-27T17:34:00Z">
                  <w:rPr>
                    <w:ins w:id="390" w:author="IEC960923" w:date="2013-03-27T17:32:00Z"/>
                    <w:rFonts w:ascii="Arial" w:eastAsia="新細明體" w:hAnsi="Arial"/>
                    <w:lang w:eastAsia="zh-TW"/>
                  </w:rPr>
                </w:rPrChange>
              </w:rPr>
            </w:pPr>
            <w:ins w:id="391" w:author="IEC960923" w:date="2013-03-27T17:33:00Z">
              <w:r w:rsidRPr="008E4B75">
                <w:rPr>
                  <w:rFonts w:ascii="Arial" w:eastAsia="新細明體" w:hAnsi="Arial"/>
                  <w:highlight w:val="green"/>
                  <w:lang w:eastAsia="zh-TW"/>
                  <w:rPrChange w:id="392" w:author="IEC960923" w:date="2013-03-27T17:34:00Z">
                    <w:rPr>
                      <w:rFonts w:ascii="Arial" w:eastAsia="新細明體" w:hAnsi="Arial"/>
                      <w:lang w:eastAsia="zh-TW"/>
                    </w:rPr>
                  </w:rPrChange>
                </w:rPr>
                <w:t>2013-03-27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61434F" w:rsidRPr="0061434F" w:rsidRDefault="008E4B75" w:rsidP="009755BA">
            <w:pPr>
              <w:rPr>
                <w:ins w:id="393" w:author="IEC960923" w:date="2013-03-27T17:32:00Z"/>
                <w:rFonts w:ascii="Arial" w:eastAsia="新細明體" w:hAnsi="Arial"/>
                <w:highlight w:val="green"/>
                <w:lang w:eastAsia="zh-TW"/>
                <w:rPrChange w:id="394" w:author="IEC960923" w:date="2013-03-27T17:34:00Z">
                  <w:rPr>
                    <w:ins w:id="395" w:author="IEC960923" w:date="2013-03-27T17:32:00Z"/>
                    <w:rFonts w:ascii="Arial" w:eastAsia="新細明體" w:hAnsi="Arial"/>
                    <w:lang w:eastAsia="zh-TW"/>
                  </w:rPr>
                </w:rPrChange>
              </w:rPr>
            </w:pPr>
            <w:ins w:id="396" w:author="IEC960923" w:date="2013-03-27T17:33:00Z">
              <w:r w:rsidRPr="008E4B75">
                <w:rPr>
                  <w:rFonts w:ascii="Arial" w:eastAsia="新細明體" w:hAnsi="Arial"/>
                  <w:highlight w:val="green"/>
                  <w:lang w:eastAsia="zh-TW"/>
                  <w:rPrChange w:id="397" w:author="IEC960923" w:date="2013-03-27T17:34:00Z">
                    <w:rPr>
                      <w:rFonts w:ascii="Arial" w:eastAsia="新細明體" w:hAnsi="Arial"/>
                      <w:lang w:eastAsia="zh-TW"/>
                    </w:rPr>
                  </w:rPrChange>
                </w:rPr>
                <w:t>0.06_a</w:t>
              </w:r>
            </w:ins>
          </w:p>
        </w:tc>
      </w:tr>
      <w:tr w:rsidR="000517C1" w:rsidRPr="007B79DE" w:rsidTr="00297A7B">
        <w:trPr>
          <w:trHeight w:val="291"/>
          <w:jc w:val="center"/>
          <w:ins w:id="398" w:author="ies12q680" w:date="2013-04-01T18:09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17C1" w:rsidRPr="000517C1" w:rsidRDefault="00316924" w:rsidP="009755BA">
            <w:pPr>
              <w:snapToGrid w:val="0"/>
              <w:rPr>
                <w:ins w:id="399" w:author="ies12q680" w:date="2013-04-01T18:09:00Z"/>
                <w:rFonts w:ascii="SimSun"/>
                <w:highlight w:val="green"/>
                <w:rPrChange w:id="400" w:author="ies12q680" w:date="2013-04-01T18:09:00Z">
                  <w:rPr>
                    <w:ins w:id="401" w:author="ies12q680" w:date="2013-04-01T18:09:00Z"/>
                    <w:rFonts w:ascii="SimSun" w:eastAsia="新細明體"/>
                    <w:highlight w:val="green"/>
                    <w:lang w:eastAsia="zh-TW"/>
                  </w:rPr>
                </w:rPrChange>
              </w:rPr>
            </w:pPr>
            <w:ins w:id="402" w:author="ies12q680" w:date="2013-04-01T19:14:00Z">
              <w:r>
                <w:rPr>
                  <w:rFonts w:ascii="SimSun" w:hint="eastAsia"/>
                  <w:highlight w:val="green"/>
                </w:rPr>
                <w:t>2.1.30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17C1" w:rsidRPr="000517C1" w:rsidRDefault="000517C1" w:rsidP="009755BA">
            <w:pPr>
              <w:snapToGrid w:val="0"/>
              <w:rPr>
                <w:ins w:id="403" w:author="ies12q680" w:date="2013-04-01T18:09:00Z"/>
                <w:rFonts w:ascii="SimSun"/>
                <w:highlight w:val="green"/>
                <w:rPrChange w:id="404" w:author="ies12q680" w:date="2013-04-01T18:10:00Z">
                  <w:rPr>
                    <w:ins w:id="405" w:author="ies12q680" w:date="2013-04-01T18:09:00Z"/>
                    <w:rFonts w:ascii="SimSun" w:eastAsia="新細明體"/>
                    <w:highlight w:val="green"/>
                    <w:lang w:eastAsia="zh-TW"/>
                  </w:rPr>
                </w:rPrChange>
              </w:rPr>
            </w:pPr>
            <w:ins w:id="406" w:author="ies12q680" w:date="2013-04-01T18:10:00Z">
              <w:r>
                <w:rPr>
                  <w:rFonts w:ascii="SimSun" w:hint="eastAsia"/>
                  <w:highlight w:val="green"/>
                </w:rPr>
                <w:t>PCBVersion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17C1" w:rsidRPr="000517C1" w:rsidRDefault="000517C1" w:rsidP="0061434F">
            <w:pPr>
              <w:snapToGrid w:val="0"/>
              <w:rPr>
                <w:ins w:id="407" w:author="ies12q680" w:date="2013-04-01T18:09:00Z"/>
                <w:rFonts w:ascii="新細明體" w:hAnsi="新細明體"/>
                <w:highlight w:val="green"/>
                <w:rPrChange w:id="408" w:author="ies12q680" w:date="2013-04-01T18:10:00Z">
                  <w:rPr>
                    <w:ins w:id="409" w:author="ies12q680" w:date="2013-04-01T18:09:00Z"/>
                    <w:rFonts w:ascii="新細明體" w:eastAsia="新細明體" w:hAnsi="新細明體"/>
                    <w:highlight w:val="green"/>
                    <w:lang w:eastAsia="zh-TW"/>
                  </w:rPr>
                </w:rPrChange>
              </w:rPr>
            </w:pPr>
            <w:ins w:id="410" w:author="ies12q680" w:date="2013-04-01T18:10:00Z">
              <w:r>
                <w:rPr>
                  <w:rFonts w:ascii="新細明體" w:hAnsi="新細明體" w:hint="eastAsia"/>
                  <w:highlight w:val="green"/>
                </w:rPr>
                <w:t>新需求</w:t>
              </w:r>
            </w:ins>
            <w:ins w:id="411" w:author="ies12q680" w:date="2013-04-01T18:11:00Z">
              <w:r>
                <w:rPr>
                  <w:rFonts w:ascii="新細明體" w:hAnsi="新細明體" w:hint="eastAsia"/>
                  <w:highlight w:val="green"/>
                </w:rPr>
                <w:t>-Mantis</w:t>
              </w:r>
            </w:ins>
            <w:ins w:id="412" w:author="ies12q680" w:date="2013-04-01T18:10:00Z">
              <w:r>
                <w:rPr>
                  <w:rFonts w:ascii="新細明體" w:hAnsi="新細明體" w:hint="eastAsia"/>
                  <w:highlight w:val="green"/>
                </w:rPr>
                <w:t>#</w:t>
              </w:r>
            </w:ins>
            <w:ins w:id="413" w:author="ies12q680" w:date="2013-04-01T18:11:00Z">
              <w:r>
                <w:rPr>
                  <w:rFonts w:ascii="新細明體" w:hAnsi="新細明體" w:hint="eastAsia"/>
                  <w:highlight w:val="green"/>
                </w:rPr>
                <w:t>000</w:t>
              </w:r>
            </w:ins>
            <w:ins w:id="414" w:author="ies12q680" w:date="2013-04-01T18:10:00Z">
              <w:r>
                <w:rPr>
                  <w:rFonts w:ascii="新細明體" w:hAnsi="新細明體" w:hint="eastAsia"/>
                  <w:highlight w:val="green"/>
                </w:rPr>
                <w:t>171</w:t>
              </w:r>
            </w:ins>
            <w:ins w:id="415" w:author="ies12q680" w:date="2013-04-01T18:11:00Z">
              <w:r>
                <w:rPr>
                  <w:rFonts w:ascii="新細明體" w:hAnsi="新細明體" w:hint="eastAsia"/>
                  <w:highlight w:val="green"/>
                </w:rPr>
                <w:t>3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17C1" w:rsidRPr="000517C1" w:rsidRDefault="000517C1" w:rsidP="009755BA">
            <w:pPr>
              <w:snapToGrid w:val="0"/>
              <w:rPr>
                <w:ins w:id="416" w:author="ies12q680" w:date="2013-04-01T18:09:00Z"/>
                <w:rFonts w:ascii="新細明體" w:hAnsi="新細明體"/>
                <w:highlight w:val="green"/>
                <w:rPrChange w:id="417" w:author="ies12q680" w:date="2013-04-01T18:11:00Z">
                  <w:rPr>
                    <w:ins w:id="418" w:author="ies12q680" w:date="2013-04-01T18:09:00Z"/>
                    <w:rFonts w:ascii="新細明體" w:eastAsia="新細明體" w:hAnsi="新細明體"/>
                    <w:highlight w:val="green"/>
                    <w:lang w:eastAsia="zh-TW"/>
                  </w:rPr>
                </w:rPrChange>
              </w:rPr>
            </w:pPr>
            <w:ins w:id="419" w:author="ies12q680" w:date="2013-04-01T18:11:00Z">
              <w:r>
                <w:rPr>
                  <w:rFonts w:ascii="新細明體" w:hAnsi="新細明體" w:hint="eastAsia"/>
                  <w:highlight w:val="green"/>
                </w:rPr>
                <w:t>增加</w:t>
              </w:r>
              <w:r>
                <w:rPr>
                  <w:rFonts w:ascii="SimSun" w:hint="eastAsia"/>
                  <w:highlight w:val="green"/>
                </w:rPr>
                <w:t>PCBVersion</w:t>
              </w:r>
            </w:ins>
            <w:ins w:id="420" w:author="ies12q680" w:date="2013-04-01T18:12:00Z">
              <w:r>
                <w:rPr>
                  <w:rFonts w:ascii="SimSun" w:hint="eastAsia"/>
                  <w:highlight w:val="green"/>
                </w:rPr>
                <w:t>Maintain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17C1" w:rsidRPr="000517C1" w:rsidRDefault="000517C1" w:rsidP="009755BA">
            <w:pPr>
              <w:snapToGrid w:val="0"/>
              <w:rPr>
                <w:ins w:id="421" w:author="ies12q680" w:date="2013-04-01T18:09:00Z"/>
                <w:rFonts w:ascii="Arial" w:hAnsi="Arial"/>
                <w:highlight w:val="green"/>
                <w:rPrChange w:id="422" w:author="ies12q680" w:date="2013-04-01T18:12:00Z">
                  <w:rPr>
                    <w:ins w:id="423" w:author="ies12q680" w:date="2013-04-01T18:09:00Z"/>
                    <w:rFonts w:ascii="Arial" w:eastAsia="新細明體" w:hAnsi="Arial"/>
                    <w:highlight w:val="green"/>
                    <w:lang w:eastAsia="zh-TW"/>
                  </w:rPr>
                </w:rPrChange>
              </w:rPr>
            </w:pPr>
            <w:ins w:id="424" w:author="ies12q680" w:date="2013-04-01T18:12:00Z">
              <w:r>
                <w:rPr>
                  <w:rFonts w:ascii="Arial" w:hAnsi="Arial" w:hint="eastAsia"/>
                  <w:highlight w:val="green"/>
                </w:rPr>
                <w:t>2013-04-01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0517C1" w:rsidRPr="000517C1" w:rsidRDefault="000517C1" w:rsidP="009755BA">
            <w:pPr>
              <w:rPr>
                <w:ins w:id="425" w:author="ies12q680" w:date="2013-04-01T18:09:00Z"/>
                <w:rFonts w:ascii="Arial" w:hAnsi="Arial"/>
                <w:highlight w:val="green"/>
                <w:rPrChange w:id="426" w:author="ies12q680" w:date="2013-04-01T18:12:00Z">
                  <w:rPr>
                    <w:ins w:id="427" w:author="ies12q680" w:date="2013-04-01T18:09:00Z"/>
                    <w:rFonts w:ascii="Arial" w:eastAsia="新細明體" w:hAnsi="Arial"/>
                    <w:highlight w:val="green"/>
                    <w:lang w:eastAsia="zh-TW"/>
                  </w:rPr>
                </w:rPrChange>
              </w:rPr>
            </w:pPr>
            <w:ins w:id="428" w:author="ies12q680" w:date="2013-04-01T18:12:00Z">
              <w:r>
                <w:rPr>
                  <w:rFonts w:ascii="Arial" w:hAnsi="Arial" w:hint="eastAsia"/>
                  <w:highlight w:val="green"/>
                </w:rPr>
                <w:t>0.07a</w:t>
              </w:r>
            </w:ins>
          </w:p>
        </w:tc>
      </w:tr>
      <w:tr w:rsidR="006438F3" w:rsidRPr="007B79DE" w:rsidTr="00297A7B">
        <w:trPr>
          <w:trHeight w:val="291"/>
          <w:jc w:val="center"/>
          <w:ins w:id="429" w:author="IEC960923" w:date="2013-04-08T17:22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438F3" w:rsidRPr="006438F3" w:rsidRDefault="006438F3" w:rsidP="009755BA">
            <w:pPr>
              <w:snapToGrid w:val="0"/>
              <w:rPr>
                <w:ins w:id="430" w:author="IEC960923" w:date="2013-04-08T17:22:00Z"/>
                <w:rFonts w:ascii="SimSun"/>
                <w:highlight w:val="cyan"/>
                <w:lang w:eastAsia="zh-TW"/>
                <w:rPrChange w:id="431" w:author="IEC960923" w:date="2013-04-08T17:23:00Z">
                  <w:rPr>
                    <w:ins w:id="432" w:author="IEC960923" w:date="2013-04-08T17:22:00Z"/>
                    <w:rFonts w:ascii="SimSun"/>
                    <w:highlight w:val="green"/>
                    <w:lang w:eastAsia="zh-TW"/>
                  </w:rPr>
                </w:rPrChange>
              </w:rPr>
            </w:pPr>
            <w:ins w:id="433" w:author="IEC960923" w:date="2013-04-08T17:22:00Z">
              <w:r w:rsidRPr="006438F3">
                <w:rPr>
                  <w:rFonts w:ascii="SimSun"/>
                  <w:highlight w:val="cyan"/>
                  <w:lang w:eastAsia="zh-TW"/>
                  <w:rPrChange w:id="434" w:author="IEC960923" w:date="2013-04-08T17:23:00Z">
                    <w:rPr>
                      <w:rFonts w:ascii="SimSun"/>
                      <w:highlight w:val="green"/>
                      <w:lang w:eastAsia="zh-TW"/>
                    </w:rPr>
                  </w:rPrChange>
                </w:rPr>
                <w:t>2.1</w:t>
              </w:r>
            </w:ins>
            <w:ins w:id="435" w:author="IEC960923" w:date="2013-04-08T17:23:00Z">
              <w:r w:rsidRPr="006438F3">
                <w:rPr>
                  <w:rFonts w:ascii="SimSun"/>
                  <w:highlight w:val="cyan"/>
                  <w:lang w:eastAsia="zh-TW"/>
                  <w:rPrChange w:id="436" w:author="IEC960923" w:date="2013-04-08T17:23:00Z">
                    <w:rPr>
                      <w:rFonts w:ascii="SimSun"/>
                      <w:highlight w:val="green"/>
                      <w:lang w:eastAsia="zh-TW"/>
                    </w:rPr>
                  </w:rPrChange>
                </w:rPr>
                <w:t>.15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438F3" w:rsidRPr="006438F3" w:rsidRDefault="006438F3" w:rsidP="009755BA">
            <w:pPr>
              <w:snapToGrid w:val="0"/>
              <w:rPr>
                <w:ins w:id="437" w:author="IEC960923" w:date="2013-04-08T17:22:00Z"/>
                <w:rFonts w:ascii="SimSun"/>
                <w:highlight w:val="cyan"/>
                <w:lang w:eastAsia="zh-TW"/>
                <w:rPrChange w:id="438" w:author="IEC960923" w:date="2013-04-08T17:23:00Z">
                  <w:rPr>
                    <w:ins w:id="439" w:author="IEC960923" w:date="2013-04-08T17:22:00Z"/>
                    <w:rFonts w:ascii="SimSun"/>
                    <w:highlight w:val="green"/>
                  </w:rPr>
                </w:rPrChange>
              </w:rPr>
            </w:pPr>
            <w:ins w:id="440" w:author="IEC960923" w:date="2013-04-08T17:23:00Z">
              <w:r>
                <w:rPr>
                  <w:rFonts w:ascii="SimSun" w:hint="eastAsia"/>
                  <w:highlight w:val="cyan"/>
                  <w:lang w:eastAsia="zh-TW"/>
                </w:rPr>
                <w:t>PAK Float Location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438F3" w:rsidRDefault="006438F3" w:rsidP="0061434F">
            <w:pPr>
              <w:snapToGrid w:val="0"/>
              <w:rPr>
                <w:ins w:id="441" w:author="IEC960923" w:date="2013-04-08T17:23:00Z"/>
                <w:rFonts w:ascii="新細明體" w:hAnsi="新細明體"/>
                <w:highlight w:val="cyan"/>
                <w:lang w:eastAsia="zh-TW"/>
              </w:rPr>
            </w:pPr>
            <w:ins w:id="442" w:author="IEC960923" w:date="2013-04-08T17:23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修改-</w:t>
              </w:r>
            </w:ins>
          </w:p>
          <w:p w:rsidR="006438F3" w:rsidRPr="006438F3" w:rsidRDefault="006438F3" w:rsidP="0061434F">
            <w:pPr>
              <w:snapToGrid w:val="0"/>
              <w:rPr>
                <w:ins w:id="443" w:author="IEC960923" w:date="2013-04-08T17:22:00Z"/>
                <w:rFonts w:ascii="新細明體" w:hAnsi="新細明體"/>
                <w:highlight w:val="cyan"/>
                <w:rPrChange w:id="444" w:author="IEC960923" w:date="2013-04-08T17:23:00Z">
                  <w:rPr>
                    <w:ins w:id="445" w:author="IEC960923" w:date="2013-04-08T17:22:00Z"/>
                    <w:rFonts w:ascii="新細明體" w:hAnsi="新細明體"/>
                    <w:highlight w:val="green"/>
                  </w:rPr>
                </w:rPrChange>
              </w:rPr>
            </w:pPr>
            <w:ins w:id="446" w:author="IEC960923" w:date="2013-04-08T17:23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Maintis#0001738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438F3" w:rsidRPr="006438F3" w:rsidRDefault="006438F3" w:rsidP="009755BA">
            <w:pPr>
              <w:snapToGrid w:val="0"/>
              <w:rPr>
                <w:ins w:id="447" w:author="IEC960923" w:date="2013-04-08T17:22:00Z"/>
                <w:rFonts w:ascii="新細明體" w:hAnsi="新細明體"/>
                <w:highlight w:val="cyan"/>
                <w:rPrChange w:id="448" w:author="IEC960923" w:date="2013-04-08T17:23:00Z">
                  <w:rPr>
                    <w:ins w:id="449" w:author="IEC960923" w:date="2013-04-08T17:22:00Z"/>
                    <w:rFonts w:ascii="新細明體" w:hAnsi="新細明體"/>
                    <w:highlight w:val="green"/>
                  </w:rPr>
                </w:rPrChange>
              </w:rPr>
            </w:pPr>
            <w:ins w:id="450" w:author="IEC960923" w:date="2013-04-08T17:23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更新Location時</w:t>
              </w:r>
            </w:ins>
            <w:ins w:id="451" w:author="IEC960923" w:date="2013-04-08T17:24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須by Station &amp; PdLine更新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438F3" w:rsidRPr="006438F3" w:rsidRDefault="006438F3" w:rsidP="009755BA">
            <w:pPr>
              <w:snapToGrid w:val="0"/>
              <w:rPr>
                <w:ins w:id="452" w:author="IEC960923" w:date="2013-04-08T17:22:00Z"/>
                <w:rFonts w:ascii="Arial" w:hAnsi="Arial"/>
                <w:highlight w:val="cyan"/>
                <w:lang w:eastAsia="zh-TW"/>
                <w:rPrChange w:id="453" w:author="IEC960923" w:date="2013-04-08T17:23:00Z">
                  <w:rPr>
                    <w:ins w:id="454" w:author="IEC960923" w:date="2013-04-08T17:22:00Z"/>
                    <w:rFonts w:ascii="Arial" w:hAnsi="Arial"/>
                    <w:highlight w:val="green"/>
                  </w:rPr>
                </w:rPrChange>
              </w:rPr>
            </w:pPr>
            <w:ins w:id="455" w:author="IEC960923" w:date="2013-04-08T17:24:00Z">
              <w:r>
                <w:rPr>
                  <w:rFonts w:ascii="Arial" w:hAnsi="Arial" w:hint="eastAsia"/>
                  <w:highlight w:val="cyan"/>
                  <w:lang w:eastAsia="zh-TW"/>
                </w:rPr>
                <w:t>2013-04-08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6438F3" w:rsidRPr="006438F3" w:rsidRDefault="006438F3" w:rsidP="009755BA">
            <w:pPr>
              <w:rPr>
                <w:ins w:id="456" w:author="IEC960923" w:date="2013-04-08T17:22:00Z"/>
                <w:rFonts w:ascii="Arial" w:hAnsi="Arial"/>
                <w:highlight w:val="cyan"/>
                <w:lang w:eastAsia="zh-TW"/>
                <w:rPrChange w:id="457" w:author="IEC960923" w:date="2013-04-08T17:23:00Z">
                  <w:rPr>
                    <w:ins w:id="458" w:author="IEC960923" w:date="2013-04-08T17:22:00Z"/>
                    <w:rFonts w:ascii="Arial" w:hAnsi="Arial"/>
                    <w:highlight w:val="green"/>
                  </w:rPr>
                </w:rPrChange>
              </w:rPr>
            </w:pPr>
            <w:ins w:id="459" w:author="IEC960923" w:date="2013-04-08T17:24:00Z">
              <w:r>
                <w:rPr>
                  <w:rFonts w:ascii="Arial" w:hAnsi="Arial" w:hint="eastAsia"/>
                  <w:highlight w:val="cyan"/>
                  <w:lang w:eastAsia="zh-TW"/>
                </w:rPr>
                <w:t>0.07a</w:t>
              </w:r>
            </w:ins>
          </w:p>
        </w:tc>
      </w:tr>
      <w:tr w:rsidR="00C5072F" w:rsidRPr="007B79DE" w:rsidTr="00297A7B">
        <w:trPr>
          <w:trHeight w:val="291"/>
          <w:jc w:val="center"/>
          <w:ins w:id="460" w:author="IEC960923" w:date="2013-04-08T17:50:00Z"/>
        </w:trPr>
        <w:tc>
          <w:tcPr>
            <w:tcW w:w="10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072F" w:rsidRPr="006438F3" w:rsidRDefault="00C5072F" w:rsidP="009755BA">
            <w:pPr>
              <w:snapToGrid w:val="0"/>
              <w:rPr>
                <w:ins w:id="461" w:author="IEC960923" w:date="2013-04-08T17:50:00Z"/>
                <w:rFonts w:ascii="SimSun"/>
                <w:highlight w:val="cyan"/>
                <w:lang w:eastAsia="zh-TW"/>
                <w:rPrChange w:id="462" w:author="IEC960923" w:date="2013-04-08T17:23:00Z">
                  <w:rPr>
                    <w:ins w:id="463" w:author="IEC960923" w:date="2013-04-08T17:50:00Z"/>
                    <w:rFonts w:ascii="SimSun"/>
                    <w:highlight w:val="cyan"/>
                    <w:lang w:eastAsia="zh-TW"/>
                  </w:rPr>
                </w:rPrChange>
              </w:rPr>
            </w:pPr>
            <w:ins w:id="464" w:author="IEC960923" w:date="2013-04-08T17:51:00Z">
              <w:r>
                <w:rPr>
                  <w:rFonts w:ascii="SimSun" w:hint="eastAsia"/>
                  <w:highlight w:val="cyan"/>
                  <w:lang w:eastAsia="zh-TW"/>
                </w:rPr>
                <w:t>2.1.28</w:t>
              </w:r>
            </w:ins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072F" w:rsidRDefault="00C5072F" w:rsidP="009755BA">
            <w:pPr>
              <w:snapToGrid w:val="0"/>
              <w:rPr>
                <w:ins w:id="465" w:author="IEC960923" w:date="2013-04-08T17:50:00Z"/>
                <w:rFonts w:ascii="SimSun" w:hint="eastAsia"/>
                <w:highlight w:val="cyan"/>
                <w:lang w:eastAsia="zh-TW"/>
              </w:rPr>
            </w:pPr>
            <w:ins w:id="466" w:author="IEC960923" w:date="2013-04-08T17:51:00Z">
              <w:r>
                <w:rPr>
                  <w:rFonts w:ascii="SimSun" w:hint="eastAsia"/>
                  <w:highlight w:val="cyan"/>
                  <w:lang w:eastAsia="zh-TW"/>
                </w:rPr>
                <w:t>Pallet Standard</w:t>
              </w:r>
            </w:ins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072F" w:rsidRDefault="00C5072F" w:rsidP="00C5072F">
            <w:pPr>
              <w:snapToGrid w:val="0"/>
              <w:rPr>
                <w:ins w:id="467" w:author="IEC960923" w:date="2013-04-08T17:51:00Z"/>
                <w:rFonts w:ascii="新細明體" w:hAnsi="新細明體"/>
                <w:highlight w:val="cyan"/>
                <w:lang w:eastAsia="zh-TW"/>
              </w:rPr>
            </w:pPr>
            <w:ins w:id="468" w:author="IEC960923" w:date="2013-04-08T17:51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修改-</w:t>
              </w:r>
            </w:ins>
          </w:p>
          <w:p w:rsidR="00C5072F" w:rsidRDefault="00C5072F" w:rsidP="00C5072F">
            <w:pPr>
              <w:snapToGrid w:val="0"/>
              <w:rPr>
                <w:ins w:id="469" w:author="IEC960923" w:date="2013-04-08T17:50:00Z"/>
                <w:rFonts w:ascii="新細明體" w:hAnsi="新細明體" w:hint="eastAsia"/>
                <w:highlight w:val="cyan"/>
                <w:lang w:eastAsia="zh-TW"/>
              </w:rPr>
            </w:pPr>
            <w:ins w:id="470" w:author="IEC960923" w:date="2013-04-08T17:51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Maintis#000172</w:t>
              </w:r>
              <w:r>
                <w:rPr>
                  <w:rFonts w:ascii="新細明體" w:hAnsi="新細明體" w:hint="eastAsia"/>
                  <w:highlight w:val="cyan"/>
                  <w:lang w:eastAsia="zh-TW"/>
                </w:rPr>
                <w:t>8</w:t>
              </w:r>
            </w:ins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072F" w:rsidRDefault="00C5072F" w:rsidP="009755BA">
            <w:pPr>
              <w:snapToGrid w:val="0"/>
              <w:rPr>
                <w:ins w:id="471" w:author="IEC960923" w:date="2013-04-08T17:50:00Z"/>
                <w:rFonts w:ascii="新細明體" w:hAnsi="新細明體" w:hint="eastAsia"/>
                <w:highlight w:val="cyan"/>
                <w:lang w:eastAsia="zh-TW"/>
              </w:rPr>
            </w:pPr>
            <w:ins w:id="472" w:author="IEC960923" w:date="2013-04-08T17:51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新增/修改Pallet尺寸時，同時更</w:t>
              </w:r>
            </w:ins>
            <w:ins w:id="473" w:author="IEC960923" w:date="2013-04-08T17:52:00Z">
              <w:r>
                <w:rPr>
                  <w:rFonts w:ascii="新細明體" w:hAnsi="新細明體" w:hint="eastAsia"/>
                  <w:highlight w:val="cyan"/>
                  <w:lang w:eastAsia="zh-TW"/>
                </w:rPr>
                <w:t>新PalletAttr</w:t>
              </w:r>
            </w:ins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072F" w:rsidRDefault="00C5072F" w:rsidP="009755BA">
            <w:pPr>
              <w:snapToGrid w:val="0"/>
              <w:rPr>
                <w:ins w:id="474" w:author="IEC960923" w:date="2013-04-08T17:50:00Z"/>
                <w:rFonts w:ascii="Arial" w:hAnsi="Arial" w:hint="eastAsia"/>
                <w:highlight w:val="cyan"/>
                <w:lang w:eastAsia="zh-TW"/>
              </w:rPr>
            </w:pPr>
            <w:ins w:id="475" w:author="IEC960923" w:date="2013-04-08T17:52:00Z">
              <w:r>
                <w:rPr>
                  <w:rFonts w:ascii="Arial" w:hAnsi="Arial" w:hint="eastAsia"/>
                  <w:highlight w:val="cyan"/>
                  <w:lang w:eastAsia="zh-TW"/>
                </w:rPr>
                <w:t>2013-04-08</w:t>
              </w:r>
            </w:ins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C5072F" w:rsidRDefault="00C5072F" w:rsidP="009755BA">
            <w:pPr>
              <w:rPr>
                <w:ins w:id="476" w:author="IEC960923" w:date="2013-04-08T17:50:00Z"/>
                <w:rFonts w:ascii="Arial" w:hAnsi="Arial" w:hint="eastAsia"/>
                <w:highlight w:val="cyan"/>
                <w:lang w:eastAsia="zh-TW"/>
              </w:rPr>
            </w:pPr>
            <w:ins w:id="477" w:author="IEC960923" w:date="2013-04-08T17:52:00Z">
              <w:r>
                <w:rPr>
                  <w:rFonts w:ascii="Arial" w:hAnsi="Arial" w:hint="eastAsia"/>
                  <w:highlight w:val="cyan"/>
                  <w:lang w:eastAsia="zh-TW"/>
                </w:rPr>
                <w:t>0.07a</w:t>
              </w:r>
            </w:ins>
          </w:p>
        </w:tc>
      </w:tr>
    </w:tbl>
    <w:p w:rsidR="001A40E0" w:rsidRPr="00B83B65" w:rsidRDefault="001A40E0" w:rsidP="00B37924">
      <w:pPr>
        <w:jc w:val="center"/>
        <w:rPr>
          <w:b/>
          <w:sz w:val="32"/>
          <w:szCs w:val="32"/>
        </w:rPr>
      </w:pPr>
    </w:p>
    <w:p w:rsidR="001A40E0" w:rsidRPr="008D2692" w:rsidRDefault="001A40E0" w:rsidP="00B37924">
      <w:pPr>
        <w:jc w:val="center"/>
        <w:rPr>
          <w:b/>
          <w:bCs/>
          <w:sz w:val="32"/>
          <w:lang w:eastAsia="zh-TW"/>
        </w:rPr>
      </w:pPr>
      <w:r>
        <w:br w:type="page"/>
      </w:r>
      <w:r w:rsidRPr="008D2692">
        <w:rPr>
          <w:rFonts w:hint="eastAsia"/>
          <w:b/>
          <w:bCs/>
          <w:sz w:val="32"/>
          <w:lang w:eastAsia="zh-TW"/>
        </w:rPr>
        <w:lastRenderedPageBreak/>
        <w:t>目錄</w:t>
      </w:r>
    </w:p>
    <w:p w:rsidR="001A40E0" w:rsidRDefault="001A40E0" w:rsidP="007671DB"/>
    <w:bookmarkStart w:id="478" w:name="_GoBack"/>
    <w:bookmarkEnd w:id="478"/>
    <w:p w:rsidR="00237774" w:rsidRDefault="008E4B75">
      <w:pPr>
        <w:pStyle w:val="11"/>
        <w:tabs>
          <w:tab w:val="left" w:pos="400"/>
          <w:tab w:val="right" w:leader="dot" w:pos="10459"/>
        </w:tabs>
        <w:rPr>
          <w:ins w:id="479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r>
        <w:fldChar w:fldCharType="begin"/>
      </w:r>
      <w:r w:rsidR="001A40E0">
        <w:instrText xml:space="preserve"> TOC \o "1-3" \h \z \u </w:instrText>
      </w:r>
      <w:r>
        <w:fldChar w:fldCharType="separate"/>
      </w:r>
      <w:ins w:id="480" w:author="IEC960923" w:date="2013-04-08T17:58:00Z">
        <w:r w:rsidR="00237774" w:rsidRPr="0087452F">
          <w:rPr>
            <w:rStyle w:val="a8"/>
            <w:noProof/>
          </w:rPr>
          <w:fldChar w:fldCharType="begin"/>
        </w:r>
        <w:r w:rsidR="00237774" w:rsidRPr="0087452F">
          <w:rPr>
            <w:rStyle w:val="a8"/>
            <w:noProof/>
          </w:rPr>
          <w:instrText xml:space="preserve"> </w:instrText>
        </w:r>
        <w:r w:rsidR="00237774">
          <w:rPr>
            <w:noProof/>
          </w:rPr>
          <w:instrText>HYPERLINK \l "_Toc353207230"</w:instrText>
        </w:r>
        <w:r w:rsidR="00237774" w:rsidRPr="0087452F">
          <w:rPr>
            <w:rStyle w:val="a8"/>
            <w:noProof/>
          </w:rPr>
          <w:instrText xml:space="preserve"> </w:instrText>
        </w:r>
        <w:r w:rsidR="00237774" w:rsidRPr="0087452F">
          <w:rPr>
            <w:rStyle w:val="a8"/>
            <w:noProof/>
          </w:rPr>
        </w:r>
        <w:r w:rsidR="00237774" w:rsidRPr="0087452F">
          <w:rPr>
            <w:rStyle w:val="a8"/>
            <w:noProof/>
          </w:rPr>
          <w:fldChar w:fldCharType="separate"/>
        </w:r>
        <w:r w:rsidR="00237774" w:rsidRPr="0087452F">
          <w:rPr>
            <w:rStyle w:val="a8"/>
            <w:noProof/>
          </w:rPr>
          <w:t>1.</w:t>
        </w:r>
        <w:r w:rsidR="00237774"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="00237774" w:rsidRPr="0087452F">
          <w:rPr>
            <w:rStyle w:val="a8"/>
            <w:rFonts w:eastAsia="新細明體" w:hint="eastAsia"/>
            <w:noProof/>
            <w:lang w:eastAsia="zh-TW"/>
          </w:rPr>
          <w:t>系統概述</w:t>
        </w:r>
        <w:r w:rsidR="00237774">
          <w:rPr>
            <w:noProof/>
            <w:webHidden/>
          </w:rPr>
          <w:tab/>
        </w:r>
        <w:r w:rsidR="00237774">
          <w:rPr>
            <w:noProof/>
            <w:webHidden/>
          </w:rPr>
          <w:fldChar w:fldCharType="begin"/>
        </w:r>
        <w:r w:rsidR="00237774">
          <w:rPr>
            <w:noProof/>
            <w:webHidden/>
          </w:rPr>
          <w:instrText xml:space="preserve"> PAGEREF _Toc353207230 \h </w:instrText>
        </w:r>
        <w:r w:rsidR="00237774">
          <w:rPr>
            <w:noProof/>
            <w:webHidden/>
          </w:rPr>
        </w:r>
      </w:ins>
      <w:r w:rsidR="00237774">
        <w:rPr>
          <w:noProof/>
          <w:webHidden/>
        </w:rPr>
        <w:fldChar w:fldCharType="separate"/>
      </w:r>
      <w:ins w:id="481" w:author="IEC960923" w:date="2013-04-08T17:58:00Z">
        <w:r w:rsidR="00237774">
          <w:rPr>
            <w:noProof/>
            <w:webHidden/>
          </w:rPr>
          <w:t>7</w:t>
        </w:r>
        <w:r w:rsidR="00237774">
          <w:rPr>
            <w:noProof/>
            <w:webHidden/>
          </w:rPr>
          <w:fldChar w:fldCharType="end"/>
        </w:r>
        <w:r w:rsidR="00237774"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22"/>
        <w:tabs>
          <w:tab w:val="right" w:leader="dot" w:pos="10459"/>
        </w:tabs>
        <w:rPr>
          <w:ins w:id="482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83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"_Toc353207231"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rFonts w:hint="eastAsia"/>
            <w:noProof/>
            <w:kern w:val="44"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84" w:author="IEC960923" w:date="2013-04-08T17:5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11"/>
        <w:tabs>
          <w:tab w:val="left" w:pos="400"/>
          <w:tab w:val="right" w:leader="dot" w:pos="10459"/>
        </w:tabs>
        <w:rPr>
          <w:ins w:id="485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86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"_Toc353207232"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UI</w:t>
        </w:r>
        <w:r w:rsidRPr="0087452F">
          <w:rPr>
            <w:rStyle w:val="a8"/>
            <w:rFonts w:hint="eastAsia"/>
            <w:noProof/>
          </w:rPr>
          <w:t>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87" w:author="IEC960923" w:date="2013-04-08T17:5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22"/>
        <w:tabs>
          <w:tab w:val="left" w:pos="960"/>
          <w:tab w:val="right" w:leader="dot" w:pos="10459"/>
        </w:tabs>
        <w:rPr>
          <w:ins w:id="488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89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"_Toc353207233"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rFonts w:hint="eastAsia"/>
            <w:noProof/>
          </w:rPr>
          <w:t>基本资料维护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90" w:author="IEC960923" w:date="2013-04-08T17:5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491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92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"_Toc353207234"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POD Label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93" w:author="IEC960923" w:date="2013-04-08T17:5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494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95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"_Toc353207235"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QC Ratio</w:t>
        </w:r>
        <w:r w:rsidRPr="0087452F">
          <w:rPr>
            <w:rStyle w:val="a8"/>
            <w:rFonts w:hint="eastAsia"/>
            <w:noProof/>
          </w:rPr>
          <w:t>维护界面（延用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96" w:author="IEC960923" w:date="2013-04-08T17:58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497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498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"_Toc353207236"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2.1.3.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Pallet Quantity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99" w:author="IEC960923" w:date="2013-04-08T17:5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00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01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"_Toc353207237"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2.1.4.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Offline Label Setting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02" w:author="IEC960923" w:date="2013-04-08T17:5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03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04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"_Toc353207238"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2.1.5.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Internal COA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05" w:author="IEC960923" w:date="2013-04-08T17:58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06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07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"_Toc353207239"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2.1.6.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Forwarder Upload</w:t>
        </w:r>
        <w:r w:rsidRPr="0087452F">
          <w:rPr>
            <w:rStyle w:val="a8"/>
            <w:rFonts w:hint="eastAsia"/>
            <w:noProof/>
          </w:rPr>
          <w:t>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_Toc353207239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08" w:author="IEC960923" w:date="2013-04-08T17:58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09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10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"_Toc353207240"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2.1.7.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Asset Check Rule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11" w:author="IEC960923" w:date="2013-04-08T17:58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12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13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"_Toc353207241"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2.1.8.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AC Adaptor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14" w:author="IEC960923" w:date="2013-04-08T17:58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15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16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"_Toc353207242"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2.1.9.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Battery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17" w:author="IEC960923" w:date="2013-04-08T17:58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18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19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"_Toc353207243"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2.1.10.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BT  Ocean  Order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20" w:author="IEC960923" w:date="2013-04-08T17:5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21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22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"_Toc353207244"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2.1.11.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Chep Pallet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23" w:author="IEC960923" w:date="2013-04-08T17:5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24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25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"_Toc353207245"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2.1.12.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Grade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26" w:author="IEC960923" w:date="2013-04-08T17:5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27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28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"_Toc353207246"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2.1.13.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Label Kitting Code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29" w:author="IEC960923" w:date="2013-04-08T17:5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30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31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"_Toc353207247"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2.1.14.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FA Float Location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32" w:author="IEC960923" w:date="2013-04-08T17:58:00Z"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33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34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"_Toc353207248"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2.1.15.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PAK Float Location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35" w:author="IEC960923" w:date="2013-04-08T17:5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36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37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"_Toc353207249"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2.1.16.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Light No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_Toc353207249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38" w:author="IEC960923" w:date="2013-04-08T17:58:00Z"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39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40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"_Toc353207250"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2.1.17.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FA Kitting Upload</w:t>
        </w:r>
        <w:r w:rsidRPr="0087452F">
          <w:rPr>
            <w:rStyle w:val="a8"/>
            <w:rFonts w:hint="eastAsia"/>
            <w:noProof/>
          </w:rPr>
          <w:t>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41" w:author="IEC960923" w:date="2013-04-08T17:58:00Z"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42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43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"_Toc353207251"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2.1.18.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PAK Kitting Upload</w:t>
        </w:r>
        <w:r w:rsidRPr="0087452F">
          <w:rPr>
            <w:rStyle w:val="a8"/>
            <w:rFonts w:hint="eastAsia"/>
            <w:noProof/>
          </w:rPr>
          <w:t>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44" w:author="IEC960923" w:date="2013-04-08T17:58:00Z"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45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46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"_Toc353207252"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2.1.19.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Asset Range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47" w:author="IEC960923" w:date="2013-04-08T17:58:00Z"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48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49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"_Toc353207253"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2.1.20.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Unite MB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50" w:author="IEC960923" w:date="2013-04-08T17:58:00Z"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51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52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"_Toc353207254"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2.1.21.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PdLine</w:t>
        </w:r>
        <w:r w:rsidRPr="0087452F">
          <w:rPr>
            <w:rStyle w:val="a8"/>
            <w:rFonts w:hint="eastAsia"/>
            <w:noProof/>
          </w:rPr>
          <w:t>维护界面（延用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53" w:author="IEC960923" w:date="2013-04-08T17:58:00Z"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54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55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"_Toc353207255"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2.1.22.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Station</w:t>
        </w:r>
        <w:r w:rsidRPr="0087452F">
          <w:rPr>
            <w:rStyle w:val="a8"/>
            <w:rFonts w:hint="eastAsia"/>
            <w:noProof/>
          </w:rPr>
          <w:t>维护界面（延用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56" w:author="IEC960923" w:date="2013-04-08T17:58:00Z"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57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58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"_Toc353207256"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2.1.23.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PdLine-Station</w:t>
        </w:r>
        <w:r w:rsidRPr="0087452F">
          <w:rPr>
            <w:rStyle w:val="a8"/>
            <w:rFonts w:hint="eastAsia"/>
            <w:noProof/>
          </w:rPr>
          <w:t>关联维护界面（延用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59" w:author="IEC960923" w:date="2013-04-08T17:58:00Z"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60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61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"_Toc353207258"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2.1.24.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ECR Version Maintain</w:t>
        </w:r>
        <w:r w:rsidRPr="0087452F">
          <w:rPr>
            <w:rStyle w:val="a8"/>
            <w:rFonts w:hint="eastAsia"/>
            <w:noProof/>
          </w:rPr>
          <w:t>维护界面（延用</w:t>
        </w:r>
        <w:r w:rsidRPr="0087452F">
          <w:rPr>
            <w:rStyle w:val="a8"/>
            <w:noProof/>
          </w:rPr>
          <w:t>iMES2011</w:t>
        </w:r>
        <w:r w:rsidRPr="0087452F">
          <w:rPr>
            <w:rStyle w:val="a8"/>
            <w:rFonts w:hint="eastAsia"/>
            <w:noProof/>
          </w:rPr>
          <w:t>，红色部分变化）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62" w:author="IEC960923" w:date="2013-04-08T17:58:00Z"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63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64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"_Toc353207259"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2.1.25.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ICASA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_Toc353207259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65" w:author="IEC960923" w:date="2013-04-08T17:58:00Z"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66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67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"_Toc353207260"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2.1.26.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Vendor Code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_Toc353207260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68" w:author="IEC960923" w:date="2013-04-08T17:58:00Z"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69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70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"_Toc353207261"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2.1.27.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HP WWAN Label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_Toc353207261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71" w:author="IEC960923" w:date="2013-04-08T17:58:00Z"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72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73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"_Toc353207262"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noProof/>
          </w:rPr>
          <w:t>2.1.28.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noProof/>
          </w:rPr>
          <w:t>Pallet Standard</w:t>
        </w:r>
        <w:r w:rsidRPr="0087452F">
          <w:rPr>
            <w:rStyle w:val="a8"/>
            <w:rFonts w:hint="eastAsia"/>
            <w:noProof/>
          </w:rPr>
          <w:t>维护界面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_Toc353207262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74" w:author="IEC960923" w:date="2013-04-08T17:58:00Z"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left" w:pos="1200"/>
          <w:tab w:val="right" w:leader="dot" w:pos="10459"/>
        </w:tabs>
        <w:rPr>
          <w:ins w:id="575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76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"_Toc353207263"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rFonts w:eastAsia="新細明體"/>
            <w:noProof/>
            <w:lang w:eastAsia="zh-TW"/>
          </w:rPr>
          <w:t>2.1.29.</w:t>
        </w:r>
        <w:r>
          <w:rPr>
            <w:rFonts w:asciiTheme="minorHAnsi" w:hAnsiTheme="minorHAnsi" w:cstheme="minorBidi"/>
            <w:noProof/>
            <w:kern w:val="2"/>
            <w:sz w:val="24"/>
            <w:szCs w:val="22"/>
            <w:lang w:eastAsia="zh-TW"/>
          </w:rPr>
          <w:tab/>
        </w:r>
        <w:r w:rsidRPr="0087452F">
          <w:rPr>
            <w:rStyle w:val="a8"/>
            <w:rFonts w:eastAsia="新細明體"/>
            <w:noProof/>
            <w:lang w:eastAsia="zh-TW"/>
          </w:rPr>
          <w:t xml:space="preserve">Line Speed </w:t>
        </w:r>
        <w:r w:rsidRPr="0087452F">
          <w:rPr>
            <w:rStyle w:val="a8"/>
            <w:rFonts w:eastAsia="新細明體" w:hint="eastAsia"/>
            <w:noProof/>
            <w:lang w:eastAsia="zh-TW"/>
          </w:rPr>
          <w:t>維護界面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_Toc353207263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77" w:author="IEC960923" w:date="2013-04-08T17:58:00Z"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237774" w:rsidRDefault="00237774">
      <w:pPr>
        <w:pStyle w:val="31"/>
        <w:tabs>
          <w:tab w:val="right" w:leader="dot" w:pos="10459"/>
        </w:tabs>
        <w:rPr>
          <w:ins w:id="578" w:author="IEC960923" w:date="2013-04-08T17:58:00Z"/>
          <w:rFonts w:asciiTheme="minorHAnsi" w:hAnsiTheme="minorHAnsi" w:cstheme="minorBidi"/>
          <w:noProof/>
          <w:kern w:val="2"/>
          <w:sz w:val="24"/>
          <w:szCs w:val="22"/>
          <w:lang w:eastAsia="zh-TW"/>
        </w:rPr>
      </w:pPr>
      <w:ins w:id="579" w:author="IEC960923" w:date="2013-04-08T17:58:00Z">
        <w:r w:rsidRPr="0087452F">
          <w:rPr>
            <w:rStyle w:val="a8"/>
            <w:noProof/>
          </w:rPr>
          <w:fldChar w:fldCharType="begin"/>
        </w:r>
        <w:r w:rsidRPr="0087452F">
          <w:rPr>
            <w:rStyle w:val="a8"/>
            <w:noProof/>
          </w:rPr>
          <w:instrText xml:space="preserve"> </w:instrText>
        </w:r>
        <w:r>
          <w:rPr>
            <w:noProof/>
          </w:rPr>
          <w:instrText>HYPERLINK \l "_Toc353207264"</w:instrText>
        </w:r>
        <w:r w:rsidRPr="0087452F">
          <w:rPr>
            <w:rStyle w:val="a8"/>
            <w:noProof/>
          </w:rPr>
          <w:instrText xml:space="preserve"> </w:instrText>
        </w:r>
        <w:r w:rsidRPr="0087452F">
          <w:rPr>
            <w:rStyle w:val="a8"/>
            <w:noProof/>
          </w:rPr>
        </w:r>
        <w:r w:rsidRPr="0087452F">
          <w:rPr>
            <w:rStyle w:val="a8"/>
            <w:noProof/>
          </w:rPr>
          <w:fldChar w:fldCharType="separate"/>
        </w:r>
        <w:r w:rsidRPr="0087452F">
          <w:rPr>
            <w:rStyle w:val="a8"/>
            <w:rFonts w:eastAsia="SimHei"/>
            <w:noProof/>
          </w:rPr>
          <w:t>2.1.31Appendix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_Toc353207264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80" w:author="IEC960923" w:date="2013-04-08T17:58:00Z"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  <w:r w:rsidRPr="0087452F">
          <w:rPr>
            <w:rStyle w:val="a8"/>
            <w:noProof/>
          </w:rPr>
          <w:fldChar w:fldCharType="end"/>
        </w:r>
      </w:ins>
    </w:p>
    <w:p w:rsidR="004B39AD" w:rsidDel="005A172B" w:rsidRDefault="004B39AD">
      <w:pPr>
        <w:pStyle w:val="31"/>
        <w:tabs>
          <w:tab w:val="left" w:pos="1200"/>
          <w:tab w:val="right" w:leader="dot" w:pos="10459"/>
        </w:tabs>
        <w:rPr>
          <w:ins w:id="581" w:author="ies12q680" w:date="2013-04-01T19:16:00Z"/>
          <w:del w:id="582" w:author="IEC960923" w:date="2013-04-08T17:25:00Z"/>
          <w:rStyle w:val="a8"/>
          <w:noProof/>
        </w:rPr>
      </w:pPr>
      <w:ins w:id="583" w:author="ies12q680" w:date="2013-04-01T19:16:00Z">
        <w:del w:id="584" w:author="IEC960923" w:date="2013-04-08T17:25:00Z">
          <w:r w:rsidDel="005A172B">
            <w:rPr>
              <w:rStyle w:val="a8"/>
              <w:noProof/>
            </w:rPr>
            <w:delText>2.1.</w:delText>
          </w:r>
          <w:r w:rsidDel="005A172B">
            <w:rPr>
              <w:rStyle w:val="a8"/>
              <w:rFonts w:hint="eastAsia"/>
              <w:noProof/>
            </w:rPr>
            <w:delText>30</w:delText>
          </w:r>
          <w:r w:rsidRPr="004B39AD" w:rsidDel="005A172B">
            <w:rPr>
              <w:rStyle w:val="a8"/>
              <w:noProof/>
            </w:rPr>
            <w:delText>.</w:delText>
          </w:r>
          <w:r w:rsidRPr="004B39AD" w:rsidDel="005A172B">
            <w:rPr>
              <w:rStyle w:val="a8"/>
              <w:noProof/>
            </w:rPr>
            <w:tab/>
          </w:r>
        </w:del>
      </w:ins>
      <w:ins w:id="585" w:author="ies12q680" w:date="2013-04-01T19:17:00Z">
        <w:del w:id="586" w:author="IEC960923" w:date="2013-04-08T17:25:00Z">
          <w:r w:rsidDel="005A172B">
            <w:rPr>
              <w:rStyle w:val="a8"/>
              <w:rFonts w:hint="eastAsia"/>
              <w:noProof/>
            </w:rPr>
            <w:delText>PCBVersion</w:delText>
          </w:r>
        </w:del>
      </w:ins>
      <w:ins w:id="587" w:author="ies12q680" w:date="2013-04-01T19:16:00Z">
        <w:del w:id="588" w:author="IEC960923" w:date="2013-04-08T17:25:00Z">
          <w:r w:rsidRPr="004B39AD" w:rsidDel="005A172B">
            <w:rPr>
              <w:rStyle w:val="a8"/>
              <w:rFonts w:hint="eastAsia"/>
              <w:noProof/>
            </w:rPr>
            <w:delText>維護界面</w:delText>
          </w:r>
        </w:del>
      </w:ins>
      <w:ins w:id="589" w:author="ies12q680" w:date="2013-04-01T19:17:00Z">
        <w:del w:id="590" w:author="IEC960923" w:date="2013-04-08T17:25:00Z">
          <w:r w:rsidDel="005A172B">
            <w:rPr>
              <w:rStyle w:val="a8"/>
              <w:noProof/>
              <w:webHidden/>
            </w:rPr>
            <w:delText>……………………………………………………………………………………………</w:delText>
          </w:r>
          <w:r w:rsidDel="005A172B">
            <w:rPr>
              <w:rStyle w:val="a8"/>
              <w:rFonts w:hint="eastAsia"/>
              <w:noProof/>
              <w:webHidden/>
            </w:rPr>
            <w:delText>...97</w:delText>
          </w:r>
        </w:del>
      </w:ins>
    </w:p>
    <w:p w:rsidR="00621873" w:rsidDel="004123EC" w:rsidRDefault="008E4B75">
      <w:pPr>
        <w:pStyle w:val="11"/>
        <w:tabs>
          <w:tab w:val="left" w:pos="400"/>
          <w:tab w:val="right" w:leader="dot" w:pos="10459"/>
        </w:tabs>
        <w:rPr>
          <w:del w:id="59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592" w:author="IEC960923" w:date="2013-03-25T18:42:00Z">
        <w:r w:rsidRPr="008E4B75">
          <w:rPr>
            <w:noProof/>
            <w:rPrChange w:id="593" w:author="IEC960923" w:date="2013-03-25T18:42:00Z">
              <w:rPr>
                <w:rStyle w:val="a8"/>
                <w:noProof/>
              </w:rPr>
            </w:rPrChange>
          </w:rPr>
          <w:delText>1.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rFonts w:hint="eastAsia"/>
            <w:noProof/>
            <w:rPrChange w:id="594" w:author="IEC960923" w:date="2013-03-25T18:42:00Z">
              <w:rPr>
                <w:rStyle w:val="a8"/>
                <w:rFonts w:eastAsia="新細明體" w:hint="eastAsia"/>
                <w:noProof/>
                <w:lang w:eastAsia="zh-TW"/>
              </w:rPr>
            </w:rPrChange>
          </w:rPr>
          <w:delText>系統概述</w:delText>
        </w:r>
        <w:r w:rsidR="00621873" w:rsidDel="004123EC">
          <w:rPr>
            <w:noProof/>
            <w:webHidden/>
          </w:rPr>
          <w:tab/>
          <w:delText>8</w:delText>
        </w:r>
      </w:del>
    </w:p>
    <w:p w:rsidR="00621873" w:rsidDel="004123EC" w:rsidRDefault="008E4B75">
      <w:pPr>
        <w:pStyle w:val="22"/>
        <w:tabs>
          <w:tab w:val="right" w:leader="dot" w:pos="10459"/>
        </w:tabs>
        <w:rPr>
          <w:del w:id="595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596" w:author="IEC960923" w:date="2013-03-25T18:42:00Z">
        <w:r w:rsidRPr="008E4B75">
          <w:rPr>
            <w:rFonts w:hint="eastAsia"/>
            <w:noProof/>
            <w:rPrChange w:id="597" w:author="IEC960923" w:date="2013-03-25T18:42:00Z">
              <w:rPr>
                <w:rStyle w:val="a8"/>
                <w:rFonts w:hint="eastAsia"/>
                <w:noProof/>
                <w:kern w:val="44"/>
              </w:rPr>
            </w:rPrChange>
          </w:rPr>
          <w:delText>參考資料</w:delText>
        </w:r>
        <w:r w:rsidR="00621873" w:rsidDel="004123EC">
          <w:rPr>
            <w:noProof/>
            <w:webHidden/>
          </w:rPr>
          <w:tab/>
          <w:delText>8</w:delText>
        </w:r>
      </w:del>
    </w:p>
    <w:p w:rsidR="00621873" w:rsidDel="004123EC" w:rsidRDefault="008E4B75">
      <w:pPr>
        <w:pStyle w:val="11"/>
        <w:tabs>
          <w:tab w:val="left" w:pos="400"/>
          <w:tab w:val="right" w:leader="dot" w:pos="10459"/>
        </w:tabs>
        <w:rPr>
          <w:del w:id="598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599" w:author="IEC960923" w:date="2013-03-25T18:42:00Z">
        <w:r w:rsidRPr="008E4B75">
          <w:rPr>
            <w:noProof/>
            <w:rPrChange w:id="600" w:author="IEC960923" w:date="2013-03-25T18:42:00Z">
              <w:rPr>
                <w:rStyle w:val="a8"/>
                <w:noProof/>
              </w:rPr>
            </w:rPrChange>
          </w:rPr>
          <w:delText>2.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01" w:author="IEC960923" w:date="2013-03-25T18:42:00Z">
              <w:rPr>
                <w:rStyle w:val="a8"/>
                <w:noProof/>
              </w:rPr>
            </w:rPrChange>
          </w:rPr>
          <w:delText>UI</w:delText>
        </w:r>
        <w:r w:rsidRPr="008E4B75">
          <w:rPr>
            <w:rFonts w:hint="eastAsia"/>
            <w:noProof/>
            <w:rPrChange w:id="602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設計</w:delText>
        </w:r>
        <w:r w:rsidR="00621873" w:rsidDel="004123EC">
          <w:rPr>
            <w:noProof/>
            <w:webHidden/>
          </w:rPr>
          <w:tab/>
          <w:delText>8</w:delText>
        </w:r>
      </w:del>
    </w:p>
    <w:p w:rsidR="00621873" w:rsidDel="004123EC" w:rsidRDefault="008E4B75">
      <w:pPr>
        <w:pStyle w:val="22"/>
        <w:tabs>
          <w:tab w:val="left" w:pos="840"/>
          <w:tab w:val="right" w:leader="dot" w:pos="10459"/>
        </w:tabs>
        <w:rPr>
          <w:del w:id="603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04" w:author="IEC960923" w:date="2013-03-25T18:42:00Z">
        <w:r w:rsidRPr="008E4B75">
          <w:rPr>
            <w:noProof/>
            <w:rPrChange w:id="605" w:author="IEC960923" w:date="2013-03-25T18:42:00Z">
              <w:rPr>
                <w:rStyle w:val="a8"/>
                <w:noProof/>
              </w:rPr>
            </w:rPrChange>
          </w:rPr>
          <w:delText>2.1.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rFonts w:hint="eastAsia"/>
            <w:noProof/>
            <w:rPrChange w:id="606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基本资料维护</w:delText>
        </w:r>
        <w:r w:rsidR="00621873" w:rsidDel="004123EC">
          <w:rPr>
            <w:noProof/>
            <w:webHidden/>
          </w:rPr>
          <w:tab/>
          <w:delText>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07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08" w:author="IEC960923" w:date="2013-03-25T18:42:00Z">
        <w:r w:rsidRPr="008E4B75">
          <w:rPr>
            <w:noProof/>
            <w:rPrChange w:id="609" w:author="IEC960923" w:date="2013-03-25T18:42:00Z">
              <w:rPr>
                <w:rStyle w:val="a8"/>
                <w:noProof/>
              </w:rPr>
            </w:rPrChange>
          </w:rPr>
          <w:delText>2.1.1.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10" w:author="IEC960923" w:date="2013-03-25T18:42:00Z">
              <w:rPr>
                <w:rStyle w:val="a8"/>
                <w:noProof/>
              </w:rPr>
            </w:rPrChange>
          </w:rPr>
          <w:delText>POD Label</w:delText>
        </w:r>
        <w:r w:rsidRPr="008E4B75">
          <w:rPr>
            <w:rFonts w:hint="eastAsia"/>
            <w:noProof/>
            <w:rPrChange w:id="611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12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13" w:author="IEC960923" w:date="2013-03-25T18:42:00Z">
        <w:r w:rsidRPr="008E4B75">
          <w:rPr>
            <w:noProof/>
            <w:rPrChange w:id="614" w:author="IEC960923" w:date="2013-03-25T18:42:00Z">
              <w:rPr>
                <w:rStyle w:val="a8"/>
                <w:noProof/>
              </w:rPr>
            </w:rPrChange>
          </w:rPr>
          <w:delText>2.1.2.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15" w:author="IEC960923" w:date="2013-03-25T18:42:00Z">
              <w:rPr>
                <w:rStyle w:val="a8"/>
                <w:noProof/>
              </w:rPr>
            </w:rPrChange>
          </w:rPr>
          <w:delText>QC Ratio</w:delText>
        </w:r>
        <w:r w:rsidRPr="008E4B75">
          <w:rPr>
            <w:rFonts w:hint="eastAsia"/>
            <w:noProof/>
            <w:rPrChange w:id="616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维护界面（延用</w:delText>
        </w:r>
        <w:r w:rsidRPr="008E4B75">
          <w:rPr>
            <w:noProof/>
            <w:rPrChange w:id="617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61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）</w:delText>
        </w:r>
        <w:r w:rsidR="00621873" w:rsidDel="004123EC">
          <w:rPr>
            <w:noProof/>
            <w:webHidden/>
          </w:rPr>
          <w:tab/>
          <w:delText>10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19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20" w:author="IEC960923" w:date="2013-03-25T18:42:00Z">
        <w:r w:rsidRPr="008E4B75">
          <w:rPr>
            <w:noProof/>
            <w:rPrChange w:id="621" w:author="IEC960923" w:date="2013-03-25T18:42:00Z">
              <w:rPr>
                <w:rStyle w:val="a8"/>
                <w:noProof/>
              </w:rPr>
            </w:rPrChange>
          </w:rPr>
          <w:delText>2.1.3.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22" w:author="IEC960923" w:date="2013-03-25T18:42:00Z">
              <w:rPr>
                <w:rStyle w:val="a8"/>
                <w:noProof/>
              </w:rPr>
            </w:rPrChange>
          </w:rPr>
          <w:delText>Pallet Quantity</w:delText>
        </w:r>
        <w:r w:rsidRPr="008E4B75">
          <w:rPr>
            <w:rFonts w:hint="eastAsia"/>
            <w:noProof/>
            <w:rPrChange w:id="623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14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24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25" w:author="IEC960923" w:date="2013-03-25T18:42:00Z">
        <w:r w:rsidRPr="008E4B75">
          <w:rPr>
            <w:noProof/>
            <w:rPrChange w:id="626" w:author="IEC960923" w:date="2013-03-25T18:42:00Z">
              <w:rPr>
                <w:rStyle w:val="a8"/>
                <w:noProof/>
              </w:rPr>
            </w:rPrChange>
          </w:rPr>
          <w:delText>2.1.4.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27" w:author="IEC960923" w:date="2013-03-25T18:42:00Z">
              <w:rPr>
                <w:rStyle w:val="a8"/>
                <w:noProof/>
              </w:rPr>
            </w:rPrChange>
          </w:rPr>
          <w:delText>Offline Label Setting</w:delText>
        </w:r>
        <w:r w:rsidRPr="008E4B75">
          <w:rPr>
            <w:rFonts w:hint="eastAsia"/>
            <w:noProof/>
            <w:rPrChange w:id="62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16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29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30" w:author="IEC960923" w:date="2013-03-25T18:42:00Z">
        <w:r w:rsidRPr="008E4B75">
          <w:rPr>
            <w:noProof/>
            <w:rPrChange w:id="631" w:author="IEC960923" w:date="2013-03-25T18:42:00Z">
              <w:rPr>
                <w:rStyle w:val="a8"/>
                <w:noProof/>
              </w:rPr>
            </w:rPrChange>
          </w:rPr>
          <w:delText>2.1.5.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32" w:author="IEC960923" w:date="2013-03-25T18:42:00Z">
              <w:rPr>
                <w:rStyle w:val="a8"/>
                <w:noProof/>
              </w:rPr>
            </w:rPrChange>
          </w:rPr>
          <w:delText>Internal COA</w:delText>
        </w:r>
        <w:r w:rsidRPr="008E4B75">
          <w:rPr>
            <w:rFonts w:hint="eastAsia"/>
            <w:noProof/>
            <w:rPrChange w:id="633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19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34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35" w:author="IEC960923" w:date="2013-03-25T18:42:00Z">
        <w:r w:rsidRPr="008E4B75">
          <w:rPr>
            <w:noProof/>
            <w:rPrChange w:id="636" w:author="IEC960923" w:date="2013-03-25T18:42:00Z">
              <w:rPr>
                <w:rStyle w:val="a8"/>
                <w:noProof/>
              </w:rPr>
            </w:rPrChange>
          </w:rPr>
          <w:delText>2.1.6.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37" w:author="IEC960923" w:date="2013-03-25T18:42:00Z">
              <w:rPr>
                <w:rStyle w:val="a8"/>
                <w:noProof/>
              </w:rPr>
            </w:rPrChange>
          </w:rPr>
          <w:delText>Forwarder Upload</w:delText>
        </w:r>
        <w:r w:rsidRPr="008E4B75">
          <w:rPr>
            <w:rFonts w:hint="eastAsia"/>
            <w:noProof/>
            <w:rPrChange w:id="63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（延用</w:delText>
        </w:r>
        <w:r w:rsidRPr="008E4B75">
          <w:rPr>
            <w:noProof/>
            <w:rPrChange w:id="639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64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）</w:delText>
        </w:r>
        <w:r w:rsidR="00621873" w:rsidDel="004123EC">
          <w:rPr>
            <w:noProof/>
            <w:webHidden/>
          </w:rPr>
          <w:tab/>
          <w:delText>21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4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42" w:author="IEC960923" w:date="2013-03-25T18:42:00Z">
        <w:r w:rsidRPr="008E4B75">
          <w:rPr>
            <w:noProof/>
            <w:rPrChange w:id="643" w:author="IEC960923" w:date="2013-03-25T18:42:00Z">
              <w:rPr>
                <w:rStyle w:val="a8"/>
                <w:noProof/>
              </w:rPr>
            </w:rPrChange>
          </w:rPr>
          <w:delText>2.1.7.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44" w:author="IEC960923" w:date="2013-03-25T18:42:00Z">
              <w:rPr>
                <w:rStyle w:val="a8"/>
                <w:noProof/>
              </w:rPr>
            </w:rPrChange>
          </w:rPr>
          <w:delText>Asset Check Rule</w:delText>
        </w:r>
        <w:r w:rsidRPr="008E4B75">
          <w:rPr>
            <w:rFonts w:hint="eastAsia"/>
            <w:noProof/>
            <w:rPrChange w:id="64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26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4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47" w:author="IEC960923" w:date="2013-03-25T18:42:00Z">
        <w:r w:rsidRPr="008E4B75">
          <w:rPr>
            <w:noProof/>
            <w:rPrChange w:id="648" w:author="IEC960923" w:date="2013-03-25T18:42:00Z">
              <w:rPr>
                <w:rStyle w:val="a8"/>
                <w:noProof/>
              </w:rPr>
            </w:rPrChange>
          </w:rPr>
          <w:delText>2.1.8.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49" w:author="IEC960923" w:date="2013-03-25T18:42:00Z">
              <w:rPr>
                <w:rStyle w:val="a8"/>
                <w:noProof/>
              </w:rPr>
            </w:rPrChange>
          </w:rPr>
          <w:delText>AC Adaptor</w:delText>
        </w:r>
        <w:r w:rsidRPr="008E4B75">
          <w:rPr>
            <w:rFonts w:hint="eastAsia"/>
            <w:noProof/>
            <w:rPrChange w:id="65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29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5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52" w:author="IEC960923" w:date="2013-03-25T18:42:00Z">
        <w:r w:rsidRPr="008E4B75">
          <w:rPr>
            <w:noProof/>
            <w:rPrChange w:id="653" w:author="IEC960923" w:date="2013-03-25T18:42:00Z">
              <w:rPr>
                <w:rStyle w:val="a8"/>
                <w:noProof/>
              </w:rPr>
            </w:rPrChange>
          </w:rPr>
          <w:delText>2.1.9.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54" w:author="IEC960923" w:date="2013-03-25T18:42:00Z">
              <w:rPr>
                <w:rStyle w:val="a8"/>
                <w:noProof/>
              </w:rPr>
            </w:rPrChange>
          </w:rPr>
          <w:delText>Battery</w:delText>
        </w:r>
        <w:r w:rsidRPr="008E4B75">
          <w:rPr>
            <w:rFonts w:hint="eastAsia"/>
            <w:noProof/>
            <w:rPrChange w:id="65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32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5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57" w:author="IEC960923" w:date="2013-03-25T18:42:00Z">
        <w:r w:rsidRPr="008E4B75">
          <w:rPr>
            <w:noProof/>
            <w:rPrChange w:id="658" w:author="IEC960923" w:date="2013-03-25T18:42:00Z">
              <w:rPr>
                <w:rStyle w:val="a8"/>
                <w:noProof/>
              </w:rPr>
            </w:rPrChange>
          </w:rPr>
          <w:delText>2.1.10.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59" w:author="IEC960923" w:date="2013-03-25T18:42:00Z">
              <w:rPr>
                <w:rStyle w:val="a8"/>
                <w:noProof/>
              </w:rPr>
            </w:rPrChange>
          </w:rPr>
          <w:delText>BT  Ocean  Order</w:delText>
        </w:r>
        <w:r w:rsidRPr="008E4B75">
          <w:rPr>
            <w:rFonts w:hint="eastAsia"/>
            <w:noProof/>
            <w:rPrChange w:id="66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34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6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62" w:author="IEC960923" w:date="2013-03-25T18:42:00Z">
        <w:r w:rsidRPr="008E4B75">
          <w:rPr>
            <w:noProof/>
            <w:rPrChange w:id="663" w:author="IEC960923" w:date="2013-03-25T18:42:00Z">
              <w:rPr>
                <w:rStyle w:val="a8"/>
                <w:noProof/>
              </w:rPr>
            </w:rPrChange>
          </w:rPr>
          <w:delText>2.1.11.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64" w:author="IEC960923" w:date="2013-03-25T18:42:00Z">
              <w:rPr>
                <w:rStyle w:val="a8"/>
                <w:noProof/>
              </w:rPr>
            </w:rPrChange>
          </w:rPr>
          <w:delText>Chep Pallet</w:delText>
        </w:r>
        <w:r w:rsidRPr="008E4B75">
          <w:rPr>
            <w:rFonts w:hint="eastAsia"/>
            <w:noProof/>
            <w:rPrChange w:id="66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37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6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67" w:author="IEC960923" w:date="2013-03-25T18:42:00Z">
        <w:r w:rsidRPr="008E4B75">
          <w:rPr>
            <w:noProof/>
            <w:rPrChange w:id="668" w:author="IEC960923" w:date="2013-03-25T18:42:00Z">
              <w:rPr>
                <w:rStyle w:val="a8"/>
                <w:noProof/>
              </w:rPr>
            </w:rPrChange>
          </w:rPr>
          <w:delText>2.1.12.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69" w:author="IEC960923" w:date="2013-03-25T18:42:00Z">
              <w:rPr>
                <w:rStyle w:val="a8"/>
                <w:noProof/>
              </w:rPr>
            </w:rPrChange>
          </w:rPr>
          <w:delText>Grade</w:delText>
        </w:r>
        <w:r w:rsidRPr="008E4B75">
          <w:rPr>
            <w:rFonts w:hint="eastAsia"/>
            <w:noProof/>
            <w:rPrChange w:id="67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39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7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72" w:author="IEC960923" w:date="2013-03-25T18:42:00Z">
        <w:r w:rsidRPr="008E4B75">
          <w:rPr>
            <w:noProof/>
            <w:rPrChange w:id="673" w:author="IEC960923" w:date="2013-03-25T18:42:00Z">
              <w:rPr>
                <w:rStyle w:val="a8"/>
                <w:noProof/>
              </w:rPr>
            </w:rPrChange>
          </w:rPr>
          <w:delText>2.1.13.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74" w:author="IEC960923" w:date="2013-03-25T18:42:00Z">
              <w:rPr>
                <w:rStyle w:val="a8"/>
                <w:noProof/>
              </w:rPr>
            </w:rPrChange>
          </w:rPr>
          <w:delText>Label Kitting Code</w:delText>
        </w:r>
        <w:r w:rsidRPr="008E4B75">
          <w:rPr>
            <w:rFonts w:hint="eastAsia"/>
            <w:noProof/>
            <w:rPrChange w:id="67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42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7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77" w:author="IEC960923" w:date="2013-03-25T18:42:00Z">
        <w:r w:rsidRPr="008E4B75">
          <w:rPr>
            <w:noProof/>
            <w:rPrChange w:id="678" w:author="IEC960923" w:date="2013-03-25T18:42:00Z">
              <w:rPr>
                <w:rStyle w:val="a8"/>
                <w:noProof/>
              </w:rPr>
            </w:rPrChange>
          </w:rPr>
          <w:delText>2.1.14.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79" w:author="IEC960923" w:date="2013-03-25T18:42:00Z">
              <w:rPr>
                <w:rStyle w:val="a8"/>
                <w:noProof/>
              </w:rPr>
            </w:rPrChange>
          </w:rPr>
          <w:delText>FA Float Location</w:delText>
        </w:r>
        <w:r w:rsidRPr="008E4B75">
          <w:rPr>
            <w:rFonts w:hint="eastAsia"/>
            <w:noProof/>
            <w:rPrChange w:id="68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45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8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82" w:author="IEC960923" w:date="2013-03-25T18:42:00Z">
        <w:r w:rsidRPr="008E4B75">
          <w:rPr>
            <w:noProof/>
            <w:rPrChange w:id="683" w:author="IEC960923" w:date="2013-03-25T18:42:00Z">
              <w:rPr>
                <w:rStyle w:val="a8"/>
                <w:noProof/>
              </w:rPr>
            </w:rPrChange>
          </w:rPr>
          <w:delText>2.1.15.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84" w:author="IEC960923" w:date="2013-03-25T18:42:00Z">
              <w:rPr>
                <w:rStyle w:val="a8"/>
                <w:noProof/>
              </w:rPr>
            </w:rPrChange>
          </w:rPr>
          <w:delText>PAK Float Location</w:delText>
        </w:r>
        <w:r w:rsidRPr="008E4B75">
          <w:rPr>
            <w:rFonts w:hint="eastAsia"/>
            <w:noProof/>
            <w:rPrChange w:id="68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48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8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87" w:author="IEC960923" w:date="2013-03-25T18:42:00Z">
        <w:r w:rsidRPr="008E4B75">
          <w:rPr>
            <w:noProof/>
            <w:rPrChange w:id="688" w:author="IEC960923" w:date="2013-03-25T18:42:00Z">
              <w:rPr>
                <w:rStyle w:val="a8"/>
                <w:noProof/>
              </w:rPr>
            </w:rPrChange>
          </w:rPr>
          <w:delText>2.1.16.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89" w:author="IEC960923" w:date="2013-03-25T18:42:00Z">
              <w:rPr>
                <w:rStyle w:val="a8"/>
                <w:noProof/>
              </w:rPr>
            </w:rPrChange>
          </w:rPr>
          <w:delText>Light No</w:delText>
        </w:r>
        <w:r w:rsidRPr="008E4B75">
          <w:rPr>
            <w:rFonts w:hint="eastAsia"/>
            <w:noProof/>
            <w:rPrChange w:id="69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51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9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92" w:author="IEC960923" w:date="2013-03-25T18:42:00Z">
        <w:r w:rsidRPr="008E4B75">
          <w:rPr>
            <w:noProof/>
            <w:rPrChange w:id="693" w:author="IEC960923" w:date="2013-03-25T18:42:00Z">
              <w:rPr>
                <w:rStyle w:val="a8"/>
                <w:noProof/>
              </w:rPr>
            </w:rPrChange>
          </w:rPr>
          <w:delText>2.1.17.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94" w:author="IEC960923" w:date="2013-03-25T18:42:00Z">
              <w:rPr>
                <w:rStyle w:val="a8"/>
                <w:noProof/>
              </w:rPr>
            </w:rPrChange>
          </w:rPr>
          <w:delText>FA Kitting Upload</w:delText>
        </w:r>
        <w:r w:rsidRPr="008E4B75">
          <w:rPr>
            <w:rFonts w:hint="eastAsia"/>
            <w:noProof/>
            <w:rPrChange w:id="69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界面</w:delText>
        </w:r>
        <w:r w:rsidR="00621873" w:rsidDel="004123EC">
          <w:rPr>
            <w:noProof/>
            <w:webHidden/>
          </w:rPr>
          <w:tab/>
          <w:delText>58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69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697" w:author="IEC960923" w:date="2013-03-25T18:42:00Z">
        <w:r w:rsidRPr="008E4B75">
          <w:rPr>
            <w:noProof/>
            <w:rPrChange w:id="698" w:author="IEC960923" w:date="2013-03-25T18:42:00Z">
              <w:rPr>
                <w:rStyle w:val="a8"/>
                <w:noProof/>
              </w:rPr>
            </w:rPrChange>
          </w:rPr>
          <w:delText>2.1.18.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699" w:author="IEC960923" w:date="2013-03-25T18:42:00Z">
              <w:rPr>
                <w:rStyle w:val="a8"/>
                <w:noProof/>
              </w:rPr>
            </w:rPrChange>
          </w:rPr>
          <w:delText>PAK Kitting Upload</w:delText>
        </w:r>
        <w:r w:rsidRPr="008E4B75">
          <w:rPr>
            <w:rFonts w:hint="eastAsia"/>
            <w:noProof/>
            <w:rPrChange w:id="70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界面</w:delText>
        </w:r>
        <w:r w:rsidR="00621873" w:rsidDel="004123EC">
          <w:rPr>
            <w:noProof/>
            <w:webHidden/>
          </w:rPr>
          <w:tab/>
          <w:delText>65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0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02" w:author="IEC960923" w:date="2013-03-25T18:42:00Z">
        <w:r w:rsidRPr="008E4B75">
          <w:rPr>
            <w:noProof/>
            <w:rPrChange w:id="703" w:author="IEC960923" w:date="2013-03-25T18:42:00Z">
              <w:rPr>
                <w:rStyle w:val="a8"/>
                <w:noProof/>
              </w:rPr>
            </w:rPrChange>
          </w:rPr>
          <w:delText>2.1.19.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04" w:author="IEC960923" w:date="2013-03-25T18:42:00Z">
              <w:rPr>
                <w:rStyle w:val="a8"/>
                <w:noProof/>
              </w:rPr>
            </w:rPrChange>
          </w:rPr>
          <w:delText>Asset Range</w:delText>
        </w:r>
        <w:r w:rsidRPr="008E4B75">
          <w:rPr>
            <w:rFonts w:hint="eastAsia"/>
            <w:noProof/>
            <w:rPrChange w:id="70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73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06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07" w:author="IEC960923" w:date="2013-03-25T18:42:00Z">
        <w:r w:rsidRPr="008E4B75">
          <w:rPr>
            <w:noProof/>
            <w:rPrChange w:id="708" w:author="IEC960923" w:date="2013-03-25T18:42:00Z">
              <w:rPr>
                <w:rStyle w:val="a8"/>
                <w:noProof/>
              </w:rPr>
            </w:rPrChange>
          </w:rPr>
          <w:delText>2.1.20.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09" w:author="IEC960923" w:date="2013-03-25T18:42:00Z">
              <w:rPr>
                <w:rStyle w:val="a8"/>
                <w:noProof/>
              </w:rPr>
            </w:rPrChange>
          </w:rPr>
          <w:delText>Unite MB</w:delText>
        </w:r>
        <w:r w:rsidRPr="008E4B75">
          <w:rPr>
            <w:rFonts w:hint="eastAsia"/>
            <w:noProof/>
            <w:rPrChange w:id="710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76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11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12" w:author="IEC960923" w:date="2013-03-25T18:42:00Z">
        <w:r w:rsidRPr="008E4B75">
          <w:rPr>
            <w:noProof/>
            <w:rPrChange w:id="713" w:author="IEC960923" w:date="2013-03-25T18:42:00Z">
              <w:rPr>
                <w:rStyle w:val="a8"/>
                <w:noProof/>
              </w:rPr>
            </w:rPrChange>
          </w:rPr>
          <w:delText>2.1.21.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14" w:author="IEC960923" w:date="2013-03-25T18:42:00Z">
              <w:rPr>
                <w:rStyle w:val="a8"/>
                <w:noProof/>
              </w:rPr>
            </w:rPrChange>
          </w:rPr>
          <w:delText>PdLine</w:delText>
        </w:r>
        <w:r w:rsidRPr="008E4B75">
          <w:rPr>
            <w:rFonts w:hint="eastAsia"/>
            <w:noProof/>
            <w:rPrChange w:id="715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维护界面（延用</w:delText>
        </w:r>
        <w:r w:rsidRPr="008E4B75">
          <w:rPr>
            <w:noProof/>
            <w:rPrChange w:id="716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717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，红色部分变化）</w:delText>
        </w:r>
        <w:r w:rsidR="00621873" w:rsidDel="004123EC">
          <w:rPr>
            <w:noProof/>
            <w:webHidden/>
          </w:rPr>
          <w:tab/>
          <w:delText>78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18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19" w:author="IEC960923" w:date="2013-03-25T18:42:00Z">
        <w:r w:rsidRPr="008E4B75">
          <w:rPr>
            <w:noProof/>
            <w:rPrChange w:id="720" w:author="IEC960923" w:date="2013-03-25T18:42:00Z">
              <w:rPr>
                <w:rStyle w:val="a8"/>
                <w:noProof/>
              </w:rPr>
            </w:rPrChange>
          </w:rPr>
          <w:delText>2.1.22.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21" w:author="IEC960923" w:date="2013-03-25T18:42:00Z">
              <w:rPr>
                <w:rStyle w:val="a8"/>
                <w:noProof/>
              </w:rPr>
            </w:rPrChange>
          </w:rPr>
          <w:delText>Station</w:delText>
        </w:r>
        <w:r w:rsidRPr="008E4B75">
          <w:rPr>
            <w:rFonts w:hint="eastAsia"/>
            <w:noProof/>
            <w:rPrChange w:id="722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维护界面（延用</w:delText>
        </w:r>
        <w:r w:rsidRPr="008E4B75">
          <w:rPr>
            <w:noProof/>
            <w:rPrChange w:id="723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724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，红色部分变化）</w:delText>
        </w:r>
        <w:r w:rsidR="00621873" w:rsidDel="004123EC">
          <w:rPr>
            <w:noProof/>
            <w:webHidden/>
          </w:rPr>
          <w:tab/>
          <w:delText>81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25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26" w:author="IEC960923" w:date="2013-03-25T18:42:00Z">
        <w:r w:rsidRPr="008E4B75">
          <w:rPr>
            <w:noProof/>
            <w:rPrChange w:id="727" w:author="IEC960923" w:date="2013-03-25T18:42:00Z">
              <w:rPr>
                <w:rStyle w:val="a8"/>
                <w:noProof/>
              </w:rPr>
            </w:rPrChange>
          </w:rPr>
          <w:delText>2.1.23.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28" w:author="IEC960923" w:date="2013-03-25T18:42:00Z">
              <w:rPr>
                <w:rStyle w:val="a8"/>
                <w:noProof/>
              </w:rPr>
            </w:rPrChange>
          </w:rPr>
          <w:delText>PdLine-Station</w:delText>
        </w:r>
        <w:r w:rsidRPr="008E4B75">
          <w:rPr>
            <w:rFonts w:hint="eastAsia"/>
            <w:noProof/>
            <w:rPrChange w:id="729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关联维护界面（延用</w:delText>
        </w:r>
        <w:r w:rsidRPr="008E4B75">
          <w:rPr>
            <w:noProof/>
            <w:rPrChange w:id="730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731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）</w:delText>
        </w:r>
        <w:r w:rsidR="00621873" w:rsidDel="004123EC">
          <w:rPr>
            <w:noProof/>
            <w:webHidden/>
          </w:rPr>
          <w:tab/>
          <w:delText>84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32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33" w:author="IEC960923" w:date="2013-03-25T18:42:00Z">
        <w:r w:rsidRPr="008E4B75">
          <w:rPr>
            <w:noProof/>
            <w:rPrChange w:id="734" w:author="IEC960923" w:date="2013-03-25T18:42:00Z">
              <w:rPr>
                <w:rStyle w:val="a8"/>
                <w:noProof/>
              </w:rPr>
            </w:rPrChange>
          </w:rPr>
          <w:delText>2.1.24.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35" w:author="IEC960923" w:date="2013-03-25T18:42:00Z">
              <w:rPr>
                <w:rStyle w:val="a8"/>
                <w:noProof/>
              </w:rPr>
            </w:rPrChange>
          </w:rPr>
          <w:delText>ECR Version Maintain</w:delText>
        </w:r>
        <w:r w:rsidRPr="008E4B75">
          <w:rPr>
            <w:rFonts w:hint="eastAsia"/>
            <w:noProof/>
            <w:rPrChange w:id="736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维护界面（延用</w:delText>
        </w:r>
        <w:r w:rsidRPr="008E4B75">
          <w:rPr>
            <w:noProof/>
            <w:rPrChange w:id="737" w:author="IEC960923" w:date="2013-03-25T18:42:00Z">
              <w:rPr>
                <w:rStyle w:val="a8"/>
                <w:noProof/>
              </w:rPr>
            </w:rPrChange>
          </w:rPr>
          <w:delText>iMES2011</w:delText>
        </w:r>
        <w:r w:rsidRPr="008E4B75">
          <w:rPr>
            <w:rFonts w:hint="eastAsia"/>
            <w:noProof/>
            <w:rPrChange w:id="73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，红色部分变化）</w:delText>
        </w:r>
        <w:r w:rsidR="00621873" w:rsidDel="004123EC">
          <w:rPr>
            <w:noProof/>
            <w:webHidden/>
          </w:rPr>
          <w:tab/>
          <w:delText>86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39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40" w:author="IEC960923" w:date="2013-03-25T18:42:00Z">
        <w:r w:rsidRPr="008E4B75">
          <w:rPr>
            <w:noProof/>
            <w:rPrChange w:id="741" w:author="IEC960923" w:date="2013-03-25T18:42:00Z">
              <w:rPr>
                <w:rStyle w:val="a8"/>
                <w:noProof/>
              </w:rPr>
            </w:rPrChange>
          </w:rPr>
          <w:delText>2.1.25.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42" w:author="IEC960923" w:date="2013-03-25T18:42:00Z">
              <w:rPr>
                <w:rStyle w:val="a8"/>
                <w:noProof/>
              </w:rPr>
            </w:rPrChange>
          </w:rPr>
          <w:delText>ICASA</w:delText>
        </w:r>
        <w:r w:rsidRPr="008E4B75">
          <w:rPr>
            <w:rFonts w:hint="eastAsia"/>
            <w:noProof/>
            <w:rPrChange w:id="743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90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44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45" w:author="IEC960923" w:date="2013-03-25T18:42:00Z">
        <w:r w:rsidRPr="008E4B75">
          <w:rPr>
            <w:noProof/>
            <w:rPrChange w:id="746" w:author="IEC960923" w:date="2013-03-25T18:42:00Z">
              <w:rPr>
                <w:rStyle w:val="a8"/>
                <w:noProof/>
              </w:rPr>
            </w:rPrChange>
          </w:rPr>
          <w:delText>2.1.26.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47" w:author="IEC960923" w:date="2013-03-25T18:42:00Z">
              <w:rPr>
                <w:rStyle w:val="a8"/>
                <w:noProof/>
              </w:rPr>
            </w:rPrChange>
          </w:rPr>
          <w:delText>Vendor Code</w:delText>
        </w:r>
        <w:r w:rsidRPr="008E4B75">
          <w:rPr>
            <w:rFonts w:hint="eastAsia"/>
            <w:noProof/>
            <w:rPrChange w:id="74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92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49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50" w:author="IEC960923" w:date="2013-03-25T18:42:00Z">
        <w:r w:rsidRPr="008E4B75">
          <w:rPr>
            <w:noProof/>
            <w:rPrChange w:id="751" w:author="IEC960923" w:date="2013-03-25T18:42:00Z">
              <w:rPr>
                <w:rStyle w:val="a8"/>
                <w:noProof/>
              </w:rPr>
            </w:rPrChange>
          </w:rPr>
          <w:delText>2.1.27.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52" w:author="IEC960923" w:date="2013-03-25T18:42:00Z">
              <w:rPr>
                <w:rStyle w:val="a8"/>
                <w:noProof/>
              </w:rPr>
            </w:rPrChange>
          </w:rPr>
          <w:delText>HP WWAN Label</w:delText>
        </w:r>
        <w:r w:rsidRPr="008E4B75">
          <w:rPr>
            <w:rFonts w:hint="eastAsia"/>
            <w:noProof/>
            <w:rPrChange w:id="753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95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54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55" w:author="IEC960923" w:date="2013-03-25T18:42:00Z">
        <w:r w:rsidRPr="008E4B75">
          <w:rPr>
            <w:noProof/>
            <w:rPrChange w:id="756" w:author="IEC960923" w:date="2013-03-25T18:42:00Z">
              <w:rPr>
                <w:rStyle w:val="a8"/>
                <w:noProof/>
              </w:rPr>
            </w:rPrChange>
          </w:rPr>
          <w:delText>2.1.28.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57" w:author="IEC960923" w:date="2013-03-25T18:42:00Z">
              <w:rPr>
                <w:rStyle w:val="a8"/>
                <w:noProof/>
              </w:rPr>
            </w:rPrChange>
          </w:rPr>
          <w:delText>Pallet Standard</w:delText>
        </w:r>
        <w:r w:rsidRPr="008E4B75">
          <w:rPr>
            <w:rFonts w:hint="eastAsia"/>
            <w:noProof/>
            <w:rPrChange w:id="758" w:author="IEC960923" w:date="2013-03-25T18:42:00Z">
              <w:rPr>
                <w:rStyle w:val="a8"/>
                <w:rFonts w:hint="eastAsia"/>
                <w:noProof/>
              </w:rPr>
            </w:rPrChange>
          </w:rPr>
          <w:delText>维护界面</w:delText>
        </w:r>
        <w:r w:rsidR="00621873" w:rsidDel="004123EC">
          <w:rPr>
            <w:noProof/>
            <w:webHidden/>
          </w:rPr>
          <w:tab/>
          <w:delText>98</w:delText>
        </w:r>
      </w:del>
    </w:p>
    <w:p w:rsidR="00621873" w:rsidDel="004123EC" w:rsidRDefault="008E4B75">
      <w:pPr>
        <w:pStyle w:val="31"/>
        <w:tabs>
          <w:tab w:val="left" w:pos="1260"/>
          <w:tab w:val="right" w:leader="dot" w:pos="10459"/>
        </w:tabs>
        <w:rPr>
          <w:del w:id="759" w:author="IEC960923" w:date="2013-03-25T18:42:00Z"/>
          <w:rFonts w:asciiTheme="minorHAnsi" w:hAnsiTheme="minorHAnsi" w:cstheme="minorBidi"/>
          <w:noProof/>
          <w:kern w:val="2"/>
          <w:sz w:val="21"/>
          <w:szCs w:val="22"/>
        </w:rPr>
      </w:pPr>
      <w:del w:id="760" w:author="IEC960923" w:date="2013-03-25T18:42:00Z">
        <w:r w:rsidRPr="008E4B75">
          <w:rPr>
            <w:noProof/>
            <w:rPrChange w:id="761" w:author="IEC960923" w:date="2013-03-25T18:42:00Z">
              <w:rPr>
                <w:rStyle w:val="a8"/>
                <w:noProof/>
              </w:rPr>
            </w:rPrChange>
          </w:rPr>
          <w:delText>2.1.29.</w:delText>
        </w:r>
        <w:r w:rsidR="00621873" w:rsidDel="004123EC">
          <w:rPr>
            <w:rFonts w:asciiTheme="minorHAnsi" w:hAnsiTheme="minorHAnsi" w:cstheme="minorBidi"/>
            <w:noProof/>
            <w:kern w:val="2"/>
            <w:sz w:val="21"/>
            <w:szCs w:val="22"/>
          </w:rPr>
          <w:tab/>
        </w:r>
        <w:r w:rsidRPr="008E4B75">
          <w:rPr>
            <w:noProof/>
            <w:rPrChange w:id="762" w:author="IEC960923" w:date="2013-03-25T18:42:00Z">
              <w:rPr>
                <w:rStyle w:val="a8"/>
                <w:rFonts w:eastAsia="SimHei"/>
                <w:noProof/>
              </w:rPr>
            </w:rPrChange>
          </w:rPr>
          <w:delText>Appendix</w:delText>
        </w:r>
        <w:r w:rsidR="00621873" w:rsidDel="004123EC">
          <w:rPr>
            <w:noProof/>
            <w:webHidden/>
          </w:rPr>
          <w:tab/>
          <w:delText>101</w:delText>
        </w:r>
      </w:del>
    </w:p>
    <w:p w:rsidR="001A40E0" w:rsidRDefault="008E4B75" w:rsidP="00956F50">
      <w:pPr>
        <w:pStyle w:val="1"/>
        <w:numPr>
          <w:ilvl w:val="0"/>
          <w:numId w:val="0"/>
        </w:numPr>
      </w:pPr>
      <w:r>
        <w:fldChar w:fldCharType="end"/>
      </w:r>
    </w:p>
    <w:p w:rsidR="001A40E0" w:rsidRDefault="001A40E0" w:rsidP="00221F6C">
      <w:pPr>
        <w:pStyle w:val="1"/>
      </w:pPr>
      <w:r>
        <w:br w:type="page"/>
      </w:r>
      <w:bookmarkStart w:id="763" w:name="_Toc353207230"/>
      <w:r w:rsidRPr="00026916">
        <w:rPr>
          <w:rFonts w:eastAsia="新細明體" w:hint="eastAsia"/>
          <w:lang w:eastAsia="zh-TW"/>
        </w:rPr>
        <w:lastRenderedPageBreak/>
        <w:t>系統概述</w:t>
      </w:r>
      <w:bookmarkEnd w:id="763"/>
    </w:p>
    <w:p w:rsidR="001A40E0" w:rsidRPr="00A64B16" w:rsidRDefault="001A40E0" w:rsidP="00A64B16">
      <w:pPr>
        <w:numPr>
          <w:ilvl w:val="0"/>
          <w:numId w:val="1"/>
        </w:numPr>
      </w:pPr>
      <w:r>
        <w:rPr>
          <w:rFonts w:ascii="SimSun" w:hAnsi="SimSun"/>
        </w:rPr>
        <w:t>iMES</w:t>
      </w:r>
      <w:r>
        <w:rPr>
          <w:rFonts w:ascii="SimSun" w:hAnsi="SimSun" w:hint="eastAsia"/>
        </w:rPr>
        <w:t>系统的功能分为</w:t>
      </w:r>
      <w:r w:rsidR="00DD4B4C">
        <w:rPr>
          <w:rFonts w:ascii="SimSun" w:hAnsi="SimSun" w:hint="eastAsia"/>
        </w:rPr>
        <w:t>四</w:t>
      </w:r>
      <w:r>
        <w:rPr>
          <w:rFonts w:ascii="SimSun" w:hAnsi="SimSun" w:hint="eastAsia"/>
        </w:rPr>
        <w:t>类：业务操作、基本资料维护</w:t>
      </w:r>
      <w:r w:rsidR="00DD4B4C">
        <w:rPr>
          <w:rFonts w:ascii="SimSun" w:hAnsi="SimSun" w:hint="eastAsia"/>
        </w:rPr>
        <w:t>、后台数据同步</w:t>
      </w:r>
      <w:r>
        <w:rPr>
          <w:rFonts w:ascii="SimSun" w:hAnsi="SimSun" w:hint="eastAsia"/>
        </w:rPr>
        <w:t>以及业务数据查询。</w:t>
      </w:r>
    </w:p>
    <w:p w:rsidR="001A40E0" w:rsidRPr="00E84D22" w:rsidRDefault="001A40E0" w:rsidP="006609C1">
      <w:pPr>
        <w:numPr>
          <w:ilvl w:val="0"/>
          <w:numId w:val="1"/>
        </w:numPr>
      </w:pPr>
      <w:r>
        <w:rPr>
          <w:rFonts w:hint="eastAsia"/>
        </w:rPr>
        <w:t>所有维护操作，若造成了数据记录得变更，则需记入</w:t>
      </w:r>
      <w:r>
        <w:t>MaintainLog</w:t>
      </w:r>
      <w:r>
        <w:rPr>
          <w:rFonts w:hint="eastAsia"/>
        </w:rPr>
        <w:t>表中。新增操作要记入</w:t>
      </w:r>
    </w:p>
    <w:p w:rsidR="001A40E0" w:rsidRPr="006609C1" w:rsidRDefault="001A40E0" w:rsidP="009B51A4">
      <w:pPr>
        <w:ind w:left="690"/>
      </w:pPr>
    </w:p>
    <w:p w:rsidR="001A40E0" w:rsidRPr="00A64B16" w:rsidRDefault="001A40E0" w:rsidP="00221F6C">
      <w:pPr>
        <w:pStyle w:val="20"/>
        <w:keepNext w:val="0"/>
        <w:widowControl w:val="0"/>
        <w:tabs>
          <w:tab w:val="clear" w:pos="720"/>
        </w:tabs>
        <w:spacing w:before="0" w:after="220"/>
        <w:ind w:right="431"/>
        <w:jc w:val="both"/>
        <w:rPr>
          <w:kern w:val="44"/>
        </w:rPr>
      </w:pPr>
      <w:bookmarkStart w:id="764" w:name="_Toc353207231"/>
      <w:r>
        <w:rPr>
          <w:rFonts w:hint="eastAsia"/>
          <w:kern w:val="44"/>
        </w:rPr>
        <w:t>參考資料</w:t>
      </w:r>
      <w:bookmarkEnd w:id="764"/>
    </w:p>
    <w:p w:rsidR="001A40E0" w:rsidRDefault="001A40E0" w:rsidP="009B51A4">
      <w:pPr>
        <w:numPr>
          <w:ilvl w:val="0"/>
          <w:numId w:val="1"/>
        </w:numPr>
        <w:rPr>
          <w:lang w:eastAsia="zh-TW"/>
        </w:rPr>
      </w:pPr>
      <w:r>
        <w:t>C</w:t>
      </w:r>
      <w:r w:rsidRPr="006E5242">
        <w:rPr>
          <w:lang w:eastAsia="zh-TW"/>
        </w:rPr>
        <w:t>I-MES</w:t>
      </w:r>
      <w:r>
        <w:t>-SDD-Datatbase</w:t>
      </w:r>
      <w:r w:rsidRPr="006E5242">
        <w:rPr>
          <w:lang w:eastAsia="zh-TW"/>
        </w:rPr>
        <w:t>.vsd</w:t>
      </w:r>
    </w:p>
    <w:p w:rsidR="001A40E0" w:rsidRPr="00993307" w:rsidRDefault="001A40E0" w:rsidP="00171B8F">
      <w:pPr>
        <w:ind w:firstLine="432"/>
        <w:rPr>
          <w:lang w:eastAsia="zh-TW"/>
        </w:rPr>
      </w:pPr>
    </w:p>
    <w:p w:rsidR="001A40E0" w:rsidRDefault="001A40E0" w:rsidP="00221F6C">
      <w:pPr>
        <w:pStyle w:val="1"/>
      </w:pPr>
      <w:bookmarkStart w:id="765" w:name="_Toc353207232"/>
      <w:r>
        <w:t>UI</w:t>
      </w:r>
      <w:r>
        <w:rPr>
          <w:rFonts w:hint="eastAsia"/>
        </w:rPr>
        <w:t>設計</w:t>
      </w:r>
      <w:bookmarkEnd w:id="765"/>
    </w:p>
    <w:p w:rsidR="001A40E0" w:rsidRPr="004B3AE5" w:rsidRDefault="001A40E0" w:rsidP="007E444F">
      <w:pPr>
        <w:pStyle w:val="2"/>
      </w:pPr>
      <w:bookmarkStart w:id="766" w:name="_Login_1"/>
      <w:bookmarkStart w:id="767" w:name="_FIS界面框架"/>
      <w:bookmarkStart w:id="768" w:name="_Toc353207233"/>
      <w:bookmarkEnd w:id="766"/>
      <w:bookmarkEnd w:id="767"/>
      <w:r>
        <w:rPr>
          <w:rFonts w:hint="eastAsia"/>
        </w:rPr>
        <w:t>基本资料维护</w:t>
      </w:r>
      <w:bookmarkEnd w:id="768"/>
    </w:p>
    <w:p w:rsidR="00221F6C" w:rsidRDefault="00F73009" w:rsidP="00221F6C">
      <w:pPr>
        <w:pStyle w:val="3"/>
      </w:pPr>
      <w:bookmarkStart w:id="769" w:name="_Toc353207234"/>
      <w:r w:rsidRPr="00F73009">
        <w:t>POD Label</w:t>
      </w:r>
      <w:r w:rsidRPr="00F73009">
        <w:rPr>
          <w:rFonts w:hint="eastAsia"/>
        </w:rPr>
        <w:t>维护界面</w:t>
      </w:r>
      <w:bookmarkEnd w:id="769"/>
    </w:p>
    <w:p w:rsidR="001A40E0" w:rsidRPr="0016237D" w:rsidRDefault="001A40E0" w:rsidP="00221F6C">
      <w:pPr>
        <w:pStyle w:val="4"/>
      </w:pPr>
      <w:r>
        <w:rPr>
          <w:rFonts w:hint="eastAsia"/>
        </w:rPr>
        <w:t>示意圖</w:t>
      </w:r>
    </w:p>
    <w:p w:rsidR="001A40E0" w:rsidRDefault="00220C93" w:rsidP="00302925">
      <w:pPr>
        <w:jc w:val="center"/>
      </w:pPr>
      <w:r>
        <w:rPr>
          <w:noProof/>
        </w:rPr>
        <w:pict>
          <v:oval id="_x0000_s1255" style="position:absolute;left:0;text-align:left;margin-left:320.35pt;margin-top:310.95pt;width:19.45pt;height:17.25pt;z-index:251510784" fillcolor="yellow" strokecolor="red" strokeweight="1pt">
            <v:textbox style="mso-next-textbox:#_x0000_s1255;mso-fit-shape-to-text:t" inset="0,0,0,0">
              <w:txbxContent>
                <w:p w:rsidR="00220C93" w:rsidRPr="008721B4" w:rsidRDefault="00220C93" w:rsidP="003029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258" style="position:absolute;left:0;text-align:left;margin-left:105.85pt;margin-top:310.95pt;width:19.45pt;height:17.25pt;z-index:251509760" fillcolor="yellow" strokecolor="red" strokeweight="1pt">
            <v:textbox style="mso-next-textbox:#_x0000_s1258;mso-fit-shape-to-text:t" inset="0,0,0,0">
              <w:txbxContent>
                <w:p w:rsidR="00220C93" w:rsidRPr="008721B4" w:rsidRDefault="00220C93" w:rsidP="0030292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249" style="position:absolute;left:0;text-align:left;margin-left:459pt;margin-top:37.6pt;width:19.45pt;height:17.25pt;z-index:251525120" fillcolor="yellow" strokecolor="red" strokeweight="1pt">
            <v:textbox style="mso-next-textbox:#_x0000_s1249;mso-fit-shape-to-text:t" inset="0,0,0,0">
              <w:txbxContent>
                <w:p w:rsidR="00220C93" w:rsidRPr="008721B4" w:rsidRDefault="00220C93" w:rsidP="00F713F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250" style="position:absolute;left:0;text-align:left;margin-left:187.5pt;margin-top:159.45pt;width:19.45pt;height:17.25pt;z-index:251524096" fillcolor="yellow" strokecolor="red" strokeweight="1pt">
            <v:textbox style="mso-next-textbox:#_x0000_s1250;mso-fit-shape-to-text:t" inset="0,0,0,0">
              <w:txbxContent>
                <w:p w:rsidR="00220C93" w:rsidRPr="008721B4" w:rsidRDefault="00220C93" w:rsidP="00F713F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254" style="position:absolute;left:0;text-align:left;margin-left:168.05pt;margin-top:37.6pt;width:19.45pt;height:17.25pt;z-index:251511808" fillcolor="yellow" strokecolor="red" strokeweight="1pt">
            <v:textbox style="mso-next-textbox:#_x0000_s1254;mso-fit-shape-to-text:t" inset="0,0,0,0">
              <w:txbxContent>
                <w:p w:rsidR="00220C93" w:rsidRPr="008721B4" w:rsidRDefault="00220C93" w:rsidP="0045386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787" style="position:absolute;left:0;text-align:left;margin-left:452.3pt;margin-top:310.95pt;width:19.45pt;height:17.25pt;z-index:251526144" fillcolor="yellow" strokecolor="red" strokeweight="1pt">
            <v:textbox style="mso-next-textbox:#_x0000_s1787;mso-fit-shape-to-text:t" inset="0,0,0,0">
              <w:txbxContent>
                <w:p w:rsidR="00220C93" w:rsidRPr="008721B4" w:rsidRDefault="00220C93" w:rsidP="00637F9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1A40E0" w:rsidRPr="00D26A4B">
        <w:t xml:space="preserve"> </w:t>
      </w:r>
      <w:r w:rsidR="000F2EC0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3" name="图片 12" descr="PODLabelPr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DLabelPri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0E0" w:rsidRDefault="001A40E0" w:rsidP="00302925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 w:rsidR="000E4FD0"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1A40E0" w:rsidRDefault="001A40E0" w:rsidP="00302925">
      <w:pPr>
        <w:jc w:val="center"/>
      </w:pPr>
    </w:p>
    <w:p w:rsidR="001A40E0" w:rsidRDefault="001A40E0" w:rsidP="00221F6C">
      <w:pPr>
        <w:pStyle w:val="4"/>
      </w:pPr>
      <w:r>
        <w:rPr>
          <w:rFonts w:hint="eastAsia"/>
        </w:rPr>
        <w:t>界面說明</w:t>
      </w:r>
    </w:p>
    <w:p w:rsidR="001A40E0" w:rsidRDefault="001A40E0" w:rsidP="00302925">
      <w:r>
        <w:t xml:space="preserve">● </w:t>
      </w:r>
      <w:r>
        <w:rPr>
          <w:rFonts w:hint="eastAsia"/>
        </w:rPr>
        <w:t>界面名稱：</w:t>
      </w:r>
      <w:r w:rsidR="0076693B">
        <w:rPr>
          <w:rFonts w:hint="eastAsia"/>
        </w:rPr>
        <w:t>POD Label</w:t>
      </w:r>
      <w:r>
        <w:rPr>
          <w:rFonts w:hint="eastAsia"/>
        </w:rPr>
        <w:t>维护界面。</w:t>
      </w:r>
    </w:p>
    <w:p w:rsidR="001A40E0" w:rsidRDefault="001A40E0" w:rsidP="00302925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 w:rsidR="0076693B">
        <w:rPr>
          <w:rFonts w:hint="eastAsia"/>
        </w:rPr>
        <w:t>与</w:t>
      </w:r>
      <w:r w:rsidR="0076693B">
        <w:rPr>
          <w:rFonts w:hint="eastAsia"/>
        </w:rPr>
        <w:t>POD Label</w:t>
      </w:r>
      <w:r w:rsidR="0076693B">
        <w:rPr>
          <w:rFonts w:hint="eastAsia"/>
        </w:rPr>
        <w:t>有关的</w:t>
      </w:r>
      <w:r w:rsidR="0076693B">
        <w:rPr>
          <w:rFonts w:hint="eastAsia"/>
        </w:rPr>
        <w:t>Part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1A40E0" w:rsidRDefault="001A40E0" w:rsidP="00302925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1A40E0" w:rsidRDefault="001A40E0" w:rsidP="00302925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76693B">
        <w:rPr>
          <w:rFonts w:hint="eastAsia"/>
        </w:rPr>
        <w:t>POD Label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1A40E0" w:rsidRDefault="001A40E0" w:rsidP="00302925">
      <w:r>
        <w:t xml:space="preserve">● </w:t>
      </w:r>
      <w:r>
        <w:rPr>
          <w:rFonts w:hint="eastAsia"/>
        </w:rPr>
        <w:t>用例：</w:t>
      </w:r>
    </w:p>
    <w:p w:rsidR="009F3C7F" w:rsidRPr="009F3C7F" w:rsidRDefault="001A40E0" w:rsidP="00302925">
      <w:r>
        <w:lastRenderedPageBreak/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76693B">
        <w:rPr>
          <w:rFonts w:hint="eastAsia"/>
        </w:rPr>
        <w:t>POD Lable</w:t>
      </w:r>
      <w:r>
        <w:rPr>
          <w:rFonts w:hint="eastAsia"/>
        </w:rPr>
        <w:t>资料的人</w:t>
      </w:r>
      <w:r w:rsidRPr="004A7340">
        <w:rPr>
          <w:rFonts w:eastAsia="新細明體" w:hint="eastAsia"/>
        </w:rPr>
        <w:t>有權限進來</w:t>
      </w:r>
    </w:p>
    <w:p w:rsidR="009F3C7F" w:rsidRPr="009F3C7F" w:rsidRDefault="009F3C7F" w:rsidP="009F3C7F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PODLabelPart</w:t>
      </w:r>
      <w:r w:rsidR="00942836">
        <w:rPr>
          <w:rFonts w:hint="eastAsia"/>
        </w:rPr>
        <w:t>，含</w:t>
      </w:r>
      <w:r w:rsidR="00942836">
        <w:rPr>
          <w:rFonts w:hint="eastAsia"/>
        </w:rPr>
        <w:t>PartNo</w:t>
      </w:r>
      <w:r w:rsidR="00942836">
        <w:rPr>
          <w:rFonts w:hint="eastAsia"/>
        </w:rPr>
        <w:t>（</w:t>
      </w:r>
      <w:r w:rsidR="00942836">
        <w:rPr>
          <w:rFonts w:hint="eastAsia"/>
        </w:rPr>
        <w:t>varchar20</w:t>
      </w:r>
      <w:r w:rsidR="00942836">
        <w:rPr>
          <w:rFonts w:hint="eastAsia"/>
        </w:rPr>
        <w:t>）、</w:t>
      </w:r>
      <w:r w:rsidR="00F17E27">
        <w:rPr>
          <w:rFonts w:hint="eastAsia"/>
        </w:rPr>
        <w:t>Family</w:t>
      </w:r>
      <w:r w:rsidR="00F17E27">
        <w:rPr>
          <w:rFonts w:hint="eastAsia"/>
        </w:rPr>
        <w:t>、</w:t>
      </w:r>
      <w:r w:rsidR="00942836">
        <w:rPr>
          <w:rFonts w:hint="eastAsia"/>
        </w:rPr>
        <w:t>Editor</w:t>
      </w:r>
      <w:r w:rsidR="00942836">
        <w:rPr>
          <w:rFonts w:hint="eastAsia"/>
        </w:rPr>
        <w:t>、</w:t>
      </w:r>
      <w:r w:rsidR="00942836">
        <w:rPr>
          <w:rFonts w:hint="eastAsia"/>
        </w:rPr>
        <w:t>Cdt</w:t>
      </w:r>
      <w:r w:rsidR="00942836">
        <w:rPr>
          <w:rFonts w:hint="eastAsia"/>
        </w:rPr>
        <w:t>、</w:t>
      </w:r>
      <w:r w:rsidR="00942836">
        <w:rPr>
          <w:rFonts w:hint="eastAsia"/>
        </w:rPr>
        <w:t>Udt</w:t>
      </w:r>
      <w:r w:rsidR="00942836">
        <w:rPr>
          <w:rFonts w:hint="eastAsia"/>
        </w:rPr>
        <w:t>栏位</w:t>
      </w:r>
    </w:p>
    <w:p w:rsidR="001A40E0" w:rsidRPr="009F3C7F" w:rsidRDefault="001A40E0" w:rsidP="00302925"/>
    <w:p w:rsidR="001A40E0" w:rsidRPr="00440060" w:rsidRDefault="001A40E0" w:rsidP="00302925">
      <w:pPr>
        <w:pStyle w:val="ae"/>
        <w:jc w:val="center"/>
      </w:pPr>
    </w:p>
    <w:p w:rsidR="001A40E0" w:rsidRDefault="001A40E0" w:rsidP="00221F6C">
      <w:pPr>
        <w:pStyle w:val="4"/>
      </w:pPr>
      <w:r>
        <w:rPr>
          <w:rFonts w:hint="eastAsia"/>
        </w:rPr>
        <w:t>控件說明</w:t>
      </w:r>
    </w:p>
    <w:p w:rsidR="001A40E0" w:rsidRPr="007E3AE8" w:rsidRDefault="001A40E0" w:rsidP="00302925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fldSimple w:instr=" STYLEREF 2 \s ">
        <w:r>
          <w:rPr>
            <w:noProof/>
          </w:rPr>
          <w:t>1.1</w:t>
        </w:r>
      </w:fldSimple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1A40E0" w:rsidTr="007C7E9F">
        <w:trPr>
          <w:tblHeader/>
        </w:trPr>
        <w:tc>
          <w:tcPr>
            <w:tcW w:w="445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1A40E0" w:rsidRPr="008A632C" w:rsidRDefault="001A40E0" w:rsidP="00180657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1A40E0" w:rsidRPr="00637F92" w:rsidTr="007C7E9F">
        <w:trPr>
          <w:trHeight w:val="93"/>
        </w:trPr>
        <w:tc>
          <w:tcPr>
            <w:tcW w:w="445" w:type="dxa"/>
          </w:tcPr>
          <w:p w:rsidR="001A40E0" w:rsidRPr="00637F92" w:rsidRDefault="00F17E27" w:rsidP="00B45EB6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1A40E0" w:rsidRPr="00637F92" w:rsidRDefault="009B53B4" w:rsidP="00B45EB6">
            <w:r w:rsidRPr="009B53B4">
              <w:t>Find</w:t>
            </w:r>
            <w:r w:rsidR="00F17E27">
              <w:rPr>
                <w:rFonts w:hint="eastAsia"/>
              </w:rPr>
              <w:t>PartNo</w:t>
            </w:r>
          </w:p>
        </w:tc>
        <w:tc>
          <w:tcPr>
            <w:tcW w:w="916" w:type="dxa"/>
          </w:tcPr>
          <w:p w:rsidR="001A40E0" w:rsidRPr="00637F92" w:rsidRDefault="009B53B4" w:rsidP="00B45EB6">
            <w:r w:rsidRPr="009B53B4">
              <w:t>TextBox</w:t>
            </w:r>
          </w:p>
        </w:tc>
        <w:tc>
          <w:tcPr>
            <w:tcW w:w="677" w:type="dxa"/>
          </w:tcPr>
          <w:p w:rsidR="001A40E0" w:rsidRPr="00637F92" w:rsidRDefault="001A40E0" w:rsidP="00B45EB6"/>
        </w:tc>
        <w:tc>
          <w:tcPr>
            <w:tcW w:w="1432" w:type="dxa"/>
          </w:tcPr>
          <w:p w:rsidR="001A40E0" w:rsidRPr="00637F92" w:rsidRDefault="009B53B4" w:rsidP="00B45EB6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A40E0" w:rsidRPr="00637F92" w:rsidRDefault="001A40E0" w:rsidP="00B45EB6"/>
        </w:tc>
        <w:tc>
          <w:tcPr>
            <w:tcW w:w="2728" w:type="dxa"/>
          </w:tcPr>
          <w:p w:rsidR="001A40E0" w:rsidRPr="00637F92" w:rsidRDefault="009B53B4" w:rsidP="00B45EB6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、若本框中内容为空，则放弃后续操作。</w:t>
            </w:r>
          </w:p>
          <w:p w:rsidR="001A40E0" w:rsidRPr="00637F92" w:rsidRDefault="009B53B4" w:rsidP="00B45EB6">
            <w:r w:rsidRPr="009B53B4">
              <w:t>2</w:t>
            </w:r>
            <w:r w:rsidRPr="009B53B4">
              <w:rPr>
                <w:rFonts w:hint="eastAsia"/>
              </w:rPr>
              <w:t>、根据左端匹配的规则在</w:t>
            </w:r>
            <w:r w:rsidR="0076693B">
              <w:rPr>
                <w:rFonts w:hint="eastAsia"/>
              </w:rPr>
              <w:t>POD Label Part</w:t>
            </w:r>
            <w:r w:rsidRPr="009B53B4">
              <w:t xml:space="preserve"> List</w:t>
            </w:r>
            <w:r w:rsidRPr="009B53B4">
              <w:rPr>
                <w:rFonts w:hint="eastAsia"/>
              </w:rPr>
              <w:t>表格中找到</w:t>
            </w:r>
            <w:r w:rsidR="00804B18">
              <w:rPr>
                <w:rFonts w:hint="eastAsia"/>
              </w:rPr>
              <w:t>PartNo</w:t>
            </w:r>
            <w:r w:rsidR="00804B18">
              <w:rPr>
                <w:rFonts w:hint="eastAsia"/>
              </w:rPr>
              <w:t>列</w:t>
            </w:r>
            <w:r w:rsidRPr="009B53B4">
              <w:rPr>
                <w:rFonts w:hint="eastAsia"/>
              </w:rPr>
              <w:t>第一个以本框中内容开头的</w:t>
            </w:r>
            <w:r w:rsidR="00804B18">
              <w:rPr>
                <w:rFonts w:hint="eastAsia"/>
              </w:rPr>
              <w:t>行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 w:rsidR="00F17E27">
              <w:rPr>
                <w:rFonts w:hint="eastAsia"/>
              </w:rPr>
              <w:t>高亮行</w:t>
            </w:r>
            <w:r w:rsidRPr="009B53B4">
              <w:rPr>
                <w:rFonts w:hint="eastAsia"/>
              </w:rPr>
              <w:t>对应的</w:t>
            </w:r>
            <w:r w:rsidR="0076693B">
              <w:rPr>
                <w:rFonts w:hint="eastAsia"/>
              </w:rPr>
              <w:t>PartNo</w:t>
            </w:r>
            <w:r w:rsidR="00F17E27">
              <w:rPr>
                <w:rFonts w:hint="eastAsia"/>
              </w:rPr>
              <w:t>和</w:t>
            </w:r>
            <w:r w:rsidR="00F17E27">
              <w:rPr>
                <w:rFonts w:hint="eastAsia"/>
              </w:rPr>
              <w:t>Family</w:t>
            </w:r>
            <w:r w:rsidRPr="009B53B4">
              <w:rPr>
                <w:rFonts w:hint="eastAsia"/>
              </w:rPr>
              <w:t>。</w:t>
            </w:r>
          </w:p>
          <w:p w:rsidR="001A40E0" w:rsidRPr="00637F92" w:rsidRDefault="009B53B4" w:rsidP="00B45EB6">
            <w:r w:rsidRPr="009B53B4">
              <w:t>3</w:t>
            </w:r>
            <w:r w:rsidRPr="009B53B4">
              <w:rPr>
                <w:rFonts w:hint="eastAsia"/>
              </w:rPr>
              <w:t>、若未找到匹配行，则提示用户。</w:t>
            </w:r>
          </w:p>
          <w:p w:rsidR="001A40E0" w:rsidRPr="00637F92" w:rsidRDefault="001A40E0" w:rsidP="00B45EB6"/>
        </w:tc>
        <w:tc>
          <w:tcPr>
            <w:tcW w:w="2629" w:type="dxa"/>
          </w:tcPr>
          <w:p w:rsidR="001A40E0" w:rsidRPr="00637F92" w:rsidRDefault="001A40E0" w:rsidP="00B45EB6"/>
        </w:tc>
      </w:tr>
      <w:tr w:rsidR="001A40E0" w:rsidRPr="00637F92" w:rsidTr="007C7E9F">
        <w:tc>
          <w:tcPr>
            <w:tcW w:w="445" w:type="dxa"/>
          </w:tcPr>
          <w:p w:rsidR="001A40E0" w:rsidRPr="00637F92" w:rsidRDefault="00F17E27" w:rsidP="00180657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1A40E0" w:rsidRPr="00637F92" w:rsidRDefault="0076693B" w:rsidP="00180657">
            <w:r>
              <w:rPr>
                <w:rFonts w:hint="eastAsia"/>
              </w:rPr>
              <w:t xml:space="preserve">POD Label Part </w:t>
            </w:r>
            <w:r w:rsidR="00144695">
              <w:t>List</w:t>
            </w:r>
          </w:p>
        </w:tc>
        <w:tc>
          <w:tcPr>
            <w:tcW w:w="916" w:type="dxa"/>
          </w:tcPr>
          <w:p w:rsidR="001A40E0" w:rsidRPr="00637F92" w:rsidRDefault="00144695" w:rsidP="00180657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1A40E0" w:rsidRPr="00637F92" w:rsidRDefault="001A40E0" w:rsidP="00180657"/>
        </w:tc>
        <w:tc>
          <w:tcPr>
            <w:tcW w:w="1432" w:type="dxa"/>
          </w:tcPr>
          <w:p w:rsidR="000F2EC0" w:rsidRDefault="00144695">
            <w:r>
              <w:rPr>
                <w:rFonts w:hint="eastAsia"/>
              </w:rPr>
              <w:t>显示所有</w:t>
            </w:r>
            <w:r w:rsidR="0076693B">
              <w:rPr>
                <w:rFonts w:hint="eastAsia"/>
              </w:rPr>
              <w:t>POD Label</w:t>
            </w:r>
            <w:r w:rsidR="0076693B">
              <w:rPr>
                <w:rFonts w:hint="eastAsia"/>
              </w:rPr>
              <w:t>相关</w:t>
            </w:r>
            <w:r w:rsidR="0076693B">
              <w:rPr>
                <w:rFonts w:hint="eastAsia"/>
              </w:rPr>
              <w:t>Part</w:t>
            </w:r>
          </w:p>
        </w:tc>
        <w:tc>
          <w:tcPr>
            <w:tcW w:w="680" w:type="dxa"/>
          </w:tcPr>
          <w:p w:rsidR="001A40E0" w:rsidRPr="00637F92" w:rsidRDefault="001A40E0" w:rsidP="00180657"/>
        </w:tc>
        <w:tc>
          <w:tcPr>
            <w:tcW w:w="2728" w:type="dxa"/>
          </w:tcPr>
          <w:p w:rsidR="000F2EC0" w:rsidRDefault="00144695">
            <w:r>
              <w:t>Click</w:t>
            </w:r>
            <w:r>
              <w:rPr>
                <w:rFonts w:hint="eastAsia"/>
              </w:rPr>
              <w:t>：原高亮被选的</w:t>
            </w:r>
            <w:r w:rsidR="0076693B">
              <w:rPr>
                <w:rFonts w:hint="eastAsia"/>
              </w:rPr>
              <w:t>数据行</w:t>
            </w:r>
            <w:r>
              <w:rPr>
                <w:rFonts w:hint="eastAsia"/>
              </w:rPr>
              <w:t>恢复正常显示，被点击的</w:t>
            </w:r>
            <w:r w:rsidR="0076693B">
              <w:rPr>
                <w:rFonts w:hint="eastAsia"/>
              </w:rPr>
              <w:t>行</w:t>
            </w:r>
            <w:r>
              <w:rPr>
                <w:rFonts w:hint="eastAsia"/>
              </w:rPr>
              <w:t>被高亮选择，下部的</w:t>
            </w:r>
            <w:r w:rsidR="00F17E27">
              <w:rPr>
                <w:rFonts w:hint="eastAsia"/>
              </w:rPr>
              <w:t>PartNo</w:t>
            </w:r>
            <w:r w:rsidR="00F17E27">
              <w:rPr>
                <w:rFonts w:hint="eastAsia"/>
              </w:rPr>
              <w:t>和</w:t>
            </w:r>
            <w:r w:rsidR="00F17E27">
              <w:rPr>
                <w:rFonts w:hint="eastAsia"/>
              </w:rPr>
              <w:t>Family</w:t>
            </w:r>
            <w:r>
              <w:rPr>
                <w:rFonts w:hint="eastAsia"/>
              </w:rPr>
              <w:t>控件中显示被点击</w:t>
            </w:r>
            <w:r w:rsidR="0076693B">
              <w:rPr>
                <w:rFonts w:hint="eastAsia"/>
              </w:rPr>
              <w:t>数据行</w:t>
            </w:r>
            <w:r>
              <w:rPr>
                <w:rFonts w:hint="eastAsia"/>
              </w:rPr>
              <w:t>的详细资料</w:t>
            </w:r>
            <w:r w:rsidR="009C4E85">
              <w:rPr>
                <w:rFonts w:hint="eastAsia"/>
              </w:rPr>
              <w:t>，</w:t>
            </w:r>
            <w:r w:rsidR="009C4E85">
              <w:rPr>
                <w:rFonts w:hint="eastAsia"/>
              </w:rPr>
              <w:t>Enable Delete</w:t>
            </w:r>
            <w:r w:rsidR="009C4E85"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="009B53B4" w:rsidRPr="009B53B4">
              <w:t xml:space="preserve">Disable </w:t>
            </w:r>
            <w:r w:rsidR="009C4E85">
              <w:rPr>
                <w:rFonts w:hint="eastAsia"/>
              </w:rPr>
              <w:t>Delete</w:t>
            </w:r>
            <w:r w:rsidR="009B53B4"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1A40E0" w:rsidRPr="00637F92" w:rsidRDefault="00144695" w:rsidP="00180657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F17E27">
              <w:rPr>
                <w:rFonts w:hint="eastAsia"/>
              </w:rPr>
              <w:t>Part No</w:t>
            </w:r>
            <w:r w:rsidR="00F17E27">
              <w:rPr>
                <w:rFonts w:hint="eastAsia"/>
              </w:rPr>
              <w:t>、</w:t>
            </w:r>
            <w:r>
              <w:rPr>
                <w:rFonts w:ascii="Tahoma" w:hAnsi="Tahoma"/>
                <w:sz w:val="18"/>
              </w:rPr>
              <w:t>Family</w:t>
            </w:r>
            <w:r>
              <w:rPr>
                <w:rFonts w:ascii="Tahoma" w:hAnsi="Tahoma" w:hint="eastAsia"/>
                <w:sz w:val="18"/>
              </w:rPr>
              <w:t>、</w:t>
            </w:r>
            <w:r w:rsidR="009B53B4" w:rsidRPr="009B53B4">
              <w:t>Editor</w:t>
            </w:r>
            <w:r w:rsidR="009B53B4" w:rsidRPr="009B53B4">
              <w:rPr>
                <w:rFonts w:hint="eastAsia"/>
              </w:rPr>
              <w:t>、</w:t>
            </w:r>
            <w:r w:rsidR="009B53B4" w:rsidRPr="009B53B4">
              <w:t>Cdt</w:t>
            </w:r>
            <w:r w:rsidR="009B53B4" w:rsidRPr="009B53B4">
              <w:rPr>
                <w:rFonts w:hint="eastAsia"/>
              </w:rPr>
              <w:t>、</w:t>
            </w:r>
            <w:r w:rsidR="009B53B4" w:rsidRPr="009B53B4">
              <w:t>Udt</w:t>
            </w:r>
          </w:p>
          <w:p w:rsidR="001A40E0" w:rsidRPr="00637F92" w:rsidRDefault="00144695" w:rsidP="00180657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>
              <w:t>Family</w:t>
            </w:r>
            <w:r>
              <w:rPr>
                <w:rFonts w:hint="eastAsia"/>
              </w:rPr>
              <w:t>栏位排序</w:t>
            </w:r>
          </w:p>
        </w:tc>
      </w:tr>
      <w:tr w:rsidR="001A40E0" w:rsidRPr="00637F92" w:rsidTr="007C7E9F">
        <w:tc>
          <w:tcPr>
            <w:tcW w:w="445" w:type="dxa"/>
          </w:tcPr>
          <w:p w:rsidR="001A40E0" w:rsidRPr="00637F92" w:rsidRDefault="00F17E27" w:rsidP="00180657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1A40E0" w:rsidRPr="00637F92" w:rsidRDefault="00144695" w:rsidP="00180657">
            <w:r>
              <w:t>Delete</w:t>
            </w:r>
          </w:p>
        </w:tc>
        <w:tc>
          <w:tcPr>
            <w:tcW w:w="916" w:type="dxa"/>
          </w:tcPr>
          <w:p w:rsidR="001A40E0" w:rsidRPr="00637F92" w:rsidRDefault="00144695" w:rsidP="00180657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40E0" w:rsidRPr="00637F92" w:rsidRDefault="001A40E0" w:rsidP="00180657"/>
        </w:tc>
        <w:tc>
          <w:tcPr>
            <w:tcW w:w="1432" w:type="dxa"/>
          </w:tcPr>
          <w:p w:rsidR="001A40E0" w:rsidRDefault="00144695" w:rsidP="00180657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2A3E2D" w:rsidRDefault="00DE4E70" w:rsidP="00180657">
            <w:pPr>
              <w:rPr>
                <w:rFonts w:eastAsia="新細明體"/>
                <w:color w:val="FF0000"/>
                <w:lang w:eastAsia="zh-TW"/>
              </w:rPr>
            </w:pPr>
            <w:r w:rsidRPr="00DE4E70">
              <w:rPr>
                <w:rFonts w:ascii="SimSun" w:hAnsi="SimSun"/>
                <w:color w:val="FF0000"/>
              </w:rPr>
              <w:t>Disable</w:t>
            </w:r>
          </w:p>
        </w:tc>
        <w:tc>
          <w:tcPr>
            <w:tcW w:w="680" w:type="dxa"/>
          </w:tcPr>
          <w:p w:rsidR="001A40E0" w:rsidRPr="00637F92" w:rsidRDefault="001A40E0" w:rsidP="00180657"/>
        </w:tc>
        <w:tc>
          <w:tcPr>
            <w:tcW w:w="2728" w:type="dxa"/>
          </w:tcPr>
          <w:p w:rsidR="001A40E0" w:rsidRPr="00637F92" w:rsidRDefault="00144695" w:rsidP="00180657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76693B">
              <w:rPr>
                <w:rFonts w:ascii="SimSun" w:hAnsi="SimSun" w:hint="eastAsia"/>
              </w:rPr>
              <w:t>PO Label Part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1A40E0" w:rsidRPr="00637F92" w:rsidRDefault="00144695" w:rsidP="00180657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1A40E0" w:rsidRPr="00637F92" w:rsidRDefault="00144695" w:rsidP="00180657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956937" w:rsidRDefault="00144695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</w:t>
            </w:r>
            <w:r w:rsidR="0076693B">
              <w:rPr>
                <w:rFonts w:ascii="SimSun" w:hAnsi="SimSun" w:hint="eastAsia"/>
              </w:rPr>
              <w:t>行数据</w:t>
            </w:r>
            <w:r>
              <w:rPr>
                <w:rFonts w:ascii="SimSun" w:hAnsi="SimSun" w:hint="eastAsia"/>
              </w:rPr>
              <w:t>。</w:t>
            </w:r>
          </w:p>
        </w:tc>
        <w:tc>
          <w:tcPr>
            <w:tcW w:w="2629" w:type="dxa"/>
          </w:tcPr>
          <w:p w:rsidR="001A40E0" w:rsidRPr="00637F92" w:rsidRDefault="001A40E0" w:rsidP="00180657"/>
        </w:tc>
      </w:tr>
      <w:tr w:rsidR="00F17E27" w:rsidRPr="00637F92" w:rsidTr="000F2EC0">
        <w:tc>
          <w:tcPr>
            <w:tcW w:w="445" w:type="dxa"/>
          </w:tcPr>
          <w:p w:rsidR="00F17E27" w:rsidRPr="00637F92" w:rsidRDefault="00F17E27" w:rsidP="000F2EC0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F17E27" w:rsidRPr="00637F92" w:rsidRDefault="00F17E27" w:rsidP="000F2EC0">
            <w:r>
              <w:rPr>
                <w:rFonts w:hint="eastAsia"/>
              </w:rPr>
              <w:t>PartNo</w:t>
            </w:r>
          </w:p>
        </w:tc>
        <w:tc>
          <w:tcPr>
            <w:tcW w:w="916" w:type="dxa"/>
          </w:tcPr>
          <w:p w:rsidR="00F17E27" w:rsidRPr="00637F92" w:rsidRDefault="00F17E27" w:rsidP="000F2EC0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F17E27" w:rsidRPr="00637F92" w:rsidRDefault="00F17E27" w:rsidP="000F2EC0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20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F17E27" w:rsidRPr="00637F92" w:rsidRDefault="00F17E27" w:rsidP="000F2EC0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F17E27" w:rsidRPr="00637F92" w:rsidRDefault="00F17E27" w:rsidP="000F2EC0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F17E27" w:rsidRPr="00637F92" w:rsidRDefault="00F17E27" w:rsidP="000F2EC0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F5F8F" w:rsidRDefault="00847666">
            <w:pPr>
              <w:rPr>
                <w:strike/>
                <w:color w:val="D60093"/>
              </w:rPr>
            </w:pPr>
            <w:r w:rsidRPr="00847666">
              <w:rPr>
                <w:rFonts w:hint="eastAsia"/>
                <w:strike/>
                <w:color w:val="D60093"/>
              </w:rPr>
              <w:t>小写字母需转成大写</w:t>
            </w:r>
          </w:p>
        </w:tc>
      </w:tr>
      <w:tr w:rsidR="009F0531" w:rsidRPr="00637F92" w:rsidTr="007C7E9F">
        <w:tc>
          <w:tcPr>
            <w:tcW w:w="445" w:type="dxa"/>
          </w:tcPr>
          <w:p w:rsidR="009F0531" w:rsidRPr="00637F92" w:rsidRDefault="00F17E27" w:rsidP="00DD4B9C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9F0531" w:rsidRPr="00637F92" w:rsidRDefault="009F0531" w:rsidP="00DD4B9C">
            <w:r w:rsidRPr="00637F92">
              <w:t>Family</w:t>
            </w:r>
          </w:p>
        </w:tc>
        <w:tc>
          <w:tcPr>
            <w:tcW w:w="916" w:type="dxa"/>
          </w:tcPr>
          <w:p w:rsidR="009F0531" w:rsidRPr="00637F92" w:rsidRDefault="009F0531" w:rsidP="00DD4B9C">
            <w:r w:rsidRPr="00637F92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9F0531" w:rsidRPr="00637F92" w:rsidRDefault="009F0531" w:rsidP="00DD4B9C"/>
        </w:tc>
        <w:tc>
          <w:tcPr>
            <w:tcW w:w="1432" w:type="dxa"/>
          </w:tcPr>
          <w:p w:rsidR="009F0531" w:rsidRPr="00637F92" w:rsidRDefault="009F0531" w:rsidP="00DD4B9C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9F0531" w:rsidRPr="00637F92" w:rsidRDefault="009F0531" w:rsidP="00DD4B9C"/>
        </w:tc>
        <w:tc>
          <w:tcPr>
            <w:tcW w:w="2728" w:type="dxa"/>
          </w:tcPr>
          <w:p w:rsidR="009F0531" w:rsidRPr="00637F92" w:rsidRDefault="009F0531" w:rsidP="00DD4B9C"/>
        </w:tc>
        <w:tc>
          <w:tcPr>
            <w:tcW w:w="2629" w:type="dxa"/>
          </w:tcPr>
          <w:p w:rsidR="000F2EC0" w:rsidRDefault="009F0531">
            <w:r w:rsidRPr="00637F92">
              <w:rPr>
                <w:rFonts w:hint="eastAsia"/>
              </w:rPr>
              <w:t>选项包括所有</w:t>
            </w:r>
            <w:r w:rsidRPr="00637F92">
              <w:t>Family</w:t>
            </w:r>
          </w:p>
        </w:tc>
      </w:tr>
      <w:tr w:rsidR="001A40E0" w:rsidRPr="00637F92" w:rsidTr="007C7E9F">
        <w:tc>
          <w:tcPr>
            <w:tcW w:w="445" w:type="dxa"/>
          </w:tcPr>
          <w:p w:rsidR="001A40E0" w:rsidRPr="00637F92" w:rsidRDefault="00F17E27" w:rsidP="00180657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1A40E0" w:rsidRPr="00637F92" w:rsidRDefault="00144695" w:rsidP="00180657">
            <w:r>
              <w:t>Save</w:t>
            </w:r>
          </w:p>
        </w:tc>
        <w:tc>
          <w:tcPr>
            <w:tcW w:w="916" w:type="dxa"/>
          </w:tcPr>
          <w:p w:rsidR="001A40E0" w:rsidRPr="00637F92" w:rsidRDefault="00144695" w:rsidP="00180657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40E0" w:rsidRPr="00637F92" w:rsidRDefault="001A40E0" w:rsidP="00180657"/>
        </w:tc>
        <w:tc>
          <w:tcPr>
            <w:tcW w:w="1432" w:type="dxa"/>
          </w:tcPr>
          <w:p w:rsidR="001A40E0" w:rsidRPr="00637F92" w:rsidRDefault="00144695" w:rsidP="00180657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1A40E0" w:rsidRPr="00637F92" w:rsidRDefault="001A40E0" w:rsidP="00180657"/>
        </w:tc>
        <w:tc>
          <w:tcPr>
            <w:tcW w:w="2728" w:type="dxa"/>
          </w:tcPr>
          <w:p w:rsidR="002658F6" w:rsidRPr="00637F92" w:rsidRDefault="00144695" w:rsidP="002658F6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9F3C7F">
              <w:rPr>
                <w:rFonts w:ascii="SimSun" w:hAnsi="SimSun" w:hint="eastAsia"/>
              </w:rPr>
              <w:t>PartNo</w:t>
            </w:r>
            <w:r w:rsidR="009F3C7F">
              <w:rPr>
                <w:rFonts w:ascii="SimSun" w:hAnsi="SimSun" w:hint="eastAsia"/>
              </w:rPr>
              <w:t>框</w:t>
            </w:r>
            <w:r w:rsidR="009B53B4"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1A40E0" w:rsidRPr="00637F92" w:rsidRDefault="00144695" w:rsidP="00180657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 xml:space="preserve">select 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* 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 xml:space="preserve">from </w:t>
            </w:r>
            <w:r w:rsidR="00475E77">
              <w:rPr>
                <w:rFonts w:hint="eastAsia"/>
              </w:rPr>
              <w:t>PODLabelPart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 (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nolock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) 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where charindex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(@pno,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rtrim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(Code))=1</w:t>
            </w:r>
            <w:r w:rsidR="00475E77">
              <w:rPr>
                <w:rFonts w:ascii="NSimSun" w:eastAsia="NSimSun" w:hint="eastAsia"/>
                <w:noProof/>
                <w:sz w:val="18"/>
                <w:szCs w:val="18"/>
              </w:rPr>
              <w:t>有记录存在，则</w:t>
            </w:r>
            <w:r>
              <w:rPr>
                <w:rFonts w:ascii="SimSun" w:hAnsi="SimSun" w:hint="eastAsia"/>
              </w:rPr>
              <w:t>警示用户</w:t>
            </w:r>
            <w:r w:rsidR="00475E77">
              <w:rPr>
                <w:rFonts w:ascii="SimSun" w:hAnsi="SimSun" w:hint="eastAsia"/>
              </w:rPr>
              <w:t>“</w:t>
            </w:r>
            <w:r w:rsidR="00475E77">
              <w:rPr>
                <w:rFonts w:ascii="NSimSun" w:eastAsia="NSimSun"/>
                <w:noProof/>
                <w:color w:val="A31515"/>
                <w:sz w:val="18"/>
                <w:szCs w:val="18"/>
              </w:rPr>
              <w:t>此機型已經存在,如想更改,</w:t>
            </w:r>
            <w:r w:rsidR="00475E77">
              <w:rPr>
                <w:rFonts w:ascii="NSimSun" w:eastAsia="NSimSun"/>
                <w:noProof/>
                <w:color w:val="A31515"/>
                <w:sz w:val="18"/>
                <w:szCs w:val="18"/>
              </w:rPr>
              <w:lastRenderedPageBreak/>
              <w:t>請先刪除再重新插入.</w:t>
            </w:r>
            <w:r w:rsidR="00475E77">
              <w:rPr>
                <w:rFonts w:ascii="SimSun" w:hAnsi="SimSun" w:hint="eastAsia"/>
              </w:rPr>
              <w:t>”</w:t>
            </w:r>
            <w:r>
              <w:rPr>
                <w:rFonts w:ascii="SimSun" w:hAnsi="SimSun" w:hint="eastAsia"/>
              </w:rPr>
              <w:t>，放弃后续操作。</w:t>
            </w:r>
          </w:p>
          <w:p w:rsidR="001A40E0" w:rsidRDefault="00144695" w:rsidP="00180657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</w:t>
            </w:r>
            <w:r w:rsidR="00475E77">
              <w:rPr>
                <w:rFonts w:ascii="SimSun" w:hAnsi="SimSun" w:hint="eastAsia"/>
              </w:rPr>
              <w:t>若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 xml:space="preserve">select 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* 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 xml:space="preserve">from </w:t>
            </w:r>
            <w:r w:rsidR="00475E77">
              <w:rPr>
                <w:rFonts w:hint="eastAsia"/>
              </w:rPr>
              <w:t>PODLabelPart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 (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nolock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 xml:space="preserve">) 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where charindex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(</w:t>
            </w:r>
            <w:r w:rsidR="00475E77">
              <w:rPr>
                <w:rFonts w:ascii="NSimSun" w:eastAsia="NSimSun"/>
                <w:noProof/>
                <w:color w:val="0000FF"/>
                <w:sz w:val="18"/>
                <w:szCs w:val="18"/>
              </w:rPr>
              <w:t>rtrim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(</w:t>
            </w:r>
            <w:r w:rsidR="009B11C7">
              <w:rPr>
                <w:rFonts w:ascii="NSimSun" w:eastAsia="NSimSun" w:hint="eastAsia"/>
                <w:noProof/>
                <w:sz w:val="18"/>
                <w:szCs w:val="18"/>
              </w:rPr>
              <w:t>PartNo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)</w:t>
            </w:r>
            <w:r w:rsidR="009B11C7">
              <w:rPr>
                <w:rFonts w:ascii="NSimSun" w:eastAsia="NSimSun" w:hint="eastAsia"/>
                <w:noProof/>
                <w:sz w:val="18"/>
                <w:szCs w:val="18"/>
              </w:rPr>
              <w:t>，@pno</w:t>
            </w:r>
            <w:r w:rsidR="00475E77">
              <w:rPr>
                <w:rFonts w:ascii="NSimSun" w:eastAsia="NSimSun"/>
                <w:noProof/>
                <w:sz w:val="18"/>
                <w:szCs w:val="18"/>
              </w:rPr>
              <w:t>)</w:t>
            </w:r>
            <w:r w:rsidR="009B11C7">
              <w:rPr>
                <w:rFonts w:ascii="NSimSun" w:eastAsia="NSimSun" w:hint="eastAsia"/>
                <w:noProof/>
                <w:sz w:val="18"/>
                <w:szCs w:val="18"/>
              </w:rPr>
              <w:t>=1</w:t>
            </w:r>
            <w:r w:rsidR="00475E77">
              <w:rPr>
                <w:rFonts w:ascii="NSimSun" w:eastAsia="NSimSun" w:hint="eastAsia"/>
                <w:noProof/>
                <w:sz w:val="18"/>
                <w:szCs w:val="18"/>
              </w:rPr>
              <w:t xml:space="preserve"> and Family = @family有记录存在，则用新输入的PartNo覆盖被找到记录的PartNo</w:t>
            </w:r>
            <w:r>
              <w:rPr>
                <w:rFonts w:ascii="SimSun" w:hAnsi="SimSun" w:hint="eastAsia"/>
              </w:rPr>
              <w:t>，记录修改人和日期。</w:t>
            </w:r>
          </w:p>
          <w:p w:rsidR="00475E77" w:rsidRPr="00637F92" w:rsidRDefault="00475E77" w:rsidP="00180657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、若不存在，则用所输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和</w:t>
            </w:r>
            <w:r>
              <w:rPr>
                <w:rFonts w:ascii="SimSun" w:hAnsi="SimSun" w:hint="eastAsia"/>
              </w:rPr>
              <w:t>Family</w:t>
            </w:r>
            <w:r>
              <w:rPr>
                <w:rFonts w:ascii="SimSun" w:hAnsi="SimSun" w:hint="eastAsia"/>
              </w:rPr>
              <w:t>创建一新</w:t>
            </w:r>
            <w:r>
              <w:rPr>
                <w:rFonts w:hint="eastAsia"/>
              </w:rPr>
              <w:t>PODLabelPart</w:t>
            </w:r>
            <w:r>
              <w:rPr>
                <w:rFonts w:ascii="SimSun" w:hAnsi="SimSun" w:hint="eastAsia"/>
              </w:rPr>
              <w:t>记录，记录创建人和日期。</w:t>
            </w:r>
          </w:p>
          <w:p w:rsidR="001A40E0" w:rsidRPr="00637F92" w:rsidRDefault="00475E77" w:rsidP="00180657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5</w:t>
            </w:r>
            <w:r w:rsidR="00144695">
              <w:rPr>
                <w:rFonts w:ascii="SimSun" w:hAnsi="SimSun" w:hint="eastAsia"/>
              </w:rPr>
              <w:t>、刷新</w:t>
            </w:r>
            <w:r w:rsidR="009F3C7F">
              <w:rPr>
                <w:rFonts w:ascii="SimSun" w:hAnsi="SimSun" w:hint="eastAsia"/>
              </w:rPr>
              <w:t>POD Label Part</w:t>
            </w:r>
            <w:r w:rsidR="00144695">
              <w:rPr>
                <w:rFonts w:ascii="SimSun" w:hAnsi="SimSun"/>
              </w:rPr>
              <w:t xml:space="preserve"> List</w:t>
            </w:r>
            <w:r w:rsidR="00144695">
              <w:rPr>
                <w:rFonts w:ascii="SimSun" w:hAnsi="SimSun" w:hint="eastAsia"/>
              </w:rPr>
              <w:t>的显示</w:t>
            </w:r>
            <w:r>
              <w:rPr>
                <w:rFonts w:ascii="SimSun" w:hAnsi="SimSun" w:hint="eastAsia"/>
              </w:rPr>
              <w:t>，提示用户“</w:t>
            </w:r>
            <w:r>
              <w:rPr>
                <w:rFonts w:ascii="SimSun" w:hAnsi="SimSun" w:hint="eastAsia"/>
              </w:rPr>
              <w:t>Save Successfully</w:t>
            </w:r>
            <w:r w:rsidR="00144695">
              <w:rPr>
                <w:rFonts w:ascii="SimSun" w:hAnsi="SimSun" w:hint="eastAsia"/>
              </w:rPr>
              <w:t>。</w:t>
            </w:r>
          </w:p>
        </w:tc>
        <w:tc>
          <w:tcPr>
            <w:tcW w:w="2629" w:type="dxa"/>
          </w:tcPr>
          <w:p w:rsidR="001A40E0" w:rsidRPr="00637F92" w:rsidRDefault="001A40E0" w:rsidP="00180657"/>
        </w:tc>
      </w:tr>
    </w:tbl>
    <w:p w:rsidR="001A40E0" w:rsidRPr="006C0375" w:rsidRDefault="001A40E0" w:rsidP="00302925"/>
    <w:p w:rsidR="00221F6C" w:rsidRDefault="0076693B" w:rsidP="00221F6C">
      <w:pPr>
        <w:pStyle w:val="3"/>
      </w:pPr>
      <w:bookmarkStart w:id="770" w:name="_Toc353207235"/>
      <w:r>
        <w:t>QC Ratio</w:t>
      </w:r>
      <w:r>
        <w:rPr>
          <w:rFonts w:hint="eastAsia"/>
        </w:rPr>
        <w:t>维护界面</w:t>
      </w:r>
      <w:r w:rsidR="001A5983">
        <w:rPr>
          <w:rFonts w:hint="eastAsia"/>
        </w:rPr>
        <w:t>（延用</w:t>
      </w:r>
      <w:r w:rsidR="001A5983">
        <w:rPr>
          <w:rFonts w:hint="eastAsia"/>
        </w:rPr>
        <w:t>iMES2011</w:t>
      </w:r>
      <w:r w:rsidR="001A5983">
        <w:rPr>
          <w:rFonts w:hint="eastAsia"/>
        </w:rPr>
        <w:t>）</w:t>
      </w:r>
      <w:bookmarkEnd w:id="770"/>
    </w:p>
    <w:p w:rsidR="0076693B" w:rsidRPr="0016237D" w:rsidRDefault="0076693B" w:rsidP="00221F6C">
      <w:pPr>
        <w:pStyle w:val="4"/>
      </w:pPr>
      <w:r>
        <w:rPr>
          <w:rFonts w:hint="eastAsia"/>
        </w:rPr>
        <w:t>示意圖</w:t>
      </w:r>
    </w:p>
    <w:p w:rsidR="0076693B" w:rsidRDefault="00220C93" w:rsidP="0076693B">
      <w:pPr>
        <w:jc w:val="center"/>
      </w:pPr>
      <w:ins w:id="771" w:author="Gao, Guan-Wei (高貫偉 ITC)" w:date="2012-09-24T16:13:00Z">
        <w:r>
          <w:rPr>
            <w:noProof/>
          </w:rPr>
          <w:pict>
            <v:oval id="_x0000_s3796" style="position:absolute;left:0;text-align:left;margin-left:369pt;margin-top:278.5pt;width:19.45pt;height:17.25pt;z-index:251799552" fillcolor="yellow" strokecolor="red" strokeweight="1pt">
              <v:textbox style="mso-next-textbox:#_x0000_s3796;mso-fit-shape-to-text:t" inset="0,0,0,0">
                <w:txbxContent>
                  <w:p w:rsidR="00220C93" w:rsidRPr="008721B4" w:rsidRDefault="00220C93" w:rsidP="009E029F">
                    <w:pPr>
                      <w:jc w:val="center"/>
                      <w:rPr>
                        <w:b/>
                        <w:szCs w:val="20"/>
                      </w:rPr>
                    </w:pPr>
                    <w:del w:id="772" w:author="Gao, Guan-Wei (高貫偉 ITC)" w:date="2012-09-24T16:13:00Z">
                      <w:r w:rsidDel="009E029F">
                        <w:rPr>
                          <w:b/>
                          <w:szCs w:val="20"/>
                        </w:rPr>
                        <w:delText>9</w:delText>
                      </w:r>
                    </w:del>
                    <w:ins w:id="773" w:author="Gao, Guan-Wei (高貫偉 ITC)" w:date="2012-09-24T16:13:00Z">
                      <w:r>
                        <w:rPr>
                          <w:rFonts w:hint="eastAsia"/>
                          <w:b/>
                          <w:szCs w:val="20"/>
                        </w:rPr>
                        <w:t>13</w:t>
                      </w:r>
                    </w:ins>
                  </w:p>
                </w:txbxContent>
              </v:textbox>
            </v:oval>
          </w:pict>
        </w:r>
      </w:ins>
      <w:r>
        <w:rPr>
          <w:noProof/>
        </w:rPr>
        <w:pict>
          <v:oval id="_x0000_s1791" style="position:absolute;left:0;text-align:left;margin-left:507.05pt;margin-top:248.5pt;width:19.45pt;height:17.25pt;z-index:251528192" fillcolor="yellow" strokecolor="red" strokeweight="1pt">
            <v:textbox style="mso-next-textbox:#_x0000_s1791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2" style="position:absolute;left:0;text-align:left;margin-left:507.05pt;margin-top:271pt;width:19.45pt;height:17.25pt;z-index:251529216" fillcolor="yellow" strokecolor="red" strokeweight="1pt">
            <v:textbox style="mso-next-textbox:#_x0000_s1792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0" style="position:absolute;left:0;text-align:left;margin-left:330.1pt;margin-top:265.75pt;width:19.45pt;height:17.25pt;z-index:251537408" fillcolor="yellow" strokecolor="red" strokeweight="1pt">
            <v:textbox style="mso-next-textbox:#_x0000_s1800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4" style="position:absolute;left:0;text-align:left;margin-left:300.8pt;margin-top:253.75pt;width:19.45pt;height:17.25pt;z-index:251531264" fillcolor="yellow" strokecolor="red" strokeweight="1pt">
            <v:textbox style="mso-next-textbox:#_x0000_s1794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1" style="position:absolute;left:0;text-align:left;margin-left:154.45pt;margin-top:278.5pt;width:19.45pt;height:17.25pt;z-index:251538432" fillcolor="yellow" strokecolor="red" strokeweight="1pt">
            <v:textbox style="mso-next-textbox:#_x0000_s1801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7" style="position:absolute;left:0;text-align:left;margin-left:106.5pt;margin-top:265.75pt;width:19.45pt;height:17.25pt;z-index:251534336" fillcolor="yellow" strokecolor="red" strokeweight="1pt">
            <v:textbox style="mso-next-textbox:#_x0000_s1797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5" style="position:absolute;left:0;text-align:left;margin-left:73.55pt;margin-top:253.75pt;width:19.45pt;height:17.25pt;z-index:251532288" fillcolor="yellow" strokecolor="red" strokeweight="1pt">
            <v:textbox style="mso-next-textbox:#_x0000_s1795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3" style="position:absolute;left:0;text-align:left;margin-left:469.45pt;margin-top:28.4pt;width:19.45pt;height:17.25pt;z-index:251530240" fillcolor="yellow" strokecolor="red" strokeweight="1pt">
            <v:textbox style="mso-next-textbox:#_x0000_s1793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9" style="position:absolute;left:0;text-align:left;margin-left:181.45pt;margin-top:33.25pt;width:19.45pt;height:17.25pt;z-index:251536384" fillcolor="yellow" strokecolor="red" strokeweight="1pt">
            <v:textbox style="mso-next-textbox:#_x0000_s1799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0" style="position:absolute;left:0;text-align:left;margin-left:154.45pt;margin-top:103.8pt;width:19.45pt;height:17.25pt;z-index:251527168" fillcolor="yellow" strokecolor="red" strokeweight="1pt">
            <v:textbox style="mso-next-textbox:#_x0000_s1790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6" style="position:absolute;left:0;text-align:left;margin-left:115.55pt;margin-top:8.2pt;width:19.45pt;height:17.25pt;z-index:251533312" fillcolor="yellow" strokecolor="red" strokeweight="1pt">
            <v:textbox style="mso-next-textbox:#_x0000_s1796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798" style="position:absolute;left:0;text-align:left;margin-left:369pt;margin-top:11.15pt;width:19.45pt;height:17.25pt;z-index:251535360" fillcolor="yellow" strokecolor="red" strokeweight="1pt">
            <v:textbox style="mso-next-textbox:#_x0000_s1798;mso-fit-shape-to-text:t" inset="0,0,0,0">
              <w:txbxContent>
                <w:p w:rsidR="00220C93" w:rsidRPr="008721B4" w:rsidRDefault="00220C93" w:rsidP="0076693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76693B" w:rsidRPr="00D26A4B">
        <w:t xml:space="preserve"> </w:t>
      </w:r>
      <w:ins w:id="774" w:author="Gao, Guan-Wei (高貫偉 ITC)" w:date="2012-09-24T16:11:00Z">
        <w:r w:rsidR="00DD6852">
          <w:rPr>
            <w:noProof/>
            <w:lang w:eastAsia="zh-TW"/>
            <w:rPrChange w:id="775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6647815" cy="3614420"/>
              <wp:effectExtent l="19050" t="0" r="635" b="0"/>
              <wp:docPr id="21" name="图片 20" descr="QCRatio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QCRatio.jp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7815" cy="36144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776" w:author="Gao, Guan-Wei (高貫偉 ITC)" w:date="2012-09-24T16:11:00Z">
        <w:r w:rsidR="00DD6852">
          <w:rPr>
            <w:noProof/>
            <w:lang w:eastAsia="zh-TW"/>
            <w:rPrChange w:id="777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6638925" cy="2781300"/>
              <wp:effectExtent l="19050" t="0" r="9525" b="0"/>
              <wp:docPr id="5" name="图片 197" descr="G:\Project\HP MES\protaltype\QCRatio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7" descr="G:\Project\HP MES\protaltype\QCRatio.jpg"/>
                      <pic:cNvPicPr>
                        <a:picLocks noChangeAspect="1" noChangeArrowheads="1"/>
                      </pic:cNvPicPr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638925" cy="2781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del>
    </w:p>
    <w:p w:rsidR="0076693B" w:rsidRDefault="0076693B" w:rsidP="0076693B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DC3998">
        <w:rPr>
          <w:rFonts w:hint="eastAsia"/>
        </w:rPr>
        <w:t>2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76693B" w:rsidRDefault="0076693B" w:rsidP="0076693B">
      <w:pPr>
        <w:jc w:val="center"/>
      </w:pPr>
    </w:p>
    <w:p w:rsidR="0076693B" w:rsidRDefault="0076693B" w:rsidP="00221F6C">
      <w:pPr>
        <w:pStyle w:val="4"/>
      </w:pPr>
      <w:r>
        <w:rPr>
          <w:rFonts w:hint="eastAsia"/>
        </w:rPr>
        <w:t>界面說明</w:t>
      </w:r>
    </w:p>
    <w:p w:rsidR="0076693B" w:rsidRDefault="0076693B" w:rsidP="0076693B">
      <w:r>
        <w:t xml:space="preserve">● </w:t>
      </w:r>
      <w:r>
        <w:rPr>
          <w:rFonts w:hint="eastAsia"/>
        </w:rPr>
        <w:t>界面名稱：</w:t>
      </w:r>
      <w:r>
        <w:t>QC Ratio</w:t>
      </w:r>
      <w:r>
        <w:rPr>
          <w:rFonts w:hint="eastAsia"/>
        </w:rPr>
        <w:t>维护界面。</w:t>
      </w:r>
    </w:p>
    <w:p w:rsidR="0076693B" w:rsidRDefault="0076693B" w:rsidP="0076693B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t>QC Ratio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76693B" w:rsidRDefault="0076693B" w:rsidP="0076693B">
      <w:pPr>
        <w:rPr>
          <w:lang w:eastAsia="zh-TW"/>
        </w:rPr>
      </w:pPr>
      <w:r>
        <w:rPr>
          <w:lang w:eastAsia="zh-TW"/>
        </w:rPr>
        <w:lastRenderedPageBreak/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76693B" w:rsidRDefault="0076693B" w:rsidP="0076693B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t>QC Ratio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76693B" w:rsidRDefault="0076693B" w:rsidP="0076693B">
      <w:r>
        <w:t xml:space="preserve">● </w:t>
      </w:r>
      <w:r>
        <w:rPr>
          <w:rFonts w:hint="eastAsia"/>
        </w:rPr>
        <w:t>用例：</w:t>
      </w:r>
    </w:p>
    <w:p w:rsidR="0076693B" w:rsidRDefault="0076693B" w:rsidP="0076693B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t>QC Ratioe</w:t>
      </w:r>
      <w:r>
        <w:rPr>
          <w:rFonts w:hint="eastAsia"/>
        </w:rPr>
        <w:t>资料的人</w:t>
      </w:r>
      <w:r w:rsidRPr="004A7340">
        <w:rPr>
          <w:rFonts w:eastAsia="新細明體" w:hint="eastAsia"/>
        </w:rPr>
        <w:t>有權限進來</w:t>
      </w:r>
    </w:p>
    <w:p w:rsidR="0076693B" w:rsidRPr="00440060" w:rsidRDefault="0076693B" w:rsidP="0076693B"/>
    <w:p w:rsidR="0076693B" w:rsidRPr="00440060" w:rsidRDefault="0076693B" w:rsidP="0076693B">
      <w:pPr>
        <w:pStyle w:val="ae"/>
        <w:jc w:val="center"/>
      </w:pPr>
    </w:p>
    <w:p w:rsidR="0076693B" w:rsidRDefault="0076693B" w:rsidP="00221F6C">
      <w:pPr>
        <w:pStyle w:val="4"/>
      </w:pPr>
      <w:r>
        <w:rPr>
          <w:rFonts w:hint="eastAsia"/>
        </w:rPr>
        <w:t>控件說明</w:t>
      </w:r>
    </w:p>
    <w:p w:rsidR="0076693B" w:rsidRPr="007E3AE8" w:rsidRDefault="0076693B" w:rsidP="0076693B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DC3998">
        <w:rPr>
          <w:rFonts w:hint="eastAsia"/>
          <w:noProof/>
        </w:rPr>
        <w:t>2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  <w:tblGridChange w:id="778">
          <w:tblGrid>
            <w:gridCol w:w="445"/>
            <w:gridCol w:w="1310"/>
            <w:gridCol w:w="916"/>
            <w:gridCol w:w="677"/>
            <w:gridCol w:w="1432"/>
            <w:gridCol w:w="680"/>
            <w:gridCol w:w="2728"/>
            <w:gridCol w:w="2629"/>
          </w:tblGrid>
        </w:tblGridChange>
      </w:tblGrid>
      <w:tr w:rsidR="0076693B" w:rsidTr="007C7E9F">
        <w:trPr>
          <w:tblHeader/>
        </w:trPr>
        <w:tc>
          <w:tcPr>
            <w:tcW w:w="445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76693B" w:rsidRPr="008A632C" w:rsidRDefault="0076693B" w:rsidP="0076693B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76693B" w:rsidRPr="00637F92" w:rsidTr="007C7E9F">
        <w:trPr>
          <w:trHeight w:val="93"/>
        </w:trPr>
        <w:tc>
          <w:tcPr>
            <w:tcW w:w="445" w:type="dxa"/>
          </w:tcPr>
          <w:p w:rsidR="0076693B" w:rsidRPr="00637F92" w:rsidRDefault="0076693B" w:rsidP="0076693B">
            <w:r w:rsidRPr="00B25A93">
              <w:t>1</w:t>
            </w:r>
          </w:p>
        </w:tc>
        <w:tc>
          <w:tcPr>
            <w:tcW w:w="1310" w:type="dxa"/>
          </w:tcPr>
          <w:p w:rsidR="0076693B" w:rsidRPr="00637F92" w:rsidRDefault="0076693B" w:rsidP="0076693B">
            <w:r w:rsidRPr="00B25A93">
              <w:t>GetFamily</w:t>
            </w:r>
          </w:p>
        </w:tc>
        <w:tc>
          <w:tcPr>
            <w:tcW w:w="916" w:type="dxa"/>
          </w:tcPr>
          <w:p w:rsidR="0076693B" w:rsidRPr="00637F92" w:rsidRDefault="0076693B" w:rsidP="0076693B">
            <w:r w:rsidRPr="00B25A93">
              <w:t>TextBox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r w:rsidRPr="00B25A93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637F92" w:rsidRDefault="0076693B" w:rsidP="0076693B">
            <w:r w:rsidRPr="00B25A93">
              <w:t>EnterKey</w:t>
            </w:r>
            <w:r w:rsidRPr="00B25A93">
              <w:rPr>
                <w:rFonts w:hint="eastAsia"/>
              </w:rPr>
              <w:t>：</w:t>
            </w:r>
            <w:r w:rsidRPr="00B25A93">
              <w:t>1</w:t>
            </w:r>
            <w:r w:rsidRPr="00B25A93">
              <w:rPr>
                <w:rFonts w:hint="eastAsia"/>
              </w:rPr>
              <w:t>、若本框中内容为空，则放弃后续操作。</w:t>
            </w:r>
          </w:p>
          <w:p w:rsidR="0076693B" w:rsidRPr="00637F92" w:rsidRDefault="0076693B" w:rsidP="0076693B">
            <w:r w:rsidRPr="00B25A93">
              <w:t>2</w:t>
            </w:r>
            <w:r w:rsidRPr="00B25A93">
              <w:rPr>
                <w:rFonts w:hint="eastAsia"/>
              </w:rPr>
              <w:t>、检查本框中内容是否是已存在的</w:t>
            </w:r>
            <w:r w:rsidRPr="00B25A93">
              <w:t>Family</w:t>
            </w:r>
            <w:r w:rsidRPr="00B25A93">
              <w:rPr>
                <w:rFonts w:hint="eastAsia"/>
              </w:rPr>
              <w:t>。若否，则提示用户，放弃后续操作。</w:t>
            </w:r>
          </w:p>
          <w:p w:rsidR="0076693B" w:rsidRPr="00637F92" w:rsidRDefault="0076693B" w:rsidP="0076693B">
            <w:r w:rsidRPr="00B25A93">
              <w:t>3</w:t>
            </w:r>
            <w:r w:rsidRPr="00B25A93">
              <w:rPr>
                <w:rFonts w:hint="eastAsia"/>
              </w:rPr>
              <w:t>、将该</w:t>
            </w:r>
            <w:r w:rsidRPr="00B25A93">
              <w:t>Family</w:t>
            </w:r>
            <w:r w:rsidRPr="00B25A93">
              <w:rPr>
                <w:rFonts w:hint="eastAsia"/>
              </w:rPr>
              <w:t>对应的</w:t>
            </w:r>
            <w:r w:rsidRPr="00B25A93">
              <w:t>Customer</w:t>
            </w:r>
            <w:r w:rsidRPr="00B25A93">
              <w:rPr>
                <w:rFonts w:hint="eastAsia"/>
              </w:rPr>
              <w:t>设置为</w:t>
            </w:r>
            <w:r w:rsidRPr="00B25A93">
              <w:t>Customer</w:t>
            </w:r>
            <w:r w:rsidRPr="00B25A93">
              <w:rPr>
                <w:rFonts w:hint="eastAsia"/>
              </w:rPr>
              <w:t>下拉列表的当前选项，</w:t>
            </w:r>
            <w:r w:rsidRPr="00B25A93">
              <w:t>QC Ratio List</w:t>
            </w:r>
            <w:r w:rsidRPr="00B25A93">
              <w:rPr>
                <w:rFonts w:hint="eastAsia"/>
              </w:rPr>
              <w:t>表格显示新选</w:t>
            </w:r>
            <w:r w:rsidRPr="00B25A93">
              <w:t>Customer</w:t>
            </w:r>
            <w:r w:rsidRPr="00B25A93">
              <w:rPr>
                <w:rFonts w:hint="eastAsia"/>
              </w:rPr>
              <w:t>相关的所有</w:t>
            </w:r>
            <w:r w:rsidRPr="00B25A93">
              <w:t>QC Ratio</w:t>
            </w:r>
            <w:r w:rsidRPr="00B25A93">
              <w:rPr>
                <w:rFonts w:hint="eastAsia"/>
              </w:rPr>
              <w:t>，该</w:t>
            </w:r>
            <w:r w:rsidRPr="00B25A93">
              <w:t>Family</w:t>
            </w:r>
            <w:r w:rsidRPr="00B25A93">
              <w:rPr>
                <w:rFonts w:hint="eastAsia"/>
              </w:rPr>
              <w:t>所在行被选中高亮，编辑区中显示该</w:t>
            </w:r>
            <w:r w:rsidRPr="00B25A93">
              <w:t>Family</w:t>
            </w:r>
            <w:r w:rsidRPr="00B25A93">
              <w:rPr>
                <w:rFonts w:hint="eastAsia"/>
              </w:rPr>
              <w:t>对应的</w:t>
            </w:r>
            <w:r w:rsidRPr="00B25A93">
              <w:t>QC Ratio</w:t>
            </w:r>
            <w:r w:rsidRPr="00B25A93">
              <w:rPr>
                <w:rFonts w:hint="eastAsia"/>
              </w:rPr>
              <w:t>和</w:t>
            </w:r>
            <w:r w:rsidRPr="00B25A93">
              <w:t>EOQC Ratio</w:t>
            </w:r>
            <w:r w:rsidRPr="00B25A93">
              <w:rPr>
                <w:rFonts w:hint="eastAsia"/>
              </w:rPr>
              <w:t>。</w:t>
            </w:r>
          </w:p>
          <w:p w:rsidR="0076693B" w:rsidRPr="00637F92" w:rsidRDefault="0076693B" w:rsidP="0076693B"/>
        </w:tc>
        <w:tc>
          <w:tcPr>
            <w:tcW w:w="2629" w:type="dxa"/>
          </w:tcPr>
          <w:p w:rsidR="0076693B" w:rsidRPr="00637F92" w:rsidRDefault="0076693B" w:rsidP="0076693B"/>
        </w:tc>
      </w:tr>
      <w:tr w:rsidR="0076693B" w:rsidRPr="00637F92" w:rsidTr="007C7E9F">
        <w:trPr>
          <w:trHeight w:val="93"/>
        </w:trPr>
        <w:tc>
          <w:tcPr>
            <w:tcW w:w="445" w:type="dxa"/>
          </w:tcPr>
          <w:p w:rsidR="0076693B" w:rsidRPr="00637F92" w:rsidRDefault="0076693B" w:rsidP="0076693B">
            <w:r>
              <w:t>2</w:t>
            </w:r>
          </w:p>
        </w:tc>
        <w:tc>
          <w:tcPr>
            <w:tcW w:w="1310" w:type="dxa"/>
          </w:tcPr>
          <w:p w:rsidR="0076693B" w:rsidRPr="00637F92" w:rsidRDefault="0076693B" w:rsidP="0076693B">
            <w:r>
              <w:t>Customer</w:t>
            </w:r>
          </w:p>
        </w:tc>
        <w:tc>
          <w:tcPr>
            <w:tcW w:w="916" w:type="dxa"/>
          </w:tcPr>
          <w:p w:rsidR="0076693B" w:rsidRPr="00637F92" w:rsidRDefault="0076693B" w:rsidP="0076693B">
            <w:r>
              <w:t>Select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r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637F92" w:rsidRDefault="0076693B" w:rsidP="0076693B">
            <w:r>
              <w:t>Change</w:t>
            </w:r>
            <w:r>
              <w:rPr>
                <w:rFonts w:hint="eastAsia"/>
              </w:rPr>
              <w:t>：</w:t>
            </w:r>
            <w:r>
              <w:t>QC Ratio List</w:t>
            </w:r>
            <w:r>
              <w:rPr>
                <w:rFonts w:hint="eastAsia"/>
              </w:rPr>
              <w:t>表格中换为显示与</w:t>
            </w:r>
            <w:r w:rsidRPr="00B25A93">
              <w:t>Customer</w:t>
            </w:r>
            <w:r>
              <w:rPr>
                <w:rFonts w:hint="eastAsia"/>
              </w:rPr>
              <w:t>当前选项相关的所有</w:t>
            </w:r>
            <w:r>
              <w:t>QC Ratio</w:t>
            </w:r>
            <w:r w:rsidRPr="00B25A93">
              <w:rPr>
                <w:rFonts w:hint="eastAsia"/>
              </w:rPr>
              <w:t>，</w:t>
            </w:r>
            <w:r w:rsidRPr="00B25A93">
              <w:t>Family</w:t>
            </w:r>
            <w:r w:rsidRPr="00B25A93">
              <w:rPr>
                <w:rFonts w:hint="eastAsia"/>
              </w:rPr>
              <w:t>下拉列表中选项换为新选</w:t>
            </w:r>
            <w:r w:rsidRPr="00B25A93">
              <w:t>Customer</w:t>
            </w:r>
            <w:r w:rsidRPr="00B25A93">
              <w:rPr>
                <w:rFonts w:hint="eastAsia"/>
              </w:rPr>
              <w:t>相关的所有</w:t>
            </w:r>
            <w:r w:rsidRPr="00B25A93">
              <w:t>Family</w:t>
            </w:r>
            <w:r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76693B" w:rsidRPr="00637F92" w:rsidRDefault="0076693B" w:rsidP="0076693B">
            <w:r>
              <w:rPr>
                <w:rFonts w:hint="eastAsia"/>
              </w:rPr>
              <w:t>选项包括系统中所有</w:t>
            </w:r>
            <w:r>
              <w:t>Customer</w:t>
            </w:r>
            <w:r>
              <w:rPr>
                <w:rFonts w:hint="eastAsia"/>
              </w:rPr>
              <w:t>的名称</w:t>
            </w:r>
          </w:p>
        </w:tc>
      </w:tr>
      <w:tr w:rsidR="0076693B" w:rsidRPr="00637F92" w:rsidTr="007C7E9F">
        <w:trPr>
          <w:trHeight w:val="93"/>
        </w:trPr>
        <w:tc>
          <w:tcPr>
            <w:tcW w:w="445" w:type="dxa"/>
          </w:tcPr>
          <w:p w:rsidR="0076693B" w:rsidRPr="00637F92" w:rsidRDefault="0076693B" w:rsidP="0076693B">
            <w:r w:rsidRPr="00B25A93">
              <w:t>3</w:t>
            </w:r>
          </w:p>
        </w:tc>
        <w:tc>
          <w:tcPr>
            <w:tcW w:w="1310" w:type="dxa"/>
          </w:tcPr>
          <w:p w:rsidR="0076693B" w:rsidRPr="00637F92" w:rsidRDefault="0076693B" w:rsidP="0076693B">
            <w:r w:rsidRPr="00B25A93">
              <w:t>FindFamily</w:t>
            </w:r>
          </w:p>
        </w:tc>
        <w:tc>
          <w:tcPr>
            <w:tcW w:w="916" w:type="dxa"/>
          </w:tcPr>
          <w:p w:rsidR="0076693B" w:rsidRPr="00637F92" w:rsidRDefault="0076693B" w:rsidP="0076693B">
            <w:r w:rsidRPr="00B25A93">
              <w:t>TextBox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r w:rsidRPr="00B25A93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637F92" w:rsidRDefault="0076693B" w:rsidP="0076693B">
            <w:r w:rsidRPr="00B25A93">
              <w:t>EnterKey</w:t>
            </w:r>
            <w:r w:rsidRPr="00B25A93">
              <w:rPr>
                <w:rFonts w:hint="eastAsia"/>
              </w:rPr>
              <w:t>：</w:t>
            </w:r>
            <w:r w:rsidRPr="00B25A93">
              <w:t>1</w:t>
            </w:r>
            <w:r w:rsidRPr="00B25A93">
              <w:rPr>
                <w:rFonts w:hint="eastAsia"/>
              </w:rPr>
              <w:t>、若本框中内容为空，则放弃后续操作。</w:t>
            </w:r>
          </w:p>
          <w:p w:rsidR="0076693B" w:rsidRPr="00637F92" w:rsidRDefault="0076693B" w:rsidP="0076693B">
            <w:r w:rsidRPr="00B25A93">
              <w:t>2</w:t>
            </w:r>
            <w:r w:rsidRPr="00B25A93">
              <w:rPr>
                <w:rFonts w:hint="eastAsia"/>
              </w:rPr>
              <w:t>、根据左端匹配的规则在</w:t>
            </w:r>
            <w:r w:rsidRPr="00B25A93">
              <w:t>QC Ratio List</w:t>
            </w:r>
            <w:r w:rsidRPr="00B25A93">
              <w:rPr>
                <w:rFonts w:hint="eastAsia"/>
              </w:rPr>
              <w:t>表格中找到</w:t>
            </w:r>
            <w:r w:rsidR="00804B18">
              <w:rPr>
                <w:rFonts w:hint="eastAsia"/>
              </w:rPr>
              <w:t>Family</w:t>
            </w:r>
            <w:r w:rsidR="00804B18">
              <w:rPr>
                <w:rFonts w:hint="eastAsia"/>
              </w:rPr>
              <w:t>列</w:t>
            </w:r>
            <w:r w:rsidRPr="00B25A93">
              <w:rPr>
                <w:rFonts w:hint="eastAsia"/>
              </w:rPr>
              <w:t>第一个以本框中内容开头的</w:t>
            </w:r>
            <w:r w:rsidR="00804B18">
              <w:rPr>
                <w:rFonts w:hint="eastAsia"/>
              </w:rPr>
              <w:t>行</w:t>
            </w:r>
            <w:r w:rsidRPr="00B25A93">
              <w:rPr>
                <w:rFonts w:hint="eastAsia"/>
              </w:rPr>
              <w:t>，将该行设置为当前选择高亮行，编辑区中显示该</w:t>
            </w:r>
            <w:r w:rsidRPr="00B25A93">
              <w:t>Family</w:t>
            </w:r>
            <w:r w:rsidRPr="00B25A93">
              <w:rPr>
                <w:rFonts w:hint="eastAsia"/>
              </w:rPr>
              <w:t>对应的</w:t>
            </w:r>
            <w:r w:rsidRPr="00B25A93">
              <w:t>QC Ratio</w:t>
            </w:r>
            <w:r w:rsidRPr="00B25A93">
              <w:rPr>
                <w:rFonts w:hint="eastAsia"/>
              </w:rPr>
              <w:t>和</w:t>
            </w:r>
            <w:r w:rsidRPr="00B25A93">
              <w:t>EOQC Ratio</w:t>
            </w:r>
            <w:r w:rsidRPr="00B25A93">
              <w:rPr>
                <w:rFonts w:hint="eastAsia"/>
              </w:rPr>
              <w:t>。</w:t>
            </w:r>
          </w:p>
          <w:p w:rsidR="0076693B" w:rsidRPr="00637F92" w:rsidRDefault="0076693B" w:rsidP="0076693B">
            <w:r w:rsidRPr="00B25A93">
              <w:t>3</w:t>
            </w:r>
            <w:r w:rsidRPr="00B25A93">
              <w:rPr>
                <w:rFonts w:hint="eastAsia"/>
              </w:rPr>
              <w:t>、若未找到匹配行，则提示用户。</w:t>
            </w:r>
          </w:p>
          <w:p w:rsidR="0076693B" w:rsidRPr="00637F92" w:rsidRDefault="0076693B" w:rsidP="0076693B"/>
        </w:tc>
        <w:tc>
          <w:tcPr>
            <w:tcW w:w="2629" w:type="dxa"/>
          </w:tcPr>
          <w:p w:rsidR="0076693B" w:rsidRPr="00637F92" w:rsidRDefault="0076693B" w:rsidP="0076693B"/>
        </w:tc>
      </w:tr>
      <w:tr w:rsidR="0076693B" w:rsidRPr="00637F92" w:rsidTr="007C7E9F">
        <w:tc>
          <w:tcPr>
            <w:tcW w:w="445" w:type="dxa"/>
          </w:tcPr>
          <w:p w:rsidR="0076693B" w:rsidRPr="00637F92" w:rsidRDefault="0076693B" w:rsidP="0076693B">
            <w:r>
              <w:t>4</w:t>
            </w:r>
          </w:p>
        </w:tc>
        <w:tc>
          <w:tcPr>
            <w:tcW w:w="1310" w:type="dxa"/>
          </w:tcPr>
          <w:p w:rsidR="0076693B" w:rsidRPr="00637F92" w:rsidRDefault="0076693B" w:rsidP="0076693B">
            <w:r>
              <w:t>QC Ratio List</w:t>
            </w:r>
          </w:p>
        </w:tc>
        <w:tc>
          <w:tcPr>
            <w:tcW w:w="916" w:type="dxa"/>
          </w:tcPr>
          <w:p w:rsidR="0076693B" w:rsidRPr="00637F92" w:rsidRDefault="0076693B" w:rsidP="0076693B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r>
              <w:rPr>
                <w:rFonts w:hint="eastAsia"/>
              </w:rPr>
              <w:t>显示当前</w:t>
            </w:r>
            <w:r>
              <w:t>Customer</w:t>
            </w:r>
            <w:r>
              <w:rPr>
                <w:rFonts w:hint="eastAsia"/>
              </w:rPr>
              <w:t>对应的所有</w:t>
            </w:r>
            <w:r>
              <w:t>QC Ratio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1F756F" w:rsidRDefault="0076693B">
            <w:r>
              <w:t>Click</w:t>
            </w:r>
            <w:r>
              <w:rPr>
                <w:rFonts w:hint="eastAsia"/>
              </w:rPr>
              <w:t>：原高亮被选的</w:t>
            </w:r>
            <w:r>
              <w:t>QC Ratio</w:t>
            </w:r>
            <w:r>
              <w:rPr>
                <w:rFonts w:hint="eastAsia"/>
              </w:rPr>
              <w:t>恢复正常显示，被点击的</w:t>
            </w:r>
            <w:r>
              <w:t>QC Ratio</w:t>
            </w:r>
            <w:r>
              <w:rPr>
                <w:rFonts w:hint="eastAsia"/>
              </w:rPr>
              <w:t>被高亮选择，下部的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号控件中显示被点击</w:t>
            </w:r>
            <w:r>
              <w:t>QC Ratio</w:t>
            </w:r>
            <w:r>
              <w:rPr>
                <w:rFonts w:hint="eastAsia"/>
              </w:rPr>
              <w:t>的详细资料</w:t>
            </w:r>
            <w:r w:rsidR="009C4E85">
              <w:rPr>
                <w:rFonts w:hint="eastAsia"/>
              </w:rPr>
              <w:t>，</w:t>
            </w:r>
            <w:r w:rsidR="009C4E85">
              <w:rPr>
                <w:rFonts w:hint="eastAsia"/>
              </w:rPr>
              <w:t>Enable</w:t>
            </w:r>
            <w:r w:rsidR="009C4E85" w:rsidRPr="00B25A93">
              <w:t xml:space="preserve"> 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="009C4E85" w:rsidRPr="00B25A93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B25A93">
              <w:t>Disable 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Pr="00B25A93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76693B" w:rsidRPr="00637F92" w:rsidRDefault="0076693B" w:rsidP="0076693B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>
              <w:rPr>
                <w:rFonts w:ascii="Tahoma" w:hAnsi="Tahoma"/>
                <w:sz w:val="18"/>
              </w:rPr>
              <w:t>Family</w:t>
            </w:r>
            <w:r>
              <w:rPr>
                <w:rFonts w:ascii="Tahoma" w:hAnsi="Tahoma" w:hint="eastAsia"/>
                <w:sz w:val="18"/>
              </w:rPr>
              <w:t>、</w:t>
            </w:r>
            <w:r w:rsidRPr="00B25A93">
              <w:rPr>
                <w:rFonts w:ascii="Tahoma" w:hAnsi="Tahoma"/>
                <w:color w:val="FF0000"/>
                <w:sz w:val="18"/>
              </w:rPr>
              <w:t>Model</w:t>
            </w:r>
            <w:r w:rsidRPr="00B25A93">
              <w:rPr>
                <w:rFonts w:ascii="Tahoma" w:hAnsi="Tahoma" w:hint="eastAsia"/>
                <w:color w:val="FF0000"/>
                <w:sz w:val="18"/>
              </w:rPr>
              <w:t>、</w:t>
            </w:r>
            <w:r>
              <w:t>QC Ratio</w:t>
            </w:r>
            <w:r>
              <w:rPr>
                <w:rFonts w:hint="eastAsia"/>
              </w:rPr>
              <w:t>、</w:t>
            </w:r>
            <w:r>
              <w:t>EQQC Ratio</w:t>
            </w:r>
            <w:r>
              <w:rPr>
                <w:rFonts w:hint="eastAsia"/>
              </w:rPr>
              <w:t>、</w:t>
            </w:r>
            <w:r w:rsidRPr="00B25A93">
              <w:rPr>
                <w:color w:val="FF0000"/>
              </w:rPr>
              <w:t>PAQC Ratio</w:t>
            </w:r>
            <w:r w:rsidRPr="00B25A93">
              <w:rPr>
                <w:rFonts w:hint="eastAsia"/>
                <w:color w:val="FF0000"/>
              </w:rPr>
              <w:t>、</w:t>
            </w:r>
            <w:r w:rsidRPr="00B25A93">
              <w:t>Editor</w:t>
            </w:r>
            <w:r w:rsidRPr="00B25A93">
              <w:rPr>
                <w:rFonts w:hint="eastAsia"/>
              </w:rPr>
              <w:t>、</w:t>
            </w:r>
            <w:r w:rsidRPr="00B25A93">
              <w:t>Cdt</w:t>
            </w:r>
            <w:r w:rsidRPr="00B25A93">
              <w:rPr>
                <w:rFonts w:hint="eastAsia"/>
              </w:rPr>
              <w:t>、</w:t>
            </w:r>
            <w:r w:rsidRPr="00B25A93">
              <w:t>Udt</w:t>
            </w:r>
          </w:p>
          <w:p w:rsidR="0076693B" w:rsidRPr="00637F92" w:rsidRDefault="0076693B" w:rsidP="0076693B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>
              <w:t>Family</w:t>
            </w:r>
            <w:r>
              <w:rPr>
                <w:rFonts w:hint="eastAsia"/>
              </w:rPr>
              <w:t>栏位排序</w:t>
            </w:r>
          </w:p>
        </w:tc>
      </w:tr>
      <w:tr w:rsidR="0076693B" w:rsidRPr="00637F92" w:rsidTr="007C7E9F">
        <w:tc>
          <w:tcPr>
            <w:tcW w:w="445" w:type="dxa"/>
          </w:tcPr>
          <w:p w:rsidR="0076693B" w:rsidRPr="00637F92" w:rsidRDefault="0076693B" w:rsidP="0076693B">
            <w:r>
              <w:t>5</w:t>
            </w:r>
          </w:p>
        </w:tc>
        <w:tc>
          <w:tcPr>
            <w:tcW w:w="1310" w:type="dxa"/>
          </w:tcPr>
          <w:p w:rsidR="0076693B" w:rsidRPr="00637F92" w:rsidRDefault="0076693B" w:rsidP="0076693B">
            <w:r>
              <w:t>Delete</w:t>
            </w:r>
          </w:p>
        </w:tc>
        <w:tc>
          <w:tcPr>
            <w:tcW w:w="916" w:type="dxa"/>
          </w:tcPr>
          <w:p w:rsidR="0076693B" w:rsidRPr="00637F92" w:rsidRDefault="0076693B" w:rsidP="0076693B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Default="0076693B" w:rsidP="0076693B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76693B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/>
              </w:rPr>
              <w:t>QC Ratio List</w:t>
            </w:r>
            <w:r>
              <w:rPr>
                <w:rFonts w:ascii="SimSun" w:hAnsi="SimSun" w:hint="eastAsia"/>
              </w:rPr>
              <w:t>中当前没有任何行被选，则</w:t>
            </w:r>
            <w:r>
              <w:rPr>
                <w:rFonts w:ascii="SimSun" w:hAnsi="SimSun" w:hint="eastAsia"/>
              </w:rPr>
              <w:lastRenderedPageBreak/>
              <w:t>提示用户，放弃后续操作。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</w:t>
            </w:r>
            <w:r>
              <w:rPr>
                <w:rFonts w:ascii="SimSun" w:hAnsi="SimSun"/>
              </w:rPr>
              <w:t>QC Ratio</w:t>
            </w:r>
            <w:r>
              <w:rPr>
                <w:rFonts w:ascii="SimSun" w:hAnsi="SimSun" w:hint="eastAsia"/>
              </w:rPr>
              <w:t>。该</w:t>
            </w:r>
            <w:r>
              <w:rPr>
                <w:rFonts w:ascii="SimSun" w:hAnsi="SimSun"/>
              </w:rPr>
              <w:t>QC Ratio</w:t>
            </w:r>
            <w:r>
              <w:rPr>
                <w:rFonts w:ascii="SimSun" w:hAnsi="SimSun" w:hint="eastAsia"/>
              </w:rPr>
              <w:t>从</w:t>
            </w:r>
            <w:r>
              <w:rPr>
                <w:rFonts w:ascii="SimSun" w:hAnsi="SimSun"/>
              </w:rPr>
              <w:t>QC Ratio List</w:t>
            </w:r>
            <w:r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</w:tcPr>
          <w:p w:rsidR="0076693B" w:rsidRPr="00637F92" w:rsidRDefault="0076693B" w:rsidP="0076693B"/>
        </w:tc>
      </w:tr>
      <w:tr w:rsidR="0076693B" w:rsidRPr="00637F92" w:rsidTr="007C7E9F">
        <w:tc>
          <w:tcPr>
            <w:tcW w:w="445" w:type="dxa"/>
          </w:tcPr>
          <w:p w:rsidR="0076693B" w:rsidRPr="00637F92" w:rsidRDefault="0076693B" w:rsidP="0076693B">
            <w:r w:rsidRPr="00637F92">
              <w:lastRenderedPageBreak/>
              <w:t>6</w:t>
            </w:r>
          </w:p>
        </w:tc>
        <w:tc>
          <w:tcPr>
            <w:tcW w:w="1310" w:type="dxa"/>
          </w:tcPr>
          <w:p w:rsidR="0076693B" w:rsidRPr="00637F92" w:rsidRDefault="0076693B" w:rsidP="0076693B">
            <w:r w:rsidRPr="00637F92">
              <w:t>Family</w:t>
            </w:r>
          </w:p>
        </w:tc>
        <w:tc>
          <w:tcPr>
            <w:tcW w:w="916" w:type="dxa"/>
          </w:tcPr>
          <w:p w:rsidR="0076693B" w:rsidRPr="00637F92" w:rsidRDefault="0076693B" w:rsidP="0076693B">
            <w:r w:rsidRPr="00637F92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Change</w:t>
            </w:r>
            <w:r w:rsidRPr="00B25A93">
              <w:rPr>
                <w:rFonts w:hint="eastAsia"/>
                <w:color w:val="FF0000"/>
              </w:rPr>
              <w:t>：</w:t>
            </w:r>
            <w:r w:rsidRPr="00B25A93">
              <w:rPr>
                <w:color w:val="FF0000"/>
              </w:rPr>
              <w:t>1</w:t>
            </w:r>
            <w:r w:rsidRPr="00B25A93">
              <w:rPr>
                <w:rFonts w:hint="eastAsia"/>
                <w:color w:val="FF0000"/>
              </w:rPr>
              <w:t>、若新选项是一个</w:t>
            </w:r>
            <w:r w:rsidRPr="00B25A93">
              <w:rPr>
                <w:color w:val="FF0000"/>
              </w:rPr>
              <w:t>Customer</w:t>
            </w:r>
            <w:r w:rsidRPr="00B25A93">
              <w:rPr>
                <w:rFonts w:hint="eastAsia"/>
                <w:color w:val="FF0000"/>
              </w:rPr>
              <w:t>，则</w:t>
            </w:r>
            <w:r w:rsidRPr="00B25A93">
              <w:rPr>
                <w:color w:val="FF0000"/>
              </w:rPr>
              <w:t>Model</w:t>
            </w:r>
            <w:r w:rsidRPr="00B25A93">
              <w:rPr>
                <w:rFonts w:hint="eastAsia"/>
                <w:color w:val="FF0000"/>
              </w:rPr>
              <w:t>框中空项被选并</w:t>
            </w:r>
            <w:r w:rsidRPr="00B25A93">
              <w:rPr>
                <w:color w:val="FF0000"/>
              </w:rPr>
              <w:t>Disable</w:t>
            </w:r>
            <w:r w:rsidRPr="00B25A93">
              <w:rPr>
                <w:rFonts w:hint="eastAsia"/>
                <w:color w:val="FF0000"/>
              </w:rPr>
              <w:t>。</w:t>
            </w:r>
          </w:p>
          <w:p w:rsidR="0076693B" w:rsidRPr="00637F92" w:rsidRDefault="0076693B" w:rsidP="0076693B">
            <w:r w:rsidRPr="00B25A93">
              <w:rPr>
                <w:color w:val="FF0000"/>
              </w:rPr>
              <w:t>2</w:t>
            </w:r>
            <w:r w:rsidRPr="00B25A93">
              <w:rPr>
                <w:rFonts w:hint="eastAsia"/>
                <w:color w:val="FF0000"/>
              </w:rPr>
              <w:t>、若新选项是一个</w:t>
            </w:r>
            <w:r w:rsidRPr="00B25A93">
              <w:rPr>
                <w:color w:val="FF0000"/>
              </w:rPr>
              <w:t>Family</w:t>
            </w:r>
            <w:r w:rsidRPr="00B25A93">
              <w:rPr>
                <w:rFonts w:hint="eastAsia"/>
                <w:color w:val="FF0000"/>
              </w:rPr>
              <w:t>，则</w:t>
            </w:r>
            <w:r w:rsidRPr="00B25A93">
              <w:rPr>
                <w:color w:val="FF0000"/>
              </w:rPr>
              <w:t>Model</w:t>
            </w:r>
            <w:r w:rsidRPr="00B25A93">
              <w:rPr>
                <w:rFonts w:hint="eastAsia"/>
                <w:color w:val="FF0000"/>
              </w:rPr>
              <w:t>框中的选项换为新选</w:t>
            </w:r>
            <w:r w:rsidRPr="00B25A93">
              <w:rPr>
                <w:color w:val="FF0000"/>
              </w:rPr>
              <w:t>Family</w:t>
            </w:r>
            <w:r w:rsidRPr="00B25A93">
              <w:rPr>
                <w:rFonts w:hint="eastAsia"/>
                <w:color w:val="FF0000"/>
              </w:rPr>
              <w:t>下的所有</w:t>
            </w:r>
            <w:r w:rsidRPr="00B25A93">
              <w:rPr>
                <w:color w:val="FF0000"/>
              </w:rPr>
              <w:t>Model</w:t>
            </w:r>
            <w:r w:rsidRPr="00B25A93">
              <w:rPr>
                <w:rFonts w:hint="eastAsia"/>
                <w:color w:val="FF0000"/>
              </w:rPr>
              <w:t>，空项被选并</w:t>
            </w:r>
            <w:r w:rsidRPr="00B25A93">
              <w:rPr>
                <w:color w:val="FF0000"/>
              </w:rPr>
              <w:t>Enable</w:t>
            </w:r>
            <w:r w:rsidRPr="00B25A93">
              <w:rPr>
                <w:rFonts w:hint="eastAsia"/>
                <w:color w:val="FF0000"/>
              </w:rPr>
              <w:t>。</w:t>
            </w:r>
          </w:p>
        </w:tc>
        <w:tc>
          <w:tcPr>
            <w:tcW w:w="2629" w:type="dxa"/>
          </w:tcPr>
          <w:p w:rsidR="0076693B" w:rsidRDefault="0076693B" w:rsidP="0076693B">
            <w:pPr>
              <w:rPr>
                <w:ins w:id="779" w:author="Gao, Guan-Wei (高貫偉 ITC)" w:date="2012-06-14T17:33:00Z"/>
              </w:rPr>
            </w:pPr>
            <w:r w:rsidRPr="00637F92">
              <w:rPr>
                <w:rFonts w:hint="eastAsia"/>
              </w:rPr>
              <w:t>选项包括当前</w:t>
            </w:r>
            <w:r w:rsidRPr="00637F92">
              <w:t>Customer</w:t>
            </w:r>
            <w:ins w:id="780" w:author="Gao, Guan-Wei (高貫偉 ITC)" w:date="2012-06-14T17:32:00Z">
              <w:r w:rsidR="00544053">
                <w:rPr>
                  <w:rFonts w:hint="eastAsia"/>
                </w:rPr>
                <w:t>、（</w:t>
              </w:r>
            </w:ins>
            <w:ins w:id="781" w:author="Gao, Guan-Wei (高貫偉 ITC)" w:date="2012-06-14T17:33:00Z">
              <w:r w:rsidR="00544053">
                <w:rPr>
                  <w:rFonts w:hint="eastAsia"/>
                </w:rPr>
                <w:t>FA</w:t>
              </w:r>
              <w:r w:rsidR="00544053">
                <w:rPr>
                  <w:rFonts w:hint="eastAsia"/>
                </w:rPr>
                <w:t>和</w:t>
              </w:r>
              <w:r w:rsidR="00544053">
                <w:rPr>
                  <w:rFonts w:hint="eastAsia"/>
                </w:rPr>
                <w:t>PAK Line</w:t>
              </w:r>
              <w:r w:rsidR="00544053">
                <w:rPr>
                  <w:rFonts w:hint="eastAsia"/>
                </w:rPr>
                <w:t>的第一码</w:t>
              </w:r>
            </w:ins>
            <w:ins w:id="782" w:author="Gao, Guan-Wei (高貫偉 ITC)" w:date="2012-06-14T17:32:00Z">
              <w:r w:rsidR="00544053">
                <w:rPr>
                  <w:rFonts w:hint="eastAsia"/>
                </w:rPr>
                <w:t>）</w:t>
              </w:r>
            </w:ins>
            <w:r w:rsidRPr="00637F92">
              <w:rPr>
                <w:rFonts w:hint="eastAsia"/>
              </w:rPr>
              <w:t>和属于当前</w:t>
            </w:r>
            <w:r w:rsidRPr="00637F92">
              <w:t>Customer</w:t>
            </w:r>
            <w:r w:rsidRPr="00637F92">
              <w:rPr>
                <w:rFonts w:hint="eastAsia"/>
              </w:rPr>
              <w:t>的所有</w:t>
            </w:r>
            <w:r w:rsidRPr="00637F92">
              <w:t>Family</w:t>
            </w:r>
          </w:p>
          <w:p w:rsidR="00544053" w:rsidRDefault="00544053" w:rsidP="0076693B">
            <w:pPr>
              <w:rPr>
                <w:ins w:id="783" w:author="Gao, Guan-Wei (高貫偉 ITC)" w:date="2012-06-14T17:33:00Z"/>
              </w:rPr>
            </w:pPr>
          </w:p>
          <w:p w:rsidR="00544053" w:rsidRDefault="00544053" w:rsidP="0076693B">
            <w:pPr>
              <w:rPr>
                <w:ins w:id="784" w:author="Gao, Guan-Wei (高貫偉 ITC)" w:date="2012-06-14T17:33:00Z"/>
              </w:rPr>
            </w:pPr>
            <w:ins w:id="785" w:author="Gao, Guan-Wei (高貫偉 ITC)" w:date="2012-06-14T17:33:00Z">
              <w:r>
                <w:rPr>
                  <w:rFonts w:hint="eastAsia"/>
                </w:rPr>
                <w:t>Note</w:t>
              </w:r>
              <w:r>
                <w:rPr>
                  <w:rFonts w:hint="eastAsia"/>
                </w:rPr>
                <w:t>：</w:t>
              </w:r>
            </w:ins>
          </w:p>
          <w:p w:rsidR="00544053" w:rsidRDefault="00544053" w:rsidP="0076693B">
            <w:pPr>
              <w:rPr>
                <w:ins w:id="786" w:author="Gao, Guan-Wei (高貫偉 ITC)" w:date="2012-06-14T17:33:00Z"/>
              </w:rPr>
            </w:pPr>
            <w:ins w:id="787" w:author="Gao, Guan-Wei (高貫偉 ITC)" w:date="2012-06-14T17:33:00Z">
              <w:r>
                <w:rPr>
                  <w:rFonts w:hint="eastAsia"/>
                </w:rPr>
                <w:t>FA</w:t>
              </w:r>
              <w:r>
                <w:rPr>
                  <w:rFonts w:hint="eastAsia"/>
                </w:rPr>
                <w:t>和</w:t>
              </w:r>
              <w:r>
                <w:rPr>
                  <w:rFonts w:hint="eastAsia"/>
                </w:rPr>
                <w:t>PAK Line</w:t>
              </w:r>
              <w:r>
                <w:rPr>
                  <w:rFonts w:hint="eastAsia"/>
                </w:rPr>
                <w:t>的第一码：</w:t>
              </w:r>
            </w:ins>
          </w:p>
          <w:p w:rsidR="00544053" w:rsidRDefault="00544053" w:rsidP="0076693B">
            <w:pPr>
              <w:rPr>
                <w:ins w:id="788" w:author="Gao, Guan-Wei (高貫偉 ITC)" w:date="2012-06-14T17:35:00Z"/>
                <w:rFonts w:ascii="Courier New" w:hAnsi="Courier New" w:cs="Courier New"/>
                <w:noProof/>
                <w:color w:val="808080"/>
                <w:szCs w:val="20"/>
              </w:rPr>
            </w:pPr>
            <w:ins w:id="789" w:author="Gao, Guan-Wei (高貫偉 ITC)" w:date="2012-06-14T17:35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LEFT(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>1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Line 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  <w:ins w:id="790" w:author="Gao, Guan-Wei (高貫偉 ITC)" w:date="2012-06-15T10:41:00Z">
              <w:r w:rsidR="000C5B44">
                <w:rPr>
                  <w:rFonts w:ascii="Courier New" w:hAnsi="Courier New" w:cs="Courier New" w:hint="eastAsia"/>
                  <w:noProof/>
                  <w:szCs w:val="20"/>
                </w:rPr>
                <w:t>(</w:t>
              </w:r>
            </w:ins>
            <w:ins w:id="791" w:author="Gao, Guan-Wei (高貫偉 ITC)" w:date="2012-06-14T17:35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Stage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'FA'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or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Stage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'PAK'</w:t>
              </w:r>
            </w:ins>
            <w:ins w:id="792" w:author="Gao, Guan-Wei (高貫偉 ITC)" w:date="2012-06-15T10:41:00Z">
              <w:r w:rsidR="000C5B44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) and CustomerID=@Cus</w:t>
              </w:r>
            </w:ins>
            <w:ins w:id="793" w:author="Gao, Guan-Wei (高貫偉 ITC)" w:date="2012-06-14T17:35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LEFT(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>1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</w:ins>
          </w:p>
          <w:p w:rsidR="00544053" w:rsidRDefault="00544053" w:rsidP="0076693B">
            <w:pPr>
              <w:rPr>
                <w:ins w:id="794" w:author="Gao, Guan-Wei (高貫偉 ITC)" w:date="2012-06-14T17:35:00Z"/>
                <w:rFonts w:ascii="Courier New" w:hAnsi="Courier New" w:cs="Courier New"/>
                <w:noProof/>
                <w:color w:val="808080"/>
                <w:szCs w:val="20"/>
              </w:rPr>
            </w:pPr>
          </w:p>
          <w:p w:rsidR="00544053" w:rsidRPr="00637F92" w:rsidRDefault="00544053" w:rsidP="0076693B">
            <w:ins w:id="795" w:author="Gao, Guan-Wei (高貫偉 ITC)" w:date="2012-06-14T17:35:00Z">
              <w:r>
                <w:rPr>
                  <w:rFonts w:ascii="Courier New" w:hAnsi="Courier New" w:cs="Courier New" w:hint="eastAsia"/>
                  <w:noProof/>
                  <w:color w:val="808080"/>
                  <w:szCs w:val="20"/>
                </w:rPr>
                <w:t>[2012-6-14]</w:t>
              </w:r>
            </w:ins>
          </w:p>
        </w:tc>
      </w:tr>
      <w:tr w:rsidR="0076693B" w:rsidRPr="009F0531" w:rsidTr="0026433C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796" w:author="Gao, Guan-Wei (高貫偉 ITC)" w:date="2012-07-27T08:42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c>
          <w:tcPr>
            <w:tcW w:w="445" w:type="dxa"/>
            <w:tcPrChange w:id="797" w:author="Gao, Guan-Wei (高貫偉 ITC)" w:date="2012-07-27T08:42:00Z">
              <w:tcPr>
                <w:tcW w:w="445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7</w:t>
            </w:r>
          </w:p>
        </w:tc>
        <w:tc>
          <w:tcPr>
            <w:tcW w:w="1310" w:type="dxa"/>
            <w:tcPrChange w:id="798" w:author="Gao, Guan-Wei (高貫偉 ITC)" w:date="2012-07-27T08:42:00Z">
              <w:tcPr>
                <w:tcW w:w="1310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Model</w:t>
            </w:r>
          </w:p>
        </w:tc>
        <w:tc>
          <w:tcPr>
            <w:tcW w:w="916" w:type="dxa"/>
            <w:tcPrChange w:id="799" w:author="Gao, Guan-Wei (高貫偉 ITC)" w:date="2012-07-27T08:42:00Z">
              <w:tcPr>
                <w:tcW w:w="916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rFonts w:ascii="SimSun" w:hAnsi="SimSun"/>
                <w:color w:val="FF0000"/>
              </w:rPr>
              <w:t>Select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tcPrChange w:id="800" w:author="Gao, Guan-Wei (高貫偉 ITC)" w:date="2012-07-27T08:42:00Z">
              <w:tcPr>
                <w:tcW w:w="677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</w:p>
        </w:tc>
        <w:tc>
          <w:tcPr>
            <w:tcW w:w="1432" w:type="dxa"/>
            <w:tcPrChange w:id="801" w:author="Gao, Guan-Wei (高貫偉 ITC)" w:date="2012-07-27T08:42:00Z">
              <w:tcPr>
                <w:tcW w:w="1432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rFonts w:ascii="SimSun" w:hAnsi="SimSun" w:hint="eastAsia"/>
                <w:color w:val="FF0000"/>
              </w:rPr>
              <w:t>空项被选取</w:t>
            </w:r>
          </w:p>
        </w:tc>
        <w:tc>
          <w:tcPr>
            <w:tcW w:w="680" w:type="dxa"/>
            <w:tcPrChange w:id="802" w:author="Gao, Guan-Wei (高貫偉 ITC)" w:date="2012-07-27T08:42:00Z">
              <w:tcPr>
                <w:tcW w:w="680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</w:p>
        </w:tc>
        <w:tc>
          <w:tcPr>
            <w:tcW w:w="2728" w:type="dxa"/>
            <w:tcPrChange w:id="803" w:author="Gao, Guan-Wei (高貫偉 ITC)" w:date="2012-07-27T08:42:00Z">
              <w:tcPr>
                <w:tcW w:w="2728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tcPrChange w:id="804" w:author="Gao, Guan-Wei (高貫偉 ITC)" w:date="2012-07-27T08:42:00Z">
              <w:tcPr>
                <w:tcW w:w="2629" w:type="dxa"/>
              </w:tcPr>
            </w:tcPrChange>
          </w:tcPr>
          <w:p w:rsidR="0076693B" w:rsidRDefault="0076693B" w:rsidP="0076693B">
            <w:pPr>
              <w:rPr>
                <w:color w:val="FF0000"/>
              </w:rPr>
            </w:pPr>
            <w:r w:rsidRPr="00B25A93">
              <w:rPr>
                <w:rFonts w:hint="eastAsia"/>
                <w:color w:val="FF0000"/>
              </w:rPr>
              <w:t>选项包括一个空项和属于当前</w:t>
            </w:r>
            <w:r w:rsidRPr="00B25A93">
              <w:rPr>
                <w:color w:val="FF0000"/>
              </w:rPr>
              <w:t>Family</w:t>
            </w:r>
            <w:r w:rsidRPr="00B25A93">
              <w:rPr>
                <w:rFonts w:hint="eastAsia"/>
                <w:color w:val="FF0000"/>
              </w:rPr>
              <w:t>的所有</w:t>
            </w:r>
            <w:r w:rsidRPr="00B25A93">
              <w:rPr>
                <w:color w:val="FF0000"/>
              </w:rPr>
              <w:t>Model</w:t>
            </w:r>
          </w:p>
        </w:tc>
      </w:tr>
      <w:tr w:rsidR="0076693B" w:rsidRPr="00637F92" w:rsidTr="0026433C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805" w:author="Gao, Guan-Wei (高貫偉 ITC)" w:date="2012-07-27T08:42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c>
          <w:tcPr>
            <w:tcW w:w="445" w:type="dxa"/>
            <w:tcPrChange w:id="806" w:author="Gao, Guan-Wei (高貫偉 ITC)" w:date="2012-07-27T08:42:00Z">
              <w:tcPr>
                <w:tcW w:w="445" w:type="dxa"/>
              </w:tcPr>
            </w:tcPrChange>
          </w:tcPr>
          <w:p w:rsidR="0076693B" w:rsidRPr="00637F92" w:rsidRDefault="0076693B" w:rsidP="0076693B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  <w:tcPrChange w:id="807" w:author="Gao, Guan-Wei (高貫偉 ITC)" w:date="2012-07-27T08:42:00Z">
              <w:tcPr>
                <w:tcW w:w="1310" w:type="dxa"/>
              </w:tcPr>
            </w:tcPrChange>
          </w:tcPr>
          <w:p w:rsidR="0076693B" w:rsidRPr="00637F92" w:rsidRDefault="0076693B" w:rsidP="0076693B">
            <w:r>
              <w:t>OQC Ratio</w:t>
            </w:r>
          </w:p>
        </w:tc>
        <w:tc>
          <w:tcPr>
            <w:tcW w:w="916" w:type="dxa"/>
            <w:tcPrChange w:id="808" w:author="Gao, Guan-Wei (高貫偉 ITC)" w:date="2012-07-27T08:42:00Z">
              <w:tcPr>
                <w:tcW w:w="916" w:type="dxa"/>
              </w:tcPr>
            </w:tcPrChange>
          </w:tcPr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Integer</w:t>
            </w:r>
          </w:p>
        </w:tc>
        <w:tc>
          <w:tcPr>
            <w:tcW w:w="677" w:type="dxa"/>
            <w:shd w:val="clear" w:color="auto" w:fill="92D050"/>
            <w:tcPrChange w:id="809" w:author="Gao, Guan-Wei (高貫偉 ITC)" w:date="2012-07-27T08:42:00Z">
              <w:tcPr>
                <w:tcW w:w="677" w:type="dxa"/>
              </w:tcPr>
            </w:tcPrChange>
          </w:tcPr>
          <w:p w:rsidR="0076693B" w:rsidRPr="00637F92" w:rsidRDefault="0076693B" w:rsidP="0076693B">
            <w:r>
              <w:t>&gt;</w:t>
            </w:r>
            <w:ins w:id="810" w:author="Gao, Guan-Wei (高貫偉 ITC)" w:date="2012-07-27T08:40:00Z">
              <w:r w:rsidR="00217B21">
                <w:rPr>
                  <w:rFonts w:hint="eastAsia"/>
                </w:rPr>
                <w:t>=</w:t>
              </w:r>
            </w:ins>
            <w:r>
              <w:t>0</w:t>
            </w:r>
          </w:p>
        </w:tc>
        <w:tc>
          <w:tcPr>
            <w:tcW w:w="1432" w:type="dxa"/>
            <w:tcPrChange w:id="811" w:author="Gao, Guan-Wei (高貫偉 ITC)" w:date="2012-07-27T08:42:00Z">
              <w:tcPr>
                <w:tcW w:w="1432" w:type="dxa"/>
              </w:tcPr>
            </w:tcPrChange>
          </w:tcPr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  <w:tcPrChange w:id="812" w:author="Gao, Guan-Wei (高貫偉 ITC)" w:date="2012-07-27T08:42:00Z">
              <w:tcPr>
                <w:tcW w:w="680" w:type="dxa"/>
              </w:tcPr>
            </w:tcPrChange>
          </w:tcPr>
          <w:p w:rsidR="0076693B" w:rsidRPr="00637F92" w:rsidRDefault="0076693B" w:rsidP="0076693B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  <w:tcPrChange w:id="813" w:author="Gao, Guan-Wei (高貫偉 ITC)" w:date="2012-07-27T08:42:00Z">
              <w:tcPr>
                <w:tcW w:w="2728" w:type="dxa"/>
              </w:tcPr>
            </w:tcPrChange>
          </w:tcPr>
          <w:p w:rsidR="0076693B" w:rsidRPr="00637F92" w:rsidRDefault="0076693B" w:rsidP="0076693B">
            <w:pPr>
              <w:rPr>
                <w:rFonts w:eastAsia="新細明體"/>
              </w:rPr>
            </w:pPr>
          </w:p>
        </w:tc>
        <w:tc>
          <w:tcPr>
            <w:tcW w:w="2629" w:type="dxa"/>
            <w:shd w:val="clear" w:color="auto" w:fill="92D050"/>
            <w:tcPrChange w:id="814" w:author="Gao, Guan-Wei (高貫偉 ITC)" w:date="2012-07-27T08:42:00Z">
              <w:tcPr>
                <w:tcW w:w="2629" w:type="dxa"/>
              </w:tcPr>
            </w:tcPrChange>
          </w:tcPr>
          <w:p w:rsidR="0076693B" w:rsidRPr="00637F92" w:rsidRDefault="00FE2C70" w:rsidP="0076693B">
            <w:ins w:id="815" w:author="Gao, Guan-Wei (高貫偉 ITC)" w:date="2012-07-27T08:42:00Z">
              <w:r>
                <w:rPr>
                  <w:rFonts w:hint="eastAsia"/>
                </w:rPr>
                <w:t>Text: PIA Ration</w:t>
              </w:r>
            </w:ins>
          </w:p>
        </w:tc>
      </w:tr>
      <w:tr w:rsidR="0076693B" w:rsidRPr="00637F92" w:rsidTr="0026433C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816" w:author="Gao, Guan-Wei (高貫偉 ITC)" w:date="2012-07-27T08:42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c>
          <w:tcPr>
            <w:tcW w:w="445" w:type="dxa"/>
            <w:tcPrChange w:id="817" w:author="Gao, Guan-Wei (高貫偉 ITC)" w:date="2012-07-27T08:42:00Z">
              <w:tcPr>
                <w:tcW w:w="445" w:type="dxa"/>
              </w:tcPr>
            </w:tcPrChange>
          </w:tcPr>
          <w:p w:rsidR="0076693B" w:rsidRPr="00637F92" w:rsidRDefault="0076693B" w:rsidP="0076693B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  <w:tcPrChange w:id="818" w:author="Gao, Guan-Wei (高貫偉 ITC)" w:date="2012-07-27T08:42:00Z">
              <w:tcPr>
                <w:tcW w:w="1310" w:type="dxa"/>
              </w:tcPr>
            </w:tcPrChange>
          </w:tcPr>
          <w:p w:rsidR="0076693B" w:rsidRPr="00637F92" w:rsidRDefault="0076693B" w:rsidP="0076693B">
            <w:r w:rsidRPr="00637F92">
              <w:t>EOQC Ratio</w:t>
            </w:r>
          </w:p>
        </w:tc>
        <w:tc>
          <w:tcPr>
            <w:tcW w:w="916" w:type="dxa"/>
            <w:tcPrChange w:id="819" w:author="Gao, Guan-Wei (高貫偉 ITC)" w:date="2012-07-27T08:42:00Z">
              <w:tcPr>
                <w:tcW w:w="916" w:type="dxa"/>
              </w:tcPr>
            </w:tcPrChange>
          </w:tcPr>
          <w:p w:rsidR="0076693B" w:rsidRPr="00637F92" w:rsidRDefault="0076693B" w:rsidP="0076693B">
            <w:pPr>
              <w:rPr>
                <w:rFonts w:ascii="SimSun"/>
              </w:rPr>
            </w:pPr>
            <w:r w:rsidRPr="00637F92">
              <w:rPr>
                <w:rFonts w:ascii="SimSun" w:hAnsi="SimSun"/>
              </w:rPr>
              <w:t>Integer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tcPrChange w:id="820" w:author="Gao, Guan-Wei (高貫偉 ITC)" w:date="2012-07-27T08:42:00Z">
              <w:tcPr>
                <w:tcW w:w="677" w:type="dxa"/>
              </w:tcPr>
            </w:tcPrChange>
          </w:tcPr>
          <w:p w:rsidR="0076693B" w:rsidRPr="00637F92" w:rsidRDefault="0076693B" w:rsidP="0076693B">
            <w:r w:rsidRPr="00637F92">
              <w:t>&gt;0</w:t>
            </w:r>
          </w:p>
        </w:tc>
        <w:tc>
          <w:tcPr>
            <w:tcW w:w="1432" w:type="dxa"/>
            <w:tcPrChange w:id="821" w:author="Gao, Guan-Wei (高貫偉 ITC)" w:date="2012-07-27T08:42:00Z">
              <w:tcPr>
                <w:tcW w:w="1432" w:type="dxa"/>
              </w:tcPr>
            </w:tcPrChange>
          </w:tcPr>
          <w:p w:rsidR="0076693B" w:rsidRPr="00637F92" w:rsidRDefault="0076693B" w:rsidP="0076693B">
            <w:pPr>
              <w:rPr>
                <w:rFonts w:ascii="SimSun"/>
              </w:rPr>
            </w:pPr>
            <w:r w:rsidRPr="00637F92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  <w:tcPrChange w:id="822" w:author="Gao, Guan-Wei (高貫偉 ITC)" w:date="2012-07-27T08:42:00Z">
              <w:tcPr>
                <w:tcW w:w="680" w:type="dxa"/>
              </w:tcPr>
            </w:tcPrChange>
          </w:tcPr>
          <w:p w:rsidR="0076693B" w:rsidRPr="00637F92" w:rsidRDefault="0076693B" w:rsidP="0076693B">
            <w:r w:rsidRPr="00637F92">
              <w:rPr>
                <w:rFonts w:hint="eastAsia"/>
              </w:rPr>
              <w:t>是</w:t>
            </w:r>
          </w:p>
        </w:tc>
        <w:tc>
          <w:tcPr>
            <w:tcW w:w="2728" w:type="dxa"/>
            <w:tcPrChange w:id="823" w:author="Gao, Guan-Wei (高貫偉 ITC)" w:date="2012-07-27T08:42:00Z">
              <w:tcPr>
                <w:tcW w:w="2728" w:type="dxa"/>
              </w:tcPr>
            </w:tcPrChange>
          </w:tcPr>
          <w:p w:rsidR="0076693B" w:rsidRPr="00637F92" w:rsidRDefault="0076693B" w:rsidP="0076693B">
            <w:pPr>
              <w:rPr>
                <w:rFonts w:eastAsia="新細明體"/>
              </w:rPr>
            </w:pPr>
          </w:p>
        </w:tc>
        <w:tc>
          <w:tcPr>
            <w:tcW w:w="2629" w:type="dxa"/>
            <w:shd w:val="clear" w:color="auto" w:fill="92D050"/>
            <w:tcPrChange w:id="824" w:author="Gao, Guan-Wei (高貫偉 ITC)" w:date="2012-07-27T08:42:00Z">
              <w:tcPr>
                <w:tcW w:w="2629" w:type="dxa"/>
              </w:tcPr>
            </w:tcPrChange>
          </w:tcPr>
          <w:p w:rsidR="0076693B" w:rsidRPr="00637F92" w:rsidRDefault="00FE2C70" w:rsidP="0076693B">
            <w:ins w:id="825" w:author="Gao, Guan-Wei (高貫偉 ITC)" w:date="2012-07-27T08:42:00Z">
              <w:r>
                <w:rPr>
                  <w:rFonts w:hint="eastAsia"/>
                </w:rPr>
                <w:t>Text: EPIA Ratio</w:t>
              </w:r>
            </w:ins>
          </w:p>
        </w:tc>
      </w:tr>
      <w:tr w:rsidR="0076693B" w:rsidRPr="009F0531" w:rsidTr="00217B21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826" w:author="Gao, Guan-Wei (高貫偉 ITC)" w:date="2012-07-27T08:40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c>
          <w:tcPr>
            <w:tcW w:w="445" w:type="dxa"/>
            <w:tcPrChange w:id="827" w:author="Gao, Guan-Wei (高貫偉 ITC)" w:date="2012-07-27T08:40:00Z">
              <w:tcPr>
                <w:tcW w:w="445" w:type="dxa"/>
              </w:tcPr>
            </w:tcPrChange>
          </w:tcPr>
          <w:p w:rsidR="0076693B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10</w:t>
            </w:r>
          </w:p>
        </w:tc>
        <w:tc>
          <w:tcPr>
            <w:tcW w:w="1310" w:type="dxa"/>
            <w:tcPrChange w:id="828" w:author="Gao, Guan-Wei (高貫偉 ITC)" w:date="2012-07-27T08:40:00Z">
              <w:tcPr>
                <w:tcW w:w="1310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PAQC Ratio</w:t>
            </w:r>
          </w:p>
        </w:tc>
        <w:tc>
          <w:tcPr>
            <w:tcW w:w="916" w:type="dxa"/>
            <w:tcPrChange w:id="829" w:author="Gao, Guan-Wei (高貫偉 ITC)" w:date="2012-07-27T08:40:00Z">
              <w:tcPr>
                <w:tcW w:w="916" w:type="dxa"/>
              </w:tcPr>
            </w:tcPrChange>
          </w:tcPr>
          <w:p w:rsidR="0076693B" w:rsidRPr="009F0531" w:rsidRDefault="0076693B" w:rsidP="0076693B">
            <w:pPr>
              <w:rPr>
                <w:rFonts w:ascii="SimSun"/>
                <w:color w:val="FF0000"/>
              </w:rPr>
            </w:pPr>
            <w:r w:rsidRPr="00B25A93">
              <w:rPr>
                <w:rFonts w:ascii="SimSun" w:hAnsi="SimSun"/>
                <w:color w:val="FF0000"/>
              </w:rPr>
              <w:t>Integer</w:t>
            </w:r>
          </w:p>
        </w:tc>
        <w:tc>
          <w:tcPr>
            <w:tcW w:w="677" w:type="dxa"/>
            <w:shd w:val="clear" w:color="auto" w:fill="92D050"/>
            <w:tcPrChange w:id="830" w:author="Gao, Guan-Wei (高貫偉 ITC)" w:date="2012-07-27T08:40:00Z">
              <w:tcPr>
                <w:tcW w:w="677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color w:val="FF0000"/>
              </w:rPr>
              <w:t>&gt;</w:t>
            </w:r>
            <w:ins w:id="831" w:author="Gao, Guan-Wei (高貫偉 ITC)" w:date="2012-07-27T08:40:00Z">
              <w:r w:rsidR="00217B21">
                <w:rPr>
                  <w:rFonts w:hint="eastAsia"/>
                  <w:color w:val="FF0000"/>
                </w:rPr>
                <w:t>=</w:t>
              </w:r>
            </w:ins>
            <w:r w:rsidRPr="00B25A93">
              <w:rPr>
                <w:color w:val="FF0000"/>
              </w:rPr>
              <w:t>0</w:t>
            </w:r>
          </w:p>
        </w:tc>
        <w:tc>
          <w:tcPr>
            <w:tcW w:w="1432" w:type="dxa"/>
            <w:tcPrChange w:id="832" w:author="Gao, Guan-Wei (高貫偉 ITC)" w:date="2012-07-27T08:40:00Z">
              <w:tcPr>
                <w:tcW w:w="1432" w:type="dxa"/>
              </w:tcPr>
            </w:tcPrChange>
          </w:tcPr>
          <w:p w:rsidR="0076693B" w:rsidRPr="009F0531" w:rsidRDefault="0076693B" w:rsidP="0076693B">
            <w:pPr>
              <w:rPr>
                <w:rFonts w:ascii="SimSun"/>
                <w:color w:val="FF0000"/>
              </w:rPr>
            </w:pPr>
            <w:r w:rsidRPr="00B25A93">
              <w:rPr>
                <w:rFonts w:ascii="SimSun" w:hAnsi="SimSun" w:hint="eastAsia"/>
                <w:color w:val="FF0000"/>
              </w:rPr>
              <w:t>空</w:t>
            </w:r>
          </w:p>
        </w:tc>
        <w:tc>
          <w:tcPr>
            <w:tcW w:w="680" w:type="dxa"/>
            <w:tcPrChange w:id="833" w:author="Gao, Guan-Wei (高貫偉 ITC)" w:date="2012-07-27T08:40:00Z">
              <w:tcPr>
                <w:tcW w:w="680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  <w:r w:rsidRPr="00B25A93">
              <w:rPr>
                <w:rFonts w:hint="eastAsia"/>
                <w:color w:val="FF0000"/>
              </w:rPr>
              <w:t>是</w:t>
            </w:r>
          </w:p>
        </w:tc>
        <w:tc>
          <w:tcPr>
            <w:tcW w:w="2728" w:type="dxa"/>
            <w:tcPrChange w:id="834" w:author="Gao, Guan-Wei (高貫偉 ITC)" w:date="2012-07-27T08:40:00Z">
              <w:tcPr>
                <w:tcW w:w="2728" w:type="dxa"/>
              </w:tcPr>
            </w:tcPrChange>
          </w:tcPr>
          <w:p w:rsidR="0076693B" w:rsidRPr="009F0531" w:rsidRDefault="0076693B" w:rsidP="0076693B">
            <w:pPr>
              <w:rPr>
                <w:rFonts w:eastAsia="新細明體"/>
                <w:color w:val="FF0000"/>
              </w:rPr>
            </w:pPr>
          </w:p>
        </w:tc>
        <w:tc>
          <w:tcPr>
            <w:tcW w:w="2629" w:type="dxa"/>
            <w:tcPrChange w:id="835" w:author="Gao, Guan-Wei (高貫偉 ITC)" w:date="2012-07-27T08:40:00Z">
              <w:tcPr>
                <w:tcW w:w="2629" w:type="dxa"/>
              </w:tcPr>
            </w:tcPrChange>
          </w:tcPr>
          <w:p w:rsidR="0076693B" w:rsidRPr="009F0531" w:rsidRDefault="0076693B" w:rsidP="0076693B">
            <w:pPr>
              <w:rPr>
                <w:color w:val="FF0000"/>
              </w:rPr>
            </w:pPr>
          </w:p>
        </w:tc>
      </w:tr>
      <w:tr w:rsidR="0076693B" w:rsidRPr="00637F92" w:rsidTr="007C7E9F">
        <w:tc>
          <w:tcPr>
            <w:tcW w:w="445" w:type="dxa"/>
          </w:tcPr>
          <w:p w:rsidR="0076693B" w:rsidRPr="00637F92" w:rsidRDefault="0076693B" w:rsidP="0076693B">
            <w:r>
              <w:rPr>
                <w:rFonts w:hint="eastAsia"/>
              </w:rPr>
              <w:t>11</w:t>
            </w:r>
          </w:p>
        </w:tc>
        <w:tc>
          <w:tcPr>
            <w:tcW w:w="1310" w:type="dxa"/>
          </w:tcPr>
          <w:p w:rsidR="0076693B" w:rsidRPr="00637F92" w:rsidRDefault="0076693B" w:rsidP="0076693B">
            <w:r>
              <w:t>Add</w:t>
            </w:r>
          </w:p>
        </w:tc>
        <w:tc>
          <w:tcPr>
            <w:tcW w:w="916" w:type="dxa"/>
          </w:tcPr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Pr="00637F92" w:rsidRDefault="0076693B" w:rsidP="0076693B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76693B" w:rsidRPr="00637F92" w:rsidRDefault="0076693B" w:rsidP="0076693B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76693B" w:rsidRPr="00637F92" w:rsidRDefault="0076693B" w:rsidP="0076693B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Pr="00B25A93">
              <w:rPr>
                <w:rFonts w:ascii="SimSun" w:hAnsi="SimSun"/>
              </w:rPr>
              <w:t>OQC Ratio</w:t>
            </w:r>
            <w:r>
              <w:rPr>
                <w:rFonts w:ascii="SimSun" w:hAnsi="SimSun" w:hint="eastAsia"/>
              </w:rPr>
              <w:t>、</w:t>
            </w:r>
            <w:r w:rsidRPr="00B25A93">
              <w:rPr>
                <w:rFonts w:ascii="SimSun" w:hAnsi="SimSun"/>
              </w:rPr>
              <w:t>EOQC Ratio</w:t>
            </w:r>
            <w:r w:rsidRPr="00B25A93">
              <w:rPr>
                <w:rFonts w:ascii="SimSun" w:hAnsi="SimSun" w:hint="eastAsia"/>
                <w:color w:val="FF0000"/>
              </w:rPr>
              <w:t>或</w:t>
            </w:r>
            <w:r w:rsidRPr="00B25A93">
              <w:rPr>
                <w:rFonts w:ascii="SimSun" w:hAnsi="SimSun"/>
                <w:color w:val="FF0000"/>
              </w:rPr>
              <w:t>PAQC Ratio</w:t>
            </w:r>
            <w:r w:rsidRPr="00B25A93">
              <w:rPr>
                <w:rFonts w:ascii="SimSun" w:hAnsi="SimSun" w:hint="eastAsia"/>
              </w:rPr>
              <w:t>有为空的或者都</w:t>
            </w:r>
            <w:r w:rsidRPr="00B25A93">
              <w:rPr>
                <w:rFonts w:ascii="SimSun" w:hAnsi="SimSun" w:hint="eastAsia"/>
                <w:color w:val="FF0000"/>
              </w:rPr>
              <w:t>不</w:t>
            </w:r>
            <w:r w:rsidRPr="00B25A93">
              <w:rPr>
                <w:rFonts w:ascii="SimSun" w:hAnsi="SimSun" w:hint="eastAsia"/>
              </w:rPr>
              <w:t>为空而</w:t>
            </w:r>
            <w:r w:rsidRPr="00B25A93">
              <w:rPr>
                <w:rFonts w:ascii="SimSun" w:hAnsi="SimSun"/>
              </w:rPr>
              <w:t>OQC Ratio</w:t>
            </w:r>
            <w:r w:rsidRPr="00B25A93">
              <w:rPr>
                <w:rFonts w:ascii="SimSun" w:hAnsi="SimSun" w:hint="eastAsia"/>
              </w:rPr>
              <w:t>不小于</w:t>
            </w:r>
            <w:r w:rsidRPr="00B25A93">
              <w:rPr>
                <w:rFonts w:ascii="SimSun" w:hAnsi="SimSun"/>
              </w:rPr>
              <w:t>EOQC Ratio</w:t>
            </w:r>
            <w:r w:rsidRPr="00B25A93">
              <w:rPr>
                <w:rFonts w:ascii="SimSun" w:hAnsi="SimSun" w:hint="eastAsia"/>
              </w:rPr>
              <w:t>，则警示用户，放弃后续操作。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Pr="00B25A93">
              <w:rPr>
                <w:rFonts w:ascii="SimSun" w:hAnsi="SimSun"/>
              </w:rPr>
              <w:t>Family</w:t>
            </w:r>
            <w:r>
              <w:rPr>
                <w:rFonts w:ascii="SimSun" w:hAnsi="SimSun" w:hint="eastAsia"/>
              </w:rPr>
              <w:t>框中内容</w:t>
            </w:r>
            <w:r w:rsidRPr="00B25A93">
              <w:rPr>
                <w:rFonts w:ascii="SimSun" w:hAnsi="SimSun" w:hint="eastAsia"/>
                <w:color w:val="FF0000"/>
              </w:rPr>
              <w:t>或者</w:t>
            </w:r>
            <w:r w:rsidRPr="00B25A93">
              <w:rPr>
                <w:rFonts w:ascii="SimSun" w:hAnsi="SimSun"/>
                <w:color w:val="FF0000"/>
              </w:rPr>
              <w:t>Model</w:t>
            </w:r>
            <w:r w:rsidRPr="00B25A93">
              <w:rPr>
                <w:rFonts w:ascii="SimSun" w:hAnsi="SimSun"/>
                <w:color w:val="FF0000"/>
              </w:rPr>
              <w:t>框中内容</w:t>
            </w:r>
            <w:r>
              <w:rPr>
                <w:rFonts w:ascii="SimSun" w:hAnsi="SimSun" w:hint="eastAsia"/>
              </w:rPr>
              <w:t>已经被某个同</w:t>
            </w:r>
            <w:r w:rsidRPr="00B25A93">
              <w:rPr>
                <w:rFonts w:ascii="SimSun" w:hAnsi="SimSun"/>
              </w:rPr>
              <w:t>Customer</w:t>
            </w:r>
            <w:r w:rsidRPr="00B25A93">
              <w:rPr>
                <w:rFonts w:ascii="SimSun" w:hAnsi="SimSun" w:hint="eastAsia"/>
              </w:rPr>
              <w:t>下的</w:t>
            </w:r>
            <w:r>
              <w:rPr>
                <w:rFonts w:ascii="SimSun" w:hAnsi="SimSun"/>
              </w:rPr>
              <w:t>QC Ratio</w:t>
            </w:r>
            <w:r>
              <w:rPr>
                <w:rFonts w:ascii="SimSun" w:hAnsi="SimSun" w:hint="eastAsia"/>
              </w:rPr>
              <w:t>使用，则警示用户，放弃后续操作。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、创建此新</w:t>
            </w:r>
            <w:r>
              <w:rPr>
                <w:rFonts w:ascii="SimSun" w:hAnsi="SimSun"/>
              </w:rPr>
              <w:t>QC Ratio</w:t>
            </w:r>
            <w:r>
              <w:rPr>
                <w:rFonts w:ascii="SimSun" w:hAnsi="SimSun" w:hint="eastAsia"/>
              </w:rPr>
              <w:t>，记录创建人和日期。</w:t>
            </w:r>
          </w:p>
          <w:p w:rsidR="0076693B" w:rsidRPr="00637F92" w:rsidRDefault="0076693B" w:rsidP="0076693B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/>
              </w:rPr>
              <w:t>QC Ratio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76693B" w:rsidRPr="00637F92" w:rsidRDefault="0076693B" w:rsidP="0076693B"/>
        </w:tc>
      </w:tr>
      <w:tr w:rsidR="0076693B" w:rsidRPr="00637F92" w:rsidTr="007C7E9F">
        <w:tc>
          <w:tcPr>
            <w:tcW w:w="445" w:type="dxa"/>
          </w:tcPr>
          <w:p w:rsidR="0076693B" w:rsidRPr="00637F92" w:rsidRDefault="0076693B" w:rsidP="0076693B"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76693B" w:rsidRPr="00637F92" w:rsidRDefault="0076693B" w:rsidP="0076693B">
            <w:r>
              <w:t>Save</w:t>
            </w:r>
          </w:p>
        </w:tc>
        <w:tc>
          <w:tcPr>
            <w:tcW w:w="916" w:type="dxa"/>
          </w:tcPr>
          <w:p w:rsidR="0076693B" w:rsidRPr="00637F92" w:rsidRDefault="0076693B" w:rsidP="0076693B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6693B" w:rsidRPr="00637F92" w:rsidRDefault="0076693B" w:rsidP="0076693B"/>
        </w:tc>
        <w:tc>
          <w:tcPr>
            <w:tcW w:w="1432" w:type="dxa"/>
          </w:tcPr>
          <w:p w:rsidR="0076693B" w:rsidRDefault="0076693B" w:rsidP="0076693B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76693B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76693B" w:rsidRPr="00637F92" w:rsidRDefault="0076693B" w:rsidP="0076693B"/>
        </w:tc>
        <w:tc>
          <w:tcPr>
            <w:tcW w:w="2728" w:type="dxa"/>
          </w:tcPr>
          <w:p w:rsidR="0076693B" w:rsidRPr="00637F92" w:rsidRDefault="0076693B" w:rsidP="0076693B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Pr="00B25A93">
              <w:rPr>
                <w:rFonts w:ascii="SimSun" w:hAnsi="SimSun"/>
              </w:rPr>
              <w:t>OQC Ratio</w:t>
            </w:r>
            <w:r>
              <w:rPr>
                <w:rFonts w:ascii="SimSun" w:hAnsi="SimSun" w:hint="eastAsia"/>
              </w:rPr>
              <w:t>、</w:t>
            </w:r>
            <w:r w:rsidRPr="00637F92">
              <w:rPr>
                <w:rFonts w:ascii="SimSun" w:hAnsi="SimSun"/>
              </w:rPr>
              <w:t>EOQC Ratio</w:t>
            </w:r>
            <w:r w:rsidRPr="009F0531">
              <w:rPr>
                <w:rFonts w:ascii="SimSun" w:hAnsi="SimSun" w:hint="eastAsia"/>
                <w:color w:val="FF0000"/>
              </w:rPr>
              <w:t>或</w:t>
            </w:r>
            <w:r w:rsidRPr="009F0531">
              <w:rPr>
                <w:rFonts w:ascii="SimSun" w:hAnsi="SimSun" w:hint="eastAsia"/>
                <w:color w:val="FF0000"/>
              </w:rPr>
              <w:t>PAQC Ratio</w:t>
            </w:r>
            <w:r w:rsidRPr="00B25A93">
              <w:rPr>
                <w:rFonts w:ascii="SimSun" w:hAnsi="SimSun" w:hint="eastAsia"/>
              </w:rPr>
              <w:t>有为空的或者都</w:t>
            </w:r>
            <w:r w:rsidRPr="00B25A93">
              <w:rPr>
                <w:rFonts w:ascii="SimSun" w:hAnsi="SimSun" w:hint="eastAsia"/>
                <w:color w:val="FF0000"/>
              </w:rPr>
              <w:t>不</w:t>
            </w:r>
            <w:r w:rsidRPr="00B25A93">
              <w:rPr>
                <w:rFonts w:ascii="SimSun" w:hAnsi="SimSun" w:hint="eastAsia"/>
              </w:rPr>
              <w:t>为空而</w:t>
            </w:r>
            <w:r w:rsidRPr="00B25A93">
              <w:rPr>
                <w:rFonts w:ascii="SimSun" w:hAnsi="SimSun"/>
              </w:rPr>
              <w:t>OQC Ratio</w:t>
            </w:r>
            <w:r w:rsidRPr="00B25A93">
              <w:rPr>
                <w:rFonts w:ascii="SimSun" w:hAnsi="SimSun" w:hint="eastAsia"/>
              </w:rPr>
              <w:t>不小于</w:t>
            </w:r>
            <w:r w:rsidRPr="00B25A93">
              <w:rPr>
                <w:rFonts w:ascii="SimSun" w:hAnsi="SimSun"/>
              </w:rPr>
              <w:t>EOQC Ratio</w:t>
            </w:r>
            <w:r w:rsidRPr="00B25A93">
              <w:rPr>
                <w:rFonts w:ascii="SimSun" w:hAnsi="SimSun" w:hint="eastAsia"/>
              </w:rPr>
              <w:t>，则警示用户，放弃后续操作。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Pr="00B25A93">
              <w:rPr>
                <w:rFonts w:ascii="SimSun" w:hAnsi="SimSun"/>
              </w:rPr>
              <w:t>Family</w:t>
            </w:r>
            <w:r>
              <w:rPr>
                <w:rFonts w:ascii="SimSun" w:hAnsi="SimSun" w:hint="eastAsia"/>
              </w:rPr>
              <w:t>框中内容</w:t>
            </w:r>
            <w:r w:rsidRPr="006B4D2D">
              <w:rPr>
                <w:rFonts w:ascii="SimSun" w:hAnsi="SimSun" w:hint="eastAsia"/>
                <w:color w:val="FF0000"/>
              </w:rPr>
              <w:t>或者</w:t>
            </w:r>
            <w:r w:rsidRPr="006B4D2D">
              <w:rPr>
                <w:rFonts w:ascii="SimSun" w:hAnsi="SimSun" w:hint="eastAsia"/>
                <w:color w:val="FF0000"/>
              </w:rPr>
              <w:lastRenderedPageBreak/>
              <w:t>Model</w:t>
            </w:r>
            <w:r w:rsidRPr="006B4D2D">
              <w:rPr>
                <w:rFonts w:ascii="SimSun" w:hAnsi="SimSun" w:hint="eastAsia"/>
                <w:color w:val="FF0000"/>
              </w:rPr>
              <w:t>框中内容</w:t>
            </w:r>
            <w:r>
              <w:rPr>
                <w:rFonts w:ascii="SimSun" w:hAnsi="SimSun" w:hint="eastAsia"/>
              </w:rPr>
              <w:t>已经被其他同</w:t>
            </w:r>
            <w:r w:rsidRPr="00B25A93">
              <w:rPr>
                <w:rFonts w:ascii="SimSun" w:hAnsi="SimSun"/>
              </w:rPr>
              <w:t>Customer</w:t>
            </w:r>
            <w:r w:rsidRPr="00B25A93">
              <w:rPr>
                <w:rFonts w:ascii="SimSun" w:hAnsi="SimSun" w:hint="eastAsia"/>
              </w:rPr>
              <w:t>下的</w:t>
            </w:r>
            <w:r>
              <w:rPr>
                <w:rFonts w:ascii="SimSun" w:hAnsi="SimSun"/>
              </w:rPr>
              <w:t>QC Ratio</w:t>
            </w:r>
            <w:r>
              <w:rPr>
                <w:rFonts w:ascii="SimSun" w:hAnsi="SimSun" w:hint="eastAsia"/>
              </w:rPr>
              <w:t>使用，则警示用户，放弃后续操作。</w:t>
            </w:r>
          </w:p>
          <w:p w:rsidR="0076693B" w:rsidRPr="00637F92" w:rsidRDefault="0076693B" w:rsidP="0076693B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、将</w:t>
            </w:r>
            <w:r>
              <w:rPr>
                <w:rFonts w:ascii="SimSun" w:hAnsi="SimSun" w:hint="eastAsia"/>
              </w:rPr>
              <w:t>6</w:t>
            </w:r>
            <w:r w:rsidRPr="00B25A93">
              <w:rPr>
                <w:rFonts w:ascii="SimSun" w:hAnsi="SimSun" w:hint="eastAsia"/>
              </w:rPr>
              <w:t>到</w:t>
            </w:r>
            <w:r>
              <w:rPr>
                <w:rFonts w:ascii="SimSun" w:hAnsi="SimSun" w:hint="eastAsia"/>
              </w:rPr>
              <w:t>9</w:t>
            </w:r>
            <w:r>
              <w:rPr>
                <w:rFonts w:ascii="SimSun" w:hAnsi="SimSun" w:hint="eastAsia"/>
              </w:rPr>
              <w:t>号框中内容保存到</w:t>
            </w:r>
            <w:r>
              <w:rPr>
                <w:rFonts w:ascii="SimSun" w:hAnsi="SimSun"/>
              </w:rPr>
              <w:t>QC Ratio List</w:t>
            </w:r>
            <w:r>
              <w:rPr>
                <w:rFonts w:ascii="SimSun" w:hAnsi="SimSun" w:hint="eastAsia"/>
              </w:rPr>
              <w:t>当前被选行中，记录修改人和日期。</w:t>
            </w:r>
          </w:p>
          <w:p w:rsidR="0076693B" w:rsidRPr="00637F92" w:rsidRDefault="0076693B" w:rsidP="0076693B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/>
              </w:rPr>
              <w:t>QC Ratio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76693B" w:rsidRPr="00637F92" w:rsidRDefault="0076693B" w:rsidP="0076693B"/>
        </w:tc>
      </w:tr>
      <w:tr w:rsidR="009E029F" w:rsidRPr="00637F92" w:rsidTr="007C7E9F">
        <w:trPr>
          <w:ins w:id="836" w:author="Gao, Guan-Wei (高貫偉 ITC)" w:date="2012-09-24T16:13:00Z"/>
        </w:trPr>
        <w:tc>
          <w:tcPr>
            <w:tcW w:w="445" w:type="dxa"/>
          </w:tcPr>
          <w:p w:rsidR="009E029F" w:rsidRDefault="009E029F" w:rsidP="0076693B">
            <w:pPr>
              <w:rPr>
                <w:ins w:id="837" w:author="Gao, Guan-Wei (高貫偉 ITC)" w:date="2012-09-24T16:13:00Z"/>
              </w:rPr>
            </w:pPr>
            <w:ins w:id="838" w:author="Gao, Guan-Wei (高貫偉 ITC)" w:date="2012-09-24T16:14:00Z">
              <w:r>
                <w:rPr>
                  <w:rFonts w:hint="eastAsia"/>
                  <w:color w:val="FF0000"/>
                </w:rPr>
                <w:lastRenderedPageBreak/>
                <w:t>13</w:t>
              </w:r>
            </w:ins>
          </w:p>
        </w:tc>
        <w:tc>
          <w:tcPr>
            <w:tcW w:w="1310" w:type="dxa"/>
          </w:tcPr>
          <w:p w:rsidR="009E029F" w:rsidRDefault="009E029F" w:rsidP="0076693B">
            <w:pPr>
              <w:rPr>
                <w:ins w:id="839" w:author="Gao, Guan-Wei (高貫偉 ITC)" w:date="2012-09-24T16:13:00Z"/>
              </w:rPr>
            </w:pPr>
            <w:ins w:id="840" w:author="Gao, Guan-Wei (高貫偉 ITC)" w:date="2012-09-24T16:14:00Z">
              <w:r w:rsidRPr="00B25A93">
                <w:rPr>
                  <w:color w:val="FF0000"/>
                </w:rPr>
                <w:t>PAQC Ratio</w:t>
              </w:r>
            </w:ins>
          </w:p>
        </w:tc>
        <w:tc>
          <w:tcPr>
            <w:tcW w:w="916" w:type="dxa"/>
          </w:tcPr>
          <w:p w:rsidR="009E029F" w:rsidRDefault="009E029F" w:rsidP="0076693B">
            <w:pPr>
              <w:rPr>
                <w:ins w:id="841" w:author="Gao, Guan-Wei (高貫偉 ITC)" w:date="2012-09-24T16:13:00Z"/>
                <w:rFonts w:ascii="SimSun" w:hAnsi="SimSun"/>
              </w:rPr>
            </w:pPr>
            <w:ins w:id="842" w:author="Gao, Guan-Wei (高貫偉 ITC)" w:date="2012-09-24T16:14:00Z">
              <w:r w:rsidRPr="00B25A93">
                <w:rPr>
                  <w:rFonts w:ascii="SimSun" w:hAnsi="SimSun"/>
                  <w:color w:val="FF0000"/>
                </w:rPr>
                <w:t>Integer</w:t>
              </w:r>
            </w:ins>
          </w:p>
        </w:tc>
        <w:tc>
          <w:tcPr>
            <w:tcW w:w="677" w:type="dxa"/>
          </w:tcPr>
          <w:p w:rsidR="009E029F" w:rsidRPr="00637F92" w:rsidRDefault="009E029F" w:rsidP="0076693B">
            <w:pPr>
              <w:rPr>
                <w:ins w:id="843" w:author="Gao, Guan-Wei (高貫偉 ITC)" w:date="2012-09-24T16:13:00Z"/>
              </w:rPr>
            </w:pPr>
            <w:ins w:id="844" w:author="Gao, Guan-Wei (高貫偉 ITC)" w:date="2012-09-24T16:14:00Z">
              <w:r w:rsidRPr="00B25A93">
                <w:rPr>
                  <w:color w:val="FF0000"/>
                </w:rPr>
                <w:t>&gt;</w:t>
              </w:r>
              <w:r>
                <w:rPr>
                  <w:rFonts w:hint="eastAsia"/>
                  <w:color w:val="FF0000"/>
                </w:rPr>
                <w:t>=</w:t>
              </w:r>
              <w:r w:rsidRPr="00B25A93">
                <w:rPr>
                  <w:color w:val="FF0000"/>
                </w:rPr>
                <w:t>0</w:t>
              </w:r>
            </w:ins>
          </w:p>
        </w:tc>
        <w:tc>
          <w:tcPr>
            <w:tcW w:w="1432" w:type="dxa"/>
          </w:tcPr>
          <w:p w:rsidR="009E029F" w:rsidRDefault="009E029F" w:rsidP="0076693B">
            <w:pPr>
              <w:rPr>
                <w:ins w:id="845" w:author="Gao, Guan-Wei (高貫偉 ITC)" w:date="2012-09-24T16:13:00Z"/>
                <w:rFonts w:ascii="SimSun" w:hAnsi="SimSun"/>
              </w:rPr>
            </w:pPr>
            <w:ins w:id="846" w:author="Gao, Guan-Wei (高貫偉 ITC)" w:date="2012-09-24T16:14:00Z">
              <w:r w:rsidRPr="00B25A93">
                <w:rPr>
                  <w:rFonts w:ascii="SimSun" w:hAnsi="SimSun" w:hint="eastAsia"/>
                  <w:color w:val="FF0000"/>
                </w:rPr>
                <w:t>空</w:t>
              </w:r>
            </w:ins>
          </w:p>
        </w:tc>
        <w:tc>
          <w:tcPr>
            <w:tcW w:w="680" w:type="dxa"/>
          </w:tcPr>
          <w:p w:rsidR="009E029F" w:rsidRPr="00637F92" w:rsidRDefault="009E029F" w:rsidP="0076693B">
            <w:pPr>
              <w:rPr>
                <w:ins w:id="847" w:author="Gao, Guan-Wei (高貫偉 ITC)" w:date="2012-09-24T16:13:00Z"/>
              </w:rPr>
            </w:pPr>
            <w:ins w:id="848" w:author="Gao, Guan-Wei (高貫偉 ITC)" w:date="2012-09-24T16:14:00Z">
              <w:r w:rsidRPr="00B25A93">
                <w:rPr>
                  <w:rFonts w:hint="eastAsia"/>
                  <w:color w:val="FF0000"/>
                </w:rPr>
                <w:t>是</w:t>
              </w:r>
            </w:ins>
          </w:p>
        </w:tc>
        <w:tc>
          <w:tcPr>
            <w:tcW w:w="2728" w:type="dxa"/>
          </w:tcPr>
          <w:p w:rsidR="009E029F" w:rsidRDefault="009E029F" w:rsidP="0076693B">
            <w:pPr>
              <w:ind w:left="100" w:hangingChars="50" w:hanging="100"/>
              <w:rPr>
                <w:ins w:id="849" w:author="Gao, Guan-Wei (高貫偉 ITC)" w:date="2012-09-24T16:13:00Z"/>
                <w:rFonts w:ascii="SimSun" w:hAnsi="SimSun"/>
              </w:rPr>
            </w:pPr>
          </w:p>
        </w:tc>
        <w:tc>
          <w:tcPr>
            <w:tcW w:w="2629" w:type="dxa"/>
          </w:tcPr>
          <w:p w:rsidR="009E029F" w:rsidRPr="00637F92" w:rsidRDefault="009E029F" w:rsidP="0076693B">
            <w:pPr>
              <w:rPr>
                <w:ins w:id="850" w:author="Gao, Guan-Wei (高貫偉 ITC)" w:date="2012-09-24T16:13:00Z"/>
              </w:rPr>
            </w:pPr>
          </w:p>
        </w:tc>
      </w:tr>
    </w:tbl>
    <w:p w:rsidR="0076693B" w:rsidRPr="006C0375" w:rsidRDefault="0076693B" w:rsidP="0076693B"/>
    <w:p w:rsidR="00221F6C" w:rsidRDefault="00B81124" w:rsidP="00221F6C">
      <w:pPr>
        <w:pStyle w:val="3"/>
      </w:pPr>
      <w:bookmarkStart w:id="851" w:name="_Toc279240519"/>
      <w:bookmarkStart w:id="852" w:name="_Toc295309257"/>
      <w:bookmarkStart w:id="853" w:name="_Toc279240520"/>
      <w:bookmarkStart w:id="854" w:name="_Toc295309258"/>
      <w:bookmarkStart w:id="855" w:name="_Toc279240521"/>
      <w:bookmarkStart w:id="856" w:name="_Toc295309259"/>
      <w:bookmarkStart w:id="857" w:name="_Toc279240522"/>
      <w:bookmarkStart w:id="858" w:name="_Toc295309260"/>
      <w:bookmarkStart w:id="859" w:name="_Toc279240523"/>
      <w:bookmarkStart w:id="860" w:name="_Toc295309261"/>
      <w:bookmarkStart w:id="861" w:name="_Toc279240524"/>
      <w:bookmarkStart w:id="862" w:name="_Toc295309262"/>
      <w:bookmarkStart w:id="863" w:name="_Toc279240525"/>
      <w:bookmarkStart w:id="864" w:name="_Toc295309263"/>
      <w:bookmarkStart w:id="865" w:name="_Toc279240526"/>
      <w:bookmarkStart w:id="866" w:name="_Toc295309264"/>
      <w:bookmarkStart w:id="867" w:name="_Toc279240527"/>
      <w:bookmarkStart w:id="868" w:name="_Toc295309265"/>
      <w:bookmarkStart w:id="869" w:name="_Toc279240528"/>
      <w:bookmarkStart w:id="870" w:name="_Toc295309266"/>
      <w:bookmarkStart w:id="871" w:name="_Toc279240529"/>
      <w:bookmarkStart w:id="872" w:name="_Toc295309267"/>
      <w:bookmarkStart w:id="873" w:name="_Toc279240530"/>
      <w:bookmarkStart w:id="874" w:name="_Toc295309268"/>
      <w:bookmarkStart w:id="875" w:name="_Toc279240531"/>
      <w:bookmarkStart w:id="876" w:name="_Toc295309269"/>
      <w:bookmarkStart w:id="877" w:name="_Toc279240532"/>
      <w:bookmarkStart w:id="878" w:name="_Toc295309270"/>
      <w:bookmarkStart w:id="879" w:name="_Toc279240533"/>
      <w:bookmarkStart w:id="880" w:name="_Toc295309271"/>
      <w:bookmarkStart w:id="881" w:name="_Toc279240534"/>
      <w:bookmarkStart w:id="882" w:name="_Toc295309272"/>
      <w:bookmarkStart w:id="883" w:name="_Toc353207236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r>
        <w:rPr>
          <w:rFonts w:hint="eastAsia"/>
        </w:rPr>
        <w:t>Pallet Quantity</w:t>
      </w:r>
      <w:r>
        <w:rPr>
          <w:rFonts w:hint="eastAsia"/>
        </w:rPr>
        <w:t>维护界面</w:t>
      </w:r>
      <w:bookmarkEnd w:id="883"/>
    </w:p>
    <w:p w:rsidR="00B81124" w:rsidRPr="0016237D" w:rsidRDefault="00B81124" w:rsidP="00221F6C">
      <w:pPr>
        <w:pStyle w:val="4"/>
      </w:pPr>
      <w:r>
        <w:rPr>
          <w:rFonts w:hint="eastAsia"/>
        </w:rPr>
        <w:t>示意圖</w:t>
      </w:r>
    </w:p>
    <w:p w:rsidR="00B81124" w:rsidRDefault="00220C93" w:rsidP="00B81124">
      <w:pPr>
        <w:jc w:val="center"/>
      </w:pPr>
      <w:r>
        <w:rPr>
          <w:noProof/>
        </w:rPr>
        <w:pict>
          <v:oval id="_x0000_s1804" style="position:absolute;left:0;text-align:left;margin-left:320.35pt;margin-top:310.95pt;width:19.45pt;height:17.25pt;z-index:251539456" fillcolor="yellow" strokecolor="red" strokeweight="1pt">
            <v:textbox style="mso-next-textbox:#_x0000_s1804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0" style="position:absolute;left:0;text-align:left;margin-left:459pt;margin-top:33.2pt;width:19.45pt;height:17.25pt;z-index:251544576" fillcolor="yellow" strokecolor="red" strokeweight="1pt">
            <v:textbox style="mso-next-textbox:#_x0000_s1810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8" style="position:absolute;left:0;text-align:left;margin-left:135pt;margin-top:137.75pt;width:19.45pt;height:17.25pt;z-index:251542528" fillcolor="yellow" strokecolor="red" strokeweight="1pt">
            <v:textbox style="mso-next-textbox:#_x0000_s1808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3" style="position:absolute;left:0;text-align:left;margin-left:452.3pt;margin-top:310.95pt;width:19.45pt;height:17.25pt;z-index:251546624" fillcolor="yellow" strokecolor="red" strokeweight="1pt">
            <v:textbox style="mso-next-textbox:#_x0000_s1813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2" style="position:absolute;left:0;text-align:left;margin-left:452.3pt;margin-top:293.7pt;width:19.45pt;height:17.25pt;z-index:251545600" fillcolor="yellow" strokecolor="red" strokeweight="1pt">
            <v:textbox style="mso-next-textbox:#_x0000_s1812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6" style="position:absolute;left:0;text-align:left;margin-left:339.8pt;margin-top:293.7pt;width:19.45pt;height:17.25pt;z-index:251540480" fillcolor="yellow" strokecolor="red" strokeweight="1pt">
            <v:textbox style="mso-next-textbox:#_x0000_s1806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9" style="position:absolute;left:0;text-align:left;margin-left:148.6pt;margin-top:310.95pt;width:19.45pt;height:17.25pt;z-index:251543552" fillcolor="yellow" strokecolor="red" strokeweight="1pt">
            <v:textbox style="mso-next-textbox:#_x0000_s1809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07" style="position:absolute;left:0;text-align:left;margin-left:125.3pt;margin-top:293.7pt;width:19.45pt;height:17.25pt;z-index:251541504" fillcolor="yellow" strokecolor="red" strokeweight="1pt">
            <v:textbox style="mso-next-textbox:#_x0000_s1807;mso-fit-shape-to-text:t" inset="0,0,0,0">
              <w:txbxContent>
                <w:p w:rsidR="00220C93" w:rsidRPr="008721B4" w:rsidRDefault="00220C93" w:rsidP="00B8112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B81124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" name="图片 2" descr="PalletQ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letQ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124" w:rsidRDefault="00B81124" w:rsidP="00B81124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3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B81124" w:rsidRDefault="00B81124" w:rsidP="00B81124">
      <w:pPr>
        <w:jc w:val="center"/>
      </w:pPr>
    </w:p>
    <w:p w:rsidR="00B81124" w:rsidRDefault="00B81124" w:rsidP="00221F6C">
      <w:pPr>
        <w:pStyle w:val="4"/>
      </w:pPr>
      <w:r>
        <w:rPr>
          <w:rFonts w:hint="eastAsia"/>
        </w:rPr>
        <w:t>界面說明</w:t>
      </w:r>
    </w:p>
    <w:p w:rsidR="00B81124" w:rsidRDefault="00B81124" w:rsidP="00B81124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Pallet Quantity</w:t>
      </w:r>
      <w:r>
        <w:rPr>
          <w:rFonts w:hint="eastAsia"/>
        </w:rPr>
        <w:t>维护界面。</w:t>
      </w:r>
    </w:p>
    <w:p w:rsidR="00B81124" w:rsidRDefault="00B81124" w:rsidP="00B81124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Pallet</w:t>
      </w:r>
      <w:r>
        <w:rPr>
          <w:rFonts w:hint="eastAsia"/>
        </w:rPr>
        <w:t>可存放</w:t>
      </w:r>
      <w:r>
        <w:rPr>
          <w:rFonts w:hint="eastAsia"/>
        </w:rPr>
        <w:t>Carton</w:t>
      </w:r>
      <w:r>
        <w:rPr>
          <w:rFonts w:hint="eastAsia"/>
        </w:rPr>
        <w:t>数的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B81124" w:rsidRDefault="00B81124" w:rsidP="00B81124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B81124" w:rsidRDefault="00B81124" w:rsidP="00B81124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Pallet Qty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B81124" w:rsidRDefault="00B81124" w:rsidP="00B81124">
      <w:r>
        <w:t xml:space="preserve">● </w:t>
      </w:r>
      <w:r>
        <w:rPr>
          <w:rFonts w:hint="eastAsia"/>
        </w:rPr>
        <w:t>用例：</w:t>
      </w:r>
    </w:p>
    <w:p w:rsidR="00B81124" w:rsidRPr="009F3C7F" w:rsidRDefault="00B81124" w:rsidP="00B81124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Pallet</w:t>
      </w:r>
      <w:r>
        <w:rPr>
          <w:rFonts w:hint="eastAsia"/>
        </w:rPr>
        <w:t>可存放</w:t>
      </w:r>
      <w:r>
        <w:rPr>
          <w:rFonts w:hint="eastAsia"/>
        </w:rPr>
        <w:t>Carton</w:t>
      </w:r>
      <w:r>
        <w:rPr>
          <w:rFonts w:hint="eastAsia"/>
        </w:rPr>
        <w:t>数的人</w:t>
      </w:r>
      <w:r w:rsidRPr="004A7340">
        <w:rPr>
          <w:rFonts w:eastAsia="新細明體" w:hint="eastAsia"/>
        </w:rPr>
        <w:t>有權限進來</w:t>
      </w:r>
    </w:p>
    <w:p w:rsidR="00B81124" w:rsidRPr="009F3C7F" w:rsidRDefault="00B81124" w:rsidP="00B81124">
      <w:r>
        <w:lastRenderedPageBreak/>
        <w:t>●</w:t>
      </w:r>
      <w:r>
        <w:rPr>
          <w:rFonts w:hint="eastAsia"/>
        </w:rPr>
        <w:t>对应数据表：</w:t>
      </w:r>
      <w:r>
        <w:rPr>
          <w:rFonts w:hint="eastAsia"/>
        </w:rPr>
        <w:t>PalletStatndard</w:t>
      </w:r>
      <w:r>
        <w:rPr>
          <w:rFonts w:hint="eastAsia"/>
        </w:rPr>
        <w:t>，含</w:t>
      </w:r>
      <w:r>
        <w:rPr>
          <w:rFonts w:hint="eastAsia"/>
        </w:rPr>
        <w:t>FullQty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）、</w:t>
      </w:r>
      <w:r>
        <w:rPr>
          <w:rFonts w:hint="eastAsia"/>
        </w:rPr>
        <w:t>TierQty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）、</w:t>
      </w:r>
      <w:r>
        <w:rPr>
          <w:rFonts w:hint="eastAsia"/>
        </w:rPr>
        <w:t>MediumQty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）、</w:t>
      </w:r>
      <w:r>
        <w:rPr>
          <w:rFonts w:hint="eastAsia"/>
        </w:rPr>
        <w:t>LitterQty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B81124" w:rsidRPr="009F3C7F" w:rsidRDefault="00B81124" w:rsidP="00B81124"/>
    <w:p w:rsidR="00B81124" w:rsidRPr="00440060" w:rsidRDefault="00B81124" w:rsidP="00B81124">
      <w:pPr>
        <w:pStyle w:val="ae"/>
        <w:jc w:val="center"/>
      </w:pPr>
    </w:p>
    <w:p w:rsidR="00B81124" w:rsidRDefault="00B81124" w:rsidP="00221F6C">
      <w:pPr>
        <w:pStyle w:val="4"/>
      </w:pPr>
      <w:r>
        <w:rPr>
          <w:rFonts w:hint="eastAsia"/>
        </w:rPr>
        <w:t>控件說明</w:t>
      </w:r>
    </w:p>
    <w:p w:rsidR="00B81124" w:rsidRPr="007E3AE8" w:rsidRDefault="00B81124" w:rsidP="00B81124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3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B81124" w:rsidTr="007C7E9F">
        <w:trPr>
          <w:tblHeader/>
        </w:trPr>
        <w:tc>
          <w:tcPr>
            <w:tcW w:w="445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B81124" w:rsidRPr="008A632C" w:rsidRDefault="00B81124" w:rsidP="0003318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B81124" w:rsidRPr="00637F92" w:rsidTr="007C7E9F">
        <w:tc>
          <w:tcPr>
            <w:tcW w:w="445" w:type="dxa"/>
          </w:tcPr>
          <w:p w:rsidR="00B81124" w:rsidRPr="00637F92" w:rsidRDefault="00B81124" w:rsidP="00033184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B81124" w:rsidRPr="00637F92" w:rsidRDefault="00B81124" w:rsidP="00033184">
            <w:r>
              <w:rPr>
                <w:rFonts w:hint="eastAsia"/>
              </w:rPr>
              <w:t xml:space="preserve">Pallet Qty </w:t>
            </w:r>
            <w:r>
              <w:t>List</w:t>
            </w:r>
          </w:p>
        </w:tc>
        <w:tc>
          <w:tcPr>
            <w:tcW w:w="916" w:type="dxa"/>
          </w:tcPr>
          <w:p w:rsidR="00B81124" w:rsidRPr="00637F92" w:rsidRDefault="00B81124" w:rsidP="00033184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B81124" w:rsidRPr="00637F92" w:rsidRDefault="00B81124" w:rsidP="00033184"/>
        </w:tc>
        <w:tc>
          <w:tcPr>
            <w:tcW w:w="1432" w:type="dxa"/>
          </w:tcPr>
          <w:p w:rsidR="000927E3" w:rsidRDefault="00B81124">
            <w:r>
              <w:rPr>
                <w:rFonts w:hint="eastAsia"/>
              </w:rPr>
              <w:t>显示所有的</w:t>
            </w:r>
            <w:r>
              <w:rPr>
                <w:rFonts w:hint="eastAsia"/>
              </w:rPr>
              <w:t>Pallet Qty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B81124" w:rsidRPr="00637F92" w:rsidRDefault="00B81124" w:rsidP="00033184"/>
        </w:tc>
        <w:tc>
          <w:tcPr>
            <w:tcW w:w="2728" w:type="dxa"/>
          </w:tcPr>
          <w:p w:rsidR="00B81124" w:rsidRPr="00637F92" w:rsidRDefault="00B81124" w:rsidP="00033184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号控件中显示被点击数据行的详细资料</w:t>
            </w:r>
            <w:r w:rsidR="009C4E85">
              <w:rPr>
                <w:rFonts w:hint="eastAsia"/>
              </w:rPr>
              <w:t>，</w:t>
            </w:r>
            <w:r w:rsidR="009C4E85">
              <w:rPr>
                <w:rFonts w:hint="eastAsia"/>
              </w:rPr>
              <w:t xml:space="preserve">Enable </w:t>
            </w:r>
            <w:r w:rsidR="009C4E85" w:rsidRPr="009B53B4">
              <w:t>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="009C4E85"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B81124" w:rsidRPr="00637F92" w:rsidRDefault="00B81124" w:rsidP="00033184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>
              <w:rPr>
                <w:rFonts w:ascii="Tahoma" w:hAnsi="Tahoma" w:hint="eastAsia"/>
                <w:sz w:val="18"/>
              </w:rPr>
              <w:t>Full Qty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Tier Qty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Medium</w:t>
            </w:r>
            <w:r w:rsidR="00033184">
              <w:rPr>
                <w:rFonts w:hint="eastAsia"/>
              </w:rPr>
              <w:t xml:space="preserve"> Qty</w:t>
            </w:r>
            <w:r w:rsidR="00033184">
              <w:rPr>
                <w:rFonts w:hint="eastAsia"/>
              </w:rPr>
              <w:t>、</w:t>
            </w:r>
            <w:r w:rsidR="00033184">
              <w:rPr>
                <w:rFonts w:hint="eastAsia"/>
              </w:rPr>
              <w:t>Litter Qty</w:t>
            </w:r>
            <w:r w:rsidR="00033184"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B81124" w:rsidRPr="00637F92" w:rsidRDefault="00B81124" w:rsidP="00033184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 w:rsidR="00033184">
              <w:rPr>
                <w:rFonts w:hint="eastAsia"/>
              </w:rPr>
              <w:t>Full Qty</w:t>
            </w:r>
            <w:r>
              <w:rPr>
                <w:rFonts w:hint="eastAsia"/>
              </w:rPr>
              <w:t>栏位排序</w:t>
            </w:r>
          </w:p>
        </w:tc>
      </w:tr>
      <w:tr w:rsidR="00B81124" w:rsidRPr="00637F92" w:rsidTr="007C7E9F">
        <w:tc>
          <w:tcPr>
            <w:tcW w:w="445" w:type="dxa"/>
          </w:tcPr>
          <w:p w:rsidR="00B81124" w:rsidRPr="00637F92" w:rsidRDefault="00033184" w:rsidP="00033184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B81124" w:rsidRPr="00637F92" w:rsidRDefault="00B81124" w:rsidP="00033184">
            <w:r>
              <w:t>Delete</w:t>
            </w:r>
          </w:p>
        </w:tc>
        <w:tc>
          <w:tcPr>
            <w:tcW w:w="916" w:type="dxa"/>
          </w:tcPr>
          <w:p w:rsidR="00B81124" w:rsidRPr="00637F92" w:rsidRDefault="00B81124" w:rsidP="0003318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81124" w:rsidRPr="00637F92" w:rsidRDefault="00B81124" w:rsidP="00033184"/>
        </w:tc>
        <w:tc>
          <w:tcPr>
            <w:tcW w:w="1432" w:type="dxa"/>
          </w:tcPr>
          <w:p w:rsidR="00B81124" w:rsidRDefault="00B8112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33184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B81124" w:rsidRPr="00637F92" w:rsidRDefault="00B81124" w:rsidP="00033184"/>
        </w:tc>
        <w:tc>
          <w:tcPr>
            <w:tcW w:w="2728" w:type="dxa"/>
          </w:tcPr>
          <w:p w:rsidR="00B81124" w:rsidRPr="00637F92" w:rsidRDefault="00B81124" w:rsidP="00033184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033184">
              <w:rPr>
                <w:rFonts w:ascii="SimSun" w:hAnsi="SimSun" w:hint="eastAsia"/>
              </w:rPr>
              <w:t xml:space="preserve">Pallet Qty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B81124" w:rsidRPr="00637F92" w:rsidRDefault="00B81124" w:rsidP="00033184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B81124" w:rsidRPr="00637F92" w:rsidRDefault="00B81124" w:rsidP="00033184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B81124" w:rsidRDefault="00B81124" w:rsidP="00033184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B81124" w:rsidRPr="00637F92" w:rsidRDefault="00B81124" w:rsidP="00033184"/>
        </w:tc>
      </w:tr>
      <w:tr w:rsidR="00033184" w:rsidRPr="00637F92" w:rsidTr="007C7E9F">
        <w:tc>
          <w:tcPr>
            <w:tcW w:w="445" w:type="dxa"/>
          </w:tcPr>
          <w:p w:rsidR="00033184" w:rsidRDefault="00033184" w:rsidP="00033184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033184" w:rsidRDefault="00033184" w:rsidP="00033184">
            <w:r>
              <w:rPr>
                <w:rFonts w:hint="eastAsia"/>
              </w:rPr>
              <w:t>Full Qty</w:t>
            </w:r>
          </w:p>
        </w:tc>
        <w:tc>
          <w:tcPr>
            <w:tcW w:w="916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33184" w:rsidRPr="00637F92" w:rsidRDefault="00033184" w:rsidP="00033184">
            <w:del w:id="884" w:author="Gao, Yong-Bo (高永勃 ITC)" w:date="2012-08-14T11:27:00Z">
              <w:r w:rsidDel="00120F5D">
                <w:delText>I</w:delText>
              </w:r>
              <w:r w:rsidDel="00120F5D">
                <w:rPr>
                  <w:rFonts w:hint="eastAsia"/>
                </w:rPr>
                <w:delText>nt</w:delText>
              </w:r>
            </w:del>
            <w:ins w:id="885" w:author="Gao, Yong-Bo (高永勃 ITC)" w:date="2012-08-22T16:03:00Z">
              <w:r w:rsidR="004E08A5">
                <w:rPr>
                  <w:rFonts w:hint="eastAsia"/>
                </w:rPr>
                <w:t>参考数据库定义</w:t>
              </w:r>
            </w:ins>
          </w:p>
        </w:tc>
        <w:tc>
          <w:tcPr>
            <w:tcW w:w="1432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33184" w:rsidRPr="00637F92" w:rsidRDefault="00033184" w:rsidP="0003318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033184" w:rsidRDefault="00033184" w:rsidP="0003318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9F352C" w:rsidRPr="00B8263C" w:rsidRDefault="00B70D28" w:rsidP="00C44B45">
            <w:r w:rsidRPr="00B70D28">
              <w:t>&gt;0</w:t>
            </w:r>
          </w:p>
        </w:tc>
      </w:tr>
      <w:tr w:rsidR="00033184" w:rsidRPr="00637F92" w:rsidTr="007C7E9F">
        <w:tc>
          <w:tcPr>
            <w:tcW w:w="445" w:type="dxa"/>
          </w:tcPr>
          <w:p w:rsidR="00033184" w:rsidRDefault="00033184" w:rsidP="00033184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033184" w:rsidRDefault="00033184" w:rsidP="00033184">
            <w:r>
              <w:rPr>
                <w:rFonts w:hint="eastAsia"/>
              </w:rPr>
              <w:t>Tier Qty</w:t>
            </w:r>
          </w:p>
        </w:tc>
        <w:tc>
          <w:tcPr>
            <w:tcW w:w="916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33184" w:rsidRPr="00637F92" w:rsidRDefault="00033184" w:rsidP="00033184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432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33184" w:rsidRPr="00637F92" w:rsidRDefault="00033184" w:rsidP="0003318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033184" w:rsidRDefault="00033184" w:rsidP="0003318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33184" w:rsidRPr="00B8263C" w:rsidRDefault="00B70D28" w:rsidP="00C44B45">
            <w:r w:rsidRPr="00B70D28">
              <w:t>&gt;0</w:t>
            </w:r>
          </w:p>
        </w:tc>
      </w:tr>
      <w:tr w:rsidR="00033184" w:rsidRPr="00637F92" w:rsidTr="007C7E9F">
        <w:tc>
          <w:tcPr>
            <w:tcW w:w="445" w:type="dxa"/>
          </w:tcPr>
          <w:p w:rsidR="00033184" w:rsidRDefault="00033184" w:rsidP="00033184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033184" w:rsidRDefault="00033184" w:rsidP="00033184">
            <w:r>
              <w:rPr>
                <w:rFonts w:hint="eastAsia"/>
              </w:rPr>
              <w:t>Medium Qty</w:t>
            </w:r>
          </w:p>
        </w:tc>
        <w:tc>
          <w:tcPr>
            <w:tcW w:w="916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33184" w:rsidRPr="00637F92" w:rsidRDefault="00033184" w:rsidP="00033184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432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33184" w:rsidRPr="00637F92" w:rsidRDefault="00033184" w:rsidP="0003318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033184" w:rsidRDefault="00033184" w:rsidP="0003318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33184" w:rsidRPr="00B8263C" w:rsidRDefault="00B70D28" w:rsidP="00C44B45">
            <w:r w:rsidRPr="00B70D28">
              <w:t>&gt;0</w:t>
            </w:r>
          </w:p>
        </w:tc>
      </w:tr>
      <w:tr w:rsidR="00033184" w:rsidRPr="00637F92" w:rsidTr="007C7E9F">
        <w:tc>
          <w:tcPr>
            <w:tcW w:w="445" w:type="dxa"/>
          </w:tcPr>
          <w:p w:rsidR="00033184" w:rsidRDefault="00033184" w:rsidP="00033184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033184" w:rsidRDefault="00033184" w:rsidP="00033184">
            <w:r>
              <w:rPr>
                <w:rFonts w:hint="eastAsia"/>
              </w:rPr>
              <w:t>Litter Qty</w:t>
            </w:r>
          </w:p>
        </w:tc>
        <w:tc>
          <w:tcPr>
            <w:tcW w:w="916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33184" w:rsidRPr="00637F92" w:rsidRDefault="00033184" w:rsidP="00033184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432" w:type="dxa"/>
          </w:tcPr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33184" w:rsidRPr="00637F92" w:rsidRDefault="00033184" w:rsidP="0003318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033184" w:rsidRDefault="00033184" w:rsidP="0003318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33184" w:rsidRPr="00B8263C" w:rsidRDefault="00B70D28" w:rsidP="00C44B45">
            <w:r w:rsidRPr="00B70D28">
              <w:t>&gt;0</w:t>
            </w:r>
          </w:p>
        </w:tc>
      </w:tr>
      <w:tr w:rsidR="00B81124" w:rsidRPr="00637F92" w:rsidTr="007C7E9F">
        <w:tc>
          <w:tcPr>
            <w:tcW w:w="445" w:type="dxa"/>
          </w:tcPr>
          <w:p w:rsidR="00B81124" w:rsidRPr="00637F92" w:rsidRDefault="00033184" w:rsidP="00033184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B81124" w:rsidRPr="00637F92" w:rsidRDefault="00B81124" w:rsidP="00033184">
            <w:r>
              <w:t>Add</w:t>
            </w:r>
          </w:p>
        </w:tc>
        <w:tc>
          <w:tcPr>
            <w:tcW w:w="916" w:type="dxa"/>
          </w:tcPr>
          <w:p w:rsidR="00B81124" w:rsidRPr="00637F92" w:rsidRDefault="00B81124" w:rsidP="00033184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81124" w:rsidRPr="00637F92" w:rsidRDefault="00B81124" w:rsidP="00033184"/>
        </w:tc>
        <w:tc>
          <w:tcPr>
            <w:tcW w:w="1432" w:type="dxa"/>
          </w:tcPr>
          <w:p w:rsidR="00B81124" w:rsidRPr="00637F92" w:rsidRDefault="00B81124" w:rsidP="00033184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B81124" w:rsidRPr="00637F92" w:rsidRDefault="00B81124" w:rsidP="00033184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B81124" w:rsidRPr="00637F92" w:rsidRDefault="00B81124" w:rsidP="00033184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033184">
              <w:rPr>
                <w:rFonts w:ascii="SimSun" w:hAnsi="SimSun" w:hint="eastAsia"/>
              </w:rPr>
              <w:t>任何文本框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33184" w:rsidRDefault="00B81124" w:rsidP="0003318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</w:t>
            </w:r>
            <w:r w:rsidR="00033184">
              <w:rPr>
                <w:rFonts w:ascii="SimSun" w:hAnsi="SimSun" w:hint="eastAsia"/>
              </w:rPr>
              <w:t>若非</w:t>
            </w:r>
            <w:r w:rsidR="008E4B75" w:rsidRPr="008E4B75">
              <w:rPr>
                <w:rFonts w:ascii="SimSun" w:hAnsi="SimSun"/>
                <w:strike/>
                <w:rPrChange w:id="886" w:author="Gao, Yong-Bo (高永勃 ITC)" w:date="2012-08-24T13:0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Full Qty</w:t>
            </w:r>
            <w:r w:rsidR="008E4B75" w:rsidRPr="008E4B75">
              <w:rPr>
                <w:rFonts w:ascii="SimSun" w:hAnsi="SimSun" w:hint="eastAsia"/>
                <w:strike/>
                <w:rPrChange w:id="887" w:author="Gao, Yong-Bo (高永勃 ITC)" w:date="2012-08-24T13:01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〉</w:t>
            </w:r>
            <w:r w:rsidR="00033184">
              <w:rPr>
                <w:rFonts w:ascii="SimSun" w:hAnsi="SimSun" w:hint="eastAsia"/>
              </w:rPr>
              <w:t>Tier Qty</w:t>
            </w:r>
            <w:r w:rsidR="00033184">
              <w:rPr>
                <w:rFonts w:ascii="SimSun" w:hAnsi="SimSun" w:hint="eastAsia"/>
              </w:rPr>
              <w:t>〉</w:t>
            </w:r>
            <w:r w:rsidR="00033184">
              <w:rPr>
                <w:rFonts w:ascii="SimSun" w:hAnsi="SimSun" w:hint="eastAsia"/>
              </w:rPr>
              <w:t>Medium Qty</w:t>
            </w:r>
            <w:r w:rsidR="00033184">
              <w:rPr>
                <w:rFonts w:ascii="SimSun" w:hAnsi="SimSun" w:hint="eastAsia"/>
              </w:rPr>
              <w:t>〉</w:t>
            </w:r>
            <w:r w:rsidR="00033184">
              <w:rPr>
                <w:rFonts w:ascii="SimSun" w:hAnsi="SimSun" w:hint="eastAsia"/>
              </w:rPr>
              <w:t>Litter Qty</w:t>
            </w:r>
            <w:r w:rsidR="00033184">
              <w:rPr>
                <w:rFonts w:ascii="SimSun" w:hAnsi="SimSun" w:hint="eastAsia"/>
              </w:rPr>
              <w:t>，则警示用户，放弃后续操作。</w:t>
            </w:r>
          </w:p>
          <w:p w:rsidR="00B81124" w:rsidRPr="00637F92" w:rsidRDefault="00033184" w:rsidP="0003318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</w:t>
            </w:r>
            <w:r w:rsidR="00B81124">
              <w:rPr>
                <w:rFonts w:ascii="SimSun" w:hAnsi="SimSun" w:hint="eastAsia"/>
              </w:rPr>
              <w:t>若</w:t>
            </w:r>
            <w:r>
              <w:rPr>
                <w:rFonts w:ascii="SimSun" w:hAnsi="SimSun" w:hint="eastAsia"/>
              </w:rPr>
              <w:t>Full Qty</w:t>
            </w:r>
            <w:r w:rsidR="00B81124">
              <w:rPr>
                <w:rFonts w:ascii="SimSun" w:hAnsi="SimSun" w:hint="eastAsia"/>
              </w:rPr>
              <w:t>框中内容已经出现在</w:t>
            </w:r>
            <w:r>
              <w:rPr>
                <w:rFonts w:ascii="SimSun" w:hAnsi="SimSun" w:hint="eastAsia"/>
              </w:rPr>
              <w:t>Pallet Qty List</w:t>
            </w:r>
            <w:r w:rsidR="00B81124">
              <w:rPr>
                <w:rFonts w:ascii="SimSun" w:hAnsi="SimSun" w:hint="eastAsia"/>
              </w:rPr>
              <w:t>数据表</w:t>
            </w:r>
            <w:r>
              <w:rPr>
                <w:rFonts w:ascii="SimSun" w:hAnsi="SimSun" w:hint="eastAsia"/>
              </w:rPr>
              <w:t>的</w:t>
            </w:r>
            <w:r>
              <w:rPr>
                <w:rFonts w:ascii="SimSun" w:hAnsi="SimSun" w:hint="eastAsia"/>
              </w:rPr>
              <w:t>Full Qty</w:t>
            </w:r>
            <w:r>
              <w:rPr>
                <w:rFonts w:ascii="SimSun" w:hAnsi="SimSun" w:hint="eastAsia"/>
              </w:rPr>
              <w:t>栏位</w:t>
            </w:r>
            <w:r w:rsidR="00B81124">
              <w:rPr>
                <w:rFonts w:ascii="SimSun" w:hAnsi="SimSun" w:hint="eastAsia"/>
              </w:rPr>
              <w:t>中，则警示用户，放弃后续操作。</w:t>
            </w:r>
          </w:p>
          <w:p w:rsidR="00B81124" w:rsidRPr="00637F92" w:rsidRDefault="00033184" w:rsidP="0003318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 w:rsidR="00B81124">
              <w:rPr>
                <w:rFonts w:ascii="SimSun" w:hAnsi="SimSun" w:hint="eastAsia"/>
              </w:rPr>
              <w:t>、创建此新</w:t>
            </w:r>
            <w:r>
              <w:rPr>
                <w:rFonts w:ascii="SimSun" w:hAnsi="SimSun" w:hint="eastAsia"/>
              </w:rPr>
              <w:t>PalletStatndard</w:t>
            </w:r>
            <w:r w:rsidR="00B81124">
              <w:rPr>
                <w:rFonts w:ascii="SimSun" w:hAnsi="SimSun" w:hint="eastAsia"/>
              </w:rPr>
              <w:t>记录，记录创建人和日期。</w:t>
            </w:r>
          </w:p>
          <w:p w:rsidR="00B81124" w:rsidRPr="00637F92" w:rsidRDefault="00033184" w:rsidP="00033184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5</w:t>
            </w:r>
            <w:r w:rsidR="00B81124"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>Pallet Standard</w:t>
            </w:r>
            <w:r w:rsidR="00B81124">
              <w:rPr>
                <w:rFonts w:ascii="SimSun" w:hAnsi="SimSun"/>
              </w:rPr>
              <w:t xml:space="preserve"> List</w:t>
            </w:r>
            <w:r w:rsidR="00B81124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B81124" w:rsidRPr="00C44B45" w:rsidRDefault="00B81124" w:rsidP="00033184"/>
        </w:tc>
      </w:tr>
      <w:tr w:rsidR="00B81124" w:rsidRPr="00637F92" w:rsidTr="007C7E9F">
        <w:tc>
          <w:tcPr>
            <w:tcW w:w="445" w:type="dxa"/>
          </w:tcPr>
          <w:p w:rsidR="00B81124" w:rsidRPr="00637F92" w:rsidRDefault="00033184" w:rsidP="00033184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B81124" w:rsidRPr="00637F92" w:rsidRDefault="00B81124" w:rsidP="00033184">
            <w:r>
              <w:t>Save</w:t>
            </w:r>
          </w:p>
        </w:tc>
        <w:tc>
          <w:tcPr>
            <w:tcW w:w="916" w:type="dxa"/>
          </w:tcPr>
          <w:p w:rsidR="00B81124" w:rsidRPr="00637F92" w:rsidRDefault="00B81124" w:rsidP="0003318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81124" w:rsidRPr="00637F92" w:rsidRDefault="00B81124" w:rsidP="00033184"/>
        </w:tc>
        <w:tc>
          <w:tcPr>
            <w:tcW w:w="1432" w:type="dxa"/>
          </w:tcPr>
          <w:p w:rsidR="00B81124" w:rsidRDefault="00B81124" w:rsidP="0003318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33184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B81124" w:rsidRPr="00637F92" w:rsidRDefault="00B81124" w:rsidP="00033184"/>
        </w:tc>
        <w:tc>
          <w:tcPr>
            <w:tcW w:w="2728" w:type="dxa"/>
          </w:tcPr>
          <w:p w:rsidR="00B81124" w:rsidRPr="00637F92" w:rsidRDefault="00B81124" w:rsidP="00033184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033184">
              <w:rPr>
                <w:rFonts w:ascii="SimSun" w:hAnsi="SimSun" w:hint="eastAsia"/>
              </w:rPr>
              <w:t>任何文本框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33184" w:rsidRDefault="00033184" w:rsidP="0003318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lastRenderedPageBreak/>
              <w:t>2</w:t>
            </w:r>
            <w:r>
              <w:rPr>
                <w:rFonts w:ascii="SimSun" w:hAnsi="SimSun" w:hint="eastAsia"/>
              </w:rPr>
              <w:t>、若非</w:t>
            </w:r>
            <w:r w:rsidR="008E4B75" w:rsidRPr="008E4B75">
              <w:rPr>
                <w:rFonts w:ascii="SimSun" w:hAnsi="SimSun"/>
                <w:strike/>
                <w:rPrChange w:id="888" w:author="Gao, Yong-Bo (高永勃 ITC)" w:date="2012-08-24T13:0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Full Qty</w:t>
            </w:r>
            <w:r w:rsidR="008E4B75" w:rsidRPr="008E4B75">
              <w:rPr>
                <w:rFonts w:ascii="SimSun" w:hAnsi="SimSun" w:hint="eastAsia"/>
                <w:strike/>
                <w:rPrChange w:id="889" w:author="Gao, Yong-Bo (高永勃 ITC)" w:date="2012-08-24T13:01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〉</w:t>
            </w:r>
            <w:r>
              <w:rPr>
                <w:rFonts w:ascii="SimSun" w:hAnsi="SimSun" w:hint="eastAsia"/>
              </w:rPr>
              <w:t>Tier Qty</w:t>
            </w:r>
            <w:r>
              <w:rPr>
                <w:rFonts w:ascii="SimSun" w:hAnsi="SimSun" w:hint="eastAsia"/>
              </w:rPr>
              <w:t>〉</w:t>
            </w:r>
            <w:r>
              <w:rPr>
                <w:rFonts w:ascii="SimSun" w:hAnsi="SimSun" w:hint="eastAsia"/>
              </w:rPr>
              <w:t>Medium Qty</w:t>
            </w:r>
            <w:r>
              <w:rPr>
                <w:rFonts w:ascii="SimSun" w:hAnsi="SimSun" w:hint="eastAsia"/>
              </w:rPr>
              <w:t>〉</w:t>
            </w:r>
            <w:r>
              <w:rPr>
                <w:rFonts w:ascii="SimSun" w:hAnsi="SimSun" w:hint="eastAsia"/>
              </w:rPr>
              <w:t>Litter Qty</w:t>
            </w:r>
            <w:r>
              <w:rPr>
                <w:rFonts w:ascii="SimSun" w:hAnsi="SimSun" w:hint="eastAsia"/>
              </w:rPr>
              <w:t>，则警示用户，放弃后续操作。</w:t>
            </w:r>
          </w:p>
          <w:p w:rsidR="00B81124" w:rsidRPr="00637F92" w:rsidRDefault="00033184" w:rsidP="0003318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 w:rsidR="00B81124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Full Qty</w:t>
            </w:r>
            <w:r>
              <w:rPr>
                <w:rFonts w:ascii="SimSun" w:hAnsi="SimSun" w:hint="eastAsia"/>
              </w:rPr>
              <w:t>框中内容已经出现在</w:t>
            </w:r>
            <w:r>
              <w:rPr>
                <w:rFonts w:ascii="SimSun" w:hAnsi="SimSun" w:hint="eastAsia"/>
              </w:rPr>
              <w:t>Pallet Qty List</w:t>
            </w:r>
            <w:r>
              <w:rPr>
                <w:rFonts w:ascii="SimSun" w:hAnsi="SimSun" w:hint="eastAsia"/>
              </w:rPr>
              <w:t>数据表非当前高亮行的</w:t>
            </w:r>
            <w:r>
              <w:rPr>
                <w:rFonts w:ascii="SimSun" w:hAnsi="SimSun" w:hint="eastAsia"/>
              </w:rPr>
              <w:t>Full Qty</w:t>
            </w:r>
            <w:r>
              <w:rPr>
                <w:rFonts w:ascii="SimSun" w:hAnsi="SimSun" w:hint="eastAsia"/>
              </w:rPr>
              <w:t>栏位中</w:t>
            </w:r>
            <w:r w:rsidR="00B81124">
              <w:rPr>
                <w:rFonts w:ascii="SimSun" w:hAnsi="SimSun" w:hint="eastAsia"/>
              </w:rPr>
              <w:t>，则警示用户，放弃后续操作。</w:t>
            </w:r>
          </w:p>
          <w:p w:rsidR="00B81124" w:rsidRPr="00637F92" w:rsidRDefault="00033184" w:rsidP="0003318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 w:rsidR="00B81124">
              <w:rPr>
                <w:rFonts w:ascii="SimSun" w:hAnsi="SimSun" w:hint="eastAsia"/>
              </w:rPr>
              <w:t>、保存新数据到</w:t>
            </w:r>
            <w:r w:rsidR="00EB13E6">
              <w:rPr>
                <w:rFonts w:ascii="SimSun" w:hAnsi="SimSun" w:hint="eastAsia"/>
              </w:rPr>
              <w:t>Pallet Qty</w:t>
            </w:r>
            <w:r w:rsidR="00B81124">
              <w:rPr>
                <w:rFonts w:ascii="SimSun" w:hAnsi="SimSun"/>
              </w:rPr>
              <w:t xml:space="preserve"> List</w:t>
            </w:r>
            <w:r w:rsidR="00B81124">
              <w:rPr>
                <w:rFonts w:ascii="SimSun" w:hAnsi="SimSun" w:hint="eastAsia"/>
              </w:rPr>
              <w:t>当前被选行中，记录修改人和日期。</w:t>
            </w:r>
          </w:p>
          <w:p w:rsidR="00B81124" w:rsidRPr="00637F92" w:rsidRDefault="00EB13E6" w:rsidP="00033184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5</w:t>
            </w:r>
            <w:r w:rsidR="00B81124"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>Pallet Qty</w:t>
            </w:r>
            <w:r w:rsidR="00B81124">
              <w:rPr>
                <w:rFonts w:ascii="SimSun" w:hAnsi="SimSun"/>
              </w:rPr>
              <w:t xml:space="preserve"> List</w:t>
            </w:r>
            <w:r w:rsidR="00B81124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B81124" w:rsidRPr="00637F92" w:rsidRDefault="00B81124" w:rsidP="00033184"/>
        </w:tc>
      </w:tr>
    </w:tbl>
    <w:p w:rsidR="00B81124" w:rsidRPr="006C0375" w:rsidRDefault="00B81124" w:rsidP="00B81124"/>
    <w:p w:rsidR="00221F6C" w:rsidRDefault="000927E3" w:rsidP="00221F6C">
      <w:pPr>
        <w:pStyle w:val="3"/>
      </w:pPr>
      <w:bookmarkStart w:id="890" w:name="_Toc353207237"/>
      <w:r>
        <w:rPr>
          <w:rFonts w:hint="eastAsia"/>
        </w:rPr>
        <w:t>Offline Label Setting</w:t>
      </w:r>
      <w:r>
        <w:rPr>
          <w:rFonts w:hint="eastAsia"/>
        </w:rPr>
        <w:t>维护界面</w:t>
      </w:r>
      <w:bookmarkEnd w:id="890"/>
    </w:p>
    <w:p w:rsidR="000927E3" w:rsidRPr="0016237D" w:rsidRDefault="000927E3" w:rsidP="00221F6C">
      <w:pPr>
        <w:pStyle w:val="4"/>
      </w:pPr>
      <w:r>
        <w:rPr>
          <w:rFonts w:hint="eastAsia"/>
        </w:rPr>
        <w:t>示意圖</w:t>
      </w:r>
    </w:p>
    <w:p w:rsidR="000927E3" w:rsidRDefault="00220C93" w:rsidP="000927E3">
      <w:pPr>
        <w:jc w:val="center"/>
      </w:pPr>
      <w:r>
        <w:rPr>
          <w:noProof/>
        </w:rPr>
        <w:pict>
          <v:oval id="_x0000_s1830" style="position:absolute;left:0;text-align:left;margin-left:416.3pt;margin-top:310.95pt;width:19.45pt;height:17.25pt;z-index:251561984" fillcolor="yellow" strokecolor="red" strokeweight="1pt">
            <v:textbox style="mso-next-textbox:#_x0000_s1830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9" style="position:absolute;left:0;text-align:left;margin-left:396.85pt;margin-top:290.95pt;width:19.45pt;height:17.25pt;z-index:251560960" fillcolor="yellow" strokecolor="red" strokeweight="1pt">
            <v:textbox style="mso-next-textbox:#_x0000_s1829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8" style="position:absolute;left:0;text-align:left;margin-left:309.05pt;margin-top:308.2pt;width:19.45pt;height:17.25pt;z-index:251559936" fillcolor="yellow" strokecolor="red" strokeweight="1pt">
            <v:textbox style="mso-next-textbox:#_x0000_s1828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7" style="position:absolute;left:0;text-align:left;margin-left:289.6pt;margin-top:293.7pt;width:19.45pt;height:17.25pt;z-index:251558912" fillcolor="yellow" strokecolor="red" strokeweight="1pt">
            <v:textbox style="mso-next-textbox:#_x0000_s1827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6" style="position:absolute;left:0;text-align:left;margin-left:201.05pt;margin-top:308.2pt;width:19.45pt;height:17.25pt;z-index:251557888" fillcolor="yellow" strokecolor="red" strokeweight="1pt">
            <v:textbox style="mso-next-textbox:#_x0000_s1826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5" style="position:absolute;left:0;text-align:left;margin-left:186.8pt;margin-top:290.95pt;width:19.45pt;height:17.25pt;z-index:251556864" fillcolor="yellow" strokecolor="red" strokeweight="1pt">
            <v:textbox style="mso-next-textbox:#_x0000_s1825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4" style="position:absolute;left:0;text-align:left;margin-left:90.8pt;margin-top:308.2pt;width:19.45pt;height:17.25pt;z-index:251555840" fillcolor="yellow" strokecolor="red" strokeweight="1pt">
            <v:textbox style="mso-next-textbox:#_x0000_s1824;mso-fit-shape-to-text:t" inset="0,0,0,0">
              <w:txbxContent>
                <w:p w:rsidR="00220C93" w:rsidRPr="008721B4" w:rsidRDefault="00220C93" w:rsidP="00A474E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6" style="position:absolute;left:0;text-align:left;margin-left:71.35pt;margin-top:290.95pt;width:19.45pt;height:17.25pt;z-index:251547648" fillcolor="yellow" strokecolor="red" strokeweight="1pt">
            <v:textbox style="mso-next-textbox:#_x0000_s1816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0" style="position:absolute;left:0;text-align:left;margin-left:459pt;margin-top:267.45pt;width:19.45pt;height:17.25pt;z-index:251551744" fillcolor="yellow" strokecolor="red" strokeweight="1pt">
            <v:textbox style="mso-next-textbox:#_x0000_s1820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7" style="position:absolute;left:0;text-align:left;margin-left:315.8pt;margin-top:267.45pt;width:19.45pt;height:17.25pt;z-index:251548672" fillcolor="yellow" strokecolor="red" strokeweight="1pt">
            <v:textbox style="mso-next-textbox:#_x0000_s1817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8" style="position:absolute;left:0;text-align:left;margin-left:115.55pt;margin-top:267.45pt;width:19.45pt;height:17.25pt;z-index:251549696" fillcolor="yellow" strokecolor="red" strokeweight="1pt">
            <v:textbox style="mso-next-textbox:#_x0000_s1818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1" style="position:absolute;left:0;text-align:left;margin-left:459pt;margin-top:33.2pt;width:19.45pt;height:17.25pt;z-index:251552768" fillcolor="yellow" strokecolor="red" strokeweight="1pt">
            <v:textbox style="mso-next-textbox:#_x0000_s1821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19" style="position:absolute;left:0;text-align:left;margin-left:135pt;margin-top:137.75pt;width:19.45pt;height:17.25pt;z-index:251550720" fillcolor="yellow" strokecolor="red" strokeweight="1pt">
            <v:textbox style="mso-next-textbox:#_x0000_s1819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3" style="position:absolute;left:0;text-align:left;margin-left:452.3pt;margin-top:310.95pt;width:19.45pt;height:17.25pt;z-index:251554816" fillcolor="yellow" strokecolor="red" strokeweight="1pt">
            <v:textbox style="mso-next-textbox:#_x0000_s1823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22" style="position:absolute;left:0;text-align:left;margin-left:452.3pt;margin-top:293.7pt;width:19.45pt;height:17.25pt;z-index:251553792" fillcolor="yellow" strokecolor="red" strokeweight="1pt">
            <v:textbox style="mso-next-textbox:#_x0000_s1822;mso-fit-shape-to-text:t" inset="0,0,0,0">
              <w:txbxContent>
                <w:p w:rsidR="00220C93" w:rsidRPr="008721B4" w:rsidRDefault="00220C93" w:rsidP="000927E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14</w:t>
                  </w:r>
                </w:p>
              </w:txbxContent>
            </v:textbox>
          </v:oval>
        </w:pict>
      </w:r>
      <w:r w:rsidR="000927E3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4" name="图片 3" descr="OfflineLa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Labe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7E3" w:rsidRDefault="000927E3" w:rsidP="000927E3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4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0927E3" w:rsidRDefault="000927E3" w:rsidP="000927E3">
      <w:pPr>
        <w:jc w:val="center"/>
      </w:pPr>
    </w:p>
    <w:p w:rsidR="000927E3" w:rsidRDefault="000927E3" w:rsidP="00221F6C">
      <w:pPr>
        <w:pStyle w:val="4"/>
      </w:pPr>
      <w:r>
        <w:rPr>
          <w:rFonts w:hint="eastAsia"/>
        </w:rPr>
        <w:t>界面說明</w:t>
      </w:r>
    </w:p>
    <w:p w:rsidR="000927E3" w:rsidRDefault="000927E3" w:rsidP="000927E3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Offline Label Setting</w:t>
      </w:r>
      <w:r>
        <w:rPr>
          <w:rFonts w:hint="eastAsia"/>
        </w:rPr>
        <w:t>维护界面。</w:t>
      </w:r>
    </w:p>
    <w:p w:rsidR="000927E3" w:rsidRDefault="000927E3" w:rsidP="000927E3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Offline Label</w:t>
      </w:r>
      <w:r>
        <w:rPr>
          <w:rFonts w:hint="eastAsia"/>
        </w:rPr>
        <w:t>的打印设置</w:t>
      </w:r>
      <w:r w:rsidRPr="004A7340">
        <w:rPr>
          <w:rFonts w:hint="eastAsia"/>
        </w:rPr>
        <w:t>。</w:t>
      </w:r>
    </w:p>
    <w:p w:rsidR="000927E3" w:rsidRDefault="000927E3" w:rsidP="000927E3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0927E3" w:rsidRDefault="000927E3" w:rsidP="000927E3">
      <w:r>
        <w:lastRenderedPageBreak/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Offline Label Setting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0927E3" w:rsidRDefault="000927E3" w:rsidP="000927E3">
      <w:r>
        <w:t xml:space="preserve">● </w:t>
      </w:r>
      <w:r>
        <w:rPr>
          <w:rFonts w:hint="eastAsia"/>
        </w:rPr>
        <w:t>用例：</w:t>
      </w:r>
    </w:p>
    <w:p w:rsidR="000927E3" w:rsidRPr="009F3C7F" w:rsidRDefault="000927E3" w:rsidP="000927E3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Offline Label Setting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0927E3" w:rsidRPr="009F3C7F" w:rsidRDefault="000927E3" w:rsidP="000927E3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OfflineLabelSetting</w:t>
      </w:r>
      <w:r>
        <w:rPr>
          <w:rFonts w:hint="eastAsia"/>
        </w:rPr>
        <w:t>，含</w:t>
      </w:r>
      <w:r>
        <w:rPr>
          <w:rFonts w:hint="eastAsia"/>
        </w:rPr>
        <w:t>FileName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50</w:t>
      </w:r>
      <w:r>
        <w:rPr>
          <w:rFonts w:hint="eastAsia"/>
        </w:rPr>
        <w:t>））、</w:t>
      </w:r>
      <w:r>
        <w:rPr>
          <w:rFonts w:hint="eastAsia"/>
        </w:rPr>
        <w:t>Description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50</w:t>
      </w:r>
      <w:r>
        <w:rPr>
          <w:rFonts w:hint="eastAsia"/>
        </w:rPr>
        <w:t>））、</w:t>
      </w:r>
      <w:r>
        <w:rPr>
          <w:rFonts w:hint="eastAsia"/>
        </w:rPr>
        <w:t>LabelSpec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50</w:t>
      </w:r>
      <w:r>
        <w:rPr>
          <w:rFonts w:hint="eastAsia"/>
        </w:rPr>
        <w:t>））、</w:t>
      </w:r>
      <w:r w:rsidR="00A474E4">
        <w:rPr>
          <w:rFonts w:hint="eastAsia"/>
        </w:rPr>
        <w:t>Param1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</w:t>
      </w:r>
      <w:r>
        <w:rPr>
          <w:rFonts w:hint="eastAsia"/>
        </w:rPr>
        <w:t>、</w:t>
      </w:r>
      <w:r w:rsidR="00A474E4">
        <w:rPr>
          <w:rFonts w:hint="eastAsia"/>
        </w:rPr>
        <w:t>Param2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Param3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Param4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Param5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Param6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Param7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 w:rsidR="00A474E4">
        <w:rPr>
          <w:rFonts w:hint="eastAsia"/>
        </w:rPr>
        <w:t>Param8</w:t>
      </w:r>
      <w:r w:rsidR="00A474E4">
        <w:rPr>
          <w:rFonts w:hint="eastAsia"/>
        </w:rPr>
        <w:t>（</w:t>
      </w:r>
      <w:r w:rsidR="00A474E4">
        <w:rPr>
          <w:rFonts w:hint="eastAsia"/>
        </w:rPr>
        <w:t>varchar</w:t>
      </w:r>
      <w:r w:rsidR="00A474E4">
        <w:rPr>
          <w:rFonts w:hint="eastAsia"/>
        </w:rPr>
        <w:t>（</w:t>
      </w:r>
      <w:r w:rsidR="00A474E4">
        <w:rPr>
          <w:rFonts w:hint="eastAsia"/>
        </w:rPr>
        <w:t>50</w:t>
      </w:r>
      <w:r w:rsidR="00A474E4"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0927E3" w:rsidRPr="009F3C7F" w:rsidRDefault="000927E3" w:rsidP="000927E3"/>
    <w:p w:rsidR="000927E3" w:rsidRPr="00440060" w:rsidRDefault="000927E3" w:rsidP="000927E3">
      <w:pPr>
        <w:pStyle w:val="ae"/>
        <w:jc w:val="center"/>
      </w:pPr>
    </w:p>
    <w:p w:rsidR="000927E3" w:rsidRDefault="000927E3" w:rsidP="00221F6C">
      <w:pPr>
        <w:pStyle w:val="4"/>
      </w:pPr>
      <w:r>
        <w:rPr>
          <w:rFonts w:hint="eastAsia"/>
        </w:rPr>
        <w:t>控件說明</w:t>
      </w:r>
    </w:p>
    <w:p w:rsidR="000927E3" w:rsidRPr="007E3AE8" w:rsidRDefault="000927E3" w:rsidP="000927E3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4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0927E3" w:rsidTr="007C7E9F">
        <w:trPr>
          <w:tblHeader/>
        </w:trPr>
        <w:tc>
          <w:tcPr>
            <w:tcW w:w="445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0927E3" w:rsidRPr="008A632C" w:rsidRDefault="000927E3" w:rsidP="000927E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0927E3" w:rsidRPr="00637F92" w:rsidTr="007C7E9F">
        <w:tc>
          <w:tcPr>
            <w:tcW w:w="445" w:type="dxa"/>
          </w:tcPr>
          <w:p w:rsidR="000927E3" w:rsidRPr="00637F92" w:rsidRDefault="000927E3" w:rsidP="000927E3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0927E3" w:rsidRPr="00637F92" w:rsidRDefault="00A474E4" w:rsidP="000927E3">
            <w:r>
              <w:rPr>
                <w:rFonts w:hint="eastAsia"/>
              </w:rPr>
              <w:t>Offline Label Setting</w:t>
            </w:r>
          </w:p>
        </w:tc>
        <w:tc>
          <w:tcPr>
            <w:tcW w:w="916" w:type="dxa"/>
          </w:tcPr>
          <w:p w:rsidR="000927E3" w:rsidRPr="00637F92" w:rsidRDefault="000927E3" w:rsidP="000927E3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0927E3" w:rsidRPr="00637F92" w:rsidRDefault="000927E3" w:rsidP="000927E3"/>
        </w:tc>
        <w:tc>
          <w:tcPr>
            <w:tcW w:w="1432" w:type="dxa"/>
          </w:tcPr>
          <w:p w:rsidR="000927E3" w:rsidRDefault="000927E3" w:rsidP="000927E3">
            <w:r>
              <w:rPr>
                <w:rFonts w:hint="eastAsia"/>
              </w:rPr>
              <w:t>显示所有的</w:t>
            </w:r>
            <w:r w:rsidR="00A474E4">
              <w:rPr>
                <w:rFonts w:hint="eastAsia"/>
              </w:rPr>
              <w:t>OfflineLabelSetting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0927E3" w:rsidRPr="00637F92" w:rsidRDefault="000927E3" w:rsidP="000927E3"/>
        </w:tc>
        <w:tc>
          <w:tcPr>
            <w:tcW w:w="2728" w:type="dxa"/>
          </w:tcPr>
          <w:p w:rsidR="000927E3" w:rsidRPr="00637F92" w:rsidRDefault="000927E3" w:rsidP="000927E3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到</w:t>
            </w:r>
            <w:r w:rsidR="00A474E4">
              <w:rPr>
                <w:rFonts w:hint="eastAsia"/>
              </w:rPr>
              <w:t>13</w:t>
            </w:r>
            <w:r>
              <w:rPr>
                <w:rFonts w:hint="eastAsia"/>
              </w:rPr>
              <w:t>号控件中显示被点击数据行的详细资料</w:t>
            </w:r>
            <w:r w:rsidR="009C4E85">
              <w:rPr>
                <w:rFonts w:hint="eastAsia"/>
              </w:rPr>
              <w:t>，</w:t>
            </w:r>
            <w:r w:rsidR="009C4E85">
              <w:rPr>
                <w:rFonts w:hint="eastAsia"/>
              </w:rPr>
              <w:t xml:space="preserve">Enable </w:t>
            </w:r>
            <w:r w:rsidR="009C4E85" w:rsidRPr="009B53B4">
              <w:t>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="009C4E85"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0927E3" w:rsidRPr="00637F92" w:rsidRDefault="000927E3" w:rsidP="000927E3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A474E4">
              <w:rPr>
                <w:rFonts w:ascii="Tahoma" w:hAnsi="Tahoma" w:hint="eastAsia"/>
                <w:sz w:val="18"/>
              </w:rPr>
              <w:t>File Name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Description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LabelSpec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Param1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Param2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Param3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Param4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Param5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Param6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Param7</w:t>
            </w:r>
            <w:r w:rsidR="00A474E4">
              <w:rPr>
                <w:rFonts w:ascii="Tahoma" w:hAnsi="Tahoma" w:hint="eastAsia"/>
                <w:sz w:val="18"/>
              </w:rPr>
              <w:t>、</w:t>
            </w:r>
            <w:r w:rsidR="00A474E4">
              <w:rPr>
                <w:rFonts w:ascii="Tahoma" w:hAnsi="Tahoma" w:hint="eastAsia"/>
                <w:sz w:val="18"/>
              </w:rPr>
              <w:t>Param8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0927E3" w:rsidRPr="00637F92" w:rsidRDefault="000927E3" w:rsidP="000927E3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 w:rsidR="00A474E4">
              <w:rPr>
                <w:rFonts w:hint="eastAsia"/>
              </w:rPr>
              <w:t>File Name</w:t>
            </w:r>
            <w:r>
              <w:rPr>
                <w:rFonts w:hint="eastAsia"/>
              </w:rPr>
              <w:t>栏位排序</w:t>
            </w:r>
          </w:p>
        </w:tc>
      </w:tr>
      <w:tr w:rsidR="000927E3" w:rsidRPr="00637F92" w:rsidTr="007C7E9F">
        <w:tc>
          <w:tcPr>
            <w:tcW w:w="445" w:type="dxa"/>
          </w:tcPr>
          <w:p w:rsidR="000927E3" w:rsidRPr="00637F92" w:rsidRDefault="000927E3" w:rsidP="000927E3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0927E3" w:rsidRPr="00637F92" w:rsidRDefault="000927E3" w:rsidP="000927E3">
            <w:r>
              <w:t>Delete</w:t>
            </w:r>
          </w:p>
        </w:tc>
        <w:tc>
          <w:tcPr>
            <w:tcW w:w="916" w:type="dxa"/>
          </w:tcPr>
          <w:p w:rsidR="000927E3" w:rsidRPr="00637F92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927E3" w:rsidRPr="00637F92" w:rsidRDefault="000927E3" w:rsidP="000927E3"/>
        </w:tc>
        <w:tc>
          <w:tcPr>
            <w:tcW w:w="1432" w:type="dxa"/>
          </w:tcPr>
          <w:p w:rsidR="000927E3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927E3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927E3" w:rsidRPr="00637F92" w:rsidRDefault="000927E3" w:rsidP="000927E3"/>
        </w:tc>
        <w:tc>
          <w:tcPr>
            <w:tcW w:w="2728" w:type="dxa"/>
          </w:tcPr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A474E4">
              <w:rPr>
                <w:rFonts w:ascii="SimSun" w:hAnsi="SimSun" w:hint="eastAsia"/>
              </w:rPr>
              <w:t>Offline Label Setting</w:t>
            </w:r>
            <w:r w:rsidR="00A474E4">
              <w:rPr>
                <w:rFonts w:ascii="SimSun" w:hAnsi="SimSun" w:hint="eastAsia"/>
              </w:rPr>
              <w:t>表格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0927E3" w:rsidRDefault="000927E3" w:rsidP="000927E3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0927E3" w:rsidRPr="00637F92" w:rsidRDefault="000927E3" w:rsidP="000927E3"/>
        </w:tc>
      </w:tr>
      <w:tr w:rsidR="00A474E4" w:rsidRPr="00637F92" w:rsidTr="007C7E9F">
        <w:tc>
          <w:tcPr>
            <w:tcW w:w="445" w:type="dxa"/>
          </w:tcPr>
          <w:p w:rsidR="00A474E4" w:rsidRDefault="00A474E4" w:rsidP="00BE4704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A474E4" w:rsidRDefault="00A474E4" w:rsidP="00BE4704">
            <w:r>
              <w:rPr>
                <w:rFonts w:hint="eastAsia"/>
              </w:rPr>
              <w:t>File Name</w:t>
            </w:r>
          </w:p>
        </w:tc>
        <w:tc>
          <w:tcPr>
            <w:tcW w:w="916" w:type="dxa"/>
          </w:tcPr>
          <w:p w:rsidR="00A474E4" w:rsidRDefault="00A474E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A474E4" w:rsidRPr="00637F92" w:rsidRDefault="00A474E4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A474E4" w:rsidRDefault="00A474E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A474E4" w:rsidRPr="00637F92" w:rsidRDefault="00A474E4" w:rsidP="00BE470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A474E4" w:rsidRDefault="00A474E4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A474E4" w:rsidRPr="00637F92" w:rsidRDefault="00A474E4" w:rsidP="00BE4704"/>
        </w:tc>
      </w:tr>
      <w:tr w:rsidR="00A474E4" w:rsidRPr="00637F92" w:rsidTr="007C7E9F">
        <w:tc>
          <w:tcPr>
            <w:tcW w:w="445" w:type="dxa"/>
          </w:tcPr>
          <w:p w:rsidR="00A474E4" w:rsidRDefault="00A474E4" w:rsidP="00BE4704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A474E4" w:rsidRDefault="00A474E4" w:rsidP="00BE4704">
            <w:r>
              <w:rPr>
                <w:rFonts w:hint="eastAsia"/>
              </w:rPr>
              <w:t>Description</w:t>
            </w:r>
          </w:p>
        </w:tc>
        <w:tc>
          <w:tcPr>
            <w:tcW w:w="916" w:type="dxa"/>
          </w:tcPr>
          <w:p w:rsidR="00A474E4" w:rsidRDefault="00A474E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A474E4" w:rsidRPr="00637F92" w:rsidRDefault="00A474E4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A474E4" w:rsidRDefault="00A474E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A474E4" w:rsidRPr="00637F92" w:rsidRDefault="00A474E4" w:rsidP="00BE470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A474E4" w:rsidRDefault="00A474E4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A474E4" w:rsidRPr="00637F92" w:rsidRDefault="00A474E4" w:rsidP="00BE4704"/>
        </w:tc>
      </w:tr>
      <w:tr w:rsidR="00A474E4" w:rsidRPr="00637F92" w:rsidTr="007C7E9F">
        <w:tc>
          <w:tcPr>
            <w:tcW w:w="445" w:type="dxa"/>
          </w:tcPr>
          <w:p w:rsidR="00A474E4" w:rsidRDefault="00747302" w:rsidP="000927E3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A474E4" w:rsidRDefault="00A474E4" w:rsidP="000927E3">
            <w:r>
              <w:rPr>
                <w:rFonts w:hint="eastAsia"/>
              </w:rPr>
              <w:t>Label Spec</w:t>
            </w:r>
          </w:p>
        </w:tc>
        <w:tc>
          <w:tcPr>
            <w:tcW w:w="916" w:type="dxa"/>
          </w:tcPr>
          <w:p w:rsidR="00A474E4" w:rsidRDefault="00A474E4" w:rsidP="000927E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A474E4" w:rsidRPr="00637F92" w:rsidRDefault="00A474E4" w:rsidP="000927E3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A474E4" w:rsidRDefault="00A474E4" w:rsidP="000927E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A474E4" w:rsidRPr="00637F92" w:rsidRDefault="00A474E4" w:rsidP="000927E3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A474E4" w:rsidRDefault="00A474E4" w:rsidP="000927E3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A474E4" w:rsidRPr="00637F92" w:rsidRDefault="00A474E4" w:rsidP="000927E3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Param1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Param2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</w:t>
            </w:r>
            <w:r>
              <w:rPr>
                <w:rFonts w:hint="eastAsia"/>
              </w:rPr>
              <w:lastRenderedPageBreak/>
              <w:t>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E56244" w:rsidRDefault="00747302">
            <w:r>
              <w:rPr>
                <w:rFonts w:hint="eastAsia"/>
              </w:rPr>
              <w:t>Param3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Param4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Param5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11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Param6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12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Param7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747302" w:rsidRPr="00637F92" w:rsidTr="007C7E9F">
        <w:tc>
          <w:tcPr>
            <w:tcW w:w="445" w:type="dxa"/>
          </w:tcPr>
          <w:p w:rsidR="00747302" w:rsidRDefault="00747302" w:rsidP="00BE4704">
            <w:r>
              <w:rPr>
                <w:rFonts w:hint="eastAsia"/>
              </w:rPr>
              <w:t>13</w:t>
            </w:r>
          </w:p>
        </w:tc>
        <w:tc>
          <w:tcPr>
            <w:tcW w:w="1310" w:type="dxa"/>
          </w:tcPr>
          <w:p w:rsidR="00747302" w:rsidRDefault="00747302" w:rsidP="00BE4704">
            <w:r>
              <w:rPr>
                <w:rFonts w:hint="eastAsia"/>
              </w:rPr>
              <w:t>Param8</w:t>
            </w:r>
          </w:p>
        </w:tc>
        <w:tc>
          <w:tcPr>
            <w:tcW w:w="916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47302" w:rsidRPr="00637F92" w:rsidRDefault="00747302" w:rsidP="00BE470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的字串</w:t>
            </w:r>
          </w:p>
        </w:tc>
        <w:tc>
          <w:tcPr>
            <w:tcW w:w="1432" w:type="dxa"/>
          </w:tcPr>
          <w:p w:rsidR="00747302" w:rsidRDefault="00747302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47302" w:rsidRPr="00637F92" w:rsidRDefault="00747302" w:rsidP="00BE4704"/>
        </w:tc>
        <w:tc>
          <w:tcPr>
            <w:tcW w:w="2728" w:type="dxa"/>
          </w:tcPr>
          <w:p w:rsidR="00747302" w:rsidRDefault="00747302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47302" w:rsidRPr="00637F92" w:rsidRDefault="00747302" w:rsidP="00BE4704"/>
        </w:tc>
      </w:tr>
      <w:tr w:rsidR="000927E3" w:rsidRPr="00637F92" w:rsidTr="007C7E9F">
        <w:tc>
          <w:tcPr>
            <w:tcW w:w="445" w:type="dxa"/>
          </w:tcPr>
          <w:p w:rsidR="000927E3" w:rsidRPr="00637F92" w:rsidRDefault="00747302" w:rsidP="000927E3">
            <w:r>
              <w:rPr>
                <w:rFonts w:hint="eastAsia"/>
              </w:rPr>
              <w:t>14</w:t>
            </w:r>
          </w:p>
        </w:tc>
        <w:tc>
          <w:tcPr>
            <w:tcW w:w="1310" w:type="dxa"/>
          </w:tcPr>
          <w:p w:rsidR="000927E3" w:rsidRPr="00637F92" w:rsidRDefault="000927E3" w:rsidP="000927E3">
            <w:r>
              <w:t>Add</w:t>
            </w:r>
          </w:p>
        </w:tc>
        <w:tc>
          <w:tcPr>
            <w:tcW w:w="916" w:type="dxa"/>
          </w:tcPr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927E3" w:rsidRPr="00637F92" w:rsidRDefault="000927E3" w:rsidP="000927E3"/>
        </w:tc>
        <w:tc>
          <w:tcPr>
            <w:tcW w:w="1432" w:type="dxa"/>
          </w:tcPr>
          <w:p w:rsidR="000927E3" w:rsidRPr="00637F92" w:rsidRDefault="000927E3" w:rsidP="000927E3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0927E3" w:rsidRPr="00637F92" w:rsidRDefault="000927E3" w:rsidP="000927E3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0927E3" w:rsidRPr="00637F92" w:rsidRDefault="000927E3" w:rsidP="000927E3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、若任何</w:t>
            </w:r>
            <w:r w:rsidR="00747302">
              <w:rPr>
                <w:rFonts w:ascii="SimSun" w:hAnsi="SimSun" w:hint="eastAsia"/>
              </w:rPr>
              <w:t>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927E3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747302">
              <w:rPr>
                <w:rFonts w:ascii="SimSun" w:hAnsi="SimSun" w:hint="eastAsia"/>
              </w:rPr>
              <w:t>有任何</w:t>
            </w:r>
            <w:r w:rsidR="00747302">
              <w:rPr>
                <w:rFonts w:ascii="SimSun" w:hAnsi="SimSun" w:hint="eastAsia"/>
              </w:rPr>
              <w:t>Param</w:t>
            </w:r>
            <w:r w:rsidR="00747302">
              <w:rPr>
                <w:rFonts w:ascii="SimSun" w:hAnsi="SimSun" w:hint="eastAsia"/>
              </w:rPr>
              <w:t>框中内容为空而还有其后续某</w:t>
            </w:r>
            <w:r w:rsidR="00747302">
              <w:rPr>
                <w:rFonts w:ascii="SimSun" w:hAnsi="SimSun" w:hint="eastAsia"/>
              </w:rPr>
              <w:t>Param</w:t>
            </w:r>
            <w:r w:rsidR="00747302">
              <w:rPr>
                <w:rFonts w:ascii="SimSun" w:hAnsi="SimSun" w:hint="eastAsia"/>
              </w:rPr>
              <w:t>框中不为空，则将这两个框的内容交换</w:t>
            </w:r>
            <w:r>
              <w:rPr>
                <w:rFonts w:ascii="SimSun" w:hAnsi="SimSun" w:hint="eastAsia"/>
              </w:rPr>
              <w:t>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、若</w:t>
            </w:r>
            <w:r w:rsidR="00747302">
              <w:rPr>
                <w:rFonts w:ascii="SimSun" w:hAnsi="SimSun" w:hint="eastAsia"/>
              </w:rPr>
              <w:t>File Name</w:t>
            </w:r>
            <w:r>
              <w:rPr>
                <w:rFonts w:ascii="SimSun" w:hAnsi="SimSun" w:hint="eastAsia"/>
              </w:rPr>
              <w:t>框中内容已经出现在</w:t>
            </w:r>
            <w:r w:rsidR="00747302">
              <w:rPr>
                <w:rFonts w:ascii="SimSun" w:hAnsi="SimSun" w:hint="eastAsia"/>
              </w:rPr>
              <w:t>OfflineLabelSetting</w:t>
            </w:r>
            <w:r>
              <w:rPr>
                <w:rFonts w:ascii="SimSun" w:hAnsi="SimSun" w:hint="eastAsia"/>
              </w:rPr>
              <w:t>数据表的</w:t>
            </w:r>
            <w:r w:rsidR="00747302">
              <w:rPr>
                <w:rFonts w:ascii="SimSun" w:hAnsi="SimSun" w:hint="eastAsia"/>
              </w:rPr>
              <w:t>FileName</w:t>
            </w:r>
            <w:r>
              <w:rPr>
                <w:rFonts w:ascii="SimSun" w:hAnsi="SimSun" w:hint="eastAsia"/>
              </w:rPr>
              <w:t>栏位中，则警示用户，放弃后续操作。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、创建此新</w:t>
            </w:r>
            <w:r w:rsidR="00747302">
              <w:rPr>
                <w:rFonts w:ascii="SimSun" w:hAnsi="SimSun" w:hint="eastAsia"/>
              </w:rPr>
              <w:t>OfflineLabelSetting</w:t>
            </w:r>
            <w:r>
              <w:rPr>
                <w:rFonts w:ascii="SimSun" w:hAnsi="SimSun" w:hint="eastAsia"/>
              </w:rPr>
              <w:t>记录，记录创建人和日期。</w:t>
            </w:r>
          </w:p>
          <w:p w:rsidR="00E56244" w:rsidRDefault="000927E3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5</w:t>
            </w:r>
            <w:r>
              <w:rPr>
                <w:rFonts w:ascii="SimSun" w:hAnsi="SimSun" w:hint="eastAsia"/>
              </w:rPr>
              <w:t>、刷新</w:t>
            </w:r>
            <w:r w:rsidR="00747302">
              <w:rPr>
                <w:rFonts w:ascii="SimSun" w:hAnsi="SimSun" w:hint="eastAsia"/>
              </w:rPr>
              <w:t>Offline Label Setting</w:t>
            </w:r>
            <w:r w:rsidR="00747302">
              <w:rPr>
                <w:rFonts w:ascii="SimSun" w:hAnsi="SimSun" w:hint="eastAsia"/>
              </w:rPr>
              <w:t>表格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927E3" w:rsidRPr="00637F92" w:rsidRDefault="000927E3" w:rsidP="000927E3"/>
        </w:tc>
      </w:tr>
      <w:tr w:rsidR="000927E3" w:rsidRPr="00637F92" w:rsidTr="007C7E9F">
        <w:tc>
          <w:tcPr>
            <w:tcW w:w="445" w:type="dxa"/>
          </w:tcPr>
          <w:p w:rsidR="000927E3" w:rsidRPr="00637F92" w:rsidRDefault="00747302" w:rsidP="000927E3">
            <w:r>
              <w:rPr>
                <w:rFonts w:hint="eastAsia"/>
              </w:rPr>
              <w:t>15</w:t>
            </w:r>
          </w:p>
        </w:tc>
        <w:tc>
          <w:tcPr>
            <w:tcW w:w="1310" w:type="dxa"/>
          </w:tcPr>
          <w:p w:rsidR="000927E3" w:rsidRPr="00637F92" w:rsidRDefault="000927E3" w:rsidP="000927E3">
            <w:r>
              <w:t>Save</w:t>
            </w:r>
          </w:p>
        </w:tc>
        <w:tc>
          <w:tcPr>
            <w:tcW w:w="916" w:type="dxa"/>
          </w:tcPr>
          <w:p w:rsidR="000927E3" w:rsidRPr="00637F92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927E3" w:rsidRPr="00637F92" w:rsidRDefault="000927E3" w:rsidP="000927E3"/>
        </w:tc>
        <w:tc>
          <w:tcPr>
            <w:tcW w:w="1432" w:type="dxa"/>
          </w:tcPr>
          <w:p w:rsidR="000927E3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927E3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927E3" w:rsidRPr="00637F92" w:rsidRDefault="000927E3" w:rsidP="000927E3"/>
        </w:tc>
        <w:tc>
          <w:tcPr>
            <w:tcW w:w="2728" w:type="dxa"/>
          </w:tcPr>
          <w:p w:rsidR="000927E3" w:rsidRPr="00637F92" w:rsidRDefault="000927E3" w:rsidP="000927E3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、若任何</w:t>
            </w:r>
            <w:r w:rsidR="00747302">
              <w:rPr>
                <w:rFonts w:ascii="SimSun" w:hAnsi="SimSun" w:hint="eastAsia"/>
              </w:rPr>
              <w:t>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927E3" w:rsidRDefault="000927E3" w:rsidP="000927E3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lastRenderedPageBreak/>
              <w:t>2</w:t>
            </w:r>
            <w:r>
              <w:rPr>
                <w:rFonts w:ascii="SimSun" w:hAnsi="SimSun" w:hint="eastAsia"/>
              </w:rPr>
              <w:t>、</w:t>
            </w:r>
            <w:r w:rsidR="00747302">
              <w:rPr>
                <w:rFonts w:ascii="SimSun" w:hAnsi="SimSun" w:hint="eastAsia"/>
              </w:rPr>
              <w:t>若有任何</w:t>
            </w:r>
            <w:r w:rsidR="00747302">
              <w:rPr>
                <w:rFonts w:ascii="SimSun" w:hAnsi="SimSun" w:hint="eastAsia"/>
              </w:rPr>
              <w:t>Param</w:t>
            </w:r>
            <w:r w:rsidR="00747302">
              <w:rPr>
                <w:rFonts w:ascii="SimSun" w:hAnsi="SimSun" w:hint="eastAsia"/>
              </w:rPr>
              <w:t>框中内容为空而还有其后续某</w:t>
            </w:r>
            <w:r w:rsidR="00747302">
              <w:rPr>
                <w:rFonts w:ascii="SimSun" w:hAnsi="SimSun" w:hint="eastAsia"/>
              </w:rPr>
              <w:t>Param</w:t>
            </w:r>
            <w:r w:rsidR="00747302">
              <w:rPr>
                <w:rFonts w:ascii="SimSun" w:hAnsi="SimSun" w:hint="eastAsia"/>
              </w:rPr>
              <w:t>框中不为空，则将这两个框的内容交换</w:t>
            </w:r>
            <w:r>
              <w:rPr>
                <w:rFonts w:ascii="SimSun" w:hAnsi="SimSun" w:hint="eastAsia"/>
              </w:rPr>
              <w:t>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、若</w:t>
            </w:r>
            <w:r w:rsidR="00235F1F">
              <w:rPr>
                <w:rFonts w:ascii="SimSun" w:hAnsi="SimSun" w:hint="eastAsia"/>
              </w:rPr>
              <w:t>File Name</w:t>
            </w:r>
            <w:r>
              <w:rPr>
                <w:rFonts w:ascii="SimSun" w:hAnsi="SimSun" w:hint="eastAsia"/>
              </w:rPr>
              <w:t>框中内容已经出现在</w:t>
            </w:r>
            <w:r w:rsidR="00235F1F">
              <w:rPr>
                <w:rFonts w:ascii="SimSun" w:hAnsi="SimSun" w:hint="eastAsia"/>
              </w:rPr>
              <w:t>Offline Label Setting</w:t>
            </w:r>
            <w:r>
              <w:rPr>
                <w:rFonts w:ascii="SimSun" w:hAnsi="SimSun" w:hint="eastAsia"/>
              </w:rPr>
              <w:t>数据表非当前高亮行的</w:t>
            </w:r>
            <w:r w:rsidR="00235F1F">
              <w:rPr>
                <w:rFonts w:ascii="SimSun" w:hAnsi="SimSun" w:hint="eastAsia"/>
              </w:rPr>
              <w:t>File Name</w:t>
            </w:r>
            <w:r>
              <w:rPr>
                <w:rFonts w:ascii="SimSun" w:hAnsi="SimSun" w:hint="eastAsia"/>
              </w:rPr>
              <w:t>栏位中，则警示用户，放弃后续操作。</w:t>
            </w:r>
          </w:p>
          <w:p w:rsidR="000927E3" w:rsidRPr="00637F92" w:rsidRDefault="000927E3" w:rsidP="000927E3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、保存新数据到</w:t>
            </w:r>
            <w:r w:rsidR="00235F1F">
              <w:rPr>
                <w:rFonts w:ascii="SimSun" w:hAnsi="SimSun" w:hint="eastAsia"/>
              </w:rPr>
              <w:t>Offline Label Setting</w:t>
            </w:r>
            <w:r>
              <w:rPr>
                <w:rFonts w:ascii="SimSun" w:hAnsi="SimSun" w:hint="eastAsia"/>
              </w:rPr>
              <w:t>当前被选行中，记录修改人和日期。</w:t>
            </w:r>
          </w:p>
          <w:p w:rsidR="000927E3" w:rsidRPr="00637F92" w:rsidRDefault="000927E3" w:rsidP="000927E3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5</w:t>
            </w:r>
            <w:r>
              <w:rPr>
                <w:rFonts w:ascii="SimSun" w:hAnsi="SimSun" w:hint="eastAsia"/>
              </w:rPr>
              <w:t>、刷新</w:t>
            </w:r>
            <w:r w:rsidR="00235F1F">
              <w:rPr>
                <w:rFonts w:ascii="SimSun" w:hAnsi="SimSun" w:hint="eastAsia"/>
              </w:rPr>
              <w:t>Offline Label Setting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927E3" w:rsidRPr="00637F92" w:rsidRDefault="000927E3" w:rsidP="000927E3"/>
        </w:tc>
      </w:tr>
    </w:tbl>
    <w:p w:rsidR="000927E3" w:rsidRPr="006C0375" w:rsidRDefault="000927E3" w:rsidP="000927E3"/>
    <w:p w:rsidR="00221F6C" w:rsidRDefault="00BE4704" w:rsidP="00221F6C">
      <w:pPr>
        <w:pStyle w:val="3"/>
      </w:pPr>
      <w:bookmarkStart w:id="891" w:name="_Toc353207238"/>
      <w:r>
        <w:rPr>
          <w:rFonts w:hint="eastAsia"/>
        </w:rPr>
        <w:t>Internal COA</w:t>
      </w:r>
      <w:r>
        <w:rPr>
          <w:rFonts w:hint="eastAsia"/>
        </w:rPr>
        <w:t>维护界面</w:t>
      </w:r>
      <w:bookmarkEnd w:id="891"/>
    </w:p>
    <w:p w:rsidR="00BE4704" w:rsidRPr="0016237D" w:rsidRDefault="00BE4704" w:rsidP="00221F6C">
      <w:pPr>
        <w:pStyle w:val="4"/>
      </w:pPr>
      <w:r>
        <w:rPr>
          <w:rFonts w:hint="eastAsia"/>
        </w:rPr>
        <w:t>示意圖</w:t>
      </w:r>
    </w:p>
    <w:p w:rsidR="00BE4704" w:rsidRDefault="00220C93" w:rsidP="00BE4704">
      <w:pPr>
        <w:jc w:val="center"/>
      </w:pPr>
      <w:r>
        <w:rPr>
          <w:noProof/>
        </w:rPr>
        <w:pict>
          <v:oval id="_x0000_s1833" style="position:absolute;left:0;text-align:left;margin-left:159.05pt;margin-top:37.2pt;width:19.45pt;height:17.25pt;z-index:251563008" fillcolor="yellow" strokecolor="red" strokeweight="1pt">
            <v:textbox style="mso-next-textbox:#_x0000_s1833;mso-fit-shape-to-text:t" inset="0,0,0,0">
              <w:txbxContent>
                <w:p w:rsidR="00220C93" w:rsidRPr="008721B4" w:rsidRDefault="00220C93" w:rsidP="00BE47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36" style="position:absolute;left:0;text-align:left;margin-left:459pt;margin-top:33.2pt;width:19.45pt;height:17.25pt;z-index:251566080" fillcolor="yellow" strokecolor="red" strokeweight="1pt">
            <v:textbox style="mso-next-textbox:#_x0000_s1836;mso-fit-shape-to-text:t" inset="0,0,0,0">
              <w:txbxContent>
                <w:p w:rsidR="00220C93" w:rsidRPr="008721B4" w:rsidRDefault="00220C93" w:rsidP="00BE47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34" style="position:absolute;left:0;text-align:left;margin-left:135pt;margin-top:137.75pt;width:19.45pt;height:17.25pt;z-index:251564032" fillcolor="yellow" strokecolor="red" strokeweight="1pt">
            <v:textbox style="mso-next-textbox:#_x0000_s1834;mso-fit-shape-to-text:t" inset="0,0,0,0">
              <w:txbxContent>
                <w:p w:rsidR="00220C93" w:rsidRPr="008721B4" w:rsidRDefault="00220C93" w:rsidP="00BE47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38" style="position:absolute;left:0;text-align:left;margin-left:452.3pt;margin-top:310.95pt;width:19.45pt;height:17.25pt;z-index:251567104" fillcolor="yellow" strokecolor="red" strokeweight="1pt">
            <v:textbox style="mso-next-textbox:#_x0000_s1838;mso-fit-shape-to-text:t" inset="0,0,0,0">
              <w:txbxContent>
                <w:p w:rsidR="00220C93" w:rsidRPr="008721B4" w:rsidRDefault="00220C93" w:rsidP="00BE47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35" style="position:absolute;left:0;text-align:left;margin-left:148.6pt;margin-top:310.95pt;width:19.45pt;height:17.25pt;z-index:251565056" fillcolor="yellow" strokecolor="red" strokeweight="1pt">
            <v:textbox style="mso-next-textbox:#_x0000_s1835;mso-fit-shape-to-text:t" inset="0,0,0,0">
              <w:txbxContent>
                <w:p w:rsidR="00220C93" w:rsidRPr="008721B4" w:rsidRDefault="00220C93" w:rsidP="00BE47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BE4704" w:rsidRPr="00D26A4B">
        <w:t xml:space="preserve"> </w: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9" name="图片 18" descr="InternalCO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alCO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04" w:rsidRDefault="00BE4704" w:rsidP="00BE4704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5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BE4704" w:rsidRDefault="00BE4704" w:rsidP="00BE4704">
      <w:pPr>
        <w:jc w:val="center"/>
      </w:pPr>
    </w:p>
    <w:p w:rsidR="00BE4704" w:rsidRDefault="00BE4704" w:rsidP="00221F6C">
      <w:pPr>
        <w:pStyle w:val="4"/>
      </w:pPr>
      <w:r>
        <w:rPr>
          <w:rFonts w:hint="eastAsia"/>
        </w:rPr>
        <w:t>界面說明</w:t>
      </w:r>
    </w:p>
    <w:p w:rsidR="00BE4704" w:rsidRDefault="00BE4704" w:rsidP="00BE4704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Internal COA</w:t>
      </w:r>
      <w:r>
        <w:rPr>
          <w:rFonts w:hint="eastAsia"/>
        </w:rPr>
        <w:t>维护界面。</w:t>
      </w:r>
    </w:p>
    <w:p w:rsidR="00BE4704" w:rsidRDefault="00BE4704" w:rsidP="00BE4704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Internal COA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BE4704" w:rsidRDefault="00BE4704" w:rsidP="00BE4704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BE4704" w:rsidRDefault="00BE4704" w:rsidP="00BE4704">
      <w:r>
        <w:lastRenderedPageBreak/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Internal COA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BE4704" w:rsidRDefault="00BE4704" w:rsidP="00BE4704">
      <w:r>
        <w:t xml:space="preserve">● </w:t>
      </w:r>
      <w:r>
        <w:rPr>
          <w:rFonts w:hint="eastAsia"/>
        </w:rPr>
        <w:t>用例：</w:t>
      </w:r>
    </w:p>
    <w:p w:rsidR="00BE4704" w:rsidRPr="009F3C7F" w:rsidRDefault="00BE4704" w:rsidP="00BE4704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Internal COA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BE4704" w:rsidRPr="009F3C7F" w:rsidRDefault="00BE4704" w:rsidP="00BE4704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InternalCOA</w:t>
      </w:r>
      <w:r>
        <w:rPr>
          <w:rFonts w:hint="eastAsia"/>
        </w:rPr>
        <w:t>，含</w:t>
      </w:r>
      <w:r>
        <w:rPr>
          <w:rFonts w:hint="eastAsia"/>
        </w:rPr>
        <w:t>Code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））、</w:t>
      </w:r>
      <w:r>
        <w:rPr>
          <w:rFonts w:hint="eastAsia"/>
        </w:rPr>
        <w:t>Type</w:t>
      </w:r>
      <w:r>
        <w:rPr>
          <w:rFonts w:hint="eastAsia"/>
        </w:rPr>
        <w:t>（</w:t>
      </w:r>
      <w:r>
        <w:rPr>
          <w:rFonts w:hint="eastAsia"/>
        </w:rPr>
        <w:t>char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））、</w:t>
      </w:r>
      <w:r>
        <w:rPr>
          <w:rFonts w:hint="eastAsia"/>
        </w:rPr>
        <w:t>Model</w:t>
      </w:r>
      <w:r>
        <w:rPr>
          <w:rFonts w:hint="eastAsia"/>
        </w:rPr>
        <w:t>（</w:t>
      </w:r>
      <w:r>
        <w:rPr>
          <w:rFonts w:hint="eastAsia"/>
        </w:rPr>
        <w:t>char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栏位</w:t>
      </w:r>
    </w:p>
    <w:p w:rsidR="00BE4704" w:rsidRPr="009F3C7F" w:rsidRDefault="00BE4704" w:rsidP="00BE4704"/>
    <w:p w:rsidR="00BE4704" w:rsidRPr="00440060" w:rsidRDefault="00BE4704" w:rsidP="00BE4704">
      <w:pPr>
        <w:pStyle w:val="ae"/>
        <w:jc w:val="center"/>
      </w:pPr>
    </w:p>
    <w:p w:rsidR="00BE4704" w:rsidRDefault="00BE4704" w:rsidP="00221F6C">
      <w:pPr>
        <w:pStyle w:val="4"/>
      </w:pPr>
      <w:r>
        <w:rPr>
          <w:rFonts w:hint="eastAsia"/>
        </w:rPr>
        <w:t>控件說明</w:t>
      </w:r>
    </w:p>
    <w:p w:rsidR="00BE4704" w:rsidRPr="007E3AE8" w:rsidRDefault="00BE4704" w:rsidP="00BE4704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5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BE4704" w:rsidTr="007C7E9F">
        <w:trPr>
          <w:tblHeader/>
        </w:trPr>
        <w:tc>
          <w:tcPr>
            <w:tcW w:w="445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BE4704" w:rsidRPr="008A632C" w:rsidRDefault="00BE4704" w:rsidP="00BE470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BE4704" w:rsidRPr="00637F92" w:rsidTr="007C7E9F">
        <w:tc>
          <w:tcPr>
            <w:tcW w:w="445" w:type="dxa"/>
          </w:tcPr>
          <w:p w:rsidR="00BE4704" w:rsidRPr="00637F92" w:rsidRDefault="00BE4704" w:rsidP="00BE4704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BE4704" w:rsidRPr="00637F92" w:rsidRDefault="00BE4704" w:rsidP="00BE4704">
            <w:r>
              <w:rPr>
                <w:rFonts w:hint="eastAsia"/>
              </w:rPr>
              <w:t>Find Code</w:t>
            </w:r>
          </w:p>
        </w:tc>
        <w:tc>
          <w:tcPr>
            <w:tcW w:w="916" w:type="dxa"/>
          </w:tcPr>
          <w:p w:rsidR="00BE4704" w:rsidRPr="00637F92" w:rsidRDefault="00BE4704" w:rsidP="00BE4704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BE4704" w:rsidRPr="00637F92" w:rsidRDefault="00BE4704" w:rsidP="00BE4704"/>
        </w:tc>
        <w:tc>
          <w:tcPr>
            <w:tcW w:w="1432" w:type="dxa"/>
          </w:tcPr>
          <w:p w:rsidR="00BE4704" w:rsidRDefault="00BE4704" w:rsidP="00BE4704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BE4704" w:rsidRPr="00637F92" w:rsidRDefault="00BE4704" w:rsidP="00BE4704"/>
        </w:tc>
        <w:tc>
          <w:tcPr>
            <w:tcW w:w="2728" w:type="dxa"/>
          </w:tcPr>
          <w:p w:rsidR="00BE4704" w:rsidRDefault="00BE4704" w:rsidP="00BE4704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E56244" w:rsidRDefault="00BE4704">
            <w:r>
              <w:rPr>
                <w:rFonts w:hint="eastAsia"/>
              </w:rPr>
              <w:t>若本框中内容</w:t>
            </w:r>
            <w:r w:rsidR="009543F4">
              <w:rPr>
                <w:rFonts w:hint="eastAsia"/>
              </w:rPr>
              <w:t>不</w:t>
            </w:r>
            <w:r>
              <w:rPr>
                <w:rFonts w:hint="eastAsia"/>
              </w:rPr>
              <w:t>为空，则在</w:t>
            </w:r>
            <w:r>
              <w:rPr>
                <w:rFonts w:hint="eastAsia"/>
              </w:rPr>
              <w:t>Internal COA List</w:t>
            </w:r>
            <w:r>
              <w:rPr>
                <w:rFonts w:hint="eastAsia"/>
              </w:rPr>
              <w:t>表格</w:t>
            </w:r>
            <w:r w:rsidR="00804B18">
              <w:rPr>
                <w:rFonts w:hint="eastAsia"/>
              </w:rPr>
              <w:t>的</w:t>
            </w:r>
            <w:r w:rsidR="00804B18">
              <w:rPr>
                <w:rFonts w:hint="eastAsia"/>
              </w:rPr>
              <w:t>Code</w:t>
            </w:r>
            <w:r w:rsidR="00804B18">
              <w:rPr>
                <w:rFonts w:hint="eastAsia"/>
              </w:rPr>
              <w:t>列</w:t>
            </w:r>
            <w:r>
              <w:rPr>
                <w:rFonts w:hint="eastAsia"/>
              </w:rPr>
              <w:t>中</w:t>
            </w:r>
            <w:r w:rsidR="009543F4">
              <w:rPr>
                <w:rFonts w:hint="eastAsia"/>
              </w:rPr>
              <w:t>搜索并高亮第一条与本框中内容左端匹配的</w:t>
            </w:r>
            <w:r w:rsidR="009543F4">
              <w:rPr>
                <w:rFonts w:hint="eastAsia"/>
              </w:rPr>
              <w:t>Internal COA</w:t>
            </w:r>
            <w:r w:rsidR="009543F4">
              <w:rPr>
                <w:rFonts w:hint="eastAsia"/>
              </w:rPr>
              <w:t>记录</w:t>
            </w:r>
            <w:r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BE4704" w:rsidRPr="00637F92" w:rsidRDefault="00BE4704" w:rsidP="00BE4704">
            <w:pPr>
              <w:rPr>
                <w:rFonts w:ascii="Tahoma" w:hAnsi="Tahoma"/>
                <w:sz w:val="18"/>
              </w:rPr>
            </w:pPr>
          </w:p>
        </w:tc>
      </w:tr>
      <w:tr w:rsidR="00BE4704" w:rsidRPr="00637F92" w:rsidTr="007C7E9F">
        <w:tc>
          <w:tcPr>
            <w:tcW w:w="445" w:type="dxa"/>
          </w:tcPr>
          <w:p w:rsidR="00BE4704" w:rsidRPr="00637F92" w:rsidRDefault="00BE4704" w:rsidP="00BE4704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BE4704" w:rsidRPr="00637F92" w:rsidRDefault="00BE4704" w:rsidP="00BE4704">
            <w:r>
              <w:rPr>
                <w:rFonts w:hint="eastAsia"/>
              </w:rPr>
              <w:t xml:space="preserve">Internal COA </w:t>
            </w:r>
            <w:r>
              <w:t>List</w:t>
            </w:r>
          </w:p>
        </w:tc>
        <w:tc>
          <w:tcPr>
            <w:tcW w:w="916" w:type="dxa"/>
          </w:tcPr>
          <w:p w:rsidR="00BE4704" w:rsidRPr="00637F92" w:rsidRDefault="00BE4704" w:rsidP="00BE4704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BE4704" w:rsidRPr="00637F92" w:rsidRDefault="00BE4704" w:rsidP="00BE4704"/>
        </w:tc>
        <w:tc>
          <w:tcPr>
            <w:tcW w:w="1432" w:type="dxa"/>
          </w:tcPr>
          <w:p w:rsidR="00BE4704" w:rsidRDefault="00BE4704" w:rsidP="00BE4704">
            <w:r>
              <w:rPr>
                <w:rFonts w:hint="eastAsia"/>
              </w:rPr>
              <w:t>显示</w:t>
            </w:r>
            <w:r w:rsidR="009543F4">
              <w:rPr>
                <w:rFonts w:hint="eastAsia"/>
              </w:rPr>
              <w:t>所有的</w:t>
            </w:r>
            <w:r w:rsidR="009543F4">
              <w:rPr>
                <w:rFonts w:hint="eastAsia"/>
              </w:rPr>
              <w:t>InternalCOA</w:t>
            </w:r>
            <w:r w:rsidR="009543F4"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BE4704" w:rsidRPr="00637F92" w:rsidRDefault="00BE4704" w:rsidP="00BE4704"/>
        </w:tc>
        <w:tc>
          <w:tcPr>
            <w:tcW w:w="2728" w:type="dxa"/>
          </w:tcPr>
          <w:p w:rsidR="0098255F" w:rsidRDefault="00BE4704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号控件中显示被点击数据行的详细资料。</w:t>
            </w:r>
            <w:r w:rsidR="004E7CD8">
              <w:rPr>
                <w:rFonts w:hint="eastAsia"/>
              </w:rPr>
              <w:t>若被点击行为空行，则</w:t>
            </w:r>
            <w:r w:rsidR="004E7CD8" w:rsidRPr="009B53B4">
              <w:t xml:space="preserve">Disable </w:t>
            </w:r>
            <w:r w:rsidR="004E7CD8">
              <w:rPr>
                <w:rFonts w:hint="eastAsia"/>
              </w:rPr>
              <w:t>Delete</w:t>
            </w:r>
            <w:r w:rsidR="004E7CD8"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BE4704" w:rsidRPr="00637F92" w:rsidRDefault="00BE4704" w:rsidP="00BE4704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9543F4">
              <w:rPr>
                <w:rFonts w:ascii="Tahoma" w:hAnsi="Tahoma" w:hint="eastAsia"/>
                <w:sz w:val="18"/>
              </w:rPr>
              <w:t>Code</w:t>
            </w:r>
            <w:r w:rsidR="009543F4">
              <w:rPr>
                <w:rFonts w:ascii="Tahoma" w:hAnsi="Tahoma" w:hint="eastAsia"/>
                <w:sz w:val="18"/>
              </w:rPr>
              <w:t>、</w:t>
            </w:r>
            <w:r w:rsidR="009543F4">
              <w:rPr>
                <w:rFonts w:ascii="Tahoma" w:hAnsi="Tahoma" w:hint="eastAsia"/>
                <w:sz w:val="18"/>
              </w:rPr>
              <w:t>Type</w:t>
            </w:r>
            <w:r>
              <w:rPr>
                <w:rFonts w:hint="eastAsia"/>
              </w:rPr>
              <w:t>、</w:t>
            </w:r>
            <w:r w:rsidR="00052A78">
              <w:rPr>
                <w:rFonts w:hint="eastAsia"/>
              </w:rPr>
              <w:t>Model</w:t>
            </w:r>
            <w:r w:rsidR="00052A78"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</w:p>
          <w:p w:rsidR="00BE4704" w:rsidRPr="00637F92" w:rsidRDefault="00BE4704" w:rsidP="00BE4704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 w:rsidR="009543F4">
              <w:rPr>
                <w:rFonts w:hint="eastAsia"/>
              </w:rPr>
              <w:t>Type</w:t>
            </w:r>
            <w:r w:rsidR="009543F4">
              <w:rPr>
                <w:rFonts w:hint="eastAsia"/>
              </w:rPr>
              <w:t>和</w:t>
            </w:r>
            <w:r w:rsidR="009543F4">
              <w:rPr>
                <w:rFonts w:hint="eastAsia"/>
              </w:rPr>
              <w:t>Code</w:t>
            </w:r>
            <w:r>
              <w:rPr>
                <w:rFonts w:hint="eastAsia"/>
              </w:rPr>
              <w:t>栏位排序</w:t>
            </w:r>
          </w:p>
        </w:tc>
      </w:tr>
      <w:tr w:rsidR="00BE4704" w:rsidRPr="00637F92" w:rsidTr="007C7E9F">
        <w:tc>
          <w:tcPr>
            <w:tcW w:w="445" w:type="dxa"/>
          </w:tcPr>
          <w:p w:rsidR="00BE4704" w:rsidRPr="00637F92" w:rsidRDefault="00AD3BCA" w:rsidP="00BE4704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BE4704" w:rsidRPr="00637F92" w:rsidRDefault="00BE4704" w:rsidP="00BE4704">
            <w:r>
              <w:t>Delete</w:t>
            </w:r>
          </w:p>
        </w:tc>
        <w:tc>
          <w:tcPr>
            <w:tcW w:w="916" w:type="dxa"/>
          </w:tcPr>
          <w:p w:rsidR="00BE4704" w:rsidRPr="00637F92" w:rsidRDefault="00BE4704" w:rsidP="00BE470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E4704" w:rsidRPr="00637F92" w:rsidRDefault="00BE4704" w:rsidP="00BE4704"/>
        </w:tc>
        <w:tc>
          <w:tcPr>
            <w:tcW w:w="1432" w:type="dxa"/>
          </w:tcPr>
          <w:p w:rsidR="00BE4704" w:rsidRDefault="00BE470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BE4704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BE4704" w:rsidRPr="00637F92" w:rsidRDefault="00BE4704" w:rsidP="00BE4704"/>
        </w:tc>
        <w:tc>
          <w:tcPr>
            <w:tcW w:w="2728" w:type="dxa"/>
          </w:tcPr>
          <w:p w:rsidR="00BE4704" w:rsidRPr="00637F92" w:rsidRDefault="00BE4704" w:rsidP="00BE4704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AD3BCA">
              <w:rPr>
                <w:rFonts w:ascii="SimSun" w:hAnsi="SimSun" w:hint="eastAsia"/>
              </w:rPr>
              <w:t xml:space="preserve">Internal COA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BE4704" w:rsidRPr="00637F92" w:rsidRDefault="00BE4704" w:rsidP="00BE4704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BE4704" w:rsidRPr="00637F92" w:rsidRDefault="00BE4704" w:rsidP="00BE4704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BE4704" w:rsidRDefault="00BE4704" w:rsidP="00BE4704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BE4704" w:rsidRPr="00637F92" w:rsidRDefault="00BE4704" w:rsidP="00BE4704"/>
        </w:tc>
      </w:tr>
      <w:tr w:rsidR="00BE4704" w:rsidRPr="00637F92" w:rsidTr="007C7E9F">
        <w:tc>
          <w:tcPr>
            <w:tcW w:w="445" w:type="dxa"/>
          </w:tcPr>
          <w:p w:rsidR="00BE4704" w:rsidRDefault="00BE4704" w:rsidP="00BE4704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BE4704" w:rsidRDefault="00AD3BCA" w:rsidP="00BE4704">
            <w:r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BE4704" w:rsidRDefault="00BE470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BE4704" w:rsidRPr="00637F92" w:rsidRDefault="00BE4704" w:rsidP="00BE4704"/>
        </w:tc>
        <w:tc>
          <w:tcPr>
            <w:tcW w:w="1432" w:type="dxa"/>
          </w:tcPr>
          <w:p w:rsidR="00BE4704" w:rsidRDefault="00BE4704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BE4704" w:rsidRPr="00637F92" w:rsidRDefault="00BE4704" w:rsidP="00BE4704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BE4704" w:rsidRDefault="00BE4704" w:rsidP="00BE47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BE4704" w:rsidRPr="00637F92" w:rsidRDefault="00BE4704" w:rsidP="00BE4704"/>
        </w:tc>
      </w:tr>
      <w:tr w:rsidR="00BE4704" w:rsidRPr="00637F92" w:rsidTr="007C7E9F">
        <w:tc>
          <w:tcPr>
            <w:tcW w:w="445" w:type="dxa"/>
          </w:tcPr>
          <w:p w:rsidR="00BE4704" w:rsidRPr="00637F92" w:rsidRDefault="00AD3BCA" w:rsidP="00BE4704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BE4704" w:rsidRPr="00637F92" w:rsidRDefault="00BE4704" w:rsidP="00BE4704">
            <w:r>
              <w:t>Add</w:t>
            </w:r>
          </w:p>
        </w:tc>
        <w:tc>
          <w:tcPr>
            <w:tcW w:w="916" w:type="dxa"/>
          </w:tcPr>
          <w:p w:rsidR="00BE4704" w:rsidRPr="00637F92" w:rsidRDefault="00BE4704" w:rsidP="00BE4704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BE4704" w:rsidRPr="00637F92" w:rsidRDefault="00BE4704" w:rsidP="00BE4704"/>
        </w:tc>
        <w:tc>
          <w:tcPr>
            <w:tcW w:w="1432" w:type="dxa"/>
          </w:tcPr>
          <w:p w:rsidR="00BE4704" w:rsidRPr="00637F92" w:rsidRDefault="00BE4704" w:rsidP="00BE4704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BE4704" w:rsidRPr="00637F92" w:rsidRDefault="00BE4704" w:rsidP="00BE4704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E56244" w:rsidRDefault="00BE4704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AD3BCA"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文本框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E56244" w:rsidRDefault="00AD3BCA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框中内容长度既不等于</w:t>
            </w:r>
            <w:r>
              <w:rPr>
                <w:rFonts w:ascii="SimSun" w:hAnsi="SimSun" w:hint="eastAsia"/>
              </w:rPr>
              <w:t>16</w:t>
            </w:r>
            <w:r>
              <w:rPr>
                <w:rFonts w:ascii="SimSun" w:hAnsi="SimSun" w:hint="eastAsia"/>
              </w:rPr>
              <w:t>也不等于</w:t>
            </w:r>
            <w:r>
              <w:rPr>
                <w:rFonts w:ascii="SimSun" w:hAnsi="SimSun" w:hint="eastAsia"/>
              </w:rPr>
              <w:t>10</w:t>
            </w:r>
            <w:r>
              <w:rPr>
                <w:rFonts w:ascii="SimSun" w:hAnsi="SimSun" w:hint="eastAsia"/>
              </w:rPr>
              <w:t>，则警示用户“</w:t>
            </w:r>
            <w:r>
              <w:rPr>
                <w:rFonts w:ascii="NSimSun" w:eastAsia="NSimSun"/>
                <w:noProof/>
                <w:color w:val="A31515"/>
                <w:sz w:val="18"/>
                <w:szCs w:val="18"/>
              </w:rPr>
              <w:t>不存在的Code</w:t>
            </w:r>
            <w:r>
              <w:rPr>
                <w:rFonts w:ascii="SimSun" w:hAnsi="SimSun" w:hint="eastAsia"/>
              </w:rPr>
              <w:t>”，放弃后续操作。</w:t>
            </w:r>
          </w:p>
          <w:p w:rsidR="00BE4704" w:rsidRDefault="00AD3BCA" w:rsidP="00BE470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  <w:r w:rsidR="00BE4704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框中内容已经出现在</w:t>
            </w:r>
            <w:r>
              <w:rPr>
                <w:rFonts w:ascii="SimSun" w:hAnsi="SimSun" w:hint="eastAsia"/>
              </w:rPr>
              <w:t>Internal COA List</w:t>
            </w:r>
            <w:r>
              <w:rPr>
                <w:rFonts w:ascii="SimSun" w:hAnsi="SimSun" w:hint="eastAsia"/>
              </w:rPr>
              <w:t>表格的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栏位中，则</w:t>
            </w:r>
            <w:r w:rsidRPr="009B53B4">
              <w:rPr>
                <w:rFonts w:ascii="SimSun" w:hAnsi="SimSun" w:hint="eastAsia"/>
              </w:rPr>
              <w:t>警示用户</w:t>
            </w:r>
            <w:r>
              <w:rPr>
                <w:rFonts w:ascii="SimSun" w:hAnsi="SimSun" w:hint="eastAsia"/>
              </w:rPr>
              <w:t>“</w:t>
            </w:r>
            <w:r>
              <w:rPr>
                <w:rFonts w:ascii="NSimSun" w:eastAsia="NSimSun"/>
                <w:noProof/>
                <w:color w:val="A31515"/>
                <w:sz w:val="18"/>
                <w:szCs w:val="18"/>
              </w:rPr>
              <w:t>此Code 已存在</w:t>
            </w:r>
            <w:r>
              <w:rPr>
                <w:rFonts w:ascii="SimSun" w:hAnsi="SimSun" w:hint="eastAsia"/>
              </w:rPr>
              <w:t>”</w:t>
            </w:r>
            <w:r w:rsidRPr="009B53B4">
              <w:rPr>
                <w:rFonts w:ascii="SimSun" w:hAnsi="SimSun" w:hint="eastAsia"/>
              </w:rPr>
              <w:t>，放弃后续操作。</w:t>
            </w:r>
          </w:p>
          <w:p w:rsidR="00AD3BCA" w:rsidRPr="00637F92" w:rsidRDefault="00AD3BCA" w:rsidP="00AD3BCA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框中内容长度</w:t>
            </w:r>
            <w:r>
              <w:rPr>
                <w:rFonts w:ascii="SimSun" w:hAnsi="SimSun" w:hint="eastAsia"/>
              </w:rPr>
              <w:t>=16</w:t>
            </w:r>
            <w:r>
              <w:rPr>
                <w:rFonts w:ascii="SimSun" w:hAnsi="SimSun" w:hint="eastAsia"/>
              </w:rPr>
              <w:t>，则检查该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是否是一个已存在的</w:t>
            </w:r>
            <w:r>
              <w:rPr>
                <w:rFonts w:ascii="SimSun" w:hAnsi="SimSun" w:hint="eastAsia"/>
              </w:rPr>
              <w:t>DN</w:t>
            </w:r>
            <w:r>
              <w:rPr>
                <w:rFonts w:ascii="SimSun" w:hAnsi="SimSun" w:hint="eastAsia"/>
              </w:rPr>
              <w:t>。若否，则警示用户“</w:t>
            </w:r>
            <w:r>
              <w:rPr>
                <w:rFonts w:ascii="NSimSun" w:eastAsia="NSimSun"/>
                <w:noProof/>
                <w:color w:val="A31515"/>
                <w:sz w:val="18"/>
                <w:szCs w:val="18"/>
              </w:rPr>
              <w:t>不存在的Code</w:t>
            </w:r>
            <w:r>
              <w:rPr>
                <w:rFonts w:ascii="SimSun" w:hAnsi="SimSun" w:hint="eastAsia"/>
              </w:rPr>
              <w:t>”，放弃后续操作。反之，则取得该</w:t>
            </w:r>
            <w:r>
              <w:rPr>
                <w:rFonts w:ascii="SimSun" w:hAnsi="SimSun" w:hint="eastAsia"/>
              </w:rPr>
              <w:t>DN</w:t>
            </w:r>
            <w:r>
              <w:rPr>
                <w:rFonts w:ascii="SimSun" w:hAnsi="SimSun" w:hint="eastAsia"/>
              </w:rPr>
              <w:t>对应的</w:t>
            </w:r>
            <w:r>
              <w:rPr>
                <w:rFonts w:ascii="SimSun" w:hAnsi="SimSun" w:hint="eastAsia"/>
              </w:rPr>
              <w:t>Model</w:t>
            </w:r>
            <w:r w:rsidR="00AB14B7">
              <w:rPr>
                <w:rFonts w:ascii="SimSun" w:hAnsi="SimSun" w:hint="eastAsia"/>
              </w:rPr>
              <w:t>，创建此新</w:t>
            </w:r>
            <w:r w:rsidR="00AB14B7">
              <w:rPr>
                <w:rFonts w:ascii="SimSun" w:hAnsi="SimSun" w:hint="eastAsia"/>
              </w:rPr>
              <w:lastRenderedPageBreak/>
              <w:t>InternalCOA</w:t>
            </w:r>
            <w:r w:rsidR="00AB14B7">
              <w:rPr>
                <w:rFonts w:ascii="SimSun" w:hAnsi="SimSun" w:hint="eastAsia"/>
              </w:rPr>
              <w:t>记录，记录创建人和日期，</w:t>
            </w:r>
            <w:r w:rsidR="00AB14B7">
              <w:rPr>
                <w:rFonts w:ascii="SimSun" w:hAnsi="SimSun" w:hint="eastAsia"/>
              </w:rPr>
              <w:t>Type=</w:t>
            </w:r>
            <w:r w:rsidR="00AB14B7">
              <w:rPr>
                <w:rFonts w:ascii="SimSun" w:hAnsi="SimSun" w:hint="eastAsia"/>
              </w:rPr>
              <w:t>“</w:t>
            </w:r>
            <w:r w:rsidR="00AB14B7">
              <w:rPr>
                <w:rFonts w:ascii="SimSun" w:hAnsi="SimSun" w:hint="eastAsia"/>
              </w:rPr>
              <w:t>DN</w:t>
            </w:r>
            <w:r w:rsidR="00AB14B7">
              <w:rPr>
                <w:rFonts w:ascii="SimSun" w:hAnsi="SimSun" w:hint="eastAsia"/>
              </w:rPr>
              <w:t>”</w:t>
            </w:r>
            <w:r>
              <w:rPr>
                <w:rFonts w:ascii="SimSun" w:hAnsi="SimSun" w:hint="eastAsia"/>
              </w:rPr>
              <w:t>。</w:t>
            </w:r>
          </w:p>
          <w:p w:rsidR="00AD3BCA" w:rsidRPr="00637F92" w:rsidRDefault="00AB14B7" w:rsidP="00AD3BCA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5</w:t>
            </w:r>
            <w:r w:rsidR="00AD3BCA">
              <w:rPr>
                <w:rFonts w:ascii="SimSun" w:hAnsi="SimSun" w:hint="eastAsia"/>
              </w:rPr>
              <w:t>、若</w:t>
            </w:r>
            <w:r w:rsidR="00AD3BCA">
              <w:rPr>
                <w:rFonts w:ascii="SimSun" w:hAnsi="SimSun" w:hint="eastAsia"/>
              </w:rPr>
              <w:t>Code</w:t>
            </w:r>
            <w:r w:rsidR="00AD3BCA">
              <w:rPr>
                <w:rFonts w:ascii="SimSun" w:hAnsi="SimSun" w:hint="eastAsia"/>
              </w:rPr>
              <w:t>框中内容长度</w:t>
            </w:r>
            <w:r w:rsidR="00AD3BCA">
              <w:rPr>
                <w:rFonts w:ascii="SimSun" w:hAnsi="SimSun" w:hint="eastAsia"/>
              </w:rPr>
              <w:t>=10</w:t>
            </w:r>
            <w:r w:rsidR="00AD3BCA">
              <w:rPr>
                <w:rFonts w:ascii="SimSun" w:hAnsi="SimSun" w:hint="eastAsia"/>
              </w:rPr>
              <w:t>，则检查该</w:t>
            </w:r>
            <w:r w:rsidR="00AD3BCA">
              <w:rPr>
                <w:rFonts w:ascii="SimSun" w:hAnsi="SimSun" w:hint="eastAsia"/>
              </w:rPr>
              <w:t>Code</w:t>
            </w:r>
            <w:r w:rsidR="00AD3BCA">
              <w:rPr>
                <w:rFonts w:ascii="SimSun" w:hAnsi="SimSun" w:hint="eastAsia"/>
              </w:rPr>
              <w:t>是否是一个已存在的</w:t>
            </w:r>
            <w:r w:rsidR="00AD3BCA">
              <w:rPr>
                <w:rFonts w:ascii="SimSun" w:hAnsi="SimSun" w:hint="eastAsia"/>
              </w:rPr>
              <w:t>Product SN</w:t>
            </w:r>
            <w:r w:rsidR="00AD3BCA">
              <w:rPr>
                <w:rFonts w:ascii="SimSun" w:hAnsi="SimSun" w:hint="eastAsia"/>
              </w:rPr>
              <w:t>。若否，则警示用户“</w:t>
            </w:r>
            <w:r w:rsidR="00AD3BCA">
              <w:rPr>
                <w:rFonts w:ascii="NSimSun" w:eastAsia="NSimSun"/>
                <w:noProof/>
                <w:color w:val="A31515"/>
                <w:sz w:val="18"/>
                <w:szCs w:val="18"/>
              </w:rPr>
              <w:t>不存在的Code</w:t>
            </w:r>
            <w:r w:rsidR="00AD3BCA">
              <w:rPr>
                <w:rFonts w:ascii="SimSun" w:hAnsi="SimSun" w:hint="eastAsia"/>
              </w:rPr>
              <w:t>”，放弃后续操作。反之，则取得该</w:t>
            </w:r>
            <w:r w:rsidR="00AD3BCA">
              <w:rPr>
                <w:rFonts w:ascii="SimSun" w:hAnsi="SimSun" w:hint="eastAsia"/>
              </w:rPr>
              <w:t>SN</w:t>
            </w:r>
            <w:r w:rsidR="00AD3BCA">
              <w:rPr>
                <w:rFonts w:ascii="SimSun" w:hAnsi="SimSun" w:hint="eastAsia"/>
              </w:rPr>
              <w:t>对应的</w:t>
            </w:r>
            <w:r w:rsidR="00AD3BCA">
              <w:rPr>
                <w:rFonts w:ascii="SimSun" w:hAnsi="SimSun" w:hint="eastAsia"/>
              </w:rPr>
              <w:t>Model</w:t>
            </w:r>
            <w:r>
              <w:rPr>
                <w:rFonts w:ascii="SimSun" w:hAnsi="SimSun" w:hint="eastAsia"/>
              </w:rPr>
              <w:t>，创建此新</w:t>
            </w:r>
            <w:r>
              <w:rPr>
                <w:rFonts w:ascii="SimSun" w:hAnsi="SimSun" w:hint="eastAsia"/>
              </w:rPr>
              <w:t>InternalCOA</w:t>
            </w:r>
            <w:r>
              <w:rPr>
                <w:rFonts w:ascii="SimSun" w:hAnsi="SimSun" w:hint="eastAsia"/>
              </w:rPr>
              <w:t>记录，记录创建人和日期，</w:t>
            </w:r>
            <w:r>
              <w:rPr>
                <w:rFonts w:ascii="SimSun" w:hAnsi="SimSun" w:hint="eastAsia"/>
              </w:rPr>
              <w:t>Type=</w:t>
            </w: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SN</w:t>
            </w:r>
            <w:r>
              <w:rPr>
                <w:rFonts w:ascii="SimSun" w:hAnsi="SimSun" w:hint="eastAsia"/>
              </w:rPr>
              <w:t>”。</w:t>
            </w:r>
          </w:p>
          <w:p w:rsidR="00BE4704" w:rsidRPr="00637F92" w:rsidRDefault="00AB14B7" w:rsidP="00BE4704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6</w:t>
            </w:r>
            <w:r w:rsidR="00BE4704"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>Internal COA</w:t>
            </w:r>
            <w:r w:rsidR="00BE4704">
              <w:rPr>
                <w:rFonts w:ascii="SimSun" w:hAnsi="SimSun"/>
              </w:rPr>
              <w:t xml:space="preserve"> List</w:t>
            </w:r>
            <w:r w:rsidR="00BE4704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BE4704" w:rsidRPr="00637F92" w:rsidRDefault="00BE4704" w:rsidP="00BE4704"/>
        </w:tc>
      </w:tr>
    </w:tbl>
    <w:p w:rsidR="00BE4704" w:rsidRPr="006C0375" w:rsidRDefault="00BE4704" w:rsidP="00BE4704"/>
    <w:p w:rsidR="00221F6C" w:rsidRDefault="007C7E9F" w:rsidP="00221F6C">
      <w:pPr>
        <w:pStyle w:val="3"/>
      </w:pPr>
      <w:bookmarkStart w:id="892" w:name="_Toc292981577"/>
      <w:bookmarkStart w:id="893" w:name="_Toc353207239"/>
      <w:r>
        <w:rPr>
          <w:rFonts w:hint="eastAsia"/>
        </w:rPr>
        <w:t>Forwarder Upload</w:t>
      </w:r>
      <w:bookmarkEnd w:id="892"/>
      <w:r w:rsidR="001A5983">
        <w:rPr>
          <w:rFonts w:hint="eastAsia"/>
        </w:rPr>
        <w:t>（延用</w:t>
      </w:r>
      <w:r w:rsidR="001A5983">
        <w:rPr>
          <w:rFonts w:hint="eastAsia"/>
        </w:rPr>
        <w:t>iMES2011</w:t>
      </w:r>
      <w:r w:rsidR="001A5983">
        <w:rPr>
          <w:rFonts w:hint="eastAsia"/>
        </w:rPr>
        <w:t>）</w:t>
      </w:r>
      <w:bookmarkEnd w:id="893"/>
    </w:p>
    <w:p w:rsidR="007C7E9F" w:rsidRDefault="007C7E9F" w:rsidP="007C7E9F">
      <w:pPr>
        <w:ind w:firstLineChars="200" w:firstLine="400"/>
      </w:pPr>
      <w:r>
        <w:rPr>
          <w:rFonts w:hint="eastAsia"/>
        </w:rPr>
        <w:t xml:space="preserve">Forwarder Upload </w:t>
      </w:r>
      <w:r>
        <w:rPr>
          <w:rFonts w:hint="eastAsia"/>
        </w:rPr>
        <w:t>实现如下功能：</w:t>
      </w:r>
    </w:p>
    <w:p w:rsidR="00D53514" w:rsidRDefault="007C7E9F">
      <w:pPr>
        <w:pStyle w:val="af1"/>
        <w:widowControl w:val="0"/>
        <w:numPr>
          <w:ilvl w:val="0"/>
          <w:numId w:val="6"/>
        </w:numPr>
        <w:ind w:firstLineChars="0"/>
        <w:jc w:val="both"/>
      </w:pPr>
      <w:r>
        <w:rPr>
          <w:rFonts w:hint="eastAsia"/>
        </w:rPr>
        <w:t>将指定</w:t>
      </w:r>
      <w:r>
        <w:rPr>
          <w:rFonts w:hint="eastAsia"/>
        </w:rPr>
        <w:t xml:space="preserve">Excel </w:t>
      </w:r>
      <w:r>
        <w:rPr>
          <w:rFonts w:hint="eastAsia"/>
        </w:rPr>
        <w:t>文件中的</w:t>
      </w:r>
      <w:r>
        <w:rPr>
          <w:rFonts w:hint="eastAsia"/>
        </w:rPr>
        <w:t xml:space="preserve">Forwarder </w:t>
      </w:r>
      <w:r>
        <w:rPr>
          <w:rFonts w:hint="eastAsia"/>
        </w:rPr>
        <w:t>数据上传到数据库</w:t>
      </w:r>
    </w:p>
    <w:p w:rsidR="00D53514" w:rsidRDefault="007C7E9F">
      <w:pPr>
        <w:pStyle w:val="af1"/>
        <w:widowControl w:val="0"/>
        <w:numPr>
          <w:ilvl w:val="0"/>
          <w:numId w:val="6"/>
        </w:numPr>
        <w:ind w:firstLineChars="0"/>
        <w:jc w:val="both"/>
      </w:pPr>
      <w:r>
        <w:rPr>
          <w:rFonts w:hint="eastAsia"/>
        </w:rPr>
        <w:t>修改指定</w:t>
      </w:r>
      <w:r>
        <w:rPr>
          <w:rFonts w:hint="eastAsia"/>
        </w:rPr>
        <w:t xml:space="preserve">Forwarder </w:t>
      </w:r>
      <w:r>
        <w:rPr>
          <w:rFonts w:hint="eastAsia"/>
        </w:rPr>
        <w:t>数据的</w:t>
      </w:r>
      <w:r>
        <w:rPr>
          <w:rFonts w:hint="eastAsia"/>
        </w:rPr>
        <w:t>Driver | Truck ID</w:t>
      </w:r>
    </w:p>
    <w:p w:rsidR="00D53514" w:rsidRDefault="007C7E9F">
      <w:pPr>
        <w:pStyle w:val="af1"/>
        <w:widowControl w:val="0"/>
        <w:numPr>
          <w:ilvl w:val="0"/>
          <w:numId w:val="6"/>
        </w:numPr>
        <w:ind w:firstLineChars="0"/>
        <w:jc w:val="both"/>
      </w:pPr>
      <w:r>
        <w:rPr>
          <w:rFonts w:hint="eastAsia"/>
        </w:rPr>
        <w:t>删除指定</w:t>
      </w:r>
      <w:r>
        <w:rPr>
          <w:rFonts w:hint="eastAsia"/>
        </w:rPr>
        <w:t xml:space="preserve">Forwarder </w:t>
      </w:r>
      <w:r>
        <w:rPr>
          <w:rFonts w:hint="eastAsia"/>
        </w:rPr>
        <w:t>数据</w:t>
      </w:r>
    </w:p>
    <w:p w:rsidR="00D53514" w:rsidRDefault="007C7E9F">
      <w:pPr>
        <w:pStyle w:val="af1"/>
        <w:widowControl w:val="0"/>
        <w:numPr>
          <w:ilvl w:val="0"/>
          <w:numId w:val="6"/>
        </w:numPr>
        <w:ind w:firstLineChars="0"/>
        <w:jc w:val="both"/>
      </w:pPr>
      <w:r>
        <w:rPr>
          <w:rFonts w:hint="eastAsia"/>
        </w:rPr>
        <w:t>按照日期查询</w:t>
      </w:r>
      <w:r>
        <w:rPr>
          <w:rFonts w:hint="eastAsia"/>
        </w:rPr>
        <w:t xml:space="preserve">Forwarder </w:t>
      </w:r>
      <w:r>
        <w:rPr>
          <w:rFonts w:hint="eastAsia"/>
        </w:rPr>
        <w:t>数据</w:t>
      </w:r>
    </w:p>
    <w:p w:rsidR="007C7E9F" w:rsidRDefault="007C7E9F" w:rsidP="007C7E9F">
      <w:pPr>
        <w:ind w:firstLineChars="200" w:firstLine="400"/>
      </w:pPr>
    </w:p>
    <w:p w:rsidR="007C7E9F" w:rsidRPr="00D6411A" w:rsidRDefault="007C7E9F" w:rsidP="00221F6C">
      <w:pPr>
        <w:pStyle w:val="4"/>
        <w:keepLines/>
        <w:widowControl w:val="0"/>
        <w:numPr>
          <w:ilvl w:val="3"/>
          <w:numId w:val="0"/>
        </w:numPr>
        <w:spacing w:before="280" w:after="290" w:line="376" w:lineRule="auto"/>
        <w:ind w:left="425" w:hanging="425"/>
        <w:jc w:val="both"/>
        <w:rPr>
          <w:rFonts w:eastAsia="SimHei"/>
        </w:rPr>
      </w:pPr>
      <w:bookmarkStart w:id="894" w:name="_Toc292981578"/>
      <w:r w:rsidRPr="00D6411A">
        <w:rPr>
          <w:rFonts w:eastAsia="SimHei" w:hint="eastAsia"/>
        </w:rPr>
        <w:t>示意图</w:t>
      </w:r>
      <w:bookmarkEnd w:id="894"/>
    </w:p>
    <w:p w:rsidR="007C7E9F" w:rsidRDefault="00220C93" w:rsidP="007C7E9F">
      <w:r>
        <w:rPr>
          <w:noProof/>
        </w:rPr>
        <w:pict>
          <v:oval id="_x0000_s1853" style="position:absolute;margin-left:398.25pt;margin-top:266.75pt;width:19.85pt;height:19.85pt;z-index:251582464" fillcolor="yellow" strokecolor="blue" strokeweight="1pt">
            <v:fill opacity="39322f"/>
            <v:textbox style="mso-next-textbox:#_x0000_s1853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2" style="position:absolute;margin-left:398.25pt;margin-top:246.9pt;width:19.85pt;height:19.85pt;z-index:251581440" fillcolor="yellow" strokecolor="blue" strokeweight="1pt">
            <v:fill opacity="39322f"/>
            <v:textbox style="mso-next-textbox:#_x0000_s1852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1" style="position:absolute;margin-left:321.15pt;margin-top:281.15pt;width:19.85pt;height:19.85pt;z-index:251580416" fillcolor="yellow" strokecolor="blue" strokeweight="1pt">
            <v:fill opacity="39322f"/>
            <v:textbox style="mso-next-textbox:#_x0000_s1851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0" style="position:absolute;margin-left:157.1pt;margin-top:281.15pt;width:19.85pt;height:19.85pt;z-index:251579392" fillcolor="yellow" strokecolor="blue" strokeweight="1pt">
            <v:fill opacity="39322f"/>
            <v:textbox style="mso-next-textbox:#_x0000_s1850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9" style="position:absolute;margin-left:188pt;margin-top:261.3pt;width:19.85pt;height:19.85pt;z-index:251578368" fillcolor="yellow" strokecolor="blue" strokeweight="1pt">
            <v:fill opacity="39322f"/>
            <v:textbox style="mso-next-textbox:#_x0000_s1849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8" style="position:absolute;margin-left:321.15pt;margin-top:241.45pt;width:19.85pt;height:19.85pt;z-index:251577344" fillcolor="yellow" strokecolor="blue" strokeweight="1pt">
            <v:fill opacity="39322f"/>
            <v:textbox style="mso-next-textbox:#_x0000_s1848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7" style="position:absolute;margin-left:157.1pt;margin-top:241.45pt;width:19.85pt;height:19.85pt;z-index:251576320" fillcolor="yellow" strokecolor="blue" strokeweight="1pt">
            <v:fill opacity="39322f"/>
            <v:textbox style="mso-next-textbox:#_x0000_s1847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6" style="position:absolute;margin-left:188pt;margin-top:145.7pt;width:19.85pt;height:19.85pt;z-index:251575296" fillcolor="yellow" strokecolor="blue" strokeweight="1pt">
            <v:fill opacity="39322f"/>
            <v:textbox style="mso-next-textbox:#_x0000_s1846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5" style="position:absolute;margin-left:263.2pt;margin-top:36.35pt;width:19.85pt;height:19.85pt;z-index:251574272" fillcolor="yellow" strokecolor="blue" strokeweight="1pt">
            <v:fill opacity="39322f"/>
            <v:textbox style="mso-next-textbox:#_x0000_s1845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4" style="position:absolute;margin-left:218.9pt;margin-top:36.35pt;width:19.85pt;height:19.85pt;z-index:251573248" fillcolor="yellow" strokecolor="blue" strokeweight="1pt">
            <v:fill opacity="39322f"/>
            <v:textbox style="mso-next-textbox:#_x0000_s1844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3" style="position:absolute;margin-left:194.45pt;margin-top:36.35pt;width:19.85pt;height:19.85pt;z-index:251572224" fillcolor="yellow" strokecolor="blue" strokeweight="1pt">
            <v:fill opacity="39322f"/>
            <v:textbox style="mso-next-textbox:#_x0000_s1843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2" style="position:absolute;margin-left:113.6pt;margin-top:36.35pt;width:19.85pt;height:19.85pt;z-index:251571200" fillcolor="yellow" strokecolor="blue" strokeweight="1pt">
            <v:fill opacity="39322f"/>
            <v:textbox style="mso-next-textbox:#_x0000_s1842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1" style="position:absolute;margin-left:86.05pt;margin-top:36.35pt;width:19.85pt;height:19.85pt;z-index:251570176" fillcolor="yellow" strokecolor="blue" strokeweight="1pt">
            <v:fill opacity="39322f"/>
            <v:textbox style="mso-next-textbox:#_x0000_s1841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40" style="position:absolute;margin-left:393.75pt;margin-top:20.35pt;width:19.85pt;height:19.85pt;z-index:251569152" fillcolor="yellow" strokecolor="blue" strokeweight="1pt">
            <v:fill opacity="39322f"/>
            <v:textbox style="mso-next-textbox:#_x0000_s1840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39" style="position:absolute;margin-left:341pt;margin-top:20.35pt;width:19.85pt;height:19.85pt;z-index:251568128" fillcolor="yellow" strokecolor="blue" strokeweight="1pt">
            <v:fill opacity="39322f"/>
            <v:textbox style="mso-next-textbox:#_x0000_s1839" inset="0,0,0,0">
              <w:txbxContent>
                <w:p w:rsidR="00220C93" w:rsidRPr="006B7E25" w:rsidRDefault="00220C93" w:rsidP="007C7E9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98255F">
        <w:rPr>
          <w:noProof/>
          <w:lang w:eastAsia="zh-TW"/>
        </w:rPr>
        <w:drawing>
          <wp:inline distT="0" distB="0" distL="0" distR="0">
            <wp:extent cx="5274278" cy="3954779"/>
            <wp:effectExtent l="19050" t="0" r="2572" b="0"/>
            <wp:docPr id="8" name="图片 0" descr="Forwarder Up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er Upload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278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E9F" w:rsidRPr="000B6113" w:rsidRDefault="007C7E9F" w:rsidP="00221F6C">
      <w:pPr>
        <w:pStyle w:val="4"/>
        <w:keepLines/>
        <w:widowControl w:val="0"/>
        <w:numPr>
          <w:ilvl w:val="3"/>
          <w:numId w:val="0"/>
        </w:numPr>
        <w:spacing w:before="280" w:after="290" w:line="376" w:lineRule="auto"/>
        <w:ind w:left="425" w:hanging="425"/>
        <w:jc w:val="both"/>
        <w:rPr>
          <w:rFonts w:eastAsia="SimHei"/>
        </w:rPr>
      </w:pPr>
      <w:bookmarkStart w:id="895" w:name="_Toc292981579"/>
      <w:r w:rsidRPr="000B6113">
        <w:rPr>
          <w:rFonts w:eastAsia="SimHei" w:hint="eastAsia"/>
        </w:rPr>
        <w:lastRenderedPageBreak/>
        <w:t>界面说明</w:t>
      </w:r>
      <w:bookmarkEnd w:id="895"/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界面名称：</w:t>
      </w:r>
      <w:r>
        <w:rPr>
          <w:rFonts w:hint="eastAsia"/>
        </w:rPr>
        <w:t>Forwarder Upload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界面类型：非</w:t>
      </w:r>
      <w:r>
        <w:t>Modal</w:t>
      </w:r>
      <w:r>
        <w:rPr>
          <w:rFonts w:hint="eastAsia"/>
        </w:rPr>
        <w:t>界面，不固定尺寸。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进入途径：在</w:t>
      </w:r>
      <w:r>
        <w:t>iMES</w:t>
      </w:r>
      <w:r>
        <w:rPr>
          <w:rFonts w:hint="eastAsia"/>
        </w:rPr>
        <w:t>框架</w:t>
      </w:r>
      <w:r>
        <w:t>Function Tree</w:t>
      </w:r>
      <w:r>
        <w:rPr>
          <w:rFonts w:hint="eastAsia"/>
        </w:rPr>
        <w:t>的</w:t>
      </w:r>
      <w:r>
        <w:rPr>
          <w:rFonts w:hint="eastAsia"/>
        </w:rPr>
        <w:t>FWD</w:t>
      </w:r>
      <w:r>
        <w:t xml:space="preserve"> Maintenance</w:t>
      </w:r>
      <w:r>
        <w:rPr>
          <w:rFonts w:hint="eastAsia"/>
        </w:rPr>
        <w:t>节点下点击“</w:t>
      </w:r>
      <w:r>
        <w:rPr>
          <w:rFonts w:hint="eastAsia"/>
        </w:rPr>
        <w:t>Forwarder Upload</w:t>
      </w:r>
      <w:r>
        <w:rPr>
          <w:rFonts w:hint="eastAsia"/>
        </w:rPr>
        <w:t>”节点后进入。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特殊考虑：此界面仅能够维护</w:t>
      </w:r>
      <w:r>
        <w:rPr>
          <w:rFonts w:hint="eastAsia"/>
        </w:rPr>
        <w:t>Forwarder Upload</w:t>
      </w:r>
      <w:r>
        <w:rPr>
          <w:rFonts w:hint="eastAsia"/>
        </w:rPr>
        <w:t>的人有权限进来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所有示意图仅为示例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所有</w:t>
      </w:r>
      <w:r>
        <w:t xml:space="preserve">Label </w:t>
      </w:r>
      <w:r>
        <w:rPr>
          <w:rFonts w:hint="eastAsia"/>
        </w:rPr>
        <w:t>的标题，在下文的控件说明中不做特别说明，请参考示意图</w:t>
      </w:r>
    </w:p>
    <w:p w:rsidR="00D53514" w:rsidRDefault="007C7E9F">
      <w:pPr>
        <w:pStyle w:val="af1"/>
        <w:widowControl w:val="0"/>
        <w:numPr>
          <w:ilvl w:val="0"/>
          <w:numId w:val="7"/>
        </w:numPr>
        <w:ind w:firstLineChars="0"/>
      </w:pPr>
      <w:r>
        <w:rPr>
          <w:rFonts w:hint="eastAsia"/>
        </w:rPr>
        <w:t>操作风格请参考</w:t>
      </w:r>
      <w:r>
        <w:rPr>
          <w:rFonts w:hint="eastAsia"/>
        </w:rPr>
        <w:t xml:space="preserve">iMES 1.0 </w:t>
      </w:r>
      <w:r>
        <w:rPr>
          <w:rFonts w:hint="eastAsia"/>
        </w:rPr>
        <w:t>中</w:t>
      </w:r>
      <w:r>
        <w:rPr>
          <w:rFonts w:hint="eastAsia"/>
        </w:rPr>
        <w:t>Maintain UI</w:t>
      </w:r>
    </w:p>
    <w:p w:rsidR="007C7E9F" w:rsidRDefault="007C7E9F" w:rsidP="007C7E9F">
      <w:pPr>
        <w:ind w:firstLineChars="200" w:firstLine="400"/>
      </w:pPr>
    </w:p>
    <w:p w:rsidR="007C7E9F" w:rsidRPr="000B6113" w:rsidRDefault="007C7E9F" w:rsidP="00221F6C">
      <w:pPr>
        <w:pStyle w:val="4"/>
        <w:keepLines/>
        <w:widowControl w:val="0"/>
        <w:numPr>
          <w:ilvl w:val="3"/>
          <w:numId w:val="0"/>
        </w:numPr>
        <w:spacing w:before="280" w:after="290" w:line="376" w:lineRule="auto"/>
        <w:ind w:left="425" w:hanging="425"/>
        <w:jc w:val="both"/>
        <w:rPr>
          <w:rFonts w:eastAsia="SimHei"/>
        </w:rPr>
      </w:pPr>
      <w:bookmarkStart w:id="896" w:name="_Toc292981580"/>
      <w:r w:rsidRPr="000B6113">
        <w:rPr>
          <w:rFonts w:eastAsia="SimHei" w:hint="eastAsia"/>
        </w:rPr>
        <w:t>控件说明</w:t>
      </w:r>
      <w:bookmarkEnd w:id="896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7C7E9F" w:rsidRPr="004A295A" w:rsidTr="00E56244">
        <w:tc>
          <w:tcPr>
            <w:tcW w:w="463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No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rFonts w:ascii="SimHei" w:eastAsia="SimHei"/>
                <w:szCs w:val="21"/>
              </w:rPr>
            </w:pPr>
            <w:r w:rsidRPr="004A295A">
              <w:rPr>
                <w:rFonts w:ascii="SimHei" w:eastAsia="SimHei" w:hint="eastAsia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:rsidR="007C7E9F" w:rsidRPr="004A295A" w:rsidRDefault="007C7E9F" w:rsidP="00E56244">
            <w:pPr>
              <w:rPr>
                <w:szCs w:val="21"/>
              </w:rPr>
            </w:pPr>
            <w:r w:rsidRPr="004A295A">
              <w:rPr>
                <w:rFonts w:hint="eastAsia"/>
                <w:szCs w:val="21"/>
              </w:rPr>
              <w:t>Remark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lblUploadDate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YYYY/MM/DD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GetData()</w:t>
            </w: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页面打开时显示当前日期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暂不考虑页面打开时日期变更问题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btnUpload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弹出浏览文件对话框，由用户选择上传的</w:t>
            </w:r>
            <w:r>
              <w:rPr>
                <w:rFonts w:hint="eastAsia"/>
                <w:szCs w:val="21"/>
              </w:rPr>
              <w:t xml:space="preserve">Excel </w:t>
            </w:r>
            <w:r>
              <w:rPr>
                <w:rFonts w:hint="eastAsia"/>
                <w:szCs w:val="21"/>
              </w:rPr>
              <w:t>文件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</w:t>
            </w:r>
            <w:r>
              <w:rPr>
                <w:rFonts w:hint="eastAsia"/>
                <w:szCs w:val="21"/>
              </w:rPr>
              <w:t xml:space="preserve">Excel </w:t>
            </w:r>
            <w:r>
              <w:rPr>
                <w:rFonts w:hint="eastAsia"/>
                <w:szCs w:val="21"/>
              </w:rPr>
              <w:t>文件中的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信息导入到数据库中</w:t>
            </w:r>
          </w:p>
        </w:tc>
        <w:tc>
          <w:tcPr>
            <w:tcW w:w="1696" w:type="dxa"/>
          </w:tcPr>
          <w:p w:rsidR="00D53514" w:rsidRDefault="007C7E9F">
            <w:pPr>
              <w:pStyle w:val="af1"/>
              <w:widowControl w:val="0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 w:rsidRPr="00290FD3">
              <w:rPr>
                <w:rFonts w:hint="eastAsia"/>
                <w:szCs w:val="21"/>
              </w:rPr>
              <w:t>记录</w:t>
            </w:r>
            <w:r w:rsidRPr="00290FD3">
              <w:rPr>
                <w:rFonts w:hint="eastAsia"/>
                <w:szCs w:val="21"/>
              </w:rPr>
              <w:t xml:space="preserve">Forwarder </w:t>
            </w:r>
            <w:r w:rsidRPr="00290FD3">
              <w:rPr>
                <w:rFonts w:hint="eastAsia"/>
                <w:szCs w:val="21"/>
              </w:rPr>
              <w:t>信息的</w:t>
            </w:r>
            <w:r w:rsidRPr="00290FD3">
              <w:rPr>
                <w:rFonts w:hint="eastAsia"/>
                <w:szCs w:val="21"/>
              </w:rPr>
              <w:t xml:space="preserve">Excel </w:t>
            </w:r>
            <w:r w:rsidRPr="00290FD3">
              <w:rPr>
                <w:rFonts w:hint="eastAsia"/>
                <w:szCs w:val="21"/>
              </w:rPr>
              <w:t>文件说明：</w:t>
            </w:r>
          </w:p>
          <w:p w:rsidR="00D53514" w:rsidRPr="00817824" w:rsidRDefault="009F5390">
            <w:pPr>
              <w:pStyle w:val="af1"/>
              <w:keepNext/>
              <w:widowControl w:val="0"/>
              <w:numPr>
                <w:ilvl w:val="0"/>
                <w:numId w:val="10"/>
              </w:numPr>
              <w:spacing w:before="240" w:after="60"/>
              <w:ind w:firstLineChars="0"/>
              <w:outlineLvl w:val="3"/>
              <w:rPr>
                <w:color w:val="FF0000"/>
                <w:szCs w:val="21"/>
              </w:rPr>
            </w:pPr>
            <w:r w:rsidRPr="009F5390">
              <w:rPr>
                <w:rFonts w:hint="eastAsia"/>
                <w:color w:val="FF0000"/>
                <w:szCs w:val="21"/>
              </w:rPr>
              <w:t>第二个</w:t>
            </w:r>
            <w:r w:rsidRPr="009F5390">
              <w:rPr>
                <w:color w:val="FF0000"/>
                <w:szCs w:val="21"/>
              </w:rPr>
              <w:t xml:space="preserve">Sheet </w:t>
            </w:r>
            <w:r w:rsidRPr="009F5390">
              <w:rPr>
                <w:rFonts w:hint="eastAsia"/>
                <w:color w:val="FF0000"/>
                <w:szCs w:val="21"/>
              </w:rPr>
              <w:t>记录了</w:t>
            </w:r>
            <w:r w:rsidRPr="009F5390">
              <w:rPr>
                <w:color w:val="FF0000"/>
                <w:szCs w:val="21"/>
              </w:rPr>
              <w:t xml:space="preserve">Forwarder </w:t>
            </w:r>
            <w:r w:rsidRPr="009F5390">
              <w:rPr>
                <w:rFonts w:hint="eastAsia"/>
                <w:color w:val="FF0000"/>
                <w:szCs w:val="21"/>
              </w:rPr>
              <w:t>信息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行开始记录的是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信息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A~E </w:t>
            </w:r>
            <w:r>
              <w:rPr>
                <w:rFonts w:hint="eastAsia"/>
                <w:szCs w:val="21"/>
              </w:rPr>
              <w:t>列分别记录的是</w:t>
            </w:r>
            <w:r>
              <w:rPr>
                <w:rFonts w:hint="eastAsia"/>
                <w:szCs w:val="21"/>
              </w:rPr>
              <w:t>Date | Forwarder | MAWB</w:t>
            </w:r>
            <w:r w:rsidR="00ED4EF0">
              <w:rPr>
                <w:rFonts w:hint="eastAsia"/>
                <w:szCs w:val="21"/>
              </w:rPr>
              <w:t xml:space="preserve"> NO</w:t>
            </w:r>
            <w:r>
              <w:rPr>
                <w:rFonts w:hint="eastAsia"/>
                <w:szCs w:val="21"/>
              </w:rPr>
              <w:t xml:space="preserve"> | Driver | Truck ID</w:t>
            </w:r>
          </w:p>
          <w:p w:rsidR="007C7E9F" w:rsidRPr="00D95CD2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Date </w:t>
            </w:r>
            <w:r>
              <w:rPr>
                <w:rFonts w:hint="eastAsia"/>
                <w:szCs w:val="21"/>
              </w:rPr>
              <w:t>需要转换为</w:t>
            </w:r>
            <w:r>
              <w:rPr>
                <w:rFonts w:hint="eastAsia"/>
                <w:szCs w:val="21"/>
              </w:rPr>
              <w:t xml:space="preserve">YYYY/MM/DD </w:t>
            </w:r>
            <w:r>
              <w:rPr>
                <w:rFonts w:hint="eastAsia"/>
                <w:szCs w:val="21"/>
              </w:rPr>
              <w:t>格式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Sample of Forwarder File</w:t>
            </w:r>
          </w:p>
          <w:p w:rsidR="007C7E9F" w:rsidRDefault="00220C93" w:rsidP="00E56244">
            <w:pPr>
              <w:rPr>
                <w:szCs w:val="21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6pt;height:48.4pt">
                  <v:imagedata r:id="rId16" o:title=""/>
                </v:shape>
              </w:pic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将上述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信息记录到</w:t>
            </w:r>
            <w:r>
              <w:rPr>
                <w:rFonts w:hint="eastAsia"/>
                <w:szCs w:val="21"/>
              </w:rPr>
              <w:t>IMES_PAK.</w:t>
            </w:r>
            <w:r>
              <w:rPr>
                <w:rFonts w:hint="eastAsia"/>
                <w:szCs w:val="21"/>
              </w:rPr>
              <w:lastRenderedPageBreak/>
              <w:t xml:space="preserve">.Forwarder </w:t>
            </w:r>
            <w:r>
              <w:rPr>
                <w:rFonts w:hint="eastAsia"/>
                <w:szCs w:val="21"/>
              </w:rPr>
              <w:t>表</w:t>
            </w:r>
            <w:r w:rsidR="00847666" w:rsidRPr="00847666">
              <w:rPr>
                <w:rFonts w:hint="eastAsia"/>
                <w:color w:val="FF0000"/>
                <w:szCs w:val="21"/>
              </w:rPr>
              <w:t>（将</w:t>
            </w:r>
            <w:r w:rsidR="00847666" w:rsidRPr="00847666">
              <w:rPr>
                <w:rFonts w:ascii="Courier New" w:hAnsi="Courier New" w:cs="Courier New"/>
                <w:noProof/>
                <w:color w:val="FF0000"/>
                <w:szCs w:val="20"/>
              </w:rPr>
              <w:t>[Forwarder]</w:t>
            </w:r>
            <w:r w:rsidR="00847666" w:rsidRPr="00847666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>和</w:t>
            </w:r>
            <w:r w:rsidR="00847666" w:rsidRPr="00847666">
              <w:rPr>
                <w:rFonts w:ascii="Courier New" w:hAnsi="Courier New" w:cs="Courier New"/>
                <w:noProof/>
                <w:color w:val="FF0000"/>
                <w:szCs w:val="20"/>
              </w:rPr>
              <w:t>[TruckID]</w:t>
            </w:r>
            <w:r w:rsidR="00847666" w:rsidRPr="00847666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>转化为大写）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参考方法：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[IMES_PAK]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[Forwarder]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Cs w:val="20"/>
              </w:rPr>
              <w:t>[Forwarder]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[Date]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[MAWB]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[Driver]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[TruckID]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[Editor]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[Cdt]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[Udt]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VALUES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Cs w:val="20"/>
              </w:rPr>
              <w:t>@Forwarder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@Date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@MAWB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@Driver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@TruckID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@Editor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 w:rsidRPr="002078F4">
              <w:rPr>
                <w:rFonts w:ascii="Courier New" w:hAnsi="Courier New" w:cs="Courier New"/>
                <w:noProof/>
                <w:szCs w:val="20"/>
              </w:rPr>
              <w:t>GETDATE(), GETDATE(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))</w:t>
            </w:r>
          </w:p>
          <w:p w:rsidR="007C7E9F" w:rsidRPr="00642844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如果要导入的记录已经存在，则不必导入该记录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参考下文</w:t>
            </w:r>
            <w:r>
              <w:rPr>
                <w:rFonts w:hint="eastAsia"/>
                <w:szCs w:val="21"/>
              </w:rPr>
              <w:t xml:space="preserve">Update </w:t>
            </w:r>
            <w:r>
              <w:rPr>
                <w:rFonts w:hint="eastAsia"/>
                <w:szCs w:val="21"/>
              </w:rPr>
              <w:t>方法使用的条件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3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lblStartDate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YYYY/MM/DD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GetDate()</w:t>
            </w: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页面打开时显示当前日期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btnStartDate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显示日历，以便用户选择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将用户选择的日期显示在</w:t>
            </w:r>
            <w:r>
              <w:rPr>
                <w:rFonts w:hint="eastAsia"/>
                <w:szCs w:val="21"/>
              </w:rPr>
              <w:t>lblStartDate</w:t>
            </w: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lblEndDate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YYYY/MM/DD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GetDate()</w:t>
            </w: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页面打开时显示当前日期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btnEndDate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显示日历，以便用户选择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将用户选择的日期显示在</w:t>
            </w:r>
            <w:r>
              <w:rPr>
                <w:rFonts w:hint="eastAsia"/>
                <w:szCs w:val="21"/>
              </w:rPr>
              <w:t>lblEndDate</w:t>
            </w: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btnQuery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按照</w:t>
            </w:r>
            <w:r>
              <w:rPr>
                <w:rFonts w:hint="eastAsia"/>
                <w:szCs w:val="21"/>
              </w:rPr>
              <w:t xml:space="preserve">Start Date, End </w:t>
            </w:r>
            <w:r>
              <w:rPr>
                <w:rFonts w:hint="eastAsia"/>
                <w:szCs w:val="21"/>
              </w:rPr>
              <w:lastRenderedPageBreak/>
              <w:t xml:space="preserve">Date </w:t>
            </w:r>
            <w:r>
              <w:rPr>
                <w:rFonts w:hint="eastAsia"/>
                <w:szCs w:val="21"/>
              </w:rPr>
              <w:t>查询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信息，显示在</w:t>
            </w:r>
            <w:r>
              <w:rPr>
                <w:rFonts w:hint="eastAsia"/>
                <w:szCs w:val="21"/>
              </w:rPr>
              <w:t xml:space="preserve">tabForwarder </w:t>
            </w:r>
            <w:r>
              <w:rPr>
                <w:rFonts w:hint="eastAsia"/>
                <w:szCs w:val="21"/>
              </w:rPr>
              <w:t>中</w:t>
            </w:r>
          </w:p>
        </w:tc>
        <w:tc>
          <w:tcPr>
            <w:tcW w:w="1696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查询方法：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[Forwarder]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szCs w:val="20"/>
              </w:rPr>
              <w:lastRenderedPageBreak/>
              <w:t>CONVERT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[Date]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),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  <w:t>[MAWB]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[Driver]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[TruckID]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>[Editor]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[Cdt] 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[Upload Date]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),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FF00FF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[Udt]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[IMES_PAK]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[Forwarder]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Cdt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111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BETWEEN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@StartDate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@EndDate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[Cdt]</w:t>
            </w:r>
          </w:p>
          <w:p w:rsidR="007C7E9F" w:rsidRPr="004A295A" w:rsidRDefault="007C7E9F" w:rsidP="00E56244">
            <w:pPr>
              <w:rPr>
                <w:szCs w:val="21"/>
              </w:rPr>
            </w:pP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8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tabForwarder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Table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5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将选定的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信息显示在</w:t>
            </w:r>
            <w:r>
              <w:rPr>
                <w:rFonts w:hint="eastAsia"/>
                <w:szCs w:val="21"/>
              </w:rPr>
              <w:t xml:space="preserve">9~13 </w:t>
            </w:r>
            <w:r>
              <w:rPr>
                <w:rFonts w:hint="eastAsia"/>
                <w:szCs w:val="21"/>
              </w:rPr>
              <w:t>控件中</w:t>
            </w:r>
          </w:p>
        </w:tc>
        <w:tc>
          <w:tcPr>
            <w:tcW w:w="1696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Column Definition:</w:t>
            </w:r>
          </w:p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Date | Forwarder | MAWB | Driver | Truck ID | Editor | Upload Date | Udt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Read Only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lblForwarder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Read Only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lblMAWB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Label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Read Only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txtDriver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txtTruckID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82071D" w:rsidRDefault="00847666" w:rsidP="00E56244">
            <w:pPr>
              <w:rPr>
                <w:color w:val="FF0000"/>
                <w:szCs w:val="21"/>
              </w:rPr>
            </w:pPr>
            <w:r w:rsidRPr="00847666">
              <w:rPr>
                <w:rFonts w:hint="eastAsia"/>
                <w:color w:val="FF0000"/>
                <w:szCs w:val="21"/>
              </w:rPr>
              <w:t>转成大写字符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btnUpdate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6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更新指定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记录的</w:t>
            </w:r>
            <w:r>
              <w:rPr>
                <w:rFonts w:hint="eastAsia"/>
                <w:szCs w:val="21"/>
              </w:rPr>
              <w:t xml:space="preserve">Driver | Truck ID </w:t>
            </w:r>
            <w:r>
              <w:rPr>
                <w:rFonts w:hint="eastAsia"/>
                <w:szCs w:val="21"/>
              </w:rPr>
              <w:t>信息</w:t>
            </w:r>
          </w:p>
        </w:tc>
        <w:tc>
          <w:tcPr>
            <w:tcW w:w="1696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参考方法：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[IMES_PAK]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[Forwarder]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[Driver]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@NewDriver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  <w:t xml:space="preserve">[TruckID]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@NewTruckID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  <w:t xml:space="preserve">[Editor]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@Editor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,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  <w:t xml:space="preserve">[Udt]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szCs w:val="20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()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szCs w:val="20"/>
              </w:rPr>
              <w:lastRenderedPageBreak/>
              <w:t xml:space="preserve">[Forwarder]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@OldForwarder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[Driver]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@OldDriver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[TruckId]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@OldTruckId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[Date]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@OldDate</w:t>
            </w:r>
          </w:p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[MAWB]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@OldMAWB</w:t>
            </w: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15</w:t>
            </w: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btnDelete</w:t>
            </w: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Button</w:t>
            </w: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OnClick: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提示用户是否删除指定的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记录</w:t>
            </w:r>
          </w:p>
          <w:p w:rsidR="00D53514" w:rsidRDefault="007C7E9F">
            <w:pPr>
              <w:pStyle w:val="af1"/>
              <w:widowControl w:val="0"/>
              <w:numPr>
                <w:ilvl w:val="0"/>
                <w:numId w:val="17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如果用户确认，则删除指定的</w:t>
            </w:r>
            <w:r>
              <w:rPr>
                <w:rFonts w:hint="eastAsia"/>
                <w:szCs w:val="21"/>
              </w:rPr>
              <w:t xml:space="preserve">Forwarder </w:t>
            </w:r>
            <w:r>
              <w:rPr>
                <w:rFonts w:hint="eastAsia"/>
                <w:szCs w:val="21"/>
              </w:rPr>
              <w:t>记录</w:t>
            </w:r>
          </w:p>
        </w:tc>
        <w:tc>
          <w:tcPr>
            <w:tcW w:w="1696" w:type="dxa"/>
          </w:tcPr>
          <w:p w:rsidR="007C7E9F" w:rsidRDefault="007C7E9F" w:rsidP="00E562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参考方法：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[IMES_PAK]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Cs w:val="20"/>
              </w:rPr>
              <w:t>[Forwarder]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[Forwarder]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@OldForwarder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[Driver]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@OldDriver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[TruckId]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@OldTruckId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[Date]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@OldDate</w:t>
            </w:r>
          </w:p>
          <w:p w:rsidR="007C7E9F" w:rsidRDefault="007C7E9F" w:rsidP="00E5624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[MAWB]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@OldMAWB</w:t>
            </w:r>
          </w:p>
          <w:p w:rsidR="007C7E9F" w:rsidRPr="00AC7B43" w:rsidRDefault="007C7E9F" w:rsidP="00E56244">
            <w:pPr>
              <w:rPr>
                <w:szCs w:val="21"/>
              </w:rPr>
            </w:pPr>
          </w:p>
        </w:tc>
      </w:tr>
      <w:tr w:rsidR="007C7E9F" w:rsidRPr="004A295A" w:rsidTr="00E56244">
        <w:tc>
          <w:tcPr>
            <w:tcW w:w="463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271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9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5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847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2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  <w:tc>
          <w:tcPr>
            <w:tcW w:w="1696" w:type="dxa"/>
          </w:tcPr>
          <w:p w:rsidR="007C7E9F" w:rsidRPr="004A295A" w:rsidRDefault="007C7E9F" w:rsidP="00E56244">
            <w:pPr>
              <w:rPr>
                <w:szCs w:val="21"/>
              </w:rPr>
            </w:pPr>
          </w:p>
        </w:tc>
      </w:tr>
    </w:tbl>
    <w:p w:rsidR="007C7E9F" w:rsidRDefault="007C7E9F" w:rsidP="007C7E9F"/>
    <w:p w:rsidR="00221F6C" w:rsidRDefault="00E56244" w:rsidP="00221F6C">
      <w:pPr>
        <w:pStyle w:val="3"/>
      </w:pPr>
      <w:bookmarkStart w:id="897" w:name="_Toc353207240"/>
      <w:r>
        <w:rPr>
          <w:rFonts w:hint="eastAsia"/>
        </w:rPr>
        <w:lastRenderedPageBreak/>
        <w:t>Asset Check Rule</w:t>
      </w:r>
      <w:r>
        <w:rPr>
          <w:rFonts w:hint="eastAsia"/>
        </w:rPr>
        <w:t>维护界面</w:t>
      </w:r>
      <w:bookmarkEnd w:id="897"/>
    </w:p>
    <w:p w:rsidR="00E56244" w:rsidRPr="0016237D" w:rsidRDefault="00E56244" w:rsidP="00221F6C">
      <w:pPr>
        <w:pStyle w:val="4"/>
      </w:pPr>
      <w:r>
        <w:rPr>
          <w:rFonts w:hint="eastAsia"/>
        </w:rPr>
        <w:t>示意圖</w:t>
      </w:r>
    </w:p>
    <w:p w:rsidR="00E56244" w:rsidRDefault="00220C93" w:rsidP="00E56244">
      <w:pPr>
        <w:jc w:val="center"/>
      </w:pPr>
      <w:r>
        <w:rPr>
          <w:noProof/>
        </w:rPr>
        <w:pict>
          <v:oval id="_x0000_s1864" style="position:absolute;left:0;text-align:left;margin-left:432.85pt;margin-top:293.7pt;width:19.45pt;height:17.25pt;z-index:251590656" fillcolor="yellow" strokecolor="red" strokeweight="1pt">
            <v:textbox style="mso-next-textbox:#_x0000_s1864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63" style="position:absolute;left:0;text-align:left;margin-left:273.8pt;margin-top:293.7pt;width:19.45pt;height:17.25pt;z-index:251589632" fillcolor="yellow" strokecolor="red" strokeweight="1pt">
            <v:textbox style="mso-next-textbox:#_x0000_s1863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65" style="position:absolute;left:0;text-align:left;margin-left:367.6pt;margin-top:310.95pt;width:19.45pt;height:17.25pt;z-index:251591680" fillcolor="yellow" strokecolor="red" strokeweight="1pt">
            <v:textbox style="mso-next-textbox:#_x0000_s1865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62" style="position:absolute;left:0;text-align:left;margin-left:105.85pt;margin-top:293.7pt;width:19.45pt;height:17.25pt;z-index:251588608" fillcolor="yellow" strokecolor="red" strokeweight="1pt">
            <v:textbox style="mso-next-textbox:#_x0000_s1862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7" style="position:absolute;left:0;text-align:left;margin-left:159.05pt;margin-top:37.2pt;width:19.45pt;height:17.25pt;z-index:251583488" fillcolor="yellow" strokecolor="red" strokeweight="1pt">
            <v:textbox style="mso-next-textbox:#_x0000_s1857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60" style="position:absolute;left:0;text-align:left;margin-left:459pt;margin-top:33.2pt;width:19.45pt;height:17.25pt;z-index:251586560" fillcolor="yellow" strokecolor="red" strokeweight="1pt">
            <v:textbox style="mso-next-textbox:#_x0000_s1860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8" style="position:absolute;left:0;text-align:left;margin-left:135pt;margin-top:137.75pt;width:19.45pt;height:17.25pt;z-index:251584512" fillcolor="yellow" strokecolor="red" strokeweight="1pt">
            <v:textbox style="mso-next-textbox:#_x0000_s1858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61" style="position:absolute;left:0;text-align:left;margin-left:452.3pt;margin-top:310.95pt;width:19.45pt;height:17.25pt;z-index:251587584" fillcolor="yellow" strokecolor="red" strokeweight="1pt">
            <v:textbox style="mso-next-textbox:#_x0000_s1861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859" style="position:absolute;left:0;text-align:left;margin-left:148.6pt;margin-top:310.95pt;width:19.45pt;height:17.25pt;z-index:251585536" fillcolor="yellow" strokecolor="red" strokeweight="1pt">
            <v:textbox style="mso-next-textbox:#_x0000_s1859;mso-fit-shape-to-text:t" inset="0,0,0,0">
              <w:txbxContent>
                <w:p w:rsidR="00220C93" w:rsidRPr="008721B4" w:rsidRDefault="00220C93" w:rsidP="00E5624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E56244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" name="图片 0" descr="AssetCheckR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CheckRu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244" w:rsidRDefault="00E56244" w:rsidP="00E56244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7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E56244" w:rsidRDefault="00E56244" w:rsidP="00E56244">
      <w:pPr>
        <w:jc w:val="center"/>
      </w:pPr>
    </w:p>
    <w:p w:rsidR="00E56244" w:rsidRDefault="00E56244" w:rsidP="00221F6C">
      <w:pPr>
        <w:pStyle w:val="4"/>
      </w:pPr>
      <w:r>
        <w:rPr>
          <w:rFonts w:hint="eastAsia"/>
        </w:rPr>
        <w:t>界面說明</w:t>
      </w:r>
    </w:p>
    <w:p w:rsidR="00E56244" w:rsidRDefault="00E56244" w:rsidP="00E56244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Asset Check Rule</w:t>
      </w:r>
      <w:r>
        <w:rPr>
          <w:rFonts w:hint="eastAsia"/>
        </w:rPr>
        <w:t>维护界面。</w:t>
      </w:r>
    </w:p>
    <w:p w:rsidR="00E56244" w:rsidRDefault="00E56244" w:rsidP="00E56244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Asset Check Rule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E56244" w:rsidRDefault="00E56244" w:rsidP="00E56244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E56244" w:rsidRDefault="00E56244" w:rsidP="00E56244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Asset Check Rule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E56244" w:rsidRDefault="00E56244" w:rsidP="00E56244">
      <w:r>
        <w:t xml:space="preserve">● </w:t>
      </w:r>
      <w:r>
        <w:rPr>
          <w:rFonts w:hint="eastAsia"/>
        </w:rPr>
        <w:t>用例：</w:t>
      </w:r>
    </w:p>
    <w:p w:rsidR="00E56244" w:rsidRPr="009F3C7F" w:rsidRDefault="00E56244" w:rsidP="00E56244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Asset Check  Rule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E56244" w:rsidRPr="009F3C7F" w:rsidRDefault="00E56244" w:rsidP="00E56244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As</w:t>
      </w:r>
      <w:del w:id="898" w:author="高永勃" w:date="2012-07-25T19:07:00Z">
        <w:r w:rsidDel="00683913">
          <w:rPr>
            <w:rFonts w:hint="eastAsia"/>
          </w:rPr>
          <w:delText>setRule</w:delText>
        </w:r>
        <w:r w:rsidDel="00683913">
          <w:rPr>
            <w:rFonts w:hint="eastAsia"/>
          </w:rPr>
          <w:delText>，含</w:delText>
        </w:r>
        <w:r w:rsidDel="00683913">
          <w:rPr>
            <w:rFonts w:hint="eastAsia"/>
          </w:rPr>
          <w:delText>AstType(varchar</w:delText>
        </w:r>
        <w:r w:rsidDel="00683913">
          <w:rPr>
            <w:rFonts w:hint="eastAsia"/>
          </w:rPr>
          <w:delText>（</w:delText>
        </w:r>
        <w:r w:rsidDel="00683913">
          <w:rPr>
            <w:rFonts w:hint="eastAsia"/>
          </w:rPr>
          <w:delText>10</w:delText>
        </w:r>
        <w:r w:rsidDel="00683913">
          <w:rPr>
            <w:rFonts w:hint="eastAsia"/>
          </w:rPr>
          <w:delText>）</w:delText>
        </w:r>
        <w:r w:rsidDel="00683913">
          <w:rPr>
            <w:rFonts w:hint="eastAsia"/>
          </w:rPr>
          <w:delText>)</w:delText>
        </w:r>
        <w:r w:rsidDel="00683913">
          <w:rPr>
            <w:rFonts w:hint="eastAsia"/>
          </w:rPr>
          <w:delText>、</w:delText>
        </w:r>
        <w:r w:rsidR="00FD7E03" w:rsidDel="00683913">
          <w:rPr>
            <w:rFonts w:hint="eastAsia"/>
          </w:rPr>
          <w:delText>Station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varchar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6</w:delText>
        </w:r>
        <w:r w:rsidR="00FD7E03" w:rsidDel="00683913">
          <w:rPr>
            <w:rFonts w:hint="eastAsia"/>
          </w:rPr>
          <w:delText>））、</w:delText>
        </w:r>
        <w:r w:rsidDel="00683913">
          <w:rPr>
            <w:rFonts w:hint="eastAsia"/>
          </w:rPr>
          <w:delText>CheckType</w:delText>
        </w:r>
        <w:r w:rsidDel="00683913">
          <w:rPr>
            <w:rFonts w:hint="eastAsia"/>
          </w:rPr>
          <w:delText>（</w:delText>
        </w:r>
        <w:r w:rsidDel="00683913">
          <w:rPr>
            <w:rFonts w:hint="eastAsia"/>
          </w:rPr>
          <w:delText>varchar</w:delText>
        </w:r>
        <w:r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4</w:delText>
        </w:r>
        <w:r w:rsidDel="00683913">
          <w:rPr>
            <w:rFonts w:hint="eastAsia"/>
          </w:rPr>
          <w:delText>））、</w:delText>
        </w:r>
        <w:r w:rsidR="00FD7E03" w:rsidDel="00683913">
          <w:rPr>
            <w:rFonts w:hint="eastAsia"/>
          </w:rPr>
          <w:delText>CustName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varchar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30</w:delText>
        </w:r>
        <w:r w:rsidR="00FD7E03" w:rsidDel="00683913">
          <w:rPr>
            <w:rFonts w:hint="eastAsia"/>
          </w:rPr>
          <w:delText>））、</w:delText>
        </w:r>
        <w:r w:rsidR="00FD7E03" w:rsidDel="00683913">
          <w:rPr>
            <w:rFonts w:hint="eastAsia"/>
          </w:rPr>
          <w:delText>CheckItem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varchar</w:delText>
        </w:r>
        <w:r w:rsidR="00FD7E03" w:rsidDel="00683913">
          <w:rPr>
            <w:rFonts w:hint="eastAsia"/>
          </w:rPr>
          <w:delText>（</w:delText>
        </w:r>
        <w:r w:rsidR="00FD7E03" w:rsidDel="00683913">
          <w:rPr>
            <w:rFonts w:hint="eastAsia"/>
          </w:rPr>
          <w:delText>20</w:delText>
        </w:r>
        <w:r w:rsidR="00FD7E03" w:rsidDel="00683913">
          <w:rPr>
            <w:rFonts w:hint="eastAsia"/>
          </w:rPr>
          <w:delText>））、</w:delText>
        </w:r>
        <w:r w:rsidDel="00683913">
          <w:rPr>
            <w:rFonts w:hint="eastAsia"/>
          </w:rPr>
          <w:delText>Editor</w:delText>
        </w:r>
        <w:r w:rsidDel="00683913">
          <w:rPr>
            <w:rFonts w:hint="eastAsia"/>
          </w:rPr>
          <w:delText>、</w:delText>
        </w:r>
        <w:r w:rsidDel="00683913">
          <w:rPr>
            <w:rFonts w:hint="eastAsia"/>
          </w:rPr>
          <w:delText>Cdt</w:delText>
        </w:r>
        <w:r w:rsidR="00FD7E03" w:rsidDel="00683913">
          <w:rPr>
            <w:rFonts w:hint="eastAsia"/>
          </w:rPr>
          <w:delText>、</w:delText>
        </w:r>
        <w:r w:rsidR="00FD7E03" w:rsidDel="00683913">
          <w:rPr>
            <w:rFonts w:hint="eastAsia"/>
          </w:rPr>
          <w:delText>Udt</w:delText>
        </w:r>
        <w:r w:rsidDel="00683913">
          <w:rPr>
            <w:rFonts w:hint="eastAsia"/>
          </w:rPr>
          <w:delText>栏位</w:delText>
        </w:r>
      </w:del>
      <w:ins w:id="899" w:author="高永勃" w:date="2012-07-25T19:07:00Z">
        <w:r w:rsidR="00683913">
          <w:rPr>
            <w:rFonts w:hint="eastAsia"/>
          </w:rPr>
          <w:t>tRule</w:t>
        </w:r>
      </w:ins>
      <w:ins w:id="900" w:author="高永勃" w:date="2012-07-27T14:36:00Z">
        <w:r w:rsidR="004F299D">
          <w:rPr>
            <w:rFonts w:hint="eastAsia"/>
          </w:rPr>
          <w:t>，注意</w:t>
        </w:r>
        <w:r w:rsidR="004F299D">
          <w:rPr>
            <w:rFonts w:hint="eastAsia"/>
          </w:rPr>
          <w:t xml:space="preserve">AstRule.Tp </w:t>
        </w:r>
        <w:r w:rsidR="004F299D">
          <w:rPr>
            <w:rFonts w:hint="eastAsia"/>
          </w:rPr>
          <w:t>在插入数据时，暂定</w:t>
        </w:r>
      </w:ins>
      <w:ins w:id="901" w:author="高永勃" w:date="2012-07-27T14:37:00Z">
        <w:r w:rsidR="004F299D">
          <w:rPr>
            <w:rFonts w:hint="eastAsia"/>
          </w:rPr>
          <w:t>插入</w:t>
        </w:r>
        <w:r w:rsidR="004F299D">
          <w:t>’</w:t>
        </w:r>
        <w:r w:rsidR="004F299D">
          <w:rPr>
            <w:rFonts w:hint="eastAsia"/>
          </w:rPr>
          <w:t>AT</w:t>
        </w:r>
        <w:r w:rsidR="004F299D">
          <w:t>’</w:t>
        </w:r>
      </w:ins>
    </w:p>
    <w:p w:rsidR="00E56244" w:rsidRPr="009F3C7F" w:rsidRDefault="00E56244" w:rsidP="00E56244"/>
    <w:p w:rsidR="00E56244" w:rsidRPr="00440060" w:rsidRDefault="00E56244" w:rsidP="00E56244">
      <w:pPr>
        <w:pStyle w:val="ae"/>
        <w:jc w:val="center"/>
      </w:pPr>
    </w:p>
    <w:p w:rsidR="00E56244" w:rsidRDefault="00E56244" w:rsidP="00221F6C">
      <w:pPr>
        <w:pStyle w:val="4"/>
      </w:pPr>
      <w:r>
        <w:rPr>
          <w:rFonts w:hint="eastAsia"/>
        </w:rPr>
        <w:t>控件說明</w:t>
      </w:r>
    </w:p>
    <w:p w:rsidR="00E56244" w:rsidRPr="007E3AE8" w:rsidRDefault="00E56244" w:rsidP="00E56244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7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PrChange w:id="902" w:author="高永勃" w:date="2012-07-25T19:35:00Z">
          <w:tblPr>
            <w:tblW w:w="108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</w:tblPrChange>
      </w:tblPr>
      <w:tblGrid>
        <w:gridCol w:w="445"/>
        <w:gridCol w:w="1310"/>
        <w:gridCol w:w="916"/>
        <w:gridCol w:w="677"/>
        <w:gridCol w:w="1432"/>
        <w:gridCol w:w="715"/>
        <w:gridCol w:w="2693"/>
        <w:gridCol w:w="2629"/>
        <w:tblGridChange w:id="903">
          <w:tblGrid>
            <w:gridCol w:w="445"/>
            <w:gridCol w:w="1310"/>
            <w:gridCol w:w="916"/>
            <w:gridCol w:w="677"/>
            <w:gridCol w:w="1432"/>
            <w:gridCol w:w="680"/>
            <w:gridCol w:w="2728"/>
            <w:gridCol w:w="2629"/>
          </w:tblGrid>
        </w:tblGridChange>
      </w:tblGrid>
      <w:tr w:rsidR="00E56244" w:rsidTr="006C61EF">
        <w:trPr>
          <w:tblHeader/>
          <w:trPrChange w:id="904" w:author="高永勃" w:date="2012-07-25T19:35:00Z">
            <w:trPr>
              <w:tblHeader/>
            </w:trPr>
          </w:trPrChange>
        </w:trPr>
        <w:tc>
          <w:tcPr>
            <w:tcW w:w="445" w:type="dxa"/>
            <w:shd w:val="clear" w:color="auto" w:fill="CCCCCC"/>
            <w:tcPrChange w:id="905" w:author="高永勃" w:date="2012-07-25T19:35:00Z">
              <w:tcPr>
                <w:tcW w:w="445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  <w:tcPrChange w:id="906" w:author="高永勃" w:date="2012-07-25T19:35:00Z">
              <w:tcPr>
                <w:tcW w:w="1310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  <w:tcPrChange w:id="907" w:author="高永勃" w:date="2012-07-25T19:35:00Z">
              <w:tcPr>
                <w:tcW w:w="916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  <w:tcPrChange w:id="908" w:author="高永勃" w:date="2012-07-25T19:35:00Z">
              <w:tcPr>
                <w:tcW w:w="677" w:type="dxa"/>
                <w:shd w:val="clear" w:color="auto" w:fill="CCCCCC"/>
                <w:tcFitText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  <w:tcPrChange w:id="909" w:author="高永勃" w:date="2012-07-25T19:35:00Z">
              <w:tcPr>
                <w:tcW w:w="1432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715" w:type="dxa"/>
            <w:shd w:val="clear" w:color="auto" w:fill="CCCCCC"/>
            <w:tcPrChange w:id="910" w:author="高永勃" w:date="2012-07-25T19:35:00Z">
              <w:tcPr>
                <w:tcW w:w="680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693" w:type="dxa"/>
            <w:shd w:val="clear" w:color="auto" w:fill="CCCCCC"/>
            <w:tcPrChange w:id="911" w:author="高永勃" w:date="2012-07-25T19:35:00Z">
              <w:tcPr>
                <w:tcW w:w="2728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  <w:tcPrChange w:id="912" w:author="高永勃" w:date="2012-07-25T19:35:00Z">
              <w:tcPr>
                <w:tcW w:w="2629" w:type="dxa"/>
                <w:shd w:val="clear" w:color="auto" w:fill="CCCCCC"/>
              </w:tcPr>
            </w:tcPrChange>
          </w:tcPr>
          <w:p w:rsidR="00E56244" w:rsidRPr="008A632C" w:rsidRDefault="00E56244" w:rsidP="00E56244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E56244" w:rsidRPr="00637F92" w:rsidTr="006C61EF">
        <w:tc>
          <w:tcPr>
            <w:tcW w:w="445" w:type="dxa"/>
            <w:tcPrChange w:id="913" w:author="高永勃" w:date="2012-07-25T19:35:00Z">
              <w:tcPr>
                <w:tcW w:w="445" w:type="dxa"/>
              </w:tcPr>
            </w:tcPrChange>
          </w:tcPr>
          <w:p w:rsidR="00E56244" w:rsidRPr="00637F92" w:rsidRDefault="00E56244" w:rsidP="00E56244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  <w:tcPrChange w:id="914" w:author="高永勃" w:date="2012-07-25T19:35:00Z">
              <w:tcPr>
                <w:tcW w:w="1310" w:type="dxa"/>
              </w:tcPr>
            </w:tcPrChange>
          </w:tcPr>
          <w:p w:rsidR="00E56244" w:rsidRPr="00637F92" w:rsidRDefault="00E56244" w:rsidP="00E56244">
            <w:r>
              <w:rPr>
                <w:rFonts w:hint="eastAsia"/>
              </w:rPr>
              <w:t xml:space="preserve">Find </w:t>
            </w:r>
            <w:r w:rsidR="00FD7E03">
              <w:rPr>
                <w:rFonts w:hint="eastAsia"/>
              </w:rPr>
              <w:t>AST</w:t>
            </w:r>
          </w:p>
        </w:tc>
        <w:tc>
          <w:tcPr>
            <w:tcW w:w="916" w:type="dxa"/>
            <w:tcPrChange w:id="915" w:author="高永勃" w:date="2012-07-25T19:35:00Z">
              <w:tcPr>
                <w:tcW w:w="916" w:type="dxa"/>
              </w:tcPr>
            </w:tcPrChange>
          </w:tcPr>
          <w:p w:rsidR="00E56244" w:rsidRPr="00637F92" w:rsidRDefault="00E56244" w:rsidP="00E56244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  <w:tcPrChange w:id="916" w:author="高永勃" w:date="2012-07-25T19:35:00Z">
              <w:tcPr>
                <w:tcW w:w="677" w:type="dxa"/>
              </w:tcPr>
            </w:tcPrChange>
          </w:tcPr>
          <w:p w:rsidR="00E56244" w:rsidRPr="00637F92" w:rsidRDefault="00E56244" w:rsidP="00E56244"/>
        </w:tc>
        <w:tc>
          <w:tcPr>
            <w:tcW w:w="1432" w:type="dxa"/>
            <w:tcPrChange w:id="917" w:author="高永勃" w:date="2012-07-25T19:35:00Z">
              <w:tcPr>
                <w:tcW w:w="1432" w:type="dxa"/>
              </w:tcPr>
            </w:tcPrChange>
          </w:tcPr>
          <w:p w:rsidR="00E56244" w:rsidRDefault="00E56244" w:rsidP="00E56244">
            <w:r>
              <w:rPr>
                <w:rFonts w:hint="eastAsia"/>
              </w:rPr>
              <w:t>空</w:t>
            </w:r>
          </w:p>
        </w:tc>
        <w:tc>
          <w:tcPr>
            <w:tcW w:w="715" w:type="dxa"/>
            <w:tcPrChange w:id="918" w:author="高永勃" w:date="2012-07-25T19:35:00Z">
              <w:tcPr>
                <w:tcW w:w="680" w:type="dxa"/>
              </w:tcPr>
            </w:tcPrChange>
          </w:tcPr>
          <w:p w:rsidR="00E56244" w:rsidRPr="00637F92" w:rsidRDefault="00E56244" w:rsidP="00E56244"/>
        </w:tc>
        <w:tc>
          <w:tcPr>
            <w:tcW w:w="2693" w:type="dxa"/>
            <w:tcPrChange w:id="919" w:author="高永勃" w:date="2012-07-25T19:35:00Z">
              <w:tcPr>
                <w:tcW w:w="2728" w:type="dxa"/>
              </w:tcPr>
            </w:tcPrChange>
          </w:tcPr>
          <w:p w:rsidR="00E56244" w:rsidRDefault="00E56244" w:rsidP="00E56244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E56244" w:rsidRDefault="00E56244" w:rsidP="00E56244">
            <w:r>
              <w:rPr>
                <w:rFonts w:hint="eastAsia"/>
              </w:rPr>
              <w:t>若本框中内容不为空，则在</w:t>
            </w:r>
            <w:r w:rsidR="00FD7E03">
              <w:rPr>
                <w:rFonts w:hint="eastAsia"/>
              </w:rPr>
              <w:t>Asset Check Rule</w:t>
            </w:r>
            <w:r>
              <w:rPr>
                <w:rFonts w:hint="eastAsia"/>
              </w:rPr>
              <w:t xml:space="preserve"> List</w:t>
            </w:r>
            <w:r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AstType</w:t>
            </w:r>
            <w:r w:rsidR="00031C4C">
              <w:rPr>
                <w:rFonts w:hint="eastAsia"/>
              </w:rPr>
              <w:t>列</w:t>
            </w:r>
            <w:r>
              <w:rPr>
                <w:rFonts w:hint="eastAsia"/>
              </w:rPr>
              <w:t>中搜索并高亮第一条与本框中内容左端匹配的</w:t>
            </w:r>
            <w:r w:rsidR="00FD7E03">
              <w:rPr>
                <w:rFonts w:hint="eastAsia"/>
              </w:rPr>
              <w:t>Asset Check Rule</w:t>
            </w:r>
            <w:r>
              <w:rPr>
                <w:rFonts w:hint="eastAsia"/>
              </w:rPr>
              <w:t>记录。</w:t>
            </w:r>
          </w:p>
        </w:tc>
        <w:tc>
          <w:tcPr>
            <w:tcW w:w="2629" w:type="dxa"/>
            <w:tcPrChange w:id="920" w:author="高永勃" w:date="2012-07-25T19:35:00Z">
              <w:tcPr>
                <w:tcW w:w="2629" w:type="dxa"/>
              </w:tcPr>
            </w:tcPrChange>
          </w:tcPr>
          <w:p w:rsidR="00E56244" w:rsidRPr="00637F92" w:rsidRDefault="00E56244" w:rsidP="00E56244">
            <w:pPr>
              <w:rPr>
                <w:rFonts w:ascii="Tahoma" w:hAnsi="Tahoma"/>
                <w:sz w:val="18"/>
              </w:rPr>
            </w:pPr>
          </w:p>
        </w:tc>
      </w:tr>
      <w:tr w:rsidR="00E56244" w:rsidRPr="00637F92" w:rsidTr="006C61EF">
        <w:tc>
          <w:tcPr>
            <w:tcW w:w="445" w:type="dxa"/>
            <w:tcPrChange w:id="921" w:author="高永勃" w:date="2012-07-25T19:35:00Z">
              <w:tcPr>
                <w:tcW w:w="445" w:type="dxa"/>
              </w:tcPr>
            </w:tcPrChange>
          </w:tcPr>
          <w:p w:rsidR="00E56244" w:rsidRPr="00637F92" w:rsidRDefault="00E56244" w:rsidP="00E56244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  <w:tcPrChange w:id="922" w:author="高永勃" w:date="2012-07-25T19:35:00Z">
              <w:tcPr>
                <w:tcW w:w="1310" w:type="dxa"/>
              </w:tcPr>
            </w:tcPrChange>
          </w:tcPr>
          <w:p w:rsidR="00E56244" w:rsidRPr="00637F92" w:rsidRDefault="00FD7E03" w:rsidP="00E56244">
            <w:r>
              <w:rPr>
                <w:rFonts w:hint="eastAsia"/>
              </w:rPr>
              <w:t xml:space="preserve">Asset Check </w:t>
            </w:r>
            <w:r>
              <w:rPr>
                <w:rFonts w:hint="eastAsia"/>
              </w:rPr>
              <w:lastRenderedPageBreak/>
              <w:t>Rule</w:t>
            </w:r>
            <w:r w:rsidR="00E56244">
              <w:rPr>
                <w:rFonts w:hint="eastAsia"/>
              </w:rPr>
              <w:t xml:space="preserve"> </w:t>
            </w:r>
            <w:r w:rsidR="00E56244">
              <w:t>List</w:t>
            </w:r>
          </w:p>
        </w:tc>
        <w:tc>
          <w:tcPr>
            <w:tcW w:w="916" w:type="dxa"/>
            <w:tcPrChange w:id="923" w:author="高永勃" w:date="2012-07-25T19:35:00Z">
              <w:tcPr>
                <w:tcW w:w="916" w:type="dxa"/>
              </w:tcPr>
            </w:tcPrChange>
          </w:tcPr>
          <w:p w:rsidR="00E56244" w:rsidRPr="00637F92" w:rsidRDefault="00E56244" w:rsidP="00E56244">
            <w:r>
              <w:rPr>
                <w:rFonts w:ascii="SimSun" w:hAnsi="SimSun"/>
              </w:rPr>
              <w:lastRenderedPageBreak/>
              <w:t>Table</w:t>
            </w:r>
          </w:p>
        </w:tc>
        <w:tc>
          <w:tcPr>
            <w:tcW w:w="677" w:type="dxa"/>
            <w:tcPrChange w:id="924" w:author="高永勃" w:date="2012-07-25T19:35:00Z">
              <w:tcPr>
                <w:tcW w:w="677" w:type="dxa"/>
              </w:tcPr>
            </w:tcPrChange>
          </w:tcPr>
          <w:p w:rsidR="00E56244" w:rsidRPr="00637F92" w:rsidRDefault="00E56244" w:rsidP="00E56244"/>
        </w:tc>
        <w:tc>
          <w:tcPr>
            <w:tcW w:w="1432" w:type="dxa"/>
            <w:tcPrChange w:id="925" w:author="高永勃" w:date="2012-07-25T19:35:00Z">
              <w:tcPr>
                <w:tcW w:w="1432" w:type="dxa"/>
              </w:tcPr>
            </w:tcPrChange>
          </w:tcPr>
          <w:p w:rsidR="00E56244" w:rsidRDefault="00E56244" w:rsidP="00E56244">
            <w:r>
              <w:rPr>
                <w:rFonts w:hint="eastAsia"/>
              </w:rPr>
              <w:t>显示所有的</w:t>
            </w:r>
            <w:r w:rsidR="00FD7E03">
              <w:rPr>
                <w:rFonts w:hint="eastAsia"/>
              </w:rPr>
              <w:lastRenderedPageBreak/>
              <w:t>Asset Check Rule</w:t>
            </w:r>
            <w:r>
              <w:rPr>
                <w:rFonts w:hint="eastAsia"/>
              </w:rPr>
              <w:t>记录</w:t>
            </w:r>
          </w:p>
        </w:tc>
        <w:tc>
          <w:tcPr>
            <w:tcW w:w="715" w:type="dxa"/>
            <w:tcPrChange w:id="926" w:author="高永勃" w:date="2012-07-25T19:35:00Z">
              <w:tcPr>
                <w:tcW w:w="680" w:type="dxa"/>
              </w:tcPr>
            </w:tcPrChange>
          </w:tcPr>
          <w:p w:rsidR="00E56244" w:rsidRPr="00637F92" w:rsidRDefault="00E56244" w:rsidP="00E56244"/>
        </w:tc>
        <w:tc>
          <w:tcPr>
            <w:tcW w:w="2693" w:type="dxa"/>
            <w:tcPrChange w:id="927" w:author="高永勃" w:date="2012-07-25T19:35:00Z">
              <w:tcPr>
                <w:tcW w:w="2728" w:type="dxa"/>
              </w:tcPr>
            </w:tcPrChange>
          </w:tcPr>
          <w:p w:rsidR="0098255F" w:rsidRDefault="00E56244">
            <w:r>
              <w:t>Click</w:t>
            </w:r>
            <w:r>
              <w:rPr>
                <w:rFonts w:hint="eastAsia"/>
              </w:rPr>
              <w:t>：原高亮被选的数据行</w:t>
            </w:r>
            <w:r>
              <w:rPr>
                <w:rFonts w:hint="eastAsia"/>
              </w:rPr>
              <w:lastRenderedPageBreak/>
              <w:t>恢复正常显示，被点击的行被高亮选择，下部的</w:t>
            </w:r>
            <w:r w:rsidR="00FD7E03">
              <w:rPr>
                <w:rFonts w:hint="eastAsia"/>
              </w:rPr>
              <w:t>4</w:t>
            </w:r>
            <w:r>
              <w:rPr>
                <w:rFonts w:hint="eastAsia"/>
              </w:rPr>
              <w:t>到</w:t>
            </w:r>
            <w:r w:rsidR="00FD7E03">
              <w:rPr>
                <w:rFonts w:hint="eastAsia"/>
              </w:rPr>
              <w:t>8</w:t>
            </w:r>
            <w:r>
              <w:rPr>
                <w:rFonts w:hint="eastAsia"/>
              </w:rPr>
              <w:t>号控件中显示被点击数据行的详细资料。</w:t>
            </w:r>
            <w:r w:rsidR="004E7CD8">
              <w:rPr>
                <w:rFonts w:hint="eastAsia"/>
              </w:rPr>
              <w:t>若被点击行为空行，则</w:t>
            </w:r>
            <w:r w:rsidR="004E7CD8" w:rsidRPr="009B53B4">
              <w:t xml:space="preserve">Disable </w:t>
            </w:r>
            <w:r w:rsidR="004E7CD8">
              <w:rPr>
                <w:rFonts w:hint="eastAsia"/>
              </w:rPr>
              <w:t>Delete</w:t>
            </w:r>
            <w:r w:rsidR="004E7CD8"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  <w:tcPrChange w:id="928" w:author="高永勃" w:date="2012-07-25T19:35:00Z">
              <w:tcPr>
                <w:tcW w:w="2629" w:type="dxa"/>
              </w:tcPr>
            </w:tcPrChange>
          </w:tcPr>
          <w:p w:rsidR="00E56244" w:rsidRDefault="00E56244" w:rsidP="00E56244">
            <w:r>
              <w:rPr>
                <w:rFonts w:ascii="Tahoma" w:hAnsi="Tahoma" w:hint="eastAsia"/>
                <w:sz w:val="18"/>
              </w:rPr>
              <w:lastRenderedPageBreak/>
              <w:t>栏位包括：</w:t>
            </w:r>
            <w:r w:rsidR="00FD7E03">
              <w:rPr>
                <w:rFonts w:ascii="Tahoma" w:hAnsi="Tahoma" w:hint="eastAsia"/>
                <w:sz w:val="18"/>
              </w:rPr>
              <w:t>AST Type</w:t>
            </w:r>
            <w:r w:rsidR="00FD7E03">
              <w:rPr>
                <w:rFonts w:ascii="Tahoma" w:hAnsi="Tahoma" w:hint="eastAsia"/>
                <w:sz w:val="18"/>
              </w:rPr>
              <w:t>、</w:t>
            </w:r>
            <w:r w:rsidR="00FD7E03">
              <w:rPr>
                <w:rFonts w:ascii="Tahoma" w:hAnsi="Tahoma" w:hint="eastAsia"/>
                <w:sz w:val="18"/>
              </w:rPr>
              <w:t xml:space="preserve">Check </w:t>
            </w:r>
            <w:r w:rsidR="00FD7E03">
              <w:rPr>
                <w:rFonts w:ascii="Tahoma" w:hAnsi="Tahoma" w:hint="eastAsia"/>
                <w:sz w:val="18"/>
              </w:rPr>
              <w:lastRenderedPageBreak/>
              <w:t>Type</w:t>
            </w:r>
            <w:r w:rsidR="00FD7E03">
              <w:rPr>
                <w:rFonts w:ascii="Tahoma" w:hAnsi="Tahoma" w:hint="eastAsia"/>
                <w:sz w:val="18"/>
              </w:rPr>
              <w:t>、</w:t>
            </w:r>
            <w:r w:rsidR="00FD7E03">
              <w:rPr>
                <w:rFonts w:ascii="Tahoma" w:hAnsi="Tahoma" w:hint="eastAsia"/>
                <w:sz w:val="18"/>
              </w:rPr>
              <w:t>Check Station</w:t>
            </w:r>
            <w:r w:rsidR="00FD7E03">
              <w:rPr>
                <w:rFonts w:ascii="Tahoma" w:hAnsi="Tahoma" w:hint="eastAsia"/>
                <w:sz w:val="18"/>
              </w:rPr>
              <w:t>、</w:t>
            </w:r>
            <w:r w:rsidR="00FD7E03">
              <w:rPr>
                <w:rFonts w:ascii="Tahoma" w:hAnsi="Tahoma" w:hint="eastAsia"/>
                <w:sz w:val="18"/>
              </w:rPr>
              <w:t>Cust Name</w:t>
            </w:r>
            <w:r w:rsidR="00FD7E03">
              <w:rPr>
                <w:rFonts w:ascii="Tahoma" w:hAnsi="Tahoma" w:hint="eastAsia"/>
                <w:sz w:val="18"/>
              </w:rPr>
              <w:t>、</w:t>
            </w:r>
            <w:r w:rsidR="00FD7E03">
              <w:rPr>
                <w:rFonts w:ascii="Tahoma" w:hAnsi="Tahoma" w:hint="eastAsia"/>
                <w:sz w:val="18"/>
              </w:rPr>
              <w:t>Check Item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="00FD7E03">
              <w:rPr>
                <w:rFonts w:hint="eastAsia"/>
              </w:rPr>
              <w:t>、</w:t>
            </w:r>
            <w:r w:rsidR="00FD7E03">
              <w:rPr>
                <w:rFonts w:hint="eastAsia"/>
              </w:rPr>
              <w:t>Udt</w:t>
            </w:r>
          </w:p>
          <w:p w:rsidR="00031C4C" w:rsidRDefault="00031C4C" w:rsidP="00E56244"/>
          <w:p w:rsidR="00FD7E03" w:rsidRPr="00637F92" w:rsidRDefault="00FD7E03" w:rsidP="00E56244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取数据方法：</w:t>
            </w:r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29" w:author="高永勃" w:date="2012-07-25T19:17:00Z"/>
                <w:rFonts w:ascii="Courier New" w:hAnsi="Courier New" w:cs="Courier New"/>
                <w:noProof/>
                <w:color w:val="808080"/>
                <w:szCs w:val="20"/>
              </w:rPr>
            </w:pPr>
            <w:ins w:id="930" w:author="高永勃" w:date="2012-07-25T19:17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Code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[Ast Type]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31" w:author="高永勃" w:date="2012-07-25T19:17:00Z"/>
                <w:rFonts w:ascii="Courier New" w:hAnsi="Courier New" w:cs="Courier New"/>
                <w:noProof/>
                <w:szCs w:val="20"/>
              </w:rPr>
            </w:pPr>
            <w:ins w:id="932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CheckTp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[Check Type]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33" w:author="高永勃" w:date="2012-07-25T19:17:00Z"/>
                <w:rFonts w:ascii="Courier New" w:hAnsi="Courier New" w:cs="Courier New"/>
                <w:noProof/>
                <w:szCs w:val="20"/>
              </w:rPr>
            </w:pPr>
            <w:ins w:id="934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CASE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'65'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THEN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'65 After MVS'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35" w:author="高永勃" w:date="2012-07-25T19:17:00Z"/>
                <w:rFonts w:ascii="Courier New" w:hAnsi="Courier New" w:cs="Courier New"/>
                <w:noProof/>
                <w:szCs w:val="20"/>
              </w:rPr>
            </w:pPr>
            <w:ins w:id="936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'8C'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THEN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'8C Combine Pizza'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37" w:author="高永勃" w:date="2012-07-25T19:17:00Z"/>
                <w:rFonts w:ascii="Courier New" w:hAnsi="Courier New" w:cs="Courier New"/>
                <w:noProof/>
                <w:color w:val="808080"/>
                <w:szCs w:val="20"/>
              </w:rPr>
            </w:pPr>
            <w:ins w:id="938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'85'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THEN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'85 Unit Weight'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END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[Check Station]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39" w:author="高永勃" w:date="2012-07-25T19:17:00Z"/>
                <w:rFonts w:ascii="Courier New" w:hAnsi="Courier New" w:cs="Courier New"/>
                <w:noProof/>
                <w:color w:val="808080"/>
                <w:szCs w:val="20"/>
              </w:rPr>
            </w:pPr>
            <w:ins w:id="940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CustName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[Cust Name]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41" w:author="高永勃" w:date="2012-07-25T19:17:00Z"/>
                <w:rFonts w:ascii="Courier New" w:hAnsi="Courier New" w:cs="Courier New"/>
                <w:noProof/>
                <w:color w:val="808080"/>
                <w:szCs w:val="20"/>
              </w:rPr>
            </w:pPr>
            <w:ins w:id="942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CheckItem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[Check Item]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43" w:author="高永勃" w:date="2012-07-25T19:17:00Z"/>
                <w:rFonts w:ascii="Courier New" w:hAnsi="Courier New" w:cs="Courier New"/>
                <w:noProof/>
                <w:szCs w:val="20"/>
              </w:rPr>
            </w:pPr>
            <w:ins w:id="944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Editor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Cdt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Udt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45" w:author="高永勃" w:date="2012-07-25T19:17:00Z"/>
                <w:rFonts w:ascii="Courier New" w:hAnsi="Courier New" w:cs="Courier New"/>
                <w:noProof/>
                <w:szCs w:val="20"/>
              </w:rPr>
            </w:pPr>
            <w:ins w:id="946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AstRule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C950F4" w:rsidRDefault="00C950F4" w:rsidP="00C950F4">
            <w:pPr>
              <w:widowControl w:val="0"/>
              <w:autoSpaceDE w:val="0"/>
              <w:autoSpaceDN w:val="0"/>
              <w:adjustRightInd w:val="0"/>
              <w:rPr>
                <w:ins w:id="947" w:author="高永勃" w:date="2012-07-25T19:17:00Z"/>
                <w:rFonts w:ascii="Courier New" w:hAnsi="Courier New" w:cs="Courier New"/>
                <w:noProof/>
                <w:color w:val="008080"/>
                <w:szCs w:val="20"/>
              </w:rPr>
            </w:pPr>
            <w:ins w:id="948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Code</w:t>
              </w:r>
            </w:ins>
          </w:p>
          <w:p w:rsidR="0098255F" w:rsidRDefault="00C950F4" w:rsidP="00C950F4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  <w:ins w:id="949" w:author="高永勃" w:date="2012-07-25T19:17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</w:ins>
            <w:del w:id="950" w:author="高永勃" w:date="2012-07-25T19:17:00Z">
              <w:r w:rsidR="00FD7E03" w:rsidDel="00C950F4">
                <w:rPr>
                  <w:rFonts w:ascii="NSimSun" w:eastAsia="NSimSun" w:hint="eastAsia"/>
                  <w:noProof/>
                  <w:color w:val="0000FF"/>
                  <w:sz w:val="18"/>
                  <w:szCs w:val="18"/>
                </w:rPr>
                <w:delText>S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elect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 xml:space="preserve"> </w:delText>
              </w:r>
              <w:r w:rsidR="00187C49" w:rsidDel="00C950F4">
                <w:rPr>
                  <w:rFonts w:ascii="NSimSun" w:eastAsia="NSimSun" w:hint="eastAsia"/>
                  <w:noProof/>
                  <w:sz w:val="18"/>
                  <w:szCs w:val="18"/>
                </w:rPr>
                <w:delText>AstType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,CheckT</w:delText>
              </w:r>
              <w:r w:rsidR="00187C49" w:rsidDel="00C950F4">
                <w:rPr>
                  <w:rFonts w:ascii="NSimSun" w:eastAsia="NSimSun" w:hint="eastAsia"/>
                  <w:noProof/>
                  <w:sz w:val="18"/>
                  <w:szCs w:val="18"/>
                </w:rPr>
                <w:delText>ype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,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Case when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Station=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'65'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then 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'65 After MVS'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when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Station=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>'8</w:delText>
              </w:r>
              <w:r w:rsidR="00901102" w:rsidDel="00C950F4">
                <w:rPr>
                  <w:rFonts w:ascii="NSimSun" w:eastAsia="NSimSun" w:hint="eastAsia"/>
                  <w:noProof/>
                  <w:color w:val="A31515"/>
                  <w:sz w:val="18"/>
                  <w:szCs w:val="18"/>
                </w:rPr>
                <w:delText>C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then </w:delText>
              </w:r>
              <w:r w:rsidR="00901102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>'8</w:delText>
              </w:r>
              <w:r w:rsidR="00901102" w:rsidDel="00C950F4">
                <w:rPr>
                  <w:rFonts w:ascii="NSimSun" w:eastAsia="NSimSun" w:hint="eastAsia"/>
                  <w:noProof/>
                  <w:color w:val="A31515"/>
                  <w:sz w:val="18"/>
                  <w:szCs w:val="18"/>
                </w:rPr>
                <w:delText>C</w:delText>
              </w:r>
              <w:r w:rsidR="00301AE2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 Combine P</w:delText>
              </w:r>
              <w:r w:rsidR="00301AE2" w:rsidDel="00C950F4">
                <w:rPr>
                  <w:rFonts w:ascii="NSimSun" w:eastAsia="NSimSun" w:hint="eastAsia"/>
                  <w:noProof/>
                  <w:color w:val="A31515"/>
                  <w:sz w:val="18"/>
                  <w:szCs w:val="18"/>
                </w:rPr>
                <w:delText>izza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when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Station=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'85'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then </w:delText>
              </w:r>
              <w:r w:rsidR="00FD7E03" w:rsidDel="00C950F4">
                <w:rPr>
                  <w:rFonts w:ascii="NSimSun" w:eastAsia="NSimSun"/>
                  <w:noProof/>
                  <w:color w:val="A31515"/>
                  <w:sz w:val="18"/>
                  <w:szCs w:val="18"/>
                </w:rPr>
                <w:delText xml:space="preserve">'85 Unit Weight' 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END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,CustName,CheckItem,Editor,Cdt,Udt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tab/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 xml:space="preserve">from 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AstRule (</w:delText>
              </w:r>
              <w:r w:rsidR="00FD7E03" w:rsidDel="00C950F4">
                <w:rPr>
                  <w:rFonts w:ascii="NSimSun" w:eastAsia="NSimSun"/>
                  <w:noProof/>
                  <w:color w:val="0000FF"/>
                  <w:sz w:val="18"/>
                  <w:szCs w:val="18"/>
                </w:rPr>
                <w:delText>nolock</w:delText>
              </w:r>
              <w:r w:rsidR="00FD7E03" w:rsidDel="00C950F4">
                <w:rPr>
                  <w:rFonts w:ascii="NSimSun" w:eastAsia="NSimSun"/>
                  <w:noProof/>
                  <w:sz w:val="18"/>
                  <w:szCs w:val="18"/>
                </w:rPr>
                <w:delText>)</w:delText>
              </w:r>
              <w:r w:rsidR="00031C4C" w:rsidDel="00C950F4">
                <w:rPr>
                  <w:rFonts w:ascii="NSimSun" w:eastAsia="NSimSun" w:hint="eastAsia"/>
                  <w:noProof/>
                  <w:sz w:val="18"/>
                  <w:szCs w:val="18"/>
                </w:rPr>
                <w:delText xml:space="preserve"> order by AstType</w:delText>
              </w:r>
            </w:del>
          </w:p>
        </w:tc>
      </w:tr>
      <w:tr w:rsidR="00E56244" w:rsidRPr="00637F92" w:rsidTr="006C61EF">
        <w:tc>
          <w:tcPr>
            <w:tcW w:w="445" w:type="dxa"/>
            <w:tcPrChange w:id="951" w:author="高永勃" w:date="2012-07-25T19:35:00Z">
              <w:tcPr>
                <w:tcW w:w="445" w:type="dxa"/>
              </w:tcPr>
            </w:tcPrChange>
          </w:tcPr>
          <w:p w:rsidR="00E56244" w:rsidRPr="00637F92" w:rsidRDefault="00E56244" w:rsidP="00E56244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  <w:tcPrChange w:id="952" w:author="高永勃" w:date="2012-07-25T19:35:00Z">
              <w:tcPr>
                <w:tcW w:w="1310" w:type="dxa"/>
              </w:tcPr>
            </w:tcPrChange>
          </w:tcPr>
          <w:p w:rsidR="00E56244" w:rsidRPr="00637F92" w:rsidRDefault="00E56244" w:rsidP="00E56244">
            <w:r>
              <w:t>Delete</w:t>
            </w:r>
          </w:p>
        </w:tc>
        <w:tc>
          <w:tcPr>
            <w:tcW w:w="916" w:type="dxa"/>
            <w:tcPrChange w:id="953" w:author="高永勃" w:date="2012-07-25T19:35:00Z">
              <w:tcPr>
                <w:tcW w:w="916" w:type="dxa"/>
              </w:tcPr>
            </w:tcPrChange>
          </w:tcPr>
          <w:p w:rsidR="00E56244" w:rsidRPr="00637F92" w:rsidRDefault="00E56244" w:rsidP="00E56244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  <w:tcPrChange w:id="954" w:author="高永勃" w:date="2012-07-25T19:35:00Z">
              <w:tcPr>
                <w:tcW w:w="677" w:type="dxa"/>
              </w:tcPr>
            </w:tcPrChange>
          </w:tcPr>
          <w:p w:rsidR="00E56244" w:rsidRPr="00637F92" w:rsidRDefault="00E56244" w:rsidP="00E56244"/>
        </w:tc>
        <w:tc>
          <w:tcPr>
            <w:tcW w:w="1432" w:type="dxa"/>
            <w:tcPrChange w:id="955" w:author="高永勃" w:date="2012-07-25T19:35:00Z">
              <w:tcPr>
                <w:tcW w:w="1432" w:type="dxa"/>
              </w:tcPr>
            </w:tcPrChange>
          </w:tcPr>
          <w:p w:rsidR="00E56244" w:rsidRDefault="00E56244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E56244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715" w:type="dxa"/>
            <w:tcPrChange w:id="956" w:author="高永勃" w:date="2012-07-25T19:35:00Z">
              <w:tcPr>
                <w:tcW w:w="680" w:type="dxa"/>
              </w:tcPr>
            </w:tcPrChange>
          </w:tcPr>
          <w:p w:rsidR="00E56244" w:rsidRPr="00637F92" w:rsidRDefault="00E56244" w:rsidP="00E56244"/>
        </w:tc>
        <w:tc>
          <w:tcPr>
            <w:tcW w:w="2693" w:type="dxa"/>
            <w:tcPrChange w:id="957" w:author="高永勃" w:date="2012-07-25T19:35:00Z">
              <w:tcPr>
                <w:tcW w:w="2728" w:type="dxa"/>
              </w:tcPr>
            </w:tcPrChange>
          </w:tcPr>
          <w:p w:rsidR="00E56244" w:rsidRPr="00637F92" w:rsidRDefault="00E56244" w:rsidP="00E56244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187C49">
              <w:rPr>
                <w:rFonts w:ascii="SimSun" w:hAnsi="SimSun" w:hint="eastAsia"/>
              </w:rPr>
              <w:t>Asset Check Rule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E56244" w:rsidRPr="00637F92" w:rsidRDefault="00E56244" w:rsidP="00E56244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E56244" w:rsidRPr="00637F92" w:rsidRDefault="00E56244" w:rsidP="00E56244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E56244" w:rsidRDefault="00E56244" w:rsidP="00E56244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  <w:tcPrChange w:id="958" w:author="高永勃" w:date="2012-07-25T19:35:00Z">
              <w:tcPr>
                <w:tcW w:w="2629" w:type="dxa"/>
              </w:tcPr>
            </w:tcPrChange>
          </w:tcPr>
          <w:p w:rsidR="00E56244" w:rsidRPr="00637F92" w:rsidRDefault="00E56244" w:rsidP="00E56244"/>
        </w:tc>
      </w:tr>
      <w:tr w:rsidR="00187C49" w:rsidRPr="00637F92" w:rsidTr="006C61EF">
        <w:tc>
          <w:tcPr>
            <w:tcW w:w="445" w:type="dxa"/>
            <w:tcPrChange w:id="959" w:author="高永勃" w:date="2012-07-25T19:35:00Z">
              <w:tcPr>
                <w:tcW w:w="445" w:type="dxa"/>
              </w:tcPr>
            </w:tcPrChange>
          </w:tcPr>
          <w:p w:rsidR="00187C49" w:rsidRDefault="00187C49" w:rsidP="000239D6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  <w:tcPrChange w:id="960" w:author="高永勃" w:date="2012-07-25T19:35:00Z">
              <w:tcPr>
                <w:tcW w:w="1310" w:type="dxa"/>
              </w:tcPr>
            </w:tcPrChange>
          </w:tcPr>
          <w:p w:rsidR="00187C49" w:rsidRDefault="00187C49" w:rsidP="000239D6">
            <w:r>
              <w:rPr>
                <w:rFonts w:hint="eastAsia"/>
              </w:rPr>
              <w:t>AstType</w:t>
            </w:r>
          </w:p>
        </w:tc>
        <w:tc>
          <w:tcPr>
            <w:tcW w:w="916" w:type="dxa"/>
            <w:tcPrChange w:id="961" w:author="高永勃" w:date="2012-07-25T19:35:00Z">
              <w:tcPr>
                <w:tcW w:w="916" w:type="dxa"/>
              </w:tcPr>
            </w:tcPrChange>
          </w:tcPr>
          <w:p w:rsidR="00187C49" w:rsidRDefault="00DB4354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  <w:tcPrChange w:id="962" w:author="高永勃" w:date="2012-07-25T19:35:00Z">
              <w:tcPr>
                <w:tcW w:w="677" w:type="dxa"/>
              </w:tcPr>
            </w:tcPrChange>
          </w:tcPr>
          <w:p w:rsidR="00187C49" w:rsidRPr="00637F92" w:rsidRDefault="00187C49" w:rsidP="000239D6"/>
        </w:tc>
        <w:tc>
          <w:tcPr>
            <w:tcW w:w="1432" w:type="dxa"/>
            <w:tcPrChange w:id="963" w:author="高永勃" w:date="2012-07-25T19:35:00Z">
              <w:tcPr>
                <w:tcW w:w="1432" w:type="dxa"/>
              </w:tcPr>
            </w:tcPrChange>
          </w:tcPr>
          <w:p w:rsidR="00187C49" w:rsidRDefault="00187C49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  <w:tcPrChange w:id="964" w:author="高永勃" w:date="2012-07-25T19:35:00Z">
              <w:tcPr>
                <w:tcW w:w="680" w:type="dxa"/>
              </w:tcPr>
            </w:tcPrChange>
          </w:tcPr>
          <w:p w:rsidR="00187C49" w:rsidRPr="00637F92" w:rsidRDefault="00187C49" w:rsidP="000239D6">
            <w:r>
              <w:rPr>
                <w:rFonts w:hint="eastAsia"/>
              </w:rPr>
              <w:t>Y</w:t>
            </w:r>
          </w:p>
        </w:tc>
        <w:tc>
          <w:tcPr>
            <w:tcW w:w="2693" w:type="dxa"/>
            <w:tcPrChange w:id="965" w:author="高永勃" w:date="2012-07-25T19:35:00Z">
              <w:tcPr>
                <w:tcW w:w="2728" w:type="dxa"/>
              </w:tcPr>
            </w:tcPrChange>
          </w:tcPr>
          <w:p w:rsidR="00187C49" w:rsidRDefault="00187C49" w:rsidP="000239D6">
            <w:pPr>
              <w:rPr>
                <w:rFonts w:eastAsia="新細明體"/>
              </w:rPr>
            </w:pPr>
            <w:r>
              <w:rPr>
                <w:rFonts w:asciiTheme="minorEastAsia" w:hAnsiTheme="minorEastAsia" w:hint="eastAsia"/>
              </w:rPr>
              <w:t>Change：清空CheckItem列表框中所有项，然后根据本框新选项设置CheckItem列表框的选项。</w:t>
            </w:r>
          </w:p>
        </w:tc>
        <w:tc>
          <w:tcPr>
            <w:tcW w:w="2629" w:type="dxa"/>
            <w:tcPrChange w:id="966" w:author="高永勃" w:date="2012-07-25T19:35:00Z">
              <w:tcPr>
                <w:tcW w:w="2629" w:type="dxa"/>
              </w:tcPr>
            </w:tcPrChange>
          </w:tcPr>
          <w:p w:rsidR="00187C49" w:rsidRDefault="00187C49" w:rsidP="000239D6">
            <w:pPr>
              <w:rPr>
                <w:ins w:id="967" w:author="高永勃" w:date="2012-07-25T19:29:00Z"/>
              </w:rPr>
            </w:pPr>
            <w:r>
              <w:rPr>
                <w:rFonts w:hint="eastAsia"/>
              </w:rPr>
              <w:t>选项为</w:t>
            </w:r>
            <w:r>
              <w:rPr>
                <w:rFonts w:hint="eastAsia"/>
              </w:rPr>
              <w:t>Part</w:t>
            </w:r>
            <w:r>
              <w:rPr>
                <w:rFonts w:hint="eastAsia"/>
              </w:rPr>
              <w:t>表中</w:t>
            </w:r>
            <w:ins w:id="968" w:author="高永勃" w:date="2012-07-25T19:29:00Z">
              <w:r w:rsidR="006C61EF">
                <w:rPr>
                  <w:rFonts w:hint="eastAsia"/>
                </w:rPr>
                <w:t>Bom</w:t>
              </w:r>
            </w:ins>
            <w:r>
              <w:rPr>
                <w:rFonts w:hint="eastAsia"/>
              </w:rPr>
              <w:t>NodeType=</w:t>
            </w:r>
            <w:r>
              <w:rPr>
                <w:rFonts w:hint="eastAsia"/>
              </w:rPr>
              <w:t>‘</w:t>
            </w:r>
            <w:r>
              <w:rPr>
                <w:rFonts w:hint="eastAsia"/>
              </w:rPr>
              <w:t>AT</w:t>
            </w:r>
            <w:r>
              <w:rPr>
                <w:rFonts w:hint="eastAsia"/>
              </w:rPr>
              <w:t>’的记录的</w:t>
            </w:r>
            <w:r>
              <w:rPr>
                <w:rFonts w:hint="eastAsia"/>
              </w:rPr>
              <w:t>Descr</w:t>
            </w:r>
          </w:p>
          <w:p w:rsidR="006C61EF" w:rsidRDefault="006C61EF" w:rsidP="000239D6">
            <w:pPr>
              <w:rPr>
                <w:ins w:id="969" w:author="高永勃" w:date="2012-07-25T19:29:00Z"/>
              </w:rPr>
            </w:pPr>
            <w:ins w:id="970" w:author="高永勃" w:date="2012-07-25T19:29:00Z">
              <w:r>
                <w:rPr>
                  <w:rFonts w:hint="eastAsia"/>
                </w:rPr>
                <w:t>参考方法：</w:t>
              </w:r>
            </w:ins>
          </w:p>
          <w:p w:rsidR="006C61EF" w:rsidRDefault="006C61EF" w:rsidP="006C61EF">
            <w:pPr>
              <w:widowControl w:val="0"/>
              <w:autoSpaceDE w:val="0"/>
              <w:autoSpaceDN w:val="0"/>
              <w:adjustRightInd w:val="0"/>
              <w:rPr>
                <w:ins w:id="971" w:author="高永勃" w:date="2012-07-25T19:29:00Z"/>
                <w:rFonts w:ascii="Courier New" w:hAnsi="Courier New" w:cs="Courier New"/>
                <w:noProof/>
                <w:color w:val="008080"/>
                <w:szCs w:val="20"/>
              </w:rPr>
            </w:pPr>
            <w:ins w:id="972" w:author="高永勃" w:date="2012-07-25T19:29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Descr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[Ast Type]</w:t>
              </w:r>
            </w:ins>
          </w:p>
          <w:p w:rsidR="006C61EF" w:rsidRDefault="006C61EF" w:rsidP="006C61EF">
            <w:pPr>
              <w:widowControl w:val="0"/>
              <w:autoSpaceDE w:val="0"/>
              <w:autoSpaceDN w:val="0"/>
              <w:adjustRightInd w:val="0"/>
              <w:rPr>
                <w:ins w:id="973" w:author="高永勃" w:date="2012-07-25T19:29:00Z"/>
                <w:rFonts w:ascii="Courier New" w:hAnsi="Courier New" w:cs="Courier New"/>
                <w:noProof/>
                <w:color w:val="0000FF"/>
                <w:szCs w:val="20"/>
              </w:rPr>
            </w:pPr>
            <w:ins w:id="974" w:author="高永勃" w:date="2012-07-25T19:29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Part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</w:ins>
          </w:p>
          <w:p w:rsidR="006C61EF" w:rsidRDefault="006C61EF" w:rsidP="006C61EF">
            <w:pPr>
              <w:widowControl w:val="0"/>
              <w:autoSpaceDE w:val="0"/>
              <w:autoSpaceDN w:val="0"/>
              <w:adjustRightInd w:val="0"/>
              <w:rPr>
                <w:ins w:id="975" w:author="高永勃" w:date="2012-07-25T19:29:00Z"/>
                <w:rFonts w:ascii="Courier New" w:hAnsi="Courier New" w:cs="Courier New"/>
                <w:noProof/>
                <w:color w:val="FF0000"/>
                <w:szCs w:val="20"/>
              </w:rPr>
            </w:pPr>
            <w:ins w:id="976" w:author="高永勃" w:date="2012-07-25T19:29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BomNodeType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'AT'</w:t>
              </w:r>
            </w:ins>
          </w:p>
          <w:p w:rsidR="006C61EF" w:rsidRDefault="006C61EF" w:rsidP="006C61EF">
            <w:pPr>
              <w:widowControl w:val="0"/>
              <w:autoSpaceDE w:val="0"/>
              <w:autoSpaceDN w:val="0"/>
              <w:adjustRightInd w:val="0"/>
              <w:rPr>
                <w:ins w:id="977" w:author="高永勃" w:date="2012-07-25T19:29:00Z"/>
                <w:rFonts w:ascii="Courier New" w:hAnsi="Courier New" w:cs="Courier New"/>
                <w:noProof/>
                <w:color w:val="008080"/>
                <w:szCs w:val="20"/>
              </w:rPr>
            </w:pPr>
            <w:ins w:id="978" w:author="高永勃" w:date="2012-07-25T19:29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Descr</w:t>
              </w:r>
            </w:ins>
          </w:p>
          <w:p w:rsidR="006C61EF" w:rsidRPr="00637F92" w:rsidRDefault="006C61EF" w:rsidP="000239D6"/>
        </w:tc>
      </w:tr>
      <w:tr w:rsidR="00187C49" w:rsidRPr="00637F92" w:rsidTr="006C61EF">
        <w:tc>
          <w:tcPr>
            <w:tcW w:w="445" w:type="dxa"/>
            <w:tcPrChange w:id="979" w:author="高永勃" w:date="2012-07-25T19:35:00Z">
              <w:tcPr>
                <w:tcW w:w="445" w:type="dxa"/>
              </w:tcPr>
            </w:tcPrChange>
          </w:tcPr>
          <w:p w:rsidR="00187C49" w:rsidRDefault="00187C49" w:rsidP="000239D6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  <w:tcPrChange w:id="980" w:author="高永勃" w:date="2012-07-25T19:35:00Z">
              <w:tcPr>
                <w:tcW w:w="1310" w:type="dxa"/>
              </w:tcPr>
            </w:tcPrChange>
          </w:tcPr>
          <w:p w:rsidR="00187C49" w:rsidRDefault="00BB335C" w:rsidP="000239D6">
            <w:r>
              <w:rPr>
                <w:rFonts w:hint="eastAsia"/>
              </w:rPr>
              <w:t>CheckItem</w:t>
            </w:r>
          </w:p>
        </w:tc>
        <w:tc>
          <w:tcPr>
            <w:tcW w:w="916" w:type="dxa"/>
            <w:tcPrChange w:id="981" w:author="高永勃" w:date="2012-07-25T19:35:00Z">
              <w:tcPr>
                <w:tcW w:w="916" w:type="dxa"/>
              </w:tcPr>
            </w:tcPrChange>
          </w:tcPr>
          <w:p w:rsidR="00187C49" w:rsidRDefault="00DB4354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  <w:tcPrChange w:id="982" w:author="高永勃" w:date="2012-07-25T19:35:00Z">
              <w:tcPr>
                <w:tcW w:w="677" w:type="dxa"/>
              </w:tcPr>
            </w:tcPrChange>
          </w:tcPr>
          <w:p w:rsidR="00187C49" w:rsidRPr="00637F92" w:rsidRDefault="00187C49" w:rsidP="000239D6"/>
        </w:tc>
        <w:tc>
          <w:tcPr>
            <w:tcW w:w="1432" w:type="dxa"/>
            <w:tcPrChange w:id="983" w:author="高永勃" w:date="2012-07-25T19:35:00Z">
              <w:tcPr>
                <w:tcW w:w="1432" w:type="dxa"/>
              </w:tcPr>
            </w:tcPrChange>
          </w:tcPr>
          <w:p w:rsidR="00187C49" w:rsidRDefault="00187C49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  <w:tcPrChange w:id="984" w:author="高永勃" w:date="2012-07-25T19:35:00Z">
              <w:tcPr>
                <w:tcW w:w="680" w:type="dxa"/>
              </w:tcPr>
            </w:tcPrChange>
          </w:tcPr>
          <w:p w:rsidR="00187C49" w:rsidRPr="00637F92" w:rsidRDefault="00187C49" w:rsidP="000239D6"/>
        </w:tc>
        <w:tc>
          <w:tcPr>
            <w:tcW w:w="2693" w:type="dxa"/>
            <w:tcPrChange w:id="985" w:author="高永勃" w:date="2012-07-25T19:35:00Z">
              <w:tcPr>
                <w:tcW w:w="2728" w:type="dxa"/>
              </w:tcPr>
            </w:tcPrChange>
          </w:tcPr>
          <w:p w:rsidR="003914BF" w:rsidRDefault="003914BF" w:rsidP="000720DF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定义</w:t>
            </w:r>
            <w:r w:rsidRPr="005E4FB1">
              <w:rPr>
                <w:highlight w:val="yellow"/>
              </w:rPr>
              <w:t>@AstType</w:t>
            </w:r>
            <w:r>
              <w:rPr>
                <w:rFonts w:hint="eastAsia"/>
                <w:highlight w:val="yellow"/>
              </w:rPr>
              <w:t>为</w:t>
            </w:r>
            <w:r>
              <w:rPr>
                <w:rFonts w:hint="eastAsia"/>
                <w:highlight w:val="yellow"/>
              </w:rPr>
              <w:t>AstType</w:t>
            </w:r>
            <w:r>
              <w:rPr>
                <w:rFonts w:hint="eastAsia"/>
                <w:highlight w:val="yellow"/>
              </w:rPr>
              <w:t>栏位的值</w:t>
            </w:r>
          </w:p>
          <w:p w:rsidR="000720DF" w:rsidRPr="00343835" w:rsidRDefault="008E4B75" w:rsidP="000720DF">
            <w:pPr>
              <w:rPr>
                <w:highlight w:val="yellow"/>
                <w:rPrChange w:id="986" w:author="IES11FQ32" w:date="2012-12-21T10:31:00Z">
                  <w:rPr/>
                </w:rPrChange>
              </w:rPr>
            </w:pPr>
            <w:r w:rsidRPr="008E4B75">
              <w:rPr>
                <w:rFonts w:hint="eastAsia"/>
                <w:highlight w:val="yellow"/>
                <w:rPrChange w:id="987" w:author="IES11FQ32" w:date="2012-12-21T10:31:00Z">
                  <w:rPr>
                    <w:rFonts w:hint="eastAsia"/>
                    <w:color w:val="0000FF"/>
                    <w:u w:val="single"/>
                  </w:rPr>
                </w:rPrChange>
              </w:rPr>
              <w:t>在</w:t>
            </w:r>
            <w:r w:rsidRPr="008E4B75">
              <w:rPr>
                <w:highlight w:val="yellow"/>
                <w:rPrChange w:id="988" w:author="IES11FQ32" w:date="2012-12-21T10:31:00Z">
                  <w:rPr>
                    <w:color w:val="0000FF"/>
                    <w:u w:val="single"/>
                  </w:rPr>
                </w:rPrChange>
              </w:rPr>
              <w:t>ConsValue</w:t>
            </w:r>
            <w:r w:rsidRPr="008E4B75">
              <w:rPr>
                <w:rFonts w:hint="eastAsia"/>
                <w:highlight w:val="yellow"/>
                <w:rPrChange w:id="989" w:author="IES11FQ32" w:date="2012-12-21T10:31:00Z">
                  <w:rPr>
                    <w:rFonts w:hint="eastAsia"/>
                    <w:color w:val="0000FF"/>
                    <w:u w:val="single"/>
                  </w:rPr>
                </w:rPrChange>
              </w:rPr>
              <w:t>表添加设置</w:t>
            </w:r>
          </w:p>
          <w:p w:rsidR="000720DF" w:rsidRPr="00343835" w:rsidRDefault="008E4B75" w:rsidP="000720DF">
            <w:pPr>
              <w:rPr>
                <w:highlight w:val="yellow"/>
                <w:rPrChange w:id="990" w:author="IES11FQ32" w:date="2012-12-21T10:31:00Z">
                  <w:rPr/>
                </w:rPrChange>
              </w:rPr>
            </w:pPr>
            <w:r w:rsidRPr="008E4B75">
              <w:rPr>
                <w:highlight w:val="yellow"/>
                <w:rPrChange w:id="991" w:author="IES11FQ32" w:date="2012-12-21T10:31:00Z">
                  <w:rPr>
                    <w:color w:val="0000FF"/>
                    <w:u w:val="single"/>
                  </w:rPr>
                </w:rPrChange>
              </w:rPr>
              <w:t>Type=’ AstRuleCheckItem’</w:t>
            </w:r>
          </w:p>
          <w:p w:rsidR="000720DF" w:rsidRPr="00343835" w:rsidRDefault="008E4B75" w:rsidP="000720DF">
            <w:pPr>
              <w:rPr>
                <w:highlight w:val="yellow"/>
                <w:rPrChange w:id="992" w:author="IES11FQ32" w:date="2012-12-21T10:31:00Z">
                  <w:rPr/>
                </w:rPrChange>
              </w:rPr>
            </w:pPr>
            <w:r w:rsidRPr="008E4B75">
              <w:rPr>
                <w:highlight w:val="yellow"/>
                <w:rPrChange w:id="993" w:author="IES11FQ32" w:date="2012-12-21T10:31:00Z">
                  <w:rPr>
                    <w:color w:val="0000FF"/>
                    <w:u w:val="single"/>
                  </w:rPr>
                </w:rPrChange>
              </w:rPr>
              <w:lastRenderedPageBreak/>
              <w:t>Name=@AstType</w:t>
            </w:r>
          </w:p>
          <w:p w:rsidR="000720DF" w:rsidRPr="00343835" w:rsidRDefault="008E4B75" w:rsidP="000720DF">
            <w:pPr>
              <w:rPr>
                <w:highlight w:val="yellow"/>
                <w:rPrChange w:id="994" w:author="IES11FQ32" w:date="2012-12-21T10:31:00Z">
                  <w:rPr/>
                </w:rPrChange>
              </w:rPr>
            </w:pPr>
            <w:r w:rsidRPr="008E4B75">
              <w:rPr>
                <w:highlight w:val="yellow"/>
                <w:rPrChange w:id="995" w:author="IES11FQ32" w:date="2012-12-21T10:31:00Z">
                  <w:rPr>
                    <w:color w:val="0000FF"/>
                    <w:u w:val="single"/>
                  </w:rPr>
                </w:rPrChange>
              </w:rPr>
              <w:t>Value=’’</w:t>
            </w:r>
          </w:p>
          <w:p w:rsidR="008E364E" w:rsidRPr="008E364E" w:rsidRDefault="008E4B75" w:rsidP="000720DF">
            <w:r w:rsidRPr="008E4B75">
              <w:rPr>
                <w:highlight w:val="yellow"/>
                <w:rPrChange w:id="996" w:author="IES11FQ32" w:date="2012-12-24T13:57:00Z">
                  <w:rPr>
                    <w:color w:val="0000FF"/>
                    <w:u w:val="single"/>
                  </w:rPr>
                </w:rPrChange>
              </w:rPr>
              <w:t>CheckItem</w:t>
            </w:r>
            <w:r w:rsidRPr="008E4B75">
              <w:rPr>
                <w:rFonts w:hint="eastAsia"/>
                <w:highlight w:val="yellow"/>
                <w:rPrChange w:id="997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的取值</w:t>
            </w:r>
            <w:r w:rsidRPr="008E4B75">
              <w:rPr>
                <w:rFonts w:hint="eastAsia"/>
                <w:rPrChange w:id="998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：</w:t>
            </w:r>
          </w:p>
          <w:p w:rsidR="008E364E" w:rsidRDefault="008E364E" w:rsidP="000720DF">
            <w:pPr>
              <w:ind w:firstLineChars="150" w:firstLine="300"/>
            </w:pPr>
            <w:r>
              <w:rPr>
                <w:rFonts w:hint="eastAsia"/>
                <w:highlight w:val="yellow"/>
              </w:rPr>
              <w:t>预设值为空值</w:t>
            </w:r>
            <w:r>
              <w:rPr>
                <w:rFonts w:hint="eastAsia"/>
              </w:rPr>
              <w:t>,</w:t>
            </w:r>
          </w:p>
          <w:p w:rsidR="000720DF" w:rsidRPr="008E364E" w:rsidRDefault="008E4B75" w:rsidP="000720DF">
            <w:pPr>
              <w:ind w:firstLineChars="150" w:firstLine="300"/>
              <w:rPr>
                <w:highlight w:val="yellow"/>
                <w:rPrChange w:id="999" w:author="IES11FQ32" w:date="2012-12-24T13:57:00Z">
                  <w:rPr/>
                </w:rPrChange>
              </w:rPr>
            </w:pPr>
            <w:r w:rsidRPr="008E4B75">
              <w:rPr>
                <w:rFonts w:hint="eastAsia"/>
                <w:highlight w:val="yellow"/>
                <w:rPrChange w:id="1000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获取</w:t>
            </w:r>
            <w:r w:rsidRPr="008E4B75">
              <w:rPr>
                <w:highlight w:val="yellow"/>
                <w:rPrChange w:id="1001" w:author="IES11FQ32" w:date="2012-12-24T13:57:00Z">
                  <w:rPr>
                    <w:color w:val="0000FF"/>
                    <w:u w:val="single"/>
                  </w:rPr>
                </w:rPrChange>
              </w:rPr>
              <w:t>ConsValue</w:t>
            </w:r>
            <w:r w:rsidRPr="008E4B75">
              <w:rPr>
                <w:rFonts w:hint="eastAsia"/>
                <w:highlight w:val="yellow"/>
                <w:rPrChange w:id="1002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表添加的</w:t>
            </w:r>
            <w:r w:rsidRPr="008E4B75">
              <w:rPr>
                <w:highlight w:val="yellow"/>
                <w:rPrChange w:id="1003" w:author="IES11FQ32" w:date="2012-12-24T13:57:00Z">
                  <w:rPr>
                    <w:color w:val="0000FF"/>
                    <w:u w:val="single"/>
                  </w:rPr>
                </w:rPrChange>
              </w:rPr>
              <w:t>Type=’AstRuleCheckItem’  and  Name=@AstType</w:t>
            </w:r>
          </w:p>
          <w:p w:rsidR="00727A98" w:rsidRPr="00727A98" w:rsidRDefault="008E4B75">
            <w:pPr>
              <w:rPr>
                <w:rPrChange w:id="1004" w:author="IES11FQ32" w:date="2012-12-19T16:26:00Z">
                  <w:rPr>
                    <w:rFonts w:eastAsia="新細明體"/>
                  </w:rPr>
                </w:rPrChange>
              </w:rPr>
            </w:pPr>
            <w:r w:rsidRPr="008E4B75">
              <w:rPr>
                <w:rFonts w:hint="eastAsia"/>
                <w:highlight w:val="yellow"/>
                <w:rPrChange w:id="1005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的</w:t>
            </w:r>
            <w:r w:rsidRPr="008E4B75">
              <w:rPr>
                <w:highlight w:val="yellow"/>
                <w:rPrChange w:id="1006" w:author="IES11FQ32" w:date="2012-12-24T13:57:00Z">
                  <w:rPr>
                    <w:color w:val="0000FF"/>
                    <w:u w:val="single"/>
                  </w:rPr>
                </w:rPrChange>
              </w:rPr>
              <w:t>Value</w:t>
            </w:r>
            <w:r w:rsidRPr="008E4B75">
              <w:rPr>
                <w:rFonts w:hint="eastAsia"/>
                <w:highlight w:val="yellow"/>
                <w:rPrChange w:id="1007" w:author="IES11FQ32" w:date="2012-12-24T13:57:00Z">
                  <w:rPr>
                    <w:rFonts w:hint="eastAsia"/>
                    <w:color w:val="0000FF"/>
                    <w:u w:val="single"/>
                  </w:rPr>
                </w:rPrChange>
              </w:rPr>
              <w:t>值，用</w:t>
            </w:r>
            <w:r w:rsidR="008E364E" w:rsidRPr="008E364E">
              <w:rPr>
                <w:rFonts w:hint="eastAsia"/>
                <w:highlight w:val="yellow"/>
              </w:rPr>
              <w:t>逗号</w:t>
            </w:r>
            <w:r w:rsidRPr="008E4B75">
              <w:rPr>
                <w:highlight w:val="yellow"/>
                <w:rPrChange w:id="1008" w:author="IES11FQ32" w:date="2012-12-24T13:57:00Z">
                  <w:rPr>
                    <w:color w:val="0000FF"/>
                    <w:u w:val="single"/>
                  </w:rPr>
                </w:rPrChange>
              </w:rPr>
              <w:t>’</w:t>
            </w:r>
            <w:r w:rsidR="008E364E" w:rsidRPr="008E364E">
              <w:rPr>
                <w:highlight w:val="yellow"/>
              </w:rPr>
              <w:t>,</w:t>
            </w:r>
            <w:r w:rsidR="00727A98" w:rsidRPr="008E364E">
              <w:rPr>
                <w:highlight w:val="yellow"/>
              </w:rPr>
              <w:t>’</w:t>
            </w:r>
            <w:r w:rsidR="00727A98" w:rsidRPr="008E364E">
              <w:rPr>
                <w:rFonts w:hint="eastAsia"/>
                <w:highlight w:val="yellow"/>
              </w:rPr>
              <w:t>分割</w:t>
            </w:r>
          </w:p>
        </w:tc>
        <w:tc>
          <w:tcPr>
            <w:tcW w:w="2629" w:type="dxa"/>
            <w:tcPrChange w:id="1009" w:author="高永勃" w:date="2012-07-25T19:35:00Z">
              <w:tcPr>
                <w:tcW w:w="2629" w:type="dxa"/>
              </w:tcPr>
            </w:tcPrChange>
          </w:tcPr>
          <w:p w:rsidR="00187C49" w:rsidRPr="00343835" w:rsidRDefault="008E4B75" w:rsidP="000239D6">
            <w:pPr>
              <w:rPr>
                <w:strike/>
                <w:rPrChange w:id="1010" w:author="IES11FQ32" w:date="2012-12-21T10:30:00Z">
                  <w:rPr/>
                </w:rPrChange>
              </w:rPr>
            </w:pPr>
            <w:r w:rsidRPr="008E4B75">
              <w:rPr>
                <w:rFonts w:hint="eastAsia"/>
                <w:strike/>
                <w:rPrChange w:id="1011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lastRenderedPageBreak/>
              <w:t>若</w:t>
            </w:r>
            <w:r w:rsidRPr="008E4B75">
              <w:rPr>
                <w:strike/>
                <w:rPrChange w:id="1012" w:author="IES11FQ32" w:date="2012-12-21T10:30:00Z">
                  <w:rPr>
                    <w:color w:val="0000FF"/>
                    <w:u w:val="single"/>
                  </w:rPr>
                </w:rPrChange>
              </w:rPr>
              <w:t>AstType=</w:t>
            </w:r>
            <w:r w:rsidRPr="008E4B75">
              <w:rPr>
                <w:rFonts w:hint="eastAsia"/>
                <w:strike/>
                <w:rPrChange w:id="1013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“</w:t>
            </w:r>
            <w:r w:rsidRPr="008E4B75">
              <w:rPr>
                <w:strike/>
                <w:rPrChange w:id="1014" w:author="IES11FQ32" w:date="2012-12-21T10:30:00Z">
                  <w:rPr>
                    <w:color w:val="0000FF"/>
                    <w:u w:val="single"/>
                  </w:rPr>
                </w:rPrChange>
              </w:rPr>
              <w:t>ATSN4</w:t>
            </w:r>
            <w:r w:rsidRPr="008E4B75">
              <w:rPr>
                <w:rFonts w:hint="eastAsia"/>
                <w:strike/>
                <w:rPrChange w:id="1015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”，则选项包括“</w:t>
            </w:r>
            <w:r w:rsidRPr="008E4B75">
              <w:rPr>
                <w:strike/>
                <w:rPrChange w:id="1016" w:author="IES11FQ32" w:date="2012-12-21T10:30:00Z">
                  <w:rPr>
                    <w:color w:val="0000FF"/>
                    <w:u w:val="single"/>
                  </w:rPr>
                </w:rPrChange>
              </w:rPr>
              <w:t>PoNo</w:t>
            </w:r>
            <w:r w:rsidRPr="008E4B75">
              <w:rPr>
                <w:rFonts w:hint="eastAsia"/>
                <w:strike/>
                <w:rPrChange w:id="1017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18" w:author="IES11FQ32" w:date="2012-12-21T10:30:00Z">
                  <w:rPr>
                    <w:color w:val="0000FF"/>
                    <w:u w:val="single"/>
                  </w:rPr>
                </w:rPrChange>
              </w:rPr>
              <w:t>AST</w:t>
            </w:r>
            <w:r w:rsidRPr="008E4B75">
              <w:rPr>
                <w:rFonts w:hint="eastAsia"/>
                <w:strike/>
                <w:rPrChange w:id="1019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20" w:author="IES11FQ32" w:date="2012-12-21T10:30:00Z">
                  <w:rPr>
                    <w:color w:val="0000FF"/>
                    <w:u w:val="single"/>
                  </w:rPr>
                </w:rPrChange>
              </w:rPr>
              <w:t>UUID</w:t>
            </w:r>
            <w:r w:rsidRPr="008E4B75">
              <w:rPr>
                <w:rFonts w:hint="eastAsia"/>
                <w:strike/>
                <w:rPrChange w:id="1021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</w:t>
            </w:r>
            <w:r w:rsidRPr="008E4B75">
              <w:rPr>
                <w:rFonts w:hint="eastAsia"/>
                <w:strike/>
                <w:rPrChange w:id="1022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lastRenderedPageBreak/>
              <w:t>“</w:t>
            </w:r>
            <w:r w:rsidRPr="008E4B75">
              <w:rPr>
                <w:strike/>
                <w:rPrChange w:id="1023" w:author="IES11FQ32" w:date="2012-12-21T10:30:00Z">
                  <w:rPr>
                    <w:color w:val="0000FF"/>
                    <w:u w:val="single"/>
                  </w:rPr>
                </w:rPrChange>
              </w:rPr>
              <w:t>MAC</w:t>
            </w:r>
            <w:r w:rsidRPr="008E4B75">
              <w:rPr>
                <w:rFonts w:hint="eastAsia"/>
                <w:strike/>
                <w:rPrChange w:id="1024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”和“</w:t>
            </w:r>
            <w:r w:rsidRPr="008E4B75">
              <w:rPr>
                <w:strike/>
                <w:rPrChange w:id="1025" w:author="IES11FQ32" w:date="2012-12-21T10:30:00Z">
                  <w:rPr>
                    <w:color w:val="0000FF"/>
                    <w:u w:val="single"/>
                  </w:rPr>
                </w:rPrChange>
              </w:rPr>
              <w:t>CustPo</w:t>
            </w:r>
            <w:r w:rsidRPr="008E4B75">
              <w:rPr>
                <w:rFonts w:hint="eastAsia"/>
                <w:strike/>
                <w:rPrChange w:id="1026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</w:t>
            </w:r>
            <w:ins w:id="1027" w:author="IES11FQ32" w:date="2012-12-06T15:10:00Z">
              <w:r w:rsidRPr="008E4B75">
                <w:rPr>
                  <w:strike/>
                  <w:rPrChange w:id="1028" w:author="IES11FQ32" w:date="2012-12-21T10:30:00Z">
                    <w:rPr>
                      <w:color w:val="0000FF"/>
                      <w:highlight w:val="yellow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hint="eastAsia"/>
                  <w:strike/>
                  <w:rPrChange w:id="1029" w:author="IES11FQ32" w:date="2012-12-21T10:30:00Z">
                    <w:rPr>
                      <w:rFonts w:hint="eastAsia"/>
                      <w:color w:val="0000FF"/>
                      <w:highlight w:val="yellow"/>
                      <w:u w:val="single"/>
                    </w:rPr>
                  </w:rPrChange>
                </w:rPr>
                <w:t>，</w:t>
              </w:r>
              <w:r w:rsidRPr="008E4B75">
                <w:rPr>
                  <w:strike/>
                  <w:rPrChange w:id="1030" w:author="IES11FQ32" w:date="2012-12-21T10:30:00Z">
                    <w:rPr>
                      <w:color w:val="0000FF"/>
                      <w:highlight w:val="yellow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hint="eastAsia"/>
                  <w:strike/>
                  <w:rPrChange w:id="1031" w:author="IES11FQ32" w:date="2012-12-21T10:30:00Z">
                    <w:rPr>
                      <w:rFonts w:hint="eastAsia"/>
                      <w:color w:val="0000FF"/>
                      <w:highlight w:val="yellow"/>
                      <w:u w:val="single"/>
                    </w:rPr>
                  </w:rPrChange>
                </w:rPr>
                <w:t>增加“</w:t>
              </w:r>
              <w:r w:rsidRPr="008E4B75">
                <w:rPr>
                  <w:strike/>
                  <w:rPrChange w:id="1032" w:author="IES11FQ32" w:date="2012-12-21T10:30:00Z">
                    <w:rPr>
                      <w:color w:val="0000FF"/>
                      <w:highlight w:val="yellow"/>
                      <w:u w:val="single"/>
                    </w:rPr>
                  </w:rPrChange>
                </w:rPr>
                <w:t>WM</w:t>
              </w:r>
              <w:r w:rsidRPr="008E4B75">
                <w:rPr>
                  <w:rFonts w:hint="eastAsia"/>
                  <w:strike/>
                  <w:rPrChange w:id="1033" w:author="IES11FQ32" w:date="2012-12-21T10:30:00Z">
                    <w:rPr>
                      <w:rFonts w:hint="eastAsia"/>
                      <w:color w:val="0000FF"/>
                      <w:highlight w:val="yellow"/>
                      <w:u w:val="single"/>
                    </w:rPr>
                  </w:rPrChange>
                </w:rPr>
                <w:t>”</w:t>
              </w:r>
            </w:ins>
          </w:p>
          <w:p w:rsidR="000239D6" w:rsidRPr="00343835" w:rsidRDefault="008E4B75">
            <w:pPr>
              <w:rPr>
                <w:strike/>
                <w:rPrChange w:id="1034" w:author="IES11FQ32" w:date="2012-12-21T10:30:00Z">
                  <w:rPr/>
                </w:rPrChange>
              </w:rPr>
            </w:pPr>
            <w:r w:rsidRPr="008E4B75">
              <w:rPr>
                <w:rFonts w:hint="eastAsia"/>
                <w:strike/>
                <w:rPrChange w:id="1035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若</w:t>
            </w:r>
            <w:r w:rsidRPr="008E4B75">
              <w:rPr>
                <w:strike/>
                <w:rPrChange w:id="1036" w:author="IES11FQ32" w:date="2012-12-21T10:30:00Z">
                  <w:rPr>
                    <w:color w:val="0000FF"/>
                    <w:u w:val="single"/>
                  </w:rPr>
                </w:rPrChange>
              </w:rPr>
              <w:t>AstType=</w:t>
            </w:r>
            <w:r w:rsidRPr="008E4B75">
              <w:rPr>
                <w:rFonts w:hint="eastAsia"/>
                <w:strike/>
                <w:rPrChange w:id="1037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“</w:t>
            </w:r>
            <w:r w:rsidRPr="008E4B75">
              <w:rPr>
                <w:strike/>
                <w:rPrChange w:id="1038" w:author="IES11FQ32" w:date="2012-12-21T10:30:00Z">
                  <w:rPr>
                    <w:color w:val="0000FF"/>
                    <w:u w:val="single"/>
                  </w:rPr>
                </w:rPrChange>
              </w:rPr>
              <w:t>ATSN7</w:t>
            </w:r>
            <w:r w:rsidRPr="008E4B75">
              <w:rPr>
                <w:rFonts w:hint="eastAsia"/>
                <w:strike/>
                <w:rPrChange w:id="1039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”，则选项包括“</w:t>
            </w:r>
            <w:r w:rsidRPr="008E4B75">
              <w:rPr>
                <w:strike/>
                <w:rPrChange w:id="1040" w:author="IES11FQ32" w:date="2012-12-21T10:30:00Z">
                  <w:rPr>
                    <w:color w:val="0000FF"/>
                    <w:u w:val="single"/>
                  </w:rPr>
                </w:rPrChange>
              </w:rPr>
              <w:t>PoNo</w:t>
            </w:r>
            <w:r w:rsidRPr="008E4B75">
              <w:rPr>
                <w:rFonts w:hint="eastAsia"/>
                <w:strike/>
                <w:rPrChange w:id="1041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42" w:author="IES11FQ32" w:date="2012-12-21T10:30:00Z">
                  <w:rPr>
                    <w:color w:val="0000FF"/>
                    <w:u w:val="single"/>
                  </w:rPr>
                </w:rPrChange>
              </w:rPr>
              <w:t>AST</w:t>
            </w:r>
            <w:r w:rsidRPr="008E4B75">
              <w:rPr>
                <w:rFonts w:hint="eastAsia"/>
                <w:strike/>
                <w:rPrChange w:id="1043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44" w:author="IES11FQ32" w:date="2012-12-21T10:30:00Z">
                  <w:rPr>
                    <w:color w:val="0000FF"/>
                    <w:u w:val="single"/>
                  </w:rPr>
                </w:rPrChange>
              </w:rPr>
              <w:t>UUID</w:t>
            </w:r>
            <w:r w:rsidRPr="008E4B75">
              <w:rPr>
                <w:rFonts w:hint="eastAsia"/>
                <w:strike/>
                <w:rPrChange w:id="1045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46" w:author="IES11FQ32" w:date="2012-12-21T10:30:00Z">
                  <w:rPr>
                    <w:color w:val="0000FF"/>
                    <w:u w:val="single"/>
                  </w:rPr>
                </w:rPrChange>
              </w:rPr>
              <w:t>Wareless MAC</w:t>
            </w:r>
            <w:r w:rsidRPr="008E4B75">
              <w:rPr>
                <w:rFonts w:hint="eastAsia"/>
                <w:strike/>
                <w:rPrChange w:id="1047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</w:t>
            </w:r>
            <w:ins w:id="1048" w:author="IES11FQ32" w:date="2012-12-06T15:10:00Z">
              <w:r w:rsidRPr="008E4B75">
                <w:rPr>
                  <w:strike/>
                  <w:rPrChange w:id="1049" w:author="IES11FQ32" w:date="2012-12-21T10:30:00Z">
                    <w:rPr>
                      <w:color w:val="0000FF"/>
                      <w:highlight w:val="yellow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hint="eastAsia"/>
                  <w:strike/>
                  <w:rPrChange w:id="1050" w:author="IES11FQ32" w:date="2012-12-21T10:30:00Z">
                    <w:rPr>
                      <w:rFonts w:hint="eastAsia"/>
                      <w:color w:val="0000FF"/>
                      <w:highlight w:val="yellow"/>
                      <w:u w:val="single"/>
                    </w:rPr>
                  </w:rPrChange>
                </w:rPr>
                <w:t>修改为“</w:t>
              </w:r>
              <w:r w:rsidRPr="008E4B75">
                <w:rPr>
                  <w:strike/>
                  <w:rPrChange w:id="1051" w:author="IES11FQ32" w:date="2012-12-21T10:30:00Z">
                    <w:rPr>
                      <w:color w:val="0000FF"/>
                      <w:highlight w:val="yellow"/>
                      <w:u w:val="single"/>
                    </w:rPr>
                  </w:rPrChange>
                </w:rPr>
                <w:t>WM</w:t>
              </w:r>
              <w:r w:rsidRPr="008E4B75">
                <w:rPr>
                  <w:rFonts w:hint="eastAsia"/>
                  <w:strike/>
                  <w:rPrChange w:id="1052" w:author="IES11FQ32" w:date="2012-12-21T10:30:00Z">
                    <w:rPr>
                      <w:rFonts w:hint="eastAsia"/>
                      <w:color w:val="0000FF"/>
                      <w:highlight w:val="yellow"/>
                      <w:u w:val="single"/>
                    </w:rPr>
                  </w:rPrChange>
                </w:rPr>
                <w:t>”</w:t>
              </w:r>
            </w:ins>
            <w:r w:rsidRPr="008E4B75">
              <w:rPr>
                <w:rFonts w:hint="eastAsia"/>
                <w:strike/>
                <w:rPrChange w:id="1053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、“</w:t>
            </w:r>
            <w:r w:rsidRPr="008E4B75">
              <w:rPr>
                <w:strike/>
                <w:rPrChange w:id="1054" w:author="IES11FQ32" w:date="2012-12-21T10:30:00Z">
                  <w:rPr>
                    <w:color w:val="0000FF"/>
                    <w:u w:val="single"/>
                  </w:rPr>
                </w:rPrChange>
              </w:rPr>
              <w:t>MAC</w:t>
            </w:r>
            <w:r w:rsidRPr="008E4B75">
              <w:rPr>
                <w:rFonts w:hint="eastAsia"/>
                <w:strike/>
                <w:rPrChange w:id="1055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56" w:author="IES11FQ32" w:date="2012-12-21T10:30:00Z">
                  <w:rPr>
                    <w:color w:val="0000FF"/>
                    <w:u w:val="single"/>
                  </w:rPr>
                </w:rPrChange>
              </w:rPr>
              <w:t>CustPo</w:t>
            </w:r>
            <w:r w:rsidRPr="008E4B75">
              <w:rPr>
                <w:rFonts w:hint="eastAsia"/>
                <w:strike/>
                <w:rPrChange w:id="1057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”、和“</w:t>
            </w:r>
            <w:r w:rsidRPr="008E4B75">
              <w:rPr>
                <w:strike/>
                <w:rPrChange w:id="1058" w:author="IES11FQ32" w:date="2012-12-21T10:30:00Z">
                  <w:rPr>
                    <w:color w:val="0000FF"/>
                    <w:u w:val="single"/>
                  </w:rPr>
                </w:rPrChange>
              </w:rPr>
              <w:t>OrdRefrence</w:t>
            </w:r>
            <w:r w:rsidRPr="008E4B75">
              <w:rPr>
                <w:rFonts w:hint="eastAsia"/>
                <w:strike/>
                <w:rPrChange w:id="1059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</w:t>
            </w:r>
          </w:p>
          <w:p w:rsidR="000720DF" w:rsidRPr="00843489" w:rsidRDefault="008E4B75">
            <w:pPr>
              <w:rPr>
                <w:strike/>
                <w:rPrChange w:id="1060" w:author="IES11FQ32" w:date="2012-12-21T10:32:00Z">
                  <w:rPr/>
                </w:rPrChange>
              </w:rPr>
            </w:pPr>
            <w:r w:rsidRPr="008E4B75">
              <w:rPr>
                <w:rFonts w:hint="eastAsia"/>
                <w:strike/>
                <w:rPrChange w:id="1061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若</w:t>
            </w:r>
            <w:r w:rsidRPr="008E4B75">
              <w:rPr>
                <w:strike/>
                <w:rPrChange w:id="1062" w:author="IES11FQ32" w:date="2012-12-21T10:30:00Z">
                  <w:rPr>
                    <w:color w:val="0000FF"/>
                    <w:u w:val="single"/>
                  </w:rPr>
                </w:rPrChange>
              </w:rPr>
              <w:t>AstType</w:t>
            </w:r>
            <w:r w:rsidRPr="008E4B75">
              <w:rPr>
                <w:rFonts w:hint="eastAsia"/>
                <w:strike/>
                <w:rPrChange w:id="1063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为其他值时，本框无任何选项</w:t>
            </w:r>
          </w:p>
        </w:tc>
      </w:tr>
      <w:tr w:rsidR="00187C49" w:rsidRPr="00637F92" w:rsidTr="006C61EF">
        <w:tc>
          <w:tcPr>
            <w:tcW w:w="445" w:type="dxa"/>
            <w:tcPrChange w:id="1064" w:author="高永勃" w:date="2012-07-25T19:35:00Z">
              <w:tcPr>
                <w:tcW w:w="445" w:type="dxa"/>
              </w:tcPr>
            </w:tcPrChange>
          </w:tcPr>
          <w:p w:rsidR="00187C49" w:rsidRDefault="00BB335C" w:rsidP="000239D6"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1310" w:type="dxa"/>
            <w:tcPrChange w:id="1065" w:author="高永勃" w:date="2012-07-25T19:35:00Z">
              <w:tcPr>
                <w:tcW w:w="1310" w:type="dxa"/>
              </w:tcPr>
            </w:tcPrChange>
          </w:tcPr>
          <w:p w:rsidR="00187C49" w:rsidRDefault="00BB335C" w:rsidP="000239D6">
            <w:r>
              <w:rPr>
                <w:rFonts w:hint="eastAsia"/>
              </w:rPr>
              <w:t>Check</w:t>
            </w:r>
            <w:r w:rsidR="00187C49">
              <w:rPr>
                <w:rFonts w:hint="eastAsia"/>
              </w:rPr>
              <w:t>Type</w:t>
            </w:r>
          </w:p>
        </w:tc>
        <w:tc>
          <w:tcPr>
            <w:tcW w:w="916" w:type="dxa"/>
            <w:tcPrChange w:id="1066" w:author="高永勃" w:date="2012-07-25T19:35:00Z">
              <w:tcPr>
                <w:tcW w:w="916" w:type="dxa"/>
              </w:tcPr>
            </w:tcPrChange>
          </w:tcPr>
          <w:p w:rsidR="00187C49" w:rsidRDefault="00DB4354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  <w:tcPrChange w:id="1067" w:author="高永勃" w:date="2012-07-25T19:35:00Z">
              <w:tcPr>
                <w:tcW w:w="677" w:type="dxa"/>
              </w:tcPr>
            </w:tcPrChange>
          </w:tcPr>
          <w:p w:rsidR="00187C49" w:rsidRPr="00637F92" w:rsidRDefault="00187C49" w:rsidP="000239D6"/>
        </w:tc>
        <w:tc>
          <w:tcPr>
            <w:tcW w:w="1432" w:type="dxa"/>
            <w:tcPrChange w:id="1068" w:author="高永勃" w:date="2012-07-25T19:35:00Z">
              <w:tcPr>
                <w:tcW w:w="1432" w:type="dxa"/>
              </w:tcPr>
            </w:tcPrChange>
          </w:tcPr>
          <w:p w:rsidR="00187C49" w:rsidRDefault="00187C49" w:rsidP="000239D6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  <w:tcPrChange w:id="1069" w:author="高永勃" w:date="2012-07-25T19:35:00Z">
              <w:tcPr>
                <w:tcW w:w="680" w:type="dxa"/>
              </w:tcPr>
            </w:tcPrChange>
          </w:tcPr>
          <w:p w:rsidR="00187C49" w:rsidRPr="00637F92" w:rsidRDefault="00187C49" w:rsidP="000239D6"/>
        </w:tc>
        <w:tc>
          <w:tcPr>
            <w:tcW w:w="2693" w:type="dxa"/>
            <w:tcPrChange w:id="1070" w:author="高永勃" w:date="2012-07-25T19:35:00Z">
              <w:tcPr>
                <w:tcW w:w="2728" w:type="dxa"/>
              </w:tcPr>
            </w:tcPrChange>
          </w:tcPr>
          <w:p w:rsidR="00187C49" w:rsidRPr="00343835" w:rsidRDefault="008E4B75" w:rsidP="000239D6">
            <w:pPr>
              <w:rPr>
                <w:rPrChange w:id="1071" w:author="IES11FQ32" w:date="2012-12-21T10:31:00Z">
                  <w:rPr>
                    <w:rFonts w:eastAsia="新細明體"/>
                  </w:rPr>
                </w:rPrChange>
              </w:rPr>
            </w:pPr>
            <w:r w:rsidRPr="008E4B75">
              <w:rPr>
                <w:rFonts w:hint="eastAsia"/>
                <w:highlight w:val="yellow"/>
                <w:rPrChange w:id="1072" w:author="IES11FQ32" w:date="2012-12-24T13:53:00Z">
                  <w:rPr>
                    <w:rFonts w:hint="eastAsia"/>
                    <w:color w:val="0000FF"/>
                    <w:u w:val="single"/>
                  </w:rPr>
                </w:rPrChange>
              </w:rPr>
              <w:t>此栏位隐藏起来</w:t>
            </w:r>
            <w:r w:rsidRPr="008E4B75">
              <w:rPr>
                <w:highlight w:val="yellow"/>
                <w:rPrChange w:id="1073" w:author="IES11FQ32" w:date="2012-12-24T13:53:00Z">
                  <w:rPr>
                    <w:color w:val="0000FF"/>
                    <w:u w:val="single"/>
                  </w:rPr>
                </w:rPrChange>
              </w:rPr>
              <w:t>,</w:t>
            </w:r>
            <w:r w:rsidRPr="008E4B75">
              <w:rPr>
                <w:rFonts w:hint="eastAsia"/>
                <w:highlight w:val="yellow"/>
                <w:rPrChange w:id="1074" w:author="IES11FQ32" w:date="2012-12-24T13:53:00Z">
                  <w:rPr>
                    <w:rFonts w:hint="eastAsia"/>
                    <w:color w:val="0000FF"/>
                    <w:u w:val="single"/>
                  </w:rPr>
                </w:rPrChange>
              </w:rPr>
              <w:t>不显示在页面上</w:t>
            </w:r>
          </w:p>
        </w:tc>
        <w:tc>
          <w:tcPr>
            <w:tcW w:w="2629" w:type="dxa"/>
            <w:tcPrChange w:id="1075" w:author="高永勃" w:date="2012-07-25T19:35:00Z">
              <w:tcPr>
                <w:tcW w:w="2629" w:type="dxa"/>
              </w:tcPr>
            </w:tcPrChange>
          </w:tcPr>
          <w:p w:rsidR="000239D6" w:rsidRPr="00343835" w:rsidRDefault="008E4B75">
            <w:pPr>
              <w:rPr>
                <w:strike/>
                <w:rPrChange w:id="1076" w:author="IES11FQ32" w:date="2012-12-21T10:30:00Z">
                  <w:rPr/>
                </w:rPrChange>
              </w:rPr>
            </w:pPr>
            <w:r w:rsidRPr="008E4B75">
              <w:rPr>
                <w:rFonts w:hint="eastAsia"/>
                <w:strike/>
                <w:rPrChange w:id="1077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选项为“</w:t>
            </w:r>
            <w:r w:rsidRPr="008E4B75">
              <w:rPr>
                <w:strike/>
                <w:rPrChange w:id="1078" w:author="IES11FQ32" w:date="2012-12-21T10:30:00Z">
                  <w:rPr>
                    <w:color w:val="0000FF"/>
                    <w:u w:val="single"/>
                  </w:rPr>
                </w:rPrChange>
              </w:rPr>
              <w:t>Y</w:t>
            </w:r>
            <w:r w:rsidRPr="008E4B75">
              <w:rPr>
                <w:rFonts w:hint="eastAsia"/>
                <w:strike/>
                <w:rPrChange w:id="1079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80" w:author="IES11FQ32" w:date="2012-12-21T10:30:00Z">
                  <w:rPr>
                    <w:color w:val="0000FF"/>
                    <w:u w:val="single"/>
                  </w:rPr>
                </w:rPrChange>
              </w:rPr>
              <w:t>N</w:t>
            </w:r>
            <w:r w:rsidRPr="008E4B75">
              <w:rPr>
                <w:rFonts w:hint="eastAsia"/>
                <w:strike/>
                <w:rPrChange w:id="1081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”、“</w:t>
            </w:r>
            <w:r w:rsidRPr="008E4B75">
              <w:rPr>
                <w:strike/>
                <w:rPrChange w:id="1082" w:author="IES11FQ32" w:date="2012-12-21T10:30:00Z">
                  <w:rPr>
                    <w:color w:val="0000FF"/>
                    <w:u w:val="single"/>
                  </w:rPr>
                </w:rPrChange>
              </w:rPr>
              <w:t>O</w:t>
            </w:r>
            <w:r w:rsidRPr="008E4B75">
              <w:rPr>
                <w:rFonts w:hint="eastAsia"/>
                <w:strike/>
                <w:rPrChange w:id="1083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”和“</w:t>
            </w:r>
            <w:r w:rsidRPr="008E4B75">
              <w:rPr>
                <w:strike/>
                <w:rPrChange w:id="1084" w:author="IES11FQ32" w:date="2012-12-21T10:30:00Z">
                  <w:rPr>
                    <w:color w:val="0000FF"/>
                    <w:u w:val="single"/>
                  </w:rPr>
                </w:rPrChange>
              </w:rPr>
              <w:t>P</w:t>
            </w:r>
            <w:r w:rsidRPr="008E4B75">
              <w:rPr>
                <w:rFonts w:hint="eastAsia"/>
                <w:strike/>
                <w:rPrChange w:id="1085" w:author="IES11FQ32" w:date="2012-12-21T10:30:00Z">
                  <w:rPr>
                    <w:rFonts w:hint="eastAsia"/>
                    <w:color w:val="0000FF"/>
                    <w:u w:val="single"/>
                  </w:rPr>
                </w:rPrChange>
              </w:rPr>
              <w:t>”</w:t>
            </w:r>
          </w:p>
        </w:tc>
      </w:tr>
      <w:tr w:rsidR="00E56244" w:rsidRPr="00637F92" w:rsidTr="006C61EF">
        <w:tc>
          <w:tcPr>
            <w:tcW w:w="445" w:type="dxa"/>
            <w:tcPrChange w:id="1086" w:author="高永勃" w:date="2012-07-25T19:35:00Z">
              <w:tcPr>
                <w:tcW w:w="445" w:type="dxa"/>
              </w:tcPr>
            </w:tcPrChange>
          </w:tcPr>
          <w:p w:rsidR="00E56244" w:rsidRDefault="00BB335C" w:rsidP="00E56244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  <w:tcPrChange w:id="1087" w:author="高永勃" w:date="2012-07-25T19:35:00Z">
              <w:tcPr>
                <w:tcW w:w="1310" w:type="dxa"/>
              </w:tcPr>
            </w:tcPrChange>
          </w:tcPr>
          <w:p w:rsidR="00E56244" w:rsidRDefault="00BB335C" w:rsidP="00E56244">
            <w:r>
              <w:rPr>
                <w:rFonts w:hint="eastAsia"/>
              </w:rPr>
              <w:t>Station</w:t>
            </w:r>
          </w:p>
        </w:tc>
        <w:tc>
          <w:tcPr>
            <w:tcW w:w="916" w:type="dxa"/>
            <w:tcPrChange w:id="1088" w:author="高永勃" w:date="2012-07-25T19:35:00Z">
              <w:tcPr>
                <w:tcW w:w="916" w:type="dxa"/>
              </w:tcPr>
            </w:tcPrChange>
          </w:tcPr>
          <w:p w:rsidR="00E56244" w:rsidRDefault="00DB4354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  <w:tcPrChange w:id="1089" w:author="高永勃" w:date="2012-07-25T19:35:00Z">
              <w:tcPr>
                <w:tcW w:w="677" w:type="dxa"/>
              </w:tcPr>
            </w:tcPrChange>
          </w:tcPr>
          <w:p w:rsidR="00E56244" w:rsidRPr="00637F92" w:rsidRDefault="00E56244" w:rsidP="00E56244"/>
        </w:tc>
        <w:tc>
          <w:tcPr>
            <w:tcW w:w="1432" w:type="dxa"/>
            <w:tcPrChange w:id="1090" w:author="高永勃" w:date="2012-07-25T19:35:00Z">
              <w:tcPr>
                <w:tcW w:w="1432" w:type="dxa"/>
              </w:tcPr>
            </w:tcPrChange>
          </w:tcPr>
          <w:p w:rsidR="00E56244" w:rsidRDefault="00E56244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  <w:tcPrChange w:id="1091" w:author="高永勃" w:date="2012-07-25T19:35:00Z">
              <w:tcPr>
                <w:tcW w:w="680" w:type="dxa"/>
              </w:tcPr>
            </w:tcPrChange>
          </w:tcPr>
          <w:p w:rsidR="00E56244" w:rsidRPr="00637F92" w:rsidRDefault="006F7229" w:rsidP="00E56244">
            <w:r>
              <w:rPr>
                <w:rFonts w:hint="eastAsia"/>
              </w:rPr>
              <w:t>Y</w:t>
            </w:r>
          </w:p>
        </w:tc>
        <w:tc>
          <w:tcPr>
            <w:tcW w:w="2693" w:type="dxa"/>
            <w:tcPrChange w:id="1092" w:author="高永勃" w:date="2012-07-25T19:35:00Z">
              <w:tcPr>
                <w:tcW w:w="2728" w:type="dxa"/>
              </w:tcPr>
            </w:tcPrChange>
          </w:tcPr>
          <w:p w:rsidR="00E56244" w:rsidRDefault="00E56244" w:rsidP="00E56244">
            <w:pPr>
              <w:rPr>
                <w:rFonts w:eastAsia="新細明體"/>
              </w:rPr>
            </w:pPr>
          </w:p>
        </w:tc>
        <w:tc>
          <w:tcPr>
            <w:tcW w:w="2629" w:type="dxa"/>
            <w:tcPrChange w:id="1093" w:author="高永勃" w:date="2012-07-25T19:35:00Z">
              <w:tcPr>
                <w:tcW w:w="2629" w:type="dxa"/>
              </w:tcPr>
            </w:tcPrChange>
          </w:tcPr>
          <w:p w:rsidR="0098255F" w:rsidRDefault="00187C49">
            <w:r>
              <w:rPr>
                <w:rFonts w:hint="eastAsia"/>
              </w:rPr>
              <w:t>选项为</w:t>
            </w:r>
            <w:r w:rsidR="006F7229">
              <w:rPr>
                <w:rFonts w:hint="eastAsia"/>
              </w:rPr>
              <w:t>“</w:t>
            </w:r>
            <w:r w:rsidR="006F7229">
              <w:rPr>
                <w:rFonts w:hint="eastAsia"/>
              </w:rPr>
              <w:t>65 After MVS</w:t>
            </w:r>
            <w:r w:rsidR="006F7229">
              <w:rPr>
                <w:rFonts w:hint="eastAsia"/>
              </w:rPr>
              <w:t>”、“</w:t>
            </w:r>
            <w:r w:rsidR="00301AE2">
              <w:rPr>
                <w:rFonts w:hint="eastAsia"/>
              </w:rPr>
              <w:t>8</w:t>
            </w:r>
            <w:r w:rsidR="00D54CF3">
              <w:rPr>
                <w:rFonts w:hint="eastAsia"/>
              </w:rPr>
              <w:t>C</w:t>
            </w:r>
            <w:r w:rsidR="006F7229">
              <w:rPr>
                <w:rFonts w:hint="eastAsia"/>
              </w:rPr>
              <w:t xml:space="preserve"> Combine Pizza</w:t>
            </w:r>
            <w:r w:rsidR="006F7229">
              <w:rPr>
                <w:rFonts w:hint="eastAsia"/>
              </w:rPr>
              <w:t>”、“</w:t>
            </w:r>
            <w:r w:rsidR="006F7229">
              <w:rPr>
                <w:rFonts w:hint="eastAsia"/>
              </w:rPr>
              <w:t>85 Unit Weight</w:t>
            </w:r>
            <w:r w:rsidR="006F7229">
              <w:rPr>
                <w:rFonts w:hint="eastAsia"/>
              </w:rPr>
              <w:t>”</w:t>
            </w:r>
            <w:r w:rsidR="004E21A4">
              <w:rPr>
                <w:rFonts w:hint="eastAsia"/>
              </w:rPr>
              <w:t xml:space="preserve"> </w:t>
            </w:r>
          </w:p>
          <w:p w:rsidR="0098255F" w:rsidRDefault="009A538A">
            <w:r>
              <w:rPr>
                <w:rFonts w:hint="eastAsia"/>
              </w:rPr>
              <w:t>第一个空格前的数字为选项的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，后面的文字为选项的</w:t>
            </w:r>
            <w:r>
              <w:rPr>
                <w:rFonts w:hint="eastAsia"/>
              </w:rPr>
              <w:t>Text</w:t>
            </w:r>
          </w:p>
        </w:tc>
      </w:tr>
      <w:tr w:rsidR="006F7229" w:rsidRPr="00637F92" w:rsidTr="006C61EF">
        <w:tc>
          <w:tcPr>
            <w:tcW w:w="445" w:type="dxa"/>
            <w:tcPrChange w:id="1094" w:author="高永勃" w:date="2012-07-25T19:35:00Z">
              <w:tcPr>
                <w:tcW w:w="445" w:type="dxa"/>
              </w:tcPr>
            </w:tcPrChange>
          </w:tcPr>
          <w:p w:rsidR="006F7229" w:rsidRDefault="006F7229" w:rsidP="00E56244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  <w:tcPrChange w:id="1095" w:author="高永勃" w:date="2012-07-25T19:35:00Z">
              <w:tcPr>
                <w:tcW w:w="1310" w:type="dxa"/>
              </w:tcPr>
            </w:tcPrChange>
          </w:tcPr>
          <w:p w:rsidR="006F7229" w:rsidRDefault="006F7229" w:rsidP="00E56244">
            <w:r>
              <w:rPr>
                <w:rFonts w:hint="eastAsia"/>
              </w:rPr>
              <w:t>CustName</w:t>
            </w:r>
          </w:p>
        </w:tc>
        <w:tc>
          <w:tcPr>
            <w:tcW w:w="916" w:type="dxa"/>
            <w:tcPrChange w:id="1096" w:author="高永勃" w:date="2012-07-25T19:35:00Z">
              <w:tcPr>
                <w:tcW w:w="916" w:type="dxa"/>
              </w:tcPr>
            </w:tcPrChange>
          </w:tcPr>
          <w:p w:rsidR="006F7229" w:rsidRDefault="006F7229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  <w:tcPrChange w:id="1097" w:author="高永勃" w:date="2012-07-25T19:35:00Z">
              <w:tcPr>
                <w:tcW w:w="677" w:type="dxa"/>
              </w:tcPr>
            </w:tcPrChange>
          </w:tcPr>
          <w:p w:rsidR="006F7229" w:rsidRPr="00637F92" w:rsidRDefault="006F7229" w:rsidP="00E5624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  <w:tcPrChange w:id="1098" w:author="高永勃" w:date="2012-07-25T19:35:00Z">
              <w:tcPr>
                <w:tcW w:w="1432" w:type="dxa"/>
              </w:tcPr>
            </w:tcPrChange>
          </w:tcPr>
          <w:p w:rsidR="006F7229" w:rsidRDefault="006F7229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  <w:tcPrChange w:id="1099" w:author="高永勃" w:date="2012-07-25T19:35:00Z">
              <w:tcPr>
                <w:tcW w:w="680" w:type="dxa"/>
              </w:tcPr>
            </w:tcPrChange>
          </w:tcPr>
          <w:p w:rsidR="006F7229" w:rsidRDefault="006F7229" w:rsidP="00E56244"/>
        </w:tc>
        <w:tc>
          <w:tcPr>
            <w:tcW w:w="2693" w:type="dxa"/>
            <w:tcPrChange w:id="1100" w:author="高永勃" w:date="2012-07-25T19:35:00Z">
              <w:tcPr>
                <w:tcW w:w="2728" w:type="dxa"/>
              </w:tcPr>
            </w:tcPrChange>
          </w:tcPr>
          <w:p w:rsidR="006F7229" w:rsidRPr="00541742" w:rsidRDefault="008E4B75" w:rsidP="00E56244">
            <w:pPr>
              <w:rPr>
                <w:rPrChange w:id="1101" w:author="IES11FQ32" w:date="2012-12-24T13:54:00Z">
                  <w:rPr>
                    <w:rFonts w:eastAsia="新細明體"/>
                  </w:rPr>
                </w:rPrChange>
              </w:rPr>
            </w:pPr>
            <w:r w:rsidRPr="008E4B75">
              <w:rPr>
                <w:rFonts w:hint="eastAsia"/>
                <w:highlight w:val="yellow"/>
                <w:rPrChange w:id="1102" w:author="IES11FQ32" w:date="2012-12-24T13:54:00Z">
                  <w:rPr>
                    <w:rFonts w:hint="eastAsia"/>
                    <w:color w:val="0000FF"/>
                    <w:u w:val="single"/>
                  </w:rPr>
                </w:rPrChange>
              </w:rPr>
              <w:t>此栏位</w:t>
            </w:r>
            <w:r w:rsidR="00541742">
              <w:rPr>
                <w:rFonts w:hint="eastAsia"/>
                <w:highlight w:val="yellow"/>
              </w:rPr>
              <w:t>的</w:t>
            </w:r>
            <w:r w:rsidRPr="008E4B75">
              <w:rPr>
                <w:rFonts w:hint="eastAsia"/>
                <w:highlight w:val="yellow"/>
                <w:rPrChange w:id="1103" w:author="IES11FQ32" w:date="2012-12-24T13:54:00Z">
                  <w:rPr>
                    <w:rFonts w:hint="eastAsia"/>
                    <w:color w:val="0000FF"/>
                    <w:u w:val="single"/>
                  </w:rPr>
                </w:rPrChange>
              </w:rPr>
              <w:t>名称</w:t>
            </w:r>
            <w:r w:rsidR="00541742">
              <w:rPr>
                <w:rFonts w:hint="eastAsia"/>
                <w:highlight w:val="yellow"/>
              </w:rPr>
              <w:t>修</w:t>
            </w:r>
            <w:r w:rsidRPr="008E4B75">
              <w:rPr>
                <w:rFonts w:hint="eastAsia"/>
                <w:highlight w:val="yellow"/>
                <w:rPrChange w:id="1104" w:author="IES11FQ32" w:date="2012-12-24T13:54:00Z">
                  <w:rPr>
                    <w:rFonts w:hint="eastAsia"/>
                    <w:color w:val="0000FF"/>
                    <w:u w:val="single"/>
                  </w:rPr>
                </w:rPrChange>
              </w:rPr>
              <w:t>改为</w:t>
            </w:r>
            <w:r w:rsidRPr="008E4B75">
              <w:rPr>
                <w:highlight w:val="yellow"/>
                <w:rPrChange w:id="1105" w:author="IES11FQ32" w:date="2012-12-24T13:54:00Z">
                  <w:rPr>
                    <w:color w:val="0000FF"/>
                    <w:u w:val="single"/>
                  </w:rPr>
                </w:rPrChange>
              </w:rPr>
              <w:t>”AV”</w:t>
            </w:r>
          </w:p>
        </w:tc>
        <w:tc>
          <w:tcPr>
            <w:tcW w:w="2629" w:type="dxa"/>
            <w:tcPrChange w:id="1106" w:author="高永勃" w:date="2012-07-25T19:35:00Z">
              <w:tcPr>
                <w:tcW w:w="2629" w:type="dxa"/>
              </w:tcPr>
            </w:tcPrChange>
          </w:tcPr>
          <w:p w:rsidR="006F7229" w:rsidRDefault="00BE0840" w:rsidP="00E56244">
            <w:r>
              <w:rPr>
                <w:rFonts w:hint="eastAsia"/>
              </w:rPr>
              <w:t>小写字母需转成大写</w:t>
            </w:r>
          </w:p>
        </w:tc>
      </w:tr>
      <w:tr w:rsidR="00E56244" w:rsidRPr="00637F92" w:rsidTr="006C61EF">
        <w:tc>
          <w:tcPr>
            <w:tcW w:w="445" w:type="dxa"/>
            <w:tcPrChange w:id="1107" w:author="高永勃" w:date="2012-07-25T19:35:00Z">
              <w:tcPr>
                <w:tcW w:w="445" w:type="dxa"/>
              </w:tcPr>
            </w:tcPrChange>
          </w:tcPr>
          <w:p w:rsidR="00E56244" w:rsidRPr="00637F92" w:rsidRDefault="006F7229" w:rsidP="00E56244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  <w:tcPrChange w:id="1108" w:author="高永勃" w:date="2012-07-25T19:35:00Z">
              <w:tcPr>
                <w:tcW w:w="1310" w:type="dxa"/>
              </w:tcPr>
            </w:tcPrChange>
          </w:tcPr>
          <w:p w:rsidR="00E56244" w:rsidRPr="00637F92" w:rsidRDefault="00E56244" w:rsidP="00E56244">
            <w:r>
              <w:t>Add</w:t>
            </w:r>
          </w:p>
        </w:tc>
        <w:tc>
          <w:tcPr>
            <w:tcW w:w="916" w:type="dxa"/>
            <w:tcPrChange w:id="1109" w:author="高永勃" w:date="2012-07-25T19:35:00Z">
              <w:tcPr>
                <w:tcW w:w="916" w:type="dxa"/>
              </w:tcPr>
            </w:tcPrChange>
          </w:tcPr>
          <w:p w:rsidR="00E56244" w:rsidRPr="00637F92" w:rsidRDefault="00E56244" w:rsidP="00E56244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  <w:tcPrChange w:id="1110" w:author="高永勃" w:date="2012-07-25T19:35:00Z">
              <w:tcPr>
                <w:tcW w:w="677" w:type="dxa"/>
              </w:tcPr>
            </w:tcPrChange>
          </w:tcPr>
          <w:p w:rsidR="00E56244" w:rsidRPr="00637F92" w:rsidRDefault="00E56244" w:rsidP="00E56244"/>
        </w:tc>
        <w:tc>
          <w:tcPr>
            <w:tcW w:w="1432" w:type="dxa"/>
            <w:tcPrChange w:id="1111" w:author="高永勃" w:date="2012-07-25T19:35:00Z">
              <w:tcPr>
                <w:tcW w:w="1432" w:type="dxa"/>
              </w:tcPr>
            </w:tcPrChange>
          </w:tcPr>
          <w:p w:rsidR="00E56244" w:rsidRPr="00637F92" w:rsidRDefault="00E56244" w:rsidP="00E56244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715" w:type="dxa"/>
            <w:tcPrChange w:id="1112" w:author="高永勃" w:date="2012-07-25T19:35:00Z">
              <w:tcPr>
                <w:tcW w:w="680" w:type="dxa"/>
              </w:tcPr>
            </w:tcPrChange>
          </w:tcPr>
          <w:p w:rsidR="00E56244" w:rsidRPr="00637F92" w:rsidRDefault="00E56244" w:rsidP="00E56244">
            <w:pPr>
              <w:rPr>
                <w:lang w:eastAsia="zh-TW"/>
              </w:rPr>
            </w:pPr>
          </w:p>
        </w:tc>
        <w:tc>
          <w:tcPr>
            <w:tcW w:w="2693" w:type="dxa"/>
            <w:tcPrChange w:id="1113" w:author="高永勃" w:date="2012-07-25T19:35:00Z">
              <w:tcPr>
                <w:tcW w:w="2728" w:type="dxa"/>
              </w:tcPr>
            </w:tcPrChange>
          </w:tcPr>
          <w:p w:rsidR="00E56244" w:rsidRDefault="00E56244" w:rsidP="00E56244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5D05E6">
              <w:rPr>
                <w:rFonts w:ascii="SimSun" w:hAnsi="SimSun" w:hint="eastAsia"/>
              </w:rPr>
              <w:t>用户的输入不符合要求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8234BD" w:rsidRDefault="00E56244" w:rsidP="00E5624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</w:t>
            </w:r>
            <w:r w:rsidR="008234BD">
              <w:rPr>
                <w:rFonts w:ascii="SimSun" w:hAnsi="SimSun" w:hint="eastAsia"/>
              </w:rPr>
              <w:t>若</w:t>
            </w:r>
            <w:r w:rsidR="008234BD">
              <w:rPr>
                <w:rFonts w:ascii="SimSun" w:hAnsi="SimSun" w:hint="eastAsia"/>
              </w:rPr>
              <w:t>4</w:t>
            </w:r>
            <w:r w:rsidR="008234BD">
              <w:rPr>
                <w:rFonts w:ascii="SimSun" w:hAnsi="SimSun" w:hint="eastAsia"/>
              </w:rPr>
              <w:t>到</w:t>
            </w:r>
            <w:r w:rsidR="008234BD">
              <w:rPr>
                <w:rFonts w:ascii="SimSun" w:hAnsi="SimSun" w:hint="eastAsia"/>
              </w:rPr>
              <w:t>8</w:t>
            </w:r>
            <w:r w:rsidR="008234BD">
              <w:rPr>
                <w:rFonts w:ascii="SimSun" w:hAnsi="SimSun" w:hint="eastAsia"/>
              </w:rPr>
              <w:t>号框中数据同时在</w:t>
            </w:r>
            <w:r w:rsidR="008234BD">
              <w:rPr>
                <w:rFonts w:ascii="SimSun" w:hAnsi="SimSun" w:hint="eastAsia"/>
              </w:rPr>
              <w:t>AstRule</w:t>
            </w:r>
            <w:r w:rsidR="008234BD">
              <w:rPr>
                <w:rFonts w:ascii="SimSun" w:hAnsi="SimSun" w:hint="eastAsia"/>
              </w:rPr>
              <w:t>数据表中的一个记录中存在，则提示用户，放弃后续操作。</w:t>
            </w:r>
          </w:p>
          <w:p w:rsidR="00E56244" w:rsidRPr="00637F92" w:rsidRDefault="008234BD" w:rsidP="00E5624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</w:t>
            </w:r>
            <w:r w:rsidR="007E4891">
              <w:rPr>
                <w:rFonts w:ascii="SimSun" w:hAnsi="SimSun" w:hint="eastAsia"/>
              </w:rPr>
              <w:t>用</w:t>
            </w:r>
            <w:r w:rsidR="007E4891">
              <w:rPr>
                <w:rFonts w:ascii="SimSun" w:hAnsi="SimSun" w:hint="eastAsia"/>
              </w:rPr>
              <w:t>4</w:t>
            </w:r>
            <w:r w:rsidR="007E4891">
              <w:rPr>
                <w:rFonts w:ascii="SimSun" w:hAnsi="SimSun" w:hint="eastAsia"/>
              </w:rPr>
              <w:t>到</w:t>
            </w:r>
            <w:r w:rsidR="007E4891">
              <w:rPr>
                <w:rFonts w:ascii="SimSun" w:hAnsi="SimSun" w:hint="eastAsia"/>
              </w:rPr>
              <w:t>8</w:t>
            </w:r>
            <w:r w:rsidR="007E4891">
              <w:rPr>
                <w:rFonts w:ascii="SimSun" w:hAnsi="SimSun" w:hint="eastAsia"/>
              </w:rPr>
              <w:t>号框中数据</w:t>
            </w:r>
            <w:r w:rsidR="00EB67E5">
              <w:rPr>
                <w:rFonts w:ascii="SimSun" w:hAnsi="SimSun" w:hint="eastAsia"/>
              </w:rPr>
              <w:t>在</w:t>
            </w:r>
            <w:r>
              <w:rPr>
                <w:rFonts w:ascii="SimSun" w:hAnsi="SimSun" w:hint="eastAsia"/>
              </w:rPr>
              <w:t>AstRule</w:t>
            </w:r>
            <w:r>
              <w:rPr>
                <w:rFonts w:ascii="SimSun" w:hAnsi="SimSun" w:hint="eastAsia"/>
              </w:rPr>
              <w:t>中新增一条记录</w:t>
            </w:r>
            <w:r w:rsidR="007E4891">
              <w:rPr>
                <w:rFonts w:ascii="SimSun" w:hAnsi="SimSun" w:hint="eastAsia"/>
              </w:rPr>
              <w:t>，记录创建人和时间</w:t>
            </w:r>
            <w:r w:rsidR="00E56244">
              <w:rPr>
                <w:rFonts w:ascii="SimSun" w:hAnsi="SimSun" w:hint="eastAsia"/>
              </w:rPr>
              <w:t>。</w:t>
            </w:r>
          </w:p>
          <w:p w:rsidR="00E56244" w:rsidRPr="00637F92" w:rsidRDefault="008234BD" w:rsidP="00E56244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 w:rsidR="00E56244">
              <w:rPr>
                <w:rFonts w:ascii="SimSun" w:hAnsi="SimSun" w:hint="eastAsia"/>
              </w:rPr>
              <w:t>、刷新</w:t>
            </w:r>
            <w:r w:rsidR="00B740A0">
              <w:rPr>
                <w:rFonts w:ascii="SimSun" w:hAnsi="SimSun" w:hint="eastAsia"/>
              </w:rPr>
              <w:t>Asset Check Rule</w:t>
            </w:r>
            <w:r w:rsidR="00E56244">
              <w:rPr>
                <w:rFonts w:ascii="SimSun" w:hAnsi="SimSun"/>
              </w:rPr>
              <w:t xml:space="preserve"> List</w:t>
            </w:r>
            <w:r w:rsidR="00E56244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  <w:tcPrChange w:id="1114" w:author="高永勃" w:date="2012-07-25T19:35:00Z">
              <w:tcPr>
                <w:tcW w:w="2629" w:type="dxa"/>
              </w:tcPr>
            </w:tcPrChange>
          </w:tcPr>
          <w:p w:rsidR="00E56244" w:rsidRDefault="005D05E6" w:rsidP="00E56244">
            <w:r>
              <w:rPr>
                <w:rFonts w:hint="eastAsia"/>
              </w:rPr>
              <w:t>若未选</w:t>
            </w:r>
            <w:r>
              <w:rPr>
                <w:rFonts w:hint="eastAsia"/>
              </w:rPr>
              <w:t>AstType</w:t>
            </w:r>
            <w:r>
              <w:rPr>
                <w:rFonts w:hint="eastAsia"/>
              </w:rPr>
              <w:t>，则提示“</w:t>
            </w:r>
            <w:r w:rsidRPr="005D05E6">
              <w:t>Please select AST Tp!</w:t>
            </w:r>
            <w:r>
              <w:rPr>
                <w:rFonts w:hint="eastAsia"/>
              </w:rPr>
              <w:t>”</w:t>
            </w:r>
          </w:p>
          <w:p w:rsidR="005D05E6" w:rsidRDefault="005D05E6" w:rsidP="00E56244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ATSN1</w:t>
            </w:r>
            <w:r>
              <w:rPr>
                <w:rFonts w:hint="eastAsia"/>
              </w:rPr>
              <w:t>”而未选</w:t>
            </w:r>
            <w:r>
              <w:rPr>
                <w:rFonts w:hint="eastAsia"/>
              </w:rPr>
              <w:t>CheckType</w:t>
            </w:r>
            <w:r>
              <w:rPr>
                <w:rFonts w:hint="eastAsia"/>
              </w:rPr>
              <w:t>，则提示“</w:t>
            </w:r>
            <w:r w:rsidRPr="005D05E6">
              <w:t>Please select Check Type!</w:t>
            </w:r>
            <w:r>
              <w:rPr>
                <w:rFonts w:hint="eastAsia"/>
              </w:rPr>
              <w:t>”</w:t>
            </w:r>
          </w:p>
          <w:p w:rsidR="005D05E6" w:rsidRDefault="005D05E6" w:rsidP="00E56244">
            <w:r>
              <w:rPr>
                <w:rFonts w:hint="eastAsia"/>
              </w:rPr>
              <w:t>若未选</w:t>
            </w:r>
            <w:r>
              <w:rPr>
                <w:rFonts w:hint="eastAsia"/>
              </w:rPr>
              <w:t>Station</w:t>
            </w:r>
            <w:r>
              <w:rPr>
                <w:rFonts w:hint="eastAsia"/>
              </w:rPr>
              <w:t>，则提示“</w:t>
            </w:r>
            <w:r w:rsidRPr="005D05E6">
              <w:t>Please select Check Station!</w:t>
            </w:r>
            <w:r>
              <w:rPr>
                <w:rFonts w:hint="eastAsia"/>
              </w:rPr>
              <w:t>”</w:t>
            </w:r>
          </w:p>
          <w:p w:rsidR="005D05E6" w:rsidRDefault="005D05E6" w:rsidP="005D05E6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AstType&lt;&gt;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ATSN1</w:t>
            </w:r>
            <w:r>
              <w:rPr>
                <w:rFonts w:hint="eastAsia"/>
              </w:rPr>
              <w:t>”而未输</w:t>
            </w:r>
            <w:r>
              <w:rPr>
                <w:rFonts w:hint="eastAsia"/>
              </w:rPr>
              <w:t>CustName</w:t>
            </w:r>
            <w:r>
              <w:rPr>
                <w:rFonts w:hint="eastAsia"/>
              </w:rPr>
              <w:t>，则提示“</w:t>
            </w:r>
            <w:r w:rsidRPr="005D05E6">
              <w:t xml:space="preserve">Please </w:t>
            </w:r>
            <w:r>
              <w:rPr>
                <w:rFonts w:hint="eastAsia"/>
              </w:rPr>
              <w:t>Input Customer Name</w:t>
            </w:r>
            <w:r w:rsidRPr="005D05E6">
              <w:t>!</w:t>
            </w:r>
            <w:r>
              <w:rPr>
                <w:rFonts w:hint="eastAsia"/>
              </w:rPr>
              <w:t>”</w:t>
            </w:r>
          </w:p>
          <w:p w:rsidR="005D05E6" w:rsidRDefault="005D05E6" w:rsidP="005D05E6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ATSN4</w:t>
            </w:r>
            <w:r>
              <w:rPr>
                <w:rFonts w:hint="eastAsia"/>
              </w:rPr>
              <w:t>”</w:t>
            </w:r>
            <w:r w:rsidR="00BC6D1B">
              <w:rPr>
                <w:rFonts w:hint="eastAsia"/>
              </w:rPr>
              <w:t>或“</w:t>
            </w:r>
            <w:r w:rsidR="00BC6D1B">
              <w:rPr>
                <w:rFonts w:hint="eastAsia"/>
              </w:rPr>
              <w:t>ATSN7</w:t>
            </w:r>
            <w:r w:rsidR="00BC6D1B">
              <w:rPr>
                <w:rFonts w:hint="eastAsia"/>
              </w:rPr>
              <w:t>”</w:t>
            </w:r>
            <w:r>
              <w:rPr>
                <w:rFonts w:hint="eastAsia"/>
              </w:rPr>
              <w:t>而未选</w:t>
            </w:r>
            <w:r>
              <w:rPr>
                <w:rFonts w:hint="eastAsia"/>
              </w:rPr>
              <w:t>CheckItem</w:t>
            </w:r>
            <w:r>
              <w:rPr>
                <w:rFonts w:hint="eastAsia"/>
              </w:rPr>
              <w:t>，则提示“</w:t>
            </w:r>
            <w:r w:rsidRPr="005D05E6">
              <w:t xml:space="preserve">Please select Check </w:t>
            </w:r>
            <w:r>
              <w:rPr>
                <w:rFonts w:hint="eastAsia"/>
              </w:rPr>
              <w:t>Item</w:t>
            </w:r>
            <w:r w:rsidRPr="005D05E6">
              <w:t>!</w:t>
            </w:r>
            <w:r>
              <w:rPr>
                <w:rFonts w:hint="eastAsia"/>
              </w:rPr>
              <w:t>”</w:t>
            </w:r>
          </w:p>
          <w:p w:rsidR="005D05E6" w:rsidRDefault="005D05E6" w:rsidP="005D05E6"/>
          <w:p w:rsidR="005D05E6" w:rsidRPr="005D05E6" w:rsidRDefault="005D05E6" w:rsidP="00E56244"/>
        </w:tc>
      </w:tr>
    </w:tbl>
    <w:p w:rsidR="00E56244" w:rsidRPr="006C0375" w:rsidRDefault="00E56244" w:rsidP="00E56244"/>
    <w:p w:rsidR="00221F6C" w:rsidRDefault="00127C29" w:rsidP="00221F6C">
      <w:pPr>
        <w:pStyle w:val="3"/>
      </w:pPr>
      <w:bookmarkStart w:id="1115" w:name="_Toc353207241"/>
      <w:r>
        <w:rPr>
          <w:rFonts w:hint="eastAsia"/>
        </w:rPr>
        <w:lastRenderedPageBreak/>
        <w:t>AC Adaptor</w:t>
      </w:r>
      <w:r>
        <w:rPr>
          <w:rFonts w:hint="eastAsia"/>
        </w:rPr>
        <w:t>维护界面</w:t>
      </w:r>
      <w:bookmarkEnd w:id="1115"/>
    </w:p>
    <w:p w:rsidR="00127C29" w:rsidRPr="0016237D" w:rsidRDefault="00127C29" w:rsidP="00221F6C">
      <w:pPr>
        <w:pStyle w:val="4"/>
      </w:pPr>
      <w:r>
        <w:rPr>
          <w:rFonts w:hint="eastAsia"/>
        </w:rPr>
        <w:t>示意圖</w:t>
      </w:r>
    </w:p>
    <w:p w:rsidR="00127C29" w:rsidRDefault="00220C93" w:rsidP="00127C29">
      <w:pPr>
        <w:jc w:val="center"/>
      </w:pPr>
      <w:r>
        <w:rPr>
          <w:noProof/>
        </w:rPr>
        <w:pict>
          <v:oval id="_x0000_s1880" style="position:absolute;left:0;text-align:left;margin-left:452.3pt;margin-top:293.7pt;width:19.45pt;height:17.25pt;z-index:251602944" fillcolor="yellow" strokecolor="red" strokeweight="1pt">
            <v:textbox style="mso-next-textbox:#_x0000_s1880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9" style="position:absolute;left:0;text-align:left;margin-left:372.1pt;margin-top:310.95pt;width:19.45pt;height:17.25pt;z-index:251601920" fillcolor="yellow" strokecolor="red" strokeweight="1pt">
            <v:textbox style="mso-next-textbox:#_x0000_s1879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8" style="position:absolute;left:0;text-align:left;margin-left:222.85pt;margin-top:310.95pt;width:19.45pt;height:17.25pt;z-index:251600896" fillcolor="yellow" strokecolor="red" strokeweight="1pt">
            <v:textbox style="mso-next-textbox:#_x0000_s1878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2" style="position:absolute;left:0;text-align:left;margin-left:125.3pt;margin-top:310.95pt;width:19.45pt;height:17.25pt;z-index:251594752" fillcolor="yellow" strokecolor="red" strokeweight="1pt">
            <v:textbox style="mso-next-textbox:#_x0000_s1872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7" style="position:absolute;left:0;text-align:left;margin-left:404.35pt;margin-top:293.7pt;width:19.45pt;height:17.25pt;z-index:251599872" fillcolor="yellow" strokecolor="red" strokeweight="1pt">
            <v:textbox style="mso-next-textbox:#_x0000_s1877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6" style="position:absolute;left:0;text-align:left;margin-left:250.6pt;margin-top:293.7pt;width:19.45pt;height:17.25pt;z-index:251598848" fillcolor="yellow" strokecolor="red" strokeweight="1pt">
            <v:textbox style="mso-next-textbox:#_x0000_s1876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5" style="position:absolute;left:0;text-align:left;margin-left:105.85pt;margin-top:293.7pt;width:19.45pt;height:17.25pt;z-index:251597824" fillcolor="yellow" strokecolor="red" strokeweight="1pt">
            <v:textbox style="mso-next-textbox:#_x0000_s1875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0" style="position:absolute;left:0;text-align:left;margin-left:159.05pt;margin-top:37.2pt;width:19.45pt;height:17.25pt;z-index:251592704" fillcolor="yellow" strokecolor="red" strokeweight="1pt">
            <v:textbox style="mso-next-textbox:#_x0000_s1870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3" style="position:absolute;left:0;text-align:left;margin-left:459pt;margin-top:33.2pt;width:19.45pt;height:17.25pt;z-index:251595776" fillcolor="yellow" strokecolor="red" strokeweight="1pt">
            <v:textbox style="mso-next-textbox:#_x0000_s1873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1" style="position:absolute;left:0;text-align:left;margin-left:135pt;margin-top:137.75pt;width:19.45pt;height:17.25pt;z-index:251593728" fillcolor="yellow" strokecolor="red" strokeweight="1pt">
            <v:textbox style="mso-next-textbox:#_x0000_s1871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74" style="position:absolute;left:0;text-align:left;margin-left:452.3pt;margin-top:310.95pt;width:19.45pt;height:17.25pt;z-index:251596800" fillcolor="yellow" strokecolor="red" strokeweight="1pt">
            <v:textbox style="mso-next-textbox:#_x0000_s1874;mso-fit-shape-to-text:t" inset="0,0,0,0">
              <w:txbxContent>
                <w:p w:rsidR="00220C93" w:rsidRPr="008721B4" w:rsidRDefault="00220C93" w:rsidP="00127C29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="00127C29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9" name="图片 8" descr="AcAdap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apt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29" w:rsidRDefault="00127C29" w:rsidP="00127C29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8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127C29" w:rsidRDefault="00127C29" w:rsidP="00127C29">
      <w:pPr>
        <w:jc w:val="center"/>
      </w:pPr>
    </w:p>
    <w:p w:rsidR="00127C29" w:rsidRDefault="00127C29" w:rsidP="00221F6C">
      <w:pPr>
        <w:pStyle w:val="4"/>
      </w:pPr>
      <w:r>
        <w:rPr>
          <w:rFonts w:hint="eastAsia"/>
        </w:rPr>
        <w:t>界面說明</w:t>
      </w:r>
    </w:p>
    <w:p w:rsidR="00127C29" w:rsidRDefault="00127C29" w:rsidP="00127C29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AC Adaptor</w:t>
      </w:r>
      <w:r>
        <w:rPr>
          <w:rFonts w:hint="eastAsia"/>
        </w:rPr>
        <w:t>维护界面。</w:t>
      </w:r>
    </w:p>
    <w:p w:rsidR="00127C29" w:rsidRDefault="00127C29" w:rsidP="00127C29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AC Adpator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127C29" w:rsidRDefault="00127C29" w:rsidP="00127C29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127C29" w:rsidRDefault="00127C29" w:rsidP="00127C29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AC Adaptor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127C29" w:rsidRDefault="00127C29" w:rsidP="00127C29">
      <w:r>
        <w:t xml:space="preserve">● </w:t>
      </w:r>
      <w:r>
        <w:rPr>
          <w:rFonts w:hint="eastAsia"/>
        </w:rPr>
        <w:t>用例：</w:t>
      </w:r>
    </w:p>
    <w:p w:rsidR="00127C29" w:rsidRPr="009F3C7F" w:rsidRDefault="00127C29" w:rsidP="00127C29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AC Adpator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127C29" w:rsidRPr="009F3C7F" w:rsidRDefault="00127C29" w:rsidP="00127C29">
      <w:r>
        <w:t>●</w:t>
      </w:r>
      <w:r>
        <w:rPr>
          <w:rFonts w:hint="eastAsia"/>
        </w:rPr>
        <w:t>对应数据表：</w:t>
      </w:r>
      <w:r w:rsidR="00847666" w:rsidRPr="00847666">
        <w:rPr>
          <w:color w:val="FF0000"/>
        </w:rPr>
        <w:t>ACAdapMaintain</w:t>
      </w:r>
      <w:r>
        <w:rPr>
          <w:rFonts w:hint="eastAsia"/>
        </w:rPr>
        <w:t>，含</w:t>
      </w:r>
      <w:r>
        <w:rPr>
          <w:rFonts w:hint="eastAsia"/>
        </w:rPr>
        <w:t>ASSEMB(varchar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ADPPN</w:t>
      </w:r>
      <w:r>
        <w:rPr>
          <w:rFonts w:hint="eastAsia"/>
        </w:rPr>
        <w:t>（</w:t>
      </w:r>
      <w:r>
        <w:rPr>
          <w:rFonts w:hint="eastAsia"/>
        </w:rPr>
        <w:t>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））、</w:t>
      </w:r>
      <w:r>
        <w:rPr>
          <w:rFonts w:hint="eastAsia"/>
        </w:rPr>
        <w:t>AGENCY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））、</w:t>
      </w:r>
      <w:r>
        <w:rPr>
          <w:rFonts w:hint="eastAsia"/>
        </w:rPr>
        <w:t>SUPPLIER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））、</w:t>
      </w:r>
      <w:r>
        <w:rPr>
          <w:rFonts w:hint="eastAsia"/>
        </w:rPr>
        <w:t>VOLTAGE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））、</w:t>
      </w:r>
      <w:r>
        <w:rPr>
          <w:rFonts w:hint="eastAsia"/>
        </w:rPr>
        <w:t>CUR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127C29" w:rsidRPr="009F3C7F" w:rsidRDefault="00127C29" w:rsidP="00127C29"/>
    <w:p w:rsidR="00127C29" w:rsidRPr="00440060" w:rsidRDefault="00127C29" w:rsidP="00127C29">
      <w:pPr>
        <w:pStyle w:val="ae"/>
        <w:jc w:val="center"/>
      </w:pPr>
    </w:p>
    <w:p w:rsidR="00127C29" w:rsidRDefault="00127C29" w:rsidP="00221F6C">
      <w:pPr>
        <w:pStyle w:val="4"/>
      </w:pPr>
      <w:r>
        <w:rPr>
          <w:rFonts w:hint="eastAsia"/>
        </w:rPr>
        <w:t>控件說明</w:t>
      </w:r>
    </w:p>
    <w:p w:rsidR="00127C29" w:rsidRPr="007E3AE8" w:rsidRDefault="00127C29" w:rsidP="00127C29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8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127C29" w:rsidTr="004D0355">
        <w:trPr>
          <w:tblHeader/>
        </w:trPr>
        <w:tc>
          <w:tcPr>
            <w:tcW w:w="445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127C29" w:rsidRPr="008A632C" w:rsidRDefault="00127C29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127C29" w:rsidRPr="00637F92" w:rsidTr="004D0355">
        <w:tc>
          <w:tcPr>
            <w:tcW w:w="445" w:type="dxa"/>
          </w:tcPr>
          <w:p w:rsidR="00127C29" w:rsidRPr="00637F92" w:rsidRDefault="00127C29" w:rsidP="004D0355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127C29" w:rsidRPr="00637F92" w:rsidRDefault="00127C29" w:rsidP="004D0355">
            <w:r>
              <w:rPr>
                <w:rFonts w:hint="eastAsia"/>
              </w:rPr>
              <w:t>Find Assembly</w:t>
            </w:r>
          </w:p>
        </w:tc>
        <w:tc>
          <w:tcPr>
            <w:tcW w:w="916" w:type="dxa"/>
          </w:tcPr>
          <w:p w:rsidR="00127C29" w:rsidRPr="00637F92" w:rsidRDefault="00127C29" w:rsidP="004D0355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127C29" w:rsidRPr="00637F92" w:rsidRDefault="00127C29" w:rsidP="004D0355"/>
        </w:tc>
        <w:tc>
          <w:tcPr>
            <w:tcW w:w="1432" w:type="dxa"/>
          </w:tcPr>
          <w:p w:rsidR="00127C29" w:rsidRDefault="00127C29" w:rsidP="004D0355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127C29" w:rsidRPr="00637F92" w:rsidRDefault="00127C29" w:rsidP="004D0355"/>
        </w:tc>
        <w:tc>
          <w:tcPr>
            <w:tcW w:w="2728" w:type="dxa"/>
          </w:tcPr>
          <w:p w:rsidR="00127C29" w:rsidRDefault="00127C29" w:rsidP="004D0355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127C29" w:rsidRDefault="00127C29" w:rsidP="004D0355">
            <w:r>
              <w:rPr>
                <w:rFonts w:hint="eastAsia"/>
              </w:rPr>
              <w:t>若本框中内容不为空，则在</w:t>
            </w:r>
            <w:r>
              <w:rPr>
                <w:rFonts w:hint="eastAsia"/>
              </w:rPr>
              <w:t>AC Adaptor List</w:t>
            </w:r>
            <w:r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Assembly</w:t>
            </w:r>
            <w:r w:rsidR="00031C4C">
              <w:rPr>
                <w:rFonts w:hint="eastAsia"/>
              </w:rPr>
              <w:t>列</w:t>
            </w:r>
            <w:r>
              <w:rPr>
                <w:rFonts w:hint="eastAsia"/>
              </w:rPr>
              <w:t>中搜索并高亮第一条与本框中内容左端匹配的</w:t>
            </w:r>
            <w:r>
              <w:rPr>
                <w:rFonts w:hint="eastAsia"/>
              </w:rPr>
              <w:t>AC Adaptor</w:t>
            </w:r>
            <w:r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127C29" w:rsidRPr="00637F92" w:rsidRDefault="00127C29" w:rsidP="004D0355">
            <w:pPr>
              <w:rPr>
                <w:rFonts w:ascii="Tahoma" w:hAnsi="Tahoma"/>
                <w:sz w:val="18"/>
              </w:rPr>
            </w:pPr>
          </w:p>
        </w:tc>
      </w:tr>
      <w:tr w:rsidR="00127C29" w:rsidRPr="00637F92" w:rsidTr="004D0355">
        <w:tc>
          <w:tcPr>
            <w:tcW w:w="445" w:type="dxa"/>
          </w:tcPr>
          <w:p w:rsidR="00127C29" w:rsidRPr="00637F92" w:rsidRDefault="00127C29" w:rsidP="004D0355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127C29" w:rsidRPr="00637F92" w:rsidRDefault="00127C29" w:rsidP="004D0355">
            <w:r>
              <w:rPr>
                <w:rFonts w:hint="eastAsia"/>
              </w:rPr>
              <w:t xml:space="preserve">AC Adaptor </w:t>
            </w:r>
            <w:r>
              <w:t>List</w:t>
            </w:r>
          </w:p>
        </w:tc>
        <w:tc>
          <w:tcPr>
            <w:tcW w:w="916" w:type="dxa"/>
          </w:tcPr>
          <w:p w:rsidR="00127C29" w:rsidRPr="00637F92" w:rsidRDefault="00127C29" w:rsidP="004D0355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127C29" w:rsidRPr="00637F92" w:rsidRDefault="00127C29" w:rsidP="004D0355"/>
        </w:tc>
        <w:tc>
          <w:tcPr>
            <w:tcW w:w="1432" w:type="dxa"/>
          </w:tcPr>
          <w:p w:rsidR="00127C29" w:rsidRDefault="00127C29" w:rsidP="004D0355">
            <w:r>
              <w:rPr>
                <w:rFonts w:hint="eastAsia"/>
              </w:rPr>
              <w:t>显示所有的</w:t>
            </w:r>
            <w:r>
              <w:rPr>
                <w:rFonts w:hint="eastAsia"/>
              </w:rPr>
              <w:t>AC Adaptor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127C29" w:rsidRPr="00637F92" w:rsidRDefault="00127C29" w:rsidP="004D0355"/>
        </w:tc>
        <w:tc>
          <w:tcPr>
            <w:tcW w:w="2728" w:type="dxa"/>
          </w:tcPr>
          <w:p w:rsidR="00127C29" w:rsidRPr="00637F92" w:rsidRDefault="00127C29" w:rsidP="004D0355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号控件中显示被点击数据行的详细资料</w:t>
            </w:r>
            <w:r w:rsidR="009C4E85">
              <w:rPr>
                <w:rFonts w:hint="eastAsia"/>
              </w:rPr>
              <w:t>，</w:t>
            </w:r>
            <w:r w:rsidR="009C4E85">
              <w:rPr>
                <w:rFonts w:hint="eastAsia"/>
              </w:rPr>
              <w:t xml:space="preserve">Enable </w:t>
            </w:r>
            <w:r w:rsidR="009C4E85" w:rsidRPr="009B53B4">
              <w:t>Save</w:t>
            </w:r>
            <w:r w:rsidR="009C4E85">
              <w:rPr>
                <w:rFonts w:hint="eastAsia"/>
              </w:rPr>
              <w:t>和</w:t>
            </w:r>
            <w:r w:rsidR="009C4E85">
              <w:rPr>
                <w:rFonts w:hint="eastAsia"/>
              </w:rPr>
              <w:t>Delete</w:t>
            </w:r>
            <w:r w:rsidR="009C4E85"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127C29" w:rsidRDefault="00127C29" w:rsidP="004D0355">
            <w:r>
              <w:rPr>
                <w:rFonts w:ascii="Tahoma" w:hAnsi="Tahoma" w:hint="eastAsia"/>
                <w:sz w:val="18"/>
              </w:rPr>
              <w:t>栏位包括：</w:t>
            </w:r>
            <w:r w:rsidR="009C4E85">
              <w:rPr>
                <w:rFonts w:ascii="Tahoma" w:hAnsi="Tahoma" w:hint="eastAsia"/>
                <w:sz w:val="18"/>
              </w:rPr>
              <w:t>Assembly</w:t>
            </w:r>
            <w:r w:rsidR="009C4E85">
              <w:rPr>
                <w:rFonts w:ascii="Tahoma" w:hAnsi="Tahoma" w:hint="eastAsia"/>
                <w:sz w:val="18"/>
              </w:rPr>
              <w:t>、</w:t>
            </w:r>
            <w:r w:rsidR="009C4E85">
              <w:rPr>
                <w:rFonts w:ascii="Tahoma" w:hAnsi="Tahoma" w:hint="eastAsia"/>
                <w:sz w:val="18"/>
              </w:rPr>
              <w:t>HPQ No</w:t>
            </w:r>
            <w:r w:rsidR="009C4E85">
              <w:rPr>
                <w:rFonts w:ascii="Tahoma" w:hAnsi="Tahoma" w:hint="eastAsia"/>
                <w:sz w:val="18"/>
              </w:rPr>
              <w:t>、</w:t>
            </w:r>
            <w:r w:rsidR="009C4E85">
              <w:rPr>
                <w:rFonts w:ascii="Tahoma" w:hAnsi="Tahoma" w:hint="eastAsia"/>
                <w:sz w:val="18"/>
              </w:rPr>
              <w:t>Agency Series</w:t>
            </w:r>
            <w:r w:rsidR="009C4E85">
              <w:rPr>
                <w:rFonts w:ascii="Tahoma" w:hAnsi="Tahoma" w:hint="eastAsia"/>
                <w:sz w:val="18"/>
              </w:rPr>
              <w:t>、</w:t>
            </w:r>
            <w:r w:rsidR="009C4E85">
              <w:rPr>
                <w:rFonts w:ascii="Tahoma" w:hAnsi="Tahoma" w:hint="eastAsia"/>
                <w:sz w:val="18"/>
              </w:rPr>
              <w:t>Supplier</w:t>
            </w:r>
            <w:r w:rsidR="009C4E85">
              <w:rPr>
                <w:rFonts w:ascii="Tahoma" w:hAnsi="Tahoma" w:hint="eastAsia"/>
                <w:sz w:val="18"/>
              </w:rPr>
              <w:t>、</w:t>
            </w:r>
            <w:r w:rsidR="009C4E85">
              <w:rPr>
                <w:rFonts w:ascii="Tahoma" w:hAnsi="Tahoma" w:hint="eastAsia"/>
                <w:sz w:val="18"/>
              </w:rPr>
              <w:t>Voltage Rating</w:t>
            </w:r>
            <w:r w:rsidR="009C4E85">
              <w:rPr>
                <w:rFonts w:ascii="Tahoma" w:hAnsi="Tahoma" w:hint="eastAsia"/>
                <w:sz w:val="18"/>
              </w:rPr>
              <w:t>、</w:t>
            </w:r>
            <w:r w:rsidR="009C4E85">
              <w:rPr>
                <w:rFonts w:ascii="Tahoma" w:hAnsi="Tahoma" w:hint="eastAsia"/>
                <w:sz w:val="18"/>
              </w:rPr>
              <w:t>Current Rating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127C29" w:rsidRDefault="00031C4C" w:rsidP="004D0355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按</w:t>
            </w:r>
            <w:r>
              <w:rPr>
                <w:rFonts w:ascii="Tahoma" w:hAnsi="Tahoma" w:hint="eastAsia"/>
                <w:sz w:val="18"/>
              </w:rPr>
              <w:t>Assembly</w:t>
            </w:r>
            <w:r>
              <w:rPr>
                <w:rFonts w:ascii="Tahoma" w:hAnsi="Tahoma" w:hint="eastAsia"/>
                <w:sz w:val="18"/>
              </w:rPr>
              <w:t>排列</w:t>
            </w:r>
          </w:p>
        </w:tc>
      </w:tr>
      <w:tr w:rsidR="00127C29" w:rsidRPr="00637F92" w:rsidTr="004D0355">
        <w:tc>
          <w:tcPr>
            <w:tcW w:w="445" w:type="dxa"/>
          </w:tcPr>
          <w:p w:rsidR="00127C29" w:rsidRPr="00637F92" w:rsidRDefault="00127C29" w:rsidP="004D0355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127C29" w:rsidRPr="00637F92" w:rsidRDefault="00127C29" w:rsidP="004D0355">
            <w:r>
              <w:t>Delete</w:t>
            </w:r>
          </w:p>
        </w:tc>
        <w:tc>
          <w:tcPr>
            <w:tcW w:w="916" w:type="dxa"/>
          </w:tcPr>
          <w:p w:rsidR="00127C29" w:rsidRPr="00637F92" w:rsidRDefault="00127C29" w:rsidP="004D0355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27C29" w:rsidRPr="00637F92" w:rsidRDefault="00127C29" w:rsidP="004D0355"/>
        </w:tc>
        <w:tc>
          <w:tcPr>
            <w:tcW w:w="1432" w:type="dxa"/>
          </w:tcPr>
          <w:p w:rsidR="00127C29" w:rsidRDefault="00127C29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D0355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127C29" w:rsidRPr="00637F92" w:rsidRDefault="00127C29" w:rsidP="004D0355"/>
        </w:tc>
        <w:tc>
          <w:tcPr>
            <w:tcW w:w="2728" w:type="dxa"/>
          </w:tcPr>
          <w:p w:rsidR="00127C29" w:rsidRPr="00637F92" w:rsidRDefault="00127C29" w:rsidP="004D0355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9C4E85">
              <w:rPr>
                <w:rFonts w:ascii="SimSun" w:hAnsi="SimSun" w:hint="eastAsia"/>
              </w:rPr>
              <w:t>AC Adaptor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127C29" w:rsidRPr="00637F92" w:rsidRDefault="00127C29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127C29" w:rsidRPr="00637F92" w:rsidRDefault="00127C29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127C29" w:rsidRDefault="00127C29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127C29" w:rsidRPr="00637F92" w:rsidRDefault="00127C29" w:rsidP="004D0355"/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Assembly</w:t>
            </w:r>
          </w:p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A189D" w:rsidRPr="00637F92" w:rsidRDefault="007A189D" w:rsidP="004D0355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A189D" w:rsidRDefault="007A189D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A189D" w:rsidRDefault="007A189D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A189D" w:rsidRDefault="00362C51" w:rsidP="004D0355">
            <w:r>
              <w:rPr>
                <w:rFonts w:hint="eastAsia"/>
              </w:rPr>
              <w:t>小写字母需转成大写</w:t>
            </w:r>
          </w:p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AdpPN</w:t>
            </w:r>
          </w:p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A189D" w:rsidRPr="00637F92" w:rsidRDefault="007A189D" w:rsidP="004D0355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A189D" w:rsidRDefault="007A189D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A189D" w:rsidRDefault="007A189D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A189D" w:rsidRDefault="007A189D" w:rsidP="004D0355"/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Agency</w:t>
            </w:r>
          </w:p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1F756F" w:rsidRDefault="007A189D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A189D" w:rsidRDefault="007A189D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A189D" w:rsidRDefault="007A189D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A189D" w:rsidRDefault="00362C51" w:rsidP="004D0355">
            <w:r>
              <w:rPr>
                <w:rFonts w:hint="eastAsia"/>
              </w:rPr>
              <w:t>小写字母需转成大写</w:t>
            </w:r>
          </w:p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Supplier</w:t>
            </w:r>
          </w:p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A189D" w:rsidRPr="00637F92" w:rsidRDefault="007A189D" w:rsidP="004D0355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A189D" w:rsidRDefault="007A189D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A189D" w:rsidRDefault="007A189D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A189D" w:rsidRDefault="007A189D" w:rsidP="004D0355"/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Voltage</w:t>
            </w:r>
          </w:p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7A189D" w:rsidRPr="00637F92" w:rsidRDefault="007A189D" w:rsidP="004D0355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A189D" w:rsidRDefault="007A189D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7A189D" w:rsidRDefault="007A189D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A189D" w:rsidRDefault="007A189D" w:rsidP="004D0355"/>
        </w:tc>
      </w:tr>
      <w:tr w:rsidR="00127C29" w:rsidRPr="00637F92" w:rsidTr="004D0355">
        <w:tc>
          <w:tcPr>
            <w:tcW w:w="445" w:type="dxa"/>
          </w:tcPr>
          <w:p w:rsidR="00127C29" w:rsidRDefault="007A189D" w:rsidP="004D0355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7A189D" w:rsidRDefault="007A189D" w:rsidP="004D0355">
            <w:r>
              <w:rPr>
                <w:rFonts w:hint="eastAsia"/>
              </w:rPr>
              <w:t>Current</w:t>
            </w:r>
          </w:p>
        </w:tc>
        <w:tc>
          <w:tcPr>
            <w:tcW w:w="916" w:type="dxa"/>
          </w:tcPr>
          <w:p w:rsidR="00127C29" w:rsidRDefault="00127C29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127C29" w:rsidRPr="00637F92" w:rsidRDefault="00127C29" w:rsidP="004D0355">
            <w:r>
              <w:rPr>
                <w:rFonts w:hint="eastAsia"/>
              </w:rPr>
              <w:t>长度不超过</w:t>
            </w:r>
            <w:r w:rsidR="009C4E85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127C29" w:rsidRDefault="00127C29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27C29" w:rsidRDefault="009C4E85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127C29" w:rsidRDefault="00127C29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27C29" w:rsidRDefault="00127C29" w:rsidP="004D0355"/>
        </w:tc>
      </w:tr>
      <w:tr w:rsidR="00127C29" w:rsidRPr="00637F92" w:rsidTr="004D0355">
        <w:tc>
          <w:tcPr>
            <w:tcW w:w="445" w:type="dxa"/>
          </w:tcPr>
          <w:p w:rsidR="00127C29" w:rsidRPr="00637F92" w:rsidRDefault="007A189D" w:rsidP="004D0355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127C29" w:rsidRPr="00637F92" w:rsidRDefault="00127C29" w:rsidP="004D0355">
            <w:r>
              <w:t>Add</w:t>
            </w:r>
          </w:p>
        </w:tc>
        <w:tc>
          <w:tcPr>
            <w:tcW w:w="916" w:type="dxa"/>
          </w:tcPr>
          <w:p w:rsidR="00127C29" w:rsidRPr="00637F92" w:rsidRDefault="00127C29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27C29" w:rsidRPr="00637F92" w:rsidRDefault="00127C29" w:rsidP="004D0355"/>
        </w:tc>
        <w:tc>
          <w:tcPr>
            <w:tcW w:w="1432" w:type="dxa"/>
          </w:tcPr>
          <w:p w:rsidR="00127C29" w:rsidRPr="00637F92" w:rsidRDefault="00127C29" w:rsidP="004D0355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127C29" w:rsidRPr="00637F92" w:rsidRDefault="00127C29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127C29" w:rsidRDefault="00127C29" w:rsidP="004D0355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7A189D">
              <w:rPr>
                <w:rFonts w:ascii="SimSun" w:hAnsi="SimSun" w:hint="eastAsia"/>
              </w:rPr>
              <w:t>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127C29" w:rsidRDefault="00127C29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7A189D">
              <w:rPr>
                <w:rFonts w:ascii="SimSun" w:hAnsi="SimSun" w:hint="eastAsia"/>
              </w:rPr>
              <w:t>Assembly</w:t>
            </w:r>
            <w:r>
              <w:rPr>
                <w:rFonts w:ascii="SimSun" w:hAnsi="SimSun" w:hint="eastAsia"/>
              </w:rPr>
              <w:t>框中数据</w:t>
            </w:r>
            <w:r w:rsidR="007A189D">
              <w:rPr>
                <w:rFonts w:ascii="SimSun" w:hAnsi="SimSun" w:hint="eastAsia"/>
              </w:rPr>
              <w:t>已</w:t>
            </w:r>
            <w:r w:rsidR="007A189D">
              <w:rPr>
                <w:rFonts w:ascii="SimSun" w:hAnsi="SimSun" w:hint="eastAsia"/>
              </w:rPr>
              <w:lastRenderedPageBreak/>
              <w:t>经出现在</w:t>
            </w:r>
            <w:r w:rsidR="007A189D">
              <w:rPr>
                <w:rFonts w:ascii="SimSun" w:hAnsi="SimSun" w:hint="eastAsia"/>
              </w:rPr>
              <w:t>AcAdapMaintain</w:t>
            </w:r>
            <w:r>
              <w:rPr>
                <w:rFonts w:ascii="SimSun" w:hAnsi="SimSun" w:hint="eastAsia"/>
              </w:rPr>
              <w:t>数据表中的</w:t>
            </w:r>
            <w:r w:rsidR="007A189D">
              <w:rPr>
                <w:rFonts w:ascii="SimSun" w:hAnsi="SimSun" w:hint="eastAsia"/>
              </w:rPr>
              <w:t>ASSEMB</w:t>
            </w:r>
            <w:r w:rsidR="007A189D">
              <w:rPr>
                <w:rFonts w:ascii="SimSun" w:hAnsi="SimSun" w:hint="eastAsia"/>
              </w:rPr>
              <w:t>栏位</w:t>
            </w:r>
            <w:r>
              <w:rPr>
                <w:rFonts w:ascii="SimSun" w:hAnsi="SimSun" w:hint="eastAsia"/>
              </w:rPr>
              <w:t>中存在，则提示用户，放弃后续操作。</w:t>
            </w:r>
          </w:p>
          <w:p w:rsidR="00127C29" w:rsidRPr="00637F92" w:rsidRDefault="00127C29" w:rsidP="004D035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</w:t>
            </w:r>
            <w:r w:rsidR="007E4891">
              <w:rPr>
                <w:rFonts w:ascii="SimSun" w:hAnsi="SimSun" w:hint="eastAsia"/>
              </w:rPr>
              <w:t>用</w:t>
            </w:r>
            <w:r w:rsidR="007E4891">
              <w:rPr>
                <w:rFonts w:ascii="SimSun" w:hAnsi="SimSun" w:hint="eastAsia"/>
              </w:rPr>
              <w:t>4</w:t>
            </w:r>
            <w:r w:rsidR="007E4891">
              <w:rPr>
                <w:rFonts w:ascii="SimSun" w:hAnsi="SimSun" w:hint="eastAsia"/>
              </w:rPr>
              <w:t>至</w:t>
            </w:r>
            <w:r w:rsidR="007E4891">
              <w:rPr>
                <w:rFonts w:ascii="SimSun" w:hAnsi="SimSun" w:hint="eastAsia"/>
              </w:rPr>
              <w:t>9</w:t>
            </w:r>
            <w:r w:rsidR="007E4891">
              <w:rPr>
                <w:rFonts w:ascii="SimSun" w:hAnsi="SimSun" w:hint="eastAsia"/>
              </w:rPr>
              <w:t>号框中数据</w:t>
            </w:r>
            <w:r w:rsidR="007A189D">
              <w:rPr>
                <w:rFonts w:ascii="SimSun" w:hAnsi="SimSun" w:hint="eastAsia"/>
              </w:rPr>
              <w:t>在</w:t>
            </w:r>
            <w:r w:rsidR="007A189D">
              <w:rPr>
                <w:rFonts w:ascii="SimSun" w:hAnsi="SimSun" w:hint="eastAsia"/>
              </w:rPr>
              <w:t>AcAdapMaintain</w:t>
            </w:r>
            <w:r>
              <w:rPr>
                <w:rFonts w:ascii="SimSun" w:hAnsi="SimSun" w:hint="eastAsia"/>
              </w:rPr>
              <w:t>中新增一条记录</w:t>
            </w:r>
            <w:r w:rsidR="007E4891">
              <w:rPr>
                <w:rFonts w:ascii="SimSun" w:hAnsi="SimSun" w:hint="eastAsia"/>
              </w:rPr>
              <w:t>，记录创建人和时间</w:t>
            </w:r>
            <w:r>
              <w:rPr>
                <w:rFonts w:ascii="SimSun" w:hAnsi="SimSun" w:hint="eastAsia"/>
              </w:rPr>
              <w:t>。</w:t>
            </w:r>
          </w:p>
          <w:p w:rsidR="00127C29" w:rsidRPr="00637F92" w:rsidRDefault="00127C29" w:rsidP="004D0355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7A189D">
              <w:rPr>
                <w:rFonts w:ascii="SimSun" w:hAnsi="SimSun" w:hint="eastAsia"/>
              </w:rPr>
              <w:t xml:space="preserve">AC Adaptor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127C29" w:rsidRDefault="00127C29" w:rsidP="004D0355"/>
          <w:p w:rsidR="00127C29" w:rsidRPr="005D05E6" w:rsidRDefault="00127C29" w:rsidP="004D0355"/>
        </w:tc>
      </w:tr>
      <w:tr w:rsidR="007A189D" w:rsidRPr="00637F92" w:rsidTr="004D0355">
        <w:tc>
          <w:tcPr>
            <w:tcW w:w="445" w:type="dxa"/>
          </w:tcPr>
          <w:p w:rsidR="007A189D" w:rsidRPr="00637F92" w:rsidRDefault="007A189D" w:rsidP="004D0355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1310" w:type="dxa"/>
          </w:tcPr>
          <w:p w:rsidR="001F756F" w:rsidRDefault="007A189D">
            <w:r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7A189D" w:rsidRPr="00637F92" w:rsidRDefault="007A189D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A189D" w:rsidRPr="00637F92" w:rsidRDefault="007A189D" w:rsidP="004D0355"/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D0355">
            <w:pPr>
              <w:rPr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7A189D" w:rsidRPr="00637F92" w:rsidRDefault="007A189D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7A189D" w:rsidRDefault="007A189D" w:rsidP="004D0355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7A189D" w:rsidRDefault="007A189D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Assembly</w:t>
            </w:r>
            <w:r>
              <w:rPr>
                <w:rFonts w:ascii="SimSun" w:hAnsi="SimSun" w:hint="eastAsia"/>
              </w:rPr>
              <w:t>框中数据已经被其他</w:t>
            </w:r>
            <w:r>
              <w:rPr>
                <w:rFonts w:ascii="SimSun" w:hAnsi="SimSun" w:hint="eastAsia"/>
              </w:rPr>
              <w:t>AcAdapMaintain</w:t>
            </w:r>
            <w:r>
              <w:rPr>
                <w:rFonts w:ascii="SimSun" w:hAnsi="SimSun" w:hint="eastAsia"/>
              </w:rPr>
              <w:t>记录使用，则提示用户，放弃后续操作。</w:t>
            </w:r>
          </w:p>
          <w:p w:rsidR="007A189D" w:rsidRPr="00637F92" w:rsidRDefault="007A189D" w:rsidP="004D035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至</w:t>
            </w:r>
            <w:r>
              <w:rPr>
                <w:rFonts w:ascii="SimSun" w:hAnsi="SimSun" w:hint="eastAsia"/>
              </w:rPr>
              <w:t>9</w:t>
            </w:r>
            <w:r>
              <w:rPr>
                <w:rFonts w:ascii="SimSun" w:hAnsi="SimSun" w:hint="eastAsia"/>
              </w:rPr>
              <w:t>号框中数据</w:t>
            </w:r>
            <w:r w:rsidR="003201B2">
              <w:rPr>
                <w:rFonts w:ascii="SimSun" w:hAnsi="SimSun" w:hint="eastAsia"/>
              </w:rPr>
              <w:t>修改当前被选</w:t>
            </w:r>
            <w:r>
              <w:rPr>
                <w:rFonts w:ascii="SimSun" w:hAnsi="SimSun" w:hint="eastAsia"/>
              </w:rPr>
              <w:t>AcAdapMaintain</w:t>
            </w:r>
            <w:r>
              <w:rPr>
                <w:rFonts w:ascii="SimSun" w:hAnsi="SimSun" w:hint="eastAsia"/>
              </w:rPr>
              <w:t>记录</w:t>
            </w:r>
            <w:r w:rsidR="007E4891">
              <w:rPr>
                <w:rFonts w:ascii="SimSun" w:hAnsi="SimSun" w:hint="eastAsia"/>
              </w:rPr>
              <w:t>，记录修改人和时间</w:t>
            </w:r>
            <w:r>
              <w:rPr>
                <w:rFonts w:ascii="SimSun" w:hAnsi="SimSun" w:hint="eastAsia"/>
              </w:rPr>
              <w:t>。</w:t>
            </w:r>
          </w:p>
          <w:p w:rsidR="007A189D" w:rsidRPr="00637F92" w:rsidRDefault="007A189D" w:rsidP="004D0355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 xml:space="preserve">AC Adaptor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7A189D" w:rsidRDefault="007A189D" w:rsidP="004D0355"/>
          <w:p w:rsidR="007A189D" w:rsidRPr="005D05E6" w:rsidRDefault="007A189D" w:rsidP="004D0355"/>
        </w:tc>
      </w:tr>
      <w:tr w:rsidR="007A189D" w:rsidRPr="00637F92" w:rsidTr="004D0355">
        <w:tc>
          <w:tcPr>
            <w:tcW w:w="445" w:type="dxa"/>
          </w:tcPr>
          <w:p w:rsidR="007A189D" w:rsidRDefault="007A189D" w:rsidP="004D0355"/>
        </w:tc>
        <w:tc>
          <w:tcPr>
            <w:tcW w:w="1310" w:type="dxa"/>
          </w:tcPr>
          <w:p w:rsidR="007A189D" w:rsidRDefault="007A189D" w:rsidP="004D0355"/>
        </w:tc>
        <w:tc>
          <w:tcPr>
            <w:tcW w:w="916" w:type="dxa"/>
          </w:tcPr>
          <w:p w:rsidR="007A189D" w:rsidRDefault="007A189D" w:rsidP="004D0355">
            <w:pPr>
              <w:rPr>
                <w:rFonts w:ascii="SimSun" w:hAnsi="SimSun"/>
              </w:rPr>
            </w:pPr>
          </w:p>
        </w:tc>
        <w:tc>
          <w:tcPr>
            <w:tcW w:w="677" w:type="dxa"/>
          </w:tcPr>
          <w:p w:rsidR="007A189D" w:rsidRPr="00637F92" w:rsidRDefault="007A189D" w:rsidP="004D0355"/>
        </w:tc>
        <w:tc>
          <w:tcPr>
            <w:tcW w:w="1432" w:type="dxa"/>
          </w:tcPr>
          <w:p w:rsidR="007A189D" w:rsidRDefault="007A189D" w:rsidP="004D0355">
            <w:pPr>
              <w:rPr>
                <w:rFonts w:ascii="SimSun" w:hAnsi="SimSun"/>
              </w:rPr>
            </w:pPr>
          </w:p>
        </w:tc>
        <w:tc>
          <w:tcPr>
            <w:tcW w:w="680" w:type="dxa"/>
          </w:tcPr>
          <w:p w:rsidR="007A189D" w:rsidRPr="00637F92" w:rsidRDefault="007A189D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7A189D" w:rsidRDefault="007A189D" w:rsidP="004D0355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7A189D" w:rsidRDefault="007A189D" w:rsidP="004D0355"/>
        </w:tc>
      </w:tr>
    </w:tbl>
    <w:p w:rsidR="00127C29" w:rsidRPr="006C0375" w:rsidRDefault="00127C29" w:rsidP="00127C29"/>
    <w:p w:rsidR="00221F6C" w:rsidRDefault="004D0355" w:rsidP="00221F6C">
      <w:pPr>
        <w:pStyle w:val="3"/>
      </w:pPr>
      <w:bookmarkStart w:id="1116" w:name="_Toc353207242"/>
      <w:r>
        <w:rPr>
          <w:rFonts w:hint="eastAsia"/>
        </w:rPr>
        <w:lastRenderedPageBreak/>
        <w:t>Battery</w:t>
      </w:r>
      <w:r>
        <w:rPr>
          <w:rFonts w:hint="eastAsia"/>
        </w:rPr>
        <w:t>维护界面</w:t>
      </w:r>
      <w:bookmarkEnd w:id="1116"/>
    </w:p>
    <w:p w:rsidR="004D0355" w:rsidRPr="0016237D" w:rsidRDefault="004D0355" w:rsidP="00221F6C">
      <w:pPr>
        <w:pStyle w:val="4"/>
      </w:pPr>
      <w:r>
        <w:rPr>
          <w:rFonts w:hint="eastAsia"/>
        </w:rPr>
        <w:t>示意圖</w:t>
      </w:r>
    </w:p>
    <w:p w:rsidR="004D0355" w:rsidRDefault="00220C93" w:rsidP="004D0355">
      <w:pPr>
        <w:jc w:val="center"/>
      </w:pPr>
      <w:r>
        <w:rPr>
          <w:noProof/>
        </w:rPr>
        <w:pict>
          <v:oval id="_x0000_s1888" style="position:absolute;left:0;text-align:left;margin-left:404.35pt;margin-top:310.95pt;width:19.45pt;height:17.25pt;z-index:251611136" fillcolor="yellow" strokecolor="red" strokeweight="1pt">
            <v:textbox style="mso-next-textbox:#_x0000_s1888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7" style="position:absolute;left:0;text-align:left;margin-left:287.35pt;margin-top:310.95pt;width:19.45pt;height:17.25pt;z-index:251610112" fillcolor="yellow" strokecolor="red" strokeweight="1pt">
            <v:textbox style="mso-next-textbox:#_x0000_s1887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6" style="position:absolute;left:0;text-align:left;margin-left:458.3pt;margin-top:72.65pt;width:19.45pt;height:17.25pt;z-index:251609088" fillcolor="yellow" strokecolor="red" strokeweight="1pt">
            <v:textbox style="mso-next-textbox:#_x0000_s1886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4" style="position:absolute;left:0;text-align:left;margin-left:144.75pt;margin-top:183.7pt;width:19.45pt;height:17.25pt;z-index:251607040" fillcolor="yellow" strokecolor="red" strokeweight="1pt">
            <v:textbox style="mso-next-textbox:#_x0000_s1884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2" style="position:absolute;left:0;text-align:left;margin-left:144.75pt;margin-top:72.65pt;width:19.45pt;height:17.25pt;z-index:251604992" fillcolor="yellow" strokecolor="red" strokeweight="1pt">
            <v:textbox style="mso-next-textbox:#_x0000_s1882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1" style="position:absolute;left:0;text-align:left;margin-left:144.75pt;margin-top:45.9pt;width:19.45pt;height:17.25pt;z-index:251603968" fillcolor="yellow" strokecolor="red" strokeweight="1pt">
            <v:textbox style="mso-next-textbox:#_x0000_s1881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3" style="position:absolute;left:0;text-align:left;margin-left:125.3pt;margin-top:310.95pt;width:19.45pt;height:17.25pt;z-index:251606016" fillcolor="yellow" strokecolor="red" strokeweight="1pt">
            <v:textbox style="mso-next-textbox:#_x0000_s1883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85" style="position:absolute;left:0;text-align:left;margin-left:452.3pt;margin-top:310.95pt;width:19.45pt;height:17.25pt;z-index:251608064" fillcolor="yellow" strokecolor="red" strokeweight="1pt">
            <v:textbox style="mso-next-textbox:#_x0000_s1885;mso-fit-shape-to-text:t" inset="0,0,0,0">
              <w:txbxContent>
                <w:p w:rsidR="00220C93" w:rsidRPr="008721B4" w:rsidRDefault="00220C93" w:rsidP="004D035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4D0355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1" name="图片 10" descr="Batt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er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55" w:rsidRDefault="004D0355" w:rsidP="004D0355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291225">
        <w:rPr>
          <w:rFonts w:hint="eastAsia"/>
        </w:rPr>
        <w:t>9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4D0355" w:rsidRDefault="004D0355" w:rsidP="004D0355">
      <w:pPr>
        <w:jc w:val="center"/>
      </w:pPr>
    </w:p>
    <w:p w:rsidR="004D0355" w:rsidRDefault="004D0355" w:rsidP="00221F6C">
      <w:pPr>
        <w:pStyle w:val="4"/>
      </w:pPr>
      <w:r>
        <w:rPr>
          <w:rFonts w:hint="eastAsia"/>
        </w:rPr>
        <w:t>界面說明</w:t>
      </w:r>
    </w:p>
    <w:p w:rsidR="004D0355" w:rsidRDefault="004D0355" w:rsidP="004D0355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Battery</w:t>
      </w:r>
      <w:r>
        <w:rPr>
          <w:rFonts w:hint="eastAsia"/>
        </w:rPr>
        <w:t>维护界面。</w:t>
      </w:r>
    </w:p>
    <w:p w:rsidR="004D0355" w:rsidRDefault="004D0355" w:rsidP="004D0355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Battery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4D0355" w:rsidRDefault="004D0355" w:rsidP="004D0355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4D0355" w:rsidRDefault="004D0355" w:rsidP="004D0355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Battery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4D0355" w:rsidRDefault="004D0355" w:rsidP="004D0355">
      <w:r>
        <w:t xml:space="preserve">● </w:t>
      </w:r>
      <w:r>
        <w:rPr>
          <w:rFonts w:hint="eastAsia"/>
        </w:rPr>
        <w:t>用例：</w:t>
      </w:r>
    </w:p>
    <w:p w:rsidR="004D0355" w:rsidRPr="009F3C7F" w:rsidRDefault="004D0355" w:rsidP="004D0355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Battery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4D0355" w:rsidRPr="009F3C7F" w:rsidRDefault="004D0355" w:rsidP="004D0355">
      <w:r>
        <w:t>●</w:t>
      </w:r>
      <w:r>
        <w:rPr>
          <w:rFonts w:hint="eastAsia"/>
        </w:rPr>
        <w:t>对应数据表：</w:t>
      </w:r>
      <w:r w:rsidR="003060B9">
        <w:rPr>
          <w:rFonts w:hint="eastAsia"/>
        </w:rPr>
        <w:t>Olym</w:t>
      </w:r>
      <w:r w:rsidR="003612C2">
        <w:rPr>
          <w:rFonts w:hint="eastAsia"/>
        </w:rPr>
        <w:t>Battery</w:t>
      </w:r>
      <w:r>
        <w:rPr>
          <w:rFonts w:hint="eastAsia"/>
        </w:rPr>
        <w:t>，含</w:t>
      </w:r>
      <w:r w:rsidR="003612C2">
        <w:rPr>
          <w:rFonts w:hint="eastAsia"/>
        </w:rPr>
        <w:t>HPPN</w:t>
      </w:r>
      <w:r>
        <w:rPr>
          <w:rFonts w:hint="eastAsia"/>
        </w:rPr>
        <w:t>(varchar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3612C2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3612C2">
        <w:rPr>
          <w:rFonts w:hint="eastAsia"/>
        </w:rPr>
        <w:t>HSSN</w:t>
      </w:r>
      <w:r>
        <w:rPr>
          <w:rFonts w:hint="eastAsia"/>
        </w:rPr>
        <w:t>（</w:t>
      </w:r>
      <w:r w:rsidR="003612C2">
        <w:rPr>
          <w:rFonts w:hint="eastAsia"/>
        </w:rPr>
        <w:t>var</w:t>
      </w:r>
      <w:r>
        <w:rPr>
          <w:rFonts w:hint="eastAsia"/>
        </w:rPr>
        <w:t>char</w:t>
      </w:r>
      <w:r>
        <w:rPr>
          <w:rFonts w:hint="eastAsia"/>
        </w:rPr>
        <w:t>（</w:t>
      </w:r>
      <w:r w:rsidR="003612C2"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））、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4D0355" w:rsidRPr="009F3C7F" w:rsidRDefault="004D0355" w:rsidP="004D0355"/>
    <w:p w:rsidR="004D0355" w:rsidRPr="00440060" w:rsidRDefault="004D0355" w:rsidP="004D0355">
      <w:pPr>
        <w:pStyle w:val="ae"/>
        <w:jc w:val="center"/>
      </w:pPr>
    </w:p>
    <w:p w:rsidR="004D0355" w:rsidRDefault="004D0355" w:rsidP="00221F6C">
      <w:pPr>
        <w:pStyle w:val="4"/>
      </w:pPr>
      <w:r>
        <w:rPr>
          <w:rFonts w:hint="eastAsia"/>
        </w:rPr>
        <w:t>控件說明</w:t>
      </w:r>
    </w:p>
    <w:p w:rsidR="004D0355" w:rsidRPr="007E3AE8" w:rsidRDefault="004D0355" w:rsidP="004D0355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291225">
        <w:rPr>
          <w:rFonts w:hint="eastAsia"/>
          <w:noProof/>
        </w:rPr>
        <w:t>9</w:t>
      </w:r>
      <w:r w:rsidR="008E4B75">
        <w:fldChar w:fldCharType="end"/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4D0355" w:rsidTr="004D0355">
        <w:trPr>
          <w:tblHeader/>
        </w:trPr>
        <w:tc>
          <w:tcPr>
            <w:tcW w:w="445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4D0355" w:rsidRPr="008A632C" w:rsidRDefault="004D0355" w:rsidP="004D035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3612C2" w:rsidRPr="00637F92" w:rsidTr="001F756F">
        <w:trPr>
          <w:trHeight w:val="93"/>
        </w:trPr>
        <w:tc>
          <w:tcPr>
            <w:tcW w:w="445" w:type="dxa"/>
          </w:tcPr>
          <w:p w:rsidR="003612C2" w:rsidRPr="00637F92" w:rsidRDefault="003612C2" w:rsidP="001F756F">
            <w:r w:rsidRPr="009B53B4">
              <w:t>1</w:t>
            </w:r>
          </w:p>
        </w:tc>
        <w:tc>
          <w:tcPr>
            <w:tcW w:w="1310" w:type="dxa"/>
          </w:tcPr>
          <w:p w:rsidR="001F756F" w:rsidRDefault="003612C2">
            <w:r w:rsidRPr="009B53B4">
              <w:t>Get</w:t>
            </w:r>
            <w:r>
              <w:rPr>
                <w:rFonts w:hint="eastAsia"/>
              </w:rPr>
              <w:t>Battery</w:t>
            </w:r>
          </w:p>
        </w:tc>
        <w:tc>
          <w:tcPr>
            <w:tcW w:w="916" w:type="dxa"/>
          </w:tcPr>
          <w:p w:rsidR="003612C2" w:rsidRPr="00637F92" w:rsidRDefault="003612C2" w:rsidP="001F756F">
            <w:r w:rsidRPr="009B53B4">
              <w:t>TextBox</w:t>
            </w:r>
          </w:p>
        </w:tc>
        <w:tc>
          <w:tcPr>
            <w:tcW w:w="677" w:type="dxa"/>
          </w:tcPr>
          <w:p w:rsidR="003612C2" w:rsidRPr="00637F92" w:rsidRDefault="003612C2" w:rsidP="001F756F"/>
        </w:tc>
        <w:tc>
          <w:tcPr>
            <w:tcW w:w="1432" w:type="dxa"/>
          </w:tcPr>
          <w:p w:rsidR="003612C2" w:rsidRPr="00637F92" w:rsidRDefault="003612C2" w:rsidP="001F756F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3612C2" w:rsidRPr="00637F92" w:rsidRDefault="003612C2" w:rsidP="001F756F"/>
        </w:tc>
        <w:tc>
          <w:tcPr>
            <w:tcW w:w="2728" w:type="dxa"/>
          </w:tcPr>
          <w:p w:rsidR="003612C2" w:rsidRPr="00637F92" w:rsidRDefault="003612C2" w:rsidP="001F756F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、若本框中内容为空，则放弃后续操作。</w:t>
            </w:r>
          </w:p>
          <w:p w:rsidR="001F756F" w:rsidRDefault="003612C2">
            <w:r w:rsidRPr="009B53B4">
              <w:t>2</w:t>
            </w:r>
            <w:r w:rsidRPr="009B53B4">
              <w:rPr>
                <w:rFonts w:hint="eastAsia"/>
              </w:rPr>
              <w:t>、</w:t>
            </w:r>
            <w:r>
              <w:rPr>
                <w:rFonts w:hint="eastAsia"/>
              </w:rPr>
              <w:t>按左端匹配原则搜索</w:t>
            </w:r>
            <w:r>
              <w:rPr>
                <w:rFonts w:hint="eastAsia"/>
              </w:rPr>
              <w:t>Battery</w:t>
            </w:r>
            <w:r>
              <w:rPr>
                <w:rFonts w:hint="eastAsia"/>
              </w:rPr>
              <w:t>数据表中</w:t>
            </w:r>
            <w:r>
              <w:rPr>
                <w:rFonts w:hint="eastAsia"/>
              </w:rPr>
              <w:t>HPPN</w:t>
            </w:r>
            <w:r>
              <w:rPr>
                <w:rFonts w:hint="eastAsia"/>
              </w:rPr>
              <w:t>栏位，满足条件的显示在</w:t>
            </w:r>
            <w:r>
              <w:rPr>
                <w:rFonts w:hint="eastAsia"/>
              </w:rPr>
              <w:t>Battery List</w:t>
            </w:r>
            <w:r>
              <w:rPr>
                <w:rFonts w:hint="eastAsia"/>
              </w:rPr>
              <w:t>表格中</w:t>
            </w:r>
            <w:r w:rsidRPr="009B53B4">
              <w:rPr>
                <w:rFonts w:hint="eastAsia"/>
              </w:rPr>
              <w:t>。</w:t>
            </w:r>
          </w:p>
          <w:p w:rsidR="003612C2" w:rsidRPr="00637F92" w:rsidRDefault="003612C2" w:rsidP="001F756F"/>
        </w:tc>
        <w:tc>
          <w:tcPr>
            <w:tcW w:w="2629" w:type="dxa"/>
          </w:tcPr>
          <w:p w:rsidR="003612C2" w:rsidRPr="00637F92" w:rsidRDefault="003612C2" w:rsidP="001F756F"/>
        </w:tc>
      </w:tr>
      <w:tr w:rsidR="004D0355" w:rsidRPr="00637F92" w:rsidTr="004D0355">
        <w:tc>
          <w:tcPr>
            <w:tcW w:w="445" w:type="dxa"/>
          </w:tcPr>
          <w:p w:rsidR="004D0355" w:rsidRPr="00637F92" w:rsidRDefault="004D0355" w:rsidP="004D0355"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1310" w:type="dxa"/>
          </w:tcPr>
          <w:p w:rsidR="001F756F" w:rsidRDefault="004D0355">
            <w:r>
              <w:rPr>
                <w:rFonts w:hint="eastAsia"/>
              </w:rPr>
              <w:t xml:space="preserve">Find </w:t>
            </w:r>
            <w:r w:rsidR="003612C2">
              <w:rPr>
                <w:rFonts w:hint="eastAsia"/>
              </w:rPr>
              <w:t>Battery</w:t>
            </w:r>
          </w:p>
        </w:tc>
        <w:tc>
          <w:tcPr>
            <w:tcW w:w="916" w:type="dxa"/>
          </w:tcPr>
          <w:p w:rsidR="004D0355" w:rsidRPr="00637F92" w:rsidRDefault="004D0355" w:rsidP="004D0355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Default="004D0355" w:rsidP="004D0355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4D0355" w:rsidRPr="00637F92" w:rsidRDefault="004D0355" w:rsidP="004D0355"/>
        </w:tc>
        <w:tc>
          <w:tcPr>
            <w:tcW w:w="2728" w:type="dxa"/>
          </w:tcPr>
          <w:p w:rsidR="004D0355" w:rsidRDefault="004D0355" w:rsidP="004D0355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1F756F" w:rsidRDefault="004D0355">
            <w:r>
              <w:rPr>
                <w:rFonts w:hint="eastAsia"/>
              </w:rPr>
              <w:t>若本框中内容不为空，则在</w:t>
            </w:r>
            <w:r w:rsidR="003612C2">
              <w:rPr>
                <w:rFonts w:hint="eastAsia"/>
              </w:rPr>
              <w:t>Battery</w:t>
            </w:r>
            <w:r>
              <w:rPr>
                <w:rFonts w:hint="eastAsia"/>
              </w:rPr>
              <w:t xml:space="preserve"> List</w:t>
            </w:r>
            <w:r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HPPN</w:t>
            </w:r>
            <w:r w:rsidR="00031C4C">
              <w:rPr>
                <w:rFonts w:hint="eastAsia"/>
              </w:rPr>
              <w:t>列</w:t>
            </w:r>
            <w:r>
              <w:rPr>
                <w:rFonts w:hint="eastAsia"/>
              </w:rPr>
              <w:t>中搜索并高亮第一条与本框中内容左端匹配的</w:t>
            </w:r>
            <w:r w:rsidR="003612C2">
              <w:rPr>
                <w:rFonts w:hint="eastAsia"/>
              </w:rPr>
              <w:t>Battery</w:t>
            </w:r>
            <w:r>
              <w:rPr>
                <w:rFonts w:hint="eastAsia"/>
              </w:rPr>
              <w:t>记录</w:t>
            </w:r>
            <w:r w:rsidR="003612C2">
              <w:rPr>
                <w:rFonts w:hint="eastAsia"/>
              </w:rPr>
              <w:t>，</w:t>
            </w:r>
            <w:r w:rsidR="003612C2" w:rsidRPr="009B53B4">
              <w:rPr>
                <w:rFonts w:hint="eastAsia"/>
              </w:rPr>
              <w:t>，将该行设置为当前选择高亮行，编辑区中显示该</w:t>
            </w:r>
            <w:r w:rsidR="003612C2">
              <w:rPr>
                <w:rFonts w:hint="eastAsia"/>
              </w:rPr>
              <w:t>行数据</w:t>
            </w:r>
            <w:r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4D0355" w:rsidRPr="00637F92" w:rsidRDefault="004D0355" w:rsidP="004D0355">
            <w:pPr>
              <w:rPr>
                <w:rFonts w:ascii="Tahoma" w:hAnsi="Tahoma"/>
                <w:sz w:val="18"/>
              </w:rPr>
            </w:pPr>
          </w:p>
        </w:tc>
      </w:tr>
      <w:tr w:rsidR="004D0355" w:rsidRPr="00637F92" w:rsidTr="004D0355">
        <w:tc>
          <w:tcPr>
            <w:tcW w:w="445" w:type="dxa"/>
          </w:tcPr>
          <w:p w:rsidR="004D0355" w:rsidRPr="00637F92" w:rsidRDefault="003612C2" w:rsidP="004D0355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4D0355" w:rsidRPr="00637F92" w:rsidRDefault="003612C2" w:rsidP="004D0355">
            <w:r>
              <w:rPr>
                <w:rFonts w:hint="eastAsia"/>
              </w:rPr>
              <w:t xml:space="preserve">Battery </w:t>
            </w:r>
            <w:r w:rsidR="004D0355">
              <w:t>List</w:t>
            </w:r>
          </w:p>
        </w:tc>
        <w:tc>
          <w:tcPr>
            <w:tcW w:w="916" w:type="dxa"/>
          </w:tcPr>
          <w:p w:rsidR="004D0355" w:rsidRPr="00637F92" w:rsidRDefault="004D0355" w:rsidP="004D0355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Default="004D0355" w:rsidP="004D0355">
            <w:r>
              <w:rPr>
                <w:rFonts w:hint="eastAsia"/>
              </w:rPr>
              <w:t>显示所有的</w:t>
            </w:r>
            <w:r w:rsidR="003612C2">
              <w:rPr>
                <w:rFonts w:hint="eastAsia"/>
              </w:rPr>
              <w:t>Battery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4D0355" w:rsidRPr="00637F92" w:rsidRDefault="004D0355" w:rsidP="004D0355"/>
        </w:tc>
        <w:tc>
          <w:tcPr>
            <w:tcW w:w="2728" w:type="dxa"/>
          </w:tcPr>
          <w:p w:rsidR="004D0355" w:rsidRPr="00637F92" w:rsidRDefault="004D0355" w:rsidP="004D0355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 w:rsidR="003612C2">
              <w:rPr>
                <w:rFonts w:hint="eastAsia"/>
              </w:rPr>
              <w:t>编辑区</w:t>
            </w:r>
            <w:r>
              <w:rPr>
                <w:rFonts w:hint="eastAsia"/>
              </w:rPr>
              <w:t>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4D0355" w:rsidRDefault="004D0355" w:rsidP="004D0355">
            <w:r>
              <w:rPr>
                <w:rFonts w:ascii="Tahoma" w:hAnsi="Tahoma" w:hint="eastAsia"/>
                <w:sz w:val="18"/>
              </w:rPr>
              <w:t>栏位包括：</w:t>
            </w:r>
            <w:r w:rsidR="003612C2">
              <w:rPr>
                <w:rFonts w:ascii="Tahoma" w:hAnsi="Tahoma" w:hint="eastAsia"/>
                <w:sz w:val="18"/>
              </w:rPr>
              <w:t>HPPN</w:t>
            </w:r>
            <w:r w:rsidR="003612C2">
              <w:rPr>
                <w:rFonts w:ascii="Tahoma" w:hAnsi="Tahoma" w:hint="eastAsia"/>
                <w:sz w:val="18"/>
              </w:rPr>
              <w:t>、</w:t>
            </w:r>
            <w:r w:rsidR="003612C2">
              <w:rPr>
                <w:rFonts w:ascii="Tahoma" w:hAnsi="Tahoma" w:hint="eastAsia"/>
                <w:sz w:val="18"/>
              </w:rPr>
              <w:t>HSSN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4D0355" w:rsidRDefault="00031C4C" w:rsidP="004D0355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按</w:t>
            </w:r>
            <w:r>
              <w:rPr>
                <w:rFonts w:ascii="Tahoma" w:hAnsi="Tahoma" w:hint="eastAsia"/>
                <w:sz w:val="18"/>
              </w:rPr>
              <w:t>HPPN</w:t>
            </w:r>
            <w:r>
              <w:rPr>
                <w:rFonts w:ascii="Tahoma" w:hAnsi="Tahoma" w:hint="eastAsia"/>
                <w:sz w:val="18"/>
              </w:rPr>
              <w:t>排列</w:t>
            </w:r>
          </w:p>
        </w:tc>
      </w:tr>
      <w:tr w:rsidR="004D0355" w:rsidRPr="00637F92" w:rsidTr="004D0355">
        <w:tc>
          <w:tcPr>
            <w:tcW w:w="445" w:type="dxa"/>
          </w:tcPr>
          <w:p w:rsidR="004D0355" w:rsidRPr="00637F92" w:rsidRDefault="003612C2" w:rsidP="004D0355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4D0355" w:rsidRPr="00637F92" w:rsidRDefault="004D0355" w:rsidP="004D0355">
            <w:r>
              <w:t>Delete</w:t>
            </w:r>
          </w:p>
        </w:tc>
        <w:tc>
          <w:tcPr>
            <w:tcW w:w="916" w:type="dxa"/>
          </w:tcPr>
          <w:p w:rsidR="004D0355" w:rsidRPr="00637F92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D0355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4D0355" w:rsidRPr="00637F92" w:rsidRDefault="004D0355" w:rsidP="004D0355"/>
        </w:tc>
        <w:tc>
          <w:tcPr>
            <w:tcW w:w="2728" w:type="dxa"/>
          </w:tcPr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3612C2">
              <w:rPr>
                <w:rFonts w:ascii="SimSun" w:hAnsi="SimSun" w:hint="eastAsia"/>
              </w:rPr>
              <w:t xml:space="preserve">Battery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4D0355" w:rsidRDefault="004D0355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4D0355" w:rsidRPr="00637F92" w:rsidRDefault="004D0355" w:rsidP="004D0355"/>
        </w:tc>
      </w:tr>
      <w:tr w:rsidR="004D0355" w:rsidRPr="00637F92" w:rsidTr="004D0355">
        <w:tc>
          <w:tcPr>
            <w:tcW w:w="445" w:type="dxa"/>
          </w:tcPr>
          <w:p w:rsidR="004D0355" w:rsidRDefault="003612C2" w:rsidP="004D0355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4D0355" w:rsidRDefault="003612C2" w:rsidP="004D0355">
            <w:r>
              <w:rPr>
                <w:rFonts w:hint="eastAsia"/>
              </w:rPr>
              <w:t>BatteryVC</w:t>
            </w:r>
          </w:p>
        </w:tc>
        <w:tc>
          <w:tcPr>
            <w:tcW w:w="916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4D0355" w:rsidRPr="00637F92" w:rsidRDefault="004D0355" w:rsidP="004D0355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1</w:t>
            </w:r>
            <w:r w:rsidR="003612C2">
              <w:rPr>
                <w:rFonts w:hint="eastAsia"/>
              </w:rPr>
              <w:t>2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4D0355" w:rsidRDefault="004D0355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4D0355" w:rsidRDefault="004D0355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4D0355" w:rsidRDefault="00362C51" w:rsidP="004D0355">
            <w:r>
              <w:rPr>
                <w:rFonts w:hint="eastAsia"/>
              </w:rPr>
              <w:t>小写字母需转成大写</w:t>
            </w:r>
          </w:p>
        </w:tc>
      </w:tr>
      <w:tr w:rsidR="004D0355" w:rsidRPr="00637F92" w:rsidTr="004D0355">
        <w:tc>
          <w:tcPr>
            <w:tcW w:w="445" w:type="dxa"/>
          </w:tcPr>
          <w:p w:rsidR="004D0355" w:rsidRDefault="003612C2" w:rsidP="004D0355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4D0355" w:rsidRDefault="003612C2" w:rsidP="004D0355">
            <w:r>
              <w:rPr>
                <w:rFonts w:hint="eastAsia"/>
              </w:rPr>
              <w:t>HSSN</w:t>
            </w:r>
          </w:p>
        </w:tc>
        <w:tc>
          <w:tcPr>
            <w:tcW w:w="916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4D0355" w:rsidRPr="00637F92" w:rsidRDefault="004D0355" w:rsidP="004D0355">
            <w:r>
              <w:rPr>
                <w:rFonts w:hint="eastAsia"/>
              </w:rPr>
              <w:t>长度不超过</w:t>
            </w:r>
            <w:r w:rsidR="003612C2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4D0355" w:rsidRDefault="004D0355" w:rsidP="004D0355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4D0355" w:rsidRDefault="004D0355" w:rsidP="004D035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4D0355" w:rsidRDefault="00362C51" w:rsidP="004D0355">
            <w:r>
              <w:rPr>
                <w:rFonts w:hint="eastAsia"/>
              </w:rPr>
              <w:t>小写字母需转成大写</w:t>
            </w:r>
          </w:p>
        </w:tc>
      </w:tr>
      <w:tr w:rsidR="004D0355" w:rsidRPr="00637F92" w:rsidTr="004D0355">
        <w:tc>
          <w:tcPr>
            <w:tcW w:w="445" w:type="dxa"/>
          </w:tcPr>
          <w:p w:rsidR="004D0355" w:rsidRPr="00637F92" w:rsidRDefault="003612C2" w:rsidP="004D0355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4D0355" w:rsidRPr="00637F92" w:rsidRDefault="004D0355" w:rsidP="004D0355">
            <w:r>
              <w:t>Add</w:t>
            </w:r>
          </w:p>
        </w:tc>
        <w:tc>
          <w:tcPr>
            <w:tcW w:w="916" w:type="dxa"/>
          </w:tcPr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Pr="00637F92" w:rsidRDefault="004D0355" w:rsidP="004D0355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4D0355" w:rsidRPr="00637F92" w:rsidRDefault="004D0355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4D0355" w:rsidRDefault="004D0355" w:rsidP="004D0355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11101A">
              <w:rPr>
                <w:rFonts w:ascii="SimSun" w:hAnsi="SimSun" w:hint="eastAsia"/>
              </w:rPr>
              <w:t>BatteryVC</w:t>
            </w:r>
            <w:r>
              <w:rPr>
                <w:rFonts w:ascii="SimSun" w:hAnsi="SimSun" w:hint="eastAsia"/>
              </w:rPr>
              <w:t>框中数据已经出现在</w:t>
            </w:r>
            <w:r w:rsidR="0011101A">
              <w:rPr>
                <w:rFonts w:ascii="SimSun" w:hAnsi="SimSun" w:hint="eastAsia"/>
              </w:rPr>
              <w:t>Battery</w:t>
            </w:r>
            <w:r>
              <w:rPr>
                <w:rFonts w:ascii="SimSun" w:hAnsi="SimSun" w:hint="eastAsia"/>
              </w:rPr>
              <w:t>数据表的</w:t>
            </w:r>
            <w:r w:rsidR="0011101A">
              <w:rPr>
                <w:rFonts w:ascii="SimSun" w:hAnsi="SimSun" w:hint="eastAsia"/>
              </w:rPr>
              <w:t>HPPN</w:t>
            </w:r>
            <w:r>
              <w:rPr>
                <w:rFonts w:ascii="SimSun" w:hAnsi="SimSun" w:hint="eastAsia"/>
              </w:rPr>
              <w:t>栏位中存在，则提示用户，放弃后续操作。</w:t>
            </w:r>
          </w:p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</w:t>
            </w:r>
            <w:r w:rsidR="007E4891">
              <w:rPr>
                <w:rFonts w:ascii="SimSun" w:hAnsi="SimSun" w:hint="eastAsia"/>
              </w:rPr>
              <w:t>用</w:t>
            </w:r>
            <w:r w:rsidR="007E4891">
              <w:rPr>
                <w:rFonts w:ascii="SimSun" w:hAnsi="SimSun" w:hint="eastAsia"/>
              </w:rPr>
              <w:t>BatteryVC</w:t>
            </w:r>
            <w:r w:rsidR="007E4891">
              <w:rPr>
                <w:rFonts w:ascii="SimSun" w:hAnsi="SimSun" w:hint="eastAsia"/>
              </w:rPr>
              <w:t>和</w:t>
            </w:r>
            <w:r w:rsidR="007E4891">
              <w:rPr>
                <w:rFonts w:ascii="SimSun" w:hAnsi="SimSun" w:hint="eastAsia"/>
              </w:rPr>
              <w:t>HSSN</w:t>
            </w:r>
            <w:r w:rsidR="007E4891">
              <w:rPr>
                <w:rFonts w:ascii="SimSun" w:hAnsi="SimSun" w:hint="eastAsia"/>
              </w:rPr>
              <w:t>框中数据</w:t>
            </w:r>
            <w:r>
              <w:rPr>
                <w:rFonts w:ascii="SimSun" w:hAnsi="SimSun" w:hint="eastAsia"/>
              </w:rPr>
              <w:t>在</w:t>
            </w:r>
            <w:r w:rsidR="0011101A">
              <w:rPr>
                <w:rFonts w:ascii="SimSun" w:hAnsi="SimSun" w:hint="eastAsia"/>
              </w:rPr>
              <w:t>Battery</w:t>
            </w:r>
            <w:r>
              <w:rPr>
                <w:rFonts w:ascii="SimSun" w:hAnsi="SimSun" w:hint="eastAsia"/>
              </w:rPr>
              <w:t>中新增一条记录</w:t>
            </w:r>
            <w:r w:rsidR="007E4891">
              <w:rPr>
                <w:rFonts w:ascii="SimSun" w:hAnsi="SimSun" w:hint="eastAsia"/>
              </w:rPr>
              <w:t>，记录创建人和时间</w:t>
            </w:r>
            <w:r>
              <w:rPr>
                <w:rFonts w:ascii="SimSun" w:hAnsi="SimSun" w:hint="eastAsia"/>
              </w:rPr>
              <w:t>。</w:t>
            </w:r>
          </w:p>
          <w:p w:rsidR="004D0355" w:rsidRPr="00637F92" w:rsidRDefault="004D0355" w:rsidP="004D0355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11101A">
              <w:rPr>
                <w:rFonts w:ascii="SimSun" w:hAnsi="SimSun" w:hint="eastAsia"/>
              </w:rPr>
              <w:t>Battery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4D0355" w:rsidRDefault="004D0355" w:rsidP="004D0355"/>
          <w:p w:rsidR="004D0355" w:rsidRPr="005D05E6" w:rsidRDefault="004D0355" w:rsidP="004D0355"/>
        </w:tc>
      </w:tr>
      <w:tr w:rsidR="004D0355" w:rsidRPr="00637F92" w:rsidTr="004D0355">
        <w:tc>
          <w:tcPr>
            <w:tcW w:w="445" w:type="dxa"/>
          </w:tcPr>
          <w:p w:rsidR="004D0355" w:rsidRPr="00637F92" w:rsidRDefault="0011101A" w:rsidP="004D0355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4D0355" w:rsidRPr="00637F92" w:rsidRDefault="004D0355" w:rsidP="004D0355">
            <w:r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D0355">
            <w:pPr>
              <w:rPr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4D0355" w:rsidRPr="00637F92" w:rsidRDefault="004D0355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4D0355" w:rsidRDefault="004D0355" w:rsidP="004D0355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4D0355" w:rsidRDefault="004D0355" w:rsidP="004D035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11101A">
              <w:rPr>
                <w:rFonts w:ascii="SimSun" w:hAnsi="SimSun" w:hint="eastAsia"/>
              </w:rPr>
              <w:t>BatteryVC</w:t>
            </w:r>
            <w:r>
              <w:rPr>
                <w:rFonts w:ascii="SimSun" w:hAnsi="SimSun" w:hint="eastAsia"/>
              </w:rPr>
              <w:t>框中数据已</w:t>
            </w:r>
            <w:r>
              <w:rPr>
                <w:rFonts w:ascii="SimSun" w:hAnsi="SimSun" w:hint="eastAsia"/>
              </w:rPr>
              <w:lastRenderedPageBreak/>
              <w:t>经被其他</w:t>
            </w:r>
            <w:r w:rsidR="0011101A">
              <w:rPr>
                <w:rFonts w:ascii="SimSun" w:hAnsi="SimSun" w:hint="eastAsia"/>
              </w:rPr>
              <w:t>Battery</w:t>
            </w:r>
            <w:r>
              <w:rPr>
                <w:rFonts w:ascii="SimSun" w:hAnsi="SimSun" w:hint="eastAsia"/>
              </w:rPr>
              <w:t>记录使用，则提示用户，放弃后续操作。</w:t>
            </w:r>
          </w:p>
          <w:p w:rsidR="004D0355" w:rsidRPr="00637F92" w:rsidRDefault="004D0355" w:rsidP="004D035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 w:rsidR="0011101A">
              <w:rPr>
                <w:rFonts w:ascii="SimSun" w:hAnsi="SimSun" w:hint="eastAsia"/>
              </w:rPr>
              <w:t>BatteryVC</w:t>
            </w:r>
            <w:r w:rsidR="0011101A">
              <w:rPr>
                <w:rFonts w:ascii="SimSun" w:hAnsi="SimSun" w:hint="eastAsia"/>
              </w:rPr>
              <w:t>和</w:t>
            </w:r>
            <w:r w:rsidR="0011101A">
              <w:rPr>
                <w:rFonts w:ascii="SimSun" w:hAnsi="SimSun" w:hint="eastAsia"/>
              </w:rPr>
              <w:t>HSSN</w:t>
            </w:r>
            <w:r>
              <w:rPr>
                <w:rFonts w:ascii="SimSun" w:hAnsi="SimSun" w:hint="eastAsia"/>
              </w:rPr>
              <w:t>框中数据修改当前被选记录</w:t>
            </w:r>
            <w:r w:rsidR="007E4891">
              <w:rPr>
                <w:rFonts w:ascii="SimSun" w:hAnsi="SimSun" w:hint="eastAsia"/>
              </w:rPr>
              <w:t>，记录修改人和时间</w:t>
            </w:r>
            <w:r>
              <w:rPr>
                <w:rFonts w:ascii="SimSun" w:hAnsi="SimSun" w:hint="eastAsia"/>
              </w:rPr>
              <w:t>。</w:t>
            </w:r>
          </w:p>
          <w:p w:rsidR="004D0355" w:rsidRPr="00637F92" w:rsidRDefault="004D0355" w:rsidP="004D0355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11101A">
              <w:rPr>
                <w:rFonts w:ascii="SimSun" w:hAnsi="SimSun" w:hint="eastAsia"/>
              </w:rPr>
              <w:t>Battery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4D0355" w:rsidRDefault="004D0355" w:rsidP="004D0355"/>
          <w:p w:rsidR="004D0355" w:rsidRPr="005D05E6" w:rsidRDefault="004D0355" w:rsidP="004D0355"/>
        </w:tc>
      </w:tr>
      <w:tr w:rsidR="004D0355" w:rsidRPr="00637F92" w:rsidTr="004D0355">
        <w:tc>
          <w:tcPr>
            <w:tcW w:w="445" w:type="dxa"/>
          </w:tcPr>
          <w:p w:rsidR="004D0355" w:rsidRDefault="004D0355" w:rsidP="004D0355"/>
        </w:tc>
        <w:tc>
          <w:tcPr>
            <w:tcW w:w="1310" w:type="dxa"/>
          </w:tcPr>
          <w:p w:rsidR="004D0355" w:rsidRDefault="004D0355" w:rsidP="004D0355"/>
        </w:tc>
        <w:tc>
          <w:tcPr>
            <w:tcW w:w="916" w:type="dxa"/>
          </w:tcPr>
          <w:p w:rsidR="004D0355" w:rsidRDefault="004D0355" w:rsidP="004D0355">
            <w:pPr>
              <w:rPr>
                <w:rFonts w:ascii="SimSun" w:hAnsi="SimSun"/>
              </w:rPr>
            </w:pPr>
          </w:p>
        </w:tc>
        <w:tc>
          <w:tcPr>
            <w:tcW w:w="677" w:type="dxa"/>
          </w:tcPr>
          <w:p w:rsidR="004D0355" w:rsidRPr="00637F92" w:rsidRDefault="004D0355" w:rsidP="004D0355"/>
        </w:tc>
        <w:tc>
          <w:tcPr>
            <w:tcW w:w="1432" w:type="dxa"/>
          </w:tcPr>
          <w:p w:rsidR="004D0355" w:rsidRDefault="004D0355" w:rsidP="004D0355">
            <w:pPr>
              <w:rPr>
                <w:rFonts w:ascii="SimSun" w:hAnsi="SimSun"/>
              </w:rPr>
            </w:pPr>
          </w:p>
        </w:tc>
        <w:tc>
          <w:tcPr>
            <w:tcW w:w="680" w:type="dxa"/>
          </w:tcPr>
          <w:p w:rsidR="004D0355" w:rsidRPr="00637F92" w:rsidRDefault="004D0355" w:rsidP="004D035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4D0355" w:rsidRDefault="004D0355" w:rsidP="004D0355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4D0355" w:rsidRDefault="004D0355" w:rsidP="004D0355"/>
        </w:tc>
      </w:tr>
    </w:tbl>
    <w:p w:rsidR="004D0355" w:rsidRPr="006C0375" w:rsidRDefault="004D0355" w:rsidP="004D0355"/>
    <w:p w:rsidR="00221F6C" w:rsidRDefault="001F756F" w:rsidP="00221F6C">
      <w:pPr>
        <w:pStyle w:val="3"/>
      </w:pPr>
      <w:bookmarkStart w:id="1117" w:name="_Toc353207243"/>
      <w:r>
        <w:rPr>
          <w:rFonts w:hint="eastAsia"/>
        </w:rPr>
        <w:t>BT  Ocean  Order</w:t>
      </w:r>
      <w:r>
        <w:rPr>
          <w:rFonts w:hint="eastAsia"/>
        </w:rPr>
        <w:t>维护界面</w:t>
      </w:r>
      <w:bookmarkEnd w:id="1117"/>
    </w:p>
    <w:p w:rsidR="001F756F" w:rsidRPr="0016237D" w:rsidRDefault="001F756F" w:rsidP="00221F6C">
      <w:pPr>
        <w:pStyle w:val="4"/>
      </w:pPr>
      <w:r>
        <w:rPr>
          <w:rFonts w:hint="eastAsia"/>
        </w:rPr>
        <w:t>示意圖</w:t>
      </w:r>
    </w:p>
    <w:p w:rsidR="001F756F" w:rsidRDefault="00220C93" w:rsidP="001F756F">
      <w:pPr>
        <w:jc w:val="center"/>
      </w:pPr>
      <w:r>
        <w:rPr>
          <w:noProof/>
        </w:rPr>
        <w:pict>
          <v:oval id="_x0000_s1900" style="position:absolute;left:0;text-align:left;margin-left:495.45pt;margin-top:310.95pt;width:19.45pt;height:17.25pt;z-index:251619328" fillcolor="yellow" strokecolor="red" strokeweight="1pt">
            <v:textbox style="mso-next-textbox:#_x0000_s1900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6" style="position:absolute;left:0;text-align:left;margin-left:432.85pt;margin-top:310.95pt;width:19.45pt;height:17.25pt;z-index:251616256" fillcolor="yellow" strokecolor="red" strokeweight="1pt">
            <v:textbox style="mso-next-textbox:#_x0000_s1896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9" style="position:absolute;left:0;text-align:left;margin-left:352.25pt;margin-top:310.95pt;width:19.45pt;height:17.25pt;z-index:251618304" fillcolor="yellow" strokecolor="red" strokeweight="1pt">
            <v:textbox style="mso-next-textbox:#_x0000_s1899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4" style="position:absolute;left:0;text-align:left;margin-left:292pt;margin-top:310.95pt;width:19.45pt;height:17.25pt;z-index:251614208" fillcolor="yellow" strokecolor="red" strokeweight="1pt">
            <v:textbox style="mso-next-textbox:#_x0000_s1894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5" style="position:absolute;left:0;text-align:left;margin-left:501.45pt;margin-top:37pt;width:19.45pt;height:17.25pt;z-index:251615232" fillcolor="yellow" strokecolor="red" strokeweight="1pt">
            <v:textbox style="mso-next-textbox:#_x0000_s1895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7" style="position:absolute;left:0;text-align:left;margin-left:119.3pt;margin-top:310.95pt;width:19.45pt;height:17.25pt;z-index:251617280" fillcolor="yellow" strokecolor="red" strokeweight="1pt">
            <v:textbox style="mso-next-textbox:#_x0000_s1897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3" style="position:absolute;left:0;text-align:left;margin-left:125.3pt;margin-top:158.5pt;width:19.45pt;height:17.25pt;z-index:251613184" fillcolor="yellow" strokecolor="red" strokeweight="1pt">
            <v:textbox style="mso-next-textbox:#_x0000_s1893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892" style="position:absolute;left:0;text-align:left;margin-left:172.5pt;margin-top:37pt;width:19.45pt;height:17.25pt;z-index:251612160" fillcolor="yellow" strokecolor="red" strokeweight="1pt">
            <v:textbox style="mso-next-textbox:#_x0000_s1892;mso-fit-shape-to-text:t" inset="0,0,0,0">
              <w:txbxContent>
                <w:p w:rsidR="00220C93" w:rsidRPr="008721B4" w:rsidRDefault="00220C93" w:rsidP="001F75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1F756F" w:rsidRPr="00D26A4B">
        <w:t xml:space="preserve"> </w:t>
      </w:r>
      <w:r w:rsidR="00764006">
        <w:rPr>
          <w:noProof/>
          <w:lang w:eastAsia="zh-TW"/>
        </w:rPr>
        <w:drawing>
          <wp:inline distT="0" distB="0" distL="0" distR="0">
            <wp:extent cx="6647815" cy="4114800"/>
            <wp:effectExtent l="19050" t="0" r="635" b="0"/>
            <wp:docPr id="7" name="图片 6" descr="BTOcean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OceanOrd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56F" w:rsidRDefault="001F756F" w:rsidP="001F756F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291225">
        <w:rPr>
          <w:rFonts w:hint="eastAsia"/>
        </w:rPr>
        <w:t>0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1F756F" w:rsidRDefault="001F756F" w:rsidP="001F756F">
      <w:pPr>
        <w:jc w:val="center"/>
      </w:pPr>
    </w:p>
    <w:p w:rsidR="001F756F" w:rsidRDefault="001F756F" w:rsidP="00221F6C">
      <w:pPr>
        <w:pStyle w:val="4"/>
      </w:pPr>
      <w:r>
        <w:rPr>
          <w:rFonts w:hint="eastAsia"/>
        </w:rPr>
        <w:t>界面說明</w:t>
      </w:r>
    </w:p>
    <w:p w:rsidR="001F756F" w:rsidRDefault="001F756F" w:rsidP="001F756F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BT Ocean Order</w:t>
      </w:r>
      <w:r>
        <w:rPr>
          <w:rFonts w:hint="eastAsia"/>
        </w:rPr>
        <w:t>维护界面。</w:t>
      </w:r>
    </w:p>
    <w:p w:rsidR="001F756F" w:rsidRDefault="001F756F" w:rsidP="001F756F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BT Ocean Order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1F756F" w:rsidRDefault="001F756F" w:rsidP="001F756F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1F756F" w:rsidRDefault="001F756F" w:rsidP="001F756F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BT Ocean Order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1F756F" w:rsidRDefault="001F756F" w:rsidP="001F756F">
      <w:r>
        <w:t xml:space="preserve">● </w:t>
      </w:r>
      <w:r>
        <w:rPr>
          <w:rFonts w:hint="eastAsia"/>
        </w:rPr>
        <w:t>用例：</w:t>
      </w:r>
    </w:p>
    <w:p w:rsidR="001F756F" w:rsidRPr="009F3C7F" w:rsidRDefault="001F756F" w:rsidP="001F756F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BT Ocean Order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1F756F" w:rsidRPr="001F756F" w:rsidRDefault="001F756F" w:rsidP="001F756F">
      <w:r>
        <w:t>●</w:t>
      </w:r>
      <w:r>
        <w:rPr>
          <w:rFonts w:hint="eastAsia"/>
        </w:rPr>
        <w:t>对应数据表：</w:t>
      </w:r>
      <w:r>
        <w:rPr>
          <w:rFonts w:ascii="NSimSun" w:eastAsia="NSimSun"/>
          <w:noProof/>
          <w:sz w:val="18"/>
          <w:szCs w:val="18"/>
        </w:rPr>
        <w:t>BT_SeaShipmentSku</w:t>
      </w:r>
      <w:r>
        <w:rPr>
          <w:rFonts w:hint="eastAsia"/>
        </w:rPr>
        <w:t>，含</w:t>
      </w:r>
      <w:r>
        <w:rPr>
          <w:rFonts w:hint="eastAsia"/>
        </w:rPr>
        <w:t>PdLine(</w:t>
      </w:r>
      <w:r w:rsidR="009F5390" w:rsidRPr="009F5390">
        <w:rPr>
          <w:color w:val="E36C0A" w:themeColor="accent6" w:themeShade="BF"/>
        </w:rPr>
        <w:t>char4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Model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1F756F" w:rsidRPr="009F3C7F" w:rsidRDefault="001F756F" w:rsidP="001F756F"/>
    <w:p w:rsidR="001F756F" w:rsidRPr="00440060" w:rsidRDefault="001F756F" w:rsidP="001F756F">
      <w:pPr>
        <w:pStyle w:val="ae"/>
        <w:jc w:val="center"/>
      </w:pPr>
    </w:p>
    <w:p w:rsidR="001F756F" w:rsidRDefault="001F756F" w:rsidP="00221F6C">
      <w:pPr>
        <w:pStyle w:val="4"/>
      </w:pPr>
      <w:r>
        <w:rPr>
          <w:rFonts w:hint="eastAsia"/>
        </w:rPr>
        <w:t>控件說明</w:t>
      </w:r>
    </w:p>
    <w:p w:rsidR="001F756F" w:rsidRPr="007E3AE8" w:rsidRDefault="001F756F" w:rsidP="001F756F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291225">
        <w:rPr>
          <w:rFonts w:hint="eastAsia"/>
        </w:rPr>
        <w:t>0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1F756F" w:rsidTr="001F756F">
        <w:trPr>
          <w:tblHeader/>
        </w:trPr>
        <w:tc>
          <w:tcPr>
            <w:tcW w:w="445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1F756F" w:rsidRPr="008A632C" w:rsidRDefault="001F756F" w:rsidP="001F756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1F756F" w:rsidRPr="00637F92" w:rsidTr="001F756F">
        <w:tc>
          <w:tcPr>
            <w:tcW w:w="445" w:type="dxa"/>
          </w:tcPr>
          <w:p w:rsidR="001F756F" w:rsidRPr="00637F92" w:rsidRDefault="001F756F" w:rsidP="001F756F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8C55C5" w:rsidRDefault="001F756F">
            <w:r>
              <w:rPr>
                <w:rFonts w:hint="eastAsia"/>
              </w:rPr>
              <w:t>Find Model</w:t>
            </w:r>
          </w:p>
        </w:tc>
        <w:tc>
          <w:tcPr>
            <w:tcW w:w="916" w:type="dxa"/>
          </w:tcPr>
          <w:p w:rsidR="001F756F" w:rsidRPr="00637F92" w:rsidRDefault="001F756F" w:rsidP="001F756F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1F756F" w:rsidRPr="00637F92" w:rsidRDefault="001F756F" w:rsidP="001F756F"/>
        </w:tc>
        <w:tc>
          <w:tcPr>
            <w:tcW w:w="1432" w:type="dxa"/>
          </w:tcPr>
          <w:p w:rsidR="001F756F" w:rsidRDefault="001F756F" w:rsidP="001F756F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1F756F" w:rsidRPr="00637F92" w:rsidRDefault="001F756F" w:rsidP="001F756F"/>
        </w:tc>
        <w:tc>
          <w:tcPr>
            <w:tcW w:w="2728" w:type="dxa"/>
          </w:tcPr>
          <w:p w:rsidR="001F756F" w:rsidRDefault="001F756F" w:rsidP="001F756F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8C55C5" w:rsidRDefault="001F756F">
            <w:r>
              <w:rPr>
                <w:rFonts w:hint="eastAsia"/>
              </w:rPr>
              <w:t>若本框中内容不为空，则在</w:t>
            </w:r>
            <w:r>
              <w:rPr>
                <w:rFonts w:hint="eastAsia"/>
              </w:rPr>
              <w:t>BT Ocean Order List</w:t>
            </w:r>
            <w:r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Model</w:t>
            </w:r>
            <w:r w:rsidR="00031C4C">
              <w:rPr>
                <w:rFonts w:hint="eastAsia"/>
              </w:rPr>
              <w:t>列</w:t>
            </w:r>
            <w:r>
              <w:rPr>
                <w:rFonts w:hint="eastAsia"/>
              </w:rPr>
              <w:t>中搜索并高亮第一条与本框中内容左端匹配的记录，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>
              <w:rPr>
                <w:rFonts w:hint="eastAsia"/>
              </w:rPr>
              <w:t>行数据。</w:t>
            </w:r>
          </w:p>
        </w:tc>
        <w:tc>
          <w:tcPr>
            <w:tcW w:w="2629" w:type="dxa"/>
          </w:tcPr>
          <w:p w:rsidR="001F756F" w:rsidRPr="00637F92" w:rsidRDefault="001F756F" w:rsidP="001F756F">
            <w:pPr>
              <w:rPr>
                <w:rFonts w:ascii="Tahoma" w:hAnsi="Tahoma"/>
                <w:sz w:val="18"/>
              </w:rPr>
            </w:pPr>
          </w:p>
        </w:tc>
      </w:tr>
      <w:tr w:rsidR="001F756F" w:rsidRPr="00637F92" w:rsidTr="001F756F">
        <w:tc>
          <w:tcPr>
            <w:tcW w:w="445" w:type="dxa"/>
          </w:tcPr>
          <w:p w:rsidR="001F756F" w:rsidRPr="00637F92" w:rsidRDefault="001F756F" w:rsidP="001F756F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1F756F" w:rsidRPr="00637F92" w:rsidRDefault="001F756F" w:rsidP="001F756F">
            <w:r>
              <w:rPr>
                <w:rFonts w:hint="eastAsia"/>
              </w:rPr>
              <w:t xml:space="preserve">BT Ocean Order </w:t>
            </w:r>
            <w:r>
              <w:t>List</w:t>
            </w:r>
          </w:p>
        </w:tc>
        <w:tc>
          <w:tcPr>
            <w:tcW w:w="916" w:type="dxa"/>
          </w:tcPr>
          <w:p w:rsidR="001F756F" w:rsidRPr="00637F92" w:rsidRDefault="001F756F" w:rsidP="001F756F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1F756F" w:rsidRPr="00637F92" w:rsidRDefault="001F756F" w:rsidP="001F756F"/>
        </w:tc>
        <w:tc>
          <w:tcPr>
            <w:tcW w:w="1432" w:type="dxa"/>
          </w:tcPr>
          <w:p w:rsidR="008C55C5" w:rsidRDefault="001F756F">
            <w:r>
              <w:rPr>
                <w:rFonts w:hint="eastAsia"/>
              </w:rPr>
              <w:t>显示所有的</w:t>
            </w:r>
            <w:r w:rsidR="00D0495E">
              <w:rPr>
                <w:rFonts w:ascii="NSimSun" w:eastAsia="NSimSun"/>
                <w:noProof/>
                <w:sz w:val="18"/>
                <w:szCs w:val="18"/>
              </w:rPr>
              <w:t>BT_SeaShipmentSku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1F756F" w:rsidRPr="00637F92" w:rsidRDefault="001F756F" w:rsidP="001F756F"/>
        </w:tc>
        <w:tc>
          <w:tcPr>
            <w:tcW w:w="2728" w:type="dxa"/>
          </w:tcPr>
          <w:p w:rsidR="001F756F" w:rsidRPr="00637F92" w:rsidRDefault="001F756F" w:rsidP="001F756F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：原高亮被选的数据行恢复正常显示，被点击的行被高亮选择，下部的编辑区中显示被点击数据行的详细资料，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1F756F" w:rsidRDefault="001F756F" w:rsidP="001F756F">
            <w:r>
              <w:rPr>
                <w:rFonts w:ascii="Tahoma" w:hAnsi="Tahoma" w:hint="eastAsia"/>
                <w:sz w:val="18"/>
              </w:rPr>
              <w:t>栏位包括：</w:t>
            </w:r>
            <w:r w:rsidR="00D0495E">
              <w:rPr>
                <w:rFonts w:ascii="Tahoma" w:hAnsi="Tahoma" w:hint="eastAsia"/>
                <w:sz w:val="18"/>
              </w:rPr>
              <w:t>PdLine</w:t>
            </w:r>
            <w:r w:rsidR="00D0495E">
              <w:rPr>
                <w:rFonts w:ascii="Tahoma" w:hAnsi="Tahoma" w:hint="eastAsia"/>
                <w:sz w:val="18"/>
              </w:rPr>
              <w:t>、</w:t>
            </w:r>
            <w:r w:rsidR="00D0495E">
              <w:rPr>
                <w:rFonts w:ascii="Tahoma" w:hAnsi="Tahoma" w:hint="eastAsia"/>
                <w:sz w:val="18"/>
              </w:rPr>
              <w:t>Model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93509F" w:rsidRDefault="0093509F" w:rsidP="001F756F"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排序</w:t>
            </w:r>
          </w:p>
          <w:p w:rsidR="001F756F" w:rsidRDefault="001F756F" w:rsidP="001F756F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</w:p>
        </w:tc>
      </w:tr>
      <w:tr w:rsidR="001F756F" w:rsidRPr="00637F92" w:rsidTr="001F756F">
        <w:tc>
          <w:tcPr>
            <w:tcW w:w="445" w:type="dxa"/>
          </w:tcPr>
          <w:p w:rsidR="001F756F" w:rsidRDefault="00EC7A19" w:rsidP="001F756F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1F756F" w:rsidRDefault="00D0495E" w:rsidP="001F756F">
            <w:r>
              <w:rPr>
                <w:rFonts w:hint="eastAsia"/>
              </w:rPr>
              <w:t>PdLine</w:t>
            </w:r>
          </w:p>
        </w:tc>
        <w:tc>
          <w:tcPr>
            <w:tcW w:w="916" w:type="dxa"/>
          </w:tcPr>
          <w:p w:rsidR="001F756F" w:rsidRDefault="00DB4354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1F756F" w:rsidRPr="00637F92" w:rsidRDefault="001F756F" w:rsidP="001F756F"/>
        </w:tc>
        <w:tc>
          <w:tcPr>
            <w:tcW w:w="1432" w:type="dxa"/>
          </w:tcPr>
          <w:p w:rsidR="001F756F" w:rsidRDefault="00D0495E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A</w:t>
            </w:r>
            <w:r w:rsidR="00764006" w:rsidRPr="00764006">
              <w:rPr>
                <w:rFonts w:ascii="SimSun" w:hAnsi="SimSun" w:hint="eastAsia"/>
                <w:color w:val="FF0000"/>
              </w:rPr>
              <w:t>LL</w:t>
            </w:r>
            <w:r>
              <w:rPr>
                <w:rFonts w:ascii="SimSun" w:hAnsi="SimSun" w:hint="eastAsia"/>
              </w:rPr>
              <w:t>”项被选</w:t>
            </w:r>
          </w:p>
        </w:tc>
        <w:tc>
          <w:tcPr>
            <w:tcW w:w="680" w:type="dxa"/>
          </w:tcPr>
          <w:p w:rsidR="001F756F" w:rsidRDefault="00D0495E" w:rsidP="001F756F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1F756F" w:rsidRDefault="001F756F" w:rsidP="001F756F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8C55C5" w:rsidRDefault="00D0495E">
            <w:r>
              <w:rPr>
                <w:rFonts w:hint="eastAsia"/>
              </w:rPr>
              <w:t>选项包括：</w:t>
            </w:r>
            <w:r>
              <w:rPr>
                <w:rFonts w:hint="eastAsia"/>
              </w:rPr>
              <w:t>A</w:t>
            </w:r>
            <w:r w:rsidR="00764006" w:rsidRPr="00764006">
              <w:rPr>
                <w:rFonts w:ascii="SimSun" w:hAnsi="SimSun" w:hint="eastAsia"/>
                <w:color w:val="FF0000"/>
              </w:rPr>
              <w:t>LL</w:t>
            </w:r>
            <w:r>
              <w:rPr>
                <w:rFonts w:hint="eastAsia"/>
              </w:rPr>
              <w:t>，以及为</w:t>
            </w:r>
            <w:r>
              <w:rPr>
                <w:rFonts w:hint="eastAsia"/>
              </w:rPr>
              <w:t>HP</w:t>
            </w:r>
            <w:r>
              <w:rPr>
                <w:rFonts w:hint="eastAsia"/>
              </w:rPr>
              <w:t>生产的</w:t>
            </w:r>
            <w:r>
              <w:rPr>
                <w:rFonts w:hint="eastAsia"/>
              </w:rPr>
              <w:t>Stage=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PAK</w:t>
            </w:r>
            <w:r>
              <w:rPr>
                <w:rFonts w:hint="eastAsia"/>
              </w:rPr>
              <w:t>”的所有</w:t>
            </w:r>
            <w:r>
              <w:rPr>
                <w:rFonts w:hint="eastAsia"/>
              </w:rPr>
              <w:t>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</w:t>
            </w:r>
          </w:p>
        </w:tc>
      </w:tr>
      <w:tr w:rsidR="001F756F" w:rsidRPr="00637F92" w:rsidTr="001F756F">
        <w:tc>
          <w:tcPr>
            <w:tcW w:w="445" w:type="dxa"/>
          </w:tcPr>
          <w:p w:rsidR="001F756F" w:rsidRDefault="00EC7A19" w:rsidP="001F756F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1F756F" w:rsidRDefault="00D0495E" w:rsidP="001F756F">
            <w:r>
              <w:rPr>
                <w:rFonts w:hint="eastAsia"/>
              </w:rPr>
              <w:t>Model</w:t>
            </w:r>
          </w:p>
        </w:tc>
        <w:tc>
          <w:tcPr>
            <w:tcW w:w="916" w:type="dxa"/>
          </w:tcPr>
          <w:p w:rsidR="001F756F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1F756F" w:rsidRPr="00637F92" w:rsidRDefault="001F756F" w:rsidP="001F756F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1F756F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F756F" w:rsidRDefault="001F756F" w:rsidP="001F756F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1F756F" w:rsidRDefault="001F756F" w:rsidP="001F756F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F756F" w:rsidRDefault="00362C51" w:rsidP="001F756F">
            <w:r>
              <w:rPr>
                <w:rFonts w:hint="eastAsia"/>
              </w:rPr>
              <w:t>小写字母需转成大写</w:t>
            </w:r>
          </w:p>
        </w:tc>
      </w:tr>
      <w:tr w:rsidR="001F756F" w:rsidRPr="00637F92" w:rsidTr="001F756F">
        <w:tc>
          <w:tcPr>
            <w:tcW w:w="445" w:type="dxa"/>
          </w:tcPr>
          <w:p w:rsidR="001F756F" w:rsidRPr="00637F92" w:rsidRDefault="00EC7A19" w:rsidP="001F756F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1F756F" w:rsidRPr="00637F92" w:rsidRDefault="001F756F" w:rsidP="001F756F">
            <w:r>
              <w:t>Add</w:t>
            </w:r>
          </w:p>
        </w:tc>
        <w:tc>
          <w:tcPr>
            <w:tcW w:w="916" w:type="dxa"/>
          </w:tcPr>
          <w:p w:rsidR="001F756F" w:rsidRPr="00637F92" w:rsidRDefault="001F756F" w:rsidP="001F756F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F756F" w:rsidRPr="00637F92" w:rsidRDefault="001F756F" w:rsidP="001F756F"/>
        </w:tc>
        <w:tc>
          <w:tcPr>
            <w:tcW w:w="1432" w:type="dxa"/>
          </w:tcPr>
          <w:p w:rsidR="001F756F" w:rsidRPr="00637F92" w:rsidRDefault="001F756F" w:rsidP="001F756F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1F756F" w:rsidRPr="00637F92" w:rsidRDefault="001F756F" w:rsidP="001F756F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1F756F" w:rsidRDefault="001F756F" w:rsidP="001F756F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1F756F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D0495E">
              <w:rPr>
                <w:rFonts w:ascii="SimSun" w:hAnsi="SimSun" w:hint="eastAsia"/>
              </w:rPr>
              <w:t>PdLine</w:t>
            </w:r>
            <w:r w:rsidR="00D0495E">
              <w:rPr>
                <w:rFonts w:ascii="SimSun" w:hAnsi="SimSun" w:hint="eastAsia"/>
              </w:rPr>
              <w:t>和</w:t>
            </w:r>
            <w:r w:rsidR="00D0495E">
              <w:rPr>
                <w:rFonts w:ascii="SimSun" w:hAnsi="SimSun" w:hint="eastAsia"/>
              </w:rPr>
              <w:t>Model</w:t>
            </w:r>
            <w:r>
              <w:rPr>
                <w:rFonts w:ascii="SimSun" w:hAnsi="SimSun" w:hint="eastAsia"/>
              </w:rPr>
              <w:t>框中数据已经出现在</w:t>
            </w:r>
            <w:r w:rsidR="00D0495E">
              <w:rPr>
                <w:rFonts w:ascii="NSimSun" w:eastAsia="NSimSun"/>
                <w:noProof/>
                <w:sz w:val="18"/>
                <w:szCs w:val="18"/>
              </w:rPr>
              <w:t>BT_SeaShipmentSku</w:t>
            </w:r>
            <w:r>
              <w:rPr>
                <w:rFonts w:ascii="SimSun" w:hAnsi="SimSun" w:hint="eastAsia"/>
              </w:rPr>
              <w:t>数据表中，则提示用户，放弃后续操作。</w:t>
            </w:r>
          </w:p>
          <w:p w:rsidR="001F756F" w:rsidRPr="00D0495E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 w:rsidR="00D0495E">
              <w:rPr>
                <w:rFonts w:ascii="SimSun" w:hAnsi="SimSun" w:hint="eastAsia"/>
              </w:rPr>
              <w:t>PdLine</w:t>
            </w:r>
            <w:r>
              <w:rPr>
                <w:rFonts w:ascii="SimSun" w:hAnsi="SimSun" w:hint="eastAsia"/>
              </w:rPr>
              <w:t>和</w:t>
            </w:r>
            <w:r w:rsidR="00D0495E">
              <w:rPr>
                <w:rFonts w:ascii="SimSun" w:hAnsi="SimSun" w:hint="eastAsia"/>
              </w:rPr>
              <w:t>Model</w:t>
            </w:r>
            <w:r>
              <w:rPr>
                <w:rFonts w:ascii="SimSun" w:hAnsi="SimSun" w:hint="eastAsia"/>
              </w:rPr>
              <w:t>框中数据在</w:t>
            </w:r>
            <w:r w:rsidR="00D0495E">
              <w:rPr>
                <w:rFonts w:ascii="NSimSun" w:eastAsia="NSimSun"/>
                <w:noProof/>
                <w:sz w:val="18"/>
                <w:szCs w:val="18"/>
              </w:rPr>
              <w:t>BT_SeaShipmentSku</w:t>
            </w:r>
            <w:r>
              <w:rPr>
                <w:rFonts w:ascii="SimSun" w:hAnsi="SimSun" w:hint="eastAsia"/>
              </w:rPr>
              <w:t>中新增一条记录，记录创建人和时间。</w:t>
            </w:r>
          </w:p>
          <w:p w:rsidR="008C55C5" w:rsidRDefault="001F756F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D0495E">
              <w:rPr>
                <w:rFonts w:ascii="SimSun" w:hAnsi="SimSun" w:hint="eastAsia"/>
              </w:rPr>
              <w:t>BT Ocean Order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1F756F" w:rsidRDefault="001F756F" w:rsidP="001F756F"/>
          <w:p w:rsidR="001F756F" w:rsidRPr="005D05E6" w:rsidRDefault="001F756F" w:rsidP="001F756F"/>
        </w:tc>
      </w:tr>
      <w:tr w:rsidR="001F756F" w:rsidRPr="00637F92" w:rsidTr="001F756F">
        <w:tc>
          <w:tcPr>
            <w:tcW w:w="445" w:type="dxa"/>
          </w:tcPr>
          <w:p w:rsidR="001F756F" w:rsidRPr="00637F92" w:rsidRDefault="00EC7A19" w:rsidP="001F756F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1F756F" w:rsidRPr="00637F92" w:rsidRDefault="001F756F" w:rsidP="001F756F">
            <w:r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1F756F" w:rsidRPr="00637F92" w:rsidRDefault="001F756F" w:rsidP="001F756F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F756F" w:rsidRPr="00637F92" w:rsidRDefault="001F756F" w:rsidP="001F756F"/>
        </w:tc>
        <w:tc>
          <w:tcPr>
            <w:tcW w:w="1432" w:type="dxa"/>
          </w:tcPr>
          <w:p w:rsidR="001F756F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1F756F">
            <w:pPr>
              <w:rPr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1F756F" w:rsidRPr="00637F92" w:rsidRDefault="001F756F" w:rsidP="001F756F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1F756F" w:rsidRDefault="001F756F" w:rsidP="001F756F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1F756F" w:rsidRDefault="001F756F" w:rsidP="001F756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B25CC8">
              <w:rPr>
                <w:rFonts w:ascii="SimSun" w:hAnsi="SimSun" w:hint="eastAsia"/>
              </w:rPr>
              <w:t>PdLine</w:t>
            </w:r>
            <w:r w:rsidR="00B25CC8">
              <w:rPr>
                <w:rFonts w:ascii="SimSun" w:hAnsi="SimSun" w:hint="eastAsia"/>
              </w:rPr>
              <w:t>和</w:t>
            </w:r>
            <w:r w:rsidR="00B25CC8">
              <w:rPr>
                <w:rFonts w:ascii="SimSun" w:hAnsi="SimSun" w:hint="eastAsia"/>
              </w:rPr>
              <w:t>Model</w:t>
            </w:r>
            <w:r>
              <w:rPr>
                <w:rFonts w:ascii="SimSun" w:hAnsi="SimSun" w:hint="eastAsia"/>
              </w:rPr>
              <w:t>框中数据已经被其他</w:t>
            </w:r>
            <w:r w:rsidR="00B25CC8" w:rsidRPr="00764006">
              <w:rPr>
                <w:rFonts w:ascii="SimSun" w:hAnsi="SimSun"/>
              </w:rPr>
              <w:t>BT_SeaShipmentSku</w:t>
            </w:r>
            <w:r>
              <w:rPr>
                <w:rFonts w:ascii="SimSun" w:hAnsi="SimSun" w:hint="eastAsia"/>
              </w:rPr>
              <w:t>记录使用，则提示用户，放弃后续操作。</w:t>
            </w:r>
          </w:p>
          <w:p w:rsidR="001F756F" w:rsidRPr="00637F92" w:rsidRDefault="001F756F" w:rsidP="001F756F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 w:rsidR="00B25CC8">
              <w:rPr>
                <w:rFonts w:ascii="SimSun" w:hAnsi="SimSun" w:hint="eastAsia"/>
              </w:rPr>
              <w:t>PdLine</w:t>
            </w:r>
            <w:r w:rsidR="00B25CC8">
              <w:rPr>
                <w:rFonts w:ascii="SimSun" w:hAnsi="SimSun" w:hint="eastAsia"/>
              </w:rPr>
              <w:t>和</w:t>
            </w:r>
            <w:r w:rsidR="00B25CC8">
              <w:rPr>
                <w:rFonts w:ascii="SimSun" w:hAnsi="SimSun" w:hint="eastAsia"/>
              </w:rPr>
              <w:t>Model</w:t>
            </w:r>
            <w:r>
              <w:rPr>
                <w:rFonts w:ascii="SimSun" w:hAnsi="SimSun" w:hint="eastAsia"/>
              </w:rPr>
              <w:t>框中</w:t>
            </w:r>
            <w:r>
              <w:rPr>
                <w:rFonts w:ascii="SimSun" w:hAnsi="SimSun" w:hint="eastAsia"/>
              </w:rPr>
              <w:lastRenderedPageBreak/>
              <w:t>数据修改当前被选记录，记录修改人和时间。</w:t>
            </w:r>
          </w:p>
          <w:p w:rsidR="008C55C5" w:rsidRDefault="001F756F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B25CC8">
              <w:rPr>
                <w:rFonts w:ascii="SimSun" w:hAnsi="SimSun" w:hint="eastAsia"/>
              </w:rPr>
              <w:t xml:space="preserve">BT Ocean Order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1F756F" w:rsidRDefault="001F756F" w:rsidP="001F756F"/>
          <w:p w:rsidR="001F756F" w:rsidRPr="005D05E6" w:rsidRDefault="001F756F" w:rsidP="001F756F"/>
        </w:tc>
      </w:tr>
      <w:tr w:rsidR="00EC7A19" w:rsidRPr="00637F92" w:rsidTr="007D40FF">
        <w:tc>
          <w:tcPr>
            <w:tcW w:w="445" w:type="dxa"/>
          </w:tcPr>
          <w:p w:rsidR="00EC7A19" w:rsidRDefault="00EC7A19" w:rsidP="007D40FF"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310" w:type="dxa"/>
          </w:tcPr>
          <w:p w:rsidR="00EC7A19" w:rsidRDefault="00EC7A19" w:rsidP="007D40FF">
            <w:r>
              <w:rPr>
                <w:rFonts w:hint="eastAsia"/>
              </w:rPr>
              <w:t>Upload</w:t>
            </w:r>
          </w:p>
        </w:tc>
        <w:tc>
          <w:tcPr>
            <w:tcW w:w="916" w:type="dxa"/>
          </w:tcPr>
          <w:p w:rsidR="00EC7A19" w:rsidRDefault="00EC7A19" w:rsidP="007D40F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EC7A19" w:rsidRDefault="00EC7A19" w:rsidP="007D40FF"/>
        </w:tc>
        <w:tc>
          <w:tcPr>
            <w:tcW w:w="1432" w:type="dxa"/>
          </w:tcPr>
          <w:p w:rsidR="00EC7A19" w:rsidRDefault="00764006" w:rsidP="007D40FF">
            <w:pPr>
              <w:rPr>
                <w:rFonts w:ascii="SimSun" w:hAnsi="SimSun"/>
              </w:rPr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Upload File</w:t>
            </w:r>
            <w:r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EC7A19" w:rsidRPr="00637F92" w:rsidRDefault="00EC7A19" w:rsidP="007D40FF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EC7A19" w:rsidRDefault="00EC7A19" w:rsidP="00EC7A19">
            <w:pPr>
              <w:rPr>
                <w:szCs w:val="21"/>
              </w:rPr>
            </w:pPr>
            <w:r>
              <w:rPr>
                <w:rFonts w:ascii="SimSun" w:hAnsi="SimSun" w:hint="eastAsia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 w:hint="eastAsia"/>
              </w:rPr>
              <w:t>1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hint="eastAsia"/>
                <w:szCs w:val="21"/>
              </w:rPr>
              <w:t>弹出浏览文件对话框，</w:t>
            </w:r>
            <w:r w:rsidR="00764006">
              <w:rPr>
                <w:rFonts w:hint="eastAsia"/>
                <w:szCs w:val="21"/>
              </w:rPr>
              <w:t>传入</w:t>
            </w:r>
            <w:r w:rsidR="00764006">
              <w:rPr>
                <w:rFonts w:hint="eastAsia"/>
                <w:szCs w:val="21"/>
              </w:rPr>
              <w:t>PdLine</w:t>
            </w:r>
            <w:r w:rsidR="00764006">
              <w:rPr>
                <w:rFonts w:hint="eastAsia"/>
                <w:szCs w:val="21"/>
              </w:rPr>
              <w:t>框的当前项，</w:t>
            </w:r>
            <w:r>
              <w:rPr>
                <w:rFonts w:hint="eastAsia"/>
                <w:szCs w:val="21"/>
              </w:rPr>
              <w:t>由用户选择上传的</w:t>
            </w:r>
            <w:r>
              <w:rPr>
                <w:rFonts w:hint="eastAsia"/>
                <w:szCs w:val="21"/>
              </w:rPr>
              <w:t xml:space="preserve">Excel </w:t>
            </w:r>
            <w:r>
              <w:rPr>
                <w:rFonts w:hint="eastAsia"/>
                <w:szCs w:val="21"/>
              </w:rPr>
              <w:t>文件</w:t>
            </w:r>
            <w:r w:rsidR="00764006">
              <w:rPr>
                <w:rFonts w:hint="eastAsia"/>
                <w:szCs w:val="21"/>
              </w:rPr>
              <w:t>。</w:t>
            </w:r>
          </w:p>
          <w:p w:rsidR="00EC7A19" w:rsidRPr="00764006" w:rsidRDefault="00764006" w:rsidP="0076400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 w:rsidR="00EC7A19">
              <w:rPr>
                <w:rFonts w:hint="eastAsia"/>
                <w:szCs w:val="21"/>
              </w:rPr>
              <w:t>将</w:t>
            </w:r>
            <w:r>
              <w:rPr>
                <w:rFonts w:hint="eastAsia"/>
                <w:szCs w:val="21"/>
              </w:rPr>
              <w:t>传入的</w:t>
            </w:r>
            <w:r>
              <w:rPr>
                <w:rFonts w:hint="eastAsia"/>
                <w:szCs w:val="21"/>
              </w:rPr>
              <w:t>Pdline</w:t>
            </w:r>
            <w:r>
              <w:rPr>
                <w:rFonts w:hint="eastAsia"/>
                <w:szCs w:val="21"/>
              </w:rPr>
              <w:t>数据和</w:t>
            </w:r>
            <w:r w:rsidR="00EC7A19">
              <w:rPr>
                <w:rFonts w:hint="eastAsia"/>
                <w:szCs w:val="21"/>
              </w:rPr>
              <w:t xml:space="preserve">Excel </w:t>
            </w:r>
            <w:r w:rsidR="00EC7A19">
              <w:rPr>
                <w:rFonts w:hint="eastAsia"/>
                <w:szCs w:val="21"/>
              </w:rPr>
              <w:t>文件中的</w:t>
            </w:r>
            <w:r>
              <w:rPr>
                <w:rFonts w:hint="eastAsia"/>
                <w:szCs w:val="21"/>
              </w:rPr>
              <w:t>Model</w:t>
            </w:r>
            <w:r>
              <w:rPr>
                <w:rFonts w:hint="eastAsia"/>
                <w:szCs w:val="21"/>
              </w:rPr>
              <w:t>数据</w:t>
            </w:r>
            <w:r w:rsidR="00EC7A19">
              <w:rPr>
                <w:rFonts w:hint="eastAsia"/>
                <w:szCs w:val="21"/>
              </w:rPr>
              <w:t>导入到</w:t>
            </w:r>
            <w:r w:rsidR="00EC7A19" w:rsidRPr="00764006">
              <w:rPr>
                <w:szCs w:val="21"/>
              </w:rPr>
              <w:t>BT_SeaShipmentSku</w:t>
            </w:r>
            <w:r w:rsidR="00EC7A19" w:rsidRPr="00764006">
              <w:rPr>
                <w:rFonts w:hint="eastAsia"/>
                <w:szCs w:val="21"/>
              </w:rPr>
              <w:t>数据表。</w:t>
            </w:r>
          </w:p>
          <w:p w:rsidR="00EC7A19" w:rsidRDefault="00EC7A19" w:rsidP="003E3A9E">
            <w:pPr>
              <w:ind w:left="100" w:hangingChars="50" w:hanging="100"/>
              <w:rPr>
                <w:rFonts w:ascii="SimSun" w:hAnsi="SimSun"/>
              </w:rPr>
            </w:pPr>
            <w:r w:rsidRPr="00764006">
              <w:rPr>
                <w:rFonts w:hint="eastAsia"/>
                <w:szCs w:val="21"/>
              </w:rPr>
              <w:t>3</w:t>
            </w:r>
            <w:r w:rsidRPr="00764006">
              <w:rPr>
                <w:rFonts w:hint="eastAsia"/>
                <w:szCs w:val="21"/>
              </w:rPr>
              <w:t>、刷新</w:t>
            </w:r>
            <w:r w:rsidRPr="00764006">
              <w:rPr>
                <w:rFonts w:hint="eastAsia"/>
                <w:szCs w:val="21"/>
              </w:rPr>
              <w:t xml:space="preserve">BT Ocean Order </w:t>
            </w:r>
            <w:r w:rsidRPr="00764006">
              <w:rPr>
                <w:szCs w:val="21"/>
              </w:rPr>
              <w:t>List</w:t>
            </w:r>
            <w:r w:rsidRPr="00764006">
              <w:rPr>
                <w:rFonts w:hint="eastAsia"/>
                <w:szCs w:val="21"/>
              </w:rPr>
              <w:t>的显示</w:t>
            </w:r>
            <w:r>
              <w:rPr>
                <w:rFonts w:ascii="SimSun" w:hAnsi="SimSun" w:hint="eastAsia"/>
              </w:rPr>
              <w:t>。</w:t>
            </w:r>
          </w:p>
        </w:tc>
        <w:tc>
          <w:tcPr>
            <w:tcW w:w="2629" w:type="dxa"/>
          </w:tcPr>
          <w:p w:rsidR="00EC7A19" w:rsidRDefault="00EC7A19" w:rsidP="007D40FF"/>
        </w:tc>
      </w:tr>
      <w:tr w:rsidR="00EC7A19" w:rsidRPr="00637F92" w:rsidTr="007D40FF">
        <w:tc>
          <w:tcPr>
            <w:tcW w:w="445" w:type="dxa"/>
          </w:tcPr>
          <w:p w:rsidR="00EC7A19" w:rsidRPr="00637F92" w:rsidRDefault="00EC7A19" w:rsidP="007D40FF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EC7A19" w:rsidRPr="00637F92" w:rsidRDefault="00EC7A19" w:rsidP="007D40FF">
            <w:r>
              <w:t>Delete</w:t>
            </w:r>
          </w:p>
        </w:tc>
        <w:tc>
          <w:tcPr>
            <w:tcW w:w="916" w:type="dxa"/>
          </w:tcPr>
          <w:p w:rsidR="00EC7A19" w:rsidRPr="00637F92" w:rsidRDefault="00EC7A19" w:rsidP="007D40FF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C7A19" w:rsidRPr="00637F92" w:rsidRDefault="00EC7A19" w:rsidP="007D40FF"/>
        </w:tc>
        <w:tc>
          <w:tcPr>
            <w:tcW w:w="1432" w:type="dxa"/>
          </w:tcPr>
          <w:p w:rsidR="00EC7A19" w:rsidRDefault="00EC7A19" w:rsidP="007D40FF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7D40FF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EC7A19" w:rsidRPr="00637F92" w:rsidRDefault="00EC7A19" w:rsidP="007D40FF"/>
        </w:tc>
        <w:tc>
          <w:tcPr>
            <w:tcW w:w="2728" w:type="dxa"/>
          </w:tcPr>
          <w:p w:rsidR="00EC7A19" w:rsidRPr="00637F92" w:rsidRDefault="00EC7A19" w:rsidP="007D40FF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 xml:space="preserve">BT Ocean Order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EC7A19" w:rsidRPr="00637F92" w:rsidRDefault="00EC7A19" w:rsidP="007D40FF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EC7A19" w:rsidRPr="00637F92" w:rsidRDefault="00EC7A19" w:rsidP="007D40FF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EC7A19" w:rsidRDefault="00EC7A19" w:rsidP="007D40FF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EC7A19" w:rsidRPr="00637F92" w:rsidRDefault="00EC7A19" w:rsidP="007D40FF"/>
        </w:tc>
      </w:tr>
    </w:tbl>
    <w:p w:rsidR="001F756F" w:rsidRPr="006C0375" w:rsidRDefault="001F756F" w:rsidP="001F756F"/>
    <w:p w:rsidR="00221F6C" w:rsidRDefault="00055EF3" w:rsidP="00221F6C">
      <w:pPr>
        <w:pStyle w:val="3"/>
      </w:pPr>
      <w:bookmarkStart w:id="1118" w:name="_Toc353207244"/>
      <w:r>
        <w:rPr>
          <w:rFonts w:hint="eastAsia"/>
        </w:rPr>
        <w:lastRenderedPageBreak/>
        <w:t>Chep Pallet</w:t>
      </w:r>
      <w:r>
        <w:rPr>
          <w:rFonts w:hint="eastAsia"/>
        </w:rPr>
        <w:t>维护界面</w:t>
      </w:r>
      <w:bookmarkEnd w:id="1118"/>
    </w:p>
    <w:p w:rsidR="00055EF3" w:rsidRPr="0016237D" w:rsidRDefault="00055EF3" w:rsidP="00221F6C">
      <w:pPr>
        <w:pStyle w:val="4"/>
      </w:pPr>
      <w:r>
        <w:rPr>
          <w:rFonts w:hint="eastAsia"/>
        </w:rPr>
        <w:t>示意圖</w:t>
      </w:r>
    </w:p>
    <w:p w:rsidR="00055EF3" w:rsidRDefault="00220C93" w:rsidP="00055EF3">
      <w:pPr>
        <w:jc w:val="center"/>
      </w:pPr>
      <w:r>
        <w:rPr>
          <w:noProof/>
        </w:rPr>
        <w:pict>
          <v:oval id="_x0000_s1907" style="position:absolute;left:0;text-align:left;margin-left:191.95pt;margin-top:306.25pt;width:19.45pt;height:17.25pt;z-index:251624448" fillcolor="yellow" strokecolor="red" strokeweight="1pt">
            <v:textbox style="mso-next-textbox:#_x0000_s1907;mso-fit-shape-to-text:t" inset="0,0,0,0">
              <w:txbxContent>
                <w:p w:rsidR="00220C93" w:rsidRPr="008721B4" w:rsidRDefault="00220C93" w:rsidP="00055EF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05" style="position:absolute;left:0;text-align:left;margin-left:458.3pt;margin-top:32.5pt;width:19.45pt;height:17.25pt;z-index:251622400" fillcolor="yellow" strokecolor="red" strokeweight="1pt">
            <v:textbox style="mso-next-textbox:#_x0000_s1905;mso-fit-shape-to-text:t" inset="0,0,0,0">
              <w:txbxContent>
                <w:p w:rsidR="00220C93" w:rsidRPr="008721B4" w:rsidRDefault="00220C93" w:rsidP="00055EF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903" style="position:absolute;left:0;text-align:left;margin-left:125.3pt;margin-top:158.5pt;width:19.45pt;height:17.25pt;z-index:251621376" fillcolor="yellow" strokecolor="red" strokeweight="1pt">
            <v:textbox style="mso-next-textbox:#_x0000_s1903;mso-fit-shape-to-text:t" inset="0,0,0,0">
              <w:txbxContent>
                <w:p w:rsidR="00220C93" w:rsidRPr="008721B4" w:rsidRDefault="00220C93" w:rsidP="00055EF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902" style="position:absolute;left:0;text-align:left;margin-left:172.5pt;margin-top:37pt;width:19.45pt;height:17.25pt;z-index:251620352" fillcolor="yellow" strokecolor="red" strokeweight="1pt">
            <v:textbox style="mso-next-textbox:#_x0000_s1902;mso-fit-shape-to-text:t" inset="0,0,0,0">
              <w:txbxContent>
                <w:p w:rsidR="00220C93" w:rsidRPr="008721B4" w:rsidRDefault="00220C93" w:rsidP="00055EF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906" style="position:absolute;left:0;text-align:left;margin-left:452.3pt;margin-top:310.95pt;width:19.45pt;height:17.25pt;z-index:251623424" fillcolor="yellow" strokecolor="red" strokeweight="1pt">
            <v:textbox style="mso-next-textbox:#_x0000_s1906;mso-fit-shape-to-text:t" inset="0,0,0,0">
              <w:txbxContent>
                <w:p w:rsidR="00220C93" w:rsidRPr="008721B4" w:rsidRDefault="00220C93" w:rsidP="00055EF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055EF3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14800"/>
            <wp:effectExtent l="19050" t="0" r="635" b="0"/>
            <wp:docPr id="12" name="图片 11" descr="ChepPall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pPalle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F3" w:rsidRDefault="00055EF3" w:rsidP="00055EF3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291225">
        <w:rPr>
          <w:rFonts w:hint="eastAsia"/>
        </w:rPr>
        <w:t>1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055EF3" w:rsidRDefault="00055EF3" w:rsidP="00055EF3">
      <w:pPr>
        <w:jc w:val="center"/>
      </w:pPr>
    </w:p>
    <w:p w:rsidR="00055EF3" w:rsidRDefault="00055EF3" w:rsidP="00221F6C">
      <w:pPr>
        <w:pStyle w:val="4"/>
      </w:pPr>
      <w:r>
        <w:rPr>
          <w:rFonts w:hint="eastAsia"/>
        </w:rPr>
        <w:t>界面說明</w:t>
      </w:r>
    </w:p>
    <w:p w:rsidR="00055EF3" w:rsidRDefault="00055EF3" w:rsidP="00055EF3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Chep Pallet</w:t>
      </w:r>
      <w:r>
        <w:rPr>
          <w:rFonts w:hint="eastAsia"/>
        </w:rPr>
        <w:t>维护界面。</w:t>
      </w:r>
    </w:p>
    <w:p w:rsidR="00055EF3" w:rsidRDefault="00055EF3" w:rsidP="00055EF3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Chep Pallet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055EF3" w:rsidRDefault="00055EF3" w:rsidP="00055EF3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055EF3" w:rsidRDefault="00055EF3" w:rsidP="00055EF3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Chep Pallet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055EF3" w:rsidRDefault="00055EF3" w:rsidP="00055EF3">
      <w:r>
        <w:t xml:space="preserve">● </w:t>
      </w:r>
      <w:r>
        <w:rPr>
          <w:rFonts w:hint="eastAsia"/>
        </w:rPr>
        <w:t>用例：</w:t>
      </w:r>
    </w:p>
    <w:p w:rsidR="00055EF3" w:rsidRPr="009F3C7F" w:rsidRDefault="00055EF3" w:rsidP="00055EF3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Chep Pallet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055EF3" w:rsidRPr="001F756F" w:rsidRDefault="00055EF3" w:rsidP="00055EF3">
      <w:r>
        <w:t>●</w:t>
      </w:r>
      <w:r>
        <w:rPr>
          <w:rFonts w:hint="eastAsia"/>
        </w:rPr>
        <w:t>对应数据表：</w:t>
      </w:r>
      <w:r>
        <w:rPr>
          <w:rFonts w:ascii="NSimSun" w:eastAsia="NSimSun"/>
          <w:noProof/>
          <w:sz w:val="18"/>
          <w:szCs w:val="18"/>
        </w:rPr>
        <w:t>ChepPallet</w:t>
      </w:r>
      <w:r>
        <w:rPr>
          <w:rFonts w:hint="eastAsia"/>
        </w:rPr>
        <w:t>，含</w:t>
      </w:r>
      <w:r>
        <w:rPr>
          <w:rFonts w:hint="eastAsia"/>
        </w:rPr>
        <w:t>PalletNo(char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055EF3" w:rsidRPr="009F3C7F" w:rsidRDefault="00055EF3" w:rsidP="00055EF3"/>
    <w:p w:rsidR="00055EF3" w:rsidRPr="00440060" w:rsidRDefault="00055EF3" w:rsidP="00055EF3">
      <w:pPr>
        <w:pStyle w:val="ae"/>
        <w:jc w:val="center"/>
      </w:pPr>
    </w:p>
    <w:p w:rsidR="00055EF3" w:rsidRDefault="00055EF3" w:rsidP="00221F6C">
      <w:pPr>
        <w:pStyle w:val="4"/>
      </w:pPr>
      <w:r>
        <w:rPr>
          <w:rFonts w:hint="eastAsia"/>
        </w:rPr>
        <w:t>控件說明</w:t>
      </w:r>
    </w:p>
    <w:p w:rsidR="00055EF3" w:rsidRPr="007E3AE8" w:rsidRDefault="00055EF3" w:rsidP="00055EF3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291225">
        <w:rPr>
          <w:rFonts w:hint="eastAsia"/>
        </w:rPr>
        <w:t>1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055EF3" w:rsidTr="00055EF3">
        <w:trPr>
          <w:tblHeader/>
        </w:trPr>
        <w:tc>
          <w:tcPr>
            <w:tcW w:w="445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055EF3" w:rsidRPr="008A632C" w:rsidRDefault="00055EF3" w:rsidP="00055EF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055EF3" w:rsidRPr="00637F92" w:rsidTr="00055EF3">
        <w:tc>
          <w:tcPr>
            <w:tcW w:w="445" w:type="dxa"/>
          </w:tcPr>
          <w:p w:rsidR="00055EF3" w:rsidRPr="00637F92" w:rsidRDefault="00055EF3" w:rsidP="00055EF3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055EF3" w:rsidRDefault="00055EF3" w:rsidP="00055EF3">
            <w:r>
              <w:rPr>
                <w:rFonts w:hint="eastAsia"/>
              </w:rPr>
              <w:t>Find Pallet</w:t>
            </w:r>
          </w:p>
        </w:tc>
        <w:tc>
          <w:tcPr>
            <w:tcW w:w="916" w:type="dxa"/>
          </w:tcPr>
          <w:p w:rsidR="00055EF3" w:rsidRPr="00637F92" w:rsidRDefault="00055EF3" w:rsidP="00055EF3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55EF3" w:rsidRPr="00637F92" w:rsidRDefault="00055EF3" w:rsidP="00055EF3"/>
        </w:tc>
        <w:tc>
          <w:tcPr>
            <w:tcW w:w="1432" w:type="dxa"/>
          </w:tcPr>
          <w:p w:rsidR="00055EF3" w:rsidRDefault="00055EF3" w:rsidP="00055EF3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055EF3" w:rsidRPr="00637F92" w:rsidRDefault="00055EF3" w:rsidP="00055EF3"/>
        </w:tc>
        <w:tc>
          <w:tcPr>
            <w:tcW w:w="2728" w:type="dxa"/>
          </w:tcPr>
          <w:p w:rsidR="00055EF3" w:rsidRDefault="00055EF3" w:rsidP="00055EF3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055EF3" w:rsidRDefault="00055EF3" w:rsidP="00055EF3">
            <w:r>
              <w:rPr>
                <w:rFonts w:hint="eastAsia"/>
              </w:rPr>
              <w:t>若本框中内容不为空，则在</w:t>
            </w:r>
            <w:r>
              <w:rPr>
                <w:rFonts w:hint="eastAsia"/>
              </w:rPr>
              <w:t>Chep Pallet List</w:t>
            </w:r>
            <w:r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Chep Pallet No</w:t>
            </w:r>
            <w:r w:rsidR="00031C4C">
              <w:rPr>
                <w:rFonts w:hint="eastAsia"/>
              </w:rPr>
              <w:t>列</w:t>
            </w:r>
            <w:r>
              <w:rPr>
                <w:rFonts w:hint="eastAsia"/>
              </w:rPr>
              <w:t>中搜索并高亮第一条与本框中内容左端匹配的记录，</w:t>
            </w:r>
            <w:r w:rsidRPr="009B53B4">
              <w:rPr>
                <w:rFonts w:hint="eastAsia"/>
              </w:rPr>
              <w:t>，将该行设置为当前选择高亮行，编辑区中显</w:t>
            </w:r>
            <w:r w:rsidRPr="009B53B4">
              <w:rPr>
                <w:rFonts w:hint="eastAsia"/>
              </w:rPr>
              <w:lastRenderedPageBreak/>
              <w:t>示该</w:t>
            </w:r>
            <w:r>
              <w:rPr>
                <w:rFonts w:hint="eastAsia"/>
              </w:rPr>
              <w:t>行数据。</w:t>
            </w:r>
          </w:p>
        </w:tc>
        <w:tc>
          <w:tcPr>
            <w:tcW w:w="2629" w:type="dxa"/>
          </w:tcPr>
          <w:p w:rsidR="00055EF3" w:rsidRPr="00637F92" w:rsidRDefault="00055EF3" w:rsidP="00055EF3">
            <w:pPr>
              <w:rPr>
                <w:rFonts w:ascii="Tahoma" w:hAnsi="Tahoma"/>
                <w:sz w:val="18"/>
              </w:rPr>
            </w:pPr>
          </w:p>
        </w:tc>
      </w:tr>
      <w:tr w:rsidR="00055EF3" w:rsidRPr="00637F92" w:rsidTr="00055EF3">
        <w:tc>
          <w:tcPr>
            <w:tcW w:w="445" w:type="dxa"/>
          </w:tcPr>
          <w:p w:rsidR="00055EF3" w:rsidRPr="00637F92" w:rsidRDefault="00055EF3" w:rsidP="00055EF3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055EF3" w:rsidRPr="00637F92" w:rsidRDefault="00055EF3" w:rsidP="00055EF3">
            <w:r>
              <w:rPr>
                <w:rFonts w:hint="eastAsia"/>
              </w:rPr>
              <w:t xml:space="preserve">Chep Pallet </w:t>
            </w:r>
            <w:r>
              <w:t>List</w:t>
            </w:r>
          </w:p>
        </w:tc>
        <w:tc>
          <w:tcPr>
            <w:tcW w:w="916" w:type="dxa"/>
          </w:tcPr>
          <w:p w:rsidR="00055EF3" w:rsidRPr="00637F92" w:rsidRDefault="00055EF3" w:rsidP="00055EF3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055EF3" w:rsidRPr="00637F92" w:rsidRDefault="00055EF3" w:rsidP="00055EF3"/>
        </w:tc>
        <w:tc>
          <w:tcPr>
            <w:tcW w:w="1432" w:type="dxa"/>
          </w:tcPr>
          <w:p w:rsidR="00055EF3" w:rsidRDefault="00055EF3" w:rsidP="00055EF3">
            <w:r>
              <w:rPr>
                <w:rFonts w:hint="eastAsia"/>
              </w:rPr>
              <w:t>显示所有的</w:t>
            </w:r>
            <w:r>
              <w:rPr>
                <w:rFonts w:ascii="NSimSun" w:eastAsia="NSimSun" w:hint="eastAsia"/>
                <w:noProof/>
                <w:sz w:val="18"/>
                <w:szCs w:val="18"/>
              </w:rPr>
              <w:t>ChepPallet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055EF3" w:rsidRPr="00637F92" w:rsidRDefault="00055EF3" w:rsidP="00055EF3"/>
        </w:tc>
        <w:tc>
          <w:tcPr>
            <w:tcW w:w="2728" w:type="dxa"/>
          </w:tcPr>
          <w:p w:rsidR="008C55C5" w:rsidRDefault="00055EF3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：原高亮被选的数据行恢复正常显示，被点击的行被高亮选择，下部的编辑区中显示被点击数据行的详细资料，</w:t>
            </w:r>
            <w:r>
              <w:rPr>
                <w:rFonts w:hint="eastAsia"/>
              </w:rPr>
              <w:t>Enable 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 xml:space="preserve">Disable 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055EF3" w:rsidRDefault="00055EF3" w:rsidP="00055EF3">
            <w:r>
              <w:rPr>
                <w:rFonts w:ascii="Tahoma" w:hAnsi="Tahoma" w:hint="eastAsia"/>
                <w:sz w:val="18"/>
              </w:rPr>
              <w:t>栏位包括：</w:t>
            </w:r>
            <w:r>
              <w:rPr>
                <w:rFonts w:ascii="Tahoma" w:hAnsi="Tahoma" w:hint="eastAsia"/>
                <w:sz w:val="18"/>
              </w:rPr>
              <w:t>Chep Pallet No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055EF3" w:rsidRDefault="00055EF3" w:rsidP="00055EF3">
            <w:r>
              <w:rPr>
                <w:rFonts w:hint="eastAsia"/>
              </w:rPr>
              <w:t>按</w:t>
            </w:r>
            <w:r w:rsidR="00031C4C">
              <w:rPr>
                <w:rFonts w:hint="eastAsia"/>
              </w:rPr>
              <w:t xml:space="preserve">Chep </w:t>
            </w:r>
            <w:r>
              <w:rPr>
                <w:rFonts w:hint="eastAsia"/>
              </w:rPr>
              <w:t>Pallet</w:t>
            </w:r>
            <w:r w:rsidR="00031C4C">
              <w:rPr>
                <w:rFonts w:hint="eastAsia"/>
              </w:rPr>
              <w:t xml:space="preserve"> No</w:t>
            </w:r>
            <w:r>
              <w:rPr>
                <w:rFonts w:hint="eastAsia"/>
              </w:rPr>
              <w:t>排序</w:t>
            </w:r>
          </w:p>
          <w:p w:rsidR="00055EF3" w:rsidRDefault="00055EF3" w:rsidP="00055EF3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</w:p>
        </w:tc>
      </w:tr>
      <w:tr w:rsidR="00055EF3" w:rsidRPr="00637F92" w:rsidTr="00055EF3">
        <w:tc>
          <w:tcPr>
            <w:tcW w:w="445" w:type="dxa"/>
          </w:tcPr>
          <w:p w:rsidR="00055EF3" w:rsidRPr="00637F92" w:rsidRDefault="00055EF3" w:rsidP="00055EF3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055EF3" w:rsidRPr="00637F92" w:rsidRDefault="00055EF3" w:rsidP="00055EF3">
            <w:r>
              <w:t>Delete</w:t>
            </w:r>
          </w:p>
        </w:tc>
        <w:tc>
          <w:tcPr>
            <w:tcW w:w="916" w:type="dxa"/>
          </w:tcPr>
          <w:p w:rsidR="00055EF3" w:rsidRPr="00637F92" w:rsidRDefault="00055EF3" w:rsidP="00055EF3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55EF3" w:rsidRPr="00637F92" w:rsidRDefault="00055EF3" w:rsidP="00055EF3"/>
        </w:tc>
        <w:tc>
          <w:tcPr>
            <w:tcW w:w="1432" w:type="dxa"/>
          </w:tcPr>
          <w:p w:rsidR="00055EF3" w:rsidRDefault="00055EF3" w:rsidP="00055EF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055EF3" w:rsidRPr="00637F92" w:rsidRDefault="00055EF3" w:rsidP="00055EF3">
            <w:pPr>
              <w:rPr>
                <w:rFonts w:eastAsia="新細明體"/>
                <w:lang w:eastAsia="zh-TW"/>
              </w:rPr>
            </w:pPr>
            <w:r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055EF3" w:rsidRPr="00637F92" w:rsidRDefault="00055EF3" w:rsidP="00055EF3"/>
        </w:tc>
        <w:tc>
          <w:tcPr>
            <w:tcW w:w="2728" w:type="dxa"/>
          </w:tcPr>
          <w:p w:rsidR="00055EF3" w:rsidRPr="00637F92" w:rsidRDefault="00055EF3" w:rsidP="00055EF3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 xml:space="preserve">Chep Pallet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055EF3" w:rsidRPr="00637F92" w:rsidRDefault="00055EF3" w:rsidP="00055EF3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055EF3" w:rsidRPr="00637F92" w:rsidRDefault="00055EF3" w:rsidP="00055EF3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055EF3" w:rsidRDefault="00055EF3" w:rsidP="00055EF3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055EF3" w:rsidRPr="00637F92" w:rsidRDefault="00055EF3" w:rsidP="00055EF3"/>
        </w:tc>
      </w:tr>
      <w:tr w:rsidR="00055EF3" w:rsidRPr="00637F92" w:rsidTr="00055EF3">
        <w:tc>
          <w:tcPr>
            <w:tcW w:w="445" w:type="dxa"/>
          </w:tcPr>
          <w:p w:rsidR="00055EF3" w:rsidRDefault="00055EF3" w:rsidP="00055EF3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055EF3" w:rsidRDefault="00055EF3" w:rsidP="00055EF3">
            <w:r>
              <w:rPr>
                <w:rFonts w:hint="eastAsia"/>
              </w:rPr>
              <w:t>Pallet</w:t>
            </w:r>
          </w:p>
        </w:tc>
        <w:tc>
          <w:tcPr>
            <w:tcW w:w="916" w:type="dxa"/>
          </w:tcPr>
          <w:p w:rsidR="00055EF3" w:rsidRDefault="00055EF3" w:rsidP="00055EF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55EF3" w:rsidRPr="00637F92" w:rsidRDefault="00055EF3" w:rsidP="00055EF3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055EF3" w:rsidRDefault="00055EF3" w:rsidP="00055EF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55EF3" w:rsidRDefault="00055EF3" w:rsidP="00055EF3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055EF3" w:rsidRDefault="00055EF3" w:rsidP="00055EF3">
            <w:r>
              <w:rPr>
                <w:rFonts w:asciiTheme="minorEastAsia" w:hAnsiTheme="minorEastAsia" w:hint="eastAsia"/>
              </w:rPr>
              <w:t>Enter Key：</w:t>
            </w:r>
          </w:p>
          <w:p w:rsidR="00055EF3" w:rsidRPr="00055EF3" w:rsidRDefault="00055EF3" w:rsidP="00055EF3"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操作。</w:t>
            </w:r>
          </w:p>
        </w:tc>
        <w:tc>
          <w:tcPr>
            <w:tcW w:w="2629" w:type="dxa"/>
          </w:tcPr>
          <w:p w:rsidR="00055EF3" w:rsidRDefault="00055EF3" w:rsidP="00055EF3"/>
        </w:tc>
      </w:tr>
      <w:tr w:rsidR="00055EF3" w:rsidRPr="00637F92" w:rsidTr="00055EF3">
        <w:tc>
          <w:tcPr>
            <w:tcW w:w="445" w:type="dxa"/>
          </w:tcPr>
          <w:p w:rsidR="00055EF3" w:rsidRPr="00637F92" w:rsidRDefault="00055EF3" w:rsidP="00055EF3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055EF3" w:rsidRPr="00637F92" w:rsidRDefault="00055EF3" w:rsidP="00055EF3">
            <w:r>
              <w:t>Add</w:t>
            </w:r>
          </w:p>
        </w:tc>
        <w:tc>
          <w:tcPr>
            <w:tcW w:w="916" w:type="dxa"/>
          </w:tcPr>
          <w:p w:rsidR="00055EF3" w:rsidRPr="00637F92" w:rsidRDefault="00055EF3" w:rsidP="00055EF3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55EF3" w:rsidRPr="00637F92" w:rsidRDefault="00055EF3" w:rsidP="00055EF3"/>
        </w:tc>
        <w:tc>
          <w:tcPr>
            <w:tcW w:w="1432" w:type="dxa"/>
          </w:tcPr>
          <w:p w:rsidR="00055EF3" w:rsidRPr="00637F92" w:rsidRDefault="00055EF3" w:rsidP="00055EF3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055EF3" w:rsidRPr="00637F92" w:rsidRDefault="00055EF3" w:rsidP="00055EF3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055EF3" w:rsidRDefault="00055EF3" w:rsidP="00055EF3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Pallet</w:t>
            </w:r>
            <w:r>
              <w:rPr>
                <w:rFonts w:ascii="SimSun" w:hAnsi="SimSun" w:hint="eastAsia"/>
              </w:rPr>
              <w:t>框为空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4E4A15" w:rsidRDefault="004E4A15" w:rsidP="00055EF3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Pallet</w:t>
            </w:r>
            <w:r>
              <w:rPr>
                <w:rFonts w:ascii="SimSun" w:hAnsi="SimSun" w:hint="eastAsia"/>
              </w:rPr>
              <w:t>框中内容长度不等于</w:t>
            </w:r>
            <w:r>
              <w:rPr>
                <w:rFonts w:ascii="SimSun" w:hAnsi="SimSun" w:hint="eastAsia"/>
              </w:rPr>
              <w:t>10</w:t>
            </w:r>
            <w:r>
              <w:rPr>
                <w:rFonts w:ascii="SimSun" w:hAnsi="SimSun" w:hint="eastAsia"/>
              </w:rPr>
              <w:t>或者其首字符不等于‘</w:t>
            </w: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’，则提示“</w:t>
            </w:r>
            <w:r>
              <w:rPr>
                <w:rFonts w:ascii="SimSun" w:hAnsi="SimSun" w:hint="eastAsia"/>
              </w:rPr>
              <w:t>This Chedp Error</w:t>
            </w:r>
            <w:r>
              <w:rPr>
                <w:rFonts w:ascii="SimSun" w:hAnsi="SimSun" w:hint="eastAsia"/>
              </w:rPr>
              <w:t>！”，放弃后续操作。</w:t>
            </w:r>
          </w:p>
          <w:p w:rsidR="00055EF3" w:rsidRDefault="004E4A15" w:rsidP="00055EF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  <w:r w:rsidR="00055EF3">
              <w:rPr>
                <w:rFonts w:ascii="SimSun" w:hAnsi="SimSun" w:hint="eastAsia"/>
              </w:rPr>
              <w:t>、若</w:t>
            </w:r>
            <w:r w:rsidR="00055EF3">
              <w:rPr>
                <w:rFonts w:ascii="SimSun" w:hAnsi="SimSun" w:hint="eastAsia"/>
              </w:rPr>
              <w:t>Pallet</w:t>
            </w:r>
            <w:r w:rsidR="00055EF3">
              <w:rPr>
                <w:rFonts w:ascii="SimSun" w:hAnsi="SimSun" w:hint="eastAsia"/>
              </w:rPr>
              <w:t>框中数据已经出现在</w:t>
            </w:r>
            <w:r w:rsidR="00055EF3">
              <w:rPr>
                <w:rFonts w:ascii="NSimSun" w:eastAsia="NSimSun" w:hint="eastAsia"/>
                <w:noProof/>
                <w:sz w:val="18"/>
                <w:szCs w:val="18"/>
              </w:rPr>
              <w:t>ChepPallet</w:t>
            </w:r>
            <w:r w:rsidR="00055EF3">
              <w:rPr>
                <w:rFonts w:ascii="SimSun" w:hAnsi="SimSun" w:hint="eastAsia"/>
              </w:rPr>
              <w:t>数据表中，则提示用户</w:t>
            </w: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This Chep Exists</w:t>
            </w:r>
            <w:r>
              <w:rPr>
                <w:rFonts w:ascii="SimSun" w:hAnsi="SimSun" w:hint="eastAsia"/>
              </w:rPr>
              <w:t>！”</w:t>
            </w:r>
            <w:r w:rsidR="00055EF3">
              <w:rPr>
                <w:rFonts w:ascii="SimSun" w:hAnsi="SimSun" w:hint="eastAsia"/>
              </w:rPr>
              <w:t>，放弃后续操作。</w:t>
            </w:r>
          </w:p>
          <w:p w:rsidR="00055EF3" w:rsidRPr="00D0495E" w:rsidRDefault="004E4A15" w:rsidP="00055EF3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4</w:t>
            </w:r>
            <w:r w:rsidR="00055EF3">
              <w:rPr>
                <w:rFonts w:ascii="SimSun" w:hAnsi="SimSun" w:hint="eastAsia"/>
              </w:rPr>
              <w:t>、用</w:t>
            </w:r>
            <w:r w:rsidR="00055EF3">
              <w:rPr>
                <w:rFonts w:ascii="SimSun" w:hAnsi="SimSun" w:hint="eastAsia"/>
              </w:rPr>
              <w:t>Pallet</w:t>
            </w:r>
            <w:r w:rsidR="00055EF3">
              <w:rPr>
                <w:rFonts w:ascii="SimSun" w:hAnsi="SimSun" w:hint="eastAsia"/>
              </w:rPr>
              <w:t>框中数据在</w:t>
            </w:r>
            <w:r w:rsidR="00055EF3">
              <w:rPr>
                <w:rFonts w:ascii="NSimSun" w:eastAsia="NSimSun" w:hint="eastAsia"/>
                <w:noProof/>
                <w:sz w:val="18"/>
                <w:szCs w:val="18"/>
              </w:rPr>
              <w:t>ChepPallet</w:t>
            </w:r>
            <w:r w:rsidR="00055EF3">
              <w:rPr>
                <w:rFonts w:ascii="SimSun" w:hAnsi="SimSun" w:hint="eastAsia"/>
              </w:rPr>
              <w:t>中新增一条记录，记录创建人和时间。</w:t>
            </w:r>
          </w:p>
          <w:p w:rsidR="00055EF3" w:rsidRPr="00637F92" w:rsidRDefault="00055EF3" w:rsidP="00055EF3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 xml:space="preserve">Chep Pallet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55EF3" w:rsidRDefault="00055EF3" w:rsidP="00055EF3"/>
          <w:p w:rsidR="00055EF3" w:rsidRPr="005D05E6" w:rsidRDefault="00055EF3" w:rsidP="00055EF3"/>
        </w:tc>
      </w:tr>
    </w:tbl>
    <w:p w:rsidR="00055EF3" w:rsidRPr="006C0375" w:rsidRDefault="00055EF3" w:rsidP="00055EF3"/>
    <w:p w:rsidR="00221F6C" w:rsidRDefault="008C55C5" w:rsidP="00221F6C">
      <w:pPr>
        <w:pStyle w:val="3"/>
      </w:pPr>
      <w:bookmarkStart w:id="1119" w:name="_Toc353207245"/>
      <w:r>
        <w:rPr>
          <w:rFonts w:hint="eastAsia"/>
        </w:rPr>
        <w:lastRenderedPageBreak/>
        <w:t>Grade</w:t>
      </w:r>
      <w:r>
        <w:rPr>
          <w:rFonts w:hint="eastAsia"/>
        </w:rPr>
        <w:t>维护界面</w:t>
      </w:r>
      <w:bookmarkEnd w:id="1119"/>
    </w:p>
    <w:p w:rsidR="008C55C5" w:rsidRPr="0016237D" w:rsidRDefault="008C55C5" w:rsidP="00221F6C">
      <w:pPr>
        <w:pStyle w:val="4"/>
      </w:pPr>
      <w:r>
        <w:rPr>
          <w:rFonts w:hint="eastAsia"/>
        </w:rPr>
        <w:t>示意圖</w:t>
      </w:r>
    </w:p>
    <w:p w:rsidR="008C55C5" w:rsidRDefault="00220C93" w:rsidP="008C55C5">
      <w:pPr>
        <w:jc w:val="center"/>
      </w:pPr>
      <w:r>
        <w:rPr>
          <w:noProof/>
        </w:rPr>
        <w:pict>
          <v:oval id="_x0000_s1922" style="position:absolute;left:0;text-align:left;margin-left:414.05pt;margin-top:310.95pt;width:19.45pt;height:17.25pt;z-index:251635712" fillcolor="yellow" strokecolor="red" strokeweight="1pt">
            <v:textbox style="mso-next-textbox:#_x0000_s1922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921" style="position:absolute;left:0;text-align:left;margin-left:288.8pt;margin-top:310.95pt;width:19.45pt;height:17.25pt;z-index:251634688" fillcolor="yellow" strokecolor="red" strokeweight="1pt">
            <v:textbox style="mso-next-textbox:#_x0000_s1921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920" style="position:absolute;left:0;text-align:left;margin-left:452.3pt;margin-top:310.95pt;width:19.45pt;height:17.25pt;z-index:251633664" fillcolor="yellow" strokecolor="red" strokeweight="1pt">
            <v:textbox style="mso-next-textbox:#_x0000_s1920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9" style="position:absolute;left:0;text-align:left;margin-left:452.3pt;margin-top:293.7pt;width:19.45pt;height:17.25pt;z-index:251632640" fillcolor="yellow" strokecolor="red" strokeweight="1pt">
            <v:textbox style="mso-next-textbox:#_x0000_s1919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3" style="position:absolute;left:0;text-align:left;margin-left:339.8pt;margin-top:293.7pt;width:19.45pt;height:17.25pt;z-index:251627520" fillcolor="yellow" strokecolor="red" strokeweight="1pt">
            <v:textbox style="mso-next-textbox:#_x0000_s1913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6" style="position:absolute;left:0;text-align:left;margin-left:148.6pt;margin-top:310.95pt;width:19.45pt;height:17.25pt;z-index:251630592" fillcolor="yellow" strokecolor="red" strokeweight="1pt">
            <v:textbox style="mso-next-textbox:#_x0000_s1916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4" style="position:absolute;left:0;text-align:left;margin-left:125.3pt;margin-top:293.7pt;width:19.45pt;height:17.25pt;z-index:251628544" fillcolor="yellow" strokecolor="red" strokeweight="1pt">
            <v:textbox style="mso-next-textbox:#_x0000_s1914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1" style="position:absolute;left:0;text-align:left;margin-left:135pt;margin-top:159.45pt;width:19.45pt;height:17.25pt;z-index:251625472" fillcolor="yellow" strokecolor="red" strokeweight="1pt">
            <v:textbox style="mso-next-textbox:#_x0000_s1911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2" style="position:absolute;left:0;text-align:left;margin-left:459pt;margin-top:74.7pt;width:19.45pt;height:17.25pt;z-index:251626496" fillcolor="yellow" strokecolor="red" strokeweight="1pt">
            <v:textbox style="mso-next-textbox:#_x0000_s1912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8" style="position:absolute;left:0;text-align:left;margin-left:164.2pt;margin-top:74.7pt;width:19.45pt;height:17.25pt;z-index:251631616" fillcolor="yellow" strokecolor="red" strokeweight="1pt">
            <v:textbox style="mso-next-textbox:#_x0000_s1918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915" style="position:absolute;left:0;text-align:left;margin-left:125.3pt;margin-top:46.25pt;width:19.45pt;height:17.25pt;z-index:251629568" fillcolor="yellow" strokecolor="red" strokeweight="1pt">
            <v:textbox style="mso-next-textbox:#_x0000_s1915;mso-fit-shape-to-text:t" inset="0,0,0,0">
              <w:txbxContent>
                <w:p w:rsidR="00220C93" w:rsidRPr="008721B4" w:rsidRDefault="00220C93" w:rsidP="008C55C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8C55C5" w:rsidRPr="00D26A4B">
        <w:t xml:space="preserve"> </w:t>
      </w:r>
      <w:r w:rsidR="0098255F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0" name="图片 9" descr="Gra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C5" w:rsidRDefault="008C55C5" w:rsidP="008C55C5">
      <w:pPr>
        <w:pStyle w:val="ae"/>
        <w:jc w:val="center"/>
        <w:rPr>
          <w:lang w:eastAsia="zh-TW"/>
        </w:rPr>
      </w:pP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 w:rsidR="008E4B75">
        <w:fldChar w:fldCharType="begin"/>
      </w:r>
      <w:r>
        <w:rPr>
          <w:lang w:eastAsia="zh-TW"/>
        </w:rPr>
        <w:instrText xml:space="preserve"> STYLEREF 2 \s </w:instrText>
      </w:r>
      <w:r w:rsidR="008E4B75">
        <w:fldChar w:fldCharType="separate"/>
      </w:r>
      <w:r>
        <w:rPr>
          <w:noProof/>
          <w:lang w:eastAsia="zh-TW"/>
        </w:rPr>
        <w:t>1.</w:t>
      </w:r>
      <w:r w:rsidR="008E4B75">
        <w:fldChar w:fldCharType="end"/>
      </w:r>
      <w:r>
        <w:rPr>
          <w:lang w:eastAsia="zh-TW"/>
        </w:rPr>
        <w:t>1</w:t>
      </w:r>
      <w:r w:rsidR="00A1650B">
        <w:rPr>
          <w:rFonts w:hint="eastAsia"/>
          <w:lang w:eastAsia="zh-TW"/>
        </w:rPr>
        <w:t>2</w:t>
      </w:r>
      <w:r>
        <w:rPr>
          <w:lang w:eastAsia="zh-TW"/>
        </w:rPr>
        <w:noBreakHyphen/>
      </w:r>
      <w:r w:rsidR="008E4B75">
        <w:fldChar w:fldCharType="begin"/>
      </w:r>
      <w:r>
        <w:rPr>
          <w:lang w:eastAsia="zh-TW"/>
        </w:rPr>
        <w:instrText xml:space="preserve"> SEQ </w:instrText>
      </w:r>
      <w:r>
        <w:rPr>
          <w:rFonts w:hint="eastAsia"/>
          <w:lang w:eastAsia="zh-TW"/>
        </w:rPr>
        <w:instrText>圖</w:instrText>
      </w:r>
      <w:r>
        <w:rPr>
          <w:lang w:eastAsia="zh-TW"/>
        </w:rPr>
        <w:instrText xml:space="preserve"> \* ARABIC \s 2 </w:instrText>
      </w:r>
      <w:r w:rsidR="008E4B75">
        <w:fldChar w:fldCharType="separate"/>
      </w:r>
      <w:r>
        <w:rPr>
          <w:noProof/>
          <w:lang w:eastAsia="zh-TW"/>
        </w:rPr>
        <w:t>1</w:t>
      </w:r>
      <w:r w:rsidR="008E4B75">
        <w:fldChar w:fldCharType="end"/>
      </w:r>
    </w:p>
    <w:p w:rsidR="008C55C5" w:rsidRDefault="008C55C5" w:rsidP="008C55C5">
      <w:pPr>
        <w:jc w:val="center"/>
        <w:rPr>
          <w:lang w:eastAsia="zh-TW"/>
        </w:rPr>
      </w:pPr>
    </w:p>
    <w:p w:rsidR="008C55C5" w:rsidRDefault="008C55C5" w:rsidP="00221F6C">
      <w:pPr>
        <w:pStyle w:val="4"/>
        <w:rPr>
          <w:lang w:eastAsia="zh-TW"/>
        </w:rPr>
      </w:pPr>
      <w:r>
        <w:rPr>
          <w:rFonts w:hint="eastAsia"/>
          <w:lang w:eastAsia="zh-TW"/>
        </w:rPr>
        <w:t>界面說明</w:t>
      </w:r>
    </w:p>
    <w:p w:rsidR="008C55C5" w:rsidRDefault="008C55C5" w:rsidP="008C55C5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界面名稱：</w:t>
      </w:r>
      <w:r>
        <w:rPr>
          <w:rFonts w:hint="eastAsia"/>
          <w:lang w:eastAsia="zh-TW"/>
        </w:rPr>
        <w:t>Grade</w:t>
      </w:r>
      <w:r>
        <w:rPr>
          <w:rFonts w:hint="eastAsia"/>
          <w:lang w:eastAsia="zh-TW"/>
        </w:rPr>
        <w:t>维护界面。</w:t>
      </w:r>
    </w:p>
    <w:p w:rsidR="008C55C5" w:rsidRDefault="008C55C5" w:rsidP="008C55C5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Grade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8C55C5" w:rsidRDefault="008C55C5" w:rsidP="008C55C5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8C55C5" w:rsidRDefault="008C55C5" w:rsidP="008C55C5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Grade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8C55C5" w:rsidRDefault="008C55C5" w:rsidP="008C55C5">
      <w:r>
        <w:t xml:space="preserve">● </w:t>
      </w:r>
      <w:r>
        <w:rPr>
          <w:rFonts w:hint="eastAsia"/>
        </w:rPr>
        <w:t>用例：</w:t>
      </w:r>
    </w:p>
    <w:p w:rsidR="008C55C5" w:rsidRPr="009F3C7F" w:rsidRDefault="008C55C5" w:rsidP="008C55C5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Grade</w:t>
      </w:r>
      <w:r>
        <w:rPr>
          <w:rFonts w:hint="eastAsia"/>
        </w:rPr>
        <w:t>资料的人</w:t>
      </w:r>
      <w:r w:rsidRPr="004A7340">
        <w:rPr>
          <w:rFonts w:eastAsia="新細明體" w:hint="eastAsia"/>
        </w:rPr>
        <w:t>有權限進來</w:t>
      </w:r>
    </w:p>
    <w:p w:rsidR="008C55C5" w:rsidRPr="009F3C7F" w:rsidRDefault="008C55C5" w:rsidP="008C55C5">
      <w:r>
        <w:t>●</w:t>
      </w:r>
      <w:r>
        <w:rPr>
          <w:rFonts w:hint="eastAsia"/>
        </w:rPr>
        <w:t>对应数据表：</w:t>
      </w:r>
      <w:r w:rsidR="00633C7C">
        <w:rPr>
          <w:rFonts w:hint="eastAsia"/>
        </w:rPr>
        <w:t>HP_</w:t>
      </w:r>
      <w:r>
        <w:rPr>
          <w:rFonts w:hint="eastAsia"/>
        </w:rPr>
        <w:t>Grade</w:t>
      </w:r>
      <w:r>
        <w:rPr>
          <w:rFonts w:hint="eastAsia"/>
        </w:rPr>
        <w:t>，含</w:t>
      </w:r>
      <w:r>
        <w:rPr>
          <w:rFonts w:hint="eastAsia"/>
        </w:rPr>
        <w:t>Family</w:t>
      </w:r>
      <w:r>
        <w:rPr>
          <w:rFonts w:hint="eastAsia"/>
        </w:rPr>
        <w:t>、</w:t>
      </w:r>
      <w:r>
        <w:rPr>
          <w:rFonts w:hint="eastAsia"/>
        </w:rPr>
        <w:t>Series</w:t>
      </w:r>
      <w:r>
        <w:rPr>
          <w:rFonts w:hint="eastAsia"/>
        </w:rPr>
        <w:t>（</w:t>
      </w:r>
      <w:r>
        <w:rPr>
          <w:rFonts w:hint="eastAsia"/>
        </w:rPr>
        <w:t>nvarchar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））、</w:t>
      </w:r>
      <w:r>
        <w:rPr>
          <w:rFonts w:hint="eastAsia"/>
        </w:rPr>
        <w:t>Grade</w:t>
      </w:r>
      <w:r>
        <w:rPr>
          <w:rFonts w:hint="eastAsia"/>
        </w:rPr>
        <w:t>（</w:t>
      </w:r>
      <w:r>
        <w:rPr>
          <w:rFonts w:hint="eastAsia"/>
        </w:rPr>
        <w:t>nvarchar20</w:t>
      </w:r>
      <w:r>
        <w:rPr>
          <w:rFonts w:hint="eastAsia"/>
        </w:rPr>
        <w:t>）、</w:t>
      </w:r>
      <w:r>
        <w:rPr>
          <w:rFonts w:hint="eastAsia"/>
        </w:rPr>
        <w:t>Energia</w:t>
      </w:r>
      <w:r>
        <w:rPr>
          <w:rFonts w:hint="eastAsia"/>
        </w:rPr>
        <w:t>（</w:t>
      </w:r>
      <w:r>
        <w:rPr>
          <w:rFonts w:hint="eastAsia"/>
        </w:rPr>
        <w:t>varchar10</w:t>
      </w:r>
      <w:r>
        <w:rPr>
          <w:rFonts w:hint="eastAsia"/>
        </w:rPr>
        <w:t>）、</w:t>
      </w:r>
      <w:r>
        <w:rPr>
          <w:rFonts w:hint="eastAsia"/>
        </w:rPr>
        <w:t>Espera</w:t>
      </w:r>
      <w:r>
        <w:rPr>
          <w:rFonts w:hint="eastAsia"/>
        </w:rPr>
        <w:t>（</w:t>
      </w:r>
      <w:r>
        <w:rPr>
          <w:rFonts w:hint="eastAsia"/>
        </w:rPr>
        <w:t>varchar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8C55C5" w:rsidRPr="009F3C7F" w:rsidRDefault="008C55C5" w:rsidP="008C55C5"/>
    <w:p w:rsidR="008C55C5" w:rsidRPr="00440060" w:rsidRDefault="008C55C5" w:rsidP="008C55C5">
      <w:pPr>
        <w:pStyle w:val="ae"/>
        <w:jc w:val="center"/>
      </w:pPr>
    </w:p>
    <w:p w:rsidR="008C55C5" w:rsidRDefault="008C55C5" w:rsidP="00221F6C">
      <w:pPr>
        <w:pStyle w:val="4"/>
      </w:pPr>
      <w:r>
        <w:rPr>
          <w:rFonts w:hint="eastAsia"/>
        </w:rPr>
        <w:t>控件說明</w:t>
      </w:r>
    </w:p>
    <w:p w:rsidR="008C55C5" w:rsidRPr="007E3AE8" w:rsidRDefault="008C55C5" w:rsidP="008C55C5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A1650B">
        <w:rPr>
          <w:rFonts w:hint="eastAsia"/>
        </w:rPr>
        <w:t>2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8C55C5" w:rsidTr="008C55C5">
        <w:trPr>
          <w:tblHeader/>
        </w:trPr>
        <w:tc>
          <w:tcPr>
            <w:tcW w:w="445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8C55C5" w:rsidRPr="008A632C" w:rsidRDefault="008C55C5" w:rsidP="008C55C5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8C55C5" w:rsidRPr="00637F92" w:rsidTr="008C55C5">
        <w:trPr>
          <w:trHeight w:val="93"/>
        </w:trPr>
        <w:tc>
          <w:tcPr>
            <w:tcW w:w="445" w:type="dxa"/>
          </w:tcPr>
          <w:p w:rsidR="008C55C5" w:rsidRPr="00637F92" w:rsidRDefault="008C55C5" w:rsidP="008C55C5">
            <w:r w:rsidRPr="009B53B4">
              <w:t>1</w:t>
            </w:r>
          </w:p>
        </w:tc>
        <w:tc>
          <w:tcPr>
            <w:tcW w:w="1310" w:type="dxa"/>
          </w:tcPr>
          <w:p w:rsidR="008C55C5" w:rsidRPr="00637F92" w:rsidRDefault="008C55C5" w:rsidP="008C55C5">
            <w:r>
              <w:rPr>
                <w:rFonts w:hint="eastAsia"/>
              </w:rPr>
              <w:t>Qry</w:t>
            </w:r>
            <w:r w:rsidRPr="009B53B4">
              <w:t>Family</w:t>
            </w:r>
          </w:p>
        </w:tc>
        <w:tc>
          <w:tcPr>
            <w:tcW w:w="916" w:type="dxa"/>
          </w:tcPr>
          <w:p w:rsidR="008C55C5" w:rsidRPr="00637F92" w:rsidRDefault="00DB4354" w:rsidP="008C55C5">
            <w:r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8C55C5" w:rsidRPr="00637F92" w:rsidRDefault="008C55C5" w:rsidP="008C55C5"/>
        </w:tc>
        <w:tc>
          <w:tcPr>
            <w:tcW w:w="1432" w:type="dxa"/>
          </w:tcPr>
          <w:p w:rsidR="008C55C5" w:rsidRPr="00637F92" w:rsidRDefault="008C55C5" w:rsidP="008C55C5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C55C5" w:rsidRPr="00637F92" w:rsidRDefault="008C55C5" w:rsidP="008C55C5"/>
        </w:tc>
        <w:tc>
          <w:tcPr>
            <w:tcW w:w="2728" w:type="dxa"/>
          </w:tcPr>
          <w:p w:rsidR="00301AE2" w:rsidRDefault="008C55C5">
            <w:r>
              <w:rPr>
                <w:rFonts w:hint="eastAsia"/>
              </w:rPr>
              <w:t>Change</w:t>
            </w:r>
            <w:r w:rsidRPr="009B53B4">
              <w:rPr>
                <w:rFonts w:hint="eastAsia"/>
              </w:rPr>
              <w:t>：</w:t>
            </w:r>
            <w:r>
              <w:rPr>
                <w:rFonts w:hint="eastAsia"/>
              </w:rPr>
              <w:t>Grade List</w:t>
            </w:r>
            <w:r>
              <w:rPr>
                <w:rFonts w:hint="eastAsia"/>
              </w:rPr>
              <w:t>表格中显示新选</w:t>
            </w:r>
            <w:r>
              <w:rPr>
                <w:rFonts w:hint="eastAsia"/>
              </w:rPr>
              <w:t>Family</w:t>
            </w:r>
            <w:r>
              <w:rPr>
                <w:rFonts w:hint="eastAsia"/>
              </w:rPr>
              <w:t>对应的所有</w:t>
            </w:r>
            <w:r>
              <w:rPr>
                <w:rFonts w:hint="eastAsia"/>
              </w:rPr>
              <w:t>Grade</w:t>
            </w:r>
            <w:r>
              <w:rPr>
                <w:rFonts w:hint="eastAsia"/>
              </w:rPr>
              <w:t>资料。若新选项为“</w:t>
            </w:r>
            <w:r>
              <w:rPr>
                <w:rFonts w:hint="eastAsia"/>
              </w:rPr>
              <w:t>All</w:t>
            </w:r>
            <w:r>
              <w:rPr>
                <w:rFonts w:hint="eastAsia"/>
              </w:rPr>
              <w:t>”，则表格中显示所有的</w:t>
            </w:r>
            <w:r>
              <w:rPr>
                <w:rFonts w:hint="eastAsia"/>
              </w:rPr>
              <w:t>Grade</w:t>
            </w:r>
            <w:r>
              <w:rPr>
                <w:rFonts w:hint="eastAsia"/>
              </w:rPr>
              <w:t>资料。</w:t>
            </w:r>
          </w:p>
        </w:tc>
        <w:tc>
          <w:tcPr>
            <w:tcW w:w="2629" w:type="dxa"/>
          </w:tcPr>
          <w:p w:rsidR="008C55C5" w:rsidRPr="00637F92" w:rsidRDefault="008C55C5" w:rsidP="008C55C5">
            <w:r>
              <w:rPr>
                <w:rFonts w:hint="eastAsia"/>
              </w:rPr>
              <w:t>选项包括：“</w:t>
            </w:r>
            <w:r>
              <w:rPr>
                <w:rFonts w:hint="eastAsia"/>
              </w:rPr>
              <w:t>All</w:t>
            </w:r>
            <w:r>
              <w:rPr>
                <w:rFonts w:hint="eastAsia"/>
              </w:rPr>
              <w:t>”项以及按字符序排列的系统中所有的</w:t>
            </w:r>
            <w:r>
              <w:rPr>
                <w:rFonts w:hint="eastAsia"/>
              </w:rPr>
              <w:t>Family</w:t>
            </w:r>
          </w:p>
        </w:tc>
      </w:tr>
      <w:tr w:rsidR="008C55C5" w:rsidRPr="00637F92" w:rsidTr="008C55C5">
        <w:trPr>
          <w:trHeight w:val="93"/>
        </w:trPr>
        <w:tc>
          <w:tcPr>
            <w:tcW w:w="445" w:type="dxa"/>
          </w:tcPr>
          <w:p w:rsidR="008C55C5" w:rsidRPr="00637F92" w:rsidRDefault="0041195E" w:rsidP="008C55C5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8C55C5" w:rsidRPr="00637F92" w:rsidRDefault="008C55C5" w:rsidP="008C55C5">
            <w:r w:rsidRPr="009B53B4">
              <w:t>FindFamily</w:t>
            </w:r>
          </w:p>
        </w:tc>
        <w:tc>
          <w:tcPr>
            <w:tcW w:w="916" w:type="dxa"/>
          </w:tcPr>
          <w:p w:rsidR="008C55C5" w:rsidRPr="00637F92" w:rsidRDefault="008C55C5" w:rsidP="008C55C5">
            <w:r w:rsidRPr="009B53B4">
              <w:t>TextBox</w:t>
            </w:r>
          </w:p>
        </w:tc>
        <w:tc>
          <w:tcPr>
            <w:tcW w:w="677" w:type="dxa"/>
          </w:tcPr>
          <w:p w:rsidR="008C55C5" w:rsidRPr="00637F92" w:rsidRDefault="008C55C5" w:rsidP="008C55C5"/>
        </w:tc>
        <w:tc>
          <w:tcPr>
            <w:tcW w:w="1432" w:type="dxa"/>
          </w:tcPr>
          <w:p w:rsidR="008C55C5" w:rsidRPr="00637F92" w:rsidRDefault="008C55C5" w:rsidP="008C55C5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C55C5" w:rsidRPr="00637F92" w:rsidRDefault="008C55C5" w:rsidP="008C55C5"/>
        </w:tc>
        <w:tc>
          <w:tcPr>
            <w:tcW w:w="2728" w:type="dxa"/>
          </w:tcPr>
          <w:p w:rsidR="008C55C5" w:rsidRPr="00637F92" w:rsidRDefault="008C55C5" w:rsidP="008C55C5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</w:t>
            </w:r>
            <w:r w:rsidRPr="009B53B4">
              <w:rPr>
                <w:rFonts w:hint="eastAsia"/>
              </w:rPr>
              <w:lastRenderedPageBreak/>
              <w:t>为空，则放弃后续操作。</w:t>
            </w:r>
          </w:p>
          <w:p w:rsidR="008C55C5" w:rsidRPr="00637F92" w:rsidRDefault="008C55C5" w:rsidP="008C55C5">
            <w:r w:rsidRPr="009B53B4">
              <w:t>2</w:t>
            </w:r>
            <w:r w:rsidRPr="009B53B4">
              <w:rPr>
                <w:rFonts w:hint="eastAsia"/>
              </w:rPr>
              <w:t>、根据左端匹配的规则在</w:t>
            </w:r>
            <w:r w:rsidR="0041195E">
              <w:rPr>
                <w:rFonts w:hint="eastAsia"/>
              </w:rPr>
              <w:t>Grade</w:t>
            </w:r>
            <w:r w:rsidRPr="009B53B4">
              <w:t xml:space="preserve"> List</w:t>
            </w:r>
            <w:r w:rsidRPr="009B53B4"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Family</w:t>
            </w:r>
            <w:r w:rsidR="00031C4C">
              <w:rPr>
                <w:rFonts w:hint="eastAsia"/>
              </w:rPr>
              <w:t>列</w:t>
            </w:r>
            <w:r w:rsidRPr="009B53B4">
              <w:rPr>
                <w:rFonts w:hint="eastAsia"/>
              </w:rPr>
              <w:t>中找到第一个以本框中内容开头的</w:t>
            </w:r>
            <w:r w:rsidRPr="009B53B4">
              <w:t>Family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 w:rsidR="0041195E">
              <w:rPr>
                <w:rFonts w:hint="eastAsia"/>
              </w:rPr>
              <w:t>行</w:t>
            </w:r>
            <w:r w:rsidR="0041195E">
              <w:rPr>
                <w:rFonts w:hint="eastAsia"/>
              </w:rPr>
              <w:t>Grade</w:t>
            </w:r>
            <w:r w:rsidR="0041195E">
              <w:rPr>
                <w:rFonts w:hint="eastAsia"/>
              </w:rPr>
              <w:t>详情</w:t>
            </w:r>
            <w:r w:rsidRPr="009B53B4">
              <w:rPr>
                <w:rFonts w:hint="eastAsia"/>
              </w:rPr>
              <w:t>。</w:t>
            </w:r>
          </w:p>
          <w:p w:rsidR="008C55C5" w:rsidRPr="00637F92" w:rsidRDefault="008C55C5" w:rsidP="008C55C5">
            <w:r w:rsidRPr="009B53B4">
              <w:t>3</w:t>
            </w:r>
            <w:r w:rsidRPr="009B53B4">
              <w:rPr>
                <w:rFonts w:hint="eastAsia"/>
              </w:rPr>
              <w:t>、若未找到匹配行，则提示用户。</w:t>
            </w:r>
          </w:p>
          <w:p w:rsidR="008C55C5" w:rsidRPr="00637F92" w:rsidRDefault="008C55C5" w:rsidP="008C55C5"/>
        </w:tc>
        <w:tc>
          <w:tcPr>
            <w:tcW w:w="2629" w:type="dxa"/>
          </w:tcPr>
          <w:p w:rsidR="008C55C5" w:rsidRPr="00637F92" w:rsidRDefault="008C55C5" w:rsidP="008C55C5"/>
        </w:tc>
      </w:tr>
      <w:tr w:rsidR="008C55C5" w:rsidRPr="00637F92" w:rsidTr="008C55C5">
        <w:tc>
          <w:tcPr>
            <w:tcW w:w="445" w:type="dxa"/>
          </w:tcPr>
          <w:p w:rsidR="008C55C5" w:rsidRPr="00637F92" w:rsidRDefault="0041195E" w:rsidP="008C55C5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301AE2" w:rsidRDefault="0041195E">
            <w:r>
              <w:rPr>
                <w:rFonts w:hint="eastAsia"/>
              </w:rPr>
              <w:t>Grade</w:t>
            </w:r>
            <w:r w:rsidR="008C55C5">
              <w:rPr>
                <w:rFonts w:hint="eastAsia"/>
              </w:rPr>
              <w:t xml:space="preserve"> </w:t>
            </w:r>
            <w:r w:rsidR="008C55C5">
              <w:t>List</w:t>
            </w:r>
          </w:p>
        </w:tc>
        <w:tc>
          <w:tcPr>
            <w:tcW w:w="916" w:type="dxa"/>
          </w:tcPr>
          <w:p w:rsidR="008C55C5" w:rsidRPr="00637F92" w:rsidRDefault="008C55C5" w:rsidP="008C55C5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8C55C5" w:rsidRPr="00637F92" w:rsidRDefault="008C55C5" w:rsidP="008C55C5"/>
        </w:tc>
        <w:tc>
          <w:tcPr>
            <w:tcW w:w="1432" w:type="dxa"/>
          </w:tcPr>
          <w:p w:rsidR="008C55C5" w:rsidRPr="00637F92" w:rsidRDefault="008C55C5" w:rsidP="008C55C5">
            <w:r>
              <w:rPr>
                <w:rFonts w:hint="eastAsia"/>
              </w:rPr>
              <w:t>显示当前</w:t>
            </w:r>
            <w:r w:rsidR="0041195E">
              <w:rPr>
                <w:rFonts w:hint="eastAsia"/>
              </w:rPr>
              <w:t>Family</w:t>
            </w:r>
            <w:r>
              <w:rPr>
                <w:rFonts w:hint="eastAsia"/>
              </w:rPr>
              <w:t>对应的所有</w:t>
            </w:r>
            <w:r w:rsidR="0041195E">
              <w:rPr>
                <w:rFonts w:hint="eastAsia"/>
              </w:rPr>
              <w:t>Grade</w:t>
            </w:r>
            <w:r w:rsidR="0041195E">
              <w:rPr>
                <w:rFonts w:hint="eastAsia"/>
              </w:rPr>
              <w:t>资料</w:t>
            </w:r>
          </w:p>
        </w:tc>
        <w:tc>
          <w:tcPr>
            <w:tcW w:w="680" w:type="dxa"/>
          </w:tcPr>
          <w:p w:rsidR="008C55C5" w:rsidRPr="00637F92" w:rsidRDefault="008C55C5" w:rsidP="008C55C5"/>
        </w:tc>
        <w:tc>
          <w:tcPr>
            <w:tcW w:w="2728" w:type="dxa"/>
          </w:tcPr>
          <w:p w:rsidR="008C55C5" w:rsidRPr="00637F92" w:rsidRDefault="008C55C5" w:rsidP="008C55C5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 w:rsidR="0041195E"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 w:rsidR="0041195E">
              <w:rPr>
                <w:rFonts w:hint="eastAsia"/>
              </w:rPr>
              <w:t>9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8C55C5" w:rsidRPr="00637F92" w:rsidRDefault="008C55C5" w:rsidP="008C55C5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>
              <w:rPr>
                <w:rFonts w:ascii="Tahoma" w:hAnsi="Tahoma"/>
                <w:sz w:val="18"/>
              </w:rPr>
              <w:t>Family</w:t>
            </w:r>
            <w:r>
              <w:rPr>
                <w:rFonts w:ascii="Tahoma" w:hAnsi="Tahoma" w:hint="eastAsia"/>
                <w:sz w:val="18"/>
              </w:rPr>
              <w:t>、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Series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、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Grade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、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Energia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、</w:t>
            </w:r>
            <w:r w:rsidR="0041195E">
              <w:rPr>
                <w:rFonts w:ascii="Tahoma" w:hAnsi="Tahoma" w:hint="eastAsia"/>
                <w:color w:val="FF0000"/>
                <w:sz w:val="18"/>
              </w:rPr>
              <w:t>Espera</w:t>
            </w:r>
            <w:r w:rsidRPr="009B53B4">
              <w:rPr>
                <w:rFonts w:ascii="Tahoma" w:hAnsi="Tahoma" w:hint="eastAsia"/>
                <w:color w:val="FF0000"/>
                <w:sz w:val="18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8C55C5" w:rsidRPr="00637F92" w:rsidRDefault="008C55C5" w:rsidP="008C55C5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>
              <w:t>Family</w:t>
            </w:r>
            <w:r w:rsidR="0041195E">
              <w:rPr>
                <w:rFonts w:hint="eastAsia"/>
              </w:rPr>
              <w:t>、</w:t>
            </w:r>
            <w:r w:rsidR="0041195E">
              <w:rPr>
                <w:rFonts w:hint="eastAsia"/>
              </w:rPr>
              <w:t>Series</w:t>
            </w:r>
            <w:r>
              <w:rPr>
                <w:rFonts w:hint="eastAsia"/>
              </w:rPr>
              <w:t>栏位排序</w:t>
            </w:r>
          </w:p>
        </w:tc>
      </w:tr>
      <w:tr w:rsidR="008C55C5" w:rsidRPr="00637F92" w:rsidTr="008C55C5">
        <w:tc>
          <w:tcPr>
            <w:tcW w:w="445" w:type="dxa"/>
          </w:tcPr>
          <w:p w:rsidR="008C55C5" w:rsidRPr="00637F92" w:rsidRDefault="0041195E" w:rsidP="008C55C5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8C55C5" w:rsidRPr="00637F92" w:rsidRDefault="008C55C5" w:rsidP="008C55C5">
            <w:r>
              <w:t>Delete</w:t>
            </w:r>
          </w:p>
        </w:tc>
        <w:tc>
          <w:tcPr>
            <w:tcW w:w="916" w:type="dxa"/>
          </w:tcPr>
          <w:p w:rsidR="008C55C5" w:rsidRPr="00637F92" w:rsidRDefault="008C55C5" w:rsidP="008C55C5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8C55C5" w:rsidRPr="00637F92" w:rsidRDefault="008C55C5" w:rsidP="008C55C5"/>
        </w:tc>
        <w:tc>
          <w:tcPr>
            <w:tcW w:w="1432" w:type="dxa"/>
          </w:tcPr>
          <w:p w:rsidR="008C55C5" w:rsidRDefault="008C55C5" w:rsidP="008C55C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8C55C5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8C55C5" w:rsidRPr="00637F92" w:rsidRDefault="008C55C5" w:rsidP="008C55C5"/>
        </w:tc>
        <w:tc>
          <w:tcPr>
            <w:tcW w:w="2728" w:type="dxa"/>
          </w:tcPr>
          <w:p w:rsidR="008C55C5" w:rsidRPr="00637F92" w:rsidRDefault="008C55C5" w:rsidP="008C55C5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41195E">
              <w:rPr>
                <w:rFonts w:ascii="SimSun" w:hAnsi="SimSun" w:hint="eastAsia"/>
              </w:rPr>
              <w:t>Grade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8C55C5" w:rsidRPr="00637F92" w:rsidRDefault="008C55C5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8C55C5" w:rsidRPr="00637F92" w:rsidRDefault="008C55C5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8C55C5" w:rsidRDefault="008C55C5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8C55C5" w:rsidRPr="00637F92" w:rsidRDefault="008C55C5" w:rsidP="008C55C5"/>
        </w:tc>
      </w:tr>
      <w:tr w:rsidR="008C55C5" w:rsidRPr="00637F92" w:rsidTr="008C55C5">
        <w:tc>
          <w:tcPr>
            <w:tcW w:w="445" w:type="dxa"/>
          </w:tcPr>
          <w:p w:rsidR="008C55C5" w:rsidRPr="00637F92" w:rsidRDefault="0041195E" w:rsidP="008C55C5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8C55C5" w:rsidRPr="00637F92" w:rsidRDefault="008C55C5" w:rsidP="008C55C5">
            <w:r w:rsidRPr="00637F92">
              <w:t>Family</w:t>
            </w:r>
          </w:p>
        </w:tc>
        <w:tc>
          <w:tcPr>
            <w:tcW w:w="916" w:type="dxa"/>
          </w:tcPr>
          <w:p w:rsidR="008C55C5" w:rsidRPr="00637F92" w:rsidRDefault="008C55C5" w:rsidP="008C55C5">
            <w:r w:rsidRPr="00637F92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8C55C5" w:rsidRPr="00637F92" w:rsidRDefault="008C55C5" w:rsidP="008C55C5"/>
        </w:tc>
        <w:tc>
          <w:tcPr>
            <w:tcW w:w="1432" w:type="dxa"/>
          </w:tcPr>
          <w:p w:rsidR="008C55C5" w:rsidRPr="00637F92" w:rsidRDefault="008C55C5" w:rsidP="008C55C5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8C55C5" w:rsidRPr="00637F92" w:rsidRDefault="00D00149" w:rsidP="008C55C5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8C55C5" w:rsidRPr="00637F92" w:rsidRDefault="008C55C5" w:rsidP="008C55C5"/>
        </w:tc>
        <w:tc>
          <w:tcPr>
            <w:tcW w:w="2629" w:type="dxa"/>
          </w:tcPr>
          <w:p w:rsidR="00301AE2" w:rsidRDefault="008C55C5">
            <w:r w:rsidRPr="00637F92">
              <w:rPr>
                <w:rFonts w:hint="eastAsia"/>
              </w:rPr>
              <w:t>选项包括</w:t>
            </w:r>
            <w:r w:rsidR="00330AC3">
              <w:rPr>
                <w:rFonts w:hint="eastAsia"/>
              </w:rPr>
              <w:t>HP</w:t>
            </w:r>
            <w:r w:rsidRPr="00637F92">
              <w:rPr>
                <w:rFonts w:hint="eastAsia"/>
              </w:rPr>
              <w:t>的所有</w:t>
            </w:r>
            <w:r w:rsidRPr="00637F92">
              <w:t>Family</w:t>
            </w:r>
          </w:p>
        </w:tc>
      </w:tr>
      <w:tr w:rsidR="008C55C5" w:rsidRPr="00637F92" w:rsidTr="008C55C5">
        <w:tc>
          <w:tcPr>
            <w:tcW w:w="445" w:type="dxa"/>
          </w:tcPr>
          <w:p w:rsidR="008C55C5" w:rsidRPr="00637F92" w:rsidRDefault="00330AC3" w:rsidP="008C55C5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8C55C5" w:rsidRPr="00637F92" w:rsidRDefault="00330AC3" w:rsidP="008C55C5">
            <w:r>
              <w:rPr>
                <w:rFonts w:hint="eastAsia"/>
              </w:rPr>
              <w:t>Series</w:t>
            </w:r>
          </w:p>
        </w:tc>
        <w:tc>
          <w:tcPr>
            <w:tcW w:w="916" w:type="dxa"/>
          </w:tcPr>
          <w:p w:rsidR="008C55C5" w:rsidRPr="00637F92" w:rsidRDefault="008C55C5" w:rsidP="008C55C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8C55C5" w:rsidRPr="00637F92" w:rsidRDefault="008C55C5" w:rsidP="008C55C5">
            <w:r>
              <w:rPr>
                <w:rFonts w:ascii="SimSun" w:hAnsi="SimSun" w:hint="eastAsia"/>
              </w:rPr>
              <w:t>长度不超过</w:t>
            </w:r>
            <w:r w:rsidR="00330AC3"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8C55C5" w:rsidRPr="00637F92" w:rsidRDefault="008C55C5" w:rsidP="008C55C5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C55C5" w:rsidRPr="00637F92" w:rsidRDefault="008C55C5" w:rsidP="008C55C5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8C55C5" w:rsidRPr="00637F92" w:rsidRDefault="008C55C5" w:rsidP="008C55C5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8C55C5" w:rsidRPr="00637F92" w:rsidRDefault="008C55C5" w:rsidP="008C55C5"/>
        </w:tc>
      </w:tr>
      <w:tr w:rsidR="00D00149" w:rsidRPr="009F0531" w:rsidTr="00301AE2">
        <w:tc>
          <w:tcPr>
            <w:tcW w:w="445" w:type="dxa"/>
          </w:tcPr>
          <w:p w:rsidR="00D00149" w:rsidRPr="009F0531" w:rsidRDefault="00D00149" w:rsidP="00301AE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7</w:t>
            </w:r>
          </w:p>
        </w:tc>
        <w:tc>
          <w:tcPr>
            <w:tcW w:w="1310" w:type="dxa"/>
          </w:tcPr>
          <w:p w:rsidR="00D00149" w:rsidRPr="009F0531" w:rsidRDefault="00D00149" w:rsidP="00301AE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Grade</w:t>
            </w:r>
          </w:p>
        </w:tc>
        <w:tc>
          <w:tcPr>
            <w:tcW w:w="916" w:type="dxa"/>
          </w:tcPr>
          <w:p w:rsidR="00D00149" w:rsidRPr="009F0531" w:rsidRDefault="00D00149" w:rsidP="00301AE2">
            <w:pPr>
              <w:rPr>
                <w:color w:val="FF0000"/>
              </w:rPr>
            </w:pPr>
            <w:r w:rsidRPr="009B53B4">
              <w:rPr>
                <w:rFonts w:ascii="SimSun" w:hAnsi="SimSun"/>
                <w:color w:val="FF0000"/>
              </w:rPr>
              <w:t>Select</w:t>
            </w:r>
          </w:p>
        </w:tc>
        <w:tc>
          <w:tcPr>
            <w:tcW w:w="677" w:type="dxa"/>
          </w:tcPr>
          <w:p w:rsidR="00D00149" w:rsidRPr="009F0531" w:rsidRDefault="00D00149" w:rsidP="00301AE2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D00149" w:rsidRPr="009F0531" w:rsidRDefault="00D00149" w:rsidP="00301AE2">
            <w:pPr>
              <w:rPr>
                <w:color w:val="FF0000"/>
              </w:rPr>
            </w:pPr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D00149" w:rsidRPr="009F0531" w:rsidRDefault="00D00149" w:rsidP="00301AE2">
            <w:pPr>
              <w:rPr>
                <w:color w:val="FF0000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D00149" w:rsidRPr="009F0531" w:rsidRDefault="00D00149" w:rsidP="00301AE2">
            <w:pPr>
              <w:rPr>
                <w:color w:val="FF0000"/>
              </w:rPr>
            </w:pPr>
          </w:p>
        </w:tc>
        <w:tc>
          <w:tcPr>
            <w:tcW w:w="2629" w:type="dxa"/>
          </w:tcPr>
          <w:p w:rsidR="00D00149" w:rsidRDefault="00D00149" w:rsidP="00301AE2">
            <w:pPr>
              <w:rPr>
                <w:color w:val="FF0000"/>
              </w:rPr>
            </w:pPr>
            <w:r w:rsidRPr="009B53B4">
              <w:rPr>
                <w:rFonts w:hint="eastAsia"/>
                <w:color w:val="FF0000"/>
              </w:rPr>
              <w:t>选项包括</w:t>
            </w:r>
            <w:r w:rsidRPr="00D00149">
              <w:rPr>
                <w:color w:val="FF0000"/>
              </w:rPr>
              <w:t>Commercial</w:t>
            </w:r>
            <w:r>
              <w:rPr>
                <w:rFonts w:hint="eastAsia"/>
                <w:color w:val="FF0000"/>
              </w:rPr>
              <w:t>和</w:t>
            </w:r>
            <w:r w:rsidRPr="00D00149">
              <w:rPr>
                <w:color w:val="FF0000"/>
              </w:rPr>
              <w:t>Consumer</w:t>
            </w:r>
          </w:p>
        </w:tc>
      </w:tr>
      <w:tr w:rsidR="00D00149" w:rsidRPr="00637F92" w:rsidTr="00301AE2">
        <w:tc>
          <w:tcPr>
            <w:tcW w:w="445" w:type="dxa"/>
          </w:tcPr>
          <w:p w:rsidR="00D00149" w:rsidRPr="00637F92" w:rsidRDefault="00D00149" w:rsidP="00301AE2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D00149" w:rsidRPr="00637F92" w:rsidRDefault="00D00149" w:rsidP="00301AE2">
            <w:r w:rsidRPr="00D00149">
              <w:t>Energia</w:t>
            </w:r>
          </w:p>
        </w:tc>
        <w:tc>
          <w:tcPr>
            <w:tcW w:w="916" w:type="dxa"/>
          </w:tcPr>
          <w:p w:rsidR="00D00149" w:rsidRPr="00637F92" w:rsidRDefault="00D00149" w:rsidP="00301AE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00149" w:rsidRPr="00637F92" w:rsidRDefault="00D00149" w:rsidP="00301AE2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10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D00149" w:rsidRPr="00637F92" w:rsidRDefault="00D00149" w:rsidP="00301AE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00149" w:rsidRPr="00637F92" w:rsidRDefault="00D00149" w:rsidP="00301AE2"/>
        </w:tc>
        <w:tc>
          <w:tcPr>
            <w:tcW w:w="2728" w:type="dxa"/>
          </w:tcPr>
          <w:p w:rsidR="00D00149" w:rsidRPr="00637F92" w:rsidRDefault="00D00149" w:rsidP="00301AE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00149" w:rsidRPr="00637F92" w:rsidRDefault="00D00149" w:rsidP="00301AE2"/>
        </w:tc>
      </w:tr>
      <w:tr w:rsidR="00D00149" w:rsidRPr="00637F92" w:rsidTr="00301AE2">
        <w:tc>
          <w:tcPr>
            <w:tcW w:w="445" w:type="dxa"/>
          </w:tcPr>
          <w:p w:rsidR="00D00149" w:rsidRPr="00637F92" w:rsidRDefault="00D00149" w:rsidP="00301AE2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D00149" w:rsidRPr="00637F92" w:rsidRDefault="00D00149" w:rsidP="00301AE2">
            <w:r w:rsidRPr="00D00149">
              <w:t>Espera</w:t>
            </w:r>
          </w:p>
        </w:tc>
        <w:tc>
          <w:tcPr>
            <w:tcW w:w="916" w:type="dxa"/>
          </w:tcPr>
          <w:p w:rsidR="00D00149" w:rsidRPr="00637F92" w:rsidRDefault="00D00149" w:rsidP="00301AE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00149" w:rsidRPr="00637F92" w:rsidRDefault="00D00149" w:rsidP="00301AE2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10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D00149" w:rsidRPr="00637F92" w:rsidRDefault="00D00149" w:rsidP="00301AE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00149" w:rsidRPr="00637F92" w:rsidRDefault="00D00149" w:rsidP="00301AE2"/>
        </w:tc>
        <w:tc>
          <w:tcPr>
            <w:tcW w:w="2728" w:type="dxa"/>
          </w:tcPr>
          <w:p w:rsidR="00D00149" w:rsidRPr="00637F92" w:rsidRDefault="00D00149" w:rsidP="00301AE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00149" w:rsidRPr="00637F92" w:rsidRDefault="00D00149" w:rsidP="00301AE2"/>
        </w:tc>
      </w:tr>
      <w:tr w:rsidR="00D00149" w:rsidRPr="00637F92" w:rsidTr="008C55C5">
        <w:tc>
          <w:tcPr>
            <w:tcW w:w="445" w:type="dxa"/>
          </w:tcPr>
          <w:p w:rsidR="00D00149" w:rsidRPr="00637F92" w:rsidRDefault="00633C7C" w:rsidP="008C55C5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D00149" w:rsidRPr="00637F92" w:rsidRDefault="00D00149" w:rsidP="008C55C5">
            <w:r>
              <w:t>Add</w:t>
            </w:r>
          </w:p>
        </w:tc>
        <w:tc>
          <w:tcPr>
            <w:tcW w:w="916" w:type="dxa"/>
          </w:tcPr>
          <w:p w:rsidR="00D00149" w:rsidRPr="00637F92" w:rsidRDefault="00D00149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D00149" w:rsidRPr="00637F92" w:rsidRDefault="00D00149" w:rsidP="008C55C5"/>
        </w:tc>
        <w:tc>
          <w:tcPr>
            <w:tcW w:w="1432" w:type="dxa"/>
          </w:tcPr>
          <w:p w:rsidR="00D00149" w:rsidRPr="00637F92" w:rsidRDefault="00D00149" w:rsidP="008C55C5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D00149" w:rsidRPr="00637F92" w:rsidRDefault="00D00149" w:rsidP="008C55C5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D00149" w:rsidRPr="00637F92" w:rsidRDefault="00D00149" w:rsidP="008C55C5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633C7C">
              <w:rPr>
                <w:rFonts w:ascii="SimSun" w:hAnsi="SimSun" w:hint="eastAsia"/>
              </w:rPr>
              <w:t>任意必填项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D00149" w:rsidRPr="00637F92" w:rsidRDefault="00D00149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Pr="009B53B4">
              <w:rPr>
                <w:rFonts w:ascii="SimSun" w:hAnsi="SimSun"/>
              </w:rPr>
              <w:t>Family</w:t>
            </w:r>
            <w:r w:rsidR="00633C7C">
              <w:rPr>
                <w:rFonts w:ascii="SimSun" w:hAnsi="SimSun" w:hint="eastAsia"/>
              </w:rPr>
              <w:t>、</w:t>
            </w:r>
            <w:r w:rsidR="00633C7C">
              <w:rPr>
                <w:rFonts w:ascii="SimSun" w:hAnsi="SimSun" w:hint="eastAsia"/>
              </w:rPr>
              <w:t>Series</w:t>
            </w:r>
            <w:r w:rsidR="00633C7C">
              <w:rPr>
                <w:rFonts w:ascii="SimSun" w:hAnsi="SimSun" w:hint="eastAsia"/>
              </w:rPr>
              <w:t>、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 w:hint="eastAsia"/>
              </w:rPr>
              <w:t>框中内容已经出现在</w:t>
            </w:r>
            <w:r w:rsidR="00633C7C">
              <w:rPr>
                <w:rFonts w:ascii="SimSun" w:hAnsi="SimSun" w:hint="eastAsia"/>
              </w:rPr>
              <w:t>HP_Grade</w:t>
            </w:r>
            <w:r>
              <w:rPr>
                <w:rFonts w:ascii="SimSun" w:hAnsi="SimSun" w:hint="eastAsia"/>
              </w:rPr>
              <w:t>数据表中，则警示</w:t>
            </w:r>
            <w:r>
              <w:rPr>
                <w:rFonts w:ascii="SimSun" w:hAnsi="SimSun" w:hint="eastAsia"/>
              </w:rPr>
              <w:lastRenderedPageBreak/>
              <w:t>用户，放弃后续操作。</w:t>
            </w:r>
          </w:p>
          <w:p w:rsidR="00D00149" w:rsidRPr="00633C7C" w:rsidRDefault="00D00149" w:rsidP="008C55C5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、创建此新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 w:hint="eastAsia"/>
              </w:rPr>
              <w:t>记录，记录创建人和日期。</w:t>
            </w:r>
          </w:p>
          <w:p w:rsidR="00D00149" w:rsidRPr="00637F92" w:rsidRDefault="00D00149" w:rsidP="008C55C5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D00149" w:rsidRPr="00637F92" w:rsidRDefault="00D00149" w:rsidP="008C55C5"/>
        </w:tc>
      </w:tr>
      <w:tr w:rsidR="00D00149" w:rsidRPr="00637F92" w:rsidTr="008C55C5">
        <w:tc>
          <w:tcPr>
            <w:tcW w:w="445" w:type="dxa"/>
          </w:tcPr>
          <w:p w:rsidR="00D00149" w:rsidRPr="00637F92" w:rsidRDefault="00D00149" w:rsidP="008C55C5">
            <w:r>
              <w:lastRenderedPageBreak/>
              <w:t>1</w:t>
            </w:r>
            <w:r w:rsidR="00633C7C"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D00149" w:rsidRPr="00637F92" w:rsidRDefault="00D00149" w:rsidP="008C55C5">
            <w:r>
              <w:t>Save</w:t>
            </w:r>
          </w:p>
        </w:tc>
        <w:tc>
          <w:tcPr>
            <w:tcW w:w="916" w:type="dxa"/>
          </w:tcPr>
          <w:p w:rsidR="00D00149" w:rsidRPr="00637F92" w:rsidRDefault="00D00149" w:rsidP="008C55C5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D00149" w:rsidRPr="00637F92" w:rsidRDefault="00D00149" w:rsidP="008C55C5"/>
        </w:tc>
        <w:tc>
          <w:tcPr>
            <w:tcW w:w="1432" w:type="dxa"/>
          </w:tcPr>
          <w:p w:rsidR="00D00149" w:rsidRDefault="00D00149" w:rsidP="008C55C5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8C55C5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D00149" w:rsidRPr="00637F92" w:rsidRDefault="00D00149" w:rsidP="008C55C5"/>
        </w:tc>
        <w:tc>
          <w:tcPr>
            <w:tcW w:w="2728" w:type="dxa"/>
          </w:tcPr>
          <w:p w:rsidR="00D00149" w:rsidRPr="00637F92" w:rsidRDefault="00D00149" w:rsidP="008C55C5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633C7C">
              <w:rPr>
                <w:rFonts w:ascii="SimSun" w:hAnsi="SimSun" w:hint="eastAsia"/>
              </w:rPr>
              <w:t>任意必填项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D00149" w:rsidRPr="00637F92" w:rsidRDefault="00D00149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Pr="009B53B4">
              <w:rPr>
                <w:rFonts w:ascii="SimSun" w:hAnsi="SimSun"/>
              </w:rPr>
              <w:t>Family</w:t>
            </w:r>
            <w:r w:rsidR="00633C7C">
              <w:rPr>
                <w:rFonts w:ascii="SimSun" w:hAnsi="SimSun" w:hint="eastAsia"/>
              </w:rPr>
              <w:t>、</w:t>
            </w:r>
            <w:r w:rsidR="00633C7C">
              <w:rPr>
                <w:rFonts w:ascii="SimSun" w:hAnsi="SimSun" w:hint="eastAsia"/>
              </w:rPr>
              <w:t>Series</w:t>
            </w:r>
            <w:r w:rsidR="00633C7C">
              <w:rPr>
                <w:rFonts w:ascii="SimSun" w:hAnsi="SimSun" w:hint="eastAsia"/>
              </w:rPr>
              <w:t>、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 w:hint="eastAsia"/>
              </w:rPr>
              <w:t>框中内容已经出现在</w:t>
            </w:r>
            <w:r w:rsidR="00633C7C">
              <w:rPr>
                <w:rFonts w:ascii="SimSun" w:hAnsi="SimSun" w:hint="eastAsia"/>
              </w:rPr>
              <w:t>HP_Grade</w:t>
            </w:r>
            <w:r>
              <w:rPr>
                <w:rFonts w:ascii="SimSun" w:hAnsi="SimSun" w:hint="eastAsia"/>
              </w:rPr>
              <w:t>数据表</w:t>
            </w:r>
            <w:r w:rsidR="00633C7C">
              <w:rPr>
                <w:rFonts w:ascii="SimSun" w:hAnsi="SimSun" w:hint="eastAsia"/>
              </w:rPr>
              <w:t>的其他记录</w:t>
            </w:r>
            <w:r>
              <w:rPr>
                <w:rFonts w:ascii="SimSun" w:hAnsi="SimSun" w:hint="eastAsia"/>
              </w:rPr>
              <w:t>中，则警示用户，放弃后续操作。</w:t>
            </w:r>
          </w:p>
          <w:p w:rsidR="00D00149" w:rsidRPr="00637F92" w:rsidRDefault="00D00149" w:rsidP="008C55C5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、保存新数据到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当前被选行中，记录修改人和日期。</w:t>
            </w:r>
          </w:p>
          <w:p w:rsidR="00D00149" w:rsidRPr="00637F92" w:rsidRDefault="00D00149" w:rsidP="008C55C5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633C7C">
              <w:rPr>
                <w:rFonts w:ascii="SimSun" w:hAnsi="SimSun" w:hint="eastAsia"/>
              </w:rPr>
              <w:t>Grade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D00149" w:rsidRPr="00637F92" w:rsidRDefault="00D00149" w:rsidP="008C55C5"/>
        </w:tc>
      </w:tr>
    </w:tbl>
    <w:p w:rsidR="008C55C5" w:rsidRPr="006C0375" w:rsidRDefault="008C55C5" w:rsidP="008C55C5"/>
    <w:p w:rsidR="00221F6C" w:rsidRDefault="00590E2D" w:rsidP="00221F6C">
      <w:pPr>
        <w:pStyle w:val="3"/>
      </w:pPr>
      <w:bookmarkStart w:id="1120" w:name="_Toc353207246"/>
      <w:r>
        <w:rPr>
          <w:rFonts w:hint="eastAsia"/>
        </w:rPr>
        <w:t>Label Kitting Code</w:t>
      </w:r>
      <w:r>
        <w:rPr>
          <w:rFonts w:hint="eastAsia"/>
        </w:rPr>
        <w:t>维护界面</w:t>
      </w:r>
      <w:bookmarkEnd w:id="1120"/>
    </w:p>
    <w:p w:rsidR="00442198" w:rsidRPr="0016237D" w:rsidRDefault="00442198" w:rsidP="00221F6C">
      <w:pPr>
        <w:pStyle w:val="4"/>
      </w:pPr>
      <w:r>
        <w:rPr>
          <w:rFonts w:hint="eastAsia"/>
        </w:rPr>
        <w:t>示意圖</w:t>
      </w:r>
    </w:p>
    <w:p w:rsidR="00442198" w:rsidRDefault="00220C93" w:rsidP="00442198">
      <w:pPr>
        <w:jc w:val="center"/>
      </w:pPr>
      <w:r>
        <w:rPr>
          <w:noProof/>
        </w:rPr>
        <w:pict>
          <v:oval id="_x0000_s1953" style="position:absolute;left:0;text-align:left;margin-left:452.3pt;margin-top:310.95pt;width:19.45pt;height:17.25pt;z-index:251644928" fillcolor="yellow" strokecolor="red" strokeweight="1pt">
            <v:textbox style="mso-next-textbox:#_x0000_s1953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2" style="position:absolute;left:0;text-align:left;margin-left:452.3pt;margin-top:293.7pt;width:19.45pt;height:17.25pt;z-index:251643904" fillcolor="yellow" strokecolor="red" strokeweight="1pt">
            <v:textbox style="mso-next-textbox:#_x0000_s1952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947" style="position:absolute;left:0;text-align:left;margin-left:339.8pt;margin-top:293.7pt;width:19.45pt;height:17.25pt;z-index:251638784" fillcolor="yellow" strokecolor="red" strokeweight="1pt">
            <v:textbox style="mso-next-textbox:#_x0000_s1947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0" style="position:absolute;left:0;text-align:left;margin-left:148.6pt;margin-top:310.95pt;width:19.45pt;height:17.25pt;z-index:251641856" fillcolor="yellow" strokecolor="red" strokeweight="1pt">
            <v:textbox style="mso-next-textbox:#_x0000_s1950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948" style="position:absolute;left:0;text-align:left;margin-left:125.3pt;margin-top:293.7pt;width:19.45pt;height:17.25pt;z-index:251639808" fillcolor="yellow" strokecolor="red" strokeweight="1pt">
            <v:textbox style="mso-next-textbox:#_x0000_s1948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945" style="position:absolute;left:0;text-align:left;margin-left:135pt;margin-top:159.45pt;width:19.45pt;height:17.25pt;z-index:251636736" fillcolor="yellow" strokecolor="red" strokeweight="1pt">
            <v:textbox style="mso-next-textbox:#_x0000_s1945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946" style="position:absolute;left:0;text-align:left;margin-left:459pt;margin-top:74.7pt;width:19.45pt;height:17.25pt;z-index:251637760" fillcolor="yellow" strokecolor="red" strokeweight="1pt">
            <v:textbox style="mso-next-textbox:#_x0000_s1946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1" style="position:absolute;left:0;text-align:left;margin-left:164.2pt;margin-top:74.7pt;width:19.45pt;height:17.25pt;z-index:251642880" fillcolor="yellow" strokecolor="red" strokeweight="1pt">
            <v:textbox style="mso-next-textbox:#_x0000_s1951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949" style="position:absolute;left:0;text-align:left;margin-left:125.3pt;margin-top:46.25pt;width:19.45pt;height:17.25pt;z-index:251640832" fillcolor="yellow" strokecolor="red" strokeweight="1pt">
            <v:textbox style="mso-next-textbox:#_x0000_s1949;mso-fit-shape-to-text:t" inset="0,0,0,0">
              <w:txbxContent>
                <w:p w:rsidR="00220C93" w:rsidRPr="008721B4" w:rsidRDefault="00220C93" w:rsidP="004421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442198" w:rsidRPr="00D26A4B">
        <w:t xml:space="preserve"> </w: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4" name="图片 13" descr="Kitting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tingCod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98" w:rsidRDefault="00442198" w:rsidP="00442198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A1650B">
        <w:rPr>
          <w:rFonts w:hint="eastAsia"/>
        </w:rPr>
        <w:t>3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442198" w:rsidRDefault="00442198" w:rsidP="00442198">
      <w:pPr>
        <w:jc w:val="center"/>
      </w:pPr>
    </w:p>
    <w:p w:rsidR="00442198" w:rsidRDefault="00442198" w:rsidP="00221F6C">
      <w:pPr>
        <w:pStyle w:val="4"/>
      </w:pPr>
      <w:r>
        <w:rPr>
          <w:rFonts w:hint="eastAsia"/>
        </w:rPr>
        <w:lastRenderedPageBreak/>
        <w:t>界面說明</w:t>
      </w:r>
    </w:p>
    <w:p w:rsidR="00442198" w:rsidRDefault="00442198" w:rsidP="00442198">
      <w:r>
        <w:t xml:space="preserve">● </w:t>
      </w:r>
      <w:r>
        <w:rPr>
          <w:rFonts w:hint="eastAsia"/>
        </w:rPr>
        <w:t>界面名稱：</w:t>
      </w:r>
      <w:r w:rsidR="00590E2D">
        <w:rPr>
          <w:rFonts w:hint="eastAsia"/>
        </w:rPr>
        <w:t xml:space="preserve">Label </w:t>
      </w:r>
      <w:r>
        <w:rPr>
          <w:rFonts w:hint="eastAsia"/>
        </w:rPr>
        <w:t>Kitting</w:t>
      </w:r>
      <w:r>
        <w:rPr>
          <w:rFonts w:hint="eastAsia"/>
        </w:rPr>
        <w:t>维护界面。</w:t>
      </w:r>
    </w:p>
    <w:p w:rsidR="00442198" w:rsidRDefault="00442198" w:rsidP="00442198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 w:rsidR="00590E2D">
        <w:rPr>
          <w:rFonts w:ascii="SimSun" w:hAnsi="SimSun" w:hint="eastAsia"/>
        </w:rPr>
        <w:t xml:space="preserve">Label </w:t>
      </w:r>
      <w:r>
        <w:rPr>
          <w:rFonts w:hint="eastAsia"/>
        </w:rPr>
        <w:t>Kitting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442198" w:rsidRDefault="00442198" w:rsidP="00442198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442198" w:rsidRDefault="00442198" w:rsidP="00442198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590E2D">
        <w:rPr>
          <w:rFonts w:ascii="SimSun" w:hAnsi="SimSun" w:hint="eastAsia"/>
        </w:rPr>
        <w:t xml:space="preserve">Label </w:t>
      </w:r>
      <w:r>
        <w:rPr>
          <w:rFonts w:hint="eastAsia"/>
        </w:rPr>
        <w:t>Kitting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442198" w:rsidRDefault="00442198" w:rsidP="00442198">
      <w:r>
        <w:t xml:space="preserve">● </w:t>
      </w:r>
      <w:r>
        <w:rPr>
          <w:rFonts w:hint="eastAsia"/>
        </w:rPr>
        <w:t>用例：</w:t>
      </w:r>
    </w:p>
    <w:p w:rsidR="00442198" w:rsidRPr="009F3C7F" w:rsidRDefault="00442198" w:rsidP="00442198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590E2D">
        <w:rPr>
          <w:rFonts w:hint="eastAsia"/>
        </w:rPr>
        <w:t xml:space="preserve">Label </w:t>
      </w:r>
      <w:r w:rsidR="003817F3">
        <w:rPr>
          <w:rFonts w:hint="eastAsia"/>
        </w:rPr>
        <w:t>Kitting</w:t>
      </w:r>
      <w:r>
        <w:rPr>
          <w:rFonts w:hint="eastAsia"/>
        </w:rPr>
        <w:t>资料的人</w:t>
      </w:r>
      <w:r w:rsidRPr="004A7340">
        <w:rPr>
          <w:rFonts w:eastAsia="新細明體" w:hint="eastAsia"/>
        </w:rPr>
        <w:t>有權限進來</w:t>
      </w:r>
    </w:p>
    <w:p w:rsidR="00442198" w:rsidRPr="009F3C7F" w:rsidRDefault="00442198" w:rsidP="00442198">
      <w:r>
        <w:t>●</w:t>
      </w:r>
      <w:r>
        <w:rPr>
          <w:rFonts w:hint="eastAsia"/>
        </w:rPr>
        <w:t>对应数据表：</w:t>
      </w:r>
      <w:r w:rsidR="00590E2D">
        <w:rPr>
          <w:rFonts w:hint="eastAsia"/>
        </w:rPr>
        <w:t>Label</w:t>
      </w:r>
      <w:r w:rsidR="003817F3">
        <w:rPr>
          <w:rFonts w:hint="eastAsia"/>
        </w:rPr>
        <w:t>Kitting</w:t>
      </w:r>
      <w:r>
        <w:rPr>
          <w:rFonts w:hint="eastAsia"/>
        </w:rPr>
        <w:t>，含</w:t>
      </w:r>
      <w:r w:rsidR="003817F3">
        <w:rPr>
          <w:rFonts w:hint="eastAsia"/>
        </w:rPr>
        <w:t>Code</w:t>
      </w:r>
      <w:r w:rsidR="003817F3">
        <w:rPr>
          <w:rFonts w:hint="eastAsia"/>
        </w:rPr>
        <w:t>（</w:t>
      </w:r>
      <w:r w:rsidR="003817F3">
        <w:rPr>
          <w:rFonts w:hint="eastAsia"/>
        </w:rPr>
        <w:t>varchar50</w:t>
      </w:r>
      <w:r w:rsidR="003817F3">
        <w:rPr>
          <w:rFonts w:hint="eastAsia"/>
        </w:rPr>
        <w:t>）、</w:t>
      </w:r>
      <w:r w:rsidR="003817F3">
        <w:rPr>
          <w:rFonts w:hint="eastAsia"/>
        </w:rPr>
        <w:t>Type</w:t>
      </w:r>
      <w:r w:rsidR="003817F3">
        <w:rPr>
          <w:rFonts w:hint="eastAsia"/>
        </w:rPr>
        <w:t>（</w:t>
      </w:r>
      <w:r w:rsidR="003817F3">
        <w:rPr>
          <w:rFonts w:hint="eastAsia"/>
        </w:rPr>
        <w:t>varchar15</w:t>
      </w:r>
      <w:r w:rsidR="003817F3">
        <w:rPr>
          <w:rFonts w:hint="eastAsia"/>
        </w:rPr>
        <w:t>）、</w:t>
      </w:r>
      <w:r w:rsidR="003817F3">
        <w:rPr>
          <w:rFonts w:hint="eastAsia"/>
        </w:rPr>
        <w:t>Descr</w:t>
      </w:r>
      <w:r w:rsidR="003817F3">
        <w:rPr>
          <w:rFonts w:hint="eastAsia"/>
        </w:rPr>
        <w:t>（</w:t>
      </w:r>
      <w:r w:rsidR="003817F3">
        <w:rPr>
          <w:rFonts w:hint="eastAsia"/>
        </w:rPr>
        <w:t>varchar50</w:t>
      </w:r>
      <w:r w:rsidR="003817F3">
        <w:rPr>
          <w:rFonts w:hint="eastAsia"/>
        </w:rPr>
        <w:t>）、</w:t>
      </w:r>
      <w:r w:rsidR="003817F3">
        <w:rPr>
          <w:rFonts w:hint="eastAsia"/>
        </w:rPr>
        <w:t>Remark</w:t>
      </w:r>
      <w:r w:rsidR="003817F3">
        <w:rPr>
          <w:rFonts w:hint="eastAsia"/>
        </w:rPr>
        <w:t>（</w:t>
      </w:r>
      <w:r w:rsidR="003817F3">
        <w:rPr>
          <w:rFonts w:hint="eastAsia"/>
        </w:rPr>
        <w:t>varchar255</w:t>
      </w:r>
      <w:r w:rsidR="003817F3"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442198" w:rsidRPr="009F3C7F" w:rsidRDefault="00442198" w:rsidP="00442198"/>
    <w:p w:rsidR="00442198" w:rsidRPr="00440060" w:rsidRDefault="00442198" w:rsidP="00442198">
      <w:pPr>
        <w:pStyle w:val="ae"/>
        <w:jc w:val="center"/>
      </w:pPr>
    </w:p>
    <w:p w:rsidR="00442198" w:rsidRDefault="00442198" w:rsidP="00221F6C">
      <w:pPr>
        <w:pStyle w:val="4"/>
      </w:pPr>
      <w:r>
        <w:rPr>
          <w:rFonts w:hint="eastAsia"/>
        </w:rPr>
        <w:t>控件說明</w:t>
      </w:r>
    </w:p>
    <w:p w:rsidR="00442198" w:rsidRPr="007E3AE8" w:rsidRDefault="00442198" w:rsidP="00442198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A1650B">
        <w:rPr>
          <w:rFonts w:hint="eastAsia"/>
        </w:rPr>
        <w:t>3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442198" w:rsidTr="00442198">
        <w:trPr>
          <w:tblHeader/>
        </w:trPr>
        <w:tc>
          <w:tcPr>
            <w:tcW w:w="445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442198" w:rsidRPr="008A632C" w:rsidRDefault="00442198" w:rsidP="00442198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442198" w:rsidRPr="00637F92" w:rsidTr="00442198">
        <w:trPr>
          <w:trHeight w:val="93"/>
        </w:trPr>
        <w:tc>
          <w:tcPr>
            <w:tcW w:w="445" w:type="dxa"/>
          </w:tcPr>
          <w:p w:rsidR="00442198" w:rsidRPr="00637F92" w:rsidRDefault="00442198" w:rsidP="00442198">
            <w:r w:rsidRPr="009B53B4">
              <w:t>1</w:t>
            </w:r>
          </w:p>
        </w:tc>
        <w:tc>
          <w:tcPr>
            <w:tcW w:w="1310" w:type="dxa"/>
          </w:tcPr>
          <w:p w:rsidR="00442198" w:rsidRPr="00637F92" w:rsidRDefault="00590E2D" w:rsidP="00442198">
            <w:r>
              <w:rPr>
                <w:rFonts w:hint="eastAsia"/>
              </w:rPr>
              <w:t>Label</w:t>
            </w:r>
            <w:r w:rsidR="002035A2">
              <w:rPr>
                <w:rFonts w:hint="eastAsia"/>
              </w:rPr>
              <w:t xml:space="preserve"> </w:t>
            </w:r>
            <w:r w:rsidR="003817F3">
              <w:rPr>
                <w:rFonts w:hint="eastAsia"/>
              </w:rPr>
              <w:t>Type</w:t>
            </w:r>
          </w:p>
        </w:tc>
        <w:tc>
          <w:tcPr>
            <w:tcW w:w="916" w:type="dxa"/>
          </w:tcPr>
          <w:p w:rsidR="00442198" w:rsidRPr="00637F92" w:rsidRDefault="00442198" w:rsidP="00442198">
            <w:r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442198" w:rsidRPr="00637F92" w:rsidRDefault="003817F3" w:rsidP="00442198">
            <w:r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C4609D" w:rsidRDefault="00442198">
            <w:r>
              <w:rPr>
                <w:rFonts w:hint="eastAsia"/>
              </w:rPr>
              <w:t>Change</w:t>
            </w:r>
            <w:r w:rsidRPr="009B53B4">
              <w:rPr>
                <w:rFonts w:hint="eastAsia"/>
              </w:rPr>
              <w:t>：</w:t>
            </w:r>
            <w:r w:rsidR="00590E2D">
              <w:rPr>
                <w:rFonts w:hint="eastAsia"/>
              </w:rPr>
              <w:t xml:space="preserve">Label </w:t>
            </w:r>
            <w:r w:rsidR="003817F3">
              <w:rPr>
                <w:rFonts w:hint="eastAsia"/>
              </w:rPr>
              <w:t xml:space="preserve">Kitting 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表格中显示新选</w:t>
            </w:r>
            <w:r w:rsidR="003817F3">
              <w:rPr>
                <w:rFonts w:hint="eastAsia"/>
              </w:rPr>
              <w:t>类型</w:t>
            </w:r>
            <w:r>
              <w:rPr>
                <w:rFonts w:hint="eastAsia"/>
              </w:rPr>
              <w:t>对应的所有</w:t>
            </w:r>
            <w:r w:rsidR="00590E2D">
              <w:rPr>
                <w:rFonts w:hint="eastAsia"/>
              </w:rPr>
              <w:t xml:space="preserve">Label </w:t>
            </w:r>
            <w:r w:rsidR="003817F3">
              <w:rPr>
                <w:rFonts w:hint="eastAsia"/>
              </w:rPr>
              <w:t>Kitting</w:t>
            </w:r>
            <w:r>
              <w:rPr>
                <w:rFonts w:hint="eastAsia"/>
              </w:rPr>
              <w:t>资料。</w:t>
            </w:r>
          </w:p>
        </w:tc>
        <w:tc>
          <w:tcPr>
            <w:tcW w:w="2629" w:type="dxa"/>
          </w:tcPr>
          <w:p w:rsidR="00C4609D" w:rsidRDefault="00442198">
            <w:r>
              <w:rPr>
                <w:rFonts w:hint="eastAsia"/>
              </w:rPr>
              <w:t>选项包括：</w:t>
            </w:r>
            <w:r w:rsidR="003817F3">
              <w:rPr>
                <w:rFonts w:hint="eastAsia"/>
              </w:rPr>
              <w:t>FA Label</w:t>
            </w:r>
            <w:r w:rsidR="00590E2D">
              <w:rPr>
                <w:rFonts w:hint="eastAsia"/>
              </w:rPr>
              <w:t>和</w:t>
            </w:r>
            <w:r w:rsidR="003817F3">
              <w:rPr>
                <w:rFonts w:hint="eastAsia"/>
              </w:rPr>
              <w:t>PAK Label</w:t>
            </w:r>
          </w:p>
        </w:tc>
      </w:tr>
      <w:tr w:rsidR="00442198" w:rsidRPr="00637F92" w:rsidTr="00442198">
        <w:trPr>
          <w:trHeight w:val="93"/>
        </w:trPr>
        <w:tc>
          <w:tcPr>
            <w:tcW w:w="445" w:type="dxa"/>
          </w:tcPr>
          <w:p w:rsidR="00442198" w:rsidRPr="00637F92" w:rsidRDefault="00442198" w:rsidP="00442198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442198" w:rsidRPr="00637F92" w:rsidRDefault="00442198" w:rsidP="00442198">
            <w:r w:rsidRPr="009B53B4">
              <w:t>Find</w:t>
            </w:r>
            <w:r w:rsidR="003817F3"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442198" w:rsidRPr="00637F92" w:rsidRDefault="00442198" w:rsidP="00442198">
            <w:r w:rsidRPr="009B53B4">
              <w:t>TextBox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442198" w:rsidRPr="00637F92" w:rsidRDefault="00442198" w:rsidP="00442198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442198" w:rsidRPr="00637F92" w:rsidRDefault="00442198" w:rsidP="00442198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、若本框中内容为空，则放弃后续操作。</w:t>
            </w:r>
          </w:p>
          <w:p w:rsidR="00442198" w:rsidRPr="00637F92" w:rsidRDefault="00442198" w:rsidP="00442198">
            <w:r w:rsidRPr="009B53B4">
              <w:t>2</w:t>
            </w:r>
            <w:r w:rsidRPr="009B53B4">
              <w:rPr>
                <w:rFonts w:hint="eastAsia"/>
              </w:rPr>
              <w:t>、根据左端匹配的规则在</w:t>
            </w:r>
            <w:r w:rsidR="00590E2D">
              <w:rPr>
                <w:rFonts w:hint="eastAsia"/>
              </w:rPr>
              <w:t xml:space="preserve">Label </w:t>
            </w:r>
            <w:r w:rsidR="002035A2">
              <w:rPr>
                <w:rFonts w:hint="eastAsia"/>
              </w:rPr>
              <w:t>Kitting</w:t>
            </w:r>
            <w:r w:rsidRPr="009B53B4">
              <w:t xml:space="preserve"> List</w:t>
            </w:r>
            <w:r w:rsidRPr="009B53B4">
              <w:rPr>
                <w:rFonts w:hint="eastAsia"/>
              </w:rPr>
              <w:t>表格中找到第一个以本框中内容开头的</w:t>
            </w:r>
            <w:r w:rsidR="002035A2">
              <w:rPr>
                <w:rFonts w:hint="eastAsia"/>
              </w:rPr>
              <w:t>Code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>
              <w:rPr>
                <w:rFonts w:hint="eastAsia"/>
              </w:rPr>
              <w:t>行</w:t>
            </w:r>
            <w:r w:rsidR="00590E2D">
              <w:rPr>
                <w:rFonts w:hint="eastAsia"/>
              </w:rPr>
              <w:t xml:space="preserve">Label </w:t>
            </w:r>
            <w:r w:rsidR="002035A2">
              <w:rPr>
                <w:rFonts w:hint="eastAsia"/>
              </w:rPr>
              <w:t>Kitting</w:t>
            </w:r>
            <w:r>
              <w:rPr>
                <w:rFonts w:hint="eastAsia"/>
              </w:rPr>
              <w:t>详情</w:t>
            </w:r>
            <w:r w:rsidRPr="009B53B4">
              <w:rPr>
                <w:rFonts w:hint="eastAsia"/>
              </w:rPr>
              <w:t>。</w:t>
            </w:r>
          </w:p>
          <w:p w:rsidR="00442198" w:rsidRPr="00637F92" w:rsidRDefault="00442198" w:rsidP="00442198">
            <w:r w:rsidRPr="009B53B4">
              <w:t>3</w:t>
            </w:r>
            <w:r w:rsidRPr="009B53B4">
              <w:rPr>
                <w:rFonts w:hint="eastAsia"/>
              </w:rPr>
              <w:t>、若未找到匹配行，则提示用户。</w:t>
            </w:r>
          </w:p>
          <w:p w:rsidR="00442198" w:rsidRPr="00637F92" w:rsidRDefault="00442198" w:rsidP="00442198"/>
        </w:tc>
        <w:tc>
          <w:tcPr>
            <w:tcW w:w="2629" w:type="dxa"/>
          </w:tcPr>
          <w:p w:rsidR="00442198" w:rsidRPr="00637F92" w:rsidRDefault="00442198" w:rsidP="00442198"/>
        </w:tc>
      </w:tr>
      <w:tr w:rsidR="00442198" w:rsidRPr="00637F92" w:rsidTr="00442198">
        <w:tc>
          <w:tcPr>
            <w:tcW w:w="445" w:type="dxa"/>
          </w:tcPr>
          <w:p w:rsidR="00442198" w:rsidRPr="00637F92" w:rsidRDefault="00442198" w:rsidP="00442198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442198" w:rsidRDefault="00590E2D" w:rsidP="00442198">
            <w:r>
              <w:rPr>
                <w:rFonts w:hint="eastAsia"/>
              </w:rPr>
              <w:t xml:space="preserve">Label Kitting </w:t>
            </w:r>
            <w:r w:rsidR="00442198">
              <w:t>List</w:t>
            </w:r>
          </w:p>
        </w:tc>
        <w:tc>
          <w:tcPr>
            <w:tcW w:w="916" w:type="dxa"/>
          </w:tcPr>
          <w:p w:rsidR="00442198" w:rsidRPr="00637F92" w:rsidRDefault="00442198" w:rsidP="00442198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343E2D" w:rsidRDefault="00442198">
            <w:r>
              <w:rPr>
                <w:rFonts w:hint="eastAsia"/>
              </w:rPr>
              <w:t>显示当前</w:t>
            </w:r>
            <w:r w:rsidR="00590E2D">
              <w:rPr>
                <w:rFonts w:hint="eastAsia"/>
              </w:rPr>
              <w:t xml:space="preserve">Label Type </w:t>
            </w:r>
            <w:r>
              <w:rPr>
                <w:rFonts w:hint="eastAsia"/>
              </w:rPr>
              <w:t>对应的所有</w:t>
            </w:r>
            <w:r w:rsidR="00590E2D">
              <w:rPr>
                <w:rFonts w:hint="eastAsia"/>
              </w:rPr>
              <w:t xml:space="preserve">Label Kitting </w:t>
            </w:r>
            <w:r>
              <w:rPr>
                <w:rFonts w:hint="eastAsia"/>
              </w:rPr>
              <w:t>资料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442198" w:rsidRPr="00637F92" w:rsidRDefault="00442198" w:rsidP="00442198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 w:rsidR="002035A2">
              <w:rPr>
                <w:rFonts w:hint="eastAsia"/>
              </w:rPr>
              <w:t>7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442198" w:rsidRPr="00637F92" w:rsidRDefault="00442198" w:rsidP="00442198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2035A2">
              <w:rPr>
                <w:rFonts w:ascii="Tahoma" w:hAnsi="Tahoma" w:hint="eastAsia"/>
                <w:sz w:val="18"/>
              </w:rPr>
              <w:t>Code</w:t>
            </w:r>
            <w:r w:rsidR="002035A2">
              <w:rPr>
                <w:rFonts w:ascii="Tahoma" w:hAnsi="Tahoma" w:hint="eastAsia"/>
                <w:sz w:val="18"/>
              </w:rPr>
              <w:t>、</w:t>
            </w:r>
            <w:r w:rsidR="002035A2">
              <w:rPr>
                <w:rFonts w:ascii="Tahoma" w:hAnsi="Tahoma" w:hint="eastAsia"/>
                <w:sz w:val="18"/>
              </w:rPr>
              <w:t>Description</w:t>
            </w:r>
            <w:r w:rsidR="002035A2">
              <w:rPr>
                <w:rFonts w:ascii="Tahoma" w:hAnsi="Tahoma" w:hint="eastAsia"/>
                <w:sz w:val="18"/>
              </w:rPr>
              <w:t>、</w:t>
            </w:r>
            <w:r w:rsidR="002035A2">
              <w:rPr>
                <w:rFonts w:ascii="Tahoma" w:hAnsi="Tahoma" w:hint="eastAsia"/>
                <w:sz w:val="18"/>
              </w:rPr>
              <w:t>Remark</w:t>
            </w:r>
            <w:r w:rsidR="002035A2">
              <w:rPr>
                <w:rFonts w:ascii="Tahoma" w:hAnsi="Tahoma" w:hint="eastAsia"/>
                <w:sz w:val="18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442198" w:rsidRPr="00637F92" w:rsidRDefault="00442198" w:rsidP="00442198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 w:rsidR="002035A2">
              <w:rPr>
                <w:rFonts w:hint="eastAsia"/>
              </w:rPr>
              <w:t>Code</w:t>
            </w:r>
            <w:r>
              <w:rPr>
                <w:rFonts w:hint="eastAsia"/>
              </w:rPr>
              <w:t>栏位排序</w:t>
            </w:r>
          </w:p>
        </w:tc>
      </w:tr>
      <w:tr w:rsidR="00442198" w:rsidRPr="00637F92" w:rsidTr="00442198">
        <w:tc>
          <w:tcPr>
            <w:tcW w:w="445" w:type="dxa"/>
          </w:tcPr>
          <w:p w:rsidR="00442198" w:rsidRPr="00637F92" w:rsidRDefault="00442198" w:rsidP="00442198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442198" w:rsidRPr="00637F92" w:rsidRDefault="00442198" w:rsidP="00442198">
            <w:r>
              <w:t>Delete</w:t>
            </w:r>
          </w:p>
        </w:tc>
        <w:tc>
          <w:tcPr>
            <w:tcW w:w="916" w:type="dxa"/>
          </w:tcPr>
          <w:p w:rsidR="00442198" w:rsidRPr="00637F92" w:rsidRDefault="00442198" w:rsidP="00442198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442198" w:rsidRDefault="00442198" w:rsidP="00442198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42198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F81167">
              <w:rPr>
                <w:rFonts w:ascii="SimSun" w:hAnsi="SimSun" w:hint="eastAsia"/>
              </w:rPr>
              <w:t xml:space="preserve">Label </w:t>
            </w:r>
            <w:r w:rsidR="002035A2">
              <w:rPr>
                <w:rFonts w:ascii="SimSun" w:hAnsi="SimSun" w:hint="eastAsia"/>
              </w:rPr>
              <w:t>K</w:t>
            </w:r>
            <w:r w:rsidR="00F81167">
              <w:rPr>
                <w:rFonts w:ascii="SimSun" w:hAnsi="SimSun" w:hint="eastAsia"/>
              </w:rPr>
              <w:t>itting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442198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442198" w:rsidRPr="00637F92" w:rsidRDefault="00442198" w:rsidP="00442198"/>
        </w:tc>
      </w:tr>
      <w:tr w:rsidR="002035A2" w:rsidRPr="00637F92" w:rsidTr="00442198">
        <w:tc>
          <w:tcPr>
            <w:tcW w:w="445" w:type="dxa"/>
          </w:tcPr>
          <w:p w:rsidR="002035A2" w:rsidRPr="00637F92" w:rsidRDefault="002035A2" w:rsidP="00442198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2035A2" w:rsidRPr="00637F92" w:rsidRDefault="002035A2" w:rsidP="00442198">
            <w:r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2035A2" w:rsidRPr="00637F92" w:rsidRDefault="002035A2" w:rsidP="00442198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2035A2" w:rsidRPr="00637F92" w:rsidRDefault="002035A2" w:rsidP="00442198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50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2035A2" w:rsidRPr="00637F92" w:rsidRDefault="002035A2" w:rsidP="00442198"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2035A2" w:rsidRPr="00637F92" w:rsidRDefault="002035A2" w:rsidP="00442198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2035A2" w:rsidRPr="00637F92" w:rsidRDefault="002035A2" w:rsidP="00442198"/>
        </w:tc>
        <w:tc>
          <w:tcPr>
            <w:tcW w:w="2629" w:type="dxa"/>
          </w:tcPr>
          <w:p w:rsidR="002035A2" w:rsidRDefault="002035A2" w:rsidP="00442198"/>
        </w:tc>
      </w:tr>
      <w:tr w:rsidR="002035A2" w:rsidRPr="00637F92" w:rsidTr="00933992">
        <w:tc>
          <w:tcPr>
            <w:tcW w:w="445" w:type="dxa"/>
          </w:tcPr>
          <w:p w:rsidR="002035A2" w:rsidRPr="00637F92" w:rsidRDefault="002035A2" w:rsidP="00933992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2035A2" w:rsidRPr="00637F92" w:rsidRDefault="002035A2" w:rsidP="00933992">
            <w:r>
              <w:rPr>
                <w:rFonts w:hint="eastAsia"/>
              </w:rPr>
              <w:t>Descr</w:t>
            </w:r>
          </w:p>
        </w:tc>
        <w:tc>
          <w:tcPr>
            <w:tcW w:w="916" w:type="dxa"/>
          </w:tcPr>
          <w:p w:rsidR="002035A2" w:rsidRPr="00637F92" w:rsidRDefault="002035A2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2035A2" w:rsidRPr="00637F92" w:rsidRDefault="002035A2" w:rsidP="00933992">
            <w:r>
              <w:rPr>
                <w:rFonts w:ascii="SimSun" w:hAnsi="SimSun" w:hint="eastAsia"/>
              </w:rPr>
              <w:t>长度</w:t>
            </w:r>
            <w:r>
              <w:rPr>
                <w:rFonts w:ascii="SimSun" w:hAnsi="SimSun" w:hint="eastAsia"/>
              </w:rPr>
              <w:lastRenderedPageBreak/>
              <w:t>不超过</w:t>
            </w:r>
            <w:r>
              <w:rPr>
                <w:rFonts w:ascii="SimSun" w:hAnsi="SimSun" w:hint="eastAsia"/>
              </w:rPr>
              <w:t>50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2035A2" w:rsidRPr="00637F92" w:rsidRDefault="002035A2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lastRenderedPageBreak/>
              <w:t>空</w:t>
            </w:r>
          </w:p>
        </w:tc>
        <w:tc>
          <w:tcPr>
            <w:tcW w:w="680" w:type="dxa"/>
          </w:tcPr>
          <w:p w:rsidR="002035A2" w:rsidRPr="00637F92" w:rsidRDefault="002035A2" w:rsidP="00933992"/>
        </w:tc>
        <w:tc>
          <w:tcPr>
            <w:tcW w:w="2728" w:type="dxa"/>
          </w:tcPr>
          <w:p w:rsidR="002035A2" w:rsidRPr="00637F92" w:rsidRDefault="002035A2" w:rsidP="0093399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035A2" w:rsidRPr="00637F92" w:rsidRDefault="002035A2" w:rsidP="00933992"/>
        </w:tc>
      </w:tr>
      <w:tr w:rsidR="00442198" w:rsidRPr="00637F92" w:rsidTr="00442198">
        <w:tc>
          <w:tcPr>
            <w:tcW w:w="445" w:type="dxa"/>
          </w:tcPr>
          <w:p w:rsidR="00442198" w:rsidRPr="00637F92" w:rsidRDefault="002035A2" w:rsidP="00442198"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1310" w:type="dxa"/>
          </w:tcPr>
          <w:p w:rsidR="00442198" w:rsidRPr="00637F92" w:rsidRDefault="002035A2" w:rsidP="00442198">
            <w:r>
              <w:rPr>
                <w:rFonts w:hint="eastAsia"/>
              </w:rPr>
              <w:t>Remark</w:t>
            </w:r>
          </w:p>
        </w:tc>
        <w:tc>
          <w:tcPr>
            <w:tcW w:w="916" w:type="dxa"/>
          </w:tcPr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442198" w:rsidRPr="00637F92" w:rsidRDefault="00442198" w:rsidP="00442198">
            <w:r>
              <w:rPr>
                <w:rFonts w:ascii="SimSun" w:hAnsi="SimSun" w:hint="eastAsia"/>
              </w:rPr>
              <w:t>长度不超过</w:t>
            </w:r>
            <w:r w:rsidR="002035A2">
              <w:rPr>
                <w:rFonts w:ascii="SimSun" w:hAnsi="SimSun" w:hint="eastAsia"/>
              </w:rPr>
              <w:t>255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442198" w:rsidRPr="00637F92" w:rsidRDefault="00442198" w:rsidP="00442198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442198" w:rsidRPr="000C561E" w:rsidRDefault="00F16B72" w:rsidP="00442198">
            <w:pPr>
              <w:rPr>
                <w:color w:val="00B050"/>
              </w:rPr>
            </w:pPr>
            <w:r w:rsidRPr="00F16B72">
              <w:rPr>
                <w:rFonts w:hint="eastAsia"/>
                <w:color w:val="00B050"/>
              </w:rPr>
              <w:t>可输中文</w:t>
            </w:r>
          </w:p>
        </w:tc>
      </w:tr>
      <w:tr w:rsidR="00442198" w:rsidRPr="00637F92" w:rsidTr="00442198">
        <w:tc>
          <w:tcPr>
            <w:tcW w:w="445" w:type="dxa"/>
          </w:tcPr>
          <w:p w:rsidR="00442198" w:rsidRPr="00637F92" w:rsidRDefault="002035A2" w:rsidP="00442198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442198" w:rsidRPr="00637F92" w:rsidRDefault="00442198" w:rsidP="00442198">
            <w:r>
              <w:t>Add</w:t>
            </w:r>
          </w:p>
        </w:tc>
        <w:tc>
          <w:tcPr>
            <w:tcW w:w="916" w:type="dxa"/>
          </w:tcPr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442198" w:rsidRPr="00637F92" w:rsidRDefault="00442198" w:rsidP="00442198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442198" w:rsidRPr="00637F92" w:rsidRDefault="00442198" w:rsidP="00442198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442198" w:rsidRPr="00637F92" w:rsidRDefault="00442198" w:rsidP="00442198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2035A2">
              <w:rPr>
                <w:rFonts w:ascii="SimSun" w:hAnsi="SimSun" w:hint="eastAsia"/>
              </w:rPr>
              <w:t>Code</w:t>
            </w:r>
            <w:r w:rsidR="002035A2">
              <w:rPr>
                <w:rFonts w:ascii="SimSun" w:hAnsi="SimSun" w:hint="eastAsia"/>
              </w:rPr>
              <w:t>框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323F26">
              <w:rPr>
                <w:rFonts w:ascii="SimSun" w:hAnsi="SimSun" w:hint="eastAsia"/>
              </w:rPr>
              <w:t>相同</w:t>
            </w:r>
            <w:r w:rsidR="00323F26">
              <w:rPr>
                <w:rFonts w:ascii="SimSun" w:hAnsi="SimSun" w:hint="eastAsia"/>
              </w:rPr>
              <w:t>Type</w:t>
            </w:r>
            <w:r w:rsidR="00323F26">
              <w:rPr>
                <w:rFonts w:ascii="SimSun" w:hAnsi="SimSun" w:hint="eastAsia"/>
              </w:rPr>
              <w:t>的</w:t>
            </w:r>
            <w:r w:rsidR="002035A2"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框中内容已经出现在</w:t>
            </w:r>
            <w:r w:rsidR="00F81167">
              <w:rPr>
                <w:rFonts w:ascii="SimSun" w:hAnsi="SimSun" w:hint="eastAsia"/>
              </w:rPr>
              <w:t>Label</w:t>
            </w:r>
            <w:r w:rsidR="002035A2">
              <w:rPr>
                <w:rFonts w:ascii="SimSun" w:hAnsi="SimSun" w:hint="eastAsia"/>
              </w:rPr>
              <w:t>Kitting</w:t>
            </w:r>
            <w:r>
              <w:rPr>
                <w:rFonts w:ascii="SimSun" w:hAnsi="SimSun" w:hint="eastAsia"/>
              </w:rPr>
              <w:t>数据表中，则警示用户，放弃后续操作。</w:t>
            </w:r>
          </w:p>
          <w:p w:rsidR="00442198" w:rsidRPr="00633C7C" w:rsidRDefault="00442198" w:rsidP="00442198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、创建此新</w:t>
            </w:r>
            <w:r w:rsidR="00F81167">
              <w:rPr>
                <w:rFonts w:ascii="SimSun" w:hAnsi="SimSun" w:hint="eastAsia"/>
              </w:rPr>
              <w:t>Label</w:t>
            </w:r>
            <w:r w:rsidR="002035A2">
              <w:rPr>
                <w:rFonts w:ascii="SimSun" w:hAnsi="SimSun" w:hint="eastAsia"/>
              </w:rPr>
              <w:t>Kitting</w:t>
            </w:r>
            <w:r>
              <w:rPr>
                <w:rFonts w:ascii="SimSun" w:hAnsi="SimSun" w:hint="eastAsia"/>
              </w:rPr>
              <w:t>记录，记录创建人和日期。</w:t>
            </w:r>
          </w:p>
          <w:p w:rsidR="00C4609D" w:rsidRDefault="00442198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F81167">
              <w:rPr>
                <w:rFonts w:ascii="SimSun" w:hAnsi="SimSun" w:hint="eastAsia"/>
              </w:rPr>
              <w:t>Label Kitting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442198" w:rsidRPr="00637F92" w:rsidRDefault="00442198" w:rsidP="00442198"/>
        </w:tc>
      </w:tr>
      <w:tr w:rsidR="00442198" w:rsidRPr="00637F92" w:rsidTr="00442198">
        <w:tc>
          <w:tcPr>
            <w:tcW w:w="445" w:type="dxa"/>
          </w:tcPr>
          <w:p w:rsidR="00442198" w:rsidRPr="00637F92" w:rsidRDefault="002035A2" w:rsidP="00442198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442198" w:rsidRPr="00637F92" w:rsidRDefault="00442198" w:rsidP="00442198">
            <w:r>
              <w:t>Save</w:t>
            </w:r>
          </w:p>
        </w:tc>
        <w:tc>
          <w:tcPr>
            <w:tcW w:w="916" w:type="dxa"/>
          </w:tcPr>
          <w:p w:rsidR="00442198" w:rsidRPr="00637F92" w:rsidRDefault="00442198" w:rsidP="00442198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442198" w:rsidRPr="00637F92" w:rsidRDefault="00442198" w:rsidP="00442198"/>
        </w:tc>
        <w:tc>
          <w:tcPr>
            <w:tcW w:w="1432" w:type="dxa"/>
          </w:tcPr>
          <w:p w:rsidR="00442198" w:rsidRDefault="00442198" w:rsidP="00442198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42198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442198" w:rsidRPr="00637F92" w:rsidRDefault="00442198" w:rsidP="00442198"/>
        </w:tc>
        <w:tc>
          <w:tcPr>
            <w:tcW w:w="2728" w:type="dxa"/>
          </w:tcPr>
          <w:p w:rsidR="00442198" w:rsidRPr="00637F92" w:rsidRDefault="00442198" w:rsidP="00442198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2035A2">
              <w:rPr>
                <w:rFonts w:ascii="SimSun" w:hAnsi="SimSun" w:hint="eastAsia"/>
              </w:rPr>
              <w:t>Code</w:t>
            </w:r>
            <w:r w:rsidR="002035A2">
              <w:rPr>
                <w:rFonts w:ascii="SimSun" w:hAnsi="SimSun" w:hint="eastAsia"/>
              </w:rPr>
              <w:t>框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323F26">
              <w:rPr>
                <w:rFonts w:ascii="SimSun" w:hAnsi="SimSun" w:hint="eastAsia"/>
              </w:rPr>
              <w:t>相同</w:t>
            </w:r>
            <w:r w:rsidR="00323F26">
              <w:rPr>
                <w:rFonts w:ascii="SimSun" w:hAnsi="SimSun" w:hint="eastAsia"/>
              </w:rPr>
              <w:t>Type</w:t>
            </w:r>
            <w:r w:rsidR="00323F26">
              <w:rPr>
                <w:rFonts w:ascii="SimSun" w:hAnsi="SimSun" w:hint="eastAsia"/>
              </w:rPr>
              <w:t>的</w:t>
            </w:r>
            <w:r w:rsidR="002035A2"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框中内容已经出现在</w:t>
            </w:r>
            <w:r w:rsidR="00F81167">
              <w:rPr>
                <w:rFonts w:ascii="SimSun" w:hAnsi="SimSun" w:hint="eastAsia"/>
              </w:rPr>
              <w:t>Label</w:t>
            </w:r>
            <w:r w:rsidR="002035A2">
              <w:rPr>
                <w:rFonts w:ascii="SimSun" w:hAnsi="SimSun" w:hint="eastAsia"/>
              </w:rPr>
              <w:t>Kitting</w:t>
            </w:r>
            <w:r>
              <w:rPr>
                <w:rFonts w:ascii="SimSun" w:hAnsi="SimSun" w:hint="eastAsia"/>
              </w:rPr>
              <w:t>数据表的其他记录中，则警示用户，放弃后续操作。</w:t>
            </w:r>
          </w:p>
          <w:p w:rsidR="00442198" w:rsidRPr="00637F92" w:rsidRDefault="00442198" w:rsidP="00442198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、保存新数据到</w:t>
            </w:r>
            <w:r w:rsidR="00F81167">
              <w:rPr>
                <w:rFonts w:ascii="SimSun" w:hAnsi="SimSun" w:hint="eastAsia"/>
              </w:rPr>
              <w:t xml:space="preserve">Label </w:t>
            </w:r>
            <w:r w:rsidR="002035A2">
              <w:rPr>
                <w:rFonts w:ascii="SimSun" w:hAnsi="SimSun" w:hint="eastAsia"/>
              </w:rPr>
              <w:t>Kitting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当前被选行中，记录修改人和日期。</w:t>
            </w:r>
          </w:p>
          <w:p w:rsidR="00442198" w:rsidRPr="00637F92" w:rsidRDefault="00442198" w:rsidP="00442198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F81167">
              <w:rPr>
                <w:rFonts w:ascii="SimSun" w:hAnsi="SimSun" w:hint="eastAsia"/>
              </w:rPr>
              <w:t>Label Kitting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442198" w:rsidRPr="00637F92" w:rsidRDefault="00442198" w:rsidP="00442198"/>
        </w:tc>
      </w:tr>
    </w:tbl>
    <w:p w:rsidR="00442198" w:rsidRPr="006C0375" w:rsidRDefault="00442198" w:rsidP="00442198"/>
    <w:p w:rsidR="00221F6C" w:rsidRDefault="00355D2C" w:rsidP="00221F6C">
      <w:pPr>
        <w:pStyle w:val="3"/>
      </w:pPr>
      <w:bookmarkStart w:id="1121" w:name="_Toc353207247"/>
      <w:r>
        <w:rPr>
          <w:rFonts w:hint="eastAsia"/>
        </w:rPr>
        <w:lastRenderedPageBreak/>
        <w:t>FA Float</w:t>
      </w:r>
      <w:r w:rsidR="000E0D5A">
        <w:rPr>
          <w:rFonts w:hint="eastAsia"/>
        </w:rPr>
        <w:t xml:space="preserve"> Location</w:t>
      </w:r>
      <w:r w:rsidR="000E0D5A">
        <w:rPr>
          <w:rFonts w:hint="eastAsia"/>
        </w:rPr>
        <w:t>维护界面</w:t>
      </w:r>
      <w:bookmarkEnd w:id="1121"/>
    </w:p>
    <w:p w:rsidR="000E0D5A" w:rsidRPr="0016237D" w:rsidRDefault="000E0D5A" w:rsidP="00221F6C">
      <w:pPr>
        <w:pStyle w:val="4"/>
      </w:pPr>
      <w:r>
        <w:rPr>
          <w:rFonts w:hint="eastAsia"/>
        </w:rPr>
        <w:t>示意圖</w:t>
      </w:r>
    </w:p>
    <w:p w:rsidR="000E0D5A" w:rsidRDefault="00220C93" w:rsidP="000E0D5A">
      <w:pPr>
        <w:jc w:val="center"/>
      </w:pPr>
      <w:r>
        <w:rPr>
          <w:noProof/>
        </w:rPr>
        <w:pict>
          <v:oval id="_x0000_s1965" style="position:absolute;left:0;text-align:left;margin-left:458.3pt;margin-top:70.4pt;width:19.45pt;height:17.25pt;z-index:251655168" fillcolor="yellow" strokecolor="red" strokeweight="1pt">
            <v:textbox style="mso-next-textbox:#_x0000_s1965;mso-fit-shape-to-text:t" inset="0,0,0,0">
              <w:txbxContent>
                <w:p w:rsidR="00220C93" w:rsidRPr="008721B4" w:rsidRDefault="00220C93" w:rsidP="00D3203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6" style="position:absolute;left:0;text-align:left;margin-left:148.6pt;margin-top:188.9pt;width:19.45pt;height:17.25pt;z-index:251645952" fillcolor="yellow" strokecolor="red" strokeweight="1pt">
            <v:textbox style="mso-next-textbox:#_x0000_s1956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962" style="position:absolute;left:0;text-align:left;margin-left:183.05pt;margin-top:70.4pt;width:19.45pt;height:17.25pt;z-index:251652096" fillcolor="yellow" strokecolor="red" strokeweight="1pt">
            <v:textbox style="mso-next-textbox:#_x0000_s1962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960" style="position:absolute;left:0;text-align:left;margin-left:148.6pt;margin-top:44.9pt;width:19.45pt;height:17.25pt;z-index:251650048" fillcolor="yellow" strokecolor="red" strokeweight="1pt">
            <v:textbox style="mso-next-textbox:#_x0000_s1960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8" style="position:absolute;left:0;text-align:left;margin-left:415.55pt;margin-top:293.7pt;width:19.45pt;height:17.25pt;z-index:251648000" fillcolor="yellow" strokecolor="red" strokeweight="1pt">
            <v:textbox style="mso-next-textbox:#_x0000_s1958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9" style="position:absolute;left:0;text-align:left;margin-left:302.3pt;margin-top:293.7pt;width:19.45pt;height:17.25pt;z-index:251649024" fillcolor="yellow" strokecolor="red" strokeweight="1pt">
            <v:textbox style="mso-next-textbox:#_x0000_s1959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957" style="position:absolute;left:0;text-align:left;margin-left:159pt;margin-top:288.65pt;width:19.45pt;height:17.25pt;z-index:251646976" fillcolor="yellow" strokecolor="red" strokeweight="1pt">
            <v:textbox style="mso-next-textbox:#_x0000_s1957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964" style="position:absolute;left:0;text-align:left;margin-left:452.3pt;margin-top:310.95pt;width:19.45pt;height:17.25pt;z-index:251654144" fillcolor="yellow" strokecolor="red" strokeweight="1pt">
            <v:textbox style="mso-next-textbox:#_x0000_s1964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963" style="position:absolute;left:0;text-align:left;margin-left:452.3pt;margin-top:293.7pt;width:19.45pt;height:17.25pt;z-index:251653120" fillcolor="yellow" strokecolor="red" strokeweight="1pt">
            <v:textbox style="mso-next-textbox:#_x0000_s1963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961" style="position:absolute;left:0;text-align:left;margin-left:148.6pt;margin-top:310.95pt;width:19.45pt;height:17.25pt;z-index:251651072" fillcolor="yellow" strokecolor="red" strokeweight="1pt">
            <v:textbox style="mso-next-textbox:#_x0000_s1961;mso-fit-shape-to-text:t" inset="0,0,0,0">
              <w:txbxContent>
                <w:p w:rsidR="00220C93" w:rsidRPr="008721B4" w:rsidRDefault="00220C93" w:rsidP="000E0D5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0E0D5A" w:rsidRPr="00D26A4B">
        <w:t xml:space="preserve"> </w: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7" name="图片 16" descr="KittingLo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tingLoca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D5A" w:rsidRDefault="000E0D5A" w:rsidP="000E0D5A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A1650B">
        <w:rPr>
          <w:rFonts w:hint="eastAsia"/>
        </w:rPr>
        <w:t>4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0E0D5A" w:rsidRDefault="000E0D5A" w:rsidP="000E0D5A">
      <w:pPr>
        <w:jc w:val="center"/>
      </w:pPr>
    </w:p>
    <w:p w:rsidR="000E0D5A" w:rsidRDefault="000E0D5A" w:rsidP="00221F6C">
      <w:pPr>
        <w:pStyle w:val="4"/>
      </w:pPr>
      <w:r>
        <w:rPr>
          <w:rFonts w:hint="eastAsia"/>
        </w:rPr>
        <w:t>界面說明</w:t>
      </w:r>
    </w:p>
    <w:p w:rsidR="000E0D5A" w:rsidRDefault="000E0D5A" w:rsidP="000E0D5A">
      <w:r>
        <w:t xml:space="preserve">● </w:t>
      </w:r>
      <w:r>
        <w:rPr>
          <w:rFonts w:hint="eastAsia"/>
        </w:rPr>
        <w:t>界面名稱：</w:t>
      </w:r>
      <w:r w:rsidR="00355D2C">
        <w:rPr>
          <w:rFonts w:hint="eastAsia"/>
        </w:rPr>
        <w:t>FA Float</w:t>
      </w:r>
      <w:r>
        <w:rPr>
          <w:rFonts w:hint="eastAsia"/>
        </w:rPr>
        <w:t xml:space="preserve"> Location</w:t>
      </w:r>
      <w:r>
        <w:rPr>
          <w:rFonts w:hint="eastAsia"/>
        </w:rPr>
        <w:t>维护界面。</w:t>
      </w:r>
    </w:p>
    <w:p w:rsidR="000E0D5A" w:rsidRDefault="000E0D5A" w:rsidP="000E0D5A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FA</w:t>
      </w:r>
      <w:r>
        <w:rPr>
          <w:rFonts w:hint="eastAsia"/>
        </w:rPr>
        <w:t>浮动库位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0E0D5A" w:rsidRDefault="000E0D5A" w:rsidP="000E0D5A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0E0D5A" w:rsidRDefault="000E0D5A" w:rsidP="000E0D5A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355D2C">
        <w:rPr>
          <w:rFonts w:hint="eastAsia"/>
        </w:rPr>
        <w:t>FA Float</w:t>
      </w:r>
      <w:r>
        <w:rPr>
          <w:rFonts w:hint="eastAsia"/>
        </w:rPr>
        <w:t xml:space="preserve"> Location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0E0D5A" w:rsidRDefault="000E0D5A" w:rsidP="000E0D5A">
      <w:r>
        <w:t xml:space="preserve">● </w:t>
      </w:r>
      <w:r>
        <w:rPr>
          <w:rFonts w:hint="eastAsia"/>
        </w:rPr>
        <w:t>用例：</w:t>
      </w:r>
    </w:p>
    <w:p w:rsidR="000E0D5A" w:rsidRPr="009F3C7F" w:rsidRDefault="000E0D5A" w:rsidP="000E0D5A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FA</w:t>
      </w:r>
      <w:r>
        <w:rPr>
          <w:rFonts w:hint="eastAsia"/>
        </w:rPr>
        <w:t>浮动库位资料的人</w:t>
      </w:r>
      <w:r w:rsidRPr="004A7340">
        <w:rPr>
          <w:rFonts w:eastAsia="新細明體" w:hint="eastAsia"/>
        </w:rPr>
        <w:t>有權限進來</w:t>
      </w:r>
    </w:p>
    <w:p w:rsidR="000E0D5A" w:rsidRPr="009F3C7F" w:rsidRDefault="000E0D5A" w:rsidP="000E0D5A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KitLoc</w:t>
      </w:r>
      <w:r>
        <w:rPr>
          <w:rFonts w:hint="eastAsia"/>
        </w:rPr>
        <w:t>，含</w:t>
      </w:r>
      <w:r>
        <w:rPr>
          <w:rFonts w:hint="eastAsia"/>
        </w:rPr>
        <w:t>Family</w:t>
      </w:r>
      <w:r>
        <w:rPr>
          <w:rFonts w:hint="eastAsia"/>
        </w:rPr>
        <w:t>（</w:t>
      </w:r>
      <w:r>
        <w:rPr>
          <w:rFonts w:hint="eastAsia"/>
        </w:rPr>
        <w:t>varchar50</w:t>
      </w:r>
      <w:r>
        <w:rPr>
          <w:rFonts w:hint="eastAsia"/>
        </w:rPr>
        <w:t>）、</w:t>
      </w:r>
      <w:r>
        <w:rPr>
          <w:rFonts w:hint="eastAsia"/>
        </w:rPr>
        <w:t>PartType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PdLine</w:t>
      </w:r>
      <w:r>
        <w:rPr>
          <w:rFonts w:hint="eastAsia"/>
        </w:rPr>
        <w:t>（</w:t>
      </w:r>
      <w:r w:rsidR="009F5390" w:rsidRPr="009F5390">
        <w:rPr>
          <w:color w:val="E36C0A" w:themeColor="accent6" w:themeShade="BF"/>
        </w:rPr>
        <w:t>char4</w:t>
      </w:r>
      <w:r>
        <w:rPr>
          <w:rFonts w:hint="eastAsia"/>
        </w:rPr>
        <w:t>）、</w:t>
      </w:r>
      <w:r w:rsidR="00933992">
        <w:rPr>
          <w:rFonts w:hint="eastAsia"/>
        </w:rPr>
        <w:t>Location</w:t>
      </w:r>
      <w:r>
        <w:rPr>
          <w:rFonts w:hint="eastAsia"/>
        </w:rPr>
        <w:t>（</w:t>
      </w:r>
      <w:r>
        <w:rPr>
          <w:rFonts w:hint="eastAsia"/>
        </w:rPr>
        <w:t>varchar255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0E0D5A" w:rsidRPr="009F3C7F" w:rsidRDefault="000E0D5A" w:rsidP="000E0D5A"/>
    <w:p w:rsidR="000E0D5A" w:rsidRPr="00440060" w:rsidRDefault="000E0D5A" w:rsidP="000E0D5A">
      <w:pPr>
        <w:pStyle w:val="ae"/>
        <w:jc w:val="center"/>
      </w:pPr>
    </w:p>
    <w:p w:rsidR="000E0D5A" w:rsidRDefault="000E0D5A" w:rsidP="00221F6C">
      <w:pPr>
        <w:pStyle w:val="4"/>
      </w:pPr>
      <w:r>
        <w:rPr>
          <w:rFonts w:hint="eastAsia"/>
        </w:rPr>
        <w:t>控件說明</w:t>
      </w:r>
    </w:p>
    <w:p w:rsidR="000E0D5A" w:rsidRPr="007E3AE8" w:rsidRDefault="000E0D5A" w:rsidP="000E0D5A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A1650B">
        <w:rPr>
          <w:rFonts w:hint="eastAsia"/>
        </w:rPr>
        <w:t>4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0E0D5A" w:rsidTr="00933992">
        <w:trPr>
          <w:tblHeader/>
        </w:trPr>
        <w:tc>
          <w:tcPr>
            <w:tcW w:w="445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0E0D5A" w:rsidRPr="008A632C" w:rsidRDefault="000E0D5A" w:rsidP="0093399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D32034" w:rsidRPr="00637F92" w:rsidTr="00933992">
        <w:trPr>
          <w:trHeight w:val="93"/>
        </w:trPr>
        <w:tc>
          <w:tcPr>
            <w:tcW w:w="445" w:type="dxa"/>
          </w:tcPr>
          <w:p w:rsidR="00D32034" w:rsidRPr="00637F92" w:rsidRDefault="00D32034" w:rsidP="00933992">
            <w:r w:rsidRPr="009B53B4">
              <w:t>1</w:t>
            </w:r>
          </w:p>
        </w:tc>
        <w:tc>
          <w:tcPr>
            <w:tcW w:w="1310" w:type="dxa"/>
          </w:tcPr>
          <w:p w:rsidR="00D32034" w:rsidRPr="00637F92" w:rsidRDefault="00D32034" w:rsidP="00933992">
            <w:r>
              <w:rPr>
                <w:rFonts w:hint="eastAsia"/>
              </w:rPr>
              <w:t>QryFamily</w:t>
            </w:r>
          </w:p>
        </w:tc>
        <w:tc>
          <w:tcPr>
            <w:tcW w:w="916" w:type="dxa"/>
          </w:tcPr>
          <w:p w:rsidR="00D32034" w:rsidRPr="00637F92" w:rsidRDefault="00D32034" w:rsidP="00933992">
            <w:r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D32034" w:rsidRPr="00637F92" w:rsidRDefault="00D32034" w:rsidP="00933992"/>
        </w:tc>
        <w:tc>
          <w:tcPr>
            <w:tcW w:w="1432" w:type="dxa"/>
          </w:tcPr>
          <w:p w:rsidR="00D32034" w:rsidRPr="00637F92" w:rsidRDefault="00D32034" w:rsidP="00933992">
            <w:r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D32034" w:rsidRPr="00637F92" w:rsidRDefault="00D32034" w:rsidP="00933992"/>
        </w:tc>
        <w:tc>
          <w:tcPr>
            <w:tcW w:w="2728" w:type="dxa"/>
          </w:tcPr>
          <w:p w:rsidR="00343E2D" w:rsidRDefault="00D32034">
            <w:r>
              <w:rPr>
                <w:rFonts w:hint="eastAsia"/>
              </w:rPr>
              <w:t>Change</w:t>
            </w:r>
            <w:r w:rsidRPr="009B53B4">
              <w:rPr>
                <w:rFonts w:hint="eastAsia"/>
              </w:rPr>
              <w:t>：</w:t>
            </w:r>
            <w:r w:rsidR="00355D2C">
              <w:rPr>
                <w:rFonts w:hint="eastAsia"/>
              </w:rPr>
              <w:t>FA Float</w:t>
            </w:r>
            <w:r>
              <w:rPr>
                <w:rFonts w:hint="eastAsia"/>
              </w:rPr>
              <w:t xml:space="preserve"> Location List</w:t>
            </w:r>
            <w:r>
              <w:rPr>
                <w:rFonts w:hint="eastAsia"/>
              </w:rPr>
              <w:t>表格中显示新选</w:t>
            </w:r>
            <w:r>
              <w:rPr>
                <w:rFonts w:hint="eastAsia"/>
              </w:rPr>
              <w:t>Family</w:t>
            </w:r>
            <w:r>
              <w:rPr>
                <w:rFonts w:hint="eastAsia"/>
              </w:rPr>
              <w:t>对应的所有</w:t>
            </w:r>
            <w:r w:rsidR="00355D2C">
              <w:rPr>
                <w:rFonts w:hint="eastAsia"/>
              </w:rPr>
              <w:t>FA Float</w:t>
            </w:r>
            <w:r>
              <w:rPr>
                <w:rFonts w:hint="eastAsia"/>
              </w:rPr>
              <w:t xml:space="preserve"> Location</w:t>
            </w:r>
            <w:r>
              <w:rPr>
                <w:rFonts w:hint="eastAsia"/>
              </w:rPr>
              <w:t>资料。</w:t>
            </w:r>
            <w:r w:rsidR="00933992">
              <w:rPr>
                <w:rFonts w:hint="eastAsia"/>
              </w:rPr>
              <w:t>若新选项是“</w:t>
            </w:r>
            <w:r w:rsidR="00933992">
              <w:rPr>
                <w:rFonts w:hint="eastAsia"/>
              </w:rPr>
              <w:t>All</w:t>
            </w:r>
            <w:r w:rsidR="00933992">
              <w:rPr>
                <w:rFonts w:hint="eastAsia"/>
              </w:rPr>
              <w:t>”，则</w:t>
            </w:r>
            <w:r w:rsidR="00355D2C">
              <w:rPr>
                <w:rFonts w:hint="eastAsia"/>
              </w:rPr>
              <w:t>FA Float</w:t>
            </w:r>
            <w:r w:rsidR="00933992">
              <w:rPr>
                <w:rFonts w:hint="eastAsia"/>
              </w:rPr>
              <w:t xml:space="preserve">  Location List</w:t>
            </w:r>
            <w:r w:rsidR="00933992">
              <w:rPr>
                <w:rFonts w:hint="eastAsia"/>
              </w:rPr>
              <w:t>中显示所有的</w:t>
            </w:r>
            <w:r w:rsidR="00355D2C">
              <w:rPr>
                <w:rFonts w:hint="eastAsia"/>
              </w:rPr>
              <w:lastRenderedPageBreak/>
              <w:t>FA Float</w:t>
            </w:r>
            <w:r w:rsidR="00933992">
              <w:rPr>
                <w:rFonts w:hint="eastAsia"/>
              </w:rPr>
              <w:t xml:space="preserve"> Lcation</w:t>
            </w:r>
            <w:r w:rsidR="00933992">
              <w:rPr>
                <w:rFonts w:hint="eastAsia"/>
              </w:rPr>
              <w:t>信息。</w:t>
            </w:r>
          </w:p>
        </w:tc>
        <w:tc>
          <w:tcPr>
            <w:tcW w:w="2629" w:type="dxa"/>
          </w:tcPr>
          <w:p w:rsidR="00D32034" w:rsidRPr="00637F92" w:rsidRDefault="00D32034" w:rsidP="00933992">
            <w:r>
              <w:rPr>
                <w:rFonts w:hint="eastAsia"/>
              </w:rPr>
              <w:lastRenderedPageBreak/>
              <w:t>选项包括：</w:t>
            </w:r>
            <w:r w:rsidR="00933992">
              <w:rPr>
                <w:rFonts w:hint="eastAsia"/>
              </w:rPr>
              <w:t>一个“</w:t>
            </w:r>
            <w:r w:rsidR="00933992">
              <w:rPr>
                <w:rFonts w:hint="eastAsia"/>
              </w:rPr>
              <w:t>All</w:t>
            </w:r>
            <w:r w:rsidR="00933992">
              <w:rPr>
                <w:rFonts w:hint="eastAsia"/>
              </w:rPr>
              <w:t>”选项以及系统中所有的</w:t>
            </w:r>
            <w:r w:rsidR="00933992">
              <w:rPr>
                <w:rFonts w:hint="eastAsia"/>
              </w:rPr>
              <w:t>Family</w:t>
            </w:r>
            <w:r w:rsidR="00933992">
              <w:rPr>
                <w:rFonts w:hint="eastAsia"/>
              </w:rPr>
              <w:t>，</w:t>
            </w:r>
            <w:r w:rsidR="00933992">
              <w:rPr>
                <w:rFonts w:hint="eastAsia"/>
              </w:rPr>
              <w:t>Family</w:t>
            </w:r>
            <w:r w:rsidR="00933992">
              <w:rPr>
                <w:rFonts w:hint="eastAsia"/>
              </w:rPr>
              <w:t>按字符序排列</w:t>
            </w:r>
          </w:p>
        </w:tc>
      </w:tr>
      <w:tr w:rsidR="000E0D5A" w:rsidRPr="00637F92" w:rsidTr="00933992">
        <w:trPr>
          <w:trHeight w:val="93"/>
        </w:trPr>
        <w:tc>
          <w:tcPr>
            <w:tcW w:w="445" w:type="dxa"/>
          </w:tcPr>
          <w:p w:rsidR="000E0D5A" w:rsidRPr="00637F92" w:rsidRDefault="00D32034" w:rsidP="00933992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0E0D5A" w:rsidRPr="00637F92" w:rsidRDefault="000E0D5A" w:rsidP="00933992">
            <w:r w:rsidRPr="009B53B4">
              <w:t>Find</w:t>
            </w:r>
            <w:r>
              <w:rPr>
                <w:rFonts w:hint="eastAsia"/>
              </w:rPr>
              <w:t>Family</w:t>
            </w:r>
          </w:p>
        </w:tc>
        <w:tc>
          <w:tcPr>
            <w:tcW w:w="916" w:type="dxa"/>
          </w:tcPr>
          <w:p w:rsidR="000E0D5A" w:rsidRPr="00637F92" w:rsidRDefault="000E0D5A" w:rsidP="00933992">
            <w:r w:rsidRPr="009B53B4">
              <w:t>TextBox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0E0D5A" w:rsidRPr="00637F92" w:rsidRDefault="000E0D5A" w:rsidP="00933992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E0D5A" w:rsidRPr="00637F92" w:rsidRDefault="000E0D5A" w:rsidP="00933992"/>
        </w:tc>
        <w:tc>
          <w:tcPr>
            <w:tcW w:w="2728" w:type="dxa"/>
          </w:tcPr>
          <w:p w:rsidR="000E0D5A" w:rsidRPr="00637F92" w:rsidRDefault="000E0D5A" w:rsidP="00933992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、若本框中内容为空，则放弃后续操作。</w:t>
            </w:r>
          </w:p>
          <w:p w:rsidR="000E0D5A" w:rsidRPr="00637F92" w:rsidRDefault="000E0D5A" w:rsidP="00933992">
            <w:r w:rsidRPr="009B53B4">
              <w:t>2</w:t>
            </w:r>
            <w:r w:rsidRPr="009B53B4">
              <w:rPr>
                <w:rFonts w:hint="eastAsia"/>
              </w:rPr>
              <w:t>、根据左端匹配的规则在</w:t>
            </w:r>
            <w:r w:rsidR="00355D2C">
              <w:rPr>
                <w:rFonts w:hint="eastAsia"/>
              </w:rPr>
              <w:t>FA Float</w:t>
            </w:r>
            <w:r>
              <w:rPr>
                <w:rFonts w:hint="eastAsia"/>
              </w:rPr>
              <w:t xml:space="preserve"> </w:t>
            </w:r>
            <w:r w:rsidR="00933992">
              <w:rPr>
                <w:rFonts w:hint="eastAsia"/>
              </w:rPr>
              <w:t>Location</w:t>
            </w:r>
            <w:r w:rsidRPr="009B53B4">
              <w:t xml:space="preserve"> List</w:t>
            </w:r>
            <w:r w:rsidRPr="009B53B4">
              <w:rPr>
                <w:rFonts w:hint="eastAsia"/>
              </w:rPr>
              <w:t>表格</w:t>
            </w:r>
            <w:r w:rsidR="00031C4C">
              <w:rPr>
                <w:rFonts w:hint="eastAsia"/>
              </w:rPr>
              <w:t>的</w:t>
            </w:r>
            <w:r w:rsidR="00031C4C">
              <w:rPr>
                <w:rFonts w:hint="eastAsia"/>
              </w:rPr>
              <w:t>Family</w:t>
            </w:r>
            <w:r w:rsidR="00031C4C">
              <w:rPr>
                <w:rFonts w:hint="eastAsia"/>
              </w:rPr>
              <w:t>列</w:t>
            </w:r>
            <w:r w:rsidRPr="009B53B4">
              <w:rPr>
                <w:rFonts w:hint="eastAsia"/>
              </w:rPr>
              <w:t>中找到第一个以本框中内容开头的</w:t>
            </w:r>
            <w:r w:rsidR="00933992">
              <w:rPr>
                <w:rFonts w:hint="eastAsia"/>
              </w:rPr>
              <w:t>行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>
              <w:rPr>
                <w:rFonts w:hint="eastAsia"/>
              </w:rPr>
              <w:t>行</w:t>
            </w:r>
            <w:r w:rsidR="00355D2C">
              <w:rPr>
                <w:rFonts w:hint="eastAsia"/>
              </w:rPr>
              <w:t>FA Float</w:t>
            </w:r>
            <w:r>
              <w:rPr>
                <w:rFonts w:hint="eastAsia"/>
              </w:rPr>
              <w:t xml:space="preserve"> </w:t>
            </w:r>
            <w:r w:rsidR="00933992">
              <w:rPr>
                <w:rFonts w:hint="eastAsia"/>
              </w:rPr>
              <w:t>Location</w:t>
            </w:r>
            <w:r>
              <w:rPr>
                <w:rFonts w:hint="eastAsia"/>
              </w:rPr>
              <w:t>详情</w:t>
            </w:r>
            <w:r w:rsidRPr="009B53B4">
              <w:rPr>
                <w:rFonts w:hint="eastAsia"/>
              </w:rPr>
              <w:t>。</w:t>
            </w:r>
          </w:p>
          <w:p w:rsidR="000E0D5A" w:rsidRPr="00637F92" w:rsidRDefault="000E0D5A" w:rsidP="00933992">
            <w:r w:rsidRPr="009B53B4">
              <w:t>3</w:t>
            </w:r>
            <w:r w:rsidRPr="009B53B4">
              <w:rPr>
                <w:rFonts w:hint="eastAsia"/>
              </w:rPr>
              <w:t>、若未找到匹配行，则提示用户。</w:t>
            </w:r>
          </w:p>
          <w:p w:rsidR="000E0D5A" w:rsidRPr="00637F92" w:rsidRDefault="000E0D5A" w:rsidP="00933992"/>
        </w:tc>
        <w:tc>
          <w:tcPr>
            <w:tcW w:w="2629" w:type="dxa"/>
          </w:tcPr>
          <w:p w:rsidR="000E0D5A" w:rsidRPr="00637F92" w:rsidRDefault="000E0D5A" w:rsidP="00933992"/>
        </w:tc>
      </w:tr>
      <w:tr w:rsidR="000E0D5A" w:rsidRPr="00637F92" w:rsidTr="00933992">
        <w:tc>
          <w:tcPr>
            <w:tcW w:w="445" w:type="dxa"/>
          </w:tcPr>
          <w:p w:rsidR="000E0D5A" w:rsidRPr="00637F92" w:rsidRDefault="000E0D5A" w:rsidP="00933992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0E0D5A" w:rsidRDefault="00355D2C" w:rsidP="00933992">
            <w:r>
              <w:rPr>
                <w:rFonts w:hint="eastAsia"/>
              </w:rPr>
              <w:t>FA Float</w:t>
            </w:r>
            <w:r w:rsidR="000E0D5A">
              <w:rPr>
                <w:rFonts w:hint="eastAsia"/>
              </w:rPr>
              <w:t xml:space="preserve"> </w:t>
            </w:r>
            <w:r w:rsidR="00933992">
              <w:rPr>
                <w:rFonts w:hint="eastAsia"/>
              </w:rPr>
              <w:t>Location</w:t>
            </w:r>
            <w:r w:rsidR="000E0D5A">
              <w:rPr>
                <w:rFonts w:hint="eastAsia"/>
              </w:rPr>
              <w:t xml:space="preserve"> </w:t>
            </w:r>
            <w:r w:rsidR="000E0D5A">
              <w:t>List</w:t>
            </w:r>
          </w:p>
        </w:tc>
        <w:tc>
          <w:tcPr>
            <w:tcW w:w="916" w:type="dxa"/>
          </w:tcPr>
          <w:p w:rsidR="000E0D5A" w:rsidRPr="00637F92" w:rsidRDefault="000E0D5A" w:rsidP="00933992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343E2D" w:rsidRDefault="000E0D5A">
            <w:r>
              <w:rPr>
                <w:rFonts w:hint="eastAsia"/>
              </w:rPr>
              <w:t>显示所有</w:t>
            </w:r>
            <w:r w:rsidR="00355D2C">
              <w:rPr>
                <w:rFonts w:hint="eastAsia"/>
              </w:rPr>
              <w:t>FA Float</w:t>
            </w:r>
            <w:r>
              <w:rPr>
                <w:rFonts w:hint="eastAsia"/>
              </w:rPr>
              <w:t xml:space="preserve"> </w:t>
            </w:r>
            <w:r w:rsidR="00933992">
              <w:rPr>
                <w:rFonts w:hint="eastAsia"/>
              </w:rPr>
              <w:t>Location</w:t>
            </w:r>
            <w:r>
              <w:rPr>
                <w:rFonts w:hint="eastAsia"/>
              </w:rPr>
              <w:t>资料</w:t>
            </w:r>
          </w:p>
        </w:tc>
        <w:tc>
          <w:tcPr>
            <w:tcW w:w="680" w:type="dxa"/>
          </w:tcPr>
          <w:p w:rsidR="000E0D5A" w:rsidRPr="00637F92" w:rsidRDefault="000E0D5A" w:rsidP="00933992"/>
        </w:tc>
        <w:tc>
          <w:tcPr>
            <w:tcW w:w="2728" w:type="dxa"/>
          </w:tcPr>
          <w:p w:rsidR="000E0D5A" w:rsidRPr="00637F92" w:rsidRDefault="000E0D5A" w:rsidP="00933992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 w:rsidR="00933992">
              <w:rPr>
                <w:rFonts w:hint="eastAsia"/>
              </w:rPr>
              <w:t>8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0E0D5A" w:rsidRPr="00637F92" w:rsidRDefault="000E0D5A" w:rsidP="00933992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933992">
              <w:rPr>
                <w:rFonts w:ascii="Tahoma" w:hAnsi="Tahoma" w:hint="eastAsia"/>
                <w:sz w:val="18"/>
              </w:rPr>
              <w:t>Family</w:t>
            </w:r>
            <w:r w:rsidR="00933992">
              <w:rPr>
                <w:rFonts w:ascii="Tahoma" w:hAnsi="Tahoma" w:hint="eastAsia"/>
                <w:sz w:val="18"/>
              </w:rPr>
              <w:t>、</w:t>
            </w:r>
            <w:r w:rsidR="00933992">
              <w:rPr>
                <w:rFonts w:ascii="Tahoma" w:hAnsi="Tahoma" w:hint="eastAsia"/>
                <w:sz w:val="18"/>
              </w:rPr>
              <w:t>PartType</w:t>
            </w:r>
            <w:r w:rsidR="00933992">
              <w:rPr>
                <w:rFonts w:ascii="Tahoma" w:hAnsi="Tahoma" w:hint="eastAsia"/>
                <w:sz w:val="18"/>
              </w:rPr>
              <w:t>、</w:t>
            </w:r>
            <w:r w:rsidR="00933992">
              <w:rPr>
                <w:rFonts w:ascii="Tahoma" w:hAnsi="Tahoma" w:hint="eastAsia"/>
                <w:sz w:val="18"/>
              </w:rPr>
              <w:t>PdLine</w:t>
            </w:r>
            <w:r w:rsidR="00933992">
              <w:rPr>
                <w:rFonts w:ascii="Tahoma" w:hAnsi="Tahoma" w:hint="eastAsia"/>
                <w:sz w:val="18"/>
              </w:rPr>
              <w:t>、</w:t>
            </w:r>
            <w:r w:rsidR="00933992">
              <w:rPr>
                <w:rFonts w:ascii="Tahoma" w:hAnsi="Tahoma" w:hint="eastAsia"/>
                <w:sz w:val="18"/>
              </w:rPr>
              <w:t>Location</w:t>
            </w:r>
            <w:r>
              <w:rPr>
                <w:rFonts w:ascii="Tahoma" w:hAnsi="Tahoma" w:hint="eastAsia"/>
                <w:sz w:val="18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0E0D5A" w:rsidRPr="00637F92" w:rsidRDefault="000E0D5A" w:rsidP="00933992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 w:rsidR="00933992">
              <w:rPr>
                <w:rFonts w:hint="eastAsia"/>
              </w:rPr>
              <w:t>Family</w:t>
            </w:r>
            <w:r w:rsidR="00933992">
              <w:rPr>
                <w:rFonts w:hint="eastAsia"/>
              </w:rPr>
              <w:t>、</w:t>
            </w:r>
            <w:r w:rsidR="00933992">
              <w:rPr>
                <w:rFonts w:hint="eastAsia"/>
              </w:rPr>
              <w:t>PartType</w:t>
            </w:r>
            <w:r>
              <w:rPr>
                <w:rFonts w:hint="eastAsia"/>
              </w:rPr>
              <w:t>栏位排序</w:t>
            </w:r>
          </w:p>
        </w:tc>
      </w:tr>
      <w:tr w:rsidR="000E0D5A" w:rsidRPr="00637F92" w:rsidTr="00933992">
        <w:tc>
          <w:tcPr>
            <w:tcW w:w="445" w:type="dxa"/>
          </w:tcPr>
          <w:p w:rsidR="000E0D5A" w:rsidRPr="00637F92" w:rsidRDefault="000E0D5A" w:rsidP="00933992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0E0D5A" w:rsidRPr="00637F92" w:rsidRDefault="000E0D5A" w:rsidP="00933992">
            <w:r>
              <w:t>Delete</w:t>
            </w:r>
          </w:p>
        </w:tc>
        <w:tc>
          <w:tcPr>
            <w:tcW w:w="916" w:type="dxa"/>
          </w:tcPr>
          <w:p w:rsidR="000E0D5A" w:rsidRPr="00637F92" w:rsidRDefault="000E0D5A" w:rsidP="00933992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0E0D5A" w:rsidRDefault="000E0D5A" w:rsidP="0093399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933992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E0D5A" w:rsidRPr="00637F92" w:rsidRDefault="000E0D5A" w:rsidP="00933992"/>
        </w:tc>
        <w:tc>
          <w:tcPr>
            <w:tcW w:w="2728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355D2C">
              <w:rPr>
                <w:rFonts w:hint="eastAsia"/>
              </w:rPr>
              <w:t>FA Float</w:t>
            </w:r>
            <w:r>
              <w:rPr>
                <w:rFonts w:ascii="SimSun" w:hAnsi="SimSun" w:hint="eastAsia"/>
              </w:rPr>
              <w:t xml:space="preserve"> </w:t>
            </w:r>
            <w:r w:rsidR="00933992"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0E0D5A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0E0D5A" w:rsidRPr="00637F92" w:rsidRDefault="000E0D5A" w:rsidP="00933992"/>
        </w:tc>
      </w:tr>
      <w:tr w:rsidR="000E0D5A" w:rsidRPr="00637F92" w:rsidTr="00933992">
        <w:tc>
          <w:tcPr>
            <w:tcW w:w="445" w:type="dxa"/>
          </w:tcPr>
          <w:p w:rsidR="000E0D5A" w:rsidRPr="00637F92" w:rsidRDefault="000E0D5A" w:rsidP="00933992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0E0D5A" w:rsidRPr="00637F92" w:rsidRDefault="00933992" w:rsidP="00933992">
            <w:r>
              <w:rPr>
                <w:rFonts w:hint="eastAsia"/>
              </w:rPr>
              <w:t>Family</w:t>
            </w:r>
          </w:p>
        </w:tc>
        <w:tc>
          <w:tcPr>
            <w:tcW w:w="916" w:type="dxa"/>
          </w:tcPr>
          <w:p w:rsidR="000E0D5A" w:rsidRPr="00637F92" w:rsidRDefault="00933992" w:rsidP="00933992"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0E0D5A" w:rsidRPr="00637F92" w:rsidRDefault="00204CE2" w:rsidP="00933992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0E0D5A" w:rsidRPr="00637F92" w:rsidRDefault="000E0D5A" w:rsidP="00933992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0E0D5A" w:rsidRPr="00637F92" w:rsidRDefault="000E0D5A" w:rsidP="00933992"/>
        </w:tc>
        <w:tc>
          <w:tcPr>
            <w:tcW w:w="2629" w:type="dxa"/>
          </w:tcPr>
          <w:p w:rsidR="00343E2D" w:rsidRDefault="00204CE2">
            <w:r>
              <w:rPr>
                <w:rFonts w:hint="eastAsia"/>
              </w:rPr>
              <w:t>选项包括系统中所有的</w:t>
            </w:r>
            <w:r>
              <w:rPr>
                <w:rFonts w:hint="eastAsia"/>
              </w:rPr>
              <w:t>Family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Family</w:t>
            </w:r>
            <w:r>
              <w:rPr>
                <w:rFonts w:hint="eastAsia"/>
              </w:rPr>
              <w:t>按字符序排列</w:t>
            </w:r>
          </w:p>
        </w:tc>
      </w:tr>
      <w:tr w:rsidR="000E0D5A" w:rsidRPr="00637F92" w:rsidTr="00933992">
        <w:tc>
          <w:tcPr>
            <w:tcW w:w="445" w:type="dxa"/>
          </w:tcPr>
          <w:p w:rsidR="000E0D5A" w:rsidRPr="00637F92" w:rsidRDefault="000E0D5A" w:rsidP="00933992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204CE2" w:rsidRPr="00637F92" w:rsidRDefault="00204CE2" w:rsidP="00933992">
            <w:r>
              <w:rPr>
                <w:rFonts w:hint="eastAsia"/>
              </w:rPr>
              <w:t>PartType</w:t>
            </w:r>
          </w:p>
        </w:tc>
        <w:tc>
          <w:tcPr>
            <w:tcW w:w="916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343E2D" w:rsidRDefault="000E0D5A">
            <w:r>
              <w:rPr>
                <w:rFonts w:ascii="SimSun" w:hAnsi="SimSun" w:hint="eastAsia"/>
              </w:rPr>
              <w:t>长度不超过</w:t>
            </w:r>
            <w:r w:rsidR="00204CE2"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E0D5A" w:rsidRPr="00637F92" w:rsidRDefault="00204CE2" w:rsidP="00933992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0E0D5A" w:rsidRPr="00637F92" w:rsidRDefault="000E0D5A" w:rsidP="0093399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E0D5A" w:rsidRPr="00637F92" w:rsidRDefault="00346701" w:rsidP="00933992">
            <w:r>
              <w:rPr>
                <w:rFonts w:hint="eastAsia"/>
              </w:rPr>
              <w:t>小写字母需转成大写</w:t>
            </w:r>
          </w:p>
        </w:tc>
      </w:tr>
      <w:tr w:rsidR="00204CE2" w:rsidRPr="00637F92" w:rsidTr="00787FF6">
        <w:tc>
          <w:tcPr>
            <w:tcW w:w="445" w:type="dxa"/>
          </w:tcPr>
          <w:p w:rsidR="00204CE2" w:rsidRPr="00637F92" w:rsidRDefault="00204CE2" w:rsidP="00787FF6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204CE2" w:rsidRPr="00637F92" w:rsidRDefault="00204CE2" w:rsidP="00787FF6">
            <w:r>
              <w:rPr>
                <w:rFonts w:hint="eastAsia"/>
              </w:rPr>
              <w:t>PdLine</w:t>
            </w:r>
          </w:p>
        </w:tc>
        <w:tc>
          <w:tcPr>
            <w:tcW w:w="916" w:type="dxa"/>
          </w:tcPr>
          <w:p w:rsidR="00204CE2" w:rsidRPr="00637F92" w:rsidRDefault="00204CE2" w:rsidP="00787FF6"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204CE2" w:rsidRPr="00637F92" w:rsidRDefault="00204CE2" w:rsidP="00787FF6"/>
        </w:tc>
        <w:tc>
          <w:tcPr>
            <w:tcW w:w="1432" w:type="dxa"/>
          </w:tcPr>
          <w:p w:rsidR="00204CE2" w:rsidRPr="00637F92" w:rsidRDefault="00204CE2" w:rsidP="00787FF6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204CE2" w:rsidRPr="00637F92" w:rsidRDefault="00204CE2" w:rsidP="00787FF6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204CE2" w:rsidRPr="00637F92" w:rsidRDefault="00204CE2" w:rsidP="00787FF6"/>
        </w:tc>
        <w:tc>
          <w:tcPr>
            <w:tcW w:w="2629" w:type="dxa"/>
          </w:tcPr>
          <w:p w:rsidR="001966E2" w:rsidRDefault="00204CE2">
            <w:r>
              <w:rPr>
                <w:rFonts w:hint="eastAsia"/>
              </w:rPr>
              <w:t>选项包括</w:t>
            </w:r>
            <w:r w:rsidR="00F73009" w:rsidRPr="00F73009">
              <w:rPr>
                <w:color w:val="FF0000"/>
              </w:rPr>
              <w:t>Stage=</w:t>
            </w:r>
            <w:r w:rsidR="00F73009" w:rsidRPr="00F73009">
              <w:rPr>
                <w:rFonts w:hint="eastAsia"/>
                <w:color w:val="FF0000"/>
              </w:rPr>
              <w:t>‘</w:t>
            </w:r>
            <w:r w:rsidR="00F73009" w:rsidRPr="00F73009">
              <w:rPr>
                <w:color w:val="FF0000"/>
              </w:rPr>
              <w:t>FA</w:t>
            </w:r>
            <w:r w:rsidR="00F73009" w:rsidRPr="00F73009">
              <w:rPr>
                <w:rFonts w:hint="eastAsia"/>
                <w:color w:val="FF0000"/>
              </w:rPr>
              <w:t>’的所有</w:t>
            </w:r>
            <w:r w:rsidR="00F73009" w:rsidRPr="00F73009">
              <w:rPr>
                <w:color w:val="FF0000"/>
              </w:rPr>
              <w:t>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</w:t>
            </w:r>
            <w:r w:rsidR="00F93039">
              <w:rPr>
                <w:rFonts w:hint="eastAsia"/>
              </w:rPr>
              <w:t>，按</w:t>
            </w:r>
            <w:r w:rsidR="009F5390" w:rsidRPr="009F5390">
              <w:rPr>
                <w:rFonts w:hint="eastAsia"/>
                <w:color w:val="E36C0A" w:themeColor="accent6" w:themeShade="BF"/>
              </w:rPr>
              <w:t>升序</w:t>
            </w:r>
            <w:r w:rsidR="00F93039">
              <w:rPr>
                <w:rFonts w:hint="eastAsia"/>
              </w:rPr>
              <w:t>排列</w:t>
            </w:r>
          </w:p>
        </w:tc>
      </w:tr>
      <w:tr w:rsidR="000E0D5A" w:rsidRPr="00637F92" w:rsidTr="00933992">
        <w:tc>
          <w:tcPr>
            <w:tcW w:w="445" w:type="dxa"/>
          </w:tcPr>
          <w:p w:rsidR="000E0D5A" w:rsidRPr="00637F92" w:rsidRDefault="00204CE2" w:rsidP="00933992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0E0D5A" w:rsidRPr="00637F92" w:rsidRDefault="00204CE2" w:rsidP="00933992">
            <w:r>
              <w:rPr>
                <w:rFonts w:hint="eastAsia"/>
              </w:rPr>
              <w:t>Location</w:t>
            </w:r>
          </w:p>
        </w:tc>
        <w:tc>
          <w:tcPr>
            <w:tcW w:w="916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0E0D5A" w:rsidRPr="00637F92" w:rsidRDefault="000E0D5A" w:rsidP="00933992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255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E0D5A" w:rsidRPr="00637F92" w:rsidRDefault="00204CE2" w:rsidP="00933992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0E0D5A" w:rsidRPr="00637F92" w:rsidRDefault="000E0D5A" w:rsidP="0093399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E0D5A" w:rsidRPr="00647F18" w:rsidRDefault="00647F18" w:rsidP="00647F18">
            <w:pPr>
              <w:rPr>
                <w:color w:val="FF0000"/>
              </w:rPr>
            </w:pPr>
            <w:r w:rsidRPr="00647F18">
              <w:rPr>
                <w:rFonts w:hint="eastAsia"/>
                <w:color w:val="FF0000"/>
              </w:rPr>
              <w:t>以</w:t>
            </w:r>
            <w:r w:rsidR="005144D7">
              <w:rPr>
                <w:rFonts w:hint="eastAsia"/>
                <w:color w:val="FF0000"/>
              </w:rPr>
              <w:t>‘</w:t>
            </w:r>
            <w:r w:rsidR="005144D7">
              <w:rPr>
                <w:color w:val="FF0000"/>
              </w:rPr>
              <w:t>,</w:t>
            </w:r>
            <w:r w:rsidR="005144D7">
              <w:rPr>
                <w:rFonts w:hint="eastAsia"/>
                <w:color w:val="FF0000"/>
              </w:rPr>
              <w:t>’分隔的若干字串</w:t>
            </w:r>
            <w:r w:rsidR="00DE4E70" w:rsidRPr="00DE4E70">
              <w:rPr>
                <w:rFonts w:hint="eastAsia"/>
                <w:color w:val="FF0000"/>
              </w:rPr>
              <w:t>，每个子串是</w:t>
            </w:r>
            <w:r w:rsidR="005144D7">
              <w:rPr>
                <w:rFonts w:hint="eastAsia"/>
                <w:color w:val="FF0000"/>
              </w:rPr>
              <w:t>以‘</w:t>
            </w:r>
            <w:r w:rsidR="005144D7">
              <w:rPr>
                <w:color w:val="FF0000"/>
              </w:rPr>
              <w:t>~</w:t>
            </w:r>
            <w:r w:rsidR="005144D7">
              <w:rPr>
                <w:rFonts w:hint="eastAsia"/>
                <w:color w:val="FF0000"/>
              </w:rPr>
              <w:t>’分隔的两个数字字串</w:t>
            </w:r>
          </w:p>
        </w:tc>
      </w:tr>
      <w:tr w:rsidR="000E0D5A" w:rsidRPr="00637F92" w:rsidTr="00933992">
        <w:tc>
          <w:tcPr>
            <w:tcW w:w="445" w:type="dxa"/>
          </w:tcPr>
          <w:p w:rsidR="000E0D5A" w:rsidRPr="00637F92" w:rsidRDefault="00204CE2" w:rsidP="00933992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0E0D5A" w:rsidRPr="00637F92" w:rsidRDefault="000E0D5A" w:rsidP="00933992">
            <w:r>
              <w:t>Add</w:t>
            </w:r>
          </w:p>
        </w:tc>
        <w:tc>
          <w:tcPr>
            <w:tcW w:w="916" w:type="dxa"/>
          </w:tcPr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0E0D5A" w:rsidRPr="00637F92" w:rsidRDefault="000E0D5A" w:rsidP="00933992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0E0D5A" w:rsidRPr="00637F92" w:rsidRDefault="000E0D5A" w:rsidP="00933992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0E0D5A" w:rsidRPr="00637F92" w:rsidRDefault="000E0D5A" w:rsidP="00933992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204CE2">
              <w:rPr>
                <w:rFonts w:ascii="SimSun" w:hAnsi="SimSun" w:hint="eastAsia"/>
              </w:rPr>
              <w:t>任意必填项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EB189E">
              <w:rPr>
                <w:rFonts w:ascii="SimSun" w:hAnsi="SimSun" w:hint="eastAsia"/>
              </w:rPr>
              <w:t>所输入</w:t>
            </w:r>
            <w:r w:rsidR="00204CE2">
              <w:rPr>
                <w:rFonts w:ascii="SimSun" w:hAnsi="SimSun" w:hint="eastAsia"/>
              </w:rPr>
              <w:t>Family</w:t>
            </w:r>
            <w:r w:rsidR="00204CE2">
              <w:rPr>
                <w:rFonts w:ascii="SimSun" w:hAnsi="SimSun" w:hint="eastAsia"/>
              </w:rPr>
              <w:t>、</w:t>
            </w:r>
            <w:r w:rsidR="00EB189E">
              <w:rPr>
                <w:rFonts w:ascii="SimSun" w:hAnsi="SimSun" w:hint="eastAsia"/>
              </w:rPr>
              <w:lastRenderedPageBreak/>
              <w:t>PartType</w:t>
            </w:r>
            <w:r w:rsidR="00EB189E">
              <w:rPr>
                <w:rFonts w:ascii="SimSun" w:hAnsi="SimSun" w:hint="eastAsia"/>
              </w:rPr>
              <w:t>和</w:t>
            </w:r>
            <w:r w:rsidR="00EB189E">
              <w:rPr>
                <w:rFonts w:ascii="SimSun" w:hAnsi="SimSun" w:hint="eastAsia"/>
              </w:rPr>
              <w:t>PdLine</w:t>
            </w:r>
            <w:r>
              <w:rPr>
                <w:rFonts w:ascii="SimSun" w:hAnsi="SimSun" w:hint="eastAsia"/>
              </w:rPr>
              <w:t>已经出现在</w:t>
            </w:r>
            <w:r w:rsidR="00355D2C">
              <w:rPr>
                <w:rFonts w:hint="eastAsia"/>
              </w:rPr>
              <w:t>FA Float</w:t>
            </w:r>
            <w:r w:rsidR="00355D2C">
              <w:rPr>
                <w:rFonts w:ascii="SimSun" w:hAnsi="SimSun" w:hint="eastAsia"/>
              </w:rPr>
              <w:t xml:space="preserve"> </w:t>
            </w:r>
            <w:r w:rsidR="00EB189E">
              <w:rPr>
                <w:rFonts w:ascii="SimSun" w:hAnsi="SimSun" w:hint="eastAsia"/>
              </w:rPr>
              <w:t>Location</w:t>
            </w:r>
            <w:r>
              <w:rPr>
                <w:rFonts w:ascii="SimSun" w:hAnsi="SimSun" w:hint="eastAsia"/>
              </w:rPr>
              <w:t>数据表中，则警示用户，放弃后续操作。</w:t>
            </w:r>
          </w:p>
          <w:p w:rsidR="000E0D5A" w:rsidRPr="00633C7C" w:rsidRDefault="000E0D5A" w:rsidP="00933992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、创建此新</w:t>
            </w:r>
            <w:r>
              <w:rPr>
                <w:rFonts w:ascii="SimSun" w:hAnsi="SimSun" w:hint="eastAsia"/>
              </w:rPr>
              <w:t>Kit</w:t>
            </w:r>
            <w:r w:rsidR="00EB189E">
              <w:rPr>
                <w:rFonts w:ascii="SimSun" w:hAnsi="SimSun" w:hint="eastAsia"/>
              </w:rPr>
              <w:t>Loc</w:t>
            </w:r>
            <w:r>
              <w:rPr>
                <w:rFonts w:ascii="SimSun" w:hAnsi="SimSun" w:hint="eastAsia"/>
              </w:rPr>
              <w:t>记录，记录创建人和日期。</w:t>
            </w:r>
          </w:p>
          <w:p w:rsidR="000E0D5A" w:rsidRPr="00637F92" w:rsidRDefault="000E0D5A" w:rsidP="00933992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355D2C">
              <w:rPr>
                <w:rFonts w:hint="eastAsia"/>
              </w:rPr>
              <w:t>FA Float</w:t>
            </w:r>
            <w:r>
              <w:rPr>
                <w:rFonts w:ascii="SimSun" w:hAnsi="SimSun" w:hint="eastAsia"/>
              </w:rPr>
              <w:t xml:space="preserve"> </w:t>
            </w:r>
            <w:r w:rsidR="00EB189E"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E0D5A" w:rsidRPr="00637F92" w:rsidRDefault="000E0D5A" w:rsidP="00933992"/>
        </w:tc>
      </w:tr>
      <w:tr w:rsidR="000E0D5A" w:rsidRPr="00637F92" w:rsidTr="00933992">
        <w:tc>
          <w:tcPr>
            <w:tcW w:w="445" w:type="dxa"/>
          </w:tcPr>
          <w:p w:rsidR="000E0D5A" w:rsidRPr="00637F92" w:rsidRDefault="00EB189E" w:rsidP="00933992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310" w:type="dxa"/>
          </w:tcPr>
          <w:p w:rsidR="000E0D5A" w:rsidRPr="00637F92" w:rsidRDefault="000E0D5A" w:rsidP="00933992">
            <w:r>
              <w:t>Save</w:t>
            </w:r>
          </w:p>
        </w:tc>
        <w:tc>
          <w:tcPr>
            <w:tcW w:w="916" w:type="dxa"/>
          </w:tcPr>
          <w:p w:rsidR="000E0D5A" w:rsidRPr="00637F92" w:rsidRDefault="000E0D5A" w:rsidP="00933992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E0D5A" w:rsidRPr="00637F92" w:rsidRDefault="000E0D5A" w:rsidP="00933992"/>
        </w:tc>
        <w:tc>
          <w:tcPr>
            <w:tcW w:w="1432" w:type="dxa"/>
          </w:tcPr>
          <w:p w:rsidR="000E0D5A" w:rsidRDefault="000E0D5A" w:rsidP="0093399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933992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E0D5A" w:rsidRPr="00637F92" w:rsidRDefault="000E0D5A" w:rsidP="00933992"/>
        </w:tc>
        <w:tc>
          <w:tcPr>
            <w:tcW w:w="2728" w:type="dxa"/>
          </w:tcPr>
          <w:p w:rsidR="000E0D5A" w:rsidRPr="00637F92" w:rsidRDefault="000E0D5A" w:rsidP="00933992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EB189E">
              <w:rPr>
                <w:rFonts w:ascii="SimSun" w:hAnsi="SimSun" w:hint="eastAsia"/>
              </w:rPr>
              <w:t>任意必填项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EB189E">
              <w:rPr>
                <w:rFonts w:ascii="SimSun" w:hAnsi="SimSun" w:hint="eastAsia"/>
              </w:rPr>
              <w:t>所输入</w:t>
            </w:r>
            <w:r w:rsidR="00EB189E">
              <w:rPr>
                <w:rFonts w:ascii="SimSun" w:hAnsi="SimSun" w:hint="eastAsia"/>
              </w:rPr>
              <w:t>Family</w:t>
            </w:r>
            <w:r w:rsidR="00EB189E">
              <w:rPr>
                <w:rFonts w:ascii="SimSun" w:hAnsi="SimSun" w:hint="eastAsia"/>
              </w:rPr>
              <w:t>、</w:t>
            </w:r>
            <w:r w:rsidR="00EB189E">
              <w:rPr>
                <w:rFonts w:ascii="SimSun" w:hAnsi="SimSun" w:hint="eastAsia"/>
              </w:rPr>
              <w:t>PartType</w:t>
            </w:r>
            <w:r w:rsidR="00EB189E">
              <w:rPr>
                <w:rFonts w:ascii="SimSun" w:hAnsi="SimSun" w:hint="eastAsia"/>
              </w:rPr>
              <w:t>和</w:t>
            </w:r>
            <w:r w:rsidR="00EB189E">
              <w:rPr>
                <w:rFonts w:ascii="SimSun" w:hAnsi="SimSun" w:hint="eastAsia"/>
              </w:rPr>
              <w:t>PdLine</w:t>
            </w:r>
            <w:r>
              <w:rPr>
                <w:rFonts w:ascii="SimSun" w:hAnsi="SimSun" w:hint="eastAsia"/>
              </w:rPr>
              <w:t>已经出现在</w:t>
            </w:r>
            <w:r>
              <w:rPr>
                <w:rFonts w:ascii="SimSun" w:hAnsi="SimSun" w:hint="eastAsia"/>
              </w:rPr>
              <w:t>Kit</w:t>
            </w:r>
            <w:r w:rsidR="00EB189E">
              <w:rPr>
                <w:rFonts w:ascii="SimSun" w:hAnsi="SimSun" w:hint="eastAsia"/>
              </w:rPr>
              <w:t>Loc</w:t>
            </w:r>
            <w:r>
              <w:rPr>
                <w:rFonts w:ascii="SimSun" w:hAnsi="SimSun" w:hint="eastAsia"/>
              </w:rPr>
              <w:t>数据表的其他记录中，则警示用户，放弃后续操作。</w:t>
            </w:r>
          </w:p>
          <w:p w:rsidR="000E0D5A" w:rsidRPr="00637F92" w:rsidRDefault="000E0D5A" w:rsidP="00933992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、保存新数据到</w:t>
            </w:r>
            <w:r w:rsidR="00355D2C">
              <w:rPr>
                <w:rFonts w:hint="eastAsia"/>
              </w:rPr>
              <w:t>FA Float</w:t>
            </w:r>
            <w:r>
              <w:rPr>
                <w:rFonts w:ascii="SimSun" w:hAnsi="SimSun" w:hint="eastAsia"/>
              </w:rPr>
              <w:t xml:space="preserve"> </w:t>
            </w:r>
            <w:r w:rsidR="00EB189E"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当前被选行中，记录修改人和日期。</w:t>
            </w:r>
          </w:p>
          <w:p w:rsidR="000E0D5A" w:rsidRPr="00637F92" w:rsidRDefault="000E0D5A" w:rsidP="00933992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355D2C">
              <w:rPr>
                <w:rFonts w:hint="eastAsia"/>
              </w:rPr>
              <w:t>FA Float</w:t>
            </w:r>
            <w:r>
              <w:rPr>
                <w:rFonts w:ascii="SimSun" w:hAnsi="SimSun" w:hint="eastAsia"/>
              </w:rPr>
              <w:t xml:space="preserve"> </w:t>
            </w:r>
            <w:r w:rsidR="00EB189E"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E0D5A" w:rsidRPr="00637F92" w:rsidRDefault="000E0D5A" w:rsidP="00933992"/>
        </w:tc>
      </w:tr>
    </w:tbl>
    <w:p w:rsidR="000E0D5A" w:rsidRPr="006C0375" w:rsidRDefault="000E0D5A" w:rsidP="000E0D5A"/>
    <w:p w:rsidR="00221F6C" w:rsidRDefault="001640F8" w:rsidP="00221F6C">
      <w:pPr>
        <w:pStyle w:val="3"/>
      </w:pPr>
      <w:bookmarkStart w:id="1122" w:name="_Toc353207248"/>
      <w:r>
        <w:rPr>
          <w:rFonts w:hint="eastAsia"/>
        </w:rPr>
        <w:lastRenderedPageBreak/>
        <w:t>PAK Float</w:t>
      </w:r>
      <w:r w:rsidR="00EA3BCD">
        <w:rPr>
          <w:rFonts w:hint="eastAsia"/>
        </w:rPr>
        <w:t xml:space="preserve"> Location</w:t>
      </w:r>
      <w:r w:rsidR="00EA3BCD">
        <w:rPr>
          <w:rFonts w:hint="eastAsia"/>
        </w:rPr>
        <w:t>维护界面</w:t>
      </w:r>
      <w:bookmarkEnd w:id="1122"/>
    </w:p>
    <w:p w:rsidR="00EA3BCD" w:rsidRPr="0016237D" w:rsidRDefault="00EA3BCD" w:rsidP="00221F6C">
      <w:pPr>
        <w:pStyle w:val="4"/>
      </w:pPr>
      <w:r>
        <w:rPr>
          <w:rFonts w:hint="eastAsia"/>
        </w:rPr>
        <w:t>示意圖</w:t>
      </w:r>
    </w:p>
    <w:p w:rsidR="00EA3BCD" w:rsidRDefault="00220C93" w:rsidP="00EA3BCD">
      <w:pPr>
        <w:jc w:val="center"/>
      </w:pPr>
      <w:r>
        <w:rPr>
          <w:noProof/>
        </w:rPr>
        <w:pict>
          <v:oval id="_x0000_s1990" style="position:absolute;left:0;text-align:left;margin-left:452.3pt;margin-top:299.2pt;width:19.45pt;height:17.25pt;z-index:251664384" fillcolor="yellow" strokecolor="red" strokeweight="1pt">
            <v:textbox style="mso-next-textbox:#_x0000_s1990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9" style="position:absolute;left:0;text-align:left;margin-left:452.3pt;margin-top:281.95pt;width:19.45pt;height:17.25pt;z-index:251663360" fillcolor="yellow" strokecolor="red" strokeweight="1pt">
            <v:textbox style="mso-next-textbox:#_x0000_s1989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7" style="position:absolute;left:0;text-align:left;margin-left:328.6pt;margin-top:299.2pt;width:19.45pt;height:17.25pt;z-index:251661312" fillcolor="yellow" strokecolor="red" strokeweight="1pt">
            <v:textbox style="mso-next-textbox:#_x0000_s1987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4" style="position:absolute;left:0;text-align:left;margin-left:171.1pt;margin-top:299.2pt;width:19.45pt;height:17.25pt;z-index:251658240" fillcolor="yellow" strokecolor="red" strokeweight="1pt">
            <v:textbox style="mso-next-textbox:#_x0000_s1984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5" style="position:absolute;left:0;text-align:left;margin-left:348.05pt;margin-top:281.95pt;width:19.45pt;height:17.25pt;z-index:251659264" fillcolor="yellow" strokecolor="red" strokeweight="1pt">
            <v:textbox style="mso-next-textbox:#_x0000_s1985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3" style="position:absolute;left:0;text-align:left;margin-left:133.55pt;margin-top:276.45pt;width:19.45pt;height:17.25pt;z-index:251657216" fillcolor="yellow" strokecolor="red" strokeweight="1pt">
            <v:textbox style="mso-next-textbox:#_x0000_s1983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1" style="position:absolute;left:0;text-align:left;margin-left:458.3pt;margin-top:58.45pt;width:19.45pt;height:17.25pt;z-index:251665408" fillcolor="yellow" strokecolor="red" strokeweight="1pt">
            <v:textbox style="mso-next-textbox:#_x0000_s1991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8" style="position:absolute;left:0;text-align:left;margin-left:190.55pt;margin-top:58.45pt;width:19.45pt;height:17.25pt;z-index:251662336" fillcolor="yellow" strokecolor="red" strokeweight="1pt">
            <v:textbox style="mso-next-textbox:#_x0000_s1988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986" style="position:absolute;left:0;text-align:left;margin-left:123.05pt;margin-top:32.95pt;width:19.45pt;height:17.25pt;z-index:251660288" fillcolor="yellow" strokecolor="red" strokeweight="1pt">
            <v:textbox style="mso-next-textbox:#_x0000_s1986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15" name="图片 14" descr="PakFloatL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kFloatLoc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>
          <v:oval id="_x0000_s1982" style="position:absolute;left:0;text-align:left;margin-left:148.6pt;margin-top:188.9pt;width:19.45pt;height:17.25pt;z-index:251656192;mso-position-horizontal-relative:text;mso-position-vertical-relative:text" fillcolor="yellow" strokecolor="red" strokeweight="1pt">
            <v:textbox style="mso-next-textbox:#_x0000_s1982;mso-fit-shape-to-text:t" inset="0,0,0,0">
              <w:txbxContent>
                <w:p w:rsidR="00220C93" w:rsidRPr="008721B4" w:rsidRDefault="00220C93" w:rsidP="00EA3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EA3BCD" w:rsidRPr="00D26A4B">
        <w:t xml:space="preserve"> </w:t>
      </w:r>
    </w:p>
    <w:p w:rsidR="00EA3BCD" w:rsidRDefault="00EA3BCD" w:rsidP="00EA3BCD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A1650B">
        <w:rPr>
          <w:rFonts w:hint="eastAsia"/>
        </w:rPr>
        <w:t>5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EA3BCD" w:rsidRDefault="00EA3BCD" w:rsidP="00EA3BCD">
      <w:pPr>
        <w:jc w:val="center"/>
      </w:pPr>
    </w:p>
    <w:p w:rsidR="00EA3BCD" w:rsidRDefault="00EA3BCD" w:rsidP="00221F6C">
      <w:pPr>
        <w:pStyle w:val="4"/>
      </w:pPr>
      <w:r>
        <w:rPr>
          <w:rFonts w:hint="eastAsia"/>
        </w:rPr>
        <w:t>界面說明</w:t>
      </w:r>
    </w:p>
    <w:p w:rsidR="00EA3BCD" w:rsidRDefault="00EA3BCD" w:rsidP="00EA3BCD">
      <w:r>
        <w:t xml:space="preserve">● </w:t>
      </w:r>
      <w:r>
        <w:rPr>
          <w:rFonts w:hint="eastAsia"/>
        </w:rPr>
        <w:t>界面名稱：</w:t>
      </w:r>
      <w:r w:rsidR="001640F8">
        <w:rPr>
          <w:rFonts w:hint="eastAsia"/>
        </w:rPr>
        <w:t>PAK Float</w:t>
      </w:r>
      <w:r>
        <w:rPr>
          <w:rFonts w:hint="eastAsia"/>
        </w:rPr>
        <w:t xml:space="preserve"> Location</w:t>
      </w:r>
      <w:r>
        <w:rPr>
          <w:rFonts w:hint="eastAsia"/>
        </w:rPr>
        <w:t>维护界面。</w:t>
      </w:r>
    </w:p>
    <w:p w:rsidR="00EA3BCD" w:rsidRDefault="00EA3BCD" w:rsidP="00EA3BCD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 w:rsidR="001640F8">
        <w:rPr>
          <w:rFonts w:hint="eastAsia"/>
        </w:rPr>
        <w:t>PAK</w:t>
      </w:r>
      <w:r>
        <w:rPr>
          <w:rFonts w:hint="eastAsia"/>
        </w:rPr>
        <w:t>浮动库位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EA3BCD" w:rsidRDefault="00EA3BCD" w:rsidP="00EA3BCD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EA3BCD" w:rsidRDefault="00EA3BCD" w:rsidP="00EA3BCD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1640F8">
        <w:rPr>
          <w:rFonts w:hint="eastAsia"/>
        </w:rPr>
        <w:t>PAK Float</w:t>
      </w:r>
      <w:r>
        <w:rPr>
          <w:rFonts w:hint="eastAsia"/>
        </w:rPr>
        <w:t xml:space="preserve"> Location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EA3BCD" w:rsidRDefault="00EA3BCD" w:rsidP="00EA3BCD">
      <w:r>
        <w:t xml:space="preserve">● </w:t>
      </w:r>
      <w:r>
        <w:rPr>
          <w:rFonts w:hint="eastAsia"/>
        </w:rPr>
        <w:t>用例：</w:t>
      </w:r>
    </w:p>
    <w:p w:rsidR="00EA3BCD" w:rsidRPr="009F3C7F" w:rsidRDefault="00EA3BCD" w:rsidP="00EA3BCD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1640F8">
        <w:rPr>
          <w:rFonts w:hint="eastAsia"/>
        </w:rPr>
        <w:t>PAK</w:t>
      </w:r>
      <w:r>
        <w:rPr>
          <w:rFonts w:hint="eastAsia"/>
        </w:rPr>
        <w:t>浮动库位资料的人</w:t>
      </w:r>
      <w:r w:rsidRPr="004A7340">
        <w:rPr>
          <w:rFonts w:eastAsia="新細明體" w:hint="eastAsia"/>
        </w:rPr>
        <w:t>有權限進來</w:t>
      </w:r>
    </w:p>
    <w:p w:rsidR="00EA3BCD" w:rsidRPr="009F3C7F" w:rsidRDefault="00EA3BCD" w:rsidP="00EA3BCD">
      <w:r>
        <w:t>●</w:t>
      </w:r>
      <w:r>
        <w:rPr>
          <w:rFonts w:hint="eastAsia"/>
        </w:rPr>
        <w:t>对应数据表：</w:t>
      </w:r>
      <w:r w:rsidR="00F901BC">
        <w:rPr>
          <w:rFonts w:hint="eastAsia"/>
        </w:rPr>
        <w:t>PA</w:t>
      </w:r>
      <w:r>
        <w:rPr>
          <w:rFonts w:hint="eastAsia"/>
        </w:rPr>
        <w:t>KitLoc</w:t>
      </w:r>
      <w:r>
        <w:rPr>
          <w:rFonts w:hint="eastAsia"/>
        </w:rPr>
        <w:t>，含</w:t>
      </w:r>
      <w:r>
        <w:rPr>
          <w:rFonts w:hint="eastAsia"/>
        </w:rPr>
        <w:t>PdLine</w:t>
      </w:r>
      <w:r>
        <w:rPr>
          <w:rFonts w:hint="eastAsia"/>
        </w:rPr>
        <w:t>（</w:t>
      </w:r>
      <w:r w:rsidR="009F5390" w:rsidRPr="009F5390">
        <w:rPr>
          <w:color w:val="E36C0A" w:themeColor="accent6" w:themeShade="BF"/>
        </w:rPr>
        <w:t>char4</w:t>
      </w:r>
      <w:r>
        <w:rPr>
          <w:rFonts w:hint="eastAsia"/>
        </w:rPr>
        <w:t>）、</w:t>
      </w:r>
      <w:r w:rsidR="00F901BC">
        <w:rPr>
          <w:rFonts w:hint="eastAsia"/>
        </w:rPr>
        <w:t>PartNo(nvarchar20)</w:t>
      </w:r>
      <w:r w:rsidR="00F901BC">
        <w:rPr>
          <w:rFonts w:hint="eastAsia"/>
        </w:rPr>
        <w:t>、</w:t>
      </w:r>
      <w:r w:rsidR="00F901BC">
        <w:rPr>
          <w:rFonts w:hint="eastAsia"/>
        </w:rPr>
        <w:t>Descr</w:t>
      </w:r>
      <w:r w:rsidR="00F901BC">
        <w:rPr>
          <w:rFonts w:hint="eastAsia"/>
        </w:rPr>
        <w:t>（</w:t>
      </w:r>
      <w:r w:rsidR="00F901BC">
        <w:rPr>
          <w:rFonts w:hint="eastAsia"/>
        </w:rPr>
        <w:t>nvarchar20</w:t>
      </w:r>
      <w:r w:rsidR="00F901BC">
        <w:rPr>
          <w:rFonts w:hint="eastAsia"/>
        </w:rPr>
        <w:t>）、</w:t>
      </w:r>
      <w:r w:rsidR="00F901BC">
        <w:rPr>
          <w:rFonts w:hint="eastAsia"/>
        </w:rPr>
        <w:t>Station</w:t>
      </w:r>
      <w:r w:rsidR="00F901BC">
        <w:rPr>
          <w:rFonts w:hint="eastAsia"/>
        </w:rPr>
        <w:t>（</w:t>
      </w:r>
      <w:r w:rsidR="00F901BC">
        <w:rPr>
          <w:rFonts w:hint="eastAsia"/>
        </w:rPr>
        <w:t>nvarchar30</w:t>
      </w:r>
      <w:r w:rsidR="00F901BC">
        <w:rPr>
          <w:rFonts w:hint="eastAsia"/>
        </w:rPr>
        <w:t>）、</w:t>
      </w:r>
      <w:r>
        <w:rPr>
          <w:rFonts w:hint="eastAsia"/>
        </w:rPr>
        <w:t>Location</w:t>
      </w:r>
      <w:r>
        <w:rPr>
          <w:rFonts w:hint="eastAsia"/>
        </w:rPr>
        <w:t>（</w:t>
      </w:r>
      <w:r>
        <w:rPr>
          <w:rFonts w:hint="eastAsia"/>
        </w:rPr>
        <w:t>varchar</w:t>
      </w:r>
      <w:r w:rsidR="00F901BC">
        <w:rPr>
          <w:rFonts w:hint="eastAsia"/>
        </w:rPr>
        <w:t>30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EA3BCD" w:rsidRPr="009F3C7F" w:rsidRDefault="00EA3BCD" w:rsidP="00EA3BCD"/>
    <w:p w:rsidR="00EA3BCD" w:rsidRPr="00440060" w:rsidRDefault="00EA3BCD" w:rsidP="00EA3BCD">
      <w:pPr>
        <w:pStyle w:val="ae"/>
        <w:jc w:val="center"/>
      </w:pPr>
    </w:p>
    <w:p w:rsidR="00EA3BCD" w:rsidRDefault="00EA3BCD" w:rsidP="00221F6C">
      <w:pPr>
        <w:pStyle w:val="4"/>
      </w:pPr>
      <w:r>
        <w:rPr>
          <w:rFonts w:hint="eastAsia"/>
        </w:rPr>
        <w:t>控件說明</w:t>
      </w:r>
    </w:p>
    <w:p w:rsidR="00EA3BCD" w:rsidRPr="007E3AE8" w:rsidRDefault="00EA3BCD" w:rsidP="00EA3BCD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A1650B">
        <w:rPr>
          <w:rFonts w:hint="eastAsia"/>
        </w:rPr>
        <w:t>5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EA3BCD" w:rsidTr="00EA3BCD">
        <w:trPr>
          <w:tblHeader/>
        </w:trPr>
        <w:tc>
          <w:tcPr>
            <w:tcW w:w="445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EA3BCD" w:rsidRPr="008A632C" w:rsidRDefault="00464E23" w:rsidP="00EA3BCD">
            <w:pPr>
              <w:jc w:val="center"/>
              <w:rPr>
                <w:b/>
              </w:rPr>
            </w:pPr>
            <w:r w:rsidRPr="00464E23">
              <w:rPr>
                <w:rFonts w:hint="eastAsia"/>
                <w:b/>
                <w:spacing w:val="39"/>
              </w:rPr>
              <w:t>格</w:t>
            </w:r>
            <w:r w:rsidRPr="00464E23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EA3BCD" w:rsidRPr="008A632C" w:rsidRDefault="00EA3BCD" w:rsidP="00EA3BCD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EA3BCD" w:rsidRPr="00637F92" w:rsidTr="00EA3BCD">
        <w:trPr>
          <w:trHeight w:val="93"/>
        </w:trPr>
        <w:tc>
          <w:tcPr>
            <w:tcW w:w="445" w:type="dxa"/>
          </w:tcPr>
          <w:p w:rsidR="00EA3BCD" w:rsidRPr="00637F92" w:rsidRDefault="00EA3BCD" w:rsidP="00EA3BCD">
            <w:r w:rsidRPr="009B53B4">
              <w:t>1</w:t>
            </w:r>
          </w:p>
        </w:tc>
        <w:tc>
          <w:tcPr>
            <w:tcW w:w="1310" w:type="dxa"/>
          </w:tcPr>
          <w:p w:rsidR="00EA3BCD" w:rsidRPr="00637F92" w:rsidRDefault="00EA3BCD" w:rsidP="00EA3BCD">
            <w:r>
              <w:rPr>
                <w:rFonts w:hint="eastAsia"/>
              </w:rPr>
              <w:t>Qry</w:t>
            </w:r>
            <w:r w:rsidR="00F901BC">
              <w:rPr>
                <w:rFonts w:hint="eastAsia"/>
              </w:rPr>
              <w:t>PdLine</w:t>
            </w:r>
          </w:p>
        </w:tc>
        <w:tc>
          <w:tcPr>
            <w:tcW w:w="916" w:type="dxa"/>
          </w:tcPr>
          <w:p w:rsidR="00EA3BCD" w:rsidRPr="00637F92" w:rsidRDefault="00EA3BCD" w:rsidP="00EA3BCD">
            <w:r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r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EA3BCD" w:rsidRPr="00637F92" w:rsidRDefault="00EA3BCD" w:rsidP="00EA3BCD"/>
        </w:tc>
        <w:tc>
          <w:tcPr>
            <w:tcW w:w="2728" w:type="dxa"/>
          </w:tcPr>
          <w:p w:rsidR="00670E3E" w:rsidRDefault="00EA3BCD">
            <w:r>
              <w:rPr>
                <w:rFonts w:hint="eastAsia"/>
              </w:rPr>
              <w:t>Change</w:t>
            </w:r>
            <w:r w:rsidRPr="009B53B4">
              <w:rPr>
                <w:rFonts w:hint="eastAsia"/>
              </w:rPr>
              <w:t>：</w:t>
            </w:r>
            <w:r w:rsidR="00F901BC">
              <w:rPr>
                <w:rFonts w:hint="eastAsia"/>
              </w:rPr>
              <w:t xml:space="preserve">PAK Float </w:t>
            </w:r>
            <w:r>
              <w:rPr>
                <w:rFonts w:hint="eastAsia"/>
              </w:rPr>
              <w:t>Location List</w:t>
            </w:r>
            <w:r>
              <w:rPr>
                <w:rFonts w:hint="eastAsia"/>
              </w:rPr>
              <w:t>表格中显示新选</w:t>
            </w:r>
            <w:r w:rsidR="00F901BC">
              <w:rPr>
                <w:rFonts w:hint="eastAsia"/>
              </w:rPr>
              <w:t>PdLine</w:t>
            </w:r>
            <w:r>
              <w:rPr>
                <w:rFonts w:hint="eastAsia"/>
              </w:rPr>
              <w:t>对应的所有</w:t>
            </w:r>
            <w:r w:rsidR="00F901BC">
              <w:rPr>
                <w:rFonts w:hint="eastAsia"/>
              </w:rPr>
              <w:t xml:space="preserve">PAK </w:t>
            </w:r>
            <w:r>
              <w:rPr>
                <w:rFonts w:hint="eastAsia"/>
              </w:rPr>
              <w:t>Kitting Location</w:t>
            </w:r>
            <w:r>
              <w:rPr>
                <w:rFonts w:hint="eastAsia"/>
              </w:rPr>
              <w:t>资料</w:t>
            </w:r>
            <w:r w:rsidR="00F901BC">
              <w:rPr>
                <w:rFonts w:hint="eastAsia"/>
              </w:rPr>
              <w:t>（</w:t>
            </w:r>
            <w:r w:rsidR="00F901BC">
              <w:rPr>
                <w:rFonts w:hint="eastAsia"/>
              </w:rPr>
              <w:t>PAKitLoc</w:t>
            </w:r>
            <w:r w:rsidR="00F901BC">
              <w:rPr>
                <w:rFonts w:hint="eastAsia"/>
              </w:rPr>
              <w:t>表）</w:t>
            </w:r>
            <w:r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670E3E" w:rsidRDefault="00EA3BCD">
            <w:r>
              <w:rPr>
                <w:rFonts w:hint="eastAsia"/>
              </w:rPr>
              <w:t>选项包括：</w:t>
            </w:r>
            <w:r w:rsidR="00F901BC">
              <w:rPr>
                <w:rFonts w:hint="eastAsia"/>
              </w:rPr>
              <w:t>PAK</w:t>
            </w:r>
            <w:r w:rsidR="00F901BC">
              <w:rPr>
                <w:rFonts w:hint="eastAsia"/>
              </w:rPr>
              <w:t>段所有的</w:t>
            </w:r>
            <w:r w:rsidR="00F901BC">
              <w:rPr>
                <w:rFonts w:hint="eastAsia"/>
              </w:rPr>
              <w:t>PdLine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</w:t>
            </w:r>
            <w:r>
              <w:rPr>
                <w:rFonts w:hint="eastAsia"/>
              </w:rPr>
              <w:t>，按字符序排列</w:t>
            </w:r>
          </w:p>
        </w:tc>
      </w:tr>
      <w:tr w:rsidR="00EA3BCD" w:rsidRPr="00637F92" w:rsidTr="00EA3BCD">
        <w:trPr>
          <w:trHeight w:val="93"/>
        </w:trPr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670E3E" w:rsidRDefault="00EA3BCD">
            <w:r w:rsidRPr="009B53B4">
              <w:t>Find</w:t>
            </w:r>
            <w:r w:rsidR="00F901BC">
              <w:rPr>
                <w:rFonts w:hint="eastAsia"/>
              </w:rPr>
              <w:t>Part</w:t>
            </w:r>
          </w:p>
        </w:tc>
        <w:tc>
          <w:tcPr>
            <w:tcW w:w="916" w:type="dxa"/>
          </w:tcPr>
          <w:p w:rsidR="00EA3BCD" w:rsidRPr="00637F92" w:rsidRDefault="00EA3BCD" w:rsidP="00EA3BCD">
            <w:r w:rsidRPr="009B53B4">
              <w:t>TextBox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r w:rsidRPr="009B53B4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EA3BCD" w:rsidRPr="00637F92" w:rsidRDefault="00EA3BCD" w:rsidP="00EA3BCD"/>
        </w:tc>
        <w:tc>
          <w:tcPr>
            <w:tcW w:w="2728" w:type="dxa"/>
          </w:tcPr>
          <w:p w:rsidR="00EA3BCD" w:rsidRPr="00637F92" w:rsidRDefault="00EA3BCD" w:rsidP="00EA3BCD">
            <w:r w:rsidRPr="009B53B4">
              <w:t>EnterKey</w:t>
            </w:r>
            <w:r w:rsidRPr="009B53B4">
              <w:rPr>
                <w:rFonts w:hint="eastAsia"/>
              </w:rPr>
              <w:t>：</w:t>
            </w:r>
            <w:r w:rsidRPr="009B53B4">
              <w:t>1</w:t>
            </w:r>
            <w:r w:rsidRPr="009B53B4">
              <w:rPr>
                <w:rFonts w:hint="eastAsia"/>
              </w:rPr>
              <w:t>、若本框中内容</w:t>
            </w:r>
            <w:r w:rsidRPr="009B53B4">
              <w:rPr>
                <w:rFonts w:hint="eastAsia"/>
              </w:rPr>
              <w:lastRenderedPageBreak/>
              <w:t>为空，则放弃后续操作。</w:t>
            </w:r>
          </w:p>
          <w:p w:rsidR="00EA3BCD" w:rsidRPr="00637F92" w:rsidRDefault="00EA3BCD" w:rsidP="00EA3BCD">
            <w:r w:rsidRPr="009B53B4">
              <w:t>2</w:t>
            </w:r>
            <w:r w:rsidRPr="009B53B4">
              <w:rPr>
                <w:rFonts w:hint="eastAsia"/>
              </w:rPr>
              <w:t>、根据左端匹配的规则在</w:t>
            </w:r>
            <w:r w:rsidR="004C4255">
              <w:rPr>
                <w:rFonts w:hint="eastAsia"/>
              </w:rPr>
              <w:t>PAK Float</w:t>
            </w:r>
            <w:r>
              <w:rPr>
                <w:rFonts w:hint="eastAsia"/>
              </w:rPr>
              <w:t xml:space="preserve"> Location</w:t>
            </w:r>
            <w:r w:rsidRPr="009B53B4">
              <w:t xml:space="preserve"> List</w:t>
            </w:r>
            <w:r w:rsidRPr="009B53B4">
              <w:rPr>
                <w:rFonts w:hint="eastAsia"/>
              </w:rPr>
              <w:t>表格</w:t>
            </w:r>
            <w:r>
              <w:rPr>
                <w:rFonts w:hint="eastAsia"/>
              </w:rPr>
              <w:t>的</w:t>
            </w:r>
            <w:r w:rsidR="004C4255">
              <w:rPr>
                <w:rFonts w:hint="eastAsia"/>
              </w:rPr>
              <w:t>PartNo</w:t>
            </w:r>
            <w:r>
              <w:rPr>
                <w:rFonts w:hint="eastAsia"/>
              </w:rPr>
              <w:t>列</w:t>
            </w:r>
            <w:r w:rsidRPr="009B53B4">
              <w:rPr>
                <w:rFonts w:hint="eastAsia"/>
              </w:rPr>
              <w:t>中找到第一个以本框中内容开头的</w:t>
            </w:r>
            <w:r>
              <w:rPr>
                <w:rFonts w:hint="eastAsia"/>
              </w:rPr>
              <w:t>行</w:t>
            </w:r>
            <w:r w:rsidRPr="009B53B4">
              <w:rPr>
                <w:rFonts w:hint="eastAsia"/>
              </w:rPr>
              <w:t>，将该行设置为当前选择高亮行，编辑区中显示该</w:t>
            </w:r>
            <w:r>
              <w:rPr>
                <w:rFonts w:hint="eastAsia"/>
              </w:rPr>
              <w:t>行</w:t>
            </w:r>
            <w:r w:rsidR="004C4255">
              <w:rPr>
                <w:rFonts w:hint="eastAsia"/>
              </w:rPr>
              <w:t>PAK Float</w:t>
            </w:r>
            <w:r>
              <w:rPr>
                <w:rFonts w:hint="eastAsia"/>
              </w:rPr>
              <w:t xml:space="preserve"> Location</w:t>
            </w:r>
            <w:r>
              <w:rPr>
                <w:rFonts w:hint="eastAsia"/>
              </w:rPr>
              <w:t>详情</w:t>
            </w:r>
            <w:r w:rsidRPr="009B53B4">
              <w:rPr>
                <w:rFonts w:hint="eastAsia"/>
              </w:rPr>
              <w:t>。</w:t>
            </w:r>
          </w:p>
          <w:p w:rsidR="00EA3BCD" w:rsidRPr="00637F92" w:rsidRDefault="00EA3BCD" w:rsidP="00EA3BCD">
            <w:r w:rsidRPr="009B53B4">
              <w:t>3</w:t>
            </w:r>
            <w:r w:rsidRPr="009B53B4">
              <w:rPr>
                <w:rFonts w:hint="eastAsia"/>
              </w:rPr>
              <w:t>、若未找到匹配行，则提示用户。</w:t>
            </w:r>
          </w:p>
          <w:p w:rsidR="00EA3BCD" w:rsidRPr="00637F92" w:rsidRDefault="00EA3BCD" w:rsidP="00EA3BCD"/>
        </w:tc>
        <w:tc>
          <w:tcPr>
            <w:tcW w:w="2629" w:type="dxa"/>
          </w:tcPr>
          <w:p w:rsidR="00EA3BCD" w:rsidRPr="00637F92" w:rsidRDefault="00EA3BCD" w:rsidP="00EA3BCD"/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EA3BCD" w:rsidRDefault="004C4255" w:rsidP="00EA3BCD">
            <w:r>
              <w:rPr>
                <w:rFonts w:hint="eastAsia"/>
              </w:rPr>
              <w:t>PAK Float</w:t>
            </w:r>
            <w:r w:rsidR="00EA3BCD">
              <w:rPr>
                <w:rFonts w:hint="eastAsia"/>
              </w:rPr>
              <w:t xml:space="preserve"> Location </w:t>
            </w:r>
            <w:r w:rsidR="00EA3BCD">
              <w:t>List</w:t>
            </w:r>
          </w:p>
        </w:tc>
        <w:tc>
          <w:tcPr>
            <w:tcW w:w="916" w:type="dxa"/>
          </w:tcPr>
          <w:p w:rsidR="00EA3BCD" w:rsidRPr="00637F92" w:rsidRDefault="00EA3BCD" w:rsidP="00EA3BCD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Default="00EA3BCD" w:rsidP="00EA3BCD">
            <w:r>
              <w:rPr>
                <w:rFonts w:hint="eastAsia"/>
              </w:rPr>
              <w:t>显示</w:t>
            </w:r>
            <w:r w:rsidR="004C4255">
              <w:rPr>
                <w:rFonts w:hint="eastAsia"/>
              </w:rPr>
              <w:t>当前</w:t>
            </w:r>
            <w:r w:rsidR="004C4255">
              <w:rPr>
                <w:rFonts w:hint="eastAsia"/>
              </w:rPr>
              <w:t>PdLine</w:t>
            </w:r>
            <w:r w:rsidR="004C4255">
              <w:rPr>
                <w:rFonts w:hint="eastAsia"/>
              </w:rPr>
              <w:t>相关的</w:t>
            </w:r>
            <w:r>
              <w:rPr>
                <w:rFonts w:hint="eastAsia"/>
              </w:rPr>
              <w:t>所有</w:t>
            </w:r>
            <w:r w:rsidR="004C4255">
              <w:rPr>
                <w:rFonts w:hint="eastAsia"/>
              </w:rPr>
              <w:t xml:space="preserve">PAK Float </w:t>
            </w:r>
            <w:r>
              <w:rPr>
                <w:rFonts w:hint="eastAsia"/>
              </w:rPr>
              <w:t>Location</w:t>
            </w:r>
            <w:r>
              <w:rPr>
                <w:rFonts w:hint="eastAsia"/>
              </w:rPr>
              <w:t>资料</w:t>
            </w:r>
          </w:p>
        </w:tc>
        <w:tc>
          <w:tcPr>
            <w:tcW w:w="680" w:type="dxa"/>
          </w:tcPr>
          <w:p w:rsidR="00EA3BCD" w:rsidRPr="00637F92" w:rsidRDefault="00EA3BCD" w:rsidP="00EA3BCD"/>
        </w:tc>
        <w:tc>
          <w:tcPr>
            <w:tcW w:w="2728" w:type="dxa"/>
          </w:tcPr>
          <w:p w:rsidR="00EA3BCD" w:rsidRPr="00637F92" w:rsidRDefault="00EA3BCD" w:rsidP="00EA3BCD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EA3BCD" w:rsidRPr="00637F92" w:rsidRDefault="00EA3BCD" w:rsidP="00EA3BCD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4C4255">
              <w:rPr>
                <w:rFonts w:ascii="Tahoma" w:hAnsi="Tahoma" w:hint="eastAsia"/>
                <w:sz w:val="18"/>
              </w:rPr>
              <w:t>PartNo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Type</w:t>
            </w:r>
            <w:r w:rsidR="004C4255">
              <w:rPr>
                <w:rFonts w:ascii="Tahoma" w:hAnsi="Tahoma" w:hint="eastAsia"/>
                <w:sz w:val="18"/>
              </w:rPr>
              <w:t>Descr</w:t>
            </w:r>
            <w:r>
              <w:rPr>
                <w:rFonts w:ascii="Tahoma" w:hAnsi="Tahoma" w:hint="eastAsia"/>
                <w:sz w:val="18"/>
              </w:rPr>
              <w:t>、</w:t>
            </w:r>
            <w:r w:rsidR="004C4255">
              <w:rPr>
                <w:rFonts w:ascii="Tahoma" w:hAnsi="Tahoma" w:hint="eastAsia"/>
                <w:sz w:val="18"/>
              </w:rPr>
              <w:t>Station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Location</w:t>
            </w:r>
            <w:r>
              <w:rPr>
                <w:rFonts w:ascii="Tahoma" w:hAnsi="Tahoma" w:hint="eastAsia"/>
                <w:sz w:val="18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 w:rsidRPr="009B53B4">
              <w:rPr>
                <w:rFonts w:hint="eastAsia"/>
              </w:rPr>
              <w:t>、</w:t>
            </w:r>
            <w:r w:rsidRPr="009B53B4">
              <w:t>Udt</w:t>
            </w:r>
          </w:p>
          <w:p w:rsidR="00670E3E" w:rsidRDefault="00EA3BCD">
            <w:pPr>
              <w:rPr>
                <w:rFonts w:ascii="Tahoma" w:hAnsi="Tahoma"/>
                <w:sz w:val="18"/>
              </w:rPr>
            </w:pP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Part</w:t>
            </w:r>
            <w:r w:rsidR="004C4255">
              <w:rPr>
                <w:rFonts w:hint="eastAsia"/>
              </w:rPr>
              <w:t>No</w:t>
            </w:r>
            <w:r>
              <w:rPr>
                <w:rFonts w:hint="eastAsia"/>
              </w:rPr>
              <w:t>栏位排序</w:t>
            </w:r>
          </w:p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EA3BCD" w:rsidRPr="00637F92" w:rsidRDefault="00EA3BCD" w:rsidP="00EA3BCD">
            <w:r>
              <w:t>Delete</w:t>
            </w:r>
          </w:p>
        </w:tc>
        <w:tc>
          <w:tcPr>
            <w:tcW w:w="916" w:type="dxa"/>
          </w:tcPr>
          <w:p w:rsidR="00EA3BCD" w:rsidRPr="00637F92" w:rsidRDefault="00EA3BCD" w:rsidP="00EA3BCD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Default="00EA3BCD" w:rsidP="00EA3BCD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EA3BCD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EA3BCD" w:rsidRPr="00637F92" w:rsidRDefault="00EA3BCD" w:rsidP="00EA3BCD"/>
        </w:tc>
        <w:tc>
          <w:tcPr>
            <w:tcW w:w="2728" w:type="dxa"/>
          </w:tcPr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 w:rsidR="004C4255">
              <w:rPr>
                <w:rFonts w:ascii="SimSun" w:hAnsi="SimSun" w:hint="eastAsia"/>
              </w:rPr>
              <w:t>PAK Float</w:t>
            </w:r>
            <w:r>
              <w:rPr>
                <w:rFonts w:ascii="SimSun" w:hAnsi="SimSun" w:hint="eastAsia"/>
              </w:rPr>
              <w:t xml:space="preserve"> 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EA3BCD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EA3BCD" w:rsidRPr="00637F92" w:rsidRDefault="00EA3BCD" w:rsidP="00EA3BCD"/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EA3BCD" w:rsidRPr="00637F92" w:rsidRDefault="004C4255" w:rsidP="00EA3BCD">
            <w:r>
              <w:rPr>
                <w:rFonts w:hint="eastAsia"/>
              </w:rPr>
              <w:t>TypeDescr</w:t>
            </w:r>
          </w:p>
        </w:tc>
        <w:tc>
          <w:tcPr>
            <w:tcW w:w="916" w:type="dxa"/>
          </w:tcPr>
          <w:p w:rsidR="00EA3BCD" w:rsidRPr="00637F92" w:rsidRDefault="00EA3BCD" w:rsidP="00EA3BCD"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EA3BCD" w:rsidRPr="00637F92" w:rsidRDefault="00EA3BCD" w:rsidP="00EA3BCD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840E9D" w:rsidRDefault="00606E16">
            <w:r>
              <w:rPr>
                <w:rFonts w:hint="eastAsia"/>
              </w:rPr>
              <w:t>Change</w:t>
            </w:r>
            <w:r w:rsidR="00866783">
              <w:rPr>
                <w:rFonts w:hint="eastAsia"/>
              </w:rPr>
              <w:t>:PartNo</w:t>
            </w:r>
            <w:r w:rsidR="00866783">
              <w:rPr>
                <w:rFonts w:hint="eastAsia"/>
              </w:rPr>
              <w:t>下拉列表的选项变为</w:t>
            </w:r>
            <w:r w:rsidR="00866783" w:rsidRPr="00866783">
              <w:t xml:space="preserve">select distinct  </w:t>
            </w:r>
            <w:r w:rsidR="00847666" w:rsidRPr="00847666">
              <w:rPr>
                <w:color w:val="0070C0"/>
              </w:rPr>
              <w:t>LEFT(P</w:t>
            </w:r>
            <w:r w:rsidR="00F179AF">
              <w:rPr>
                <w:rFonts w:hint="eastAsia"/>
                <w:color w:val="0070C0"/>
              </w:rPr>
              <w:t>artNo</w:t>
            </w:r>
            <w:r w:rsidR="00847666" w:rsidRPr="00847666">
              <w:rPr>
                <w:color w:val="0070C0"/>
              </w:rPr>
              <w:t>, CHARINDEX('-', P</w:t>
            </w:r>
            <w:r w:rsidR="00F179AF">
              <w:rPr>
                <w:rFonts w:hint="eastAsia"/>
                <w:color w:val="0070C0"/>
              </w:rPr>
              <w:t>artNo</w:t>
            </w:r>
            <w:r w:rsidR="00847666" w:rsidRPr="00847666">
              <w:rPr>
                <w:color w:val="0070C0"/>
              </w:rPr>
              <w:t xml:space="preserve">) - 1) as </w:t>
            </w:r>
            <w:r w:rsidR="00847666" w:rsidRPr="00847666">
              <w:t>PartNo</w:t>
            </w:r>
            <w:r w:rsidR="00847666" w:rsidRPr="00847666">
              <w:rPr>
                <w:color w:val="0070C0"/>
              </w:rPr>
              <w:t xml:space="preserve"> </w:t>
            </w:r>
            <w:r w:rsidR="00866783" w:rsidRPr="00866783">
              <w:t xml:space="preserve">from  </w:t>
            </w:r>
            <w:r w:rsidR="00866783">
              <w:rPr>
                <w:rFonts w:hint="eastAsia"/>
              </w:rPr>
              <w:t>P</w:t>
            </w:r>
            <w:r w:rsidR="00866783" w:rsidRPr="00866783">
              <w:t xml:space="preserve">art (nolock) </w:t>
            </w:r>
            <w:r w:rsidR="00BD686E" w:rsidRPr="00BD686E">
              <w:rPr>
                <w:rFonts w:hint="eastAsia"/>
                <w:color w:val="FF0000"/>
              </w:rPr>
              <w:t>a, PartInfo b</w:t>
            </w:r>
            <w:r w:rsidR="00BD686E" w:rsidRPr="00866783">
              <w:t xml:space="preserve"> </w:t>
            </w:r>
            <w:r w:rsidR="00866783" w:rsidRPr="00866783">
              <w:t>where</w:t>
            </w:r>
            <w:r w:rsidR="00BD686E">
              <w:rPr>
                <w:rFonts w:hint="eastAsia"/>
              </w:rPr>
              <w:t xml:space="preserve"> </w:t>
            </w:r>
            <w:r w:rsidR="00BD686E" w:rsidRPr="00BD686E">
              <w:rPr>
                <w:color w:val="FF0000"/>
              </w:rPr>
              <w:t>(</w:t>
            </w:r>
            <w:r w:rsidR="00BD686E" w:rsidRPr="00BD686E">
              <w:rPr>
                <w:rFonts w:hint="eastAsia"/>
                <w:color w:val="FF0000"/>
              </w:rPr>
              <w:t xml:space="preserve">a.PartNo=b.PartNo and </w:t>
            </w:r>
            <w:r w:rsidR="00866783" w:rsidRPr="004C4255">
              <w:t>(</w:t>
            </w:r>
            <w:r w:rsidR="006F0DE5">
              <w:rPr>
                <w:rFonts w:hint="eastAsia"/>
              </w:rPr>
              <w:t>BomNode</w:t>
            </w:r>
            <w:r w:rsidR="00866783">
              <w:rPr>
                <w:rFonts w:hint="eastAsia"/>
              </w:rPr>
              <w:t>Type</w:t>
            </w:r>
            <w:r w:rsidR="00866783" w:rsidRPr="004C4255">
              <w:t xml:space="preserve">='C2' or </w:t>
            </w:r>
            <w:r w:rsidR="006F0DE5">
              <w:rPr>
                <w:rFonts w:hint="eastAsia"/>
              </w:rPr>
              <w:t>BomNode</w:t>
            </w:r>
            <w:r w:rsidR="00866783">
              <w:rPr>
                <w:rFonts w:hint="eastAsia"/>
              </w:rPr>
              <w:t>Type</w:t>
            </w:r>
            <w:r w:rsidR="00866783" w:rsidRPr="004C4255">
              <w:t xml:space="preserve">='P1') and </w:t>
            </w:r>
            <w:r w:rsidR="00BD686E" w:rsidRPr="00BD686E">
              <w:rPr>
                <w:rFonts w:hint="eastAsia"/>
                <w:color w:val="FF0000"/>
              </w:rPr>
              <w:t>b.InfoType=</w:t>
            </w:r>
            <w:r w:rsidR="00BD686E" w:rsidRPr="00BD686E">
              <w:rPr>
                <w:color w:val="FF0000"/>
              </w:rPr>
              <w:t>“FU”</w:t>
            </w:r>
            <w:r w:rsidR="00BD686E" w:rsidRPr="00BD686E">
              <w:rPr>
                <w:rFonts w:hint="eastAsia"/>
                <w:color w:val="FF0000"/>
              </w:rPr>
              <w:t xml:space="preserve"> and b.InfoValue</w:t>
            </w:r>
            <w:r w:rsidR="00BD686E" w:rsidRPr="00BD686E">
              <w:rPr>
                <w:color w:val="FF0000"/>
              </w:rPr>
              <w:t>='Y</w:t>
            </w:r>
            <w:r w:rsidR="00BD686E">
              <w:rPr>
                <w:color w:val="FF0000"/>
              </w:rPr>
              <w:t>’</w:t>
            </w:r>
            <w:r w:rsidR="00BD686E" w:rsidRPr="00866783">
              <w:t xml:space="preserve"> </w:t>
            </w:r>
            <w:r w:rsidR="00866783" w:rsidRPr="00866783">
              <w:t>and Descr='"&amp;trim(</w:t>
            </w:r>
            <w:r w:rsidR="00866783">
              <w:rPr>
                <w:rFonts w:hint="eastAsia"/>
              </w:rPr>
              <w:t>TypeDescr</w:t>
            </w:r>
            <w:r w:rsidR="00866783" w:rsidRPr="00866783">
              <w:t>.value )&amp;"'</w:t>
            </w:r>
          </w:p>
        </w:tc>
        <w:tc>
          <w:tcPr>
            <w:tcW w:w="2629" w:type="dxa"/>
          </w:tcPr>
          <w:p w:rsidR="00331F54" w:rsidRDefault="00F73009">
            <w:pPr>
              <w:rPr>
                <w:color w:val="FF0000"/>
              </w:rPr>
            </w:pPr>
            <w:r w:rsidRPr="00F73009">
              <w:rPr>
                <w:rFonts w:hint="eastAsia"/>
                <w:color w:val="FF0000"/>
              </w:rPr>
              <w:t>选项包括：</w:t>
            </w:r>
            <w:r w:rsidRPr="00F73009">
              <w:rPr>
                <w:color w:val="FF0000"/>
              </w:rPr>
              <w:t>select distinct a.Descr from Part  a, PartInfo b where (a.PartNo=b.PartNo and (a.BomNodeType='C2' or a.BomNodeType='P1') and b.InfoType=“FU” and b.InfoValue='Y)</w:t>
            </w:r>
          </w:p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670E3E" w:rsidRDefault="00EA3BCD">
            <w:r>
              <w:rPr>
                <w:rFonts w:hint="eastAsia"/>
              </w:rPr>
              <w:t>Part</w:t>
            </w:r>
            <w:r w:rsidR="00866783">
              <w:rPr>
                <w:rFonts w:hint="eastAsia"/>
              </w:rPr>
              <w:t>No</w:t>
            </w:r>
          </w:p>
        </w:tc>
        <w:tc>
          <w:tcPr>
            <w:tcW w:w="916" w:type="dxa"/>
          </w:tcPr>
          <w:p w:rsidR="00EA3BCD" w:rsidRPr="00637F92" w:rsidRDefault="00866783" w:rsidP="00EA3BCD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EA3BCD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EA3BCD" w:rsidRPr="00637F92" w:rsidRDefault="00EA3BCD" w:rsidP="00EA3BCD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EA3BCD" w:rsidRPr="00637F92" w:rsidRDefault="00EA3BCD" w:rsidP="00EA3BCD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EA3BCD" w:rsidRPr="00637F92" w:rsidRDefault="00EA3BCD" w:rsidP="00EA3BCD"/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EA3BCD" w:rsidRPr="00637F92" w:rsidRDefault="00866783" w:rsidP="00EA3BCD">
            <w:r>
              <w:rPr>
                <w:rFonts w:hint="eastAsia"/>
              </w:rPr>
              <w:t>Station</w:t>
            </w:r>
          </w:p>
        </w:tc>
        <w:tc>
          <w:tcPr>
            <w:tcW w:w="916" w:type="dxa"/>
          </w:tcPr>
          <w:p w:rsidR="00EA3BCD" w:rsidRPr="00637F92" w:rsidRDefault="00EA3BCD" w:rsidP="00EA3BCD"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EA3BCD" w:rsidRPr="00637F92" w:rsidRDefault="00EA3BCD" w:rsidP="00EA3BCD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EA3BCD" w:rsidRPr="00637F92" w:rsidRDefault="00EA3BCD" w:rsidP="00EA3BCD"/>
        </w:tc>
        <w:tc>
          <w:tcPr>
            <w:tcW w:w="2629" w:type="dxa"/>
          </w:tcPr>
          <w:p w:rsidR="00670E3E" w:rsidRPr="0002356E" w:rsidRDefault="00F73009">
            <w:pPr>
              <w:rPr>
                <w:color w:val="FF0000"/>
              </w:rPr>
            </w:pPr>
            <w:r w:rsidRPr="00F73009">
              <w:rPr>
                <w:rFonts w:hint="eastAsia"/>
                <w:color w:val="FF0000"/>
              </w:rPr>
              <w:t>选项包括</w:t>
            </w:r>
            <w:r w:rsidR="00BE5077">
              <w:rPr>
                <w:rFonts w:hint="eastAsia"/>
                <w:color w:val="FF0000"/>
              </w:rPr>
              <w:t>Station</w:t>
            </w:r>
            <w:r w:rsidRPr="00F73009">
              <w:rPr>
                <w:color w:val="FF0000"/>
              </w:rPr>
              <w:t>Type=</w:t>
            </w:r>
            <w:r w:rsidRPr="00F73009">
              <w:rPr>
                <w:rFonts w:hint="eastAsia"/>
                <w:color w:val="FF0000"/>
              </w:rPr>
              <w:t>“</w:t>
            </w:r>
            <w:r w:rsidRPr="00F73009">
              <w:rPr>
                <w:color w:val="FF0000"/>
              </w:rPr>
              <w:t>PAKKitting</w:t>
            </w:r>
            <w:r w:rsidRPr="00F73009">
              <w:rPr>
                <w:rFonts w:hint="eastAsia"/>
                <w:color w:val="FF0000"/>
              </w:rPr>
              <w:t>”的所有</w:t>
            </w:r>
            <w:r w:rsidRPr="00F73009">
              <w:rPr>
                <w:color w:val="FF0000"/>
              </w:rPr>
              <w:t>Station</w:t>
            </w:r>
            <w:r w:rsidR="00BE5077">
              <w:rPr>
                <w:rFonts w:hint="eastAsia"/>
                <w:color w:val="FF0000"/>
              </w:rPr>
              <w:t>的</w:t>
            </w:r>
            <w:r w:rsidR="00BE5077">
              <w:rPr>
                <w:rFonts w:hint="eastAsia"/>
                <w:color w:val="FF0000"/>
              </w:rPr>
              <w:t>Name</w:t>
            </w:r>
            <w:r w:rsidRPr="00F73009">
              <w:rPr>
                <w:rFonts w:hint="eastAsia"/>
                <w:color w:val="FF0000"/>
              </w:rPr>
              <w:t>，按字符序排列</w:t>
            </w:r>
          </w:p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EA3BCD" w:rsidRPr="00637F92" w:rsidRDefault="00EA3BCD" w:rsidP="00EA3BCD">
            <w:r>
              <w:rPr>
                <w:rFonts w:hint="eastAsia"/>
              </w:rPr>
              <w:t>Location</w:t>
            </w:r>
          </w:p>
        </w:tc>
        <w:tc>
          <w:tcPr>
            <w:tcW w:w="916" w:type="dxa"/>
          </w:tcPr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EA3BCD" w:rsidRPr="00637F92" w:rsidRDefault="00EA3BCD" w:rsidP="00EA3BCD">
            <w:r>
              <w:rPr>
                <w:rFonts w:ascii="SimSun" w:hAnsi="SimSun" w:hint="eastAsia"/>
              </w:rPr>
              <w:t>长度不超过</w:t>
            </w:r>
            <w:r w:rsidR="00866783">
              <w:rPr>
                <w:rFonts w:ascii="SimSun" w:hAnsi="SimSun" w:hint="eastAsia"/>
              </w:rPr>
              <w:t>30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EA3BCD" w:rsidRPr="00637F92" w:rsidRDefault="00EA3BCD" w:rsidP="00EA3BCD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EA3BCD" w:rsidRPr="00637F92" w:rsidRDefault="00EA3BCD" w:rsidP="00EA3BCD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47F18" w:rsidRDefault="00DE4E70" w:rsidP="00647F18">
            <w:pPr>
              <w:rPr>
                <w:color w:val="FF0000"/>
              </w:rPr>
            </w:pPr>
            <w:r w:rsidRPr="00DE4E70">
              <w:rPr>
                <w:rFonts w:hint="eastAsia"/>
                <w:color w:val="FF0000"/>
              </w:rPr>
              <w:t>以‘</w:t>
            </w:r>
            <w:r w:rsidRPr="00DE4E70">
              <w:rPr>
                <w:color w:val="FF0000"/>
              </w:rPr>
              <w:t>~</w:t>
            </w:r>
            <w:r w:rsidRPr="00DE4E70">
              <w:rPr>
                <w:rFonts w:hint="eastAsia"/>
                <w:color w:val="FF0000"/>
              </w:rPr>
              <w:t>’分隔的两个数字字串</w:t>
            </w:r>
            <w:r w:rsidRPr="00DE4E70">
              <w:rPr>
                <w:color w:val="FF0000"/>
              </w:rPr>
              <w:t xml:space="preserve"> </w:t>
            </w:r>
          </w:p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EA3BCD" w:rsidRPr="00637F92" w:rsidRDefault="00EA3BCD" w:rsidP="00EA3BCD">
            <w:r>
              <w:t>Add</w:t>
            </w:r>
          </w:p>
        </w:tc>
        <w:tc>
          <w:tcPr>
            <w:tcW w:w="916" w:type="dxa"/>
          </w:tcPr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Pr="00637F92" w:rsidRDefault="00EA3BCD" w:rsidP="00EA3BCD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A3BCD" w:rsidRPr="00637F92" w:rsidRDefault="00EA3BCD" w:rsidP="00EA3BCD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EA3BCD" w:rsidRPr="00637F92" w:rsidRDefault="00EA3BCD" w:rsidP="00EA3BCD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、若任意必填项</w:t>
            </w:r>
            <w:r w:rsidRPr="009B53B4">
              <w:rPr>
                <w:rFonts w:ascii="SimSun" w:hAnsi="SimSun" w:hint="eastAsia"/>
              </w:rPr>
              <w:t>为空，则警示用户，放弃后续</w:t>
            </w:r>
            <w:r w:rsidRPr="009B53B4">
              <w:rPr>
                <w:rFonts w:ascii="SimSun" w:hAnsi="SimSun" w:hint="eastAsia"/>
              </w:rPr>
              <w:lastRenderedPageBreak/>
              <w:t>操作。</w:t>
            </w:r>
          </w:p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、若所输入</w:t>
            </w:r>
            <w:r w:rsidR="001C308C">
              <w:rPr>
                <w:rFonts w:ascii="SimSun" w:hAnsi="SimSun" w:hint="eastAsia"/>
              </w:rPr>
              <w:t>PdLine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Part</w:t>
            </w:r>
            <w:r w:rsidR="001C308C">
              <w:rPr>
                <w:rFonts w:ascii="SimSun" w:hAnsi="SimSun" w:hint="eastAsia"/>
              </w:rPr>
              <w:t>No</w:t>
            </w:r>
            <w:r>
              <w:rPr>
                <w:rFonts w:ascii="SimSun" w:hAnsi="SimSun" w:hint="eastAsia"/>
              </w:rPr>
              <w:t>已经出现在</w:t>
            </w:r>
            <w:r w:rsidR="001C308C">
              <w:rPr>
                <w:rFonts w:ascii="SimSun" w:hAnsi="SimSun" w:hint="eastAsia"/>
              </w:rPr>
              <w:t>PAKit</w:t>
            </w:r>
            <w:r>
              <w:rPr>
                <w:rFonts w:ascii="SimSun" w:hAnsi="SimSun" w:hint="eastAsia"/>
              </w:rPr>
              <w:t>Loc</w:t>
            </w:r>
            <w:r>
              <w:rPr>
                <w:rFonts w:ascii="SimSun" w:hAnsi="SimSun" w:hint="eastAsia"/>
              </w:rPr>
              <w:t>数据表中，则警示用户，放弃后续操作。</w:t>
            </w:r>
          </w:p>
          <w:p w:rsidR="00EA3BCD" w:rsidRPr="00633C7C" w:rsidRDefault="00EA3BCD" w:rsidP="00EA3BCD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、创建此新</w:t>
            </w:r>
            <w:r w:rsidR="001C308C">
              <w:rPr>
                <w:rFonts w:ascii="SimSun" w:hAnsi="SimSun" w:hint="eastAsia"/>
              </w:rPr>
              <w:t>PA</w:t>
            </w:r>
            <w:r>
              <w:rPr>
                <w:rFonts w:ascii="SimSun" w:hAnsi="SimSun" w:hint="eastAsia"/>
              </w:rPr>
              <w:t>KitLoc</w:t>
            </w:r>
            <w:r>
              <w:rPr>
                <w:rFonts w:ascii="SimSun" w:hAnsi="SimSun" w:hint="eastAsia"/>
              </w:rPr>
              <w:t>记录，记录创建人和日期。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用新输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Location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替代所有与新记录相同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Station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的所有记录的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Location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栏位。</w:t>
            </w:r>
          </w:p>
          <w:p w:rsidR="00670E3E" w:rsidRDefault="00EA3BCD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1C308C">
              <w:rPr>
                <w:rFonts w:ascii="SimSun" w:hAnsi="SimSun" w:hint="eastAsia"/>
              </w:rPr>
              <w:t xml:space="preserve">PAK Float </w:t>
            </w:r>
            <w:r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EA3BCD" w:rsidRPr="00637F92" w:rsidRDefault="00EA3BCD" w:rsidP="00EA3BCD"/>
        </w:tc>
      </w:tr>
      <w:tr w:rsidR="00EA3BCD" w:rsidRPr="00637F92" w:rsidTr="00EA3BCD">
        <w:tc>
          <w:tcPr>
            <w:tcW w:w="445" w:type="dxa"/>
          </w:tcPr>
          <w:p w:rsidR="00EA3BCD" w:rsidRPr="00637F92" w:rsidRDefault="00EA3BCD" w:rsidP="00EA3BCD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310" w:type="dxa"/>
          </w:tcPr>
          <w:p w:rsidR="00EA3BCD" w:rsidRPr="00637F92" w:rsidRDefault="00EA3BCD" w:rsidP="00EA3BCD">
            <w:r>
              <w:t>Save</w:t>
            </w:r>
          </w:p>
        </w:tc>
        <w:tc>
          <w:tcPr>
            <w:tcW w:w="916" w:type="dxa"/>
          </w:tcPr>
          <w:p w:rsidR="00EA3BCD" w:rsidRPr="00637F92" w:rsidRDefault="00EA3BCD" w:rsidP="00EA3BCD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A3BCD" w:rsidRPr="00637F92" w:rsidRDefault="00EA3BCD" w:rsidP="00EA3BCD"/>
        </w:tc>
        <w:tc>
          <w:tcPr>
            <w:tcW w:w="1432" w:type="dxa"/>
          </w:tcPr>
          <w:p w:rsidR="00EA3BCD" w:rsidRDefault="00EA3BCD" w:rsidP="00EA3BCD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EA3BCD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EA3BCD" w:rsidRPr="00637F92" w:rsidRDefault="00EA3BCD" w:rsidP="00EA3BCD"/>
        </w:tc>
        <w:tc>
          <w:tcPr>
            <w:tcW w:w="2728" w:type="dxa"/>
          </w:tcPr>
          <w:p w:rsidR="00EA3BCD" w:rsidRPr="00637F92" w:rsidRDefault="00EA3BCD" w:rsidP="00EA3BCD">
            <w:pPr>
              <w:ind w:left="100" w:hangingChars="50" w:hanging="100"/>
              <w:rPr>
                <w:rFonts w:asci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、若任意必填项</w:t>
            </w:r>
            <w:r w:rsidRPr="009B53B4">
              <w:rPr>
                <w:rFonts w:ascii="SimSun" w:hAnsi="SimSun" w:hint="eastAsia"/>
              </w:rPr>
              <w:t>为空，则警示用户，放弃后续操作。</w:t>
            </w:r>
          </w:p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、若所输入</w:t>
            </w:r>
            <w:r w:rsidR="001C308C">
              <w:rPr>
                <w:rFonts w:ascii="SimSun" w:hAnsi="SimSun" w:hint="eastAsia"/>
              </w:rPr>
              <w:t>PdLine</w:t>
            </w:r>
            <w:r w:rsidR="001C308C">
              <w:rPr>
                <w:rFonts w:ascii="SimSun" w:hAnsi="SimSun" w:hint="eastAsia"/>
              </w:rPr>
              <w:t>、</w:t>
            </w:r>
            <w:r w:rsidR="001C308C"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已经出现在</w:t>
            </w:r>
            <w:r w:rsidR="001C308C">
              <w:rPr>
                <w:rFonts w:ascii="SimSun" w:hAnsi="SimSun" w:hint="eastAsia"/>
              </w:rPr>
              <w:t>PAKitLoc</w:t>
            </w:r>
            <w:r>
              <w:rPr>
                <w:rFonts w:ascii="SimSun" w:hAnsi="SimSun" w:hint="eastAsia"/>
              </w:rPr>
              <w:t>数据表的其他记录中，则警示用户，放弃后续操作。</w:t>
            </w:r>
          </w:p>
          <w:p w:rsidR="00EA3BCD" w:rsidRPr="00637F92" w:rsidRDefault="00EA3BCD" w:rsidP="00EA3BCD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、保存新数据到</w:t>
            </w:r>
            <w:r w:rsidR="001C308C">
              <w:rPr>
                <w:rFonts w:ascii="SimSun" w:hAnsi="SimSun" w:hint="eastAsia"/>
              </w:rPr>
              <w:t xml:space="preserve">PAK Float </w:t>
            </w:r>
            <w:r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当前被选行中，记录修改人和日期。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用新输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Location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替代所有与</w:t>
            </w:r>
            <w:r w:rsidR="00814A3E">
              <w:rPr>
                <w:rFonts w:ascii="SimSun" w:hAnsi="SimSun" w:hint="eastAsia"/>
                <w:color w:val="31849B" w:themeColor="accent5" w:themeShade="BF"/>
              </w:rPr>
              <w:t>被修改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记录</w:t>
            </w:r>
            <w:r w:rsidR="00814A3E">
              <w:rPr>
                <w:rFonts w:ascii="SimSun" w:hAnsi="SimSun" w:hint="eastAsia"/>
                <w:color w:val="31849B" w:themeColor="accent5" w:themeShade="BF"/>
              </w:rPr>
              <w:t>（保存后）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相同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Station</w:t>
            </w:r>
            <w:ins w:id="1123" w:author="IEC960923" w:date="2013-04-08T17:24:00Z">
              <w:r w:rsidR="005A172B">
                <w:rPr>
                  <w:rFonts w:ascii="SimSun" w:hAnsi="SimSun" w:hint="eastAsia"/>
                  <w:color w:val="31849B" w:themeColor="accent5" w:themeShade="BF"/>
                </w:rPr>
                <w:t xml:space="preserve"> </w:t>
              </w:r>
              <w:r w:rsidR="005A172B" w:rsidRPr="005A172B">
                <w:rPr>
                  <w:rFonts w:ascii="SimSun" w:hAnsi="SimSun"/>
                  <w:color w:val="31849B" w:themeColor="accent5" w:themeShade="BF"/>
                  <w:highlight w:val="cyan"/>
                  <w:rPrChange w:id="1124" w:author="IEC960923" w:date="2013-04-08T17:24:00Z">
                    <w:rPr>
                      <w:rFonts w:ascii="SimSun" w:hAnsi="SimSun"/>
                      <w:color w:val="31849B" w:themeColor="accent5" w:themeShade="BF"/>
                    </w:rPr>
                  </w:rPrChange>
                </w:rPr>
                <w:t>&amp; PdLine</w:t>
              </w:r>
            </w:ins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的所有记录的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Location</w:t>
            </w:r>
            <w:r w:rsidR="00814A3E" w:rsidRPr="00814A3E">
              <w:rPr>
                <w:rFonts w:ascii="SimSun" w:hAnsi="SimSun" w:hint="eastAsia"/>
                <w:color w:val="31849B" w:themeColor="accent5" w:themeShade="BF"/>
              </w:rPr>
              <w:t>栏位。</w:t>
            </w:r>
          </w:p>
          <w:p w:rsidR="00EA3BCD" w:rsidRPr="00637F92" w:rsidRDefault="00EA3BCD" w:rsidP="00EA3BCD">
            <w:pPr>
              <w:rPr>
                <w:rFonts w:eastAsia="新細明體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1C308C">
              <w:rPr>
                <w:rFonts w:ascii="SimSun" w:hAnsi="SimSun" w:hint="eastAsia"/>
              </w:rPr>
              <w:t xml:space="preserve">PAK Float </w:t>
            </w:r>
            <w:r>
              <w:rPr>
                <w:rFonts w:ascii="SimSun" w:hAnsi="SimSun" w:hint="eastAsia"/>
              </w:rPr>
              <w:t>Location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EA3BCD" w:rsidRPr="00637F92" w:rsidRDefault="00EA3BCD" w:rsidP="00EA3BCD"/>
        </w:tc>
      </w:tr>
    </w:tbl>
    <w:p w:rsidR="00EA3BCD" w:rsidRPr="006C0375" w:rsidRDefault="00EA3BCD" w:rsidP="00EA3BCD"/>
    <w:p w:rsidR="00221F6C" w:rsidRDefault="00670E3E" w:rsidP="00221F6C">
      <w:pPr>
        <w:pStyle w:val="3"/>
      </w:pPr>
      <w:bookmarkStart w:id="1125" w:name="_Toc307566409"/>
      <w:bookmarkStart w:id="1126" w:name="_Toc308010460"/>
      <w:bookmarkStart w:id="1127" w:name="_Toc308095480"/>
      <w:bookmarkStart w:id="1128" w:name="_Toc308792912"/>
      <w:bookmarkStart w:id="1129" w:name="_Toc309030659"/>
      <w:bookmarkStart w:id="1130" w:name="_Toc309224779"/>
      <w:bookmarkStart w:id="1131" w:name="_Toc309283629"/>
      <w:bookmarkStart w:id="1132" w:name="_Toc309545540"/>
      <w:bookmarkStart w:id="1133" w:name="_Toc309545717"/>
      <w:bookmarkStart w:id="1134" w:name="_Toc309551825"/>
      <w:bookmarkStart w:id="1135" w:name="_Toc309804295"/>
      <w:bookmarkStart w:id="1136" w:name="_Toc309804473"/>
      <w:bookmarkStart w:id="1137" w:name="_Toc309914197"/>
      <w:bookmarkStart w:id="1138" w:name="_Toc310231113"/>
      <w:bookmarkStart w:id="1139" w:name="_Toc310316762"/>
      <w:bookmarkStart w:id="1140" w:name="_Toc310433993"/>
      <w:bookmarkStart w:id="1141" w:name="_Toc310587685"/>
      <w:bookmarkStart w:id="1142" w:name="_Toc307566410"/>
      <w:bookmarkStart w:id="1143" w:name="_Toc308010461"/>
      <w:bookmarkStart w:id="1144" w:name="_Toc308095481"/>
      <w:bookmarkStart w:id="1145" w:name="_Toc308792913"/>
      <w:bookmarkStart w:id="1146" w:name="_Toc309030660"/>
      <w:bookmarkStart w:id="1147" w:name="_Toc309224780"/>
      <w:bookmarkStart w:id="1148" w:name="_Toc309283630"/>
      <w:bookmarkStart w:id="1149" w:name="_Toc309545541"/>
      <w:bookmarkStart w:id="1150" w:name="_Toc309545718"/>
      <w:bookmarkStart w:id="1151" w:name="_Toc309551826"/>
      <w:bookmarkStart w:id="1152" w:name="_Toc309804296"/>
      <w:bookmarkStart w:id="1153" w:name="_Toc309804474"/>
      <w:bookmarkStart w:id="1154" w:name="_Toc309914198"/>
      <w:bookmarkStart w:id="1155" w:name="_Toc310231114"/>
      <w:bookmarkStart w:id="1156" w:name="_Toc310316763"/>
      <w:bookmarkStart w:id="1157" w:name="_Toc310433994"/>
      <w:bookmarkStart w:id="1158" w:name="_Toc310587686"/>
      <w:bookmarkStart w:id="1159" w:name="_Toc307566411"/>
      <w:bookmarkStart w:id="1160" w:name="_Toc308010462"/>
      <w:bookmarkStart w:id="1161" w:name="_Toc308095482"/>
      <w:bookmarkStart w:id="1162" w:name="_Toc308792914"/>
      <w:bookmarkStart w:id="1163" w:name="_Toc309030661"/>
      <w:bookmarkStart w:id="1164" w:name="_Toc309224781"/>
      <w:bookmarkStart w:id="1165" w:name="_Toc309283631"/>
      <w:bookmarkStart w:id="1166" w:name="_Toc309545542"/>
      <w:bookmarkStart w:id="1167" w:name="_Toc309545719"/>
      <w:bookmarkStart w:id="1168" w:name="_Toc309551827"/>
      <w:bookmarkStart w:id="1169" w:name="_Toc309804297"/>
      <w:bookmarkStart w:id="1170" w:name="_Toc309804475"/>
      <w:bookmarkStart w:id="1171" w:name="_Toc309914199"/>
      <w:bookmarkStart w:id="1172" w:name="_Toc310231115"/>
      <w:bookmarkStart w:id="1173" w:name="_Toc310316764"/>
      <w:bookmarkStart w:id="1174" w:name="_Toc310433995"/>
      <w:bookmarkStart w:id="1175" w:name="_Toc310587687"/>
      <w:bookmarkStart w:id="1176" w:name="_Toc307566412"/>
      <w:bookmarkStart w:id="1177" w:name="_Toc308010463"/>
      <w:bookmarkStart w:id="1178" w:name="_Toc308095483"/>
      <w:bookmarkStart w:id="1179" w:name="_Toc308792915"/>
      <w:bookmarkStart w:id="1180" w:name="_Toc309030662"/>
      <w:bookmarkStart w:id="1181" w:name="_Toc309224782"/>
      <w:bookmarkStart w:id="1182" w:name="_Toc309283632"/>
      <w:bookmarkStart w:id="1183" w:name="_Toc309545543"/>
      <w:bookmarkStart w:id="1184" w:name="_Toc309545720"/>
      <w:bookmarkStart w:id="1185" w:name="_Toc309551828"/>
      <w:bookmarkStart w:id="1186" w:name="_Toc309804298"/>
      <w:bookmarkStart w:id="1187" w:name="_Toc309804476"/>
      <w:bookmarkStart w:id="1188" w:name="_Toc309914200"/>
      <w:bookmarkStart w:id="1189" w:name="_Toc310231116"/>
      <w:bookmarkStart w:id="1190" w:name="_Toc310316765"/>
      <w:bookmarkStart w:id="1191" w:name="_Toc310433996"/>
      <w:bookmarkStart w:id="1192" w:name="_Toc310587688"/>
      <w:bookmarkStart w:id="1193" w:name="_Toc307566413"/>
      <w:bookmarkStart w:id="1194" w:name="_Toc308010464"/>
      <w:bookmarkStart w:id="1195" w:name="_Toc308095484"/>
      <w:bookmarkStart w:id="1196" w:name="_Toc308792916"/>
      <w:bookmarkStart w:id="1197" w:name="_Toc309030663"/>
      <w:bookmarkStart w:id="1198" w:name="_Toc309224783"/>
      <w:bookmarkStart w:id="1199" w:name="_Toc309283633"/>
      <w:bookmarkStart w:id="1200" w:name="_Toc309545544"/>
      <w:bookmarkStart w:id="1201" w:name="_Toc309545721"/>
      <w:bookmarkStart w:id="1202" w:name="_Toc309551829"/>
      <w:bookmarkStart w:id="1203" w:name="_Toc309804299"/>
      <w:bookmarkStart w:id="1204" w:name="_Toc309804477"/>
      <w:bookmarkStart w:id="1205" w:name="_Toc309914201"/>
      <w:bookmarkStart w:id="1206" w:name="_Toc310231117"/>
      <w:bookmarkStart w:id="1207" w:name="_Toc310316766"/>
      <w:bookmarkStart w:id="1208" w:name="_Toc310433997"/>
      <w:bookmarkStart w:id="1209" w:name="_Toc310587689"/>
      <w:bookmarkStart w:id="1210" w:name="_Toc307566414"/>
      <w:bookmarkStart w:id="1211" w:name="_Toc308010465"/>
      <w:bookmarkStart w:id="1212" w:name="_Toc308095485"/>
      <w:bookmarkStart w:id="1213" w:name="_Toc308792917"/>
      <w:bookmarkStart w:id="1214" w:name="_Toc309030664"/>
      <w:bookmarkStart w:id="1215" w:name="_Toc309224784"/>
      <w:bookmarkStart w:id="1216" w:name="_Toc309283634"/>
      <w:bookmarkStart w:id="1217" w:name="_Toc309545545"/>
      <w:bookmarkStart w:id="1218" w:name="_Toc309545722"/>
      <w:bookmarkStart w:id="1219" w:name="_Toc309551830"/>
      <w:bookmarkStart w:id="1220" w:name="_Toc309804300"/>
      <w:bookmarkStart w:id="1221" w:name="_Toc309804478"/>
      <w:bookmarkStart w:id="1222" w:name="_Toc309914202"/>
      <w:bookmarkStart w:id="1223" w:name="_Toc310231118"/>
      <w:bookmarkStart w:id="1224" w:name="_Toc310316767"/>
      <w:bookmarkStart w:id="1225" w:name="_Toc310433998"/>
      <w:bookmarkStart w:id="1226" w:name="_Toc310587690"/>
      <w:bookmarkStart w:id="1227" w:name="_Toc307566415"/>
      <w:bookmarkStart w:id="1228" w:name="_Toc308010466"/>
      <w:bookmarkStart w:id="1229" w:name="_Toc308095486"/>
      <w:bookmarkStart w:id="1230" w:name="_Toc308792918"/>
      <w:bookmarkStart w:id="1231" w:name="_Toc309030665"/>
      <w:bookmarkStart w:id="1232" w:name="_Toc309224785"/>
      <w:bookmarkStart w:id="1233" w:name="_Toc309283635"/>
      <w:bookmarkStart w:id="1234" w:name="_Toc309545546"/>
      <w:bookmarkStart w:id="1235" w:name="_Toc309545723"/>
      <w:bookmarkStart w:id="1236" w:name="_Toc309551831"/>
      <w:bookmarkStart w:id="1237" w:name="_Toc309804301"/>
      <w:bookmarkStart w:id="1238" w:name="_Toc309804479"/>
      <w:bookmarkStart w:id="1239" w:name="_Toc309914203"/>
      <w:bookmarkStart w:id="1240" w:name="_Toc310231119"/>
      <w:bookmarkStart w:id="1241" w:name="_Toc310316768"/>
      <w:bookmarkStart w:id="1242" w:name="_Toc310433999"/>
      <w:bookmarkStart w:id="1243" w:name="_Toc310587691"/>
      <w:bookmarkStart w:id="1244" w:name="_Toc307566416"/>
      <w:bookmarkStart w:id="1245" w:name="_Toc308010467"/>
      <w:bookmarkStart w:id="1246" w:name="_Toc308095487"/>
      <w:bookmarkStart w:id="1247" w:name="_Toc308792919"/>
      <w:bookmarkStart w:id="1248" w:name="_Toc309030666"/>
      <w:bookmarkStart w:id="1249" w:name="_Toc309224786"/>
      <w:bookmarkStart w:id="1250" w:name="_Toc309283636"/>
      <w:bookmarkStart w:id="1251" w:name="_Toc309545547"/>
      <w:bookmarkStart w:id="1252" w:name="_Toc309545724"/>
      <w:bookmarkStart w:id="1253" w:name="_Toc309551832"/>
      <w:bookmarkStart w:id="1254" w:name="_Toc309804302"/>
      <w:bookmarkStart w:id="1255" w:name="_Toc309804480"/>
      <w:bookmarkStart w:id="1256" w:name="_Toc309914204"/>
      <w:bookmarkStart w:id="1257" w:name="_Toc310231120"/>
      <w:bookmarkStart w:id="1258" w:name="_Toc310316769"/>
      <w:bookmarkStart w:id="1259" w:name="_Toc310434000"/>
      <w:bookmarkStart w:id="1260" w:name="_Toc310587692"/>
      <w:bookmarkStart w:id="1261" w:name="_Toc307566417"/>
      <w:bookmarkStart w:id="1262" w:name="_Toc308010468"/>
      <w:bookmarkStart w:id="1263" w:name="_Toc308095488"/>
      <w:bookmarkStart w:id="1264" w:name="_Toc308792920"/>
      <w:bookmarkStart w:id="1265" w:name="_Toc309030667"/>
      <w:bookmarkStart w:id="1266" w:name="_Toc309224787"/>
      <w:bookmarkStart w:id="1267" w:name="_Toc309283637"/>
      <w:bookmarkStart w:id="1268" w:name="_Toc309545548"/>
      <w:bookmarkStart w:id="1269" w:name="_Toc309545725"/>
      <w:bookmarkStart w:id="1270" w:name="_Toc309551833"/>
      <w:bookmarkStart w:id="1271" w:name="_Toc309804303"/>
      <w:bookmarkStart w:id="1272" w:name="_Toc309804481"/>
      <w:bookmarkStart w:id="1273" w:name="_Toc309914205"/>
      <w:bookmarkStart w:id="1274" w:name="_Toc310231121"/>
      <w:bookmarkStart w:id="1275" w:name="_Toc310316770"/>
      <w:bookmarkStart w:id="1276" w:name="_Toc310434001"/>
      <w:bookmarkStart w:id="1277" w:name="_Toc310587693"/>
      <w:bookmarkStart w:id="1278" w:name="_Toc307566418"/>
      <w:bookmarkStart w:id="1279" w:name="_Toc308010469"/>
      <w:bookmarkStart w:id="1280" w:name="_Toc308095489"/>
      <w:bookmarkStart w:id="1281" w:name="_Toc308792921"/>
      <w:bookmarkStart w:id="1282" w:name="_Toc309030668"/>
      <w:bookmarkStart w:id="1283" w:name="_Toc309224788"/>
      <w:bookmarkStart w:id="1284" w:name="_Toc309283638"/>
      <w:bookmarkStart w:id="1285" w:name="_Toc309545549"/>
      <w:bookmarkStart w:id="1286" w:name="_Toc309545726"/>
      <w:bookmarkStart w:id="1287" w:name="_Toc309551834"/>
      <w:bookmarkStart w:id="1288" w:name="_Toc309804304"/>
      <w:bookmarkStart w:id="1289" w:name="_Toc309804482"/>
      <w:bookmarkStart w:id="1290" w:name="_Toc309914206"/>
      <w:bookmarkStart w:id="1291" w:name="_Toc310231122"/>
      <w:bookmarkStart w:id="1292" w:name="_Toc310316771"/>
      <w:bookmarkStart w:id="1293" w:name="_Toc310434002"/>
      <w:bookmarkStart w:id="1294" w:name="_Toc310587694"/>
      <w:bookmarkStart w:id="1295" w:name="_Toc307566419"/>
      <w:bookmarkStart w:id="1296" w:name="_Toc308010470"/>
      <w:bookmarkStart w:id="1297" w:name="_Toc308095490"/>
      <w:bookmarkStart w:id="1298" w:name="_Toc308792922"/>
      <w:bookmarkStart w:id="1299" w:name="_Toc309030669"/>
      <w:bookmarkStart w:id="1300" w:name="_Toc309224789"/>
      <w:bookmarkStart w:id="1301" w:name="_Toc309283639"/>
      <w:bookmarkStart w:id="1302" w:name="_Toc309545550"/>
      <w:bookmarkStart w:id="1303" w:name="_Toc309545727"/>
      <w:bookmarkStart w:id="1304" w:name="_Toc309551835"/>
      <w:bookmarkStart w:id="1305" w:name="_Toc309804305"/>
      <w:bookmarkStart w:id="1306" w:name="_Toc309804483"/>
      <w:bookmarkStart w:id="1307" w:name="_Toc309914207"/>
      <w:bookmarkStart w:id="1308" w:name="_Toc310231123"/>
      <w:bookmarkStart w:id="1309" w:name="_Toc310316772"/>
      <w:bookmarkStart w:id="1310" w:name="_Toc310434003"/>
      <w:bookmarkStart w:id="1311" w:name="_Toc310587695"/>
      <w:bookmarkStart w:id="1312" w:name="_Toc307566420"/>
      <w:bookmarkStart w:id="1313" w:name="_Toc308010471"/>
      <w:bookmarkStart w:id="1314" w:name="_Toc308095491"/>
      <w:bookmarkStart w:id="1315" w:name="_Toc308792923"/>
      <w:bookmarkStart w:id="1316" w:name="_Toc309030670"/>
      <w:bookmarkStart w:id="1317" w:name="_Toc309224790"/>
      <w:bookmarkStart w:id="1318" w:name="_Toc309283640"/>
      <w:bookmarkStart w:id="1319" w:name="_Toc309545551"/>
      <w:bookmarkStart w:id="1320" w:name="_Toc309545728"/>
      <w:bookmarkStart w:id="1321" w:name="_Toc309551836"/>
      <w:bookmarkStart w:id="1322" w:name="_Toc309804306"/>
      <w:bookmarkStart w:id="1323" w:name="_Toc309804484"/>
      <w:bookmarkStart w:id="1324" w:name="_Toc309914208"/>
      <w:bookmarkStart w:id="1325" w:name="_Toc310231124"/>
      <w:bookmarkStart w:id="1326" w:name="_Toc310316773"/>
      <w:bookmarkStart w:id="1327" w:name="_Toc310434004"/>
      <w:bookmarkStart w:id="1328" w:name="_Toc310587696"/>
      <w:bookmarkStart w:id="1329" w:name="_Toc307566421"/>
      <w:bookmarkStart w:id="1330" w:name="_Toc308010472"/>
      <w:bookmarkStart w:id="1331" w:name="_Toc308095492"/>
      <w:bookmarkStart w:id="1332" w:name="_Toc308792924"/>
      <w:bookmarkStart w:id="1333" w:name="_Toc309030671"/>
      <w:bookmarkStart w:id="1334" w:name="_Toc309224791"/>
      <w:bookmarkStart w:id="1335" w:name="_Toc309283641"/>
      <w:bookmarkStart w:id="1336" w:name="_Toc309545552"/>
      <w:bookmarkStart w:id="1337" w:name="_Toc309545729"/>
      <w:bookmarkStart w:id="1338" w:name="_Toc309551837"/>
      <w:bookmarkStart w:id="1339" w:name="_Toc309804307"/>
      <w:bookmarkStart w:id="1340" w:name="_Toc309804485"/>
      <w:bookmarkStart w:id="1341" w:name="_Toc309914209"/>
      <w:bookmarkStart w:id="1342" w:name="_Toc310231125"/>
      <w:bookmarkStart w:id="1343" w:name="_Toc310316774"/>
      <w:bookmarkStart w:id="1344" w:name="_Toc310434005"/>
      <w:bookmarkStart w:id="1345" w:name="_Toc310587697"/>
      <w:bookmarkStart w:id="1346" w:name="_Toc307566422"/>
      <w:bookmarkStart w:id="1347" w:name="_Toc308010473"/>
      <w:bookmarkStart w:id="1348" w:name="_Toc308095493"/>
      <w:bookmarkStart w:id="1349" w:name="_Toc308792925"/>
      <w:bookmarkStart w:id="1350" w:name="_Toc309030672"/>
      <w:bookmarkStart w:id="1351" w:name="_Toc309224792"/>
      <w:bookmarkStart w:id="1352" w:name="_Toc309283642"/>
      <w:bookmarkStart w:id="1353" w:name="_Toc309545553"/>
      <w:bookmarkStart w:id="1354" w:name="_Toc309545730"/>
      <w:bookmarkStart w:id="1355" w:name="_Toc309551838"/>
      <w:bookmarkStart w:id="1356" w:name="_Toc309804308"/>
      <w:bookmarkStart w:id="1357" w:name="_Toc309804486"/>
      <w:bookmarkStart w:id="1358" w:name="_Toc309914210"/>
      <w:bookmarkStart w:id="1359" w:name="_Toc310231126"/>
      <w:bookmarkStart w:id="1360" w:name="_Toc310316775"/>
      <w:bookmarkStart w:id="1361" w:name="_Toc310434006"/>
      <w:bookmarkStart w:id="1362" w:name="_Toc310587698"/>
      <w:bookmarkStart w:id="1363" w:name="_Toc307566423"/>
      <w:bookmarkStart w:id="1364" w:name="_Toc308010474"/>
      <w:bookmarkStart w:id="1365" w:name="_Toc308095494"/>
      <w:bookmarkStart w:id="1366" w:name="_Toc308792926"/>
      <w:bookmarkStart w:id="1367" w:name="_Toc309030673"/>
      <w:bookmarkStart w:id="1368" w:name="_Toc309224793"/>
      <w:bookmarkStart w:id="1369" w:name="_Toc309283643"/>
      <w:bookmarkStart w:id="1370" w:name="_Toc309545554"/>
      <w:bookmarkStart w:id="1371" w:name="_Toc309545731"/>
      <w:bookmarkStart w:id="1372" w:name="_Toc309551839"/>
      <w:bookmarkStart w:id="1373" w:name="_Toc309804309"/>
      <w:bookmarkStart w:id="1374" w:name="_Toc309804487"/>
      <w:bookmarkStart w:id="1375" w:name="_Toc309914211"/>
      <w:bookmarkStart w:id="1376" w:name="_Toc310231127"/>
      <w:bookmarkStart w:id="1377" w:name="_Toc310316776"/>
      <w:bookmarkStart w:id="1378" w:name="_Toc310434007"/>
      <w:bookmarkStart w:id="1379" w:name="_Toc310587699"/>
      <w:bookmarkStart w:id="1380" w:name="_Toc307566424"/>
      <w:bookmarkStart w:id="1381" w:name="_Toc308010475"/>
      <w:bookmarkStart w:id="1382" w:name="_Toc308095495"/>
      <w:bookmarkStart w:id="1383" w:name="_Toc308792927"/>
      <w:bookmarkStart w:id="1384" w:name="_Toc309030674"/>
      <w:bookmarkStart w:id="1385" w:name="_Toc309224794"/>
      <w:bookmarkStart w:id="1386" w:name="_Toc309283644"/>
      <w:bookmarkStart w:id="1387" w:name="_Toc309545555"/>
      <w:bookmarkStart w:id="1388" w:name="_Toc309545732"/>
      <w:bookmarkStart w:id="1389" w:name="_Toc309551840"/>
      <w:bookmarkStart w:id="1390" w:name="_Toc309804310"/>
      <w:bookmarkStart w:id="1391" w:name="_Toc309804488"/>
      <w:bookmarkStart w:id="1392" w:name="_Toc309914212"/>
      <w:bookmarkStart w:id="1393" w:name="_Toc310231128"/>
      <w:bookmarkStart w:id="1394" w:name="_Toc310316777"/>
      <w:bookmarkStart w:id="1395" w:name="_Toc310434008"/>
      <w:bookmarkStart w:id="1396" w:name="_Toc310587700"/>
      <w:bookmarkStart w:id="1397" w:name="_Toc307566425"/>
      <w:bookmarkStart w:id="1398" w:name="_Toc308010476"/>
      <w:bookmarkStart w:id="1399" w:name="_Toc308095496"/>
      <w:bookmarkStart w:id="1400" w:name="_Toc308792928"/>
      <w:bookmarkStart w:id="1401" w:name="_Toc309030675"/>
      <w:bookmarkStart w:id="1402" w:name="_Toc309224795"/>
      <w:bookmarkStart w:id="1403" w:name="_Toc309283645"/>
      <w:bookmarkStart w:id="1404" w:name="_Toc309545556"/>
      <w:bookmarkStart w:id="1405" w:name="_Toc309545733"/>
      <w:bookmarkStart w:id="1406" w:name="_Toc309551841"/>
      <w:bookmarkStart w:id="1407" w:name="_Toc309804311"/>
      <w:bookmarkStart w:id="1408" w:name="_Toc309804489"/>
      <w:bookmarkStart w:id="1409" w:name="_Toc309914213"/>
      <w:bookmarkStart w:id="1410" w:name="_Toc310231129"/>
      <w:bookmarkStart w:id="1411" w:name="_Toc310316778"/>
      <w:bookmarkStart w:id="1412" w:name="_Toc310434009"/>
      <w:bookmarkStart w:id="1413" w:name="_Toc310587701"/>
      <w:bookmarkStart w:id="1414" w:name="_Toc307566547"/>
      <w:bookmarkStart w:id="1415" w:name="_Toc308010598"/>
      <w:bookmarkStart w:id="1416" w:name="_Toc308095618"/>
      <w:bookmarkStart w:id="1417" w:name="_Toc308793050"/>
      <w:bookmarkStart w:id="1418" w:name="_Toc309030797"/>
      <w:bookmarkStart w:id="1419" w:name="_Toc309224917"/>
      <w:bookmarkStart w:id="1420" w:name="_Toc309283767"/>
      <w:bookmarkStart w:id="1421" w:name="_Toc309545678"/>
      <w:bookmarkStart w:id="1422" w:name="_Toc309545855"/>
      <w:bookmarkStart w:id="1423" w:name="_Toc309551963"/>
      <w:bookmarkStart w:id="1424" w:name="_Toc309804433"/>
      <w:bookmarkStart w:id="1425" w:name="_Toc309804611"/>
      <w:bookmarkStart w:id="1426" w:name="_Toc309914335"/>
      <w:bookmarkStart w:id="1427" w:name="_Toc310231251"/>
      <w:bookmarkStart w:id="1428" w:name="_Toc310316900"/>
      <w:bookmarkStart w:id="1429" w:name="_Toc310434131"/>
      <w:bookmarkStart w:id="1430" w:name="_Toc310587823"/>
      <w:bookmarkStart w:id="1431" w:name="_Toc353207249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r>
        <w:rPr>
          <w:rFonts w:hint="eastAsia"/>
        </w:rPr>
        <w:lastRenderedPageBreak/>
        <w:t>Light No</w:t>
      </w:r>
      <w:r>
        <w:rPr>
          <w:rFonts w:hint="eastAsia"/>
        </w:rPr>
        <w:t>维护界面</w:t>
      </w:r>
      <w:bookmarkEnd w:id="1431"/>
    </w:p>
    <w:p w:rsidR="00670E3E" w:rsidRPr="0016237D" w:rsidRDefault="00670E3E" w:rsidP="00221F6C">
      <w:pPr>
        <w:pStyle w:val="4"/>
      </w:pPr>
      <w:r>
        <w:rPr>
          <w:rFonts w:hint="eastAsia"/>
        </w:rPr>
        <w:t>示意圖</w:t>
      </w:r>
    </w:p>
    <w:p w:rsidR="00670E3E" w:rsidRDefault="00220C93" w:rsidP="00670E3E">
      <w:pPr>
        <w:jc w:val="center"/>
      </w:pPr>
      <w:r>
        <w:rPr>
          <w:noProof/>
          <w:lang w:eastAsia="zh-TW"/>
        </w:rPr>
        <w:pict>
          <v:oval id="_x0000_s3743" style="position:absolute;left:0;text-align:left;margin-left:438.8pt;margin-top:317.8pt;width:19.45pt;height:17.25pt;z-index:251768832" fillcolor="yellow" strokecolor="red" strokeweight="1pt">
            <v:textbox style="mso-next-textbox:#_x0000_s3743;mso-fit-shape-to-text:t" inset="0,0,0,0">
              <w:txbxContent>
                <w:p w:rsidR="00220C93" w:rsidRPr="008721B4" w:rsidRDefault="00220C93" w:rsidP="00DB3B5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6" style="position:absolute;left:0;text-align:left;margin-left:501.75pt;margin-top:317.8pt;width:19.45pt;height:17.25pt;z-index:251676672" fillcolor="yellow" strokecolor="red" strokeweight="1pt">
            <v:textbox style="mso-next-textbox:#_x0000_s2006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2014" style="position:absolute;left:0;text-align:left;margin-left:452.3pt;margin-top:301.3pt;width:19.45pt;height:17.25pt;z-index:251679744" fillcolor="yellow" strokecolor="red" strokeweight="1pt">
            <v:textbox style="mso-next-textbox:#_x0000_s2014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4" style="position:absolute;left:0;text-align:left;margin-left:269.95pt;margin-top:299.8pt;width:19.45pt;height:17.25pt;z-index:251674624" fillcolor="yellow" strokecolor="red" strokeweight="1pt">
            <v:textbox style="mso-next-textbox:#_x0000_s2004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3" style="position:absolute;left:0;text-align:left;margin-left:250.5pt;margin-top:282.55pt;width:19.45pt;height:17.25pt;z-index:251673600" fillcolor="yellow" strokecolor="red" strokeweight="1pt">
            <v:textbox style="mso-next-textbox:#_x0000_s2003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1" style="position:absolute;left:0;text-align:left;margin-left:288.8pt;margin-top:317.05pt;width:19.45pt;height:17.25pt;z-index:251671552" fillcolor="yellow" strokecolor="red" strokeweight="1pt">
            <v:textbox style="mso-next-textbox:#_x0000_s2001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9" style="position:absolute;left:0;text-align:left;margin-left:81.05pt;margin-top:284.8pt;width:19.45pt;height:17.25pt;z-index:251670528" fillcolor="yellow" strokecolor="red" strokeweight="1pt">
            <v:textbox style="mso-next-textbox:#_x0000_s1999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7" style="position:absolute;left:0;text-align:left;margin-left:120.05pt;margin-top:319.3pt;width:19.45pt;height:17.25pt;z-index:251668480" fillcolor="yellow" strokecolor="red" strokeweight="1pt">
            <v:textbox style="mso-next-textbox:#_x0000_s1997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6" style="position:absolute;left:0;text-align:left;margin-left:100.6pt;margin-top:302.05pt;width:19.45pt;height:17.25pt;z-index:251667456" fillcolor="yellow" strokecolor="red" strokeweight="1pt">
            <v:textbox style="mso-next-textbox:#_x0000_s1996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5" style="position:absolute;left:0;text-align:left;margin-left:402.8pt;margin-top:317.05pt;width:19.45pt;height:17.25pt;z-index:251675648" fillcolor="yellow" strokecolor="red" strokeweight="1pt">
            <v:textbox style="mso-next-textbox:#_x0000_s2005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2" style="position:absolute;left:0;text-align:left;margin-left:411.8pt;margin-top:283.3pt;width:19.45pt;height:17.25pt;z-index:251672576" fillcolor="yellow" strokecolor="red" strokeweight="1pt">
            <v:textbox style="mso-next-textbox:#_x0000_s2002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2009" style="position:absolute;left:0;text-align:left;margin-left:504.75pt;margin-top:112.95pt;width:19.45pt;height:17.25pt;z-index:251677696" fillcolor="yellow" strokecolor="red" strokeweight="1pt">
            <v:textbox style="mso-next-textbox:#_x0000_s2009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5" style="position:absolute;left:0;text-align:left;margin-left:114.05pt;margin-top:203.2pt;width:19.45pt;height:17.25pt;z-index:251666432" fillcolor="yellow" strokecolor="red" strokeweight="1pt">
            <v:textbox style="mso-next-textbox:#_x0000_s1995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2013" style="position:absolute;left:0;text-align:left;margin-left:139.5pt;margin-top:37.45pt;width:19.45pt;height:17.25pt;z-index:251678720" fillcolor="yellow" strokecolor="red" strokeweight="1pt">
            <v:textbox style="mso-next-textbox:#_x0000_s2013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998" style="position:absolute;left:0;text-align:left;margin-left:120.05pt;margin-top:79.2pt;width:19.45pt;height:17.25pt;z-index:251669504" fillcolor="yellow" strokecolor="red" strokeweight="1pt">
            <v:textbox style="mso-next-textbox:#_x0000_s1998;mso-fit-shape-to-text:t" inset="0,0,0,0">
              <w:txbxContent>
                <w:p w:rsidR="00220C93" w:rsidRPr="008721B4" w:rsidRDefault="00220C93" w:rsidP="00670E3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670E3E" w:rsidRPr="00D26A4B">
        <w:t xml:space="preserve"> </w:t>
      </w:r>
      <w:r w:rsidR="00221F6C">
        <w:rPr>
          <w:noProof/>
          <w:lang w:eastAsia="zh-TW"/>
        </w:rPr>
        <w:drawing>
          <wp:inline distT="0" distB="0" distL="0" distR="0">
            <wp:extent cx="6647815" cy="4141470"/>
            <wp:effectExtent l="19050" t="0" r="635" b="0"/>
            <wp:docPr id="50" name="圖片 49" descr="LightNo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NoNew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6E2" w:rsidRDefault="00670E3E">
      <w:pPr>
        <w:pStyle w:val="ae"/>
        <w:jc w:val="center"/>
        <w:rPr>
          <w:lang w:eastAsia="zh-TW"/>
        </w:rPr>
      </w:pP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 w:rsidR="008E4B75">
        <w:fldChar w:fldCharType="begin"/>
      </w:r>
      <w:r>
        <w:rPr>
          <w:lang w:eastAsia="zh-TW"/>
        </w:rPr>
        <w:instrText xml:space="preserve"> STYLEREF 2 \s </w:instrText>
      </w:r>
      <w:r w:rsidR="008E4B75">
        <w:fldChar w:fldCharType="separate"/>
      </w:r>
      <w:r>
        <w:rPr>
          <w:noProof/>
          <w:lang w:eastAsia="zh-TW"/>
        </w:rPr>
        <w:t>1.</w:t>
      </w:r>
      <w:r w:rsidR="008E4B75">
        <w:fldChar w:fldCharType="end"/>
      </w:r>
      <w:r>
        <w:rPr>
          <w:lang w:eastAsia="zh-TW"/>
        </w:rPr>
        <w:t>1</w:t>
      </w:r>
      <w:r w:rsidR="00A1650B">
        <w:rPr>
          <w:rFonts w:hint="eastAsia"/>
          <w:lang w:eastAsia="zh-TW"/>
        </w:rPr>
        <w:t>6</w:t>
      </w:r>
      <w:r>
        <w:rPr>
          <w:lang w:eastAsia="zh-TW"/>
        </w:rPr>
        <w:noBreakHyphen/>
      </w:r>
      <w:r w:rsidR="008E4B75">
        <w:fldChar w:fldCharType="begin"/>
      </w:r>
      <w:r>
        <w:rPr>
          <w:lang w:eastAsia="zh-TW"/>
        </w:rPr>
        <w:instrText xml:space="preserve"> SEQ </w:instrText>
      </w:r>
      <w:r>
        <w:rPr>
          <w:rFonts w:hint="eastAsia"/>
          <w:lang w:eastAsia="zh-TW"/>
        </w:rPr>
        <w:instrText>圖</w:instrText>
      </w:r>
      <w:r>
        <w:rPr>
          <w:lang w:eastAsia="zh-TW"/>
        </w:rPr>
        <w:instrText xml:space="preserve"> \* ARABIC \s 2 </w:instrText>
      </w:r>
      <w:r w:rsidR="008E4B75">
        <w:fldChar w:fldCharType="separate"/>
      </w:r>
      <w:r>
        <w:rPr>
          <w:noProof/>
          <w:lang w:eastAsia="zh-TW"/>
        </w:rPr>
        <w:t>1</w:t>
      </w:r>
      <w:r w:rsidR="008E4B75">
        <w:fldChar w:fldCharType="end"/>
      </w:r>
    </w:p>
    <w:p w:rsidR="00221F6C" w:rsidRDefault="00221F6C">
      <w:pPr>
        <w:pStyle w:val="ae"/>
        <w:jc w:val="center"/>
        <w:rPr>
          <w:lang w:eastAsia="zh-TW"/>
        </w:rPr>
      </w:pPr>
    </w:p>
    <w:p w:rsidR="00670E3E" w:rsidRDefault="00670E3E" w:rsidP="00221F6C">
      <w:pPr>
        <w:pStyle w:val="4"/>
        <w:rPr>
          <w:lang w:eastAsia="zh-TW"/>
        </w:rPr>
      </w:pPr>
      <w:r>
        <w:rPr>
          <w:rFonts w:hint="eastAsia"/>
          <w:lang w:eastAsia="zh-TW"/>
        </w:rPr>
        <w:t>界面說明</w:t>
      </w:r>
    </w:p>
    <w:p w:rsidR="00670E3E" w:rsidRDefault="00670E3E" w:rsidP="00670E3E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界面名稱：</w:t>
      </w:r>
      <w:r>
        <w:rPr>
          <w:rFonts w:hint="eastAsia"/>
          <w:lang w:eastAsia="zh-TW"/>
        </w:rPr>
        <w:t>LightNo</w:t>
      </w:r>
      <w:r>
        <w:rPr>
          <w:rFonts w:hint="eastAsia"/>
          <w:lang w:eastAsia="zh-TW"/>
        </w:rPr>
        <w:t>维护界面。</w:t>
      </w:r>
    </w:p>
    <w:p w:rsidR="00670E3E" w:rsidRDefault="00670E3E" w:rsidP="00670E3E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LightNo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670E3E" w:rsidRDefault="00670E3E" w:rsidP="00670E3E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670E3E" w:rsidRDefault="00670E3E" w:rsidP="00670E3E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LightNo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670E3E" w:rsidRDefault="00670E3E" w:rsidP="00670E3E">
      <w:r>
        <w:t xml:space="preserve">● </w:t>
      </w:r>
      <w:r>
        <w:rPr>
          <w:rFonts w:hint="eastAsia"/>
        </w:rPr>
        <w:t>用例：</w:t>
      </w:r>
    </w:p>
    <w:p w:rsidR="00670E3E" w:rsidRPr="009F3C7F" w:rsidRDefault="00670E3E" w:rsidP="00670E3E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LightNo</w:t>
      </w:r>
      <w:r>
        <w:rPr>
          <w:rFonts w:hint="eastAsia"/>
        </w:rPr>
        <w:t>资料的人</w:t>
      </w:r>
      <w:r w:rsidRPr="004A7340">
        <w:rPr>
          <w:rFonts w:eastAsia="新細明體" w:hint="eastAsia"/>
        </w:rPr>
        <w:t>有權限進來</w:t>
      </w:r>
    </w:p>
    <w:p w:rsidR="00670E3E" w:rsidRDefault="00670E3E" w:rsidP="00670E3E">
      <w:r>
        <w:t>●</w:t>
      </w:r>
      <w:r>
        <w:rPr>
          <w:rFonts w:hint="eastAsia"/>
        </w:rPr>
        <w:t>对应数据表：</w:t>
      </w:r>
    </w:p>
    <w:p w:rsidR="00670E3E" w:rsidRDefault="007F4776" w:rsidP="00670E3E">
      <w:r>
        <w:rPr>
          <w:rFonts w:hint="eastAsia"/>
        </w:rPr>
        <w:t>WipBuffer</w:t>
      </w:r>
      <w:r>
        <w:rPr>
          <w:rFonts w:hint="eastAsia"/>
        </w:rPr>
        <w:t>，增加</w:t>
      </w:r>
      <w:r w:rsidR="0048372D">
        <w:rPr>
          <w:rFonts w:hint="eastAsia"/>
        </w:rPr>
        <w:t>Kitting</w:t>
      </w:r>
      <w:r>
        <w:rPr>
          <w:rFonts w:hint="eastAsia"/>
        </w:rPr>
        <w:t>Type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）存放</w:t>
      </w:r>
      <w:r>
        <w:rPr>
          <w:rFonts w:hint="eastAsia"/>
        </w:rPr>
        <w:t>Kitting</w:t>
      </w:r>
      <w:r>
        <w:rPr>
          <w:rFonts w:hint="eastAsia"/>
        </w:rPr>
        <w:t>类型，增加</w:t>
      </w:r>
      <w:r>
        <w:rPr>
          <w:rFonts w:hint="eastAsia"/>
        </w:rPr>
        <w:t>Station</w:t>
      </w:r>
      <w:r>
        <w:rPr>
          <w:rFonts w:hint="eastAsia"/>
        </w:rPr>
        <w:t>（</w:t>
      </w:r>
      <w:r>
        <w:rPr>
          <w:rFonts w:hint="eastAsia"/>
        </w:rPr>
        <w:t>nvarchar50</w:t>
      </w:r>
      <w:r>
        <w:rPr>
          <w:rFonts w:hint="eastAsia"/>
        </w:rPr>
        <w:t>）存放</w:t>
      </w:r>
      <w:r>
        <w:rPr>
          <w:rFonts w:hint="eastAsia"/>
        </w:rPr>
        <w:t>Kitting</w:t>
      </w:r>
      <w:r>
        <w:rPr>
          <w:rFonts w:hint="eastAsia"/>
        </w:rPr>
        <w:t>子站</w:t>
      </w:r>
      <w:r w:rsidR="009F5390" w:rsidRPr="009F5390">
        <w:rPr>
          <w:rFonts w:hint="eastAsia"/>
          <w:color w:val="FF0066"/>
        </w:rPr>
        <w:t>，增加</w:t>
      </w:r>
      <w:r w:rsidR="009F5390" w:rsidRPr="009F5390">
        <w:rPr>
          <w:color w:val="FF0066"/>
        </w:rPr>
        <w:t>Line</w:t>
      </w:r>
      <w:r w:rsidR="009F5390" w:rsidRPr="009F5390">
        <w:rPr>
          <w:rFonts w:hint="eastAsia"/>
          <w:color w:val="FF0066"/>
        </w:rPr>
        <w:t>（</w:t>
      </w:r>
      <w:r w:rsidR="009F5390" w:rsidRPr="009F5390">
        <w:rPr>
          <w:color w:val="FF0066"/>
        </w:rPr>
        <w:t>char2</w:t>
      </w:r>
      <w:r w:rsidR="009F5390" w:rsidRPr="009F5390">
        <w:rPr>
          <w:rFonts w:hint="eastAsia"/>
          <w:color w:val="FF0066"/>
        </w:rPr>
        <w:t>）存放</w:t>
      </w:r>
      <w:r w:rsidR="009F5390" w:rsidRPr="009F5390">
        <w:rPr>
          <w:color w:val="FF0066"/>
        </w:rPr>
        <w:t>FA</w:t>
      </w:r>
      <w:r w:rsidR="009F5390" w:rsidRPr="009F5390">
        <w:rPr>
          <w:rFonts w:hint="eastAsia"/>
          <w:color w:val="FF0066"/>
        </w:rPr>
        <w:t>固定库位对应线别</w:t>
      </w:r>
      <w:r>
        <w:rPr>
          <w:rFonts w:hint="eastAsia"/>
        </w:rPr>
        <w:t>。</w:t>
      </w:r>
    </w:p>
    <w:p w:rsidR="00FE308C" w:rsidRDefault="00251E8A">
      <w:r>
        <w:rPr>
          <w:rFonts w:hint="eastAsia"/>
        </w:rPr>
        <w:t>TmpKit</w:t>
      </w:r>
      <w:r>
        <w:rPr>
          <w:rFonts w:hint="eastAsia"/>
        </w:rPr>
        <w:t>，含</w:t>
      </w:r>
      <w:r>
        <w:rPr>
          <w:rFonts w:hint="eastAsia"/>
        </w:rPr>
        <w:t>PdLine</w:t>
      </w:r>
      <w:r>
        <w:rPr>
          <w:rFonts w:hint="eastAsia"/>
        </w:rPr>
        <w:t>（</w:t>
      </w:r>
      <w:r>
        <w:rPr>
          <w:rFonts w:hint="eastAsia"/>
        </w:rPr>
        <w:t>char</w:t>
      </w:r>
      <w:r w:rsidR="00464E23" w:rsidRPr="00464E23">
        <w:rPr>
          <w:color w:val="FF0000"/>
        </w:rPr>
        <w:t>30</w:t>
      </w:r>
      <w:r>
        <w:rPr>
          <w:rFonts w:hint="eastAsia"/>
        </w:rPr>
        <w:t>）、</w:t>
      </w:r>
      <w:r>
        <w:rPr>
          <w:rFonts w:hint="eastAsia"/>
        </w:rPr>
        <w:t>Model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</w:t>
      </w:r>
      <w:r w:rsidR="008835D0">
        <w:rPr>
          <w:rFonts w:hint="eastAsia"/>
        </w:rPr>
        <w:t>、</w:t>
      </w:r>
      <w:r w:rsidR="008835D0">
        <w:rPr>
          <w:rFonts w:hint="eastAsia"/>
        </w:rPr>
        <w:t>Type</w:t>
      </w:r>
      <w:r w:rsidR="008835D0">
        <w:rPr>
          <w:rFonts w:hint="eastAsia"/>
        </w:rPr>
        <w:t>（</w:t>
      </w:r>
      <w:r w:rsidR="008835D0">
        <w:rPr>
          <w:rFonts w:hint="eastAsia"/>
        </w:rPr>
        <w:t>char4</w:t>
      </w:r>
      <w:r w:rsidR="008835D0">
        <w:rPr>
          <w:rFonts w:hint="eastAsia"/>
        </w:rPr>
        <w:t>）</w:t>
      </w:r>
      <w:r>
        <w:rPr>
          <w:rFonts w:hint="eastAsia"/>
        </w:rPr>
        <w:t>栏位</w:t>
      </w:r>
    </w:p>
    <w:p w:rsidR="00251E8A" w:rsidRDefault="00251E8A" w:rsidP="00670E3E"/>
    <w:p w:rsidR="00193559" w:rsidRPr="00193559" w:rsidRDefault="00193559" w:rsidP="00193559">
      <w:pPr>
        <w:rPr>
          <w:color w:val="FF0000"/>
        </w:rPr>
      </w:pPr>
      <w:r w:rsidRPr="00193559">
        <w:rPr>
          <w:rFonts w:hint="eastAsia"/>
          <w:color w:val="FF0000"/>
        </w:rPr>
        <w:t>//********</w:t>
      </w:r>
      <w:r w:rsidRPr="00193559">
        <w:rPr>
          <w:rFonts w:hint="eastAsia"/>
          <w:color w:val="FF0000"/>
        </w:rPr>
        <w:t>取得</w:t>
      </w:r>
      <w:r w:rsidRPr="00193559">
        <w:rPr>
          <w:rFonts w:hint="eastAsia"/>
          <w:color w:val="FF0000"/>
        </w:rPr>
        <w:t>Kitting Code List</w:t>
      </w:r>
      <w:r w:rsidRPr="00193559">
        <w:rPr>
          <w:rFonts w:hint="eastAsia"/>
          <w:color w:val="FF0000"/>
        </w:rPr>
        <w:t>内容</w:t>
      </w:r>
      <w:r w:rsidRPr="00193559">
        <w:rPr>
          <w:rFonts w:hint="eastAsia"/>
          <w:color w:val="FF0000"/>
        </w:rPr>
        <w:t>*********</w:t>
      </w:r>
    </w:p>
    <w:p w:rsidR="00193559" w:rsidRDefault="00193559" w:rsidP="00193559">
      <w:r>
        <w:rPr>
          <w:rFonts w:hint="eastAsia"/>
        </w:rPr>
        <w:t>若</w:t>
      </w:r>
      <w:r>
        <w:rPr>
          <w:rFonts w:hint="eastAsia"/>
        </w:rPr>
        <w:t xml:space="preserve">KittingType="FA Kitting" </w:t>
      </w:r>
      <w:r>
        <w:rPr>
          <w:rFonts w:hint="eastAsia"/>
        </w:rPr>
        <w:t>则</w:t>
      </w:r>
    </w:p>
    <w:p w:rsidR="00193559" w:rsidRDefault="00193559" w:rsidP="00193559">
      <w:r>
        <w:rPr>
          <w:rFonts w:hint="eastAsia"/>
        </w:rPr>
        <w:t xml:space="preserve">DB.SQL="select </w:t>
      </w:r>
      <w:r w:rsidR="009F5390" w:rsidRPr="009F5390">
        <w:rPr>
          <w:color w:val="E36C0A" w:themeColor="accent6" w:themeShade="BF"/>
        </w:rPr>
        <w:t>distinct</w:t>
      </w:r>
      <w:r w:rsidR="00D96CFD">
        <w:rPr>
          <w:rFonts w:hint="eastAsia"/>
          <w:color w:val="E36C0A" w:themeColor="accent6" w:themeShade="BF"/>
        </w:rPr>
        <w:t>(</w:t>
      </w:r>
      <w:r w:rsidR="009F5390" w:rsidRPr="009F5390">
        <w:rPr>
          <w:color w:val="E36C0A" w:themeColor="accent6" w:themeShade="BF"/>
        </w:rPr>
        <w:t>Left(rtrim(Line),1)</w:t>
      </w:r>
      <w:r w:rsidR="00D96CFD">
        <w:rPr>
          <w:rFonts w:hint="eastAsia"/>
          <w:color w:val="E36C0A" w:themeColor="accent6" w:themeShade="BF"/>
        </w:rPr>
        <w:t>)</w:t>
      </w:r>
      <w:r>
        <w:rPr>
          <w:rFonts w:hint="eastAsia"/>
        </w:rPr>
        <w:t xml:space="preserve"> as Code, </w:t>
      </w:r>
      <w:r w:rsidR="009F5390" w:rsidRPr="009F5390">
        <w:rPr>
          <w:color w:val="E36C0A" w:themeColor="accent6" w:themeShade="BF"/>
        </w:rPr>
        <w:t xml:space="preserve">‘’ as </w:t>
      </w:r>
      <w:r>
        <w:rPr>
          <w:rFonts w:hint="eastAsia"/>
        </w:rPr>
        <w:t>Descr, 'Yes' as IsLine from Line (nolock)  where Stage='FA' union select rtrim(Family) as Code, Descr, '' as IsLine from Family (nolock)"</w:t>
      </w:r>
    </w:p>
    <w:p w:rsidR="00193559" w:rsidRDefault="00193559" w:rsidP="00193559">
      <w:r>
        <w:rPr>
          <w:rFonts w:hint="eastAsia"/>
        </w:rPr>
        <w:t>上句中缺按</w:t>
      </w:r>
      <w:r>
        <w:rPr>
          <w:rFonts w:hint="eastAsia"/>
        </w:rPr>
        <w:t>Descr</w:t>
      </w:r>
      <w:r w:rsidR="009F5390" w:rsidRPr="009F5390">
        <w:rPr>
          <w:color w:val="E36C0A" w:themeColor="accent6" w:themeShade="BF"/>
        </w:rPr>
        <w:t>, Code</w:t>
      </w:r>
      <w:r>
        <w:rPr>
          <w:rFonts w:hint="eastAsia"/>
        </w:rPr>
        <w:t>排序功能</w:t>
      </w:r>
    </w:p>
    <w:p w:rsidR="00193559" w:rsidRDefault="00193559" w:rsidP="00193559">
      <w:r>
        <w:rPr>
          <w:rFonts w:hint="eastAsia"/>
        </w:rPr>
        <w:t>若</w:t>
      </w:r>
      <w:r>
        <w:rPr>
          <w:rFonts w:hint="eastAsia"/>
        </w:rPr>
        <w:t>KittingType=</w:t>
      </w:r>
      <w:r>
        <w:rPr>
          <w:rFonts w:hint="eastAsia"/>
        </w:rPr>
        <w:t>“</w:t>
      </w:r>
      <w:r>
        <w:rPr>
          <w:rFonts w:hint="eastAsia"/>
        </w:rPr>
        <w:t>PAK Kitting</w:t>
      </w:r>
      <w:r>
        <w:rPr>
          <w:rFonts w:hint="eastAsia"/>
        </w:rPr>
        <w:t>”，则将上句中的</w:t>
      </w:r>
      <w:r>
        <w:rPr>
          <w:rFonts w:hint="eastAsia"/>
        </w:rPr>
        <w:t>Stage='PAK'</w:t>
      </w:r>
    </w:p>
    <w:p w:rsidR="00193559" w:rsidRDefault="00193559" w:rsidP="00193559">
      <w:r>
        <w:rPr>
          <w:rFonts w:hint="eastAsia"/>
        </w:rPr>
        <w:t>若</w:t>
      </w:r>
      <w:r>
        <w:rPr>
          <w:rFonts w:hint="eastAsia"/>
        </w:rPr>
        <w:t>KittingType=</w:t>
      </w:r>
      <w:r>
        <w:rPr>
          <w:rFonts w:hint="eastAsia"/>
        </w:rPr>
        <w:t>“</w:t>
      </w:r>
      <w:r>
        <w:rPr>
          <w:rFonts w:hint="eastAsia"/>
        </w:rPr>
        <w:t>FA Label</w:t>
      </w:r>
      <w:r>
        <w:rPr>
          <w:rFonts w:hint="eastAsia"/>
        </w:rPr>
        <w:t>”或“</w:t>
      </w:r>
      <w:r>
        <w:rPr>
          <w:rFonts w:hint="eastAsia"/>
        </w:rPr>
        <w:t>PAK Label</w:t>
      </w:r>
      <w:r>
        <w:rPr>
          <w:rFonts w:hint="eastAsia"/>
        </w:rPr>
        <w:t>”，则</w:t>
      </w:r>
    </w:p>
    <w:p w:rsidR="00193559" w:rsidRDefault="00193559" w:rsidP="00193559">
      <w:r>
        <w:rPr>
          <w:rFonts w:hint="eastAsia"/>
        </w:rPr>
        <w:t>DB.SQL="select rtrim(Code), Descr, '' as IsLine from LabelKitting (nolock) where Type=@KittingType order by Descr"</w:t>
      </w:r>
    </w:p>
    <w:p w:rsidR="00193559" w:rsidRDefault="00193559" w:rsidP="00193559">
      <w:r>
        <w:rPr>
          <w:rFonts w:hint="eastAsia"/>
        </w:rPr>
        <w:t>//***********End*******</w:t>
      </w:r>
    </w:p>
    <w:p w:rsidR="00193559" w:rsidRDefault="00193559" w:rsidP="00193559"/>
    <w:p w:rsidR="00193559" w:rsidRDefault="00193559" w:rsidP="00193559"/>
    <w:p w:rsidR="00193559" w:rsidRPr="00193559" w:rsidRDefault="00193559" w:rsidP="00193559">
      <w:pPr>
        <w:rPr>
          <w:color w:val="FF0000"/>
        </w:rPr>
      </w:pPr>
      <w:r w:rsidRPr="00193559">
        <w:rPr>
          <w:rFonts w:hint="eastAsia"/>
          <w:color w:val="FF0000"/>
        </w:rPr>
        <w:t>//***********</w:t>
      </w:r>
      <w:r w:rsidRPr="00193559">
        <w:rPr>
          <w:rFonts w:hint="eastAsia"/>
          <w:color w:val="FF0000"/>
        </w:rPr>
        <w:t>取得</w:t>
      </w:r>
      <w:r w:rsidRPr="00193559">
        <w:rPr>
          <w:rFonts w:hint="eastAsia"/>
          <w:color w:val="FF0000"/>
        </w:rPr>
        <w:t>PdLine</w:t>
      </w:r>
      <w:r w:rsidRPr="00193559">
        <w:rPr>
          <w:rFonts w:hint="eastAsia"/>
          <w:color w:val="FF0000"/>
        </w:rPr>
        <w:t>下拉列表中选项</w:t>
      </w:r>
      <w:r w:rsidRPr="00193559">
        <w:rPr>
          <w:rFonts w:hint="eastAsia"/>
          <w:color w:val="FF0000"/>
        </w:rPr>
        <w:t>*********</w:t>
      </w:r>
    </w:p>
    <w:p w:rsidR="00193559" w:rsidRDefault="00193559" w:rsidP="00193559">
      <w:r>
        <w:rPr>
          <w:rFonts w:hint="eastAsia"/>
        </w:rPr>
        <w:t>若</w:t>
      </w:r>
      <w:r>
        <w:rPr>
          <w:rFonts w:hint="eastAsia"/>
        </w:rPr>
        <w:t xml:space="preserve">KittingType="FA Kitting" </w:t>
      </w:r>
      <w:r>
        <w:rPr>
          <w:rFonts w:hint="eastAsia"/>
        </w:rPr>
        <w:t>则</w:t>
      </w:r>
    </w:p>
    <w:p w:rsidR="00193559" w:rsidRDefault="00193559" w:rsidP="00193559">
      <w:r>
        <w:rPr>
          <w:rFonts w:hint="eastAsia"/>
        </w:rPr>
        <w:t xml:space="preserve">DB.SQL="select </w:t>
      </w:r>
      <w:r w:rsidR="009F5390" w:rsidRPr="009F5390">
        <w:rPr>
          <w:color w:val="E36C0A" w:themeColor="accent6" w:themeShade="BF"/>
        </w:rPr>
        <w:t xml:space="preserve">distinct </w:t>
      </w:r>
      <w:r w:rsidR="00D37FA0">
        <w:rPr>
          <w:color w:val="E36C0A" w:themeColor="accent6" w:themeShade="BF"/>
        </w:rPr>
        <w:t>Le</w:t>
      </w:r>
      <w:r w:rsidR="00877F80" w:rsidRPr="00F924D8">
        <w:rPr>
          <w:rFonts w:hint="eastAsia"/>
          <w:color w:val="E36C0A" w:themeColor="accent6" w:themeShade="BF"/>
        </w:rPr>
        <w:t>ft(rtrim(Line),1)</w:t>
      </w:r>
      <w:r>
        <w:rPr>
          <w:rFonts w:hint="eastAsia"/>
        </w:rPr>
        <w:t xml:space="preserve"> as Code</w:t>
      </w:r>
      <w:r w:rsidR="009F5390" w:rsidRPr="009F5390">
        <w:rPr>
          <w:strike/>
          <w:color w:val="E36C0A" w:themeColor="accent6" w:themeShade="BF"/>
        </w:rPr>
        <w:t>, Descr</w:t>
      </w:r>
      <w:r>
        <w:rPr>
          <w:rFonts w:hint="eastAsia"/>
        </w:rPr>
        <w:t xml:space="preserve"> from Line (nolock)  where Stage='FA' order by</w:t>
      </w:r>
      <w:r w:rsidR="009F5390" w:rsidRPr="009F5390">
        <w:rPr>
          <w:color w:val="E36C0A" w:themeColor="accent6" w:themeShade="BF"/>
        </w:rPr>
        <w:t xml:space="preserve"> Code</w:t>
      </w:r>
      <w:r>
        <w:rPr>
          <w:rFonts w:hint="eastAsia"/>
        </w:rPr>
        <w:t>"</w:t>
      </w:r>
    </w:p>
    <w:p w:rsidR="00193559" w:rsidRDefault="00193559" w:rsidP="00193559">
      <w:r>
        <w:rPr>
          <w:rFonts w:hint="eastAsia"/>
        </w:rPr>
        <w:t>若</w:t>
      </w:r>
      <w:r>
        <w:rPr>
          <w:rFonts w:hint="eastAsia"/>
        </w:rPr>
        <w:t>KittingType="PAK Kitting</w:t>
      </w:r>
      <w:r>
        <w:rPr>
          <w:rFonts w:hint="eastAsia"/>
        </w:rPr>
        <w:t>’，则上句中</w:t>
      </w:r>
      <w:r>
        <w:rPr>
          <w:rFonts w:hint="eastAsia"/>
        </w:rPr>
        <w:t>Stage=</w:t>
      </w:r>
      <w:r>
        <w:rPr>
          <w:rFonts w:hint="eastAsia"/>
        </w:rPr>
        <w:t>‘</w:t>
      </w:r>
      <w:r>
        <w:rPr>
          <w:rFonts w:hint="eastAsia"/>
        </w:rPr>
        <w:t>PAK'</w:t>
      </w:r>
    </w:p>
    <w:p w:rsidR="00193559" w:rsidRDefault="00193559" w:rsidP="00193559">
      <w:r>
        <w:rPr>
          <w:rFonts w:hint="eastAsia"/>
        </w:rPr>
        <w:t>//************End*********</w:t>
      </w:r>
    </w:p>
    <w:p w:rsidR="00193559" w:rsidRDefault="00193559" w:rsidP="00193559"/>
    <w:p w:rsidR="00193559" w:rsidRDefault="00193559" w:rsidP="00193559"/>
    <w:p w:rsidR="00193559" w:rsidRPr="00193559" w:rsidRDefault="00193559" w:rsidP="00193559">
      <w:pPr>
        <w:rPr>
          <w:color w:val="FF0000"/>
        </w:rPr>
      </w:pPr>
      <w:r w:rsidRPr="00193559">
        <w:rPr>
          <w:rFonts w:hint="eastAsia"/>
          <w:color w:val="FF0000"/>
        </w:rPr>
        <w:t>//****** ****</w:t>
      </w:r>
      <w:r w:rsidRPr="00193559">
        <w:rPr>
          <w:rFonts w:hint="eastAsia"/>
          <w:color w:val="FF0000"/>
        </w:rPr>
        <w:t>下面是取得</w:t>
      </w:r>
      <w:r w:rsidRPr="00193559">
        <w:rPr>
          <w:rFonts w:hint="eastAsia"/>
          <w:color w:val="FF0000"/>
        </w:rPr>
        <w:t>LightNo List</w:t>
      </w:r>
      <w:r w:rsidRPr="00193559">
        <w:rPr>
          <w:rFonts w:hint="eastAsia"/>
          <w:color w:val="FF0000"/>
        </w:rPr>
        <w:t>的存储过程</w:t>
      </w:r>
      <w:r w:rsidRPr="00193559">
        <w:rPr>
          <w:rFonts w:hint="eastAsia"/>
          <w:color w:val="FF0000"/>
        </w:rPr>
        <w:t>rpt_KittingLoc</w:t>
      </w:r>
      <w:r w:rsidRPr="00193559">
        <w:rPr>
          <w:rFonts w:hint="eastAsia"/>
          <w:color w:val="FF0000"/>
        </w:rPr>
        <w:t>的定义</w:t>
      </w:r>
      <w:r w:rsidRPr="00193559">
        <w:rPr>
          <w:rFonts w:hint="eastAsia"/>
          <w:color w:val="FF0000"/>
        </w:rPr>
        <w:t>*****</w:t>
      </w:r>
    </w:p>
    <w:p w:rsidR="00193559" w:rsidRDefault="00193559" w:rsidP="00193559">
      <w:r>
        <w:rPr>
          <w:rFonts w:hint="eastAsia"/>
        </w:rPr>
        <w:t>ALTER PROCEDURE [dbo].[rpt_KittingLoc]    @code varchar(25)</w:t>
      </w:r>
      <w:r>
        <w:rPr>
          <w:rFonts w:hint="eastAsia"/>
        </w:rPr>
        <w:t>，</w:t>
      </w:r>
      <w:r>
        <w:rPr>
          <w:rFonts w:hint="eastAsia"/>
        </w:rPr>
        <w:t>@kittingType varchar(20), @isLine char(4) as</w:t>
      </w:r>
    </w:p>
    <w:p w:rsidR="00193559" w:rsidRDefault="00193559" w:rsidP="00193559">
      <w:r>
        <w:t xml:space="preserve">set nocount on </w:t>
      </w:r>
    </w:p>
    <w:p w:rsidR="00193559" w:rsidRDefault="00193559" w:rsidP="00193559"/>
    <w:p w:rsidR="00221F6C" w:rsidRDefault="00A81F49" w:rsidP="00221F6C">
      <w:r>
        <w:t xml:space="preserve">if </w:t>
      </w:r>
      <w:r w:rsidR="00193559">
        <w:t>rtrim(@isLine)='Yes'</w:t>
      </w:r>
      <w:r w:rsidR="009F5390" w:rsidRPr="009F5390">
        <w:rPr>
          <w:color w:val="E36C0A" w:themeColor="accent6" w:themeShade="BF"/>
        </w:rPr>
        <w:t xml:space="preserve"> and  @kittingType='FA Kitting'</w:t>
      </w:r>
    </w:p>
    <w:p w:rsidR="00193559" w:rsidRDefault="00193559" w:rsidP="00193559">
      <w:r>
        <w:t>begin</w:t>
      </w:r>
    </w:p>
    <w:p w:rsidR="00193559" w:rsidRDefault="00193559" w:rsidP="00193559">
      <w:r>
        <w:tab/>
        <w:t xml:space="preserve">select </w:t>
      </w:r>
      <w:r w:rsidR="009F5390" w:rsidRPr="009F5390">
        <w:rPr>
          <w:color w:val="31849B" w:themeColor="accent5" w:themeShade="BF"/>
        </w:rPr>
        <w:t>distinct(PartType+’%’)</w:t>
      </w:r>
      <w:r w:rsidR="00464E23" w:rsidRPr="00D53514">
        <w:t xml:space="preserve"> </w:t>
      </w:r>
      <w:r w:rsidR="00464E23" w:rsidRPr="00464E23">
        <w:t>as PartType</w:t>
      </w:r>
      <w:r>
        <w:t xml:space="preserve"> into #fd from KitLoc (nolock) where PdLine = @code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if @kittingType='PAK Kitting'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begin</w:t>
      </w:r>
    </w:p>
    <w:p w:rsidR="00D53514" w:rsidRPr="00877F80" w:rsidRDefault="009F5390">
      <w:pPr>
        <w:ind w:left="1440"/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>select distinct b.Code, b.PartNo, b.Tp, b.Station, convert(int,b.LightNo), b.Qty, b.Sub, b.Safety_Stock, b.Max_Stock, b.Remark from #fd a  (nolock), WipBuffer b  (nolock) where  b.Tp like a.PartType</w:t>
      </w:r>
    </w:p>
    <w:p w:rsidR="00193559" w:rsidRPr="00877F80" w:rsidRDefault="009F5390" w:rsidP="00193559">
      <w:pPr>
        <w:ind w:left="720" w:firstLine="720"/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 xml:space="preserve">and b.Code=@code and b.KittingType = @kittingType and b.Tp not like 'DDD Kitting%' </w:t>
      </w:r>
    </w:p>
    <w:p w:rsidR="00193559" w:rsidRPr="00877F80" w:rsidRDefault="009F5390" w:rsidP="00193559">
      <w:pPr>
        <w:ind w:left="720" w:firstLine="720"/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>order by convert(int,b.LightNo)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end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else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begin</w:t>
      </w:r>
    </w:p>
    <w:p w:rsidR="00D53514" w:rsidRDefault="00193559">
      <w:pPr>
        <w:ind w:left="1440"/>
      </w:pPr>
      <w:r>
        <w:t xml:space="preserve">select distinct </w:t>
      </w:r>
      <w:r w:rsidR="009F5390" w:rsidRPr="009F5390">
        <w:rPr>
          <w:strike/>
          <w:color w:val="31849B" w:themeColor="accent5" w:themeShade="BF"/>
        </w:rPr>
        <w:t xml:space="preserve">b.Code, </w:t>
      </w:r>
      <w:r>
        <w:t>b.PartNo,</w:t>
      </w:r>
      <w:r w:rsidR="00833D61">
        <w:rPr>
          <w:rFonts w:hint="eastAsia"/>
        </w:rPr>
        <w:t xml:space="preserve"> </w:t>
      </w:r>
      <w:r>
        <w:t>b.Tp,</w:t>
      </w:r>
      <w:r w:rsidR="00833D61">
        <w:rPr>
          <w:rFonts w:hint="eastAsia"/>
        </w:rPr>
        <w:t xml:space="preserve"> </w:t>
      </w:r>
      <w:r w:rsidR="009F5390" w:rsidRPr="009F5390">
        <w:rPr>
          <w:color w:val="31849B" w:themeColor="accent5" w:themeShade="BF"/>
        </w:rPr>
        <w:t xml:space="preserve">b.Line, </w:t>
      </w:r>
      <w:r>
        <w:t>b.Station,</w:t>
      </w:r>
      <w:r w:rsidR="00833D61">
        <w:rPr>
          <w:rFonts w:hint="eastAsia"/>
        </w:rPr>
        <w:t xml:space="preserve"> </w:t>
      </w:r>
      <w:r>
        <w:t>convert(int,b.LightNo),</w:t>
      </w:r>
      <w:r w:rsidR="00833D61">
        <w:rPr>
          <w:rFonts w:hint="eastAsia"/>
        </w:rPr>
        <w:t xml:space="preserve"> b.</w:t>
      </w:r>
      <w:r>
        <w:t>Qty,</w:t>
      </w:r>
      <w:r w:rsidR="00833D61">
        <w:rPr>
          <w:rFonts w:hint="eastAsia"/>
        </w:rPr>
        <w:t xml:space="preserve"> b.</w:t>
      </w:r>
      <w:r>
        <w:t>Sub,</w:t>
      </w:r>
      <w:r w:rsidR="00833D61">
        <w:rPr>
          <w:rFonts w:hint="eastAsia"/>
        </w:rPr>
        <w:t xml:space="preserve"> b.</w:t>
      </w:r>
      <w:r>
        <w:t>Safety_Stock,</w:t>
      </w:r>
      <w:r w:rsidR="00833D61">
        <w:rPr>
          <w:rFonts w:hint="eastAsia"/>
        </w:rPr>
        <w:t xml:space="preserve"> b.</w:t>
      </w:r>
      <w:r>
        <w:t>Max_Stock,</w:t>
      </w:r>
      <w:r w:rsidR="00833D61">
        <w:rPr>
          <w:rFonts w:hint="eastAsia"/>
        </w:rPr>
        <w:t xml:space="preserve"> </w:t>
      </w:r>
      <w:r>
        <w:t>b.Remark from #fd a (nolock),</w:t>
      </w:r>
      <w:r w:rsidR="00833D61">
        <w:rPr>
          <w:rFonts w:hint="eastAsia"/>
        </w:rPr>
        <w:t xml:space="preserve"> </w:t>
      </w:r>
      <w:r>
        <w:t>WipBuffer b  (nolock) where  b.Tp like a.PartType  and b.Code=@code and b.KittingType = @kittingType order by convert(int,b.LightNo)</w:t>
      </w:r>
    </w:p>
    <w:p w:rsidR="00193559" w:rsidRPr="00877F80" w:rsidRDefault="009F5390" w:rsidP="00193559">
      <w:pPr>
        <w:rPr>
          <w:strike/>
          <w:color w:val="E36C0A" w:themeColor="accent6" w:themeShade="BF"/>
        </w:rPr>
      </w:pPr>
      <w:r w:rsidRPr="009F5390">
        <w:rPr>
          <w:strike/>
          <w:color w:val="E36C0A" w:themeColor="accent6" w:themeShade="BF"/>
        </w:rPr>
        <w:tab/>
        <w:t>end</w:t>
      </w:r>
    </w:p>
    <w:p w:rsidR="00193559" w:rsidRDefault="00193559" w:rsidP="00193559">
      <w:r>
        <w:tab/>
        <w:t>return</w:t>
      </w:r>
    </w:p>
    <w:p w:rsidR="00193559" w:rsidRDefault="00193559" w:rsidP="00193559">
      <w:r>
        <w:t>end</w:t>
      </w:r>
    </w:p>
    <w:p w:rsidR="00193559" w:rsidRDefault="00193559" w:rsidP="00193559">
      <w:r>
        <w:t>else</w:t>
      </w:r>
    </w:p>
    <w:p w:rsidR="00193559" w:rsidRDefault="00193559" w:rsidP="00193559">
      <w:r>
        <w:t>begin</w:t>
      </w:r>
    </w:p>
    <w:p w:rsidR="00193559" w:rsidRDefault="00193559" w:rsidP="00193559">
      <w:r>
        <w:tab/>
        <w:t>if @kittingType='PAK Kitting'</w:t>
      </w:r>
    </w:p>
    <w:p w:rsidR="00193559" w:rsidRDefault="00193559" w:rsidP="00193559">
      <w:r>
        <w:tab/>
        <w:t>begin</w:t>
      </w:r>
    </w:p>
    <w:p w:rsidR="00193559" w:rsidRDefault="00193559" w:rsidP="00193559">
      <w:r>
        <w:tab/>
      </w:r>
      <w:r>
        <w:tab/>
        <w:t xml:space="preserve">select distinct </w:t>
      </w:r>
      <w:r w:rsidR="009F5390" w:rsidRPr="009F5390">
        <w:rPr>
          <w:strike/>
          <w:color w:val="31849B" w:themeColor="accent5" w:themeShade="BF"/>
        </w:rPr>
        <w:t>Code,</w:t>
      </w:r>
      <w:r>
        <w:t>PartNo,Tp,</w:t>
      </w:r>
      <w:r w:rsidR="009F5390" w:rsidRPr="009F5390">
        <w:rPr>
          <w:color w:val="31849B" w:themeColor="accent5" w:themeShade="BF"/>
        </w:rPr>
        <w:t>Line,</w:t>
      </w:r>
      <w:r>
        <w:t xml:space="preserve">Station,convert(int,LightNo),Qty,Sub,Safety_Stock,Max_Stock,Remark </w:t>
      </w:r>
    </w:p>
    <w:p w:rsidR="00193559" w:rsidRDefault="00193559" w:rsidP="00193559">
      <w:r>
        <w:tab/>
      </w:r>
      <w:r>
        <w:tab/>
        <w:t xml:space="preserve">from WipBuffer (nolock) where Code=@code and KittingType = @kittingType and Tp not like 'DDD Kitting%' </w:t>
      </w:r>
    </w:p>
    <w:p w:rsidR="00193559" w:rsidRDefault="00193559" w:rsidP="00193559">
      <w:r>
        <w:tab/>
      </w:r>
      <w:r>
        <w:tab/>
        <w:t>order by convert(int,LightNo)</w:t>
      </w:r>
    </w:p>
    <w:p w:rsidR="00193559" w:rsidRDefault="00193559" w:rsidP="00193559">
      <w:r>
        <w:tab/>
        <w:t>end</w:t>
      </w:r>
    </w:p>
    <w:p w:rsidR="00193559" w:rsidRDefault="00193559" w:rsidP="00193559">
      <w:r>
        <w:tab/>
        <w:t>else</w:t>
      </w:r>
    </w:p>
    <w:p w:rsidR="00193559" w:rsidRDefault="00193559" w:rsidP="00193559">
      <w:r>
        <w:tab/>
        <w:t>begin</w:t>
      </w:r>
    </w:p>
    <w:p w:rsidR="00193559" w:rsidRDefault="00193559" w:rsidP="00193559">
      <w:r>
        <w:tab/>
      </w:r>
      <w:r>
        <w:tab/>
        <w:t xml:space="preserve">select distinct </w:t>
      </w:r>
      <w:r w:rsidR="009F5390" w:rsidRPr="009F5390">
        <w:rPr>
          <w:strike/>
          <w:color w:val="31849B" w:themeColor="accent5" w:themeShade="BF"/>
        </w:rPr>
        <w:t>Code,</w:t>
      </w:r>
      <w:r>
        <w:t>PartNo,Tp,</w:t>
      </w:r>
      <w:r w:rsidR="009F5390" w:rsidRPr="009F5390">
        <w:rPr>
          <w:color w:val="31849B" w:themeColor="accent5" w:themeShade="BF"/>
        </w:rPr>
        <w:t>Line,</w:t>
      </w:r>
      <w:r>
        <w:t xml:space="preserve">Station,convert(int,LightNo)  ,Qty,Sub,Safety_Stock,Max_Stock,Remark </w:t>
      </w:r>
    </w:p>
    <w:p w:rsidR="00193559" w:rsidRDefault="00193559" w:rsidP="00193559">
      <w:r>
        <w:tab/>
      </w:r>
      <w:r>
        <w:tab/>
        <w:t xml:space="preserve">from WipBuffer (nolock) where Code=@code and b.KittingType = @kittingType </w:t>
      </w:r>
    </w:p>
    <w:p w:rsidR="00193559" w:rsidRDefault="00193559" w:rsidP="00193559">
      <w:r>
        <w:tab/>
      </w:r>
      <w:r>
        <w:tab/>
        <w:t>order by convert(int,LightNo)</w:t>
      </w:r>
    </w:p>
    <w:p w:rsidR="00193559" w:rsidRDefault="00193559" w:rsidP="00193559">
      <w:r>
        <w:tab/>
        <w:t>end</w:t>
      </w:r>
    </w:p>
    <w:p w:rsidR="00193559" w:rsidRDefault="00193559" w:rsidP="00193559">
      <w:r>
        <w:tab/>
        <w:t>return</w:t>
      </w:r>
    </w:p>
    <w:p w:rsidR="00193559" w:rsidRDefault="00193559" w:rsidP="00193559">
      <w:r>
        <w:t xml:space="preserve">end </w:t>
      </w:r>
    </w:p>
    <w:p w:rsidR="00193559" w:rsidRDefault="00193559" w:rsidP="00193559"/>
    <w:p w:rsidR="00193559" w:rsidRDefault="00193559" w:rsidP="00193559">
      <w:r>
        <w:rPr>
          <w:rFonts w:hint="eastAsia"/>
        </w:rPr>
        <w:t>//********</w:t>
      </w:r>
      <w:r>
        <w:t>****SP End *******</w:t>
      </w:r>
    </w:p>
    <w:p w:rsidR="00193559" w:rsidRDefault="00193559" w:rsidP="00193559"/>
    <w:p w:rsidR="00193559" w:rsidRDefault="00193559" w:rsidP="00193559"/>
    <w:p w:rsidR="00193559" w:rsidRPr="00193559" w:rsidRDefault="00193559" w:rsidP="00193559">
      <w:pPr>
        <w:rPr>
          <w:color w:val="FF0000"/>
        </w:rPr>
      </w:pPr>
      <w:r w:rsidRPr="00193559">
        <w:rPr>
          <w:rFonts w:hint="eastAsia"/>
          <w:color w:val="FF0000"/>
        </w:rPr>
        <w:t>//***********</w:t>
      </w:r>
      <w:r w:rsidRPr="00193559">
        <w:rPr>
          <w:rFonts w:hint="eastAsia"/>
          <w:color w:val="FF0000"/>
        </w:rPr>
        <w:t>下面是检查是否</w:t>
      </w:r>
      <w:r w:rsidRPr="00193559">
        <w:rPr>
          <w:rFonts w:hint="eastAsia"/>
          <w:color w:val="FF0000"/>
        </w:rPr>
        <w:t>FA</w:t>
      </w:r>
      <w:r w:rsidRPr="00193559">
        <w:rPr>
          <w:rFonts w:hint="eastAsia"/>
          <w:color w:val="FF0000"/>
        </w:rPr>
        <w:t>浮动库位的存储过程</w:t>
      </w:r>
      <w:r w:rsidRPr="00193559">
        <w:rPr>
          <w:rFonts w:hint="eastAsia"/>
          <w:color w:val="FF0000"/>
        </w:rPr>
        <w:t>op_KittingAutoCheck</w:t>
      </w:r>
      <w:r w:rsidRPr="00193559">
        <w:rPr>
          <w:rFonts w:hint="eastAsia"/>
          <w:color w:val="FF0000"/>
        </w:rPr>
        <w:t>的定义</w:t>
      </w:r>
      <w:r w:rsidRPr="00193559">
        <w:rPr>
          <w:rFonts w:hint="eastAsia"/>
          <w:color w:val="FF0000"/>
        </w:rPr>
        <w:t>*****</w:t>
      </w:r>
    </w:p>
    <w:p w:rsidR="00193559" w:rsidRDefault="00193559" w:rsidP="00193559"/>
    <w:p w:rsidR="00193559" w:rsidRDefault="00193559" w:rsidP="00193559">
      <w:r>
        <w:t xml:space="preserve">ALTER PROCEDURE   dbo.op_KittingAutoCheck  @family varchar(30),@loc char(4)  as </w:t>
      </w:r>
    </w:p>
    <w:p w:rsidR="00193559" w:rsidRDefault="00193559" w:rsidP="00193559">
      <w:r>
        <w:t xml:space="preserve">set nocount on </w:t>
      </w:r>
    </w:p>
    <w:p w:rsidR="00193559" w:rsidRDefault="00193559" w:rsidP="00193559">
      <w:r>
        <w:t xml:space="preserve">declare @strm varchar(100),@mi int,@mj int,@n int,@minloc int,@maxloc int </w:t>
      </w:r>
    </w:p>
    <w:p w:rsidR="00193559" w:rsidRDefault="00193559" w:rsidP="00193559">
      <w:r>
        <w:t>create table #mw(beg int, en int )</w:t>
      </w:r>
    </w:p>
    <w:p w:rsidR="00193559" w:rsidRDefault="00193559" w:rsidP="00193559">
      <w:r>
        <w:t>select @loc=convert(int,rtrim(@loc))</w:t>
      </w:r>
    </w:p>
    <w:p w:rsidR="00193559" w:rsidRDefault="00193559" w:rsidP="00193559">
      <w:r>
        <w:t>select @family=rtrim(upper(@family))+'%'</w:t>
      </w:r>
    </w:p>
    <w:p w:rsidR="00193559" w:rsidRDefault="00193559" w:rsidP="00193559">
      <w:r>
        <w:lastRenderedPageBreak/>
        <w:t>select distinct Location into #rm from KitLoc (nolock) where Family like @family</w:t>
      </w:r>
    </w:p>
    <w:p w:rsidR="00193559" w:rsidRDefault="00193559" w:rsidP="00193559">
      <w:r>
        <w:t>select @n=count(Location) from #rm</w:t>
      </w:r>
    </w:p>
    <w:p w:rsidR="00193559" w:rsidRDefault="00193559" w:rsidP="00193559">
      <w:r>
        <w:t>while(@n&gt;0)</w:t>
      </w:r>
    </w:p>
    <w:p w:rsidR="00193559" w:rsidRDefault="00193559" w:rsidP="00193559">
      <w:r>
        <w:t>begin</w:t>
      </w:r>
    </w:p>
    <w:p w:rsidR="00193559" w:rsidRDefault="00193559" w:rsidP="00193559">
      <w:r>
        <w:tab/>
        <w:t xml:space="preserve">select @strm=rtrim(Location) from #rm </w:t>
      </w:r>
    </w:p>
    <w:p w:rsidR="00193559" w:rsidRDefault="00193559" w:rsidP="00193559">
      <w:r>
        <w:tab/>
        <w:t>delete #rm where Location=@strm</w:t>
      </w:r>
    </w:p>
    <w:p w:rsidR="00193559" w:rsidRDefault="00193559" w:rsidP="00193559">
      <w:r>
        <w:tab/>
        <w:t>while len(@strm)&gt;0</w:t>
      </w:r>
    </w:p>
    <w:p w:rsidR="00193559" w:rsidRDefault="00193559" w:rsidP="00193559">
      <w:r>
        <w:tab/>
        <w:t>begin</w:t>
      </w:r>
    </w:p>
    <w:p w:rsidR="00193559" w:rsidRDefault="00193559" w:rsidP="00193559">
      <w:r>
        <w:tab/>
      </w:r>
      <w:r>
        <w:tab/>
        <w:t>select @mi=convert(int,left(@strm,charindex('~',@strm)-1))</w:t>
      </w:r>
    </w:p>
    <w:p w:rsidR="00193559" w:rsidRDefault="00193559" w:rsidP="00193559">
      <w:r>
        <w:tab/>
      </w:r>
      <w:r>
        <w:tab/>
        <w:t>select @strm=rtrim(substring(@strm,charindex('~',@strm)+1,len(@strm)-charindex('~',@strm)))</w:t>
      </w:r>
    </w:p>
    <w:p w:rsidR="00193559" w:rsidRDefault="00193559" w:rsidP="00193559">
      <w:r>
        <w:tab/>
      </w:r>
      <w:r>
        <w:tab/>
        <w:t>if charindex(',',@strm)&gt;0</w:t>
      </w:r>
    </w:p>
    <w:p w:rsidR="00193559" w:rsidRDefault="00193559" w:rsidP="00193559">
      <w:r>
        <w:tab/>
      </w:r>
      <w:r>
        <w:tab/>
        <w:t>begin</w:t>
      </w:r>
    </w:p>
    <w:p w:rsidR="00193559" w:rsidRDefault="00193559" w:rsidP="00193559">
      <w:r>
        <w:tab/>
      </w:r>
      <w:r>
        <w:tab/>
      </w:r>
      <w:r>
        <w:tab/>
        <w:t>select @mj=convert(int,left(@strm,charindex(',',@strm)-1))</w:t>
      </w:r>
    </w:p>
    <w:p w:rsidR="00193559" w:rsidRDefault="00193559" w:rsidP="00193559">
      <w:r>
        <w:tab/>
      </w:r>
      <w:r>
        <w:tab/>
      </w:r>
      <w:r>
        <w:tab/>
        <w:t>select @strm=rtrim(substring(@strm,charindex(',',@strm)+1,len(@strm)-charindex(',',@strm)))</w:t>
      </w:r>
    </w:p>
    <w:p w:rsidR="00193559" w:rsidRDefault="00193559" w:rsidP="00193559">
      <w:r>
        <w:tab/>
      </w:r>
      <w:r>
        <w:tab/>
        <w:t>end</w:t>
      </w:r>
    </w:p>
    <w:p w:rsidR="00193559" w:rsidRDefault="00193559" w:rsidP="00193559">
      <w:r>
        <w:tab/>
      </w:r>
      <w:r>
        <w:tab/>
        <w:t>else</w:t>
      </w:r>
    </w:p>
    <w:p w:rsidR="00193559" w:rsidRDefault="00193559" w:rsidP="00193559">
      <w:r>
        <w:tab/>
      </w:r>
      <w:r>
        <w:tab/>
        <w:t>begin</w:t>
      </w:r>
    </w:p>
    <w:p w:rsidR="00193559" w:rsidRDefault="00193559" w:rsidP="00193559">
      <w:r>
        <w:tab/>
      </w:r>
      <w:r>
        <w:tab/>
      </w:r>
      <w:r>
        <w:tab/>
        <w:t>select @mj=convert(int,rtrim(@strm))</w:t>
      </w:r>
    </w:p>
    <w:p w:rsidR="00193559" w:rsidRDefault="00193559" w:rsidP="00193559">
      <w:r>
        <w:tab/>
      </w:r>
      <w:r>
        <w:tab/>
      </w:r>
      <w:r>
        <w:tab/>
        <w:t>select @strm=''</w:t>
      </w:r>
    </w:p>
    <w:p w:rsidR="00193559" w:rsidRDefault="00193559" w:rsidP="00193559">
      <w:r>
        <w:tab/>
      </w:r>
      <w:r>
        <w:tab/>
        <w:t>end</w:t>
      </w:r>
    </w:p>
    <w:p w:rsidR="00193559" w:rsidRDefault="00193559" w:rsidP="00193559">
      <w:r>
        <w:tab/>
      </w:r>
      <w:r>
        <w:tab/>
        <w:t>insert #mw values (@mi,@mj )</w:t>
      </w:r>
    </w:p>
    <w:p w:rsidR="00193559" w:rsidRDefault="00193559" w:rsidP="00193559">
      <w:r>
        <w:tab/>
        <w:t>end</w:t>
      </w:r>
    </w:p>
    <w:p w:rsidR="00193559" w:rsidRDefault="00193559" w:rsidP="00193559">
      <w:r>
        <w:tab/>
        <w:t>select @n=@n-1</w:t>
      </w:r>
    </w:p>
    <w:p w:rsidR="00193559" w:rsidRDefault="00193559" w:rsidP="00193559">
      <w:r>
        <w:t>end</w:t>
      </w:r>
    </w:p>
    <w:p w:rsidR="00193559" w:rsidRDefault="00193559" w:rsidP="00193559"/>
    <w:p w:rsidR="00193559" w:rsidRDefault="00193559" w:rsidP="00193559"/>
    <w:p w:rsidR="00193559" w:rsidRDefault="00193559" w:rsidP="00193559">
      <w:r>
        <w:t>if exists (select *from #mw where @loc between beg and en)</w:t>
      </w:r>
    </w:p>
    <w:p w:rsidR="00193559" w:rsidRDefault="00193559" w:rsidP="00193559">
      <w:r>
        <w:t>begin</w:t>
      </w:r>
    </w:p>
    <w:p w:rsidR="00193559" w:rsidRDefault="00193559" w:rsidP="00193559">
      <w:r>
        <w:rPr>
          <w:rFonts w:hint="eastAsia"/>
        </w:rPr>
        <w:tab/>
        <w:t>select 0,'</w:t>
      </w:r>
      <w:r>
        <w:rPr>
          <w:rFonts w:hint="eastAsia"/>
        </w:rPr>
        <w:t>浮動庫位，不能手動</w:t>
      </w:r>
      <w:r>
        <w:rPr>
          <w:rFonts w:hint="eastAsia"/>
        </w:rPr>
        <w:t>Maintain!'</w:t>
      </w:r>
    </w:p>
    <w:p w:rsidR="00193559" w:rsidRDefault="00193559" w:rsidP="00193559">
      <w:r>
        <w:tab/>
        <w:t>return</w:t>
      </w:r>
    </w:p>
    <w:p w:rsidR="00193559" w:rsidRDefault="00193559" w:rsidP="00193559">
      <w:r>
        <w:t>end</w:t>
      </w:r>
    </w:p>
    <w:p w:rsidR="00193559" w:rsidRDefault="00193559" w:rsidP="00193559">
      <w:r>
        <w:t xml:space="preserve">else </w:t>
      </w:r>
    </w:p>
    <w:p w:rsidR="00193559" w:rsidRDefault="00193559" w:rsidP="00193559">
      <w:r>
        <w:t>begin</w:t>
      </w:r>
    </w:p>
    <w:p w:rsidR="00193559" w:rsidRDefault="00193559" w:rsidP="00193559">
      <w:r>
        <w:tab/>
        <w:t>select 1</w:t>
      </w:r>
    </w:p>
    <w:p w:rsidR="00193559" w:rsidRDefault="00193559" w:rsidP="00193559">
      <w:r>
        <w:tab/>
        <w:t>return</w:t>
      </w:r>
    </w:p>
    <w:p w:rsidR="00193559" w:rsidRDefault="00193559" w:rsidP="00193559">
      <w:r>
        <w:t>end</w:t>
      </w:r>
    </w:p>
    <w:p w:rsidR="00193559" w:rsidRDefault="00193559" w:rsidP="00193559"/>
    <w:p w:rsidR="00193559" w:rsidRDefault="00193559" w:rsidP="00193559">
      <w:r>
        <w:rPr>
          <w:rFonts w:hint="eastAsia"/>
        </w:rPr>
        <w:t>//</w:t>
      </w:r>
      <w:r>
        <w:t>*********SP End ****************</w:t>
      </w:r>
    </w:p>
    <w:p w:rsidR="00193559" w:rsidRDefault="00193559" w:rsidP="00193559"/>
    <w:p w:rsidR="00193559" w:rsidRPr="006C0375" w:rsidRDefault="00193559" w:rsidP="00193559"/>
    <w:p w:rsidR="00670E3E" w:rsidRPr="00440060" w:rsidRDefault="00670E3E" w:rsidP="00670E3E">
      <w:pPr>
        <w:pStyle w:val="ae"/>
        <w:jc w:val="center"/>
      </w:pPr>
    </w:p>
    <w:p w:rsidR="00670E3E" w:rsidRDefault="00670E3E" w:rsidP="00221F6C">
      <w:pPr>
        <w:pStyle w:val="4"/>
      </w:pPr>
      <w:r>
        <w:rPr>
          <w:rFonts w:hint="eastAsia"/>
        </w:rPr>
        <w:t>控件說明</w:t>
      </w:r>
    </w:p>
    <w:p w:rsidR="00670E3E" w:rsidRPr="007E3AE8" w:rsidRDefault="00670E3E" w:rsidP="00670E3E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A1650B">
        <w:rPr>
          <w:rFonts w:hint="eastAsia"/>
        </w:rPr>
        <w:t>6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670E3E" w:rsidTr="00670E3E">
        <w:trPr>
          <w:tblHeader/>
        </w:trPr>
        <w:tc>
          <w:tcPr>
            <w:tcW w:w="445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670E3E" w:rsidRPr="008A632C" w:rsidRDefault="00670E3E" w:rsidP="00670E3E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052A78" w:rsidRPr="00637F92" w:rsidTr="00590E2D">
        <w:trPr>
          <w:trHeight w:val="93"/>
        </w:trPr>
        <w:tc>
          <w:tcPr>
            <w:tcW w:w="445" w:type="dxa"/>
          </w:tcPr>
          <w:p w:rsidR="00052A78" w:rsidRPr="00637F92" w:rsidRDefault="00F41295" w:rsidP="00590E2D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052A78" w:rsidRPr="00637F92" w:rsidRDefault="00052A78" w:rsidP="00590E2D">
            <w:r>
              <w:rPr>
                <w:rFonts w:hint="eastAsia"/>
              </w:rPr>
              <w:t>Kitting Type</w:t>
            </w:r>
          </w:p>
        </w:tc>
        <w:tc>
          <w:tcPr>
            <w:tcW w:w="916" w:type="dxa"/>
          </w:tcPr>
          <w:p w:rsidR="00052A78" w:rsidRPr="00637F92" w:rsidRDefault="00052A78" w:rsidP="00590E2D">
            <w:r>
              <w:rPr>
                <w:rFonts w:hint="eastAsia"/>
              </w:rPr>
              <w:t>Select</w:t>
            </w:r>
          </w:p>
        </w:tc>
        <w:tc>
          <w:tcPr>
            <w:tcW w:w="677" w:type="dxa"/>
          </w:tcPr>
          <w:p w:rsidR="00052A78" w:rsidRPr="00637F92" w:rsidRDefault="00052A78" w:rsidP="00590E2D"/>
        </w:tc>
        <w:tc>
          <w:tcPr>
            <w:tcW w:w="1432" w:type="dxa"/>
          </w:tcPr>
          <w:p w:rsidR="00052A78" w:rsidRPr="00637F92" w:rsidRDefault="00052A78" w:rsidP="00590E2D">
            <w:r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052A78" w:rsidRPr="00637F92" w:rsidRDefault="00052A78" w:rsidP="00590E2D"/>
        </w:tc>
        <w:tc>
          <w:tcPr>
            <w:tcW w:w="2728" w:type="dxa"/>
          </w:tcPr>
          <w:p w:rsidR="00C4609D" w:rsidRDefault="00052A78">
            <w:r>
              <w:rPr>
                <w:rFonts w:hint="eastAsia"/>
              </w:rPr>
              <w:t>Change</w:t>
            </w:r>
            <w:r w:rsidRPr="009B53B4">
              <w:rPr>
                <w:rFonts w:hint="eastAsia"/>
              </w:rPr>
              <w:t>：</w:t>
            </w:r>
          </w:p>
          <w:p w:rsidR="00C4609D" w:rsidRDefault="00AE568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052A78">
              <w:rPr>
                <w:rFonts w:hint="eastAsia"/>
              </w:rPr>
              <w:t>若新选项为</w:t>
            </w:r>
            <w:r w:rsidR="00052A78">
              <w:rPr>
                <w:rFonts w:hint="eastAsia"/>
              </w:rPr>
              <w:t xml:space="preserve">FA </w:t>
            </w:r>
            <w:r w:rsidR="00BE2943">
              <w:rPr>
                <w:rFonts w:hint="eastAsia"/>
              </w:rPr>
              <w:t>Kitting</w:t>
            </w:r>
            <w:r w:rsidR="00C873B4">
              <w:rPr>
                <w:rFonts w:hint="eastAsia"/>
              </w:rPr>
              <w:t>，则</w:t>
            </w:r>
            <w:r w:rsidR="00BE2943">
              <w:rPr>
                <w:rFonts w:hint="eastAsia"/>
              </w:rPr>
              <w:t>Kitting Code List</w:t>
            </w:r>
            <w:r w:rsidR="00BE2943">
              <w:rPr>
                <w:rFonts w:hint="eastAsia"/>
              </w:rPr>
              <w:t>表格中显示</w:t>
            </w:r>
            <w:r w:rsidR="00BE2943">
              <w:rPr>
                <w:rFonts w:hint="eastAsia"/>
              </w:rPr>
              <w:t>FA</w:t>
            </w:r>
            <w:r w:rsidR="00BE2943">
              <w:rPr>
                <w:rFonts w:hint="eastAsia"/>
              </w:rPr>
              <w:t>段所有的</w:t>
            </w:r>
            <w:r w:rsidR="00BE2943">
              <w:rPr>
                <w:rFonts w:hint="eastAsia"/>
              </w:rPr>
              <w:t>PdLine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的首字母（</w:t>
            </w:r>
            <w:r w:rsidR="009F5390" w:rsidRPr="009F5390">
              <w:rPr>
                <w:color w:val="E36C0A" w:themeColor="accent6" w:themeShade="BF"/>
              </w:rPr>
              <w:t>distinct</w:t>
            </w:r>
            <w:r w:rsidR="009F5390" w:rsidRPr="009F5390">
              <w:rPr>
                <w:rFonts w:hint="eastAsia"/>
                <w:color w:val="E36C0A" w:themeColor="accent6" w:themeShade="BF"/>
              </w:rPr>
              <w:t>）</w:t>
            </w:r>
            <w:r w:rsidR="00BE2943">
              <w:rPr>
                <w:rFonts w:hint="eastAsia"/>
              </w:rPr>
              <w:t>以及所有的</w:t>
            </w:r>
            <w:r w:rsidR="00BE2943">
              <w:rPr>
                <w:rFonts w:hint="eastAsia"/>
              </w:rPr>
              <w:t>Family</w:t>
            </w:r>
            <w:r w:rsidR="00BE2943">
              <w:rPr>
                <w:rFonts w:hint="eastAsia"/>
              </w:rPr>
              <w:t>，</w:t>
            </w:r>
            <w:r w:rsidR="00C873B4">
              <w:rPr>
                <w:rFonts w:hint="eastAsia"/>
              </w:rPr>
              <w:t>Station</w:t>
            </w:r>
            <w:r w:rsidR="00C873B4">
              <w:rPr>
                <w:rFonts w:hint="eastAsia"/>
              </w:rPr>
              <w:t>框</w:t>
            </w:r>
            <w:r w:rsidR="00C873B4">
              <w:rPr>
                <w:rFonts w:hint="eastAsia"/>
              </w:rPr>
              <w:t>Disab</w:t>
            </w:r>
            <w:r w:rsidR="00BE2943">
              <w:rPr>
                <w:rFonts w:hint="eastAsia"/>
              </w:rPr>
              <w:t>l</w:t>
            </w:r>
            <w:r w:rsidR="00C873B4">
              <w:rPr>
                <w:rFonts w:hint="eastAsia"/>
              </w:rPr>
              <w:t>e</w:t>
            </w:r>
            <w:r w:rsidR="00BE2943">
              <w:rPr>
                <w:rFonts w:hint="eastAsia"/>
              </w:rPr>
              <w:t>。</w:t>
            </w:r>
          </w:p>
          <w:p w:rsidR="00C4609D" w:rsidRDefault="00AE568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C873B4">
              <w:rPr>
                <w:rFonts w:hint="eastAsia"/>
              </w:rPr>
              <w:t>若新选项为</w:t>
            </w:r>
            <w:r w:rsidR="00C873B4">
              <w:rPr>
                <w:rFonts w:hint="eastAsia"/>
              </w:rPr>
              <w:t xml:space="preserve">PAK </w:t>
            </w:r>
            <w:r w:rsidR="00BE2943">
              <w:rPr>
                <w:rFonts w:hint="eastAsia"/>
              </w:rPr>
              <w:t>Kitting</w:t>
            </w:r>
            <w:r w:rsidR="00C873B4">
              <w:rPr>
                <w:rFonts w:hint="eastAsia"/>
              </w:rPr>
              <w:t>，</w:t>
            </w:r>
            <w:r w:rsidR="00BE2943">
              <w:rPr>
                <w:rFonts w:hint="eastAsia"/>
              </w:rPr>
              <w:t>则</w:t>
            </w:r>
            <w:r w:rsidR="00BE2943">
              <w:rPr>
                <w:rFonts w:hint="eastAsia"/>
              </w:rPr>
              <w:t>Kitting Code List</w:t>
            </w:r>
            <w:r w:rsidR="00BE2943">
              <w:rPr>
                <w:rFonts w:hint="eastAsia"/>
              </w:rPr>
              <w:t>表格中显示</w:t>
            </w:r>
            <w:r w:rsidR="00BE2943">
              <w:rPr>
                <w:rFonts w:hint="eastAsia"/>
              </w:rPr>
              <w:t>PAK</w:t>
            </w:r>
            <w:r w:rsidR="00BE2943">
              <w:rPr>
                <w:rFonts w:hint="eastAsia"/>
              </w:rPr>
              <w:t>段所有的</w:t>
            </w:r>
            <w:r w:rsidR="00BE2943">
              <w:rPr>
                <w:rFonts w:hint="eastAsia"/>
              </w:rPr>
              <w:t>PdLine</w:t>
            </w:r>
            <w:r w:rsidR="001678DA" w:rsidRPr="00A63CF2">
              <w:rPr>
                <w:rFonts w:hint="eastAsia"/>
                <w:color w:val="E36C0A" w:themeColor="accent6" w:themeShade="BF"/>
              </w:rPr>
              <w:t>的首字母（</w:t>
            </w:r>
            <w:r w:rsidR="001678DA" w:rsidRPr="00A63CF2">
              <w:rPr>
                <w:rFonts w:hint="eastAsia"/>
                <w:color w:val="E36C0A" w:themeColor="accent6" w:themeShade="BF"/>
              </w:rPr>
              <w:t>distinct</w:t>
            </w:r>
            <w:r w:rsidR="001678DA" w:rsidRPr="00A63CF2">
              <w:rPr>
                <w:rFonts w:hint="eastAsia"/>
                <w:color w:val="E36C0A" w:themeColor="accent6" w:themeShade="BF"/>
              </w:rPr>
              <w:t>）</w:t>
            </w:r>
            <w:r w:rsidR="009F5390" w:rsidRPr="009F5390">
              <w:rPr>
                <w:rFonts w:hint="eastAsia"/>
                <w:color w:val="E36C0A" w:themeColor="accent6" w:themeShade="BF"/>
              </w:rPr>
              <w:t>以及所有的</w:t>
            </w:r>
            <w:r w:rsidR="009F5390" w:rsidRPr="009F5390">
              <w:rPr>
                <w:color w:val="E36C0A" w:themeColor="accent6" w:themeShade="BF"/>
              </w:rPr>
              <w:t>Family</w:t>
            </w:r>
            <w:r w:rsidR="00BE2943">
              <w:rPr>
                <w:rFonts w:hint="eastAsia"/>
              </w:rPr>
              <w:t>，</w:t>
            </w:r>
            <w:r w:rsidR="00BE2943">
              <w:rPr>
                <w:rFonts w:hint="eastAsia"/>
              </w:rPr>
              <w:t>Station</w:t>
            </w:r>
            <w:r w:rsidR="00BE2943">
              <w:rPr>
                <w:rFonts w:hint="eastAsia"/>
              </w:rPr>
              <w:t>框</w:t>
            </w:r>
            <w:r w:rsidR="00BE2943">
              <w:rPr>
                <w:rFonts w:hint="eastAsia"/>
              </w:rPr>
              <w:t>Enable</w:t>
            </w:r>
            <w:r w:rsidR="009F5390" w:rsidRPr="009F5390">
              <w:rPr>
                <w:rFonts w:hint="eastAsia"/>
                <w:color w:val="31849B" w:themeColor="accent5" w:themeShade="BF"/>
              </w:rPr>
              <w:t>，</w:t>
            </w:r>
            <w:r w:rsidR="009F5390" w:rsidRPr="009F5390">
              <w:rPr>
                <w:color w:val="31849B" w:themeColor="accent5" w:themeShade="BF"/>
              </w:rPr>
              <w:t>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框</w:t>
            </w:r>
            <w:r w:rsidR="009F5390" w:rsidRPr="009F5390">
              <w:rPr>
                <w:color w:val="31849B" w:themeColor="accent5" w:themeShade="BF"/>
              </w:rPr>
              <w:t>Disable</w:t>
            </w:r>
            <w:r w:rsidR="00BE2943">
              <w:rPr>
                <w:rFonts w:hint="eastAsia"/>
              </w:rPr>
              <w:t>。</w:t>
            </w:r>
          </w:p>
          <w:p w:rsidR="00C4609D" w:rsidRDefault="00AE568E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="00BE2943">
              <w:rPr>
                <w:rFonts w:hint="eastAsia"/>
              </w:rPr>
              <w:t>若新选项为</w:t>
            </w:r>
            <w:r w:rsidR="00BE2943">
              <w:rPr>
                <w:rFonts w:hint="eastAsia"/>
              </w:rPr>
              <w:t>FA Label</w:t>
            </w:r>
            <w:r w:rsidR="008618D6">
              <w:rPr>
                <w:rFonts w:hint="eastAsia"/>
              </w:rPr>
              <w:t>，则</w:t>
            </w:r>
            <w:r w:rsidR="008618D6">
              <w:rPr>
                <w:rFonts w:hint="eastAsia"/>
              </w:rPr>
              <w:lastRenderedPageBreak/>
              <w:t>Kitting Code List</w:t>
            </w:r>
            <w:r w:rsidR="008618D6">
              <w:rPr>
                <w:rFonts w:hint="eastAsia"/>
              </w:rPr>
              <w:t>表格中显示</w:t>
            </w:r>
            <w:r w:rsidR="008618D6">
              <w:rPr>
                <w:rFonts w:hint="eastAsia"/>
              </w:rPr>
              <w:t>LabelKitting</w:t>
            </w:r>
            <w:r w:rsidR="008618D6">
              <w:rPr>
                <w:rFonts w:hint="eastAsia"/>
              </w:rPr>
              <w:t>表中类型为“</w:t>
            </w:r>
            <w:r w:rsidR="008618D6">
              <w:rPr>
                <w:rFonts w:hint="eastAsia"/>
              </w:rPr>
              <w:t>FA Label</w:t>
            </w:r>
            <w:r w:rsidR="008618D6">
              <w:rPr>
                <w:rFonts w:hint="eastAsia"/>
              </w:rPr>
              <w:t>”的所有</w:t>
            </w:r>
            <w:r w:rsidR="008618D6">
              <w:rPr>
                <w:rFonts w:hint="eastAsia"/>
              </w:rPr>
              <w:t>Code</w:t>
            </w:r>
            <w:r w:rsidR="008618D6">
              <w:rPr>
                <w:rFonts w:hint="eastAsia"/>
              </w:rPr>
              <w:t>，</w:t>
            </w:r>
            <w:r w:rsidR="008618D6">
              <w:rPr>
                <w:rFonts w:hint="eastAsia"/>
              </w:rPr>
              <w:t>7</w:t>
            </w:r>
            <w:r w:rsidR="008618D6">
              <w:rPr>
                <w:rFonts w:hint="eastAsia"/>
              </w:rPr>
              <w:t>到</w:t>
            </w:r>
            <w:r w:rsidR="009F5390" w:rsidRPr="009F5390">
              <w:rPr>
                <w:color w:val="31849B" w:themeColor="accent5" w:themeShade="BF"/>
              </w:rPr>
              <w:t>13</w:t>
            </w:r>
            <w:r w:rsidR="008618D6">
              <w:rPr>
                <w:rFonts w:hint="eastAsia"/>
              </w:rPr>
              <w:t>号</w:t>
            </w:r>
            <w:r w:rsidR="009F5390" w:rsidRPr="009F5390">
              <w:rPr>
                <w:rFonts w:hint="eastAsia"/>
                <w:color w:val="E36C0A" w:themeColor="accent6" w:themeShade="BF"/>
              </w:rPr>
              <w:t>控件</w:t>
            </w:r>
            <w:r w:rsidR="008618D6">
              <w:rPr>
                <w:rFonts w:hint="eastAsia"/>
              </w:rPr>
              <w:t>全都</w:t>
            </w:r>
            <w:r w:rsidR="008618D6">
              <w:rPr>
                <w:rFonts w:hint="eastAsia"/>
              </w:rPr>
              <w:t>Disable</w:t>
            </w:r>
            <w:r w:rsidR="008618D6">
              <w:rPr>
                <w:rFonts w:hint="eastAsia"/>
              </w:rPr>
              <w:t>。</w:t>
            </w:r>
          </w:p>
          <w:p w:rsidR="00FC7378" w:rsidRDefault="00AE568E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 w:rsidR="008618D6">
              <w:rPr>
                <w:rFonts w:hint="eastAsia"/>
              </w:rPr>
              <w:t>若新选项为</w:t>
            </w:r>
            <w:r w:rsidR="00CF61D7">
              <w:rPr>
                <w:rFonts w:hint="eastAsia"/>
              </w:rPr>
              <w:t>PAK</w:t>
            </w:r>
            <w:r w:rsidR="008618D6">
              <w:rPr>
                <w:rFonts w:hint="eastAsia"/>
              </w:rPr>
              <w:t xml:space="preserve"> Label</w:t>
            </w:r>
            <w:r w:rsidR="008618D6">
              <w:rPr>
                <w:rFonts w:hint="eastAsia"/>
              </w:rPr>
              <w:t>，则</w:t>
            </w:r>
            <w:r w:rsidR="008618D6">
              <w:rPr>
                <w:rFonts w:hint="eastAsia"/>
              </w:rPr>
              <w:t>Kitting Code List</w:t>
            </w:r>
            <w:r w:rsidR="008618D6">
              <w:rPr>
                <w:rFonts w:hint="eastAsia"/>
              </w:rPr>
              <w:t>表格中显示</w:t>
            </w:r>
            <w:r w:rsidR="008618D6">
              <w:rPr>
                <w:rFonts w:hint="eastAsia"/>
              </w:rPr>
              <w:t>LabelKitting</w:t>
            </w:r>
            <w:r w:rsidR="008618D6">
              <w:rPr>
                <w:rFonts w:hint="eastAsia"/>
              </w:rPr>
              <w:t>表中类型为“</w:t>
            </w:r>
            <w:r w:rsidR="00CF61D7">
              <w:rPr>
                <w:rFonts w:hint="eastAsia"/>
              </w:rPr>
              <w:t>PAK</w:t>
            </w:r>
            <w:r w:rsidR="008618D6">
              <w:rPr>
                <w:rFonts w:hint="eastAsia"/>
              </w:rPr>
              <w:t xml:space="preserve"> Label</w:t>
            </w:r>
            <w:r w:rsidR="008618D6">
              <w:rPr>
                <w:rFonts w:hint="eastAsia"/>
              </w:rPr>
              <w:t>”的所有</w:t>
            </w:r>
            <w:r w:rsidR="008618D6">
              <w:rPr>
                <w:rFonts w:hint="eastAsia"/>
              </w:rPr>
              <w:t>Code</w:t>
            </w:r>
            <w:r w:rsidR="008618D6">
              <w:rPr>
                <w:rFonts w:hint="eastAsia"/>
              </w:rPr>
              <w:t>，</w:t>
            </w:r>
            <w:r w:rsidR="008618D6">
              <w:rPr>
                <w:rFonts w:hint="eastAsia"/>
              </w:rPr>
              <w:t>7</w:t>
            </w:r>
            <w:r w:rsidR="008618D6">
              <w:rPr>
                <w:rFonts w:hint="eastAsia"/>
              </w:rPr>
              <w:t>到</w:t>
            </w:r>
            <w:r w:rsidR="009F5390" w:rsidRPr="009F5390">
              <w:rPr>
                <w:color w:val="31849B" w:themeColor="accent5" w:themeShade="BF"/>
              </w:rPr>
              <w:t>13</w:t>
            </w:r>
            <w:r w:rsidR="008618D6">
              <w:rPr>
                <w:rFonts w:hint="eastAsia"/>
              </w:rPr>
              <w:t>号</w:t>
            </w:r>
            <w:r w:rsidR="001678DA" w:rsidRPr="001678DA">
              <w:rPr>
                <w:rFonts w:hint="eastAsia"/>
                <w:color w:val="E36C0A" w:themeColor="accent6" w:themeShade="BF"/>
              </w:rPr>
              <w:t>控件</w:t>
            </w:r>
            <w:r w:rsidR="008618D6">
              <w:rPr>
                <w:rFonts w:hint="eastAsia"/>
              </w:rPr>
              <w:t>都</w:t>
            </w:r>
            <w:r w:rsidR="008618D6">
              <w:rPr>
                <w:rFonts w:hint="eastAsia"/>
              </w:rPr>
              <w:t>Disable</w:t>
            </w:r>
            <w:r w:rsidR="008618D6"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052A78" w:rsidRDefault="00052A78" w:rsidP="00590E2D">
            <w:r>
              <w:rPr>
                <w:rFonts w:hint="eastAsia"/>
              </w:rPr>
              <w:lastRenderedPageBreak/>
              <w:t>选项包括：</w:t>
            </w:r>
          </w:p>
          <w:p w:rsidR="00C4609D" w:rsidRDefault="00052A78">
            <w:r>
              <w:rPr>
                <w:rFonts w:hint="eastAsia"/>
              </w:rPr>
              <w:t xml:space="preserve">FA </w:t>
            </w:r>
            <w:r w:rsidR="00BE2943">
              <w:rPr>
                <w:rFonts w:hint="eastAsia"/>
              </w:rPr>
              <w:t>Kitting</w:t>
            </w:r>
            <w:r>
              <w:rPr>
                <w:rFonts w:hint="eastAsia"/>
              </w:rPr>
              <w:t>、</w:t>
            </w:r>
            <w:r w:rsidR="00BE2943">
              <w:rPr>
                <w:rFonts w:hint="eastAsia"/>
              </w:rPr>
              <w:t>PAK Kitting</w:t>
            </w:r>
            <w:r w:rsidR="00BE2943">
              <w:rPr>
                <w:rFonts w:hint="eastAsia"/>
              </w:rPr>
              <w:t>、</w:t>
            </w:r>
            <w:r>
              <w:rPr>
                <w:rFonts w:hint="eastAsia"/>
              </w:rPr>
              <w:t>FA Label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PAK Label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F41295" w:rsidP="00670E3E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670E3E" w:rsidRDefault="00052A78" w:rsidP="00670E3E">
            <w:r>
              <w:rPr>
                <w:rFonts w:hint="eastAsia"/>
              </w:rPr>
              <w:t xml:space="preserve">Kitting </w:t>
            </w:r>
            <w:r w:rsidR="00670E3E">
              <w:rPr>
                <w:rFonts w:hint="eastAsia"/>
              </w:rPr>
              <w:t xml:space="preserve">Code </w:t>
            </w:r>
            <w:r w:rsidR="00670E3E">
              <w:t>List</w:t>
            </w:r>
          </w:p>
        </w:tc>
        <w:tc>
          <w:tcPr>
            <w:tcW w:w="916" w:type="dxa"/>
          </w:tcPr>
          <w:p w:rsidR="00670E3E" w:rsidRPr="00637F92" w:rsidRDefault="00670E3E" w:rsidP="00670E3E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670E3E" w:rsidRPr="00637F92" w:rsidRDefault="00670E3E" w:rsidP="00670E3E"/>
        </w:tc>
        <w:tc>
          <w:tcPr>
            <w:tcW w:w="1432" w:type="dxa"/>
          </w:tcPr>
          <w:p w:rsidR="00670E3E" w:rsidRDefault="00670E3E" w:rsidP="00670E3E">
            <w:r>
              <w:rPr>
                <w:rFonts w:hint="eastAsia"/>
              </w:rPr>
              <w:t>显示</w:t>
            </w:r>
            <w:r w:rsidR="008618D6">
              <w:rPr>
                <w:rFonts w:hint="eastAsia"/>
              </w:rPr>
              <w:t>FA</w:t>
            </w:r>
            <w:r w:rsidR="008618D6">
              <w:rPr>
                <w:rFonts w:hint="eastAsia"/>
              </w:rPr>
              <w:t>段所有的</w:t>
            </w:r>
            <w:r w:rsidR="008618D6">
              <w:rPr>
                <w:rFonts w:hint="eastAsia"/>
              </w:rPr>
              <w:t>PdLine</w:t>
            </w:r>
            <w:r w:rsidR="001678DA" w:rsidRPr="00A63CF2">
              <w:rPr>
                <w:rFonts w:hint="eastAsia"/>
                <w:color w:val="E36C0A" w:themeColor="accent6" w:themeShade="BF"/>
              </w:rPr>
              <w:t>的首字母（</w:t>
            </w:r>
            <w:r w:rsidR="001678DA" w:rsidRPr="00A63CF2">
              <w:rPr>
                <w:rFonts w:hint="eastAsia"/>
                <w:color w:val="E36C0A" w:themeColor="accent6" w:themeShade="BF"/>
              </w:rPr>
              <w:t>distinct</w:t>
            </w:r>
            <w:r w:rsidR="001678DA" w:rsidRPr="00A63CF2">
              <w:rPr>
                <w:rFonts w:hint="eastAsia"/>
                <w:color w:val="E36C0A" w:themeColor="accent6" w:themeShade="BF"/>
              </w:rPr>
              <w:t>）</w:t>
            </w:r>
            <w:r w:rsidR="008618D6">
              <w:rPr>
                <w:rFonts w:hint="eastAsia"/>
              </w:rPr>
              <w:t>以及所有的</w:t>
            </w:r>
            <w:r w:rsidR="008618D6">
              <w:rPr>
                <w:rFonts w:hint="eastAsia"/>
              </w:rPr>
              <w:t>Family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FC7378" w:rsidRDefault="00670E3E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LightNo</w:t>
            </w:r>
            <w:r>
              <w:rPr>
                <w:rFonts w:hint="eastAsia"/>
              </w:rPr>
              <w:t>表格中显示新选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对应的</w:t>
            </w:r>
            <w:r>
              <w:rPr>
                <w:rFonts w:hint="eastAsia"/>
              </w:rPr>
              <w:t>LightNo</w:t>
            </w:r>
            <w:r>
              <w:rPr>
                <w:rFonts w:hint="eastAsia"/>
              </w:rPr>
              <w:t>信息</w:t>
            </w:r>
            <w:r w:rsidR="00084D76">
              <w:rPr>
                <w:rFonts w:hint="eastAsia"/>
              </w:rPr>
              <w:t>，“</w:t>
            </w:r>
            <w:r w:rsidR="00084D76">
              <w:rPr>
                <w:rFonts w:hint="eastAsia"/>
              </w:rPr>
              <w:t>Add</w:t>
            </w:r>
            <w:r w:rsidR="00084D76">
              <w:rPr>
                <w:rFonts w:hint="eastAsia"/>
              </w:rPr>
              <w:t>”按钮可用</w:t>
            </w:r>
            <w:r w:rsidRPr="009B53B4">
              <w:rPr>
                <w:rFonts w:hint="eastAsia"/>
              </w:rPr>
              <w:t>。</w:t>
            </w:r>
            <w:r w:rsidR="00084D76">
              <w:rPr>
                <w:rFonts w:hint="eastAsia"/>
              </w:rPr>
              <w:t>若新选行为空行，则“</w:t>
            </w:r>
            <w:r w:rsidR="00084D76">
              <w:rPr>
                <w:rFonts w:hint="eastAsia"/>
              </w:rPr>
              <w:t>Add</w:t>
            </w:r>
            <w:r w:rsidR="00084D76">
              <w:rPr>
                <w:rFonts w:hint="eastAsia"/>
              </w:rPr>
              <w:t>”、“</w:t>
            </w:r>
            <w:r w:rsidR="00084D76">
              <w:rPr>
                <w:rFonts w:hint="eastAsia"/>
              </w:rPr>
              <w:t>Save</w:t>
            </w:r>
            <w:r w:rsidR="00084D76">
              <w:rPr>
                <w:rFonts w:hint="eastAsia"/>
              </w:rPr>
              <w:t>”和“</w:t>
            </w:r>
            <w:r w:rsidR="00084D76">
              <w:rPr>
                <w:rFonts w:hint="eastAsia"/>
              </w:rPr>
              <w:t>Delete</w:t>
            </w:r>
            <w:r w:rsidR="00084D76">
              <w:rPr>
                <w:rFonts w:hint="eastAsia"/>
              </w:rPr>
              <w:t>”按钮都</w:t>
            </w:r>
            <w:r w:rsidR="00084D76">
              <w:rPr>
                <w:rFonts w:hint="eastAsia"/>
              </w:rPr>
              <w:t>Disable</w:t>
            </w:r>
            <w:r w:rsidR="00084D76">
              <w:rPr>
                <w:rFonts w:hint="eastAsia"/>
              </w:rPr>
              <w:t>。</w:t>
            </w:r>
            <w:r w:rsidR="009F5390" w:rsidRPr="009F5390">
              <w:rPr>
                <w:rFonts w:hint="eastAsia"/>
                <w:color w:val="31849B" w:themeColor="accent5" w:themeShade="BF"/>
              </w:rPr>
              <w:t>如果当前</w:t>
            </w:r>
            <w:r w:rsidR="009F5390" w:rsidRPr="009F5390">
              <w:rPr>
                <w:color w:val="31849B" w:themeColor="accent5" w:themeShade="BF"/>
              </w:rPr>
              <w:t>Kitting Type</w:t>
            </w:r>
            <w:r w:rsidR="009F5390" w:rsidRPr="009F5390">
              <w:rPr>
                <w:rFonts w:hint="eastAsia"/>
                <w:color w:val="31849B" w:themeColor="accent5" w:themeShade="BF"/>
              </w:rPr>
              <w:t>选项是“</w:t>
            </w:r>
            <w:r w:rsidR="009F5390" w:rsidRPr="009F5390">
              <w:rPr>
                <w:color w:val="31849B" w:themeColor="accent5" w:themeShade="BF"/>
              </w:rPr>
              <w:t>FA Kitting</w:t>
            </w:r>
            <w:r w:rsidR="009F5390" w:rsidRPr="009F5390">
              <w:rPr>
                <w:rFonts w:hint="eastAsia"/>
                <w:color w:val="31849B" w:themeColor="accent5" w:themeShade="BF"/>
              </w:rPr>
              <w:t>”，</w:t>
            </w:r>
            <w:r w:rsidR="009F5390" w:rsidRPr="009F5390">
              <w:rPr>
                <w:color w:val="31849B" w:themeColor="accent5" w:themeShade="BF"/>
              </w:rPr>
              <w:t xml:space="preserve"> </w:t>
            </w:r>
            <w:r w:rsidR="009F5390" w:rsidRPr="009F5390">
              <w:rPr>
                <w:rFonts w:hint="eastAsia"/>
                <w:color w:val="31849B" w:themeColor="accent5" w:themeShade="BF"/>
              </w:rPr>
              <w:t>那么若</w:t>
            </w:r>
            <w:r w:rsidR="009F5390" w:rsidRPr="009F5390">
              <w:rPr>
                <w:color w:val="31849B" w:themeColor="accent5" w:themeShade="BF"/>
              </w:rPr>
              <w:t>Kitting Code</w:t>
            </w:r>
            <w:r w:rsidR="009F5390" w:rsidRPr="009F5390">
              <w:rPr>
                <w:rFonts w:hint="eastAsia"/>
                <w:color w:val="31849B" w:themeColor="accent5" w:themeShade="BF"/>
              </w:rPr>
              <w:t>新选数据行的</w:t>
            </w:r>
            <w:r w:rsidR="009F5390" w:rsidRPr="009F5390">
              <w:rPr>
                <w:color w:val="31849B" w:themeColor="accent5" w:themeShade="BF"/>
              </w:rPr>
              <w:t>IsLine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栏位是“</w:t>
            </w:r>
            <w:r w:rsidR="009F5390" w:rsidRPr="009F5390">
              <w:rPr>
                <w:color w:val="31849B" w:themeColor="accent5" w:themeShade="BF"/>
              </w:rPr>
              <w:t>Yes</w:t>
            </w:r>
            <w:r w:rsidR="009F5390" w:rsidRPr="009F5390">
              <w:rPr>
                <w:rFonts w:hint="eastAsia"/>
                <w:color w:val="31849B" w:themeColor="accent5" w:themeShade="BF"/>
              </w:rPr>
              <w:t>”，则</w:t>
            </w:r>
            <w:r w:rsidR="009F5390" w:rsidRPr="009F5390">
              <w:rPr>
                <w:color w:val="31849B" w:themeColor="accent5" w:themeShade="BF"/>
              </w:rPr>
              <w:t>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选框</w:t>
            </w:r>
            <w:r w:rsidR="009F5390" w:rsidRPr="009F5390">
              <w:rPr>
                <w:color w:val="31849B" w:themeColor="accent5" w:themeShade="BF"/>
              </w:rPr>
              <w:t>Disable</w:t>
            </w:r>
            <w:r w:rsidR="009F5390" w:rsidRPr="009F5390">
              <w:rPr>
                <w:rFonts w:hint="eastAsia"/>
                <w:color w:val="31849B" w:themeColor="accent5" w:themeShade="BF"/>
              </w:rPr>
              <w:t>，否则</w:t>
            </w:r>
            <w:r w:rsidR="009F5390" w:rsidRPr="009F5390">
              <w:rPr>
                <w:color w:val="31849B" w:themeColor="accent5" w:themeShade="BF"/>
              </w:rPr>
              <w:t>Enable</w:t>
            </w:r>
            <w:r w:rsidR="009F5390" w:rsidRPr="009F5390">
              <w:rPr>
                <w:rFonts w:hint="eastAsia"/>
                <w:color w:val="31849B" w:themeColor="accent5" w:themeShade="BF"/>
              </w:rPr>
              <w:t>。</w:t>
            </w:r>
          </w:p>
        </w:tc>
        <w:tc>
          <w:tcPr>
            <w:tcW w:w="2629" w:type="dxa"/>
          </w:tcPr>
          <w:p w:rsidR="00670E3E" w:rsidRPr="00637F92" w:rsidRDefault="00670E3E" w:rsidP="00670E3E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栏位包括：</w:t>
            </w:r>
            <w:r w:rsidR="00F41295">
              <w:rPr>
                <w:rFonts w:ascii="Tahoma" w:hAnsi="Tahoma" w:hint="eastAsia"/>
                <w:sz w:val="18"/>
              </w:rPr>
              <w:t xml:space="preserve">Kitting </w:t>
            </w:r>
            <w:r>
              <w:rPr>
                <w:rFonts w:ascii="Tahoma" w:hAnsi="Tahoma" w:hint="eastAsia"/>
                <w:sz w:val="18"/>
              </w:rPr>
              <w:t>Code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Description</w:t>
            </w:r>
            <w:r w:rsidR="00EC23A3">
              <w:rPr>
                <w:rFonts w:ascii="Tahoma" w:hAnsi="Tahoma" w:hint="eastAsia"/>
                <w:sz w:val="18"/>
              </w:rPr>
              <w:t>、</w:t>
            </w:r>
            <w:r w:rsidR="00EC23A3">
              <w:rPr>
                <w:rFonts w:ascii="Tahoma" w:hAnsi="Tahoma" w:hint="eastAsia"/>
                <w:sz w:val="18"/>
              </w:rPr>
              <w:t>IsLine</w:t>
            </w:r>
          </w:p>
          <w:p w:rsidR="00670E3E" w:rsidRDefault="00BE022C" w:rsidP="00670E3E">
            <w:r>
              <w:rPr>
                <w:rFonts w:hint="eastAsia"/>
              </w:rPr>
              <w:t>如果数据来源是</w:t>
            </w:r>
            <w:r w:rsidR="00EC23A3">
              <w:rPr>
                <w:rFonts w:hint="eastAsia"/>
              </w:rPr>
              <w:t>Line</w:t>
            </w:r>
            <w:r w:rsidR="00EC23A3">
              <w:rPr>
                <w:rFonts w:hint="eastAsia"/>
              </w:rPr>
              <w:t>，则</w:t>
            </w:r>
            <w:r w:rsidR="00EC23A3">
              <w:rPr>
                <w:rFonts w:hint="eastAsia"/>
              </w:rPr>
              <w:t>IsLine</w:t>
            </w:r>
            <w:r w:rsidR="00EC23A3">
              <w:rPr>
                <w:rFonts w:hint="eastAsia"/>
              </w:rPr>
              <w:t>栏位</w:t>
            </w:r>
            <w:r w:rsidR="00EC23A3">
              <w:rPr>
                <w:rFonts w:hint="eastAsia"/>
              </w:rPr>
              <w:t>=</w:t>
            </w:r>
            <w:r w:rsidR="00EC23A3">
              <w:rPr>
                <w:rFonts w:hint="eastAsia"/>
              </w:rPr>
              <w:t>‘</w:t>
            </w:r>
            <w:r w:rsidR="00EC23A3">
              <w:rPr>
                <w:rFonts w:hint="eastAsia"/>
              </w:rPr>
              <w:t>Yes</w:t>
            </w:r>
            <w:r w:rsidR="00EC23A3">
              <w:rPr>
                <w:rFonts w:hint="eastAsia"/>
              </w:rPr>
              <w:t>’，否则为空</w:t>
            </w:r>
          </w:p>
          <w:p w:rsidR="00670E3E" w:rsidRPr="00EC23A3" w:rsidRDefault="00670E3E" w:rsidP="00670E3E"/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LightNo List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670E3E" w:rsidRPr="00637F92" w:rsidRDefault="00670E3E" w:rsidP="00670E3E"/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eastAsia="新細明體"/>
                <w:lang w:eastAsia="zh-TW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FC7378" w:rsidRDefault="00670E3E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ascii="新細明體" w:eastAsia="新細明體" w:hAnsi="新細明體" w:cs="新細明體" w:hint="eastAsia"/>
              </w:rPr>
              <w:t>：</w:t>
            </w:r>
            <w:r>
              <w:rPr>
                <w:rFonts w:hint="eastAsia"/>
              </w:rPr>
              <w:t>原高亮被选的数据行恢复正常显示，被点击的行被高亮选择。若新选行非空，则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 w:rsidR="00B41E53">
              <w:rPr>
                <w:rFonts w:hint="eastAsia"/>
              </w:rPr>
              <w:t>13</w:t>
            </w:r>
            <w:r>
              <w:rPr>
                <w:rFonts w:hint="eastAsia"/>
              </w:rPr>
              <w:t>号控件中显示新选行的信息，</w:t>
            </w:r>
            <w:r>
              <w:rPr>
                <w:rFonts w:hint="eastAsia"/>
              </w:rPr>
              <w:t>Enable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按钮。若新选行为空行，则清空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到</w:t>
            </w:r>
            <w:r w:rsidR="00B41E53">
              <w:rPr>
                <w:rFonts w:hint="eastAsia"/>
              </w:rPr>
              <w:t>13</w:t>
            </w:r>
            <w:r>
              <w:rPr>
                <w:rFonts w:hint="eastAsia"/>
              </w:rPr>
              <w:t>号控件，</w:t>
            </w:r>
            <w:r>
              <w:rPr>
                <w:rFonts w:hint="eastAsia"/>
              </w:rPr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670E3E" w:rsidRPr="00637F92" w:rsidRDefault="00670E3E" w:rsidP="00670E3E">
            <w:r>
              <w:rPr>
                <w:rFonts w:hint="eastAsia"/>
              </w:rPr>
              <w:t>栏位包括：</w:t>
            </w:r>
            <w:r w:rsidR="009F5390" w:rsidRPr="009F5390">
              <w:rPr>
                <w:strike/>
                <w:color w:val="31849B" w:themeColor="accent5" w:themeShade="BF"/>
              </w:rPr>
              <w:t>Code</w:t>
            </w:r>
            <w:r w:rsidR="009F5390"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>
              <w:rPr>
                <w:rFonts w:hint="eastAsia"/>
              </w:rPr>
              <w:t>PartNo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Descr</w:t>
            </w:r>
            <w:r>
              <w:rPr>
                <w:rFonts w:hint="eastAsia"/>
              </w:rPr>
              <w:t>、</w:t>
            </w:r>
            <w:r w:rsidR="009F5390" w:rsidRPr="009F5390">
              <w:rPr>
                <w:color w:val="31849B" w:themeColor="accent5" w:themeShade="BF"/>
              </w:rPr>
              <w:t>FA 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、</w:t>
            </w:r>
            <w:r w:rsidR="009F5390" w:rsidRPr="009F5390">
              <w:rPr>
                <w:color w:val="31849B" w:themeColor="accent5" w:themeShade="BF"/>
              </w:rPr>
              <w:t xml:space="preserve">PAK </w:t>
            </w:r>
            <w:r w:rsidR="00AD6336">
              <w:rPr>
                <w:rFonts w:hint="eastAsia"/>
              </w:rPr>
              <w:t>Station</w:t>
            </w:r>
            <w:r w:rsidR="00AD6336">
              <w:rPr>
                <w:rFonts w:hint="eastAsia"/>
              </w:rPr>
              <w:t>、</w:t>
            </w:r>
            <w:r>
              <w:rPr>
                <w:rFonts w:hint="eastAsia"/>
              </w:rPr>
              <w:t>LightNo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Qty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Sub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Safety Stock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Max Stock</w:t>
            </w:r>
            <w:r w:rsidR="00350B7D">
              <w:rPr>
                <w:rFonts w:hint="eastAsia"/>
              </w:rPr>
              <w:t>、</w:t>
            </w:r>
            <w:r w:rsidR="00AD6336">
              <w:rPr>
                <w:rFonts w:hint="eastAsia"/>
              </w:rPr>
              <w:t>Remark</w:t>
            </w:r>
            <w:r w:rsidR="00AD6336">
              <w:rPr>
                <w:rFonts w:hint="eastAsia"/>
              </w:rPr>
              <w:t>、</w:t>
            </w:r>
            <w:r w:rsidR="00350B7D">
              <w:rPr>
                <w:rFonts w:hint="eastAsia"/>
              </w:rPr>
              <w:t>Editor</w:t>
            </w:r>
            <w:r w:rsidR="00350B7D">
              <w:rPr>
                <w:rFonts w:hint="eastAsia"/>
              </w:rPr>
              <w:t>、</w:t>
            </w:r>
            <w:r w:rsidR="00350B7D">
              <w:rPr>
                <w:rFonts w:hint="eastAsia"/>
              </w:rPr>
              <w:t>Cdt</w:t>
            </w:r>
            <w:r w:rsidR="00350B7D">
              <w:rPr>
                <w:rFonts w:hint="eastAsia"/>
              </w:rPr>
              <w:t>、</w:t>
            </w:r>
            <w:r w:rsidR="00350B7D">
              <w:rPr>
                <w:rFonts w:hint="eastAsia"/>
              </w:rPr>
              <w:t>Udt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t>Delete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70E3E" w:rsidRPr="00637F92" w:rsidRDefault="00670E3E" w:rsidP="00670E3E"/>
        </w:tc>
        <w:tc>
          <w:tcPr>
            <w:tcW w:w="1432" w:type="dxa"/>
          </w:tcPr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084D76" w:rsidRPr="00637F92" w:rsidRDefault="00084D76" w:rsidP="00670E3E">
            <w:pPr>
              <w:rPr>
                <w:rFonts w:eastAsia="新細明體"/>
                <w:lang w:eastAsia="zh-TW"/>
              </w:rPr>
            </w:pPr>
            <w:r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LightNo</w:t>
            </w:r>
            <w:r>
              <w:rPr>
                <w:rFonts w:ascii="SimSun" w:hAnsi="SimSun"/>
              </w:rPr>
              <w:t xml:space="preserve"> 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670E3E" w:rsidRDefault="00670E3E" w:rsidP="00670E3E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670E3E" w:rsidRPr="00637F92" w:rsidRDefault="00670E3E" w:rsidP="00670E3E"/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PartNo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20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70E3E" w:rsidRPr="00637F92" w:rsidRDefault="00670E3E" w:rsidP="00670E3E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F5F8F" w:rsidRDefault="00847666">
            <w:pPr>
              <w:rPr>
                <w:strike/>
                <w:color w:val="FF0066"/>
              </w:rPr>
            </w:pPr>
            <w:r w:rsidRPr="00847666">
              <w:rPr>
                <w:rFonts w:hint="eastAsia"/>
                <w:strike/>
                <w:color w:val="FF0066"/>
              </w:rPr>
              <w:t>小写字母需转成大写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LightNo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FA7208" w:rsidRDefault="00670E3E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的</w:t>
            </w:r>
            <w:r w:rsidR="00D252E2">
              <w:rPr>
                <w:rFonts w:ascii="SimSun" w:hAnsi="SimSun" w:hint="eastAsia"/>
              </w:rPr>
              <w:t>整</w:t>
            </w:r>
            <w:r>
              <w:rPr>
                <w:rFonts w:ascii="SimSun" w:hAnsi="SimSun" w:hint="eastAsia"/>
              </w:rPr>
              <w:t>数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70E3E" w:rsidRPr="00637F92" w:rsidRDefault="00670E3E" w:rsidP="00670E3E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37F92" w:rsidRDefault="00670E3E" w:rsidP="00670E3E"/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t>Q</w:t>
            </w:r>
            <w:r>
              <w:rPr>
                <w:rFonts w:hint="eastAsia"/>
              </w:rPr>
              <w:t>ty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 w:hint="eastAsia"/>
              </w:rPr>
              <w:t>Int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1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FA7208" w:rsidRDefault="00AD6336">
            <w:r>
              <w:rPr>
                <w:rFonts w:hint="eastAsia"/>
              </w:rPr>
              <w:t>&gt;0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Substituation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20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37F92" w:rsidRDefault="00346701" w:rsidP="00670E3E">
            <w:r>
              <w:rPr>
                <w:rFonts w:hint="eastAsia"/>
              </w:rPr>
              <w:t>小写字母需转成大写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Safety Stock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/>
              </w:rPr>
              <w:t>I</w:t>
            </w:r>
            <w:r>
              <w:rPr>
                <w:rFonts w:ascii="SimSun" w:hAnsi="SimSun" w:hint="eastAsia"/>
              </w:rPr>
              <w:t>nt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0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37F92" w:rsidRDefault="00AD6336" w:rsidP="00670E3E">
            <w:r>
              <w:rPr>
                <w:rFonts w:hint="eastAsia"/>
              </w:rPr>
              <w:t>非负整数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Max Stock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/>
              </w:rPr>
              <w:t>I</w:t>
            </w:r>
            <w:r>
              <w:rPr>
                <w:rFonts w:ascii="SimSun" w:hAnsi="SimSun" w:hint="eastAsia"/>
              </w:rPr>
              <w:t>nt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0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37F92" w:rsidRDefault="00AD6336" w:rsidP="00670E3E">
            <w:r>
              <w:rPr>
                <w:rFonts w:hint="eastAsia"/>
              </w:rPr>
              <w:t>非负整数</w:t>
            </w:r>
          </w:p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rPr>
                <w:rFonts w:hint="eastAsia"/>
              </w:rPr>
              <w:t>11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Remark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70E3E" w:rsidRPr="00637F92" w:rsidRDefault="00670E3E" w:rsidP="00670E3E">
            <w:r>
              <w:rPr>
                <w:rFonts w:ascii="SimSun" w:hAnsi="SimSun" w:hint="eastAsia"/>
              </w:rPr>
              <w:t>长度不超过</w:t>
            </w:r>
            <w:r>
              <w:rPr>
                <w:rFonts w:ascii="SimSun" w:hAnsi="SimSun" w:hint="eastAsia"/>
              </w:rPr>
              <w:t>20</w:t>
            </w:r>
            <w:r>
              <w:rPr>
                <w:rFonts w:ascii="SimSun" w:hAnsi="SimSun" w:hint="eastAsia"/>
              </w:rPr>
              <w:t>的字符串</w:t>
            </w:r>
          </w:p>
        </w:tc>
        <w:tc>
          <w:tcPr>
            <w:tcW w:w="1432" w:type="dxa"/>
          </w:tcPr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Pr="00637F92" w:rsidRDefault="00670E3E" w:rsidP="00670E3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70E3E" w:rsidRPr="00637F92" w:rsidRDefault="00670E3E" w:rsidP="00670E3E"/>
        </w:tc>
      </w:tr>
      <w:tr w:rsidR="00D40BA5" w:rsidRPr="00637F92" w:rsidTr="006A4448">
        <w:tc>
          <w:tcPr>
            <w:tcW w:w="445" w:type="dxa"/>
          </w:tcPr>
          <w:p w:rsidR="00D40BA5" w:rsidRDefault="00D40BA5" w:rsidP="006A4448">
            <w:r>
              <w:rPr>
                <w:rFonts w:hint="eastAsia"/>
              </w:rPr>
              <w:t>12</w:t>
            </w:r>
          </w:p>
        </w:tc>
        <w:tc>
          <w:tcPr>
            <w:tcW w:w="1310" w:type="dxa"/>
          </w:tcPr>
          <w:p w:rsidR="00D40BA5" w:rsidRDefault="00D40BA5" w:rsidP="006A4448">
            <w:r>
              <w:rPr>
                <w:rFonts w:hint="eastAsia"/>
              </w:rPr>
              <w:t>Station</w:t>
            </w:r>
          </w:p>
        </w:tc>
        <w:tc>
          <w:tcPr>
            <w:tcW w:w="916" w:type="dxa"/>
          </w:tcPr>
          <w:p w:rsidR="00D40BA5" w:rsidRDefault="00D40BA5" w:rsidP="006A4448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D40BA5" w:rsidRDefault="00D40BA5" w:rsidP="006A4448">
            <w:pPr>
              <w:rPr>
                <w:rFonts w:ascii="SimSun" w:hAnsi="SimSun"/>
              </w:rPr>
            </w:pPr>
          </w:p>
        </w:tc>
        <w:tc>
          <w:tcPr>
            <w:tcW w:w="1432" w:type="dxa"/>
          </w:tcPr>
          <w:p w:rsidR="00D40BA5" w:rsidRDefault="00D40BA5" w:rsidP="006A4448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空项被选</w:t>
            </w:r>
          </w:p>
          <w:p w:rsidR="00D40BA5" w:rsidRDefault="00D40BA5" w:rsidP="006A4448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D40BA5" w:rsidRPr="00637F92" w:rsidRDefault="00D40BA5" w:rsidP="006A4448"/>
        </w:tc>
        <w:tc>
          <w:tcPr>
            <w:tcW w:w="2728" w:type="dxa"/>
          </w:tcPr>
          <w:p w:rsidR="00D40BA5" w:rsidRPr="00637F92" w:rsidRDefault="00D40BA5" w:rsidP="006A4448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40BA5" w:rsidRDefault="00D40BA5" w:rsidP="006A4448">
            <w:pPr>
              <w:rPr>
                <w:ins w:id="1432" w:author="高永勃" w:date="2012-07-25T11:42:00Z"/>
                <w:color w:val="FF0000"/>
              </w:rPr>
            </w:pPr>
            <w:r w:rsidRPr="00F73009">
              <w:rPr>
                <w:rFonts w:hint="eastAsia"/>
                <w:color w:val="FF0000"/>
              </w:rPr>
              <w:t>选项包括</w:t>
            </w:r>
            <w:r w:rsidRPr="001966E2">
              <w:rPr>
                <w:rFonts w:hint="eastAsia"/>
                <w:color w:val="E36C0A" w:themeColor="accent6" w:themeShade="BF"/>
              </w:rPr>
              <w:t>一个空项和</w:t>
            </w:r>
            <w:r w:rsidRPr="00F73009">
              <w:rPr>
                <w:color w:val="FF0000"/>
              </w:rPr>
              <w:t>Type</w:t>
            </w:r>
            <w:r w:rsidRPr="00F73009">
              <w:rPr>
                <w:rFonts w:hint="eastAsia"/>
                <w:color w:val="FF0000"/>
              </w:rPr>
              <w:t>为</w:t>
            </w:r>
            <w:r w:rsidRPr="00F73009">
              <w:rPr>
                <w:color w:val="FF0000"/>
              </w:rPr>
              <w:t>’PAKKitting’</w:t>
            </w:r>
            <w:r w:rsidRPr="00F73009">
              <w:rPr>
                <w:rFonts w:hint="eastAsia"/>
                <w:color w:val="FF0000"/>
              </w:rPr>
              <w:t>的所有</w:t>
            </w:r>
            <w:r w:rsidRPr="00F73009">
              <w:rPr>
                <w:color w:val="FF0000"/>
              </w:rPr>
              <w:t>Station</w:t>
            </w:r>
          </w:p>
          <w:p w:rsidR="00590136" w:rsidRDefault="00590136" w:rsidP="006A4448">
            <w:pPr>
              <w:rPr>
                <w:ins w:id="1433" w:author="高永勃" w:date="2012-07-25T11:42:00Z"/>
                <w:color w:val="FF0000"/>
              </w:rPr>
            </w:pPr>
            <w:ins w:id="1434" w:author="高永勃" w:date="2012-07-25T11:42:00Z">
              <w:r>
                <w:rPr>
                  <w:rFonts w:hint="eastAsia"/>
                  <w:color w:val="FF0000"/>
                </w:rPr>
                <w:t>显示格式为：</w:t>
              </w:r>
            </w:ins>
          </w:p>
          <w:p w:rsidR="00590136" w:rsidRDefault="00590136" w:rsidP="006A4448">
            <w:pPr>
              <w:rPr>
                <w:ins w:id="1435" w:author="高永勃" w:date="2012-07-25T11:44:00Z"/>
                <w:color w:val="FF0000"/>
              </w:rPr>
            </w:pPr>
            <w:ins w:id="1436" w:author="高永勃" w:date="2012-07-25T11:44:00Z">
              <w:r>
                <w:rPr>
                  <w:rFonts w:ascii="Courier New" w:hAnsi="Courier New" w:cs="Courier New"/>
                  <w:noProof/>
                  <w:color w:val="FF00FF"/>
                  <w:szCs w:val="20"/>
                </w:rPr>
                <w:t>RTRIM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+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' '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+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FF"/>
                  <w:szCs w:val="20"/>
                </w:rPr>
                <w:t>RTRIM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Descr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</w:ins>
          </w:p>
          <w:p w:rsidR="00590136" w:rsidRDefault="00590136" w:rsidP="006A4448">
            <w:pPr>
              <w:rPr>
                <w:color w:val="FF0000"/>
              </w:rPr>
            </w:pPr>
            <w:ins w:id="1437" w:author="高永勃" w:date="2012-07-25T11:44:00Z">
              <w:r>
                <w:rPr>
                  <w:rFonts w:hint="eastAsia"/>
                  <w:color w:val="FF0000"/>
                </w:rPr>
                <w:t>记录到</w:t>
              </w:r>
              <w:r>
                <w:rPr>
                  <w:rFonts w:hint="eastAsia"/>
                  <w:color w:val="FF0000"/>
                </w:rPr>
                <w:t>WipBuffer.Station</w:t>
              </w:r>
            </w:ins>
            <w:ins w:id="1438" w:author="高永勃" w:date="2012-07-25T11:45:00Z">
              <w:r>
                <w:rPr>
                  <w:rFonts w:hint="eastAsia"/>
                  <w:color w:val="FF0000"/>
                </w:rPr>
                <w:t xml:space="preserve"> </w:t>
              </w:r>
              <w:r>
                <w:rPr>
                  <w:rFonts w:hint="eastAsia"/>
                  <w:color w:val="FF0000"/>
                </w:rPr>
                <w:t>的为</w:t>
              </w:r>
              <w:r>
                <w:rPr>
                  <w:rFonts w:ascii="Courier New" w:hAnsi="Courier New" w:cs="Courier New"/>
                  <w:noProof/>
                  <w:color w:val="FF00FF"/>
                  <w:szCs w:val="20"/>
                </w:rPr>
                <w:t>RTRIM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Descr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)</w:t>
              </w:r>
            </w:ins>
          </w:p>
        </w:tc>
      </w:tr>
      <w:tr w:rsidR="005A0150" w:rsidRPr="00D40BA5" w:rsidTr="00670E3E">
        <w:tc>
          <w:tcPr>
            <w:tcW w:w="445" w:type="dxa"/>
          </w:tcPr>
          <w:p w:rsidR="00FC7378" w:rsidRPr="00FC7378" w:rsidRDefault="009F5390">
            <w:pPr>
              <w:rPr>
                <w:color w:val="31849B" w:themeColor="accent5" w:themeShade="BF"/>
              </w:rPr>
            </w:pPr>
            <w:r w:rsidRPr="009F5390">
              <w:rPr>
                <w:color w:val="31849B" w:themeColor="accent5" w:themeShade="BF"/>
              </w:rPr>
              <w:t>13</w:t>
            </w:r>
          </w:p>
        </w:tc>
        <w:tc>
          <w:tcPr>
            <w:tcW w:w="1310" w:type="dxa"/>
          </w:tcPr>
          <w:p w:rsidR="005A0150" w:rsidRPr="00D40BA5" w:rsidRDefault="009F5390" w:rsidP="00670E3E">
            <w:pPr>
              <w:rPr>
                <w:color w:val="31849B" w:themeColor="accent5" w:themeShade="BF"/>
              </w:rPr>
            </w:pPr>
            <w:r w:rsidRPr="009F5390">
              <w:rPr>
                <w:color w:val="31849B" w:themeColor="accent5" w:themeShade="BF"/>
              </w:rPr>
              <w:t>Line</w:t>
            </w:r>
          </w:p>
        </w:tc>
        <w:tc>
          <w:tcPr>
            <w:tcW w:w="916" w:type="dxa"/>
          </w:tcPr>
          <w:p w:rsidR="005A0150" w:rsidRPr="00D40BA5" w:rsidRDefault="009F5390" w:rsidP="00670E3E">
            <w:pPr>
              <w:rPr>
                <w:rFonts w:ascii="SimSun" w:hAnsi="SimSun"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Select</w:t>
            </w:r>
          </w:p>
        </w:tc>
        <w:tc>
          <w:tcPr>
            <w:tcW w:w="677" w:type="dxa"/>
          </w:tcPr>
          <w:p w:rsidR="005A0150" w:rsidRPr="00D40BA5" w:rsidRDefault="005A0150" w:rsidP="00670E3E">
            <w:pPr>
              <w:rPr>
                <w:rFonts w:ascii="SimSun" w:hAnsi="SimSun"/>
                <w:color w:val="31849B" w:themeColor="accent5" w:themeShade="BF"/>
              </w:rPr>
            </w:pPr>
          </w:p>
        </w:tc>
        <w:tc>
          <w:tcPr>
            <w:tcW w:w="1432" w:type="dxa"/>
          </w:tcPr>
          <w:p w:rsidR="005A0150" w:rsidRPr="00D40BA5" w:rsidRDefault="009F5390" w:rsidP="00670E3E">
            <w:pPr>
              <w:rPr>
                <w:rFonts w:ascii="SimSun" w:hAnsi="SimSun"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空项被选</w:t>
            </w:r>
          </w:p>
          <w:p w:rsidR="005A0150" w:rsidRPr="00D40BA5" w:rsidRDefault="009F5390" w:rsidP="00670E3E">
            <w:pPr>
              <w:rPr>
                <w:rFonts w:ascii="SimSun" w:hAnsi="SimSun"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Disable</w:t>
            </w:r>
          </w:p>
        </w:tc>
        <w:tc>
          <w:tcPr>
            <w:tcW w:w="680" w:type="dxa"/>
          </w:tcPr>
          <w:p w:rsidR="005A0150" w:rsidRPr="00D40BA5" w:rsidRDefault="005A0150" w:rsidP="00670E3E">
            <w:pPr>
              <w:rPr>
                <w:color w:val="31849B" w:themeColor="accent5" w:themeShade="BF"/>
              </w:rPr>
            </w:pPr>
          </w:p>
        </w:tc>
        <w:tc>
          <w:tcPr>
            <w:tcW w:w="2728" w:type="dxa"/>
          </w:tcPr>
          <w:p w:rsidR="005A0150" w:rsidRPr="00D40BA5" w:rsidRDefault="005A0150" w:rsidP="00670E3E">
            <w:pPr>
              <w:rPr>
                <w:rFonts w:eastAsia="新細明體"/>
                <w:color w:val="31849B" w:themeColor="accent5" w:themeShade="BF"/>
              </w:rPr>
            </w:pPr>
          </w:p>
        </w:tc>
        <w:tc>
          <w:tcPr>
            <w:tcW w:w="2629" w:type="dxa"/>
          </w:tcPr>
          <w:p w:rsidR="00F625B1" w:rsidRPr="00D40BA5" w:rsidRDefault="009F5390">
            <w:pPr>
              <w:rPr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选项包括一个空项和</w:t>
            </w:r>
            <w:r w:rsidRPr="009F5390">
              <w:rPr>
                <w:color w:val="31849B" w:themeColor="accent5" w:themeShade="BF"/>
              </w:rPr>
              <w:t>FA</w:t>
            </w:r>
            <w:r w:rsidRPr="009F5390">
              <w:rPr>
                <w:rFonts w:hint="eastAsia"/>
                <w:color w:val="31849B" w:themeColor="accent5" w:themeShade="BF"/>
              </w:rPr>
              <w:t>段所有的</w:t>
            </w:r>
            <w:r w:rsidRPr="009F5390">
              <w:rPr>
                <w:color w:val="31849B" w:themeColor="accent5" w:themeShade="BF"/>
              </w:rPr>
              <w:t>PdLine</w:t>
            </w:r>
            <w:r w:rsidRPr="009F5390">
              <w:rPr>
                <w:rFonts w:hint="eastAsia"/>
                <w:color w:val="31849B" w:themeColor="accent5" w:themeShade="BF"/>
              </w:rPr>
              <w:t>的首字母（</w:t>
            </w:r>
            <w:r w:rsidRPr="009F5390">
              <w:rPr>
                <w:color w:val="31849B" w:themeColor="accent5" w:themeShade="BF"/>
              </w:rPr>
              <w:t>distinct</w:t>
            </w:r>
            <w:r w:rsidRPr="009F5390">
              <w:rPr>
                <w:rFonts w:hint="eastAsia"/>
                <w:color w:val="31849B" w:themeColor="accent5" w:themeShade="BF"/>
              </w:rPr>
              <w:t>）</w:t>
            </w:r>
          </w:p>
        </w:tc>
      </w:tr>
      <w:tr w:rsidR="00670E3E" w:rsidRPr="00637F92" w:rsidTr="00670E3E">
        <w:tc>
          <w:tcPr>
            <w:tcW w:w="445" w:type="dxa"/>
          </w:tcPr>
          <w:p w:rsidR="00FC7378" w:rsidRDefault="00D40BA5"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70E3E" w:rsidRPr="00637F92" w:rsidRDefault="00670E3E" w:rsidP="00670E3E"/>
        </w:tc>
        <w:tc>
          <w:tcPr>
            <w:tcW w:w="1432" w:type="dxa"/>
          </w:tcPr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  <w:p w:rsidR="00670E3E" w:rsidRPr="00637F92" w:rsidRDefault="00084D76" w:rsidP="00670E3E">
            <w:pPr>
              <w:rPr>
                <w:rFonts w:ascii="SimSun"/>
              </w:rPr>
            </w:pPr>
            <w:r>
              <w:rPr>
                <w:rFonts w:ascii="SimSun" w:hint="eastAsia"/>
              </w:rPr>
              <w:t>Disable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Default="00670E3E" w:rsidP="00670E3E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、若当前</w:t>
            </w:r>
            <w:r>
              <w:rPr>
                <w:rFonts w:ascii="SimSun" w:hAnsi="SimSun" w:hint="eastAsia"/>
              </w:rPr>
              <w:t>LightNo</w:t>
            </w:r>
            <w:r>
              <w:rPr>
                <w:rFonts w:ascii="SimSun" w:hAnsi="SimSun" w:hint="eastAsia"/>
              </w:rPr>
              <w:t>或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框中内容为空，则</w:t>
            </w:r>
            <w:r w:rsidRPr="009B53B4">
              <w:rPr>
                <w:rFonts w:ascii="SimSun" w:hAnsi="SimSun" w:hint="eastAsia"/>
              </w:rPr>
              <w:t>警示用户，放弃后续操作。</w:t>
            </w:r>
          </w:p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F73009" w:rsidRPr="00F73009">
              <w:rPr>
                <w:rFonts w:ascii="SimSun" w:hAnsi="SimSun" w:hint="eastAsia"/>
                <w:color w:val="FF0000"/>
              </w:rPr>
              <w:t>当前</w:t>
            </w:r>
            <w:r w:rsidR="00F73009" w:rsidRPr="00F73009">
              <w:rPr>
                <w:rFonts w:ascii="SimSun" w:hAnsi="SimSun"/>
                <w:color w:val="FF0000"/>
              </w:rPr>
              <w:t>KittingType</w:t>
            </w:r>
            <w:r w:rsidR="00F73009" w:rsidRPr="00F73009">
              <w:rPr>
                <w:rFonts w:ascii="SimSun" w:hAnsi="SimSun"/>
                <w:color w:val="FF0000"/>
              </w:rPr>
              <w:t>为</w:t>
            </w:r>
            <w:r w:rsidR="00F73009" w:rsidRPr="00F73009">
              <w:rPr>
                <w:rFonts w:ascii="SimSun" w:hAnsi="SimSun"/>
                <w:color w:val="FF0000"/>
              </w:rPr>
              <w:t>“FA Kitting”</w:t>
            </w:r>
            <w:r w:rsidR="00F73009" w:rsidRPr="00F73009">
              <w:rPr>
                <w:rFonts w:ascii="SimSun" w:hAnsi="SimSun"/>
                <w:color w:val="FF0000"/>
              </w:rPr>
              <w:t>并且</w:t>
            </w:r>
            <w:r>
              <w:rPr>
                <w:rFonts w:ascii="SimSun" w:hAnsi="SimSun" w:hint="eastAsia"/>
              </w:rPr>
              <w:t>当前</w:t>
            </w:r>
            <w:r>
              <w:rPr>
                <w:rFonts w:ascii="SimSun" w:hAnsi="SimSun" w:hint="eastAsia"/>
              </w:rPr>
              <w:t>LightNo</w:t>
            </w:r>
            <w:r>
              <w:rPr>
                <w:rFonts w:ascii="SimSun" w:hAnsi="SimSun" w:hint="eastAsia"/>
              </w:rPr>
              <w:t>位于</w:t>
            </w:r>
            <w:r>
              <w:rPr>
                <w:rFonts w:ascii="SimSun" w:hAnsi="SimSun" w:hint="eastAsia"/>
              </w:rPr>
              <w:t>LightNo List</w:t>
            </w:r>
            <w:r>
              <w:rPr>
                <w:rFonts w:ascii="SimSun" w:hAnsi="SimSun" w:hint="eastAsia"/>
              </w:rPr>
              <w:t>表格当前行的</w:t>
            </w:r>
            <w:r>
              <w:rPr>
                <w:rFonts w:ascii="SimSun" w:hAnsi="SimSun" w:hint="eastAsia"/>
              </w:rPr>
              <w:t>Code</w:t>
            </w:r>
            <w:r w:rsidR="009A00C0">
              <w:rPr>
                <w:rFonts w:ascii="SimSun" w:hAnsi="SimSun" w:hint="eastAsia"/>
              </w:rPr>
              <w:t>（</w:t>
            </w:r>
            <w:r w:rsidR="009A00C0">
              <w:rPr>
                <w:rFonts w:ascii="SimSun" w:hAnsi="SimSun" w:hint="eastAsia"/>
              </w:rPr>
              <w:t>Family</w:t>
            </w:r>
            <w:r w:rsidR="009A00C0">
              <w:rPr>
                <w:rFonts w:ascii="SimSun" w:hAnsi="SimSun" w:hint="eastAsia"/>
              </w:rPr>
              <w:t>）</w:t>
            </w:r>
            <w:r>
              <w:rPr>
                <w:rFonts w:ascii="SimSun" w:hAnsi="SimSun" w:hint="eastAsia"/>
              </w:rPr>
              <w:t>对应的</w:t>
            </w:r>
            <w:r w:rsidR="00817F4E">
              <w:rPr>
                <w:rFonts w:ascii="SimSun" w:hAnsi="SimSun" w:hint="eastAsia"/>
              </w:rPr>
              <w:t>浮动库位</w:t>
            </w:r>
            <w:r>
              <w:rPr>
                <w:rFonts w:ascii="SimSun" w:hAnsi="SimSun" w:hint="eastAsia"/>
              </w:rPr>
              <w:t>Range</w:t>
            </w:r>
            <w:r>
              <w:rPr>
                <w:rFonts w:ascii="SimSun" w:hAnsi="SimSun" w:hint="eastAsia"/>
              </w:rPr>
              <w:t>内，则警示用户“</w:t>
            </w:r>
            <w:r>
              <w:rPr>
                <w:rFonts w:ascii="NSimSun" w:eastAsia="NSimSun"/>
                <w:noProof/>
                <w:color w:val="A31515"/>
                <w:sz w:val="18"/>
                <w:szCs w:val="18"/>
              </w:rPr>
              <w:t>浮動庫位，不能手動Maintain!</w:t>
            </w:r>
            <w:r>
              <w:rPr>
                <w:rFonts w:ascii="SimSun" w:hAnsi="SimSun" w:hint="eastAsia"/>
              </w:rPr>
              <w:t>”，放弃后续操作。</w:t>
            </w:r>
            <w:r w:rsidR="00F73009" w:rsidRPr="00F73009">
              <w:rPr>
                <w:rFonts w:ascii="SimSun" w:hAnsi="SimSun" w:hint="eastAsia"/>
                <w:color w:val="FF0000"/>
              </w:rPr>
              <w:t>（参考</w:t>
            </w:r>
            <w:r w:rsidR="00F73009" w:rsidRPr="00F73009">
              <w:rPr>
                <w:rFonts w:ascii="SimSun" w:hAnsi="SimSun"/>
                <w:color w:val="FF0000"/>
              </w:rPr>
              <w:t>SP</w:t>
            </w:r>
            <w:r w:rsidR="00F73009" w:rsidRPr="00F73009">
              <w:rPr>
                <w:rFonts w:ascii="SimSun" w:hAnsi="SimSun"/>
                <w:color w:val="FF0000"/>
              </w:rPr>
              <w:t>：</w:t>
            </w:r>
            <w:r w:rsidR="00F73009" w:rsidRPr="00F73009">
              <w:rPr>
                <w:rFonts w:ascii="SimSun" w:hAnsi="SimSun"/>
                <w:color w:val="FF0000"/>
              </w:rPr>
              <w:t>op_KittingAutoCheck</w:t>
            </w:r>
            <w:r w:rsidR="00F73009" w:rsidRPr="00F73009">
              <w:rPr>
                <w:rFonts w:ascii="SimSun" w:hAnsi="SimSun" w:hint="eastAsia"/>
                <w:color w:val="FF0000"/>
              </w:rPr>
              <w:t>）</w:t>
            </w:r>
          </w:p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框中内容以“）”结尾，则跳过步骤</w:t>
            </w: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。</w:t>
            </w:r>
          </w:p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框中内容在</w:t>
            </w:r>
            <w:r>
              <w:rPr>
                <w:rFonts w:ascii="SimSun" w:hAnsi="SimSun" w:hint="eastAsia"/>
              </w:rPr>
              <w:t>Part</w:t>
            </w:r>
            <w:r>
              <w:rPr>
                <w:rFonts w:ascii="SimSun" w:hAnsi="SimSun" w:hint="eastAsia"/>
              </w:rPr>
              <w:t>表中找不到，则提示用户“</w:t>
            </w:r>
            <w:r w:rsidRPr="00AB2843">
              <w:rPr>
                <w:rFonts w:ascii="SimSun" w:hAnsi="SimSun" w:hint="eastAsia"/>
              </w:rPr>
              <w:t>该</w:t>
            </w:r>
            <w:r w:rsidRPr="00AB2843">
              <w:rPr>
                <w:rFonts w:ascii="SimSun" w:hAnsi="SimSun" w:hint="eastAsia"/>
              </w:rPr>
              <w:t>PartNo</w:t>
            </w:r>
            <w:r w:rsidRPr="00AB2843">
              <w:rPr>
                <w:rFonts w:ascii="SimSun" w:hAnsi="SimSun" w:hint="eastAsia"/>
              </w:rPr>
              <w:t>不存在</w:t>
            </w:r>
            <w:r w:rsidRPr="00AB2843">
              <w:rPr>
                <w:rFonts w:ascii="SimSun" w:hAnsi="SimSun" w:hint="eastAsia"/>
              </w:rPr>
              <w:t>!</w:t>
            </w:r>
            <w:r>
              <w:rPr>
                <w:rFonts w:ascii="SimSun" w:hAnsi="SimSun" w:hint="eastAsia"/>
              </w:rPr>
              <w:t>”，放弃后续操作。</w:t>
            </w:r>
          </w:p>
          <w:p w:rsidR="00670E3E" w:rsidRPr="00496416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5</w:t>
            </w:r>
            <w:r>
              <w:rPr>
                <w:rFonts w:ascii="SimSun" w:hAnsi="SimSun" w:hint="eastAsia"/>
              </w:rPr>
              <w:t>．若</w:t>
            </w:r>
            <w:r>
              <w:rPr>
                <w:rFonts w:ascii="SimSun" w:hAnsi="SimSun" w:hint="eastAsia"/>
              </w:rPr>
              <w:t>Qty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Sub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SafetyStock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MaxStock</w:t>
            </w:r>
            <w:r>
              <w:rPr>
                <w:rFonts w:ascii="SimSun" w:hAnsi="SimSun" w:hint="eastAsia"/>
              </w:rPr>
              <w:t>有为空</w:t>
            </w:r>
            <w:r w:rsidR="00F73009" w:rsidRPr="00F73009">
              <w:rPr>
                <w:rFonts w:ascii="SimSun" w:hAnsi="SimSun" w:hint="eastAsia"/>
              </w:rPr>
              <w:t>的，则用其各自的默认值代替。</w:t>
            </w:r>
          </w:p>
          <w:p w:rsidR="0089651D" w:rsidRPr="00496416" w:rsidRDefault="0089651D" w:rsidP="0089651D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6</w:t>
            </w:r>
            <w:r w:rsidRPr="00F73009">
              <w:rPr>
                <w:rFonts w:ascii="SimSun" w:hAnsi="SimSun"/>
              </w:rPr>
              <w:t>、若</w:t>
            </w:r>
            <w:r w:rsidRPr="00F73009">
              <w:rPr>
                <w:rFonts w:ascii="SimSun" w:hAnsi="SimSun"/>
              </w:rPr>
              <w:t>LightNo List</w:t>
            </w:r>
            <w:r w:rsidRPr="00F73009">
              <w:rPr>
                <w:rFonts w:ascii="SimSun" w:hAnsi="SimSun"/>
              </w:rPr>
              <w:t>中已经有相同</w:t>
            </w:r>
            <w:r w:rsidRPr="00F73009">
              <w:rPr>
                <w:rFonts w:ascii="SimSun" w:hAnsi="SimSun"/>
              </w:rPr>
              <w:t>Code</w:t>
            </w:r>
            <w:r>
              <w:rPr>
                <w:rFonts w:ascii="SimSun" w:hAnsi="SimSun" w:hint="eastAsia"/>
              </w:rPr>
              <w:t>且相同</w:t>
            </w:r>
            <w:r w:rsidRPr="00F73009">
              <w:rPr>
                <w:rFonts w:ascii="SimSun" w:hAnsi="SimSun"/>
              </w:rPr>
              <w:t>PartNo</w:t>
            </w:r>
            <w:r w:rsidRPr="00F73009">
              <w:rPr>
                <w:rFonts w:ascii="SimSun" w:hAnsi="SimSun"/>
              </w:rPr>
              <w:lastRenderedPageBreak/>
              <w:t>的记录存在，则提示用户，放弃后续操作。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若当前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KittingType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为“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FA Kitting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”，且当前被选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Code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的</w:t>
            </w:r>
            <w:r w:rsidR="009F5390" w:rsidRPr="009F5390">
              <w:rPr>
                <w:rFonts w:ascii="SimSun" w:hAnsi="SimSun" w:hint="eastAsia"/>
                <w:color w:val="31849B" w:themeColor="accent5" w:themeShade="BF"/>
              </w:rPr>
              <w:t>IsLine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栏位</w:t>
            </w:r>
            <w:r w:rsidR="00A6562C">
              <w:rPr>
                <w:rFonts w:hint="eastAsia"/>
                <w:color w:val="31849B" w:themeColor="accent5" w:themeShade="BF"/>
              </w:rPr>
              <w:t>不是</w:t>
            </w:r>
            <w:r w:rsidR="009F5390" w:rsidRPr="009F5390">
              <w:rPr>
                <w:rFonts w:hint="eastAsia"/>
                <w:color w:val="31849B" w:themeColor="accent5" w:themeShade="BF"/>
              </w:rPr>
              <w:t>‘</w:t>
            </w:r>
            <w:r w:rsidR="009F5390" w:rsidRPr="009F5390">
              <w:rPr>
                <w:color w:val="31849B" w:themeColor="accent5" w:themeShade="BF"/>
              </w:rPr>
              <w:t>Yes</w:t>
            </w:r>
            <w:r w:rsidR="009F5390" w:rsidRPr="009F5390">
              <w:rPr>
                <w:rFonts w:hint="eastAsia"/>
                <w:color w:val="31849B" w:themeColor="accent5" w:themeShade="BF"/>
              </w:rPr>
              <w:t>’，则查找条件中还需加入“且相同</w:t>
            </w:r>
            <w:r w:rsidR="009F5390" w:rsidRPr="009F5390">
              <w:rPr>
                <w:color w:val="31849B" w:themeColor="accent5" w:themeShade="BF"/>
              </w:rPr>
              <w:t>Line</w:t>
            </w:r>
            <w:r w:rsidR="009F5390" w:rsidRPr="009F5390">
              <w:rPr>
                <w:rFonts w:hint="eastAsia"/>
                <w:color w:val="31849B" w:themeColor="accent5" w:themeShade="BF"/>
              </w:rPr>
              <w:t>”的条件。</w:t>
            </w:r>
          </w:p>
          <w:p w:rsidR="000F5F8F" w:rsidRDefault="00847666">
            <w:pPr>
              <w:rPr>
                <w:strike/>
                <w:color w:val="FF0066"/>
              </w:rPr>
            </w:pPr>
            <w:r w:rsidRPr="00847666">
              <w:rPr>
                <w:rFonts w:hint="eastAsia"/>
                <w:strike/>
                <w:color w:val="FF0066"/>
              </w:rPr>
              <w:t>7</w:t>
            </w:r>
            <w:r w:rsidRPr="00847666">
              <w:rPr>
                <w:rFonts w:hint="eastAsia"/>
                <w:strike/>
                <w:color w:val="FF0066"/>
              </w:rPr>
              <w:t>、若</w:t>
            </w:r>
            <w:r w:rsidRPr="00847666">
              <w:rPr>
                <w:rFonts w:hint="eastAsia"/>
                <w:strike/>
                <w:color w:val="FF0066"/>
              </w:rPr>
              <w:t>LightNo List</w:t>
            </w:r>
            <w:r w:rsidRPr="00847666">
              <w:rPr>
                <w:rFonts w:hint="eastAsia"/>
                <w:strike/>
                <w:color w:val="FF0066"/>
              </w:rPr>
              <w:t>中已经有相同</w:t>
            </w:r>
            <w:r w:rsidRPr="00847666">
              <w:rPr>
                <w:rFonts w:hint="eastAsia"/>
                <w:strike/>
                <w:color w:val="FF0066"/>
              </w:rPr>
              <w:t>Code</w:t>
            </w:r>
            <w:r w:rsidRPr="00847666">
              <w:rPr>
                <w:rFonts w:hint="eastAsia"/>
                <w:strike/>
                <w:color w:val="FF0066"/>
              </w:rPr>
              <w:t>且相同</w:t>
            </w:r>
            <w:r w:rsidRPr="00847666">
              <w:rPr>
                <w:rFonts w:hint="eastAsia"/>
                <w:strike/>
                <w:color w:val="FF0066"/>
              </w:rPr>
              <w:t>LightNo</w:t>
            </w:r>
            <w:r w:rsidRPr="00847666">
              <w:rPr>
                <w:rFonts w:hint="eastAsia"/>
                <w:strike/>
                <w:color w:val="FF0066"/>
              </w:rPr>
              <w:t>的记录存在，则提示用户，放弃后续操作。若当前</w:t>
            </w:r>
            <w:r w:rsidRPr="00847666">
              <w:rPr>
                <w:rFonts w:hint="eastAsia"/>
                <w:strike/>
                <w:color w:val="FF0066"/>
              </w:rPr>
              <w:t>KittingType</w:t>
            </w:r>
            <w:r w:rsidRPr="00847666">
              <w:rPr>
                <w:rFonts w:hint="eastAsia"/>
                <w:strike/>
                <w:color w:val="FF0066"/>
              </w:rPr>
              <w:t>为“</w:t>
            </w:r>
            <w:r w:rsidRPr="00847666">
              <w:rPr>
                <w:rFonts w:hint="eastAsia"/>
                <w:strike/>
                <w:color w:val="FF0066"/>
              </w:rPr>
              <w:t>FA Kitting</w:t>
            </w:r>
            <w:r w:rsidRPr="00847666">
              <w:rPr>
                <w:rFonts w:hint="eastAsia"/>
                <w:strike/>
                <w:color w:val="FF0066"/>
              </w:rPr>
              <w:t>”，且当前被选</w:t>
            </w:r>
            <w:r w:rsidRPr="00847666">
              <w:rPr>
                <w:rFonts w:hint="eastAsia"/>
                <w:strike/>
                <w:color w:val="FF0066"/>
              </w:rPr>
              <w:t>Code</w:t>
            </w:r>
            <w:r w:rsidRPr="00847666">
              <w:rPr>
                <w:rFonts w:hint="eastAsia"/>
                <w:strike/>
                <w:color w:val="FF0066"/>
              </w:rPr>
              <w:t>的</w:t>
            </w:r>
            <w:r w:rsidRPr="00847666">
              <w:rPr>
                <w:rFonts w:hint="eastAsia"/>
                <w:strike/>
                <w:color w:val="FF0066"/>
              </w:rPr>
              <w:t>IsLine</w:t>
            </w:r>
            <w:r w:rsidRPr="00847666">
              <w:rPr>
                <w:rFonts w:hint="eastAsia"/>
                <w:strike/>
                <w:color w:val="FF0066"/>
              </w:rPr>
              <w:t>栏位不是‘</w:t>
            </w:r>
            <w:r w:rsidRPr="00847666">
              <w:rPr>
                <w:strike/>
                <w:color w:val="FF0066"/>
              </w:rPr>
              <w:t>Yes</w:t>
            </w:r>
            <w:r w:rsidRPr="00847666">
              <w:rPr>
                <w:rFonts w:hint="eastAsia"/>
                <w:strike/>
                <w:color w:val="FF0066"/>
              </w:rPr>
              <w:t>’，则查找条件中还需加入“且相同</w:t>
            </w:r>
            <w:r w:rsidRPr="00847666">
              <w:rPr>
                <w:strike/>
                <w:color w:val="FF0066"/>
              </w:rPr>
              <w:t>Line</w:t>
            </w:r>
            <w:r w:rsidRPr="00847666">
              <w:rPr>
                <w:rFonts w:hint="eastAsia"/>
                <w:strike/>
                <w:color w:val="FF0066"/>
              </w:rPr>
              <w:t>”的条件。</w:t>
            </w:r>
          </w:p>
          <w:p w:rsidR="00670E3E" w:rsidRPr="00637F92" w:rsidRDefault="0089651D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8</w:t>
            </w:r>
            <w:r w:rsidR="00F73009" w:rsidRPr="00F73009">
              <w:rPr>
                <w:rFonts w:ascii="SimSun" w:hAnsi="SimSun"/>
              </w:rPr>
              <w:t>、用</w:t>
            </w:r>
            <w:r w:rsidR="00670E3E">
              <w:rPr>
                <w:rFonts w:ascii="SimSun" w:hAnsi="SimSun" w:hint="eastAsia"/>
              </w:rPr>
              <w:t>所输数据新建一</w:t>
            </w:r>
            <w:r w:rsidR="00670E3E">
              <w:rPr>
                <w:rFonts w:ascii="SimSun" w:hAnsi="SimSun" w:hint="eastAsia"/>
              </w:rPr>
              <w:t>WipBuffer</w:t>
            </w:r>
            <w:r w:rsidR="00670E3E">
              <w:rPr>
                <w:rFonts w:ascii="SimSun" w:hAnsi="SimSun" w:hint="eastAsia"/>
              </w:rPr>
              <w:t>记录，记录创建人和日期</w:t>
            </w:r>
            <w:r w:rsidR="00BE022C">
              <w:rPr>
                <w:rFonts w:ascii="SimSun" w:hAnsi="SimSun" w:hint="eastAsia"/>
              </w:rPr>
              <w:t>，</w:t>
            </w:r>
            <w:r w:rsidR="00BE022C">
              <w:rPr>
                <w:rFonts w:ascii="SimSun" w:hAnsi="SimSun" w:hint="eastAsia"/>
              </w:rPr>
              <w:t>KittingType=</w:t>
            </w:r>
            <w:r w:rsidR="00BE022C">
              <w:rPr>
                <w:rFonts w:ascii="SimSun" w:hAnsi="SimSun" w:hint="eastAsia"/>
              </w:rPr>
              <w:t>当前所选</w:t>
            </w:r>
            <w:r w:rsidR="00BE022C">
              <w:rPr>
                <w:rFonts w:ascii="SimSun" w:hAnsi="SimSun" w:hint="eastAsia"/>
              </w:rPr>
              <w:t>KittingType</w:t>
            </w:r>
            <w:r w:rsidR="00670E3E">
              <w:rPr>
                <w:rFonts w:ascii="SimSun" w:hAnsi="SimSun" w:hint="eastAsia"/>
              </w:rPr>
              <w:t>。</w:t>
            </w:r>
          </w:p>
          <w:p w:rsidR="00670E3E" w:rsidRPr="00637F92" w:rsidRDefault="0089651D" w:rsidP="00670E3E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9</w:t>
            </w:r>
            <w:r w:rsidR="00670E3E">
              <w:rPr>
                <w:rFonts w:ascii="SimSun" w:hAnsi="SimSun" w:hint="eastAsia"/>
              </w:rPr>
              <w:t>、刷新</w:t>
            </w:r>
            <w:r w:rsidR="00670E3E">
              <w:rPr>
                <w:rFonts w:ascii="SimSun" w:hAnsi="SimSun" w:hint="eastAsia"/>
              </w:rPr>
              <w:t>LightNo</w:t>
            </w:r>
            <w:r w:rsidR="00670E3E">
              <w:rPr>
                <w:rFonts w:ascii="SimSun" w:hAnsi="SimSun"/>
              </w:rPr>
              <w:t xml:space="preserve"> List</w:t>
            </w:r>
            <w:r w:rsidR="00670E3E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670E3E" w:rsidRPr="00637F92" w:rsidRDefault="00670E3E" w:rsidP="00670E3E"/>
        </w:tc>
      </w:tr>
      <w:tr w:rsidR="00670E3E" w:rsidRPr="00637F92" w:rsidTr="00670E3E">
        <w:tc>
          <w:tcPr>
            <w:tcW w:w="445" w:type="dxa"/>
          </w:tcPr>
          <w:p w:rsidR="00670E3E" w:rsidRPr="00637F92" w:rsidRDefault="00670E3E" w:rsidP="00670E3E">
            <w:r>
              <w:lastRenderedPageBreak/>
              <w:t>1</w:t>
            </w:r>
            <w:r w:rsidR="00AE568E"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670E3E" w:rsidRPr="00637F92" w:rsidRDefault="00670E3E" w:rsidP="00670E3E">
            <w:r>
              <w:t>Save</w:t>
            </w:r>
          </w:p>
        </w:tc>
        <w:tc>
          <w:tcPr>
            <w:tcW w:w="916" w:type="dxa"/>
          </w:tcPr>
          <w:p w:rsidR="00670E3E" w:rsidRPr="00637F92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70E3E" w:rsidRPr="00637F92" w:rsidRDefault="00670E3E" w:rsidP="00670E3E"/>
        </w:tc>
        <w:tc>
          <w:tcPr>
            <w:tcW w:w="1432" w:type="dxa"/>
          </w:tcPr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Disable</w:t>
            </w:r>
          </w:p>
        </w:tc>
        <w:tc>
          <w:tcPr>
            <w:tcW w:w="680" w:type="dxa"/>
          </w:tcPr>
          <w:p w:rsidR="00670E3E" w:rsidRPr="00637F92" w:rsidRDefault="00670E3E" w:rsidP="00670E3E"/>
        </w:tc>
        <w:tc>
          <w:tcPr>
            <w:tcW w:w="2728" w:type="dxa"/>
          </w:tcPr>
          <w:p w:rsidR="00670E3E" w:rsidRDefault="00670E3E" w:rsidP="00670E3E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、若当前</w:t>
            </w:r>
            <w:r>
              <w:rPr>
                <w:rFonts w:ascii="SimSun" w:hAnsi="SimSun" w:hint="eastAsia"/>
              </w:rPr>
              <w:t>LightNo</w:t>
            </w:r>
            <w:r>
              <w:rPr>
                <w:rFonts w:ascii="SimSun" w:hAnsi="SimSun" w:hint="eastAsia"/>
              </w:rPr>
              <w:t>或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框中内容为空，则</w:t>
            </w:r>
            <w:r w:rsidRPr="009B53B4">
              <w:rPr>
                <w:rFonts w:ascii="SimSun" w:hAnsi="SimSun" w:hint="eastAsia"/>
              </w:rPr>
              <w:t>警示用户，放弃后续操作。</w:t>
            </w:r>
          </w:p>
          <w:p w:rsidR="00670E3E" w:rsidRPr="00637F92" w:rsidRDefault="00670E3E" w:rsidP="00670E3E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</w:t>
            </w:r>
            <w:r w:rsidR="00F73009" w:rsidRPr="00F73009">
              <w:rPr>
                <w:rFonts w:ascii="SimSun" w:hAnsi="SimSun" w:hint="eastAsia"/>
                <w:color w:val="FF0000"/>
              </w:rPr>
              <w:t>若当前</w:t>
            </w:r>
            <w:r w:rsidR="00F73009" w:rsidRPr="00F73009">
              <w:rPr>
                <w:rFonts w:ascii="SimSun" w:hAnsi="SimSun"/>
                <w:color w:val="FF0000"/>
              </w:rPr>
              <w:t>KittingType</w:t>
            </w:r>
            <w:r w:rsidR="00F73009" w:rsidRPr="00F73009">
              <w:rPr>
                <w:rFonts w:ascii="SimSun" w:hAnsi="SimSun"/>
                <w:color w:val="FF0000"/>
              </w:rPr>
              <w:t>为</w:t>
            </w:r>
            <w:r w:rsidR="00F73009" w:rsidRPr="00F73009">
              <w:rPr>
                <w:rFonts w:ascii="SimSun" w:hAnsi="SimSun"/>
                <w:color w:val="FF0000"/>
              </w:rPr>
              <w:t>“FA Kitting”</w:t>
            </w:r>
            <w:r w:rsidR="00F73009" w:rsidRPr="00F73009">
              <w:rPr>
                <w:rFonts w:ascii="SimSun" w:hAnsi="SimSun"/>
                <w:color w:val="FF0000"/>
              </w:rPr>
              <w:t>并且</w:t>
            </w:r>
            <w:r>
              <w:rPr>
                <w:rFonts w:ascii="SimSun" w:hAnsi="SimSun" w:hint="eastAsia"/>
              </w:rPr>
              <w:t>当前</w:t>
            </w:r>
            <w:r>
              <w:rPr>
                <w:rFonts w:ascii="SimSun" w:hAnsi="SimSun" w:hint="eastAsia"/>
              </w:rPr>
              <w:t>LightNo</w:t>
            </w:r>
            <w:r>
              <w:rPr>
                <w:rFonts w:ascii="SimSun" w:hAnsi="SimSun" w:hint="eastAsia"/>
              </w:rPr>
              <w:t>位于</w:t>
            </w:r>
            <w:r>
              <w:rPr>
                <w:rFonts w:ascii="SimSun" w:hAnsi="SimSun" w:hint="eastAsia"/>
              </w:rPr>
              <w:t>LightNo List</w:t>
            </w:r>
            <w:r>
              <w:rPr>
                <w:rFonts w:ascii="SimSun" w:hAnsi="SimSun" w:hint="eastAsia"/>
              </w:rPr>
              <w:t>表格当前行的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对应的</w:t>
            </w:r>
            <w:r>
              <w:rPr>
                <w:rFonts w:ascii="SimSun" w:hAnsi="SimSun" w:hint="eastAsia"/>
              </w:rPr>
              <w:t>Range</w:t>
            </w:r>
            <w:r>
              <w:rPr>
                <w:rFonts w:ascii="SimSun" w:hAnsi="SimSun" w:hint="eastAsia"/>
              </w:rPr>
              <w:t>内，则警示用户“</w:t>
            </w:r>
            <w:r>
              <w:rPr>
                <w:rFonts w:ascii="NSimSun" w:eastAsia="NSimSun"/>
                <w:noProof/>
                <w:color w:val="A31515"/>
                <w:sz w:val="18"/>
                <w:szCs w:val="18"/>
              </w:rPr>
              <w:t>浮動庫位，不能手動Maintain!</w:t>
            </w:r>
            <w:r>
              <w:rPr>
                <w:rFonts w:ascii="SimSun" w:hAnsi="SimSun" w:hint="eastAsia"/>
              </w:rPr>
              <w:t>”，放弃后续操作。</w:t>
            </w:r>
            <w:r w:rsidR="0024729E" w:rsidRPr="0024729E">
              <w:rPr>
                <w:rFonts w:ascii="SimSun" w:hAnsi="SimSun" w:hint="eastAsia"/>
                <w:color w:val="FF0000"/>
              </w:rPr>
              <w:t>（参考</w:t>
            </w:r>
            <w:r w:rsidR="0024729E" w:rsidRPr="0024729E">
              <w:rPr>
                <w:rFonts w:ascii="SimSun" w:hAnsi="SimSun" w:hint="eastAsia"/>
                <w:color w:val="FF0000"/>
              </w:rPr>
              <w:t>SP</w:t>
            </w:r>
            <w:r w:rsidR="0024729E" w:rsidRPr="0024729E">
              <w:rPr>
                <w:rFonts w:ascii="SimSun" w:hAnsi="SimSun" w:hint="eastAsia"/>
                <w:color w:val="FF0000"/>
              </w:rPr>
              <w:t>：</w:t>
            </w:r>
            <w:r w:rsidR="0024729E" w:rsidRPr="0024729E">
              <w:rPr>
                <w:rFonts w:ascii="SimSun" w:hAnsi="SimSun"/>
                <w:color w:val="FF0000"/>
              </w:rPr>
              <w:t>op_KittingAutoCheck</w:t>
            </w:r>
            <w:r w:rsidR="0024729E" w:rsidRPr="0024729E">
              <w:rPr>
                <w:rFonts w:ascii="SimSun" w:hAnsi="SimSun" w:hint="eastAsia"/>
                <w:color w:val="FF0000"/>
              </w:rPr>
              <w:t>）</w:t>
            </w:r>
          </w:p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框中内容以“）”结尾，则跳过步骤</w:t>
            </w: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。</w:t>
            </w:r>
          </w:p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PartNo</w:t>
            </w:r>
            <w:r>
              <w:rPr>
                <w:rFonts w:ascii="SimSun" w:hAnsi="SimSun" w:hint="eastAsia"/>
              </w:rPr>
              <w:t>框中内容在</w:t>
            </w:r>
            <w:r>
              <w:rPr>
                <w:rFonts w:ascii="SimSun" w:hAnsi="SimSun" w:hint="eastAsia"/>
              </w:rPr>
              <w:t>Part</w:t>
            </w:r>
            <w:r>
              <w:rPr>
                <w:rFonts w:ascii="SimSun" w:hAnsi="SimSun" w:hint="eastAsia"/>
              </w:rPr>
              <w:t>表中找不到，则提示用户“</w:t>
            </w:r>
            <w:r w:rsidRPr="00AB2843">
              <w:rPr>
                <w:rFonts w:ascii="SimSun" w:hAnsi="SimSun" w:hint="eastAsia"/>
              </w:rPr>
              <w:t>该</w:t>
            </w:r>
            <w:r w:rsidRPr="00AB2843">
              <w:rPr>
                <w:rFonts w:ascii="SimSun" w:hAnsi="SimSun" w:hint="eastAsia"/>
              </w:rPr>
              <w:t>PartNo</w:t>
            </w:r>
            <w:r w:rsidRPr="00AB2843">
              <w:rPr>
                <w:rFonts w:ascii="SimSun" w:hAnsi="SimSun" w:hint="eastAsia"/>
              </w:rPr>
              <w:t>不存在</w:t>
            </w:r>
            <w:r w:rsidRPr="00AB2843">
              <w:rPr>
                <w:rFonts w:ascii="SimSun" w:hAnsi="SimSun" w:hint="eastAsia"/>
              </w:rPr>
              <w:t>!</w:t>
            </w:r>
            <w:r>
              <w:rPr>
                <w:rFonts w:ascii="SimSun" w:hAnsi="SimSun" w:hint="eastAsia"/>
              </w:rPr>
              <w:t>”，放弃后续操作。</w:t>
            </w:r>
          </w:p>
          <w:p w:rsidR="00670E3E" w:rsidRDefault="00670E3E" w:rsidP="00670E3E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5</w:t>
            </w:r>
            <w:r>
              <w:rPr>
                <w:rFonts w:ascii="SimSun" w:hAnsi="SimSun" w:hint="eastAsia"/>
              </w:rPr>
              <w:t>．若</w:t>
            </w:r>
            <w:r>
              <w:rPr>
                <w:rFonts w:ascii="SimSun" w:hAnsi="SimSun" w:hint="eastAsia"/>
              </w:rPr>
              <w:t>Qty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Sub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SafetyStock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MaxStock</w:t>
            </w:r>
            <w:r>
              <w:rPr>
                <w:rFonts w:ascii="SimSun" w:hAnsi="SimSun" w:hint="eastAsia"/>
              </w:rPr>
              <w:t>有为空的，则用其各自的默认值代替。</w:t>
            </w:r>
          </w:p>
          <w:p w:rsidR="0089651D" w:rsidRPr="00496416" w:rsidRDefault="0089651D" w:rsidP="0089651D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6</w:t>
            </w:r>
            <w:r w:rsidRPr="00F73009">
              <w:rPr>
                <w:rFonts w:ascii="SimSun" w:hAnsi="SimSun"/>
              </w:rPr>
              <w:t>、若</w:t>
            </w:r>
            <w:r w:rsidRPr="00F73009">
              <w:rPr>
                <w:rFonts w:ascii="SimSun" w:hAnsi="SimSun"/>
              </w:rPr>
              <w:t>LightNo List</w:t>
            </w:r>
            <w:r w:rsidRPr="00F73009">
              <w:rPr>
                <w:rFonts w:ascii="SimSun" w:hAnsi="SimSun"/>
              </w:rPr>
              <w:t>中除当前</w:t>
            </w:r>
            <w:r w:rsidRPr="00F73009">
              <w:rPr>
                <w:rFonts w:ascii="SimSun" w:hAnsi="SimSun" w:hint="eastAsia"/>
              </w:rPr>
              <w:t>高亮行外已经有相同</w:t>
            </w:r>
            <w:r w:rsidRPr="00F73009">
              <w:rPr>
                <w:rFonts w:ascii="SimSun" w:hAnsi="SimSun"/>
              </w:rPr>
              <w:t>Code</w:t>
            </w:r>
            <w:r>
              <w:rPr>
                <w:rFonts w:ascii="SimSun" w:hAnsi="SimSun" w:hint="eastAsia"/>
              </w:rPr>
              <w:t>且相同</w:t>
            </w:r>
            <w:r w:rsidRPr="00F73009">
              <w:rPr>
                <w:rFonts w:ascii="SimSun" w:hAnsi="SimSun"/>
              </w:rPr>
              <w:t>PartNo</w:t>
            </w:r>
            <w:r w:rsidRPr="00F73009">
              <w:rPr>
                <w:rFonts w:ascii="SimSun" w:hAnsi="SimSun"/>
              </w:rPr>
              <w:t>的记录存在，</w:t>
            </w:r>
            <w:r w:rsidRPr="00F73009">
              <w:rPr>
                <w:rFonts w:ascii="SimSun" w:hAnsi="SimSun"/>
              </w:rPr>
              <w:lastRenderedPageBreak/>
              <w:t>则提示用户，放弃后续操作。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若当前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KittingType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为“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FA Kitting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”，且当前被选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Code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的</w:t>
            </w:r>
            <w:r w:rsidR="00F05986" w:rsidRPr="00F05986">
              <w:rPr>
                <w:rFonts w:ascii="SimSun" w:hAnsi="SimSun" w:hint="eastAsia"/>
                <w:color w:val="31849B" w:themeColor="accent5" w:themeShade="BF"/>
              </w:rPr>
              <w:t>IsLine</w:t>
            </w:r>
            <w:r w:rsidR="00F05986" w:rsidRPr="00F05986">
              <w:rPr>
                <w:rFonts w:hint="eastAsia"/>
                <w:color w:val="31849B" w:themeColor="accent5" w:themeShade="BF"/>
              </w:rPr>
              <w:t>栏位</w:t>
            </w:r>
            <w:r w:rsidR="00A6562C">
              <w:rPr>
                <w:rFonts w:hint="eastAsia"/>
                <w:color w:val="31849B" w:themeColor="accent5" w:themeShade="BF"/>
              </w:rPr>
              <w:t>不是</w:t>
            </w:r>
            <w:r w:rsidR="00F05986" w:rsidRPr="00F05986">
              <w:rPr>
                <w:rFonts w:hint="eastAsia"/>
                <w:color w:val="31849B" w:themeColor="accent5" w:themeShade="BF"/>
              </w:rPr>
              <w:t>‘</w:t>
            </w:r>
            <w:r w:rsidR="00F05986" w:rsidRPr="00F05986">
              <w:rPr>
                <w:rFonts w:hint="eastAsia"/>
                <w:color w:val="31849B" w:themeColor="accent5" w:themeShade="BF"/>
              </w:rPr>
              <w:t>Yes</w:t>
            </w:r>
            <w:r w:rsidR="00F05986" w:rsidRPr="00F05986">
              <w:rPr>
                <w:rFonts w:hint="eastAsia"/>
                <w:color w:val="31849B" w:themeColor="accent5" w:themeShade="BF"/>
              </w:rPr>
              <w:t>’，则查找条件中还需加入“且相同</w:t>
            </w:r>
            <w:r w:rsidR="00F05986" w:rsidRPr="00F05986">
              <w:rPr>
                <w:rFonts w:hint="eastAsia"/>
                <w:color w:val="31849B" w:themeColor="accent5" w:themeShade="BF"/>
              </w:rPr>
              <w:t>Line</w:t>
            </w:r>
            <w:r w:rsidR="00F05986" w:rsidRPr="00F05986">
              <w:rPr>
                <w:rFonts w:hint="eastAsia"/>
                <w:color w:val="31849B" w:themeColor="accent5" w:themeShade="BF"/>
              </w:rPr>
              <w:t>”的条件。</w:t>
            </w:r>
          </w:p>
          <w:p w:rsidR="000F5F8F" w:rsidRDefault="00847666">
            <w:pPr>
              <w:rPr>
                <w:strike/>
                <w:color w:val="FF0066"/>
              </w:rPr>
            </w:pPr>
            <w:r w:rsidRPr="00847666">
              <w:rPr>
                <w:rFonts w:hint="eastAsia"/>
                <w:strike/>
                <w:color w:val="FF0066"/>
              </w:rPr>
              <w:t>7</w:t>
            </w:r>
            <w:r w:rsidRPr="00847666">
              <w:rPr>
                <w:rFonts w:hint="eastAsia"/>
                <w:strike/>
                <w:color w:val="FF0066"/>
              </w:rPr>
              <w:t>、若</w:t>
            </w:r>
            <w:r w:rsidRPr="00847666">
              <w:rPr>
                <w:rFonts w:hint="eastAsia"/>
                <w:strike/>
                <w:color w:val="FF0066"/>
              </w:rPr>
              <w:t>LightNo List</w:t>
            </w:r>
            <w:r w:rsidRPr="00847666">
              <w:rPr>
                <w:rFonts w:hint="eastAsia"/>
                <w:strike/>
                <w:color w:val="FF0066"/>
              </w:rPr>
              <w:t>中除当前高亮行外已经有相同</w:t>
            </w:r>
            <w:r w:rsidRPr="00847666">
              <w:rPr>
                <w:rFonts w:hint="eastAsia"/>
                <w:strike/>
                <w:color w:val="FF0066"/>
              </w:rPr>
              <w:t>Code</w:t>
            </w:r>
            <w:r w:rsidRPr="00847666">
              <w:rPr>
                <w:rFonts w:hint="eastAsia"/>
                <w:strike/>
                <w:color w:val="FF0066"/>
              </w:rPr>
              <w:t>且相同</w:t>
            </w:r>
            <w:r w:rsidRPr="00847666">
              <w:rPr>
                <w:rFonts w:hint="eastAsia"/>
                <w:strike/>
                <w:color w:val="FF0066"/>
              </w:rPr>
              <w:t>LightNo</w:t>
            </w:r>
            <w:r w:rsidRPr="00847666">
              <w:rPr>
                <w:rFonts w:hint="eastAsia"/>
                <w:strike/>
                <w:color w:val="FF0066"/>
              </w:rPr>
              <w:t>的记录存在，则提示用户，放弃后续操作。若当前</w:t>
            </w:r>
            <w:r w:rsidRPr="00847666">
              <w:rPr>
                <w:rFonts w:hint="eastAsia"/>
                <w:strike/>
                <w:color w:val="FF0066"/>
              </w:rPr>
              <w:t>KittingType</w:t>
            </w:r>
            <w:r w:rsidRPr="00847666">
              <w:rPr>
                <w:rFonts w:hint="eastAsia"/>
                <w:strike/>
                <w:color w:val="FF0066"/>
              </w:rPr>
              <w:t>为“</w:t>
            </w:r>
            <w:r w:rsidRPr="00847666">
              <w:rPr>
                <w:rFonts w:hint="eastAsia"/>
                <w:strike/>
                <w:color w:val="FF0066"/>
              </w:rPr>
              <w:t>FA Kitting</w:t>
            </w:r>
            <w:r w:rsidRPr="00847666">
              <w:rPr>
                <w:rFonts w:hint="eastAsia"/>
                <w:strike/>
                <w:color w:val="FF0066"/>
              </w:rPr>
              <w:t>”，且当前被选</w:t>
            </w:r>
            <w:r w:rsidRPr="00847666">
              <w:rPr>
                <w:rFonts w:hint="eastAsia"/>
                <w:strike/>
                <w:color w:val="FF0066"/>
              </w:rPr>
              <w:t>Code</w:t>
            </w:r>
            <w:r w:rsidRPr="00847666">
              <w:rPr>
                <w:rFonts w:hint="eastAsia"/>
                <w:strike/>
                <w:color w:val="FF0066"/>
              </w:rPr>
              <w:t>的</w:t>
            </w:r>
            <w:r w:rsidRPr="00847666">
              <w:rPr>
                <w:rFonts w:hint="eastAsia"/>
                <w:strike/>
                <w:color w:val="FF0066"/>
              </w:rPr>
              <w:t>IsLine</w:t>
            </w:r>
            <w:r w:rsidRPr="00847666">
              <w:rPr>
                <w:rFonts w:hint="eastAsia"/>
                <w:strike/>
                <w:color w:val="FF0066"/>
              </w:rPr>
              <w:t>栏位不是‘</w:t>
            </w:r>
            <w:r w:rsidRPr="00847666">
              <w:rPr>
                <w:strike/>
                <w:color w:val="FF0066"/>
              </w:rPr>
              <w:t>Yes</w:t>
            </w:r>
            <w:r w:rsidRPr="00847666">
              <w:rPr>
                <w:rFonts w:hint="eastAsia"/>
                <w:strike/>
                <w:color w:val="FF0066"/>
              </w:rPr>
              <w:t>’，则查找条件中还需加入“且相同</w:t>
            </w:r>
            <w:r w:rsidRPr="00847666">
              <w:rPr>
                <w:strike/>
                <w:color w:val="FF0066"/>
              </w:rPr>
              <w:t>Line</w:t>
            </w:r>
            <w:r w:rsidRPr="00847666">
              <w:rPr>
                <w:rFonts w:hint="eastAsia"/>
                <w:strike/>
                <w:color w:val="FF0066"/>
              </w:rPr>
              <w:t>”的条件。</w:t>
            </w:r>
          </w:p>
          <w:p w:rsidR="00670E3E" w:rsidRPr="00637F92" w:rsidRDefault="0089651D" w:rsidP="00670E3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8</w:t>
            </w:r>
            <w:r w:rsidR="00F73009" w:rsidRPr="00F73009">
              <w:rPr>
                <w:rFonts w:ascii="SimSun" w:hAnsi="SimSun"/>
              </w:rPr>
              <w:t>、用所输</w:t>
            </w:r>
            <w:r w:rsidR="00670E3E">
              <w:rPr>
                <w:rFonts w:ascii="SimSun" w:hAnsi="SimSun" w:hint="eastAsia"/>
              </w:rPr>
              <w:t>数据修改当前高亮行对应</w:t>
            </w:r>
            <w:r w:rsidR="00BE022C">
              <w:rPr>
                <w:rFonts w:ascii="SimSun" w:hAnsi="SimSun" w:hint="eastAsia"/>
              </w:rPr>
              <w:t>的</w:t>
            </w:r>
            <w:r w:rsidR="00670E3E">
              <w:rPr>
                <w:rFonts w:ascii="SimSun" w:hAnsi="SimSun" w:hint="eastAsia"/>
              </w:rPr>
              <w:t>WipBuffer</w:t>
            </w:r>
            <w:r w:rsidR="00670E3E">
              <w:rPr>
                <w:rFonts w:ascii="SimSun" w:hAnsi="SimSun" w:hint="eastAsia"/>
              </w:rPr>
              <w:t>记录，记录修改人和日期。</w:t>
            </w:r>
          </w:p>
          <w:p w:rsidR="00670E3E" w:rsidRPr="00637F92" w:rsidRDefault="0089651D" w:rsidP="00670E3E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9</w:t>
            </w:r>
            <w:r w:rsidR="00670E3E">
              <w:rPr>
                <w:rFonts w:ascii="SimSun" w:hAnsi="SimSun" w:hint="eastAsia"/>
              </w:rPr>
              <w:t>、刷新</w:t>
            </w:r>
            <w:r w:rsidR="00670E3E">
              <w:rPr>
                <w:rFonts w:ascii="SimSun" w:hAnsi="SimSun" w:hint="eastAsia"/>
              </w:rPr>
              <w:t>LightNo</w:t>
            </w:r>
            <w:r w:rsidR="00670E3E">
              <w:rPr>
                <w:rFonts w:ascii="SimSun" w:hAnsi="SimSun"/>
              </w:rPr>
              <w:t xml:space="preserve"> List</w:t>
            </w:r>
            <w:r w:rsidR="00670E3E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670E3E" w:rsidRPr="00637F92" w:rsidRDefault="00670E3E" w:rsidP="00670E3E"/>
        </w:tc>
      </w:tr>
    </w:tbl>
    <w:p w:rsidR="00670E3E" w:rsidRDefault="00670E3E" w:rsidP="00670E3E"/>
    <w:p w:rsidR="00221F6C" w:rsidRDefault="00792473" w:rsidP="00221F6C">
      <w:pPr>
        <w:pStyle w:val="3"/>
      </w:pPr>
      <w:bookmarkStart w:id="1439" w:name="_Toc311037038"/>
      <w:bookmarkStart w:id="1440" w:name="_Toc311202358"/>
      <w:bookmarkStart w:id="1441" w:name="_Toc311536860"/>
      <w:bookmarkStart w:id="1442" w:name="_Toc311037039"/>
      <w:bookmarkStart w:id="1443" w:name="_Toc311202359"/>
      <w:bookmarkStart w:id="1444" w:name="_Toc311536861"/>
      <w:bookmarkStart w:id="1445" w:name="_Toc311037040"/>
      <w:bookmarkStart w:id="1446" w:name="_Toc311202360"/>
      <w:bookmarkStart w:id="1447" w:name="_Toc311536862"/>
      <w:bookmarkStart w:id="1448" w:name="_Toc311037041"/>
      <w:bookmarkStart w:id="1449" w:name="_Toc311202361"/>
      <w:bookmarkStart w:id="1450" w:name="_Toc311536863"/>
      <w:bookmarkStart w:id="1451" w:name="_Toc311037042"/>
      <w:bookmarkStart w:id="1452" w:name="_Toc311202362"/>
      <w:bookmarkStart w:id="1453" w:name="_Toc311536864"/>
      <w:bookmarkStart w:id="1454" w:name="_Toc311037043"/>
      <w:bookmarkStart w:id="1455" w:name="_Toc311202363"/>
      <w:bookmarkStart w:id="1456" w:name="_Toc311536865"/>
      <w:bookmarkStart w:id="1457" w:name="_Toc311037044"/>
      <w:bookmarkStart w:id="1458" w:name="_Toc311202364"/>
      <w:bookmarkStart w:id="1459" w:name="_Toc311536866"/>
      <w:bookmarkStart w:id="1460" w:name="_Toc311037045"/>
      <w:bookmarkStart w:id="1461" w:name="_Toc311202365"/>
      <w:bookmarkStart w:id="1462" w:name="_Toc311536867"/>
      <w:bookmarkStart w:id="1463" w:name="_Toc311037046"/>
      <w:bookmarkStart w:id="1464" w:name="_Toc311202366"/>
      <w:bookmarkStart w:id="1465" w:name="_Toc311536868"/>
      <w:bookmarkStart w:id="1466" w:name="_Toc311037047"/>
      <w:bookmarkStart w:id="1467" w:name="_Toc311202367"/>
      <w:bookmarkStart w:id="1468" w:name="_Toc311536869"/>
      <w:bookmarkStart w:id="1469" w:name="_Toc311037048"/>
      <w:bookmarkStart w:id="1470" w:name="_Toc311202368"/>
      <w:bookmarkStart w:id="1471" w:name="_Toc311536870"/>
      <w:bookmarkStart w:id="1472" w:name="_Toc311037049"/>
      <w:bookmarkStart w:id="1473" w:name="_Toc311202369"/>
      <w:bookmarkStart w:id="1474" w:name="_Toc311536871"/>
      <w:bookmarkStart w:id="1475" w:name="_Toc311037050"/>
      <w:bookmarkStart w:id="1476" w:name="_Toc311202370"/>
      <w:bookmarkStart w:id="1477" w:name="_Toc311536872"/>
      <w:bookmarkStart w:id="1478" w:name="_Toc311037051"/>
      <w:bookmarkStart w:id="1479" w:name="_Toc311202371"/>
      <w:bookmarkStart w:id="1480" w:name="_Toc311536873"/>
      <w:bookmarkStart w:id="1481" w:name="_Toc311037052"/>
      <w:bookmarkStart w:id="1482" w:name="_Toc311202372"/>
      <w:bookmarkStart w:id="1483" w:name="_Toc311536874"/>
      <w:bookmarkStart w:id="1484" w:name="_Toc311037053"/>
      <w:bookmarkStart w:id="1485" w:name="_Toc311202373"/>
      <w:bookmarkStart w:id="1486" w:name="_Toc311536875"/>
      <w:bookmarkStart w:id="1487" w:name="_Toc311037054"/>
      <w:bookmarkStart w:id="1488" w:name="_Toc311202374"/>
      <w:bookmarkStart w:id="1489" w:name="_Toc311536876"/>
      <w:bookmarkStart w:id="1490" w:name="_Toc311037150"/>
      <w:bookmarkStart w:id="1491" w:name="_Toc311202470"/>
      <w:bookmarkStart w:id="1492" w:name="_Toc311536972"/>
      <w:bookmarkStart w:id="1493" w:name="_Toc311037159"/>
      <w:bookmarkStart w:id="1494" w:name="_Toc311202479"/>
      <w:bookmarkStart w:id="1495" w:name="_Toc311536981"/>
      <w:bookmarkStart w:id="1496" w:name="_Toc311037160"/>
      <w:bookmarkStart w:id="1497" w:name="_Toc311202480"/>
      <w:bookmarkStart w:id="1498" w:name="_Toc311536982"/>
      <w:bookmarkStart w:id="1499" w:name="_Toc311037161"/>
      <w:bookmarkStart w:id="1500" w:name="_Toc311202481"/>
      <w:bookmarkStart w:id="1501" w:name="_Toc311536983"/>
      <w:bookmarkStart w:id="1502" w:name="_Toc311037162"/>
      <w:bookmarkStart w:id="1503" w:name="_Toc311202482"/>
      <w:bookmarkStart w:id="1504" w:name="_Toc311536984"/>
      <w:bookmarkStart w:id="1505" w:name="_Toc311037163"/>
      <w:bookmarkStart w:id="1506" w:name="_Toc311202483"/>
      <w:bookmarkStart w:id="1507" w:name="_Toc311536985"/>
      <w:bookmarkStart w:id="1508" w:name="_Toc311037164"/>
      <w:bookmarkStart w:id="1509" w:name="_Toc311202484"/>
      <w:bookmarkStart w:id="1510" w:name="_Toc311536986"/>
      <w:bookmarkStart w:id="1511" w:name="_Toc311037165"/>
      <w:bookmarkStart w:id="1512" w:name="_Toc311202485"/>
      <w:bookmarkStart w:id="1513" w:name="_Toc311536987"/>
      <w:bookmarkStart w:id="1514" w:name="_Toc311037166"/>
      <w:bookmarkStart w:id="1515" w:name="_Toc311202486"/>
      <w:bookmarkStart w:id="1516" w:name="_Toc311536988"/>
      <w:bookmarkStart w:id="1517" w:name="_Toc311037167"/>
      <w:bookmarkStart w:id="1518" w:name="_Toc311202487"/>
      <w:bookmarkStart w:id="1519" w:name="_Toc311536989"/>
      <w:bookmarkStart w:id="1520" w:name="_Toc311037168"/>
      <w:bookmarkStart w:id="1521" w:name="_Toc311202488"/>
      <w:bookmarkStart w:id="1522" w:name="_Toc311536990"/>
      <w:bookmarkStart w:id="1523" w:name="_Toc311037169"/>
      <w:bookmarkStart w:id="1524" w:name="_Toc311202489"/>
      <w:bookmarkStart w:id="1525" w:name="_Toc311536991"/>
      <w:bookmarkStart w:id="1526" w:name="_Toc311037170"/>
      <w:bookmarkStart w:id="1527" w:name="_Toc311202490"/>
      <w:bookmarkStart w:id="1528" w:name="_Toc311536992"/>
      <w:bookmarkStart w:id="1529" w:name="_Toc311037171"/>
      <w:bookmarkStart w:id="1530" w:name="_Toc311202491"/>
      <w:bookmarkStart w:id="1531" w:name="_Toc311536993"/>
      <w:bookmarkStart w:id="1532" w:name="_Toc311037172"/>
      <w:bookmarkStart w:id="1533" w:name="_Toc311202492"/>
      <w:bookmarkStart w:id="1534" w:name="_Toc311536994"/>
      <w:bookmarkStart w:id="1535" w:name="_Toc311037173"/>
      <w:bookmarkStart w:id="1536" w:name="_Toc311202493"/>
      <w:bookmarkStart w:id="1537" w:name="_Toc311536995"/>
      <w:bookmarkStart w:id="1538" w:name="_Toc311037174"/>
      <w:bookmarkStart w:id="1539" w:name="_Toc311202494"/>
      <w:bookmarkStart w:id="1540" w:name="_Toc311536996"/>
      <w:bookmarkStart w:id="1541" w:name="_Toc311037175"/>
      <w:bookmarkStart w:id="1542" w:name="_Toc311202495"/>
      <w:bookmarkStart w:id="1543" w:name="_Toc311536997"/>
      <w:bookmarkStart w:id="1544" w:name="_Toc311037176"/>
      <w:bookmarkStart w:id="1545" w:name="_Toc311202496"/>
      <w:bookmarkStart w:id="1546" w:name="_Toc311536998"/>
      <w:bookmarkStart w:id="1547" w:name="_Toc311037324"/>
      <w:bookmarkStart w:id="1548" w:name="_Toc311202644"/>
      <w:bookmarkStart w:id="1549" w:name="_Toc311537146"/>
      <w:bookmarkStart w:id="1550" w:name="_Toc311037333"/>
      <w:bookmarkStart w:id="1551" w:name="_Toc311202653"/>
      <w:bookmarkStart w:id="1552" w:name="_Toc311537155"/>
      <w:bookmarkStart w:id="1553" w:name="_Toc311037334"/>
      <w:bookmarkStart w:id="1554" w:name="_Toc311202654"/>
      <w:bookmarkStart w:id="1555" w:name="_Toc311537156"/>
      <w:bookmarkStart w:id="1556" w:name="_Toc311037335"/>
      <w:bookmarkStart w:id="1557" w:name="_Toc311202655"/>
      <w:bookmarkStart w:id="1558" w:name="_Toc311537157"/>
      <w:bookmarkStart w:id="1559" w:name="_Toc311037336"/>
      <w:bookmarkStart w:id="1560" w:name="_Toc311202656"/>
      <w:bookmarkStart w:id="1561" w:name="_Toc311537158"/>
      <w:bookmarkStart w:id="1562" w:name="_Toc311037337"/>
      <w:bookmarkStart w:id="1563" w:name="_Toc311202657"/>
      <w:bookmarkStart w:id="1564" w:name="_Toc311537159"/>
      <w:bookmarkStart w:id="1565" w:name="_Toc311037338"/>
      <w:bookmarkStart w:id="1566" w:name="_Toc311202658"/>
      <w:bookmarkStart w:id="1567" w:name="_Toc311537160"/>
      <w:bookmarkStart w:id="1568" w:name="_Toc311037339"/>
      <w:bookmarkStart w:id="1569" w:name="_Toc311202659"/>
      <w:bookmarkStart w:id="1570" w:name="_Toc311537161"/>
      <w:bookmarkStart w:id="1571" w:name="_Toc311037340"/>
      <w:bookmarkStart w:id="1572" w:name="_Toc311202660"/>
      <w:bookmarkStart w:id="1573" w:name="_Toc311537162"/>
      <w:bookmarkStart w:id="1574" w:name="_Toc311037341"/>
      <w:bookmarkStart w:id="1575" w:name="_Toc311202661"/>
      <w:bookmarkStart w:id="1576" w:name="_Toc311537163"/>
      <w:bookmarkStart w:id="1577" w:name="_Toc311037342"/>
      <w:bookmarkStart w:id="1578" w:name="_Toc311202662"/>
      <w:bookmarkStart w:id="1579" w:name="_Toc311537164"/>
      <w:bookmarkStart w:id="1580" w:name="_Toc311037343"/>
      <w:bookmarkStart w:id="1581" w:name="_Toc311202663"/>
      <w:bookmarkStart w:id="1582" w:name="_Toc311537165"/>
      <w:bookmarkStart w:id="1583" w:name="_Toc311037344"/>
      <w:bookmarkStart w:id="1584" w:name="_Toc311202664"/>
      <w:bookmarkStart w:id="1585" w:name="_Toc311537166"/>
      <w:bookmarkStart w:id="1586" w:name="_Toc311037345"/>
      <w:bookmarkStart w:id="1587" w:name="_Toc311202665"/>
      <w:bookmarkStart w:id="1588" w:name="_Toc311537167"/>
      <w:bookmarkStart w:id="1589" w:name="_Toc311037346"/>
      <w:bookmarkStart w:id="1590" w:name="_Toc311202666"/>
      <w:bookmarkStart w:id="1591" w:name="_Toc311537168"/>
      <w:bookmarkStart w:id="1592" w:name="_Toc311037347"/>
      <w:bookmarkStart w:id="1593" w:name="_Toc311202667"/>
      <w:bookmarkStart w:id="1594" w:name="_Toc311537169"/>
      <w:bookmarkStart w:id="1595" w:name="_Toc311037348"/>
      <w:bookmarkStart w:id="1596" w:name="_Toc311202668"/>
      <w:bookmarkStart w:id="1597" w:name="_Toc311537170"/>
      <w:bookmarkStart w:id="1598" w:name="_Toc311037349"/>
      <w:bookmarkStart w:id="1599" w:name="_Toc311202669"/>
      <w:bookmarkStart w:id="1600" w:name="_Toc311537171"/>
      <w:bookmarkStart w:id="1601" w:name="_Toc311037350"/>
      <w:bookmarkStart w:id="1602" w:name="_Toc311202670"/>
      <w:bookmarkStart w:id="1603" w:name="_Toc311537172"/>
      <w:bookmarkStart w:id="1604" w:name="_Toc311037351"/>
      <w:bookmarkStart w:id="1605" w:name="_Toc311202671"/>
      <w:bookmarkStart w:id="1606" w:name="_Toc311537173"/>
      <w:bookmarkStart w:id="1607" w:name="_Toc311037352"/>
      <w:bookmarkStart w:id="1608" w:name="_Toc311202672"/>
      <w:bookmarkStart w:id="1609" w:name="_Toc311537174"/>
      <w:bookmarkStart w:id="1610" w:name="_Toc311037353"/>
      <w:bookmarkStart w:id="1611" w:name="_Toc311202673"/>
      <w:bookmarkStart w:id="1612" w:name="_Toc311537175"/>
      <w:bookmarkStart w:id="1613" w:name="_Toc311037354"/>
      <w:bookmarkStart w:id="1614" w:name="_Toc311202674"/>
      <w:bookmarkStart w:id="1615" w:name="_Toc311537176"/>
      <w:bookmarkStart w:id="1616" w:name="_Toc311037355"/>
      <w:bookmarkStart w:id="1617" w:name="_Toc311202675"/>
      <w:bookmarkStart w:id="1618" w:name="_Toc311537177"/>
      <w:bookmarkStart w:id="1619" w:name="_Toc311037606"/>
      <w:bookmarkStart w:id="1620" w:name="_Toc311202926"/>
      <w:bookmarkStart w:id="1621" w:name="_Toc311537428"/>
      <w:bookmarkStart w:id="1622" w:name="_Toc311037607"/>
      <w:bookmarkStart w:id="1623" w:name="_Toc311202927"/>
      <w:bookmarkStart w:id="1624" w:name="_Toc311537429"/>
      <w:bookmarkStart w:id="1625" w:name="_Toc311037657"/>
      <w:bookmarkStart w:id="1626" w:name="_Toc311202977"/>
      <w:bookmarkStart w:id="1627" w:name="_Toc311537479"/>
      <w:bookmarkStart w:id="1628" w:name="_Toc311037658"/>
      <w:bookmarkStart w:id="1629" w:name="_Toc311202978"/>
      <w:bookmarkStart w:id="1630" w:name="_Toc311537480"/>
      <w:bookmarkStart w:id="1631" w:name="_Toc311037702"/>
      <w:bookmarkStart w:id="1632" w:name="_Toc311203022"/>
      <w:bookmarkStart w:id="1633" w:name="_Toc311537524"/>
      <w:bookmarkStart w:id="1634" w:name="_Toc311037703"/>
      <w:bookmarkStart w:id="1635" w:name="_Toc311203023"/>
      <w:bookmarkStart w:id="1636" w:name="_Toc311537525"/>
      <w:bookmarkStart w:id="1637" w:name="_Toc311037767"/>
      <w:bookmarkStart w:id="1638" w:name="_Toc311203087"/>
      <w:bookmarkStart w:id="1639" w:name="_Toc311537589"/>
      <w:bookmarkStart w:id="1640" w:name="_Toc311037768"/>
      <w:bookmarkStart w:id="1641" w:name="_Toc311203088"/>
      <w:bookmarkStart w:id="1642" w:name="_Toc311537590"/>
      <w:bookmarkStart w:id="1643" w:name="_Toc311037769"/>
      <w:bookmarkStart w:id="1644" w:name="_Toc311203089"/>
      <w:bookmarkStart w:id="1645" w:name="_Toc311537591"/>
      <w:bookmarkStart w:id="1646" w:name="_Toc311037770"/>
      <w:bookmarkStart w:id="1647" w:name="_Toc311203090"/>
      <w:bookmarkStart w:id="1648" w:name="_Toc311537592"/>
      <w:bookmarkStart w:id="1649" w:name="_Toc311037771"/>
      <w:bookmarkStart w:id="1650" w:name="_Toc311203091"/>
      <w:bookmarkStart w:id="1651" w:name="_Toc311537593"/>
      <w:bookmarkStart w:id="1652" w:name="_Toc311037772"/>
      <w:bookmarkStart w:id="1653" w:name="_Toc311203092"/>
      <w:bookmarkStart w:id="1654" w:name="_Toc311537594"/>
      <w:bookmarkStart w:id="1655" w:name="_Toc311037773"/>
      <w:bookmarkStart w:id="1656" w:name="_Toc311203093"/>
      <w:bookmarkStart w:id="1657" w:name="_Toc311537595"/>
      <w:bookmarkStart w:id="1658" w:name="_Toc311037774"/>
      <w:bookmarkStart w:id="1659" w:name="_Toc311203094"/>
      <w:bookmarkStart w:id="1660" w:name="_Toc311537596"/>
      <w:bookmarkStart w:id="1661" w:name="_Toc311037775"/>
      <w:bookmarkStart w:id="1662" w:name="_Toc311203095"/>
      <w:bookmarkStart w:id="1663" w:name="_Toc311537597"/>
      <w:bookmarkStart w:id="1664" w:name="_Toc311037776"/>
      <w:bookmarkStart w:id="1665" w:name="_Toc311203096"/>
      <w:bookmarkStart w:id="1666" w:name="_Toc311537598"/>
      <w:bookmarkStart w:id="1667" w:name="_Toc311037777"/>
      <w:bookmarkStart w:id="1668" w:name="_Toc311203097"/>
      <w:bookmarkStart w:id="1669" w:name="_Toc311537599"/>
      <w:bookmarkStart w:id="1670" w:name="_Toc311037778"/>
      <w:bookmarkStart w:id="1671" w:name="_Toc311203098"/>
      <w:bookmarkStart w:id="1672" w:name="_Toc311537600"/>
      <w:bookmarkStart w:id="1673" w:name="_Toc311037779"/>
      <w:bookmarkStart w:id="1674" w:name="_Toc311203099"/>
      <w:bookmarkStart w:id="1675" w:name="_Toc311537601"/>
      <w:bookmarkStart w:id="1676" w:name="_Toc311037780"/>
      <w:bookmarkStart w:id="1677" w:name="_Toc311203100"/>
      <w:bookmarkStart w:id="1678" w:name="_Toc311537602"/>
      <w:bookmarkStart w:id="1679" w:name="_Toc311037781"/>
      <w:bookmarkStart w:id="1680" w:name="_Toc311203101"/>
      <w:bookmarkStart w:id="1681" w:name="_Toc311537603"/>
      <w:bookmarkStart w:id="1682" w:name="_Toc311037782"/>
      <w:bookmarkStart w:id="1683" w:name="_Toc311203102"/>
      <w:bookmarkStart w:id="1684" w:name="_Toc311537604"/>
      <w:bookmarkStart w:id="1685" w:name="_Toc311037783"/>
      <w:bookmarkStart w:id="1686" w:name="_Toc311203103"/>
      <w:bookmarkStart w:id="1687" w:name="_Toc311537605"/>
      <w:bookmarkStart w:id="1688" w:name="_Toc311037784"/>
      <w:bookmarkStart w:id="1689" w:name="_Toc311203104"/>
      <w:bookmarkStart w:id="1690" w:name="_Toc311537606"/>
      <w:bookmarkStart w:id="1691" w:name="_Toc311038009"/>
      <w:bookmarkStart w:id="1692" w:name="_Toc311203329"/>
      <w:bookmarkStart w:id="1693" w:name="_Toc311537831"/>
      <w:bookmarkStart w:id="1694" w:name="_Toc353207250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  <w:bookmarkEnd w:id="1693"/>
      <w:r>
        <w:rPr>
          <w:rFonts w:hint="eastAsia"/>
        </w:rPr>
        <w:t>FA Kitting Upload</w:t>
      </w:r>
      <w:r w:rsidR="00F924D8">
        <w:rPr>
          <w:rFonts w:hint="eastAsia"/>
        </w:rPr>
        <w:t>界面</w:t>
      </w:r>
      <w:bookmarkEnd w:id="1694"/>
    </w:p>
    <w:p w:rsidR="00F924D8" w:rsidRPr="0016237D" w:rsidRDefault="00F924D8" w:rsidP="00221F6C">
      <w:pPr>
        <w:pStyle w:val="4"/>
      </w:pPr>
      <w:r>
        <w:rPr>
          <w:rFonts w:hint="eastAsia"/>
        </w:rPr>
        <w:t>示意圖</w:t>
      </w:r>
    </w:p>
    <w:p w:rsidR="00F924D8" w:rsidRDefault="00220C93" w:rsidP="00F924D8">
      <w:pPr>
        <w:jc w:val="center"/>
      </w:pPr>
      <w:r>
        <w:rPr>
          <w:noProof/>
        </w:rPr>
        <w:pict>
          <v:oval id="_x0000_s3710" style="position:absolute;left:0;text-align:left;margin-left:457.55pt;margin-top:50.2pt;width:19.45pt;height:17.25pt;z-index:251756544" fillcolor="yellow" strokecolor="red" strokeweight="1pt">
            <v:textbox style="mso-next-textbox:#_x0000_s3710;mso-fit-shape-to-text:t" inset="0,0,0,0">
              <w:txbxContent>
                <w:p w:rsidR="00220C93" w:rsidRPr="008721B4" w:rsidRDefault="00220C93" w:rsidP="00F924D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708" style="position:absolute;left:0;text-align:left;margin-left:164.2pt;margin-top:140.2pt;width:19.45pt;height:17.25pt;z-index:251754496" fillcolor="yellow" strokecolor="red" strokeweight="1pt">
            <v:textbox style="mso-next-textbox:#_x0000_s3708;mso-fit-shape-to-text:t" inset="0,0,0,0">
              <w:txbxContent>
                <w:p w:rsidR="00220C93" w:rsidRPr="008721B4" w:rsidRDefault="00220C93" w:rsidP="00F924D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706" style="position:absolute;left:0;text-align:left;margin-left:452.3pt;margin-top:24.7pt;width:19.45pt;height:17.25pt;z-index:251753472" fillcolor="yellow" strokecolor="red" strokeweight="1pt">
            <v:textbox style="mso-next-textbox:#_x0000_s3706;mso-fit-shape-to-text:t" inset="0,0,0,0">
              <w:txbxContent>
                <w:p w:rsidR="00220C93" w:rsidRPr="008721B4" w:rsidRDefault="00220C93" w:rsidP="00F924D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  <w:lang w:eastAsia="zh-TW"/>
        </w:rPr>
        <w:pict>
          <v:oval id="_x0000_s3745" style="position:absolute;left:0;text-align:left;margin-left:348.05pt;margin-top:24.7pt;width:19.45pt;height:17.25pt;z-index:251770880" fillcolor="yellow" strokecolor="red" strokeweight="1pt">
            <v:textbox style="mso-next-textbox:#_x0000_s3745;mso-fit-shape-to-text:t" inset="0,0,0,0">
              <w:txbxContent>
                <w:p w:rsidR="00220C93" w:rsidRPr="008721B4" w:rsidRDefault="00220C93" w:rsidP="00F754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  <w:lang w:eastAsia="zh-TW"/>
        </w:rPr>
        <w:pict>
          <v:oval id="_x0000_s3744" style="position:absolute;left:0;text-align:left;margin-left:240.8pt;margin-top:24.7pt;width:19.45pt;height:17.25pt;z-index:251769856" fillcolor="yellow" strokecolor="red" strokeweight="1pt">
            <v:textbox style="mso-next-textbox:#_x0000_s3744;mso-fit-shape-to-text:t" inset="0,0,0,0">
              <w:txbxContent>
                <w:p w:rsidR="00220C93" w:rsidRPr="008721B4" w:rsidRDefault="00220C93" w:rsidP="00F7540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3709" style="position:absolute;left:0;text-align:left;margin-left:69.05pt;margin-top:24.7pt;width:19.45pt;height:17.25pt;z-index:251755520" fillcolor="yellow" strokecolor="red" strokeweight="1pt">
            <v:textbox style="mso-next-textbox:#_x0000_s3709;mso-fit-shape-to-text:t" inset="0,0,0,0">
              <w:txbxContent>
                <w:p w:rsidR="00220C93" w:rsidRPr="008721B4" w:rsidRDefault="00220C93" w:rsidP="00F924D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F924D8" w:rsidRPr="00D26A4B">
        <w:t xml:space="preserve"> </w:t>
      </w:r>
      <w:r w:rsidR="00221F6C">
        <w:rPr>
          <w:noProof/>
          <w:lang w:eastAsia="zh-TW"/>
        </w:rPr>
        <w:drawing>
          <wp:inline distT="0" distB="0" distL="0" distR="0">
            <wp:extent cx="6647815" cy="3855720"/>
            <wp:effectExtent l="19050" t="0" r="635" b="0"/>
            <wp:docPr id="52" name="圖片 51" descr="Light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N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6E2" w:rsidRDefault="00F924D8">
      <w:pPr>
        <w:pStyle w:val="ae"/>
        <w:jc w:val="center"/>
        <w:rPr>
          <w:lang w:eastAsia="zh-TW"/>
        </w:rPr>
      </w:pPr>
      <w:r>
        <w:rPr>
          <w:rFonts w:hint="eastAsia"/>
        </w:rPr>
        <w:lastRenderedPageBreak/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792473">
        <w:rPr>
          <w:rFonts w:hint="eastAsia"/>
        </w:rPr>
        <w:t>7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8B0AEF" w:rsidRDefault="00220C93" w:rsidP="008B0AEF">
      <w:pPr>
        <w:jc w:val="center"/>
      </w:pPr>
      <w:r>
        <w:rPr>
          <w:noProof/>
          <w:lang w:eastAsia="zh-TW"/>
        </w:rPr>
        <w:pict>
          <v:oval id="_x0000_s3733" style="position:absolute;left:0;text-align:left;margin-left:279.05pt;margin-top:159.4pt;width:19.45pt;height:17.25pt;z-index:251762688" fillcolor="yellow" strokecolor="red" strokeweight="1pt">
            <v:textbox style="mso-next-textbox:#_x0000_s3733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>
        <w:rPr>
          <w:noProof/>
        </w:rPr>
        <w:pict>
          <v:oval id="_x0000_s3729" style="position:absolute;left:0;text-align:left;margin-left:157.55pt;margin-top:159.4pt;width:19.45pt;height:17.25pt;z-index:251758592" fillcolor="yellow" strokecolor="red" strokeweight="1pt">
            <v:textbox style="mso-next-textbox:#_x0000_s3729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1" style="position:absolute;left:0;text-align:left;margin-left:444.8pt;margin-top:95.65pt;width:19.45pt;height:17.25pt;z-index:251760640" fillcolor="yellow" strokecolor="red" strokeweight="1pt">
            <v:textbox style="mso-next-textbox:#_x0000_s3731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3728" style="position:absolute;left:0;text-align:left;margin-left:268.55pt;margin-top:95.65pt;width:19.45pt;height:17.25pt;z-index:251757568" fillcolor="yellow" strokecolor="red" strokeweight="1pt">
            <v:textbox style="mso-next-textbox:#_x0000_s3728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  <w:lang w:eastAsia="zh-TW"/>
        </w:rPr>
        <w:pict>
          <v:oval id="_x0000_s3732" style="position:absolute;left:0;text-align:left;margin-left:213.8pt;margin-top:56.7pt;width:19.45pt;height:17.25pt;z-index:251761664" fillcolor="yellow" strokecolor="red" strokeweight="1pt">
            <v:textbox style="mso-next-textbox:#_x0000_s3732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0" style="position:absolute;left:0;text-align:left;margin-left:148.55pt;margin-top:34.95pt;width:19.45pt;height:17.25pt;z-index:251759616" fillcolor="yellow" strokecolor="red" strokeweight="1pt">
            <v:textbox style="mso-next-textbox:#_x0000_s3730;mso-fit-shape-to-text:t" inset="0,0,0,0">
              <w:txbxContent>
                <w:p w:rsidR="00220C93" w:rsidRPr="008721B4" w:rsidRDefault="00220C93" w:rsidP="008B0AE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8B0AEF" w:rsidRPr="00D26A4B">
        <w:t xml:space="preserve"> </w:t>
      </w:r>
      <w:r w:rsidR="00221F6C">
        <w:rPr>
          <w:noProof/>
          <w:lang w:eastAsia="zh-TW"/>
        </w:rPr>
        <w:drawing>
          <wp:inline distT="0" distB="0" distL="0" distR="0">
            <wp:extent cx="5372100" cy="2514600"/>
            <wp:effectExtent l="19050" t="0" r="0" b="0"/>
            <wp:docPr id="102" name="圖片 101" descr="FAKittingUp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KittingUploa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AEF" w:rsidRDefault="008B0AEF" w:rsidP="008B0AEF">
      <w:pPr>
        <w:pStyle w:val="ae"/>
        <w:jc w:val="center"/>
        <w:rPr>
          <w:lang w:eastAsia="zh-TW"/>
        </w:rPr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>
        <w:rPr>
          <w:rFonts w:hint="eastAsia"/>
        </w:rPr>
        <w:t>7</w:t>
      </w:r>
      <w:r>
        <w:noBreakHyphen/>
      </w:r>
      <w:r>
        <w:rPr>
          <w:rFonts w:hint="eastAsia"/>
        </w:rPr>
        <w:t>2</w:t>
      </w:r>
    </w:p>
    <w:p w:rsidR="00F924D8" w:rsidRDefault="00F924D8" w:rsidP="00F924D8">
      <w:pPr>
        <w:jc w:val="center"/>
        <w:rPr>
          <w:lang w:eastAsia="zh-TW"/>
        </w:rPr>
      </w:pPr>
    </w:p>
    <w:p w:rsidR="00F924D8" w:rsidRDefault="00F924D8" w:rsidP="00221F6C">
      <w:pPr>
        <w:pStyle w:val="4"/>
        <w:rPr>
          <w:lang w:eastAsia="zh-TW"/>
        </w:rPr>
      </w:pPr>
      <w:r>
        <w:rPr>
          <w:rFonts w:hint="eastAsia"/>
          <w:lang w:eastAsia="zh-TW"/>
        </w:rPr>
        <w:t>界面說明</w:t>
      </w:r>
    </w:p>
    <w:p w:rsidR="00F924D8" w:rsidRDefault="00F924D8" w:rsidP="00F924D8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界面名稱：</w:t>
      </w:r>
      <w:r w:rsidR="009F5390" w:rsidRPr="009F5390">
        <w:rPr>
          <w:color w:val="E36C0A" w:themeColor="accent6" w:themeShade="BF"/>
        </w:rPr>
        <w:t>FA Kitting Upload</w:t>
      </w:r>
      <w:r>
        <w:rPr>
          <w:rFonts w:hint="eastAsia"/>
          <w:lang w:eastAsia="zh-TW"/>
        </w:rPr>
        <w:t>界面。</w:t>
      </w:r>
    </w:p>
    <w:p w:rsidR="00F924D8" w:rsidRDefault="00F924D8" w:rsidP="00F924D8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 w:rsidR="009F5390" w:rsidRPr="009F5390">
        <w:rPr>
          <w:rFonts w:ascii="SimSun" w:hAnsi="SimSun" w:hint="eastAsia"/>
          <w:color w:val="E36C0A" w:themeColor="accent6" w:themeShade="BF"/>
        </w:rPr>
        <w:t>分配</w:t>
      </w:r>
      <w:r w:rsidR="009F5390" w:rsidRPr="009F5390">
        <w:rPr>
          <w:rFonts w:ascii="SimSun" w:hAnsi="SimSun"/>
          <w:color w:val="E36C0A" w:themeColor="accent6" w:themeShade="BF"/>
        </w:rPr>
        <w:t>FA Kitting</w:t>
      </w:r>
      <w:r w:rsidR="009F5390" w:rsidRPr="009F5390">
        <w:rPr>
          <w:rFonts w:ascii="SimSun" w:hAnsi="SimSun" w:hint="eastAsia"/>
          <w:color w:val="E36C0A" w:themeColor="accent6" w:themeShade="BF"/>
        </w:rPr>
        <w:t>浮动库位</w:t>
      </w:r>
      <w:r w:rsidR="00984692" w:rsidRPr="00984692">
        <w:rPr>
          <w:rFonts w:ascii="SimSun" w:hAnsi="SimSun" w:hint="eastAsia"/>
          <w:color w:val="31849B" w:themeColor="accent5" w:themeShade="BF"/>
        </w:rPr>
        <w:t>，获取</w:t>
      </w:r>
      <w:r w:rsidR="00984692">
        <w:rPr>
          <w:rFonts w:ascii="SimSun" w:hAnsi="SimSun" w:hint="eastAsia"/>
          <w:color w:val="31849B" w:themeColor="accent5" w:themeShade="BF"/>
        </w:rPr>
        <w:t>FA</w:t>
      </w:r>
      <w:r w:rsidR="00984692" w:rsidRPr="00984692">
        <w:rPr>
          <w:rFonts w:ascii="SimSun" w:hAnsi="SimSun" w:hint="eastAsia"/>
          <w:color w:val="31849B" w:themeColor="accent5" w:themeShade="BF"/>
        </w:rPr>
        <w:t>产线库位设置表</w:t>
      </w:r>
      <w:r w:rsidRPr="004A7340">
        <w:rPr>
          <w:rFonts w:hint="eastAsia"/>
        </w:rPr>
        <w:t>。</w:t>
      </w:r>
    </w:p>
    <w:p w:rsidR="00F924D8" w:rsidRDefault="00F924D8" w:rsidP="00F924D8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F924D8" w:rsidRDefault="00F924D8" w:rsidP="00F924D8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D4251B" w:rsidRPr="00D4251B">
        <w:rPr>
          <w:rFonts w:hint="eastAsia"/>
          <w:color w:val="E36C0A" w:themeColor="accent6" w:themeShade="BF"/>
        </w:rPr>
        <w:t>FA Kitting Upload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F924D8" w:rsidRDefault="00F924D8" w:rsidP="00F924D8">
      <w:r>
        <w:t xml:space="preserve">● </w:t>
      </w:r>
      <w:r>
        <w:rPr>
          <w:rFonts w:hint="eastAsia"/>
        </w:rPr>
        <w:t>用例：</w:t>
      </w:r>
    </w:p>
    <w:p w:rsidR="00F924D8" w:rsidRPr="00D4251B" w:rsidRDefault="00F924D8" w:rsidP="00F924D8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9F5390" w:rsidRPr="009F5390">
        <w:rPr>
          <w:color w:val="E36C0A" w:themeColor="accent6" w:themeShade="BF"/>
        </w:rPr>
        <w:t>FA Kitting</w:t>
      </w:r>
      <w:r w:rsidR="009F5390" w:rsidRPr="009F5390">
        <w:rPr>
          <w:rFonts w:hint="eastAsia"/>
          <w:color w:val="E36C0A" w:themeColor="accent6" w:themeShade="BF"/>
        </w:rPr>
        <w:t>浮动库位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F924D8" w:rsidRDefault="00F924D8" w:rsidP="00F924D8">
      <w:r>
        <w:t>●</w:t>
      </w:r>
      <w:r>
        <w:rPr>
          <w:rFonts w:hint="eastAsia"/>
        </w:rPr>
        <w:t>对应数据表：</w:t>
      </w:r>
    </w:p>
    <w:p w:rsidR="006F381A" w:rsidRDefault="006F381A" w:rsidP="00F924D8"/>
    <w:p w:rsidR="00221F6C" w:rsidRDefault="00F924D8" w:rsidP="00221F6C">
      <w:r>
        <w:rPr>
          <w:rFonts w:hint="eastAsia"/>
        </w:rPr>
        <w:t>WipBuffer</w:t>
      </w:r>
    </w:p>
    <w:p w:rsidR="00221F6C" w:rsidRDefault="00F924D8" w:rsidP="00221F6C">
      <w:r>
        <w:rPr>
          <w:rFonts w:hint="eastAsia"/>
        </w:rPr>
        <w:t>TmpKit</w:t>
      </w:r>
      <w:r>
        <w:rPr>
          <w:rFonts w:hint="eastAsia"/>
        </w:rPr>
        <w:t>，含</w:t>
      </w:r>
      <w:r>
        <w:rPr>
          <w:rFonts w:hint="eastAsia"/>
        </w:rPr>
        <w:t>PdLine</w:t>
      </w:r>
      <w:r>
        <w:rPr>
          <w:rFonts w:hint="eastAsia"/>
        </w:rPr>
        <w:t>（</w:t>
      </w:r>
      <w:r>
        <w:rPr>
          <w:rFonts w:hint="eastAsia"/>
        </w:rPr>
        <w:t>char</w:t>
      </w:r>
      <w:r w:rsidRPr="00464E23">
        <w:rPr>
          <w:color w:val="FF0000"/>
        </w:rPr>
        <w:t>30</w:t>
      </w:r>
      <w:r>
        <w:rPr>
          <w:rFonts w:hint="eastAsia"/>
        </w:rPr>
        <w:t>）、</w:t>
      </w:r>
      <w:r>
        <w:rPr>
          <w:rFonts w:hint="eastAsia"/>
        </w:rPr>
        <w:t>Model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Qty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）、</w:t>
      </w:r>
      <w:r>
        <w:rPr>
          <w:rFonts w:hint="eastAsia"/>
        </w:rPr>
        <w:t>Type</w:t>
      </w:r>
      <w:r>
        <w:rPr>
          <w:rFonts w:hint="eastAsia"/>
        </w:rPr>
        <w:t>（</w:t>
      </w:r>
      <w:r>
        <w:rPr>
          <w:rFonts w:hint="eastAsia"/>
        </w:rPr>
        <w:t>char4</w:t>
      </w:r>
      <w:r>
        <w:rPr>
          <w:rFonts w:hint="eastAsia"/>
        </w:rPr>
        <w:t>）栏位</w:t>
      </w:r>
    </w:p>
    <w:p w:rsidR="00F924D8" w:rsidRDefault="00F924D8" w:rsidP="00221F6C"/>
    <w:p w:rsidR="00F924D8" w:rsidRDefault="00F924D8" w:rsidP="00221F6C"/>
    <w:p w:rsidR="008B0AEF" w:rsidRPr="00193559" w:rsidRDefault="008B0AEF" w:rsidP="00221F6C">
      <w:pPr>
        <w:rPr>
          <w:color w:val="FF0000"/>
        </w:rPr>
      </w:pPr>
      <w:r w:rsidRPr="00193559">
        <w:rPr>
          <w:rFonts w:hint="eastAsia"/>
          <w:color w:val="FF0000"/>
        </w:rPr>
        <w:t>//***********</w:t>
      </w:r>
      <w:r w:rsidRPr="00193559">
        <w:rPr>
          <w:rFonts w:hint="eastAsia"/>
          <w:color w:val="FF0000"/>
        </w:rPr>
        <w:t>取得</w:t>
      </w:r>
      <w:r w:rsidRPr="00193559">
        <w:rPr>
          <w:rFonts w:hint="eastAsia"/>
          <w:color w:val="FF0000"/>
        </w:rPr>
        <w:t>PdLine</w:t>
      </w:r>
      <w:r w:rsidRPr="00193559">
        <w:rPr>
          <w:rFonts w:hint="eastAsia"/>
          <w:color w:val="FF0000"/>
        </w:rPr>
        <w:t>下拉列表中选项</w:t>
      </w:r>
      <w:r w:rsidRPr="00193559">
        <w:rPr>
          <w:rFonts w:hint="eastAsia"/>
          <w:color w:val="FF0000"/>
        </w:rPr>
        <w:t>*********</w:t>
      </w:r>
    </w:p>
    <w:p w:rsidR="00221F6C" w:rsidRDefault="008B0AEF" w:rsidP="00221F6C">
      <w:r>
        <w:rPr>
          <w:rFonts w:hint="eastAsia"/>
        </w:rPr>
        <w:t xml:space="preserve">DB.SQL="select </w:t>
      </w:r>
      <w:r w:rsidRPr="00F41295">
        <w:rPr>
          <w:rFonts w:hint="eastAsia"/>
          <w:color w:val="E36C0A" w:themeColor="accent6" w:themeShade="BF"/>
        </w:rPr>
        <w:t>distinct Le</w:t>
      </w:r>
      <w:r w:rsidRPr="00F924D8">
        <w:rPr>
          <w:rFonts w:hint="eastAsia"/>
          <w:color w:val="E36C0A" w:themeColor="accent6" w:themeShade="BF"/>
        </w:rPr>
        <w:t>ft(rtrim(Line),1)</w:t>
      </w:r>
      <w:r>
        <w:rPr>
          <w:rFonts w:hint="eastAsia"/>
        </w:rPr>
        <w:t xml:space="preserve"> as Code</w:t>
      </w:r>
      <w:r w:rsidRPr="00D4251B">
        <w:rPr>
          <w:rFonts w:hint="eastAsia"/>
          <w:strike/>
          <w:color w:val="E36C0A" w:themeColor="accent6" w:themeShade="BF"/>
        </w:rPr>
        <w:t>, Descr</w:t>
      </w:r>
      <w:r>
        <w:rPr>
          <w:rFonts w:hint="eastAsia"/>
        </w:rPr>
        <w:t xml:space="preserve"> from Line (nolock)  where Stage='FA' order by </w:t>
      </w:r>
      <w:r w:rsidRPr="00D4251B">
        <w:rPr>
          <w:rFonts w:hint="eastAsia"/>
          <w:color w:val="E36C0A" w:themeColor="accent6" w:themeShade="BF"/>
        </w:rPr>
        <w:t>Code</w:t>
      </w:r>
      <w:r>
        <w:rPr>
          <w:rFonts w:hint="eastAsia"/>
        </w:rPr>
        <w:t>"</w:t>
      </w:r>
    </w:p>
    <w:p w:rsidR="008B0AEF" w:rsidRDefault="008B0AEF" w:rsidP="00221F6C">
      <w:r>
        <w:rPr>
          <w:rFonts w:hint="eastAsia"/>
        </w:rPr>
        <w:t>//************End*********</w:t>
      </w:r>
    </w:p>
    <w:p w:rsidR="008B0AEF" w:rsidRDefault="008B0AEF" w:rsidP="00221F6C"/>
    <w:p w:rsidR="008B0AEF" w:rsidRDefault="008B0AEF" w:rsidP="00221F6C"/>
    <w:p w:rsidR="00D4251B" w:rsidRPr="00193559" w:rsidRDefault="00D4251B" w:rsidP="00221F6C">
      <w:pPr>
        <w:rPr>
          <w:color w:val="FF0000"/>
        </w:rPr>
      </w:pPr>
      <w:r w:rsidRPr="00193559">
        <w:rPr>
          <w:rFonts w:hint="eastAsia"/>
          <w:color w:val="FF0000"/>
        </w:rPr>
        <w:t>//*********</w:t>
      </w:r>
      <w:r w:rsidRPr="00193559">
        <w:rPr>
          <w:rFonts w:hint="eastAsia"/>
          <w:color w:val="FF0000"/>
        </w:rPr>
        <w:t>取得</w:t>
      </w:r>
      <w:r w:rsidRPr="00193559">
        <w:rPr>
          <w:rFonts w:hint="eastAsia"/>
          <w:color w:val="FF0000"/>
        </w:rPr>
        <w:t>PartType</w:t>
      </w:r>
      <w:r w:rsidRPr="00193559">
        <w:rPr>
          <w:rFonts w:hint="eastAsia"/>
          <w:color w:val="FF0000"/>
        </w:rPr>
        <w:t>下拉列表中选项</w:t>
      </w:r>
      <w:r w:rsidRPr="00193559">
        <w:rPr>
          <w:rFonts w:hint="eastAsia"/>
          <w:color w:val="FF0000"/>
        </w:rPr>
        <w:t>*******</w:t>
      </w:r>
    </w:p>
    <w:p w:rsidR="00221F6C" w:rsidRDefault="00D4251B" w:rsidP="00221F6C">
      <w:r>
        <w:t>DB.SQL="Select distinct PartType from KitLoc (nolock) order by PartType"</w:t>
      </w:r>
    </w:p>
    <w:p w:rsidR="00D4251B" w:rsidRDefault="00D4251B" w:rsidP="00221F6C">
      <w:r>
        <w:rPr>
          <w:rFonts w:hint="eastAsia"/>
        </w:rPr>
        <w:t>//************End*********</w:t>
      </w:r>
    </w:p>
    <w:p w:rsidR="00D4251B" w:rsidRDefault="00D4251B" w:rsidP="00221F6C"/>
    <w:p w:rsidR="00D4251B" w:rsidRDefault="00D4251B" w:rsidP="00221F6C"/>
    <w:p w:rsidR="00F924D8" w:rsidRPr="00D63F38" w:rsidRDefault="009F5390" w:rsidP="00221F6C">
      <w:pPr>
        <w:rPr>
          <w:color w:val="E36C0A" w:themeColor="accent6" w:themeShade="BF"/>
        </w:rPr>
      </w:pPr>
      <w:r w:rsidRPr="009F5390">
        <w:rPr>
          <w:color w:val="E36C0A" w:themeColor="accent6" w:themeShade="BF"/>
        </w:rPr>
        <w:t>//****** ****</w:t>
      </w:r>
      <w:r w:rsidRPr="009F5390">
        <w:rPr>
          <w:rFonts w:hint="eastAsia"/>
          <w:color w:val="E36C0A" w:themeColor="accent6" w:themeShade="BF"/>
        </w:rPr>
        <w:t>下面是取得</w:t>
      </w:r>
      <w:r w:rsidRPr="009F5390">
        <w:rPr>
          <w:color w:val="E36C0A" w:themeColor="accent6" w:themeShade="BF"/>
        </w:rPr>
        <w:t>FA LightNo List</w:t>
      </w:r>
      <w:r w:rsidRPr="009F5390">
        <w:rPr>
          <w:rFonts w:hint="eastAsia"/>
          <w:color w:val="E36C0A" w:themeColor="accent6" w:themeShade="BF"/>
        </w:rPr>
        <w:t>的存储过程</w:t>
      </w:r>
      <w:r w:rsidRPr="009F5390">
        <w:rPr>
          <w:color w:val="E36C0A" w:themeColor="accent6" w:themeShade="BF"/>
        </w:rPr>
        <w:t>rpt_KittingLoc_up</w:t>
      </w:r>
      <w:r w:rsidRPr="009F5390">
        <w:rPr>
          <w:rFonts w:hint="eastAsia"/>
          <w:color w:val="E36C0A" w:themeColor="accent6" w:themeShade="BF"/>
        </w:rPr>
        <w:t>的定义</w:t>
      </w:r>
      <w:r w:rsidRPr="009F5390">
        <w:rPr>
          <w:color w:val="E36C0A" w:themeColor="accent6" w:themeShade="BF"/>
        </w:rPr>
        <w:t>*****</w:t>
      </w:r>
    </w:p>
    <w:p w:rsidR="00F924D8" w:rsidRPr="00D63F38" w:rsidRDefault="009F5390" w:rsidP="00221F6C">
      <w:pPr>
        <w:rPr>
          <w:color w:val="E36C0A" w:themeColor="accent6" w:themeShade="BF"/>
        </w:rPr>
      </w:pPr>
      <w:r w:rsidRPr="009F5390">
        <w:rPr>
          <w:color w:val="E36C0A" w:themeColor="accent6" w:themeShade="BF"/>
        </w:rPr>
        <w:t xml:space="preserve">ALTER PROCEDURE [dbo].[rpt_KittingLoc_up]   </w:t>
      </w:r>
      <w:r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>@pdline char(2)</w:t>
      </w: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, @family varchar(40)</w:t>
      </w:r>
      <w:r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 xml:space="preserve"> </w:t>
      </w:r>
      <w:r w:rsidRPr="009F5390">
        <w:rPr>
          <w:color w:val="E36C0A" w:themeColor="accent6" w:themeShade="BF"/>
        </w:rPr>
        <w:t>as</w:t>
      </w:r>
    </w:p>
    <w:p w:rsidR="00F924D8" w:rsidRPr="00D63F38" w:rsidRDefault="009F5390" w:rsidP="00221F6C">
      <w:pPr>
        <w:rPr>
          <w:color w:val="E36C0A" w:themeColor="accent6" w:themeShade="BF"/>
        </w:rPr>
      </w:pPr>
      <w:r w:rsidRPr="009F5390">
        <w:rPr>
          <w:color w:val="E36C0A" w:themeColor="accent6" w:themeShade="BF"/>
        </w:rPr>
        <w:t xml:space="preserve">set nocount on </w:t>
      </w:r>
    </w:p>
    <w:p w:rsidR="00ED772D" w:rsidRPr="00ED772D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create table #rm (PartNo varchar(20),Tp char(50), Ln int,Qty int, Sub varchar(20), Safety_Stock int, Max_Stock int)</w:t>
      </w:r>
    </w:p>
    <w:p w:rsidR="00ED772D" w:rsidRPr="00ED772D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create table #rm2 (PartNo varchar(20),Tp char(50), Ln int,Qty int, Sub varchar(20), Safety_Stock int, Max_Stock int)</w:t>
      </w:r>
    </w:p>
    <w:p w:rsidR="0076390F" w:rsidRPr="00ED772D" w:rsidRDefault="0076390F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</w:p>
    <w:p w:rsidR="00027F0C" w:rsidRPr="00D63F38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  <w:r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>select @pdline=rtrim(@pdline)</w:t>
      </w:r>
      <w:r w:rsidR="0076390F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, </w:t>
      </w: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@family=rtrim(@family)</w:t>
      </w:r>
    </w:p>
    <w:p w:rsidR="00ED772D" w:rsidRDefault="00ED772D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</w:p>
    <w:p w:rsidR="00ED772D" w:rsidRDefault="00A2472B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  <w:r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insert</w:t>
      </w:r>
      <w:r w:rsidRPr="00ED772D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#rm</w:t>
      </w:r>
      <w:r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 xml:space="preserve">select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 xml:space="preserve">Code, </w:t>
      </w:r>
      <w:r w:rsidR="009F5390"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>PartNo, Tp, convert(int,LightNo), Qty, Sub, Safety_Stock, Max_Stock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, Remark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 xml:space="preserve">from WipBuffer(nolock) where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((Code=@family and Line=@pdline</w:t>
      </w:r>
      <w:r w:rsidR="002A3D0A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) or </w:t>
      </w:r>
      <w:r w:rsidR="002A3D0A" w:rsidRPr="00ED772D">
        <w:rPr>
          <w:rFonts w:ascii="Courier New" w:hAnsi="Courier New" w:cs="Courier New"/>
          <w:noProof/>
          <w:color w:val="31849B" w:themeColor="accent5" w:themeShade="BF"/>
          <w:szCs w:val="20"/>
        </w:rPr>
        <w:t>Code=</w:t>
      </w:r>
      <w:r w:rsidR="002A3D0A" w:rsidRPr="00ED772D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@</w:t>
      </w:r>
      <w:r w:rsidR="002A3D0A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pdline)</w:t>
      </w:r>
      <w:r w:rsid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and </w:t>
      </w:r>
      <w:r w:rsidR="00D63F38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KittingType</w:t>
      </w:r>
      <w:r w:rsid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>=</w:t>
      </w:r>
      <w:r w:rsidR="00D63F38">
        <w:rPr>
          <w:rFonts w:ascii="Courier New" w:hAnsi="Courier New" w:cs="Courier New"/>
          <w:noProof/>
          <w:color w:val="E36C0A" w:themeColor="accent6" w:themeShade="BF"/>
          <w:szCs w:val="20"/>
        </w:rPr>
        <w:t>’</w:t>
      </w:r>
      <w:r w:rsid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>FA Kitting</w:t>
      </w:r>
      <w:r w:rsidR="00D63F38">
        <w:rPr>
          <w:rFonts w:ascii="Courier New" w:hAnsi="Courier New" w:cs="Courier New"/>
          <w:noProof/>
          <w:color w:val="E36C0A" w:themeColor="accent6" w:themeShade="BF"/>
          <w:szCs w:val="20"/>
        </w:rPr>
        <w:t>’</w:t>
      </w:r>
    </w:p>
    <w:p w:rsidR="00ED772D" w:rsidRDefault="00ED772D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</w:p>
    <w:p w:rsidR="00ED772D" w:rsidRPr="00ED772D" w:rsidRDefault="00A2472B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insert</w:t>
      </w:r>
      <w:r w:rsidRPr="00ED772D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#rm2</w:t>
      </w:r>
      <w:r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select PartNo, Tp, convert(int,LightNo), Qty, Sub, Safety_Stock, Max_Stock from WipBuffer(nolock) where Code=</w:t>
      </w:r>
      <w:r w:rsidR="00CE7664">
        <w:rPr>
          <w:rFonts w:ascii="Courier New" w:hAnsi="Courier New" w:cs="Courier New"/>
          <w:noProof/>
          <w:color w:val="31849B" w:themeColor="accent5" w:themeShade="BF"/>
          <w:szCs w:val="20"/>
        </w:rPr>
        <w:t>@family and isnull(Line,’’)=’’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 and KittingType=’FA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lastRenderedPageBreak/>
        <w:t>Kitting’</w:t>
      </w:r>
      <w:r w:rsidR="00ED772D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and PartNo not in</w:t>
      </w:r>
      <w:r w:rsidR="00327C99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(select PartNo from #rm)</w:t>
      </w:r>
    </w:p>
    <w:p w:rsidR="00ED772D" w:rsidRPr="00ED772D" w:rsidRDefault="00ED772D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</w:p>
    <w:p w:rsidR="00221F6C" w:rsidRDefault="00327C99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Insert #rm select </w:t>
      </w:r>
      <w:r w:rsidRPr="00ED772D">
        <w:rPr>
          <w:rFonts w:ascii="Courier New" w:hAnsi="Courier New" w:cs="Courier New"/>
          <w:noProof/>
          <w:color w:val="31849B" w:themeColor="accent5" w:themeShade="BF"/>
          <w:szCs w:val="20"/>
        </w:rPr>
        <w:t>PartNo, Tp, L</w:t>
      </w:r>
      <w:r w:rsidR="00CF28C6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n</w:t>
      </w:r>
      <w:r w:rsidRPr="00ED772D">
        <w:rPr>
          <w:rFonts w:ascii="Courier New" w:hAnsi="Courier New" w:cs="Courier New"/>
          <w:noProof/>
          <w:color w:val="31849B" w:themeColor="accent5" w:themeShade="BF"/>
          <w:szCs w:val="20"/>
        </w:rPr>
        <w:t>, Qty, Sub, Safety_Stock, Max_Stock</w:t>
      </w:r>
      <w:r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 xml:space="preserve"> from #rm2</w:t>
      </w:r>
    </w:p>
    <w:p w:rsidR="00327C99" w:rsidRDefault="00327C99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</w:p>
    <w:p w:rsidR="001966E2" w:rsidRPr="00327C99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select </w:t>
      </w:r>
      <w:r w:rsidR="00CE7664">
        <w:rPr>
          <w:rFonts w:ascii="Courier New" w:hAnsi="Courier New" w:cs="Courier New"/>
          <w:noProof/>
          <w:color w:val="31849B" w:themeColor="accent5" w:themeShade="BF"/>
          <w:szCs w:val="20"/>
        </w:rPr>
        <w:t>PartNo, Tp, L</w:t>
      </w:r>
      <w:r w:rsidR="00CF28C6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n</w:t>
      </w:r>
      <w:r w:rsidR="00CE7664">
        <w:rPr>
          <w:rFonts w:ascii="Courier New" w:hAnsi="Courier New" w:cs="Courier New"/>
          <w:noProof/>
          <w:color w:val="31849B" w:themeColor="accent5" w:themeShade="BF"/>
          <w:szCs w:val="20"/>
        </w:rPr>
        <w:t>, Qty, Sub, Safety_Stock, Max_Stock from #rm</w:t>
      </w: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 order by L</w:t>
      </w:r>
      <w:r w:rsidR="00CF28C6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n</w:t>
      </w:r>
    </w:p>
    <w:p w:rsidR="00F924D8" w:rsidRPr="00D63F38" w:rsidRDefault="009F5390" w:rsidP="00221F6C">
      <w:pPr>
        <w:rPr>
          <w:rFonts w:ascii="Courier New" w:hAnsi="Courier New" w:cs="Courier New"/>
          <w:noProof/>
          <w:color w:val="E36C0A" w:themeColor="accent6" w:themeShade="BF"/>
          <w:szCs w:val="20"/>
        </w:rPr>
      </w:pPr>
      <w:r w:rsidRPr="009F5390">
        <w:rPr>
          <w:rFonts w:ascii="Courier New" w:hAnsi="Courier New" w:cs="Courier New"/>
          <w:noProof/>
          <w:color w:val="E36C0A" w:themeColor="accent6" w:themeShade="BF"/>
          <w:szCs w:val="20"/>
        </w:rPr>
        <w:t>end</w:t>
      </w:r>
    </w:p>
    <w:p w:rsidR="00027F0C" w:rsidRPr="00D63F38" w:rsidRDefault="00027F0C" w:rsidP="00221F6C">
      <w:pPr>
        <w:rPr>
          <w:color w:val="E36C0A" w:themeColor="accent6" w:themeShade="BF"/>
        </w:rPr>
      </w:pPr>
    </w:p>
    <w:p w:rsidR="00F924D8" w:rsidRPr="00D63F38" w:rsidRDefault="009F5390" w:rsidP="00221F6C">
      <w:pPr>
        <w:rPr>
          <w:color w:val="E36C0A" w:themeColor="accent6" w:themeShade="BF"/>
        </w:rPr>
      </w:pPr>
      <w:r w:rsidRPr="009F5390">
        <w:rPr>
          <w:color w:val="E36C0A" w:themeColor="accent6" w:themeShade="BF"/>
        </w:rPr>
        <w:t>//************SP End *******</w:t>
      </w:r>
    </w:p>
    <w:p w:rsidR="00F924D8" w:rsidRDefault="00F924D8" w:rsidP="00221F6C"/>
    <w:p w:rsidR="00F924D8" w:rsidRDefault="00F924D8" w:rsidP="00221F6C"/>
    <w:p w:rsidR="00F924D8" w:rsidRPr="00193559" w:rsidRDefault="00F924D8" w:rsidP="00221F6C">
      <w:pPr>
        <w:rPr>
          <w:color w:val="FF0000"/>
        </w:rPr>
      </w:pPr>
      <w:r w:rsidRPr="00193559">
        <w:rPr>
          <w:rFonts w:hint="eastAsia"/>
          <w:color w:val="FF0000"/>
        </w:rPr>
        <w:t>//*********</w:t>
      </w:r>
      <w:r w:rsidRPr="00193559">
        <w:rPr>
          <w:rFonts w:hint="eastAsia"/>
          <w:color w:val="FF0000"/>
        </w:rPr>
        <w:t>下面是展</w:t>
      </w:r>
      <w:r w:rsidRPr="00193559">
        <w:rPr>
          <w:rFonts w:hint="eastAsia"/>
          <w:color w:val="FF0000"/>
        </w:rPr>
        <w:t>BOM</w:t>
      </w:r>
      <w:r w:rsidRPr="00193559">
        <w:rPr>
          <w:rFonts w:hint="eastAsia"/>
          <w:color w:val="FF0000"/>
        </w:rPr>
        <w:t>及分配浮动库位的存储过程</w:t>
      </w:r>
      <w:r w:rsidRPr="00193559">
        <w:rPr>
          <w:rFonts w:hint="eastAsia"/>
          <w:color w:val="FF0000"/>
        </w:rPr>
        <w:t>op_KittingLocCheck</w:t>
      </w:r>
      <w:r w:rsidRPr="00193559">
        <w:rPr>
          <w:rFonts w:hint="eastAsia"/>
          <w:color w:val="FF0000"/>
        </w:rPr>
        <w:t>的定义</w:t>
      </w:r>
      <w:r w:rsidRPr="00193559">
        <w:rPr>
          <w:rFonts w:hint="eastAsia"/>
          <w:color w:val="FF0000"/>
        </w:rPr>
        <w:t>*****</w:t>
      </w:r>
    </w:p>
    <w:p w:rsidR="00F924D8" w:rsidRDefault="00F924D8" w:rsidP="00221F6C"/>
    <w:p w:rsidR="00F924D8" w:rsidRDefault="00F924D8" w:rsidP="00221F6C">
      <w:r>
        <w:t>ALTER PROCEDURE  [dbo].[op_KittingLocCheck]</w:t>
      </w:r>
      <w:r>
        <w:tab/>
        <w:t>@pdline varchar(</w:t>
      </w:r>
      <w:r>
        <w:rPr>
          <w:rFonts w:hint="eastAsia"/>
        </w:rPr>
        <w:t>30</w:t>
      </w:r>
      <w:r>
        <w:t xml:space="preserve">),@type varchar (20), as </w:t>
      </w:r>
    </w:p>
    <w:p w:rsidR="00F924D8" w:rsidRDefault="00F924D8" w:rsidP="00221F6C">
      <w:r>
        <w:t xml:space="preserve">set nocount on </w:t>
      </w:r>
    </w:p>
    <w:p w:rsidR="00F924D8" w:rsidRDefault="00F924D8" w:rsidP="00221F6C">
      <w:r>
        <w:t>declare @strm varchar(</w:t>
      </w:r>
      <w:r>
        <w:rPr>
          <w:rFonts w:hint="eastAsia"/>
        </w:rPr>
        <w:t>255</w:t>
      </w:r>
      <w:r>
        <w:t>),@mi int,@mj int,@n int ,@type2 varchar(20),@sp int ,@fm varchar(20),@rm varchar(</w:t>
      </w:r>
      <w:r w:rsidRPr="00DE4E70">
        <w:rPr>
          <w:color w:val="17365D" w:themeColor="text2" w:themeShade="BF"/>
        </w:rPr>
        <w:t>25</w:t>
      </w:r>
      <w:r>
        <w:t>0)</w:t>
      </w:r>
    </w:p>
    <w:p w:rsidR="00F924D8" w:rsidRDefault="00F924D8" w:rsidP="00221F6C">
      <w:r>
        <w:t>create table #rm (Model varchar(</w:t>
      </w:r>
      <w:r>
        <w:rPr>
          <w:rFonts w:hint="eastAsia"/>
        </w:rPr>
        <w:t>5</w:t>
      </w:r>
      <w:r>
        <w:t>0),Family char(</w:t>
      </w:r>
      <w:r>
        <w:rPr>
          <w:rFonts w:hint="eastAsia"/>
        </w:rPr>
        <w:t>5</w:t>
      </w:r>
      <w:r>
        <w:t>0), PartType varchar(20),PdLine varchar(</w:t>
      </w:r>
      <w:r>
        <w:rPr>
          <w:rFonts w:hint="eastAsia"/>
        </w:rPr>
        <w:t>3</w:t>
      </w:r>
      <w:r>
        <w:t>0),Location varchar(255))</w:t>
      </w:r>
    </w:p>
    <w:p w:rsidR="00F924D8" w:rsidRDefault="00F924D8" w:rsidP="00221F6C">
      <w:r>
        <w:t>create table #Bom2 (Family char (</w:t>
      </w:r>
      <w:r>
        <w:rPr>
          <w:rFonts w:hint="eastAsia"/>
        </w:rPr>
        <w:t>5</w:t>
      </w:r>
      <w:r>
        <w:t>0),MPno char(</w:t>
      </w:r>
      <w:r>
        <w:rPr>
          <w:rFonts w:hint="eastAsia"/>
        </w:rPr>
        <w:t>20</w:t>
      </w:r>
      <w:r>
        <w:t>),SPno varchar(20))</w:t>
      </w:r>
    </w:p>
    <w:p w:rsidR="00F924D8" w:rsidRDefault="00F924D8" w:rsidP="00221F6C">
      <w:r>
        <w:t>create table #Bom3 (Family char (</w:t>
      </w:r>
      <w:r>
        <w:rPr>
          <w:rFonts w:hint="eastAsia"/>
        </w:rPr>
        <w:t>5</w:t>
      </w:r>
      <w:r>
        <w:t>0),MPno char(</w:t>
      </w:r>
      <w:r>
        <w:rPr>
          <w:rFonts w:hint="eastAsia"/>
        </w:rPr>
        <w:t>20</w:t>
      </w:r>
      <w:r>
        <w:t>),SPno varchar(20))</w:t>
      </w:r>
    </w:p>
    <w:p w:rsidR="00F924D8" w:rsidRDefault="00F924D8" w:rsidP="00221F6C">
      <w:r>
        <w:t>create table #mw(family varchar(</w:t>
      </w:r>
      <w:r>
        <w:rPr>
          <w:rFonts w:hint="eastAsia"/>
        </w:rPr>
        <w:t>5</w:t>
      </w:r>
      <w:r>
        <w:t>0),beg int, en int ,Qty int)</w:t>
      </w:r>
    </w:p>
    <w:p w:rsidR="00F924D8" w:rsidRDefault="00F924D8" w:rsidP="00221F6C">
      <w:r>
        <w:t>select @type2 =rtrim(@type)+'%'</w:t>
      </w:r>
    </w:p>
    <w:p w:rsidR="00F924D8" w:rsidRDefault="00F924D8" w:rsidP="00221F6C"/>
    <w:p w:rsidR="00F924D8" w:rsidRDefault="00F924D8" w:rsidP="00221F6C">
      <w:r>
        <w:t>insert into #rm</w:t>
      </w:r>
    </w:p>
    <w:p w:rsidR="00F924D8" w:rsidRDefault="00F924D8" w:rsidP="00221F6C">
      <w:r>
        <w:tab/>
        <w:t xml:space="preserve">select  distinct c.Model,c.Family,b.PartType,b.PdLine,b.Location   from TmpKit a(nolock), KitLoc b (nolock), Model c (nolock) </w:t>
      </w:r>
    </w:p>
    <w:p w:rsidR="00F924D8" w:rsidRDefault="00F924D8" w:rsidP="00221F6C">
      <w:r>
        <w:tab/>
        <w:t xml:space="preserve">where a.PdLine=@pdline and a.Model=c.Model  </w:t>
      </w:r>
      <w:r>
        <w:rPr>
          <w:rFonts w:hint="eastAsia"/>
        </w:rPr>
        <w:t>and a.Type=</w:t>
      </w:r>
      <w:r>
        <w:t>’</w:t>
      </w:r>
      <w:r>
        <w:rPr>
          <w:rFonts w:hint="eastAsia"/>
        </w:rPr>
        <w:t>FA</w:t>
      </w:r>
      <w:r>
        <w:t>’</w:t>
      </w:r>
      <w:r>
        <w:rPr>
          <w:rFonts w:hint="eastAsia"/>
        </w:rPr>
        <w:t xml:space="preserve"> </w:t>
      </w:r>
      <w:r>
        <w:t>and c.Family=b.Family and b.PdLine=@pdline</w:t>
      </w:r>
    </w:p>
    <w:p w:rsidR="00F924D8" w:rsidRDefault="00F924D8" w:rsidP="00221F6C">
      <w:r>
        <w:tab/>
      </w:r>
    </w:p>
    <w:p w:rsidR="00F924D8" w:rsidRDefault="00F924D8" w:rsidP="00221F6C">
      <w:r>
        <w:t>create table #Bom (Family char (</w:t>
      </w:r>
      <w:r>
        <w:rPr>
          <w:rFonts w:hint="eastAsia"/>
        </w:rPr>
        <w:t>5</w:t>
      </w:r>
      <w:r>
        <w:t>0),MPno varchar(20),SPno1 varchar(20),Tp1 char(4),SPno2 varchar(20),Tp2 char(4),SPno3 varchar(20),Tp3 char(4), SPno4 varchar(20),Tp4 char(4) )</w:t>
      </w:r>
    </w:p>
    <w:p w:rsidR="00221F6C" w:rsidRDefault="00F924D8" w:rsidP="00221F6C">
      <w:r>
        <w:t>INSERT #Bom</w:t>
      </w:r>
    </w:p>
    <w:p w:rsidR="00F924D8" w:rsidRDefault="00F924D8" w:rsidP="00221F6C">
      <w:r>
        <w:tab/>
        <w:t>select '',Material,Component,b.BomNodeType,'','','','','','' from ModelB</w:t>
      </w:r>
      <w:r>
        <w:rPr>
          <w:rFonts w:hint="eastAsia"/>
        </w:rPr>
        <w:t>OM</w:t>
      </w:r>
      <w:r>
        <w:t xml:space="preserve"> a(nolock),Part b(nolock),TmpKit c(nolock) where c.PdLine=@pdline </w:t>
      </w:r>
    </w:p>
    <w:p w:rsidR="00F924D8" w:rsidRDefault="00F924D8" w:rsidP="00221F6C">
      <w:r>
        <w:tab/>
      </w:r>
      <w:r>
        <w:tab/>
        <w:t xml:space="preserve">and a.Material=c.Model and a.Component=b.PartNo and b.BomNodeType in ('KP','P1','BM') and </w:t>
      </w:r>
      <w:r>
        <w:rPr>
          <w:rFonts w:hint="eastAsia"/>
        </w:rPr>
        <w:t>IsNull(</w:t>
      </w:r>
      <w:r>
        <w:t>b.PartType</w:t>
      </w:r>
      <w:r>
        <w:rPr>
          <w:rFonts w:hint="eastAsia"/>
        </w:rPr>
        <w:t xml:space="preserve">, </w:t>
      </w:r>
      <w:r>
        <w:t>‘’</w:t>
      </w:r>
      <w:r>
        <w:rPr>
          <w:rFonts w:hint="eastAsia"/>
        </w:rPr>
        <w:t>)</w:t>
      </w:r>
      <w:r>
        <w:t xml:space="preserve"> like @type2</w:t>
      </w:r>
      <w:r>
        <w:rPr>
          <w:rFonts w:hint="eastAsia"/>
        </w:rPr>
        <w:t xml:space="preserve"> and c.Type=</w:t>
      </w:r>
      <w:r>
        <w:t>’</w:t>
      </w:r>
      <w:r>
        <w:rPr>
          <w:rFonts w:hint="eastAsia"/>
        </w:rPr>
        <w:t>FA</w:t>
      </w:r>
      <w:r>
        <w:t>’</w:t>
      </w:r>
    </w:p>
    <w:p w:rsidR="00F924D8" w:rsidRDefault="00F924D8" w:rsidP="00221F6C"/>
    <w:p w:rsidR="00F924D8" w:rsidRDefault="00F924D8" w:rsidP="00221F6C">
      <w:r>
        <w:t xml:space="preserve">insert  #Bom </w:t>
      </w:r>
    </w:p>
    <w:p w:rsidR="00F924D8" w:rsidRDefault="00F924D8" w:rsidP="00221F6C">
      <w:r>
        <w:tab/>
        <w:t>select '',a.MPno,a.SPno1,a.Tp1, b.Component,c.BomNodeType,'','','',''  from #Bom a(nolock),ModelB</w:t>
      </w:r>
      <w:r>
        <w:rPr>
          <w:rFonts w:hint="eastAsia"/>
        </w:rPr>
        <w:t>OM</w:t>
      </w:r>
      <w:r>
        <w:t xml:space="preserve"> b(nolock),Part c(nolock) </w:t>
      </w:r>
    </w:p>
    <w:p w:rsidR="00F924D8" w:rsidRDefault="00F924D8" w:rsidP="00221F6C">
      <w:r>
        <w:tab/>
      </w:r>
      <w:r>
        <w:tab/>
        <w:t xml:space="preserve">where a.SPno1=b.Material and b.Component=c.PartNo </w:t>
      </w:r>
    </w:p>
    <w:p w:rsidR="00F924D8" w:rsidRDefault="00F924D8" w:rsidP="00221F6C">
      <w:r>
        <w:t>insert #Bom</w:t>
      </w:r>
    </w:p>
    <w:p w:rsidR="00F924D8" w:rsidRDefault="00F924D8" w:rsidP="00221F6C">
      <w:r>
        <w:tab/>
        <w:t>select  '',a.MPno,a.SPno1,a.Tp1, a.SPno2,a.Tp2,b.Component,c.BomNodeType,'','' from #Bom a(nolock),ModelB</w:t>
      </w:r>
      <w:r>
        <w:rPr>
          <w:rFonts w:hint="eastAsia"/>
        </w:rPr>
        <w:t>OM</w:t>
      </w:r>
      <w:r>
        <w:t xml:space="preserve"> b(nolock),Part c(nolock) </w:t>
      </w:r>
    </w:p>
    <w:p w:rsidR="00F924D8" w:rsidRDefault="00F924D8" w:rsidP="00221F6C">
      <w:r>
        <w:tab/>
      </w:r>
      <w:r>
        <w:tab/>
        <w:t xml:space="preserve">where a.SPno2=b.Material and b.Component=c.PartNo </w:t>
      </w:r>
    </w:p>
    <w:p w:rsidR="00F924D8" w:rsidRDefault="00F924D8" w:rsidP="00221F6C"/>
    <w:p w:rsidR="00F924D8" w:rsidRDefault="00F924D8" w:rsidP="00221F6C">
      <w:r>
        <w:t xml:space="preserve">insert  #Bom </w:t>
      </w:r>
    </w:p>
    <w:p w:rsidR="00F924D8" w:rsidRDefault="00F924D8" w:rsidP="00221F6C">
      <w:r>
        <w:tab/>
        <w:t>select  '',a.MPno,a.SPno1,a.Tp1, a.SPno2,a.Tp2,a.SPno3,a.Tp3,b.Component,c.BomNodeType from #Bom a(nolock),ModelB</w:t>
      </w:r>
      <w:r>
        <w:rPr>
          <w:rFonts w:hint="eastAsia"/>
        </w:rPr>
        <w:t>OM</w:t>
      </w:r>
      <w:r>
        <w:t xml:space="preserve"> b(nolock),Part c(nolock) </w:t>
      </w:r>
    </w:p>
    <w:p w:rsidR="00F924D8" w:rsidRDefault="00F924D8" w:rsidP="00221F6C">
      <w:r>
        <w:tab/>
      </w:r>
      <w:r>
        <w:tab/>
        <w:t xml:space="preserve">where a.SPno3=b.Material and b.Component=c.PartNo </w:t>
      </w:r>
    </w:p>
    <w:p w:rsidR="00F924D8" w:rsidRDefault="00F924D8" w:rsidP="00221F6C"/>
    <w:p w:rsidR="00F924D8" w:rsidRDefault="00F924D8" w:rsidP="00221F6C">
      <w:r>
        <w:t>if exists (select * from #Bom where Tp1='KP')</w:t>
      </w:r>
    </w:p>
    <w:p w:rsidR="00F924D8" w:rsidRDefault="00F924D8" w:rsidP="00221F6C">
      <w:r>
        <w:t>begin</w:t>
      </w:r>
    </w:p>
    <w:p w:rsidR="00F924D8" w:rsidRDefault="00F924D8" w:rsidP="00221F6C">
      <w:r>
        <w:t xml:space="preserve"> update #Bom set SPno2=b.Material,Tp2=c.BomNodeType from #Bom a(nolock),ModelB</w:t>
      </w:r>
      <w:r>
        <w:rPr>
          <w:rFonts w:hint="eastAsia"/>
        </w:rPr>
        <w:t>OM</w:t>
      </w:r>
      <w:r>
        <w:t xml:space="preserve"> b(nolock),Part c(nolock)</w:t>
      </w:r>
    </w:p>
    <w:p w:rsidR="00F924D8" w:rsidRDefault="00F924D8" w:rsidP="00221F6C">
      <w:r>
        <w:t xml:space="preserve"> where a.SPno1=b.Component and b.Material=c.PartNo AND c.BomNodeType='P1'  and a.Tp1='KP'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t>if exists (select * from #Bom where Tp2='KP' and Tp1&lt;&gt;'P1')</w:t>
      </w:r>
    </w:p>
    <w:p w:rsidR="00F924D8" w:rsidRDefault="00F924D8" w:rsidP="00221F6C">
      <w:r>
        <w:t>begin</w:t>
      </w:r>
    </w:p>
    <w:p w:rsidR="00F924D8" w:rsidRDefault="00F924D8" w:rsidP="00221F6C">
      <w:r>
        <w:t xml:space="preserve"> update #Bom set SPno3=b.Material,Tp3=c.BomNodeType from #Bom a(nolock),ModelB</w:t>
      </w:r>
      <w:r>
        <w:rPr>
          <w:rFonts w:hint="eastAsia"/>
        </w:rPr>
        <w:t>OM</w:t>
      </w:r>
      <w:r>
        <w:t xml:space="preserve"> b(nolock),Part c(nolock)</w:t>
      </w:r>
    </w:p>
    <w:p w:rsidR="00F924D8" w:rsidRDefault="00F924D8" w:rsidP="00221F6C">
      <w:r>
        <w:t xml:space="preserve"> where a.SPno2=b.Component and b.Material=c.PartNo AND c.BomNodeType='P1'  and a.Tp2='KP' AND Tp1&lt;&gt;'P1'</w:t>
      </w:r>
    </w:p>
    <w:p w:rsidR="00F924D8" w:rsidRDefault="00F924D8" w:rsidP="00221F6C">
      <w:r>
        <w:t>end</w:t>
      </w:r>
    </w:p>
    <w:p w:rsidR="00F924D8" w:rsidRDefault="00F924D8" w:rsidP="00221F6C">
      <w:r>
        <w:t>if exists (select * from #Bom where Tp3='KP' and Tp1&lt;&gt;'P1' AND Tp2&lt;&gt;'P1')</w:t>
      </w:r>
    </w:p>
    <w:p w:rsidR="00F924D8" w:rsidRDefault="00F924D8" w:rsidP="00221F6C">
      <w:r>
        <w:lastRenderedPageBreak/>
        <w:t>begin</w:t>
      </w:r>
    </w:p>
    <w:p w:rsidR="00F924D8" w:rsidRDefault="00F924D8" w:rsidP="00221F6C">
      <w:r>
        <w:t xml:space="preserve"> update #Bom set SPno4=b.Material,Tp4=c.BomNodeType from #Bom a(nolock),ModelB</w:t>
      </w:r>
      <w:r>
        <w:rPr>
          <w:rFonts w:hint="eastAsia"/>
        </w:rPr>
        <w:t>OM</w:t>
      </w:r>
      <w:r>
        <w:t xml:space="preserve"> b(nolock),Part c(nolock)</w:t>
      </w:r>
    </w:p>
    <w:p w:rsidR="00F924D8" w:rsidRDefault="00F924D8" w:rsidP="00221F6C">
      <w:r>
        <w:t xml:space="preserve"> where a.SPno3=b.Component and b.Material=c.PartNo AND c.BomNodeType='P1'  and a.Tp3='KP' AND Tp1&lt;&gt;'P1' AND Tp2&lt;&gt;'P1'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t>insert #Bom2</w:t>
      </w:r>
    </w:p>
    <w:p w:rsidR="00F924D8" w:rsidRDefault="00F924D8" w:rsidP="00221F6C">
      <w:r>
        <w:t>select distinct  Family,MPno,SPno1 from #Bom where Tp1='P1'</w:t>
      </w:r>
    </w:p>
    <w:p w:rsidR="00F924D8" w:rsidRDefault="00F924D8" w:rsidP="00221F6C"/>
    <w:p w:rsidR="00F924D8" w:rsidRDefault="00F924D8" w:rsidP="00221F6C">
      <w:r>
        <w:t>insert #Bom2</w:t>
      </w:r>
    </w:p>
    <w:p w:rsidR="00F924D8" w:rsidRDefault="00F924D8" w:rsidP="00221F6C">
      <w:r>
        <w:t xml:space="preserve">select distinct Family,MPno,SPno2 from #Bom where Tp2='P1' </w:t>
      </w:r>
    </w:p>
    <w:p w:rsidR="00F924D8" w:rsidRDefault="00F924D8" w:rsidP="00221F6C"/>
    <w:p w:rsidR="00F924D8" w:rsidRDefault="00F924D8" w:rsidP="00221F6C">
      <w:r>
        <w:t>insert #Bom2</w:t>
      </w:r>
    </w:p>
    <w:p w:rsidR="00F924D8" w:rsidRDefault="00F924D8" w:rsidP="00221F6C">
      <w:r>
        <w:t>select distinct  Family,MPno,SPno3 from #Bom where Tp3='P1'</w:t>
      </w:r>
    </w:p>
    <w:p w:rsidR="00F924D8" w:rsidRDefault="00F924D8" w:rsidP="00221F6C"/>
    <w:p w:rsidR="00F924D8" w:rsidRDefault="00F924D8" w:rsidP="00221F6C">
      <w:r>
        <w:t>insert #Bom2</w:t>
      </w:r>
    </w:p>
    <w:p w:rsidR="00F924D8" w:rsidRDefault="00F924D8" w:rsidP="00221F6C">
      <w:r>
        <w:t>select distinct Family,MPno,SPno4 from #Bom where Tp4='P1'</w:t>
      </w:r>
    </w:p>
    <w:p w:rsidR="00F924D8" w:rsidRDefault="00F924D8" w:rsidP="00221F6C"/>
    <w:p w:rsidR="00F924D8" w:rsidRDefault="00F924D8" w:rsidP="00221F6C">
      <w:r>
        <w:t>insert into #Bom3</w:t>
      </w:r>
    </w:p>
    <w:p w:rsidR="00F924D8" w:rsidRDefault="00F924D8" w:rsidP="00221F6C">
      <w:r>
        <w:t>select distinct *  from  #Bom2</w:t>
      </w:r>
    </w:p>
    <w:p w:rsidR="00F924D8" w:rsidRDefault="00F924D8" w:rsidP="00221F6C"/>
    <w:p w:rsidR="00F924D8" w:rsidRDefault="00F924D8" w:rsidP="00221F6C">
      <w:r>
        <w:t>truncate table #Bom2</w:t>
      </w:r>
    </w:p>
    <w:p w:rsidR="00F924D8" w:rsidRDefault="00F924D8" w:rsidP="00221F6C">
      <w:r>
        <w:t xml:space="preserve">insert #Bom2 </w:t>
      </w:r>
    </w:p>
    <w:p w:rsidR="00F924D8" w:rsidRDefault="00F924D8" w:rsidP="00221F6C">
      <w:r>
        <w:t>select  distinct* from #Bom3</w:t>
      </w:r>
    </w:p>
    <w:p w:rsidR="00F924D8" w:rsidRDefault="00F924D8" w:rsidP="00221F6C"/>
    <w:p w:rsidR="00F924D8" w:rsidRDefault="00F924D8" w:rsidP="00221F6C"/>
    <w:p w:rsidR="00F924D8" w:rsidRDefault="00F924D8" w:rsidP="00221F6C">
      <w:r>
        <w:t>update #Bom2 set  Family=b.Family from #Bom2 a,Model b(nolock) where a.MPno=b.Model</w:t>
      </w:r>
    </w:p>
    <w:p w:rsidR="00F924D8" w:rsidRDefault="00F924D8" w:rsidP="00221F6C"/>
    <w:p w:rsidR="00F924D8" w:rsidRDefault="00F924D8" w:rsidP="00221F6C">
      <w:r>
        <w:t>declare crs scroll cursor for select Family,Location from #rm</w:t>
      </w:r>
    </w:p>
    <w:p w:rsidR="00F924D8" w:rsidRDefault="00F924D8" w:rsidP="00221F6C">
      <w:r>
        <w:t>open crs</w:t>
      </w:r>
    </w:p>
    <w:p w:rsidR="00F924D8" w:rsidRDefault="00F924D8" w:rsidP="00221F6C">
      <w:r>
        <w:t>fetch next from crs into @fm,@rm</w:t>
      </w:r>
    </w:p>
    <w:p w:rsidR="00F924D8" w:rsidRDefault="00F924D8" w:rsidP="00221F6C">
      <w:r>
        <w:t>while @@fetch_status=0</w:t>
      </w:r>
    </w:p>
    <w:p w:rsidR="00F924D8" w:rsidRDefault="00F924D8" w:rsidP="00221F6C">
      <w:r>
        <w:tab/>
        <w:t>begin</w:t>
      </w:r>
      <w:r>
        <w:tab/>
      </w:r>
    </w:p>
    <w:p w:rsidR="00F924D8" w:rsidRDefault="00F924D8" w:rsidP="00221F6C">
      <w:r>
        <w:tab/>
      </w:r>
      <w:r>
        <w:tab/>
        <w:t>select @strm=rtrim(Location) from #rm where Family=@fm and PartType=@type</w:t>
      </w:r>
    </w:p>
    <w:p w:rsidR="00F924D8" w:rsidRDefault="00F924D8" w:rsidP="00221F6C">
      <w:r>
        <w:tab/>
      </w:r>
      <w:r>
        <w:tab/>
        <w:t>while len(@strm)&gt;0</w:t>
      </w:r>
    </w:p>
    <w:p w:rsidR="00F924D8" w:rsidRDefault="00F924D8" w:rsidP="00221F6C">
      <w:r>
        <w:tab/>
      </w:r>
      <w:r>
        <w:tab/>
        <w:t>begin</w:t>
      </w:r>
    </w:p>
    <w:p w:rsidR="00F924D8" w:rsidRDefault="00F924D8" w:rsidP="00221F6C">
      <w:r>
        <w:tab/>
      </w:r>
      <w:r>
        <w:tab/>
      </w:r>
      <w:r>
        <w:tab/>
        <w:t>select @mi=convert(int,left(@strm,charindex('~',@strm)-1))</w:t>
      </w:r>
    </w:p>
    <w:p w:rsidR="00F924D8" w:rsidRDefault="00F924D8" w:rsidP="00221F6C">
      <w:r>
        <w:tab/>
      </w:r>
      <w:r>
        <w:tab/>
      </w:r>
      <w:r>
        <w:tab/>
        <w:t>select @strm=rtrim(substring(@strm,charindex('~',@strm)+1,len(@strm)-charindex('~',@strm)))</w:t>
      </w:r>
    </w:p>
    <w:p w:rsidR="00F924D8" w:rsidRDefault="00F924D8" w:rsidP="00221F6C">
      <w:r>
        <w:tab/>
      </w:r>
      <w:r>
        <w:tab/>
      </w:r>
      <w:r>
        <w:tab/>
        <w:t>if charindex(',',@strm)&gt;0</w:t>
      </w:r>
    </w:p>
    <w:p w:rsidR="00F924D8" w:rsidRDefault="00F924D8" w:rsidP="00221F6C">
      <w:r>
        <w:tab/>
      </w:r>
      <w:r>
        <w:tab/>
      </w:r>
      <w:r>
        <w:tab/>
        <w:t>begin</w:t>
      </w:r>
    </w:p>
    <w:p w:rsidR="00F924D8" w:rsidRDefault="00F924D8" w:rsidP="00221F6C">
      <w:r>
        <w:tab/>
      </w:r>
      <w:r>
        <w:tab/>
      </w:r>
      <w:r>
        <w:tab/>
      </w:r>
      <w:r>
        <w:tab/>
        <w:t>select @mj=convert(int,left(@strm,charindex(',',@strm)-1))</w:t>
      </w:r>
    </w:p>
    <w:p w:rsidR="00F924D8" w:rsidRDefault="00F924D8" w:rsidP="00221F6C">
      <w:r>
        <w:tab/>
      </w:r>
      <w:r>
        <w:tab/>
      </w:r>
      <w:r>
        <w:tab/>
      </w:r>
      <w:r>
        <w:tab/>
        <w:t>select @strm=rtrim(substring(@strm,charindex(',',@strm)+1,len(@strm)-charindex(',',@strm)))</w:t>
      </w:r>
    </w:p>
    <w:p w:rsidR="00F924D8" w:rsidRDefault="00F924D8" w:rsidP="00221F6C">
      <w:r>
        <w:tab/>
      </w:r>
      <w:r>
        <w:tab/>
      </w:r>
      <w:r>
        <w:tab/>
        <w:t>end</w:t>
      </w:r>
    </w:p>
    <w:p w:rsidR="00F924D8" w:rsidRDefault="00F924D8" w:rsidP="00221F6C">
      <w:r>
        <w:tab/>
      </w:r>
      <w:r>
        <w:tab/>
      </w:r>
      <w:r>
        <w:tab/>
        <w:t>else</w:t>
      </w:r>
    </w:p>
    <w:p w:rsidR="00F924D8" w:rsidRDefault="00F924D8" w:rsidP="00221F6C">
      <w:r>
        <w:tab/>
      </w:r>
      <w:r>
        <w:tab/>
      </w:r>
      <w:r>
        <w:tab/>
        <w:t>begin</w:t>
      </w:r>
    </w:p>
    <w:p w:rsidR="00F924D8" w:rsidRDefault="00F924D8" w:rsidP="00221F6C">
      <w:r>
        <w:tab/>
      </w:r>
      <w:r>
        <w:tab/>
      </w:r>
      <w:r>
        <w:tab/>
      </w:r>
      <w:r>
        <w:tab/>
        <w:t>select @mj=convert(int,rtrim(@strm))</w:t>
      </w:r>
    </w:p>
    <w:p w:rsidR="00F924D8" w:rsidRDefault="00F924D8" w:rsidP="00221F6C">
      <w:r>
        <w:tab/>
      </w:r>
      <w:r>
        <w:tab/>
      </w:r>
      <w:r>
        <w:tab/>
      </w:r>
      <w:r>
        <w:tab/>
        <w:t>select @strm=''</w:t>
      </w:r>
    </w:p>
    <w:p w:rsidR="00F924D8" w:rsidRDefault="00F924D8" w:rsidP="00221F6C">
      <w:r>
        <w:tab/>
      </w:r>
      <w:r>
        <w:tab/>
      </w:r>
      <w:r>
        <w:tab/>
        <w:t>end</w:t>
      </w:r>
    </w:p>
    <w:p w:rsidR="00F924D8" w:rsidRDefault="00F924D8" w:rsidP="00221F6C">
      <w:r>
        <w:tab/>
      </w:r>
      <w:r>
        <w:tab/>
      </w:r>
      <w:r>
        <w:tab/>
      </w:r>
      <w:r>
        <w:tab/>
        <w:t>insert #mw values (@fm,@mi,@mj,@mj-@mi+1)</w:t>
      </w:r>
    </w:p>
    <w:p w:rsidR="00F924D8" w:rsidRDefault="00F924D8" w:rsidP="00221F6C">
      <w:r>
        <w:tab/>
      </w:r>
      <w:r>
        <w:tab/>
        <w:t>end</w:t>
      </w:r>
    </w:p>
    <w:p w:rsidR="00F924D8" w:rsidRDefault="00F924D8" w:rsidP="00221F6C"/>
    <w:p w:rsidR="00F924D8" w:rsidRDefault="00F924D8" w:rsidP="00221F6C">
      <w:r>
        <w:tab/>
        <w:t>fetch next from crs into @fm,@rm</w:t>
      </w:r>
    </w:p>
    <w:p w:rsidR="00F924D8" w:rsidRDefault="00F924D8" w:rsidP="00221F6C">
      <w:r>
        <w:tab/>
        <w:t>end</w:t>
      </w:r>
    </w:p>
    <w:p w:rsidR="00F924D8" w:rsidRDefault="00F924D8" w:rsidP="00221F6C">
      <w:r>
        <w:t>close crs</w:t>
      </w:r>
    </w:p>
    <w:p w:rsidR="00F924D8" w:rsidRDefault="00F924D8" w:rsidP="00221F6C">
      <w:r>
        <w:t>deallocate crs</w:t>
      </w:r>
    </w:p>
    <w:p w:rsidR="00F924D8" w:rsidRDefault="00F924D8" w:rsidP="00221F6C">
      <w:r>
        <w:t xml:space="preserve">select distinct * into #mw3 from #mw </w:t>
      </w:r>
    </w:p>
    <w:p w:rsidR="00F924D8" w:rsidRDefault="00F924D8" w:rsidP="00221F6C"/>
    <w:p w:rsidR="00F924D8" w:rsidRDefault="00F924D8" w:rsidP="00221F6C">
      <w:r>
        <w:t>declare @rc int</w:t>
      </w:r>
    </w:p>
    <w:p w:rsidR="00F924D8" w:rsidRDefault="00F924D8" w:rsidP="00221F6C">
      <w:r>
        <w:t>select @rc=count(en) from #mw3 where Qty&lt;=0</w:t>
      </w:r>
    </w:p>
    <w:p w:rsidR="00F924D8" w:rsidRDefault="00F924D8" w:rsidP="00221F6C">
      <w:r>
        <w:lastRenderedPageBreak/>
        <w:t xml:space="preserve">if (@rc &gt;0) </w:t>
      </w:r>
    </w:p>
    <w:p w:rsidR="00F924D8" w:rsidRDefault="00F924D8" w:rsidP="00221F6C">
      <w:r>
        <w:t>begin</w:t>
      </w:r>
    </w:p>
    <w:p w:rsidR="00F924D8" w:rsidRDefault="00F924D8" w:rsidP="00221F6C">
      <w:r>
        <w:rPr>
          <w:rFonts w:hint="eastAsia"/>
        </w:rPr>
        <w:t>select '3',N'</w:t>
      </w:r>
      <w:r>
        <w:rPr>
          <w:rFonts w:hint="eastAsia"/>
        </w:rPr>
        <w:t>浮动库位设置有错误！</w:t>
      </w:r>
      <w:r>
        <w:rPr>
          <w:rFonts w:hint="eastAsia"/>
        </w:rPr>
        <w:t>'</w:t>
      </w:r>
    </w:p>
    <w:p w:rsidR="00F924D8" w:rsidRDefault="00F924D8" w:rsidP="00221F6C">
      <w:r>
        <w:t xml:space="preserve">return 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t xml:space="preserve"> </w:t>
      </w:r>
    </w:p>
    <w:p w:rsidR="00F924D8" w:rsidRDefault="00F924D8" w:rsidP="00221F6C">
      <w:r>
        <w:tab/>
      </w:r>
    </w:p>
    <w:p w:rsidR="00F924D8" w:rsidRDefault="00F924D8" w:rsidP="00221F6C"/>
    <w:p w:rsidR="00F924D8" w:rsidRDefault="00F924D8" w:rsidP="00221F6C">
      <w:r>
        <w:t>select family,sum(Qty)  as Qty into #mw2  from #mw3 group by family</w:t>
      </w:r>
    </w:p>
    <w:p w:rsidR="00F924D8" w:rsidRDefault="00F924D8" w:rsidP="00221F6C">
      <w:r>
        <w:t>select a.Family,count(distinct  SPno) as Qty into #mt  from  #rm a,#Bom2 b where a.</w:t>
      </w:r>
      <w:r>
        <w:rPr>
          <w:rFonts w:hint="eastAsia"/>
        </w:rPr>
        <w:t>Model</w:t>
      </w:r>
      <w:r>
        <w:t>=b.MPno   group by a.Family</w:t>
      </w:r>
    </w:p>
    <w:p w:rsidR="00F924D8" w:rsidRDefault="00F924D8" w:rsidP="00221F6C">
      <w:r>
        <w:t>declare @aq int</w:t>
      </w:r>
    </w:p>
    <w:p w:rsidR="00F924D8" w:rsidRDefault="00F924D8" w:rsidP="00221F6C">
      <w:r>
        <w:t xml:space="preserve">select @aq=IsNull(sum(Qty),0) from #mt </w:t>
      </w:r>
    </w:p>
    <w:p w:rsidR="00F924D8" w:rsidRDefault="00F924D8" w:rsidP="00221F6C">
      <w:r>
        <w:t>if @aq&lt;=0</w:t>
      </w:r>
    </w:p>
    <w:p w:rsidR="00F924D8" w:rsidRDefault="00F924D8" w:rsidP="00221F6C">
      <w:r>
        <w:t>begin</w:t>
      </w:r>
    </w:p>
    <w:p w:rsidR="00F924D8" w:rsidRDefault="00F924D8" w:rsidP="00221F6C">
      <w:r>
        <w:rPr>
          <w:rFonts w:hint="eastAsia"/>
        </w:rPr>
        <w:t>select '4',N'</w:t>
      </w:r>
      <w:r>
        <w:rPr>
          <w:rFonts w:hint="eastAsia"/>
        </w:rPr>
        <w:t>没有要上传的有效数据！</w:t>
      </w:r>
      <w:r>
        <w:rPr>
          <w:rFonts w:hint="eastAsia"/>
        </w:rPr>
        <w:t>'</w:t>
      </w:r>
    </w:p>
    <w:p w:rsidR="00F924D8" w:rsidRDefault="00F924D8" w:rsidP="00221F6C">
      <w:r>
        <w:t xml:space="preserve">return 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t xml:space="preserve">if exists (select a.Family from #mt a,#mw2 b where a.Family=b.family and a.Qty&gt;b.Qty) </w:t>
      </w:r>
    </w:p>
    <w:p w:rsidR="00F924D8" w:rsidRDefault="00F924D8" w:rsidP="00221F6C">
      <w:r>
        <w:rPr>
          <w:rFonts w:hint="eastAsia"/>
        </w:rPr>
        <w:t>begin</w:t>
      </w:r>
    </w:p>
    <w:p w:rsidR="00F924D8" w:rsidRDefault="00F924D8" w:rsidP="00221F6C">
      <w:r>
        <w:rPr>
          <w:rFonts w:hint="eastAsia"/>
        </w:rPr>
        <w:tab/>
        <w:t>select '1,'</w:t>
      </w:r>
      <w:r>
        <w:rPr>
          <w:rFonts w:hint="eastAsia"/>
        </w:rPr>
        <w:t>超過現有浮動庫位數，請修改資料，重新上傳！</w:t>
      </w:r>
      <w:r>
        <w:rPr>
          <w:rFonts w:hint="eastAsia"/>
        </w:rPr>
        <w:t>'</w:t>
      </w:r>
    </w:p>
    <w:p w:rsidR="00F924D8" w:rsidRDefault="00F924D8" w:rsidP="00221F6C">
      <w:pPr>
        <w:ind w:firstLine="720"/>
      </w:pPr>
      <w:r>
        <w:rPr>
          <w:rFonts w:hint="eastAsia"/>
        </w:rPr>
        <w:t>return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t>declare  @i int ,@j int,@p int,@qty int,@family varchar(</w:t>
      </w:r>
      <w:r>
        <w:rPr>
          <w:rFonts w:hint="eastAsia"/>
        </w:rPr>
        <w:t>5</w:t>
      </w:r>
      <w:r>
        <w:t>0),@spno varchar(</w:t>
      </w:r>
      <w:r>
        <w:rPr>
          <w:rFonts w:hint="eastAsia"/>
        </w:rPr>
        <w:t>20</w:t>
      </w:r>
      <w:r>
        <w:t>),@loc int</w:t>
      </w:r>
    </w:p>
    <w:p w:rsidR="00F924D8" w:rsidRDefault="00F924D8" w:rsidP="00221F6C">
      <w:r>
        <w:t>create table #loc (family char(</w:t>
      </w:r>
      <w:r>
        <w:rPr>
          <w:rFonts w:hint="eastAsia"/>
        </w:rPr>
        <w:t>5</w:t>
      </w:r>
      <w:r>
        <w:t xml:space="preserve">0),tp </w:t>
      </w:r>
      <w:r>
        <w:rPr>
          <w:rFonts w:hint="eastAsia"/>
        </w:rPr>
        <w:t>var</w:t>
      </w:r>
      <w:r>
        <w:t>char(</w:t>
      </w:r>
      <w:r>
        <w:rPr>
          <w:rFonts w:hint="eastAsia"/>
        </w:rPr>
        <w:t>8</w:t>
      </w:r>
      <w:r>
        <w:t>0),Ln int)</w:t>
      </w:r>
    </w:p>
    <w:p w:rsidR="00F924D8" w:rsidRDefault="00F924D8" w:rsidP="00221F6C">
      <w:r>
        <w:t>select @p=count(en) from #mw3 where Qty&gt;0</w:t>
      </w:r>
    </w:p>
    <w:p w:rsidR="00F924D8" w:rsidRDefault="00F924D8" w:rsidP="00221F6C"/>
    <w:p w:rsidR="00F924D8" w:rsidRDefault="00F924D8" w:rsidP="00221F6C">
      <w:r>
        <w:t>while ( @p &gt;0)</w:t>
      </w:r>
    </w:p>
    <w:p w:rsidR="00F924D8" w:rsidRDefault="00F924D8" w:rsidP="00221F6C">
      <w:r>
        <w:t xml:space="preserve">begin </w:t>
      </w:r>
    </w:p>
    <w:p w:rsidR="00F924D8" w:rsidRDefault="00F924D8" w:rsidP="00221F6C">
      <w:r>
        <w:tab/>
        <w:t>select @family=family,@i=beg,@j=en  from #mw3 where   Qty&gt;0  order by Qty</w:t>
      </w:r>
    </w:p>
    <w:p w:rsidR="00F924D8" w:rsidRDefault="00F924D8" w:rsidP="00221F6C">
      <w:r>
        <w:tab/>
        <w:t>while @i&lt;=@j</w:t>
      </w:r>
    </w:p>
    <w:p w:rsidR="00F924D8" w:rsidRDefault="00F924D8" w:rsidP="00221F6C">
      <w:r>
        <w:tab/>
        <w:t>begin</w:t>
      </w:r>
    </w:p>
    <w:p w:rsidR="00F924D8" w:rsidRDefault="00F924D8" w:rsidP="00221F6C">
      <w:r>
        <w:tab/>
      </w:r>
      <w:r>
        <w:tab/>
        <w:t>insert #loc values (@family,@type2,@i)</w:t>
      </w:r>
    </w:p>
    <w:p w:rsidR="00F924D8" w:rsidRDefault="00F924D8" w:rsidP="00221F6C">
      <w:r>
        <w:tab/>
      </w:r>
      <w:r>
        <w:tab/>
        <w:t>select @i=@i+1</w:t>
      </w:r>
    </w:p>
    <w:p w:rsidR="00F924D8" w:rsidRDefault="00F924D8" w:rsidP="00221F6C">
      <w:r>
        <w:tab/>
        <w:t>end</w:t>
      </w:r>
    </w:p>
    <w:p w:rsidR="00F924D8" w:rsidRDefault="00F924D8" w:rsidP="00221F6C">
      <w:r>
        <w:tab/>
        <w:t>update #mw3 set Qty=0  where family=@family and en=@j</w:t>
      </w:r>
    </w:p>
    <w:p w:rsidR="00F924D8" w:rsidRDefault="00F924D8" w:rsidP="00221F6C">
      <w:r>
        <w:tab/>
        <w:t>select @p=@p-1</w:t>
      </w:r>
    </w:p>
    <w:p w:rsidR="00F924D8" w:rsidRDefault="00F924D8" w:rsidP="00221F6C">
      <w:r>
        <w:t>end</w:t>
      </w:r>
    </w:p>
    <w:p w:rsidR="00F924D8" w:rsidRDefault="00F924D8" w:rsidP="00221F6C"/>
    <w:p w:rsidR="00F924D8" w:rsidRPr="00E145B8" w:rsidRDefault="00847666" w:rsidP="00221F6C">
      <w:pPr>
        <w:rPr>
          <w:color w:val="0070C0"/>
        </w:rPr>
      </w:pPr>
      <w:r w:rsidRPr="00847666">
        <w:rPr>
          <w:color w:val="0070C0"/>
        </w:rPr>
        <w:t>select * into #loc2 from #loc</w:t>
      </w:r>
    </w:p>
    <w:p w:rsidR="00F924D8" w:rsidRDefault="00F924D8" w:rsidP="00221F6C">
      <w:r>
        <w:t xml:space="preserve">delete #loc from #loc a,WipBuffer b(nolock),#Bom2 c </w:t>
      </w:r>
    </w:p>
    <w:p w:rsidR="00F924D8" w:rsidRDefault="00F924D8" w:rsidP="00221F6C">
      <w:r>
        <w:t xml:space="preserve">where  a.Ln=b.LightNo and </w:t>
      </w:r>
      <w:r>
        <w:rPr>
          <w:rFonts w:hint="eastAsia"/>
        </w:rPr>
        <w:t>IsNull(</w:t>
      </w:r>
      <w:r>
        <w:t>b.Tp</w:t>
      </w:r>
      <w:r>
        <w:rPr>
          <w:rFonts w:hint="eastAsia"/>
        </w:rPr>
        <w:t xml:space="preserve">, </w:t>
      </w:r>
      <w:r>
        <w:t>‘’</w:t>
      </w:r>
      <w:r>
        <w:rPr>
          <w:rFonts w:hint="eastAsia"/>
        </w:rPr>
        <w:t>)</w:t>
      </w:r>
      <w:r>
        <w:t xml:space="preserve"> like a.tp and b.Code=@pdline  and c.SPno=b.PartNo and b.KittingType='FA Kitting'</w:t>
      </w:r>
    </w:p>
    <w:p w:rsidR="00F924D8" w:rsidRDefault="00F924D8" w:rsidP="00221F6C"/>
    <w:p w:rsidR="00F924D8" w:rsidRDefault="00F924D8" w:rsidP="00221F6C"/>
    <w:p w:rsidR="004319CC" w:rsidRDefault="00F924D8" w:rsidP="00221F6C">
      <w:r>
        <w:t>delete #Bom2 from #Bom2 a,WipBuffer b(nolock)</w:t>
      </w:r>
      <w:r w:rsidR="00847666" w:rsidRPr="00847666">
        <w:rPr>
          <w:color w:val="0070C0"/>
        </w:rPr>
        <w:t>, #loc</w:t>
      </w:r>
      <w:r w:rsidR="00E145B8">
        <w:rPr>
          <w:rFonts w:hint="eastAsia"/>
          <w:color w:val="0070C0"/>
        </w:rPr>
        <w:t>2</w:t>
      </w:r>
      <w:r w:rsidR="00847666" w:rsidRPr="00847666">
        <w:rPr>
          <w:color w:val="0070C0"/>
        </w:rPr>
        <w:t xml:space="preserve"> c</w:t>
      </w:r>
      <w:r>
        <w:t xml:space="preserve"> </w:t>
      </w:r>
    </w:p>
    <w:p w:rsidR="00F924D8" w:rsidRDefault="00F924D8" w:rsidP="00221F6C">
      <w:r>
        <w:t xml:space="preserve"> where a.SPno=b.PartNo and b.Code=@pdline and b.KittingType='FA Kitting'</w:t>
      </w:r>
      <w:r w:rsidR="00847666" w:rsidRPr="00847666">
        <w:rPr>
          <w:color w:val="0070C0"/>
        </w:rPr>
        <w:t xml:space="preserve"> and c.Ln=b.LightNo and IsNull(b.Tp, ‘’) like c.tp </w:t>
      </w:r>
      <w:r>
        <w:t xml:space="preserve"> </w:t>
      </w:r>
    </w:p>
    <w:p w:rsidR="004319CC" w:rsidRDefault="004319CC" w:rsidP="00221F6C"/>
    <w:p w:rsidR="00F924D8" w:rsidRDefault="00F924D8" w:rsidP="00221F6C">
      <w:r>
        <w:t xml:space="preserve">declare @nsp int,@spdes  varchar(50),@lcfm </w:t>
      </w:r>
      <w:r>
        <w:rPr>
          <w:rFonts w:hint="eastAsia"/>
        </w:rPr>
        <w:t>var</w:t>
      </w:r>
      <w:r>
        <w:t>char(</w:t>
      </w:r>
      <w:r>
        <w:rPr>
          <w:rFonts w:hint="eastAsia"/>
        </w:rPr>
        <w:t>5</w:t>
      </w:r>
      <w:r>
        <w:t>0)</w:t>
      </w:r>
    </w:p>
    <w:p w:rsidR="00F924D8" w:rsidRDefault="00F924D8" w:rsidP="00221F6C">
      <w:r>
        <w:t>select  @nsp=count(distinct SPno) from #Bom2</w:t>
      </w:r>
    </w:p>
    <w:p w:rsidR="00F924D8" w:rsidRDefault="00F924D8" w:rsidP="00221F6C"/>
    <w:p w:rsidR="00F924D8" w:rsidRDefault="00F924D8" w:rsidP="00221F6C">
      <w:r>
        <w:t>while (@nsp &gt;0)</w:t>
      </w:r>
    </w:p>
    <w:p w:rsidR="00F924D8" w:rsidRDefault="00F924D8" w:rsidP="00221F6C">
      <w:r>
        <w:t>begin</w:t>
      </w:r>
    </w:p>
    <w:p w:rsidR="00F924D8" w:rsidRDefault="00F924D8" w:rsidP="00221F6C">
      <w:r>
        <w:tab/>
        <w:t xml:space="preserve">select @lcfm=Family,@spno=SPno from #Bom2 order by SPno </w:t>
      </w:r>
    </w:p>
    <w:p w:rsidR="00F924D8" w:rsidRDefault="00F924D8" w:rsidP="00221F6C">
      <w:r>
        <w:tab/>
        <w:t>delete #Bom2 where SPno=@spno and Family=@lcfm</w:t>
      </w:r>
    </w:p>
    <w:p w:rsidR="00F924D8" w:rsidRDefault="00F924D8" w:rsidP="00221F6C">
      <w:r>
        <w:tab/>
        <w:t>select @loc=Ln from #loc  where family=@lcfm  order by Ln desc</w:t>
      </w:r>
    </w:p>
    <w:p w:rsidR="00F924D8" w:rsidRDefault="00F924D8" w:rsidP="00221F6C">
      <w:r>
        <w:tab/>
        <w:t xml:space="preserve">delete #loc where  Ln=@loc  </w:t>
      </w:r>
    </w:p>
    <w:p w:rsidR="00F924D8" w:rsidRDefault="00F924D8" w:rsidP="00221F6C">
      <w:r>
        <w:tab/>
        <w:t>select @spdes=rtrim(PartType) from Part (nolock) where PartNo=@spno and BomNodeType='P1'</w:t>
      </w:r>
    </w:p>
    <w:p w:rsidR="00F924D8" w:rsidRDefault="00847666" w:rsidP="00221F6C">
      <w:r w:rsidRPr="00847666">
        <w:rPr>
          <w:color w:val="0070C0"/>
        </w:rPr>
        <w:t>--</w:t>
      </w:r>
      <w:r w:rsidR="00F924D8">
        <w:tab/>
        <w:t>if exists (select Code from WipBuffer (nolock) where Code=@pdline and LightNo=@loc and KittingType='FA Kitting')</w:t>
      </w:r>
    </w:p>
    <w:p w:rsidR="00F924D8" w:rsidRDefault="00847666" w:rsidP="00221F6C">
      <w:r w:rsidRPr="00847666">
        <w:rPr>
          <w:color w:val="0070C0"/>
        </w:rPr>
        <w:lastRenderedPageBreak/>
        <w:t>--</w:t>
      </w:r>
      <w:r w:rsidR="00F924D8">
        <w:tab/>
      </w:r>
      <w:r w:rsidR="00F924D8">
        <w:tab/>
        <w:t>update WipBuffer set PartNo=@spno ,Tp=@spdes,Udt=getdate()  where  Code=@pdline and LightNo=@loc</w:t>
      </w:r>
      <w:r w:rsidR="002A4571">
        <w:t xml:space="preserve"> </w:t>
      </w:r>
      <w:r w:rsidR="009F5390" w:rsidRPr="009F5390">
        <w:rPr>
          <w:color w:val="FF0066"/>
        </w:rPr>
        <w:t xml:space="preserve">and KittingType='FA Kitting' </w:t>
      </w:r>
    </w:p>
    <w:p w:rsidR="00D917DA" w:rsidRPr="00D917DA" w:rsidRDefault="00847666" w:rsidP="00D917DA">
      <w:pPr>
        <w:rPr>
          <w:color w:val="0070C0"/>
        </w:rPr>
      </w:pPr>
      <w:r w:rsidRPr="00847666">
        <w:rPr>
          <w:color w:val="0070C0"/>
        </w:rPr>
        <w:tab/>
        <w:t>if exists (select Code from WipBuffer (nolock) where Code=@pdline and PartNo=@spno and KittingType='FA Kitting')</w:t>
      </w:r>
    </w:p>
    <w:p w:rsidR="00D917DA" w:rsidRPr="00D917DA" w:rsidRDefault="00847666" w:rsidP="00D917DA">
      <w:pPr>
        <w:rPr>
          <w:color w:val="0070C0"/>
        </w:rPr>
      </w:pPr>
      <w:r w:rsidRPr="00847666">
        <w:rPr>
          <w:color w:val="0070C0"/>
        </w:rPr>
        <w:tab/>
      </w:r>
      <w:r w:rsidRPr="00847666">
        <w:rPr>
          <w:color w:val="0070C0"/>
        </w:rPr>
        <w:tab/>
        <w:t xml:space="preserve">update WipBuffer set LightNo=@loc , Udt=getdate()  where  Code=@pdline and PartNo=@spno and KittingType='FA Kitting' </w:t>
      </w:r>
    </w:p>
    <w:p w:rsidR="00F924D8" w:rsidRDefault="00F924D8" w:rsidP="00221F6C">
      <w:r>
        <w:tab/>
        <w:t>else</w:t>
      </w:r>
    </w:p>
    <w:p w:rsidR="00F924D8" w:rsidRDefault="00F924D8" w:rsidP="00221F6C">
      <w:r>
        <w:tab/>
      </w:r>
      <w:r>
        <w:tab/>
        <w:t>insert WipBuffer select @pdline,@spno,@spdes,@loc,'',1,'',0,0,0,'',getdate(),getdate()</w:t>
      </w:r>
      <w:r w:rsidR="009F5390" w:rsidRPr="009F5390">
        <w:rPr>
          <w:color w:val="FF0066"/>
        </w:rPr>
        <w:t>,'FA Kitting','',''</w:t>
      </w:r>
    </w:p>
    <w:p w:rsidR="00F924D8" w:rsidRDefault="00F924D8" w:rsidP="00221F6C">
      <w:r>
        <w:tab/>
        <w:t>select @nsp=@nsp-1</w:t>
      </w:r>
    </w:p>
    <w:p w:rsidR="00F924D8" w:rsidRDefault="00F924D8" w:rsidP="00221F6C"/>
    <w:p w:rsidR="00F924D8" w:rsidRDefault="00F924D8" w:rsidP="00221F6C"/>
    <w:p w:rsidR="00F924D8" w:rsidRDefault="00F924D8" w:rsidP="00221F6C">
      <w:r>
        <w:t>end</w:t>
      </w:r>
      <w:r>
        <w:cr/>
      </w:r>
    </w:p>
    <w:p w:rsidR="00F924D8" w:rsidRDefault="00F924D8" w:rsidP="00221F6C"/>
    <w:p w:rsidR="00F924D8" w:rsidRDefault="00F924D8" w:rsidP="00221F6C">
      <w:r>
        <w:t>if @@error=0</w:t>
      </w:r>
    </w:p>
    <w:p w:rsidR="00F924D8" w:rsidRDefault="00F924D8" w:rsidP="00221F6C">
      <w:r>
        <w:t>begin</w:t>
      </w:r>
    </w:p>
    <w:p w:rsidR="00F924D8" w:rsidRDefault="00F924D8" w:rsidP="00221F6C">
      <w:r>
        <w:tab/>
        <w:t>select '1','Upload Success!'</w:t>
      </w:r>
    </w:p>
    <w:p w:rsidR="00F924D8" w:rsidRDefault="00F924D8" w:rsidP="00221F6C">
      <w:r>
        <w:tab/>
        <w:t>return</w:t>
      </w:r>
    </w:p>
    <w:p w:rsidR="00F924D8" w:rsidRDefault="00F924D8" w:rsidP="00221F6C">
      <w:r>
        <w:t>end</w:t>
      </w:r>
    </w:p>
    <w:p w:rsidR="00F924D8" w:rsidRDefault="00F924D8" w:rsidP="00221F6C">
      <w:r>
        <w:t>else</w:t>
      </w:r>
    </w:p>
    <w:p w:rsidR="00F924D8" w:rsidRDefault="00F924D8" w:rsidP="00221F6C">
      <w:r>
        <w:t>begin</w:t>
      </w:r>
    </w:p>
    <w:p w:rsidR="00F924D8" w:rsidRDefault="00F924D8" w:rsidP="00221F6C">
      <w:r>
        <w:rPr>
          <w:rFonts w:hint="eastAsia"/>
        </w:rPr>
        <w:tab/>
        <w:t>select '0','</w:t>
      </w:r>
      <w:r>
        <w:rPr>
          <w:rFonts w:hint="eastAsia"/>
        </w:rPr>
        <w:t>系統忙請稍候再試！</w:t>
      </w:r>
      <w:r>
        <w:rPr>
          <w:rFonts w:hint="eastAsia"/>
        </w:rPr>
        <w:t>'</w:t>
      </w:r>
    </w:p>
    <w:p w:rsidR="00F924D8" w:rsidRDefault="00F924D8" w:rsidP="00221F6C">
      <w:r>
        <w:tab/>
        <w:t>return</w:t>
      </w:r>
    </w:p>
    <w:p w:rsidR="00F924D8" w:rsidRDefault="00F924D8" w:rsidP="00221F6C">
      <w:r>
        <w:t>end</w:t>
      </w:r>
    </w:p>
    <w:p w:rsidR="00F924D8" w:rsidRDefault="00F924D8" w:rsidP="00221F6C"/>
    <w:p w:rsidR="00F924D8" w:rsidRDefault="00F924D8" w:rsidP="00221F6C">
      <w:r>
        <w:rPr>
          <w:rFonts w:hint="eastAsia"/>
        </w:rPr>
        <w:t>//</w:t>
      </w:r>
      <w:r>
        <w:t xml:space="preserve"> *********SP End ****************</w:t>
      </w:r>
    </w:p>
    <w:p w:rsidR="00F924D8" w:rsidRDefault="00F924D8" w:rsidP="00221F6C"/>
    <w:p w:rsidR="00F924D8" w:rsidRPr="006C0375" w:rsidRDefault="00F924D8" w:rsidP="00221F6C"/>
    <w:p w:rsidR="00F924D8" w:rsidRPr="00440060" w:rsidRDefault="00F924D8" w:rsidP="00F924D8">
      <w:pPr>
        <w:pStyle w:val="ae"/>
        <w:jc w:val="center"/>
      </w:pPr>
    </w:p>
    <w:p w:rsidR="00F924D8" w:rsidRDefault="00F924D8" w:rsidP="00221F6C">
      <w:pPr>
        <w:pStyle w:val="4"/>
      </w:pPr>
      <w:r>
        <w:rPr>
          <w:rFonts w:hint="eastAsia"/>
        </w:rPr>
        <w:t>控件說明</w:t>
      </w:r>
    </w:p>
    <w:p w:rsidR="00F924D8" w:rsidRPr="007E3AE8" w:rsidRDefault="00F924D8" w:rsidP="00F924D8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302328">
        <w:rPr>
          <w:rFonts w:hint="eastAsia"/>
        </w:rPr>
        <w:t>7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F924D8" w:rsidTr="008F5B53">
        <w:trPr>
          <w:tblHeader/>
        </w:trPr>
        <w:tc>
          <w:tcPr>
            <w:tcW w:w="445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F924D8" w:rsidRPr="008A632C" w:rsidRDefault="00F924D8" w:rsidP="008F5B53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F924D8" w:rsidRPr="00637F92" w:rsidTr="008F5B53">
        <w:tc>
          <w:tcPr>
            <w:tcW w:w="445" w:type="dxa"/>
          </w:tcPr>
          <w:p w:rsidR="00F924D8" w:rsidRPr="00637F92" w:rsidRDefault="00EB7728" w:rsidP="008F5B53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F924D8" w:rsidRPr="00637F92" w:rsidRDefault="00F924D8" w:rsidP="008F5B53">
            <w:r>
              <w:rPr>
                <w:rFonts w:hint="eastAsia"/>
              </w:rPr>
              <w:t>PdLine</w:t>
            </w:r>
          </w:p>
        </w:tc>
        <w:tc>
          <w:tcPr>
            <w:tcW w:w="916" w:type="dxa"/>
          </w:tcPr>
          <w:p w:rsidR="00F924D8" w:rsidRPr="00637F92" w:rsidRDefault="00F924D8" w:rsidP="008F5B53">
            <w:r w:rsidRPr="00637F92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F924D8" w:rsidRPr="00637F92" w:rsidRDefault="00F924D8" w:rsidP="008F5B53"/>
        </w:tc>
        <w:tc>
          <w:tcPr>
            <w:tcW w:w="1432" w:type="dxa"/>
          </w:tcPr>
          <w:p w:rsidR="00F924D8" w:rsidRPr="00637F92" w:rsidRDefault="00F924D8" w:rsidP="008F5B53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F924D8" w:rsidRPr="00637F92" w:rsidRDefault="00F924D8" w:rsidP="008F5B53"/>
        </w:tc>
        <w:tc>
          <w:tcPr>
            <w:tcW w:w="2728" w:type="dxa"/>
          </w:tcPr>
          <w:p w:rsidR="00F924D8" w:rsidRPr="00637F92" w:rsidRDefault="00F924D8" w:rsidP="00EB7728"/>
        </w:tc>
        <w:tc>
          <w:tcPr>
            <w:tcW w:w="2629" w:type="dxa"/>
          </w:tcPr>
          <w:p w:rsidR="00F924D8" w:rsidRDefault="00F924D8" w:rsidP="008F5B53">
            <w:r>
              <w:rPr>
                <w:rFonts w:hint="eastAsia"/>
              </w:rPr>
              <w:t>本框中选项为</w:t>
            </w:r>
            <w:r>
              <w:rPr>
                <w:rFonts w:hint="eastAsia"/>
              </w:rPr>
              <w:t>FA</w:t>
            </w:r>
            <w:r>
              <w:rPr>
                <w:rFonts w:hint="eastAsia"/>
              </w:rPr>
              <w:t>段所有的</w:t>
            </w:r>
            <w:r>
              <w:rPr>
                <w:rFonts w:hint="eastAsia"/>
              </w:rPr>
              <w:t>PdLine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</w:t>
            </w:r>
            <w:r w:rsidR="008D630D">
              <w:rPr>
                <w:rFonts w:hint="eastAsia"/>
                <w:color w:val="E36C0A" w:themeColor="accent6" w:themeShade="BF"/>
              </w:rPr>
              <w:t>（</w:t>
            </w:r>
            <w:r w:rsidR="008D630D">
              <w:rPr>
                <w:rFonts w:hint="eastAsia"/>
                <w:color w:val="E36C0A" w:themeColor="accent6" w:themeShade="BF"/>
              </w:rPr>
              <w:t>distinct</w:t>
            </w:r>
            <w:r w:rsidR="008D630D">
              <w:rPr>
                <w:rFonts w:hint="eastAsia"/>
                <w:color w:val="E36C0A" w:themeColor="accent6" w:themeShade="BF"/>
              </w:rPr>
              <w:t>）</w:t>
            </w:r>
            <w:r>
              <w:rPr>
                <w:rFonts w:hint="eastAsia"/>
              </w:rPr>
              <w:t>。</w:t>
            </w:r>
          </w:p>
          <w:p w:rsidR="00F924D8" w:rsidRDefault="00F924D8" w:rsidP="008F5B53">
            <w:r>
              <w:rPr>
                <w:rFonts w:hint="eastAsia"/>
              </w:rPr>
              <w:t>按字符序排列</w:t>
            </w:r>
          </w:p>
        </w:tc>
      </w:tr>
      <w:tr w:rsidR="00F75405" w:rsidRPr="00F75405" w:rsidTr="006A4448">
        <w:tc>
          <w:tcPr>
            <w:tcW w:w="445" w:type="dxa"/>
          </w:tcPr>
          <w:p w:rsidR="00221F6C" w:rsidRDefault="009F5390">
            <w:r w:rsidRPr="009F5390">
              <w:t>2</w:t>
            </w:r>
          </w:p>
        </w:tc>
        <w:tc>
          <w:tcPr>
            <w:tcW w:w="1310" w:type="dxa"/>
          </w:tcPr>
          <w:p w:rsidR="00221F6C" w:rsidRDefault="009F5390">
            <w:pPr>
              <w:rPr>
                <w:color w:val="31849B" w:themeColor="accent5" w:themeShade="BF"/>
              </w:rPr>
            </w:pPr>
            <w:r w:rsidRPr="009F5390">
              <w:rPr>
                <w:color w:val="31849B" w:themeColor="accent5" w:themeShade="BF"/>
              </w:rPr>
              <w:t>Family</w:t>
            </w:r>
          </w:p>
        </w:tc>
        <w:tc>
          <w:tcPr>
            <w:tcW w:w="916" w:type="dxa"/>
          </w:tcPr>
          <w:p w:rsidR="00221F6C" w:rsidRDefault="009F5390">
            <w:pPr>
              <w:rPr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Select</w:t>
            </w:r>
          </w:p>
        </w:tc>
        <w:tc>
          <w:tcPr>
            <w:tcW w:w="677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  <w:tc>
          <w:tcPr>
            <w:tcW w:w="1432" w:type="dxa"/>
          </w:tcPr>
          <w:p w:rsidR="00F75405" w:rsidRPr="00F75405" w:rsidRDefault="009F5390" w:rsidP="006A4448">
            <w:pPr>
              <w:rPr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第一个选项被选取</w:t>
            </w:r>
          </w:p>
        </w:tc>
        <w:tc>
          <w:tcPr>
            <w:tcW w:w="680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  <w:tc>
          <w:tcPr>
            <w:tcW w:w="2728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  <w:tc>
          <w:tcPr>
            <w:tcW w:w="2629" w:type="dxa"/>
          </w:tcPr>
          <w:p w:rsidR="00F75405" w:rsidRPr="00F75405" w:rsidRDefault="009F5390" w:rsidP="006A4448">
            <w:pPr>
              <w:rPr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本框中选项为系统中所有的</w:t>
            </w:r>
            <w:r w:rsidRPr="009F5390">
              <w:rPr>
                <w:color w:val="31849B" w:themeColor="accent5" w:themeShade="BF"/>
              </w:rPr>
              <w:t>Family</w:t>
            </w:r>
            <w:r w:rsidRPr="009F5390">
              <w:rPr>
                <w:rFonts w:hint="eastAsia"/>
                <w:color w:val="31849B" w:themeColor="accent5" w:themeShade="BF"/>
              </w:rPr>
              <w:t>。</w:t>
            </w:r>
          </w:p>
          <w:p w:rsidR="00F75405" w:rsidRPr="00F75405" w:rsidRDefault="009F5390" w:rsidP="006A4448">
            <w:pPr>
              <w:rPr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按字符序排列</w:t>
            </w:r>
          </w:p>
        </w:tc>
      </w:tr>
      <w:tr w:rsidR="00F75405" w:rsidRPr="00F75405" w:rsidTr="006A4448">
        <w:tc>
          <w:tcPr>
            <w:tcW w:w="445" w:type="dxa"/>
          </w:tcPr>
          <w:p w:rsidR="00F75405" w:rsidRPr="00F75405" w:rsidRDefault="009F5390" w:rsidP="006A4448">
            <w:pPr>
              <w:rPr>
                <w:color w:val="31849B" w:themeColor="accent5" w:themeShade="BF"/>
              </w:rPr>
            </w:pPr>
            <w:r w:rsidRPr="009F5390">
              <w:rPr>
                <w:color w:val="31849B" w:themeColor="accent5" w:themeShade="BF"/>
              </w:rPr>
              <w:t>3</w:t>
            </w:r>
          </w:p>
        </w:tc>
        <w:tc>
          <w:tcPr>
            <w:tcW w:w="1310" w:type="dxa"/>
          </w:tcPr>
          <w:p w:rsidR="00F75405" w:rsidRPr="00F75405" w:rsidRDefault="009F5390" w:rsidP="006A4448">
            <w:pPr>
              <w:rPr>
                <w:color w:val="31849B" w:themeColor="accent5" w:themeShade="BF"/>
              </w:rPr>
            </w:pPr>
            <w:r w:rsidRPr="009F5390">
              <w:rPr>
                <w:color w:val="31849B" w:themeColor="accent5" w:themeShade="BF"/>
              </w:rPr>
              <w:t>Query</w:t>
            </w:r>
          </w:p>
        </w:tc>
        <w:tc>
          <w:tcPr>
            <w:tcW w:w="916" w:type="dxa"/>
          </w:tcPr>
          <w:p w:rsidR="00F75405" w:rsidRPr="00F75405" w:rsidRDefault="009F5390" w:rsidP="006A4448">
            <w:pPr>
              <w:rPr>
                <w:rFonts w:ascii="SimSun"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Button</w:t>
            </w:r>
          </w:p>
        </w:tc>
        <w:tc>
          <w:tcPr>
            <w:tcW w:w="677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  <w:tc>
          <w:tcPr>
            <w:tcW w:w="1432" w:type="dxa"/>
          </w:tcPr>
          <w:p w:rsidR="00FC7378" w:rsidRPr="00FC7378" w:rsidRDefault="009F5390">
            <w:pPr>
              <w:rPr>
                <w:rFonts w:ascii="SimSun"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color w:val="31849B" w:themeColor="accent5" w:themeShade="BF"/>
              </w:rPr>
              <w:t>“</w:t>
            </w:r>
            <w:r w:rsidRPr="009F5390">
              <w:rPr>
                <w:rFonts w:ascii="SimSun" w:hAnsi="SimSun" w:hint="eastAsia"/>
                <w:color w:val="31849B" w:themeColor="accent5" w:themeShade="BF"/>
              </w:rPr>
              <w:t>Query</w:t>
            </w:r>
            <w:r w:rsidRPr="009F5390">
              <w:rPr>
                <w:rFonts w:ascii="SimSun" w:hAnsi="SimSun" w:hint="eastAsia"/>
                <w:color w:val="31849B" w:themeColor="accent5" w:themeShade="BF"/>
              </w:rPr>
              <w:t>”</w:t>
            </w:r>
          </w:p>
        </w:tc>
        <w:tc>
          <w:tcPr>
            <w:tcW w:w="680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  <w:tc>
          <w:tcPr>
            <w:tcW w:w="2728" w:type="dxa"/>
          </w:tcPr>
          <w:p w:rsidR="00F75405" w:rsidRPr="00F75405" w:rsidRDefault="009F5390" w:rsidP="00F75405">
            <w:pPr>
              <w:rPr>
                <w:color w:val="31849B" w:themeColor="accent5" w:themeShade="BF"/>
              </w:rPr>
            </w:pPr>
            <w:r w:rsidRPr="009F5390">
              <w:rPr>
                <w:rFonts w:asciiTheme="minorEastAsia" w:hAnsiTheme="minorEastAsia"/>
                <w:color w:val="31849B" w:themeColor="accent5" w:themeShade="BF"/>
              </w:rPr>
              <w:t>Click：</w:t>
            </w:r>
            <w:r w:rsidRPr="009F5390">
              <w:rPr>
                <w:rFonts w:hint="eastAsia"/>
                <w:color w:val="31849B" w:themeColor="accent5" w:themeShade="BF"/>
              </w:rPr>
              <w:t>取得当前</w:t>
            </w:r>
            <w:r w:rsidRPr="009F5390">
              <w:rPr>
                <w:color w:val="31849B" w:themeColor="accent5" w:themeShade="BF"/>
              </w:rPr>
              <w:t>PdLine</w:t>
            </w:r>
            <w:r w:rsidRPr="009F5390">
              <w:rPr>
                <w:rFonts w:hint="eastAsia"/>
                <w:color w:val="31849B" w:themeColor="accent5" w:themeShade="BF"/>
              </w:rPr>
              <w:t>生产当前</w:t>
            </w:r>
            <w:r w:rsidRPr="009F5390">
              <w:rPr>
                <w:color w:val="31849B" w:themeColor="accent5" w:themeShade="BF"/>
              </w:rPr>
              <w:t>Family</w:t>
            </w:r>
            <w:r w:rsidRPr="009F5390">
              <w:rPr>
                <w:rFonts w:hint="eastAsia"/>
                <w:color w:val="31849B" w:themeColor="accent5" w:themeShade="BF"/>
              </w:rPr>
              <w:t>产品所需的亮灯库位设置并显示在</w:t>
            </w:r>
            <w:r w:rsidRPr="009F5390">
              <w:rPr>
                <w:color w:val="31849B" w:themeColor="accent5" w:themeShade="BF"/>
              </w:rPr>
              <w:t>LightNo List</w:t>
            </w:r>
            <w:r w:rsidRPr="009F5390">
              <w:rPr>
                <w:rFonts w:hint="eastAsia"/>
                <w:color w:val="31849B" w:themeColor="accent5" w:themeShade="BF"/>
              </w:rPr>
              <w:t>表格中。</w:t>
            </w:r>
          </w:p>
          <w:p w:rsidR="00F75405" w:rsidRPr="00F75405" w:rsidRDefault="009F5390" w:rsidP="00F75405">
            <w:pPr>
              <w:rPr>
                <w:rFonts w:asciiTheme="minorEastAsia" w:hAnsiTheme="minorEastAsia"/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参考</w:t>
            </w:r>
            <w:r w:rsidRPr="009F5390">
              <w:rPr>
                <w:color w:val="31849B" w:themeColor="accent5" w:themeShade="BF"/>
              </w:rPr>
              <w:t>SP</w:t>
            </w:r>
            <w:r w:rsidRPr="009F5390">
              <w:rPr>
                <w:rFonts w:hint="eastAsia"/>
                <w:color w:val="31849B" w:themeColor="accent5" w:themeShade="BF"/>
              </w:rPr>
              <w:t>：</w:t>
            </w:r>
            <w:r w:rsidRPr="009F5390">
              <w:rPr>
                <w:color w:val="31849B" w:themeColor="accent5" w:themeShade="BF"/>
              </w:rPr>
              <w:t>rpt_KittingLoc_up</w:t>
            </w:r>
          </w:p>
        </w:tc>
        <w:tc>
          <w:tcPr>
            <w:tcW w:w="2629" w:type="dxa"/>
          </w:tcPr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  <w:p w:rsidR="00F75405" w:rsidRPr="00F75405" w:rsidRDefault="00F75405" w:rsidP="006A4448">
            <w:pPr>
              <w:rPr>
                <w:color w:val="31849B" w:themeColor="accent5" w:themeShade="BF"/>
              </w:rPr>
            </w:pPr>
          </w:p>
        </w:tc>
      </w:tr>
      <w:tr w:rsidR="00F924D8" w:rsidRPr="00637F92" w:rsidTr="008F5B53">
        <w:tc>
          <w:tcPr>
            <w:tcW w:w="445" w:type="dxa"/>
          </w:tcPr>
          <w:p w:rsidR="00F924D8" w:rsidRPr="00EB7728" w:rsidRDefault="00F75405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4</w:t>
            </w:r>
          </w:p>
        </w:tc>
        <w:tc>
          <w:tcPr>
            <w:tcW w:w="1310" w:type="dxa"/>
          </w:tcPr>
          <w:p w:rsidR="00F924D8" w:rsidRPr="00EA161D" w:rsidRDefault="009F5390" w:rsidP="008F5B53">
            <w:pPr>
              <w:rPr>
                <w:color w:val="E36C0A" w:themeColor="accent6" w:themeShade="BF"/>
              </w:rPr>
            </w:pPr>
            <w:r w:rsidRPr="009F5390">
              <w:rPr>
                <w:color w:val="E36C0A" w:themeColor="accent6" w:themeShade="BF"/>
              </w:rPr>
              <w:t>Upload</w:t>
            </w:r>
          </w:p>
        </w:tc>
        <w:tc>
          <w:tcPr>
            <w:tcW w:w="916" w:type="dxa"/>
          </w:tcPr>
          <w:p w:rsidR="00F924D8" w:rsidRPr="00637F92" w:rsidRDefault="00F924D8" w:rsidP="008F5B53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F924D8" w:rsidRPr="00637F92" w:rsidRDefault="00F924D8" w:rsidP="008F5B53"/>
        </w:tc>
        <w:tc>
          <w:tcPr>
            <w:tcW w:w="1432" w:type="dxa"/>
          </w:tcPr>
          <w:p w:rsidR="001966E2" w:rsidRDefault="00F924D8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“</w:t>
            </w:r>
            <w:r w:rsidR="009F5390" w:rsidRPr="009F5390">
              <w:rPr>
                <w:rFonts w:ascii="SimSun" w:hAnsi="SimSun" w:hint="eastAsia"/>
                <w:color w:val="E36C0A" w:themeColor="accent6" w:themeShade="BF"/>
              </w:rPr>
              <w:t>Upload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F924D8" w:rsidRPr="00637F92" w:rsidRDefault="00F924D8" w:rsidP="008F5B53"/>
        </w:tc>
        <w:tc>
          <w:tcPr>
            <w:tcW w:w="2728" w:type="dxa"/>
          </w:tcPr>
          <w:p w:rsidR="001966E2" w:rsidRDefault="009F5390">
            <w:pPr>
              <w:rPr>
                <w:rFonts w:asciiTheme="minorEastAsia" w:hAnsiTheme="minorEastAsia"/>
                <w:color w:val="E36C0A" w:themeColor="accent6" w:themeShade="BF"/>
              </w:rPr>
            </w:pPr>
            <w:r w:rsidRPr="009F5390">
              <w:rPr>
                <w:rFonts w:asciiTheme="minorEastAsia" w:hAnsiTheme="minorEastAsia"/>
                <w:color w:val="E36C0A" w:themeColor="accent6" w:themeShade="BF"/>
              </w:rPr>
              <w:t>Click：</w:t>
            </w:r>
            <w:r w:rsidR="008B3A7C">
              <w:rPr>
                <w:rFonts w:asciiTheme="minorEastAsia" w:hAnsiTheme="minorEastAsia" w:hint="eastAsia"/>
                <w:color w:val="E36C0A" w:themeColor="accent6" w:themeShade="BF"/>
              </w:rPr>
              <w:t>1、若PdLine为空，则提示用户，放弃后续操作。</w:t>
            </w:r>
          </w:p>
          <w:p w:rsidR="001966E2" w:rsidRDefault="008B3A7C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2、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弹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出“FA Kittting Upload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”对话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框，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传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入PdLine的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当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前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选项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。</w:t>
            </w:r>
          </w:p>
          <w:p w:rsidR="001966E2" w:rsidRPr="001966E2" w:rsidRDefault="008B3A7C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3、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Ok返回后刷新LightNo List表格的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显</w:t>
            </w:r>
            <w:r w:rsidR="009F5390" w:rsidRPr="009F5390">
              <w:rPr>
                <w:rFonts w:asciiTheme="minorEastAsia" w:hAnsiTheme="minorEastAsia"/>
                <w:color w:val="E36C0A" w:themeColor="accent6" w:themeShade="BF"/>
              </w:rPr>
              <w:t>示。</w:t>
            </w:r>
          </w:p>
        </w:tc>
        <w:tc>
          <w:tcPr>
            <w:tcW w:w="2629" w:type="dxa"/>
          </w:tcPr>
          <w:p w:rsidR="006777CD" w:rsidRPr="004F38AC" w:rsidRDefault="006777CD" w:rsidP="006777CD">
            <w:pPr>
              <w:rPr>
                <w:color w:val="FF0000"/>
              </w:rPr>
            </w:pPr>
          </w:p>
          <w:p w:rsidR="00F924D8" w:rsidRPr="006777CD" w:rsidRDefault="00F924D8" w:rsidP="008F5B53">
            <w:pPr>
              <w:rPr>
                <w:color w:val="FF0000"/>
              </w:rPr>
            </w:pPr>
          </w:p>
        </w:tc>
      </w:tr>
      <w:tr w:rsidR="00D63F38" w:rsidRPr="006777CD" w:rsidTr="008F5B53">
        <w:tc>
          <w:tcPr>
            <w:tcW w:w="445" w:type="dxa"/>
          </w:tcPr>
          <w:p w:rsidR="00D63F38" w:rsidRPr="006777CD" w:rsidRDefault="00F75405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5</w:t>
            </w:r>
          </w:p>
        </w:tc>
        <w:tc>
          <w:tcPr>
            <w:tcW w:w="1310" w:type="dxa"/>
          </w:tcPr>
          <w:p w:rsidR="00D63F38" w:rsidRPr="006777CD" w:rsidRDefault="009F5390" w:rsidP="008F5B53">
            <w:pPr>
              <w:rPr>
                <w:color w:val="E36C0A" w:themeColor="accent6" w:themeShade="BF"/>
              </w:rPr>
            </w:pPr>
            <w:r w:rsidRPr="009F5390">
              <w:rPr>
                <w:color w:val="E36C0A" w:themeColor="accent6" w:themeShade="BF"/>
              </w:rPr>
              <w:t>LightNo List</w:t>
            </w:r>
          </w:p>
        </w:tc>
        <w:tc>
          <w:tcPr>
            <w:tcW w:w="916" w:type="dxa"/>
          </w:tcPr>
          <w:p w:rsidR="00D63F38" w:rsidRPr="006777CD" w:rsidRDefault="009F5390" w:rsidP="008F5B53">
            <w:pPr>
              <w:rPr>
                <w:rFonts w:ascii="SimSun" w:hAnsi="SimSun"/>
                <w:color w:val="E36C0A" w:themeColor="accent6" w:themeShade="BF"/>
              </w:rPr>
            </w:pPr>
            <w:r w:rsidRPr="009F5390">
              <w:rPr>
                <w:rFonts w:ascii="SimSun" w:hAnsi="SimSun" w:hint="eastAsia"/>
                <w:color w:val="E36C0A" w:themeColor="accent6" w:themeShade="BF"/>
              </w:rPr>
              <w:t>Table</w:t>
            </w:r>
          </w:p>
        </w:tc>
        <w:tc>
          <w:tcPr>
            <w:tcW w:w="677" w:type="dxa"/>
          </w:tcPr>
          <w:p w:rsidR="00D63F38" w:rsidRPr="006777CD" w:rsidRDefault="00D63F38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D63F38" w:rsidRPr="00F75405" w:rsidRDefault="009F5390" w:rsidP="008F5B53">
            <w:pPr>
              <w:rPr>
                <w:color w:val="31849B" w:themeColor="accent5" w:themeShade="BF"/>
              </w:rPr>
            </w:pPr>
            <w:r w:rsidRPr="009F5390">
              <w:rPr>
                <w:rFonts w:hint="eastAsia"/>
                <w:color w:val="31849B" w:themeColor="accent5" w:themeShade="BF"/>
              </w:rPr>
              <w:t>显示当前</w:t>
            </w:r>
            <w:r w:rsidRPr="009F5390">
              <w:rPr>
                <w:color w:val="31849B" w:themeColor="accent5" w:themeShade="BF"/>
              </w:rPr>
              <w:t>PdLine</w:t>
            </w:r>
            <w:r w:rsidRPr="009F5390">
              <w:rPr>
                <w:rFonts w:hint="eastAsia"/>
                <w:color w:val="31849B" w:themeColor="accent5" w:themeShade="BF"/>
              </w:rPr>
              <w:t>生产当前</w:t>
            </w:r>
            <w:r w:rsidRPr="009F5390">
              <w:rPr>
                <w:color w:val="31849B" w:themeColor="accent5" w:themeShade="BF"/>
              </w:rPr>
              <w:t>Family</w:t>
            </w:r>
            <w:r w:rsidRPr="009F5390">
              <w:rPr>
                <w:rFonts w:hint="eastAsia"/>
                <w:color w:val="31849B" w:themeColor="accent5" w:themeShade="BF"/>
              </w:rPr>
              <w:t>产品所需的亮</w:t>
            </w:r>
            <w:r w:rsidRPr="009F5390">
              <w:rPr>
                <w:rFonts w:hint="eastAsia"/>
                <w:color w:val="31849B" w:themeColor="accent5" w:themeShade="BF"/>
              </w:rPr>
              <w:lastRenderedPageBreak/>
              <w:t>灯库位设置</w:t>
            </w:r>
          </w:p>
        </w:tc>
        <w:tc>
          <w:tcPr>
            <w:tcW w:w="680" w:type="dxa"/>
          </w:tcPr>
          <w:p w:rsidR="00D63F38" w:rsidRPr="006777CD" w:rsidRDefault="00D63F38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D63F38" w:rsidRPr="006777CD" w:rsidRDefault="00D63F38" w:rsidP="008F5B53">
            <w:pPr>
              <w:rPr>
                <w:rFonts w:ascii="SimSun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D63F38" w:rsidRPr="006777CD" w:rsidRDefault="009F5390" w:rsidP="008F5B53">
            <w:pPr>
              <w:rPr>
                <w:color w:val="E36C0A" w:themeColor="accent6" w:themeShade="BF"/>
              </w:rPr>
            </w:pPr>
            <w:r w:rsidRPr="009F5390">
              <w:rPr>
                <w:rFonts w:hint="eastAsia"/>
                <w:color w:val="E36C0A" w:themeColor="accent6" w:themeShade="BF"/>
              </w:rPr>
              <w:t>栏位包括：</w:t>
            </w:r>
            <w:r w:rsidRPr="009F5390">
              <w:rPr>
                <w:strike/>
                <w:color w:val="31849B" w:themeColor="accent5" w:themeShade="BF"/>
              </w:rPr>
              <w:t>Code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color w:val="E36C0A" w:themeColor="accent6" w:themeShade="BF"/>
              </w:rPr>
              <w:t>PartNo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Descr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strike/>
                <w:color w:val="E36C0A" w:themeColor="accent6" w:themeShade="BF"/>
              </w:rPr>
              <w:t>Station</w:t>
            </w:r>
            <w:r w:rsidRPr="009F5390">
              <w:rPr>
                <w:rFonts w:hint="eastAsia"/>
                <w:strike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LightNo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Qty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Sub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Safety Stock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Max Stock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Remark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lastRenderedPageBreak/>
              <w:t>Editor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Cdt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Udt</w:t>
            </w:r>
          </w:p>
        </w:tc>
      </w:tr>
      <w:tr w:rsidR="00F924D8" w:rsidRPr="005E317B" w:rsidTr="008F5B53">
        <w:tc>
          <w:tcPr>
            <w:tcW w:w="445" w:type="dxa"/>
          </w:tcPr>
          <w:p w:rsidR="00F924D8" w:rsidRPr="005E317B" w:rsidRDefault="00984692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lastRenderedPageBreak/>
              <w:t>6</w:t>
            </w:r>
          </w:p>
        </w:tc>
        <w:tc>
          <w:tcPr>
            <w:tcW w:w="1310" w:type="dxa"/>
          </w:tcPr>
          <w:p w:rsidR="00F924D8" w:rsidRPr="005E317B" w:rsidRDefault="009F5390" w:rsidP="008F5B53">
            <w:pPr>
              <w:rPr>
                <w:color w:val="E36C0A" w:themeColor="accent6" w:themeShade="BF"/>
              </w:rPr>
            </w:pPr>
            <w:r w:rsidRPr="009F5390">
              <w:rPr>
                <w:color w:val="E36C0A" w:themeColor="accent6" w:themeShade="BF"/>
              </w:rPr>
              <w:t>ToExcel</w:t>
            </w:r>
          </w:p>
        </w:tc>
        <w:tc>
          <w:tcPr>
            <w:tcW w:w="916" w:type="dxa"/>
          </w:tcPr>
          <w:p w:rsidR="00F924D8" w:rsidRPr="005E317B" w:rsidRDefault="009F5390" w:rsidP="008F5B53">
            <w:pPr>
              <w:rPr>
                <w:rFonts w:ascii="SimSun" w:hAnsi="SimSun"/>
                <w:color w:val="E36C0A" w:themeColor="accent6" w:themeShade="BF"/>
              </w:rPr>
            </w:pPr>
            <w:r w:rsidRPr="009F5390">
              <w:rPr>
                <w:rFonts w:ascii="SimSun" w:hAnsi="SimSun" w:hint="eastAsia"/>
                <w:color w:val="E36C0A" w:themeColor="accent6" w:themeShade="BF"/>
              </w:rPr>
              <w:t>Button</w:t>
            </w:r>
          </w:p>
        </w:tc>
        <w:tc>
          <w:tcPr>
            <w:tcW w:w="677" w:type="dxa"/>
          </w:tcPr>
          <w:p w:rsidR="00F924D8" w:rsidRPr="005E317B" w:rsidRDefault="00F924D8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1966E2" w:rsidRPr="001966E2" w:rsidRDefault="009F5390">
            <w:pPr>
              <w:rPr>
                <w:rFonts w:ascii="SimSun" w:hAnsi="SimSun"/>
                <w:color w:val="E36C0A" w:themeColor="accent6" w:themeShade="BF"/>
              </w:rPr>
            </w:pPr>
            <w:r w:rsidRPr="009F5390">
              <w:rPr>
                <w:rFonts w:ascii="SimSun" w:hAnsi="SimSun" w:hint="eastAsia"/>
                <w:color w:val="E36C0A" w:themeColor="accent6" w:themeShade="BF"/>
              </w:rPr>
              <w:t>“</w:t>
            </w:r>
            <w:r w:rsidRPr="009F5390">
              <w:rPr>
                <w:rFonts w:ascii="SimSun" w:hAnsi="SimSun" w:hint="eastAsia"/>
                <w:color w:val="E36C0A" w:themeColor="accent6" w:themeShade="BF"/>
              </w:rPr>
              <w:t>To Excel</w:t>
            </w:r>
            <w:r w:rsidRPr="009F5390">
              <w:rPr>
                <w:rFonts w:ascii="SimSun" w:hAnsi="SimSun" w:hint="eastAsia"/>
                <w:color w:val="E36C0A" w:themeColor="accent6" w:themeShade="BF"/>
              </w:rPr>
              <w:t>”</w:t>
            </w:r>
          </w:p>
        </w:tc>
        <w:tc>
          <w:tcPr>
            <w:tcW w:w="680" w:type="dxa"/>
          </w:tcPr>
          <w:p w:rsidR="00F924D8" w:rsidRPr="005E317B" w:rsidRDefault="00F924D8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1966E2" w:rsidRPr="001966E2" w:rsidRDefault="009F5390">
            <w:pPr>
              <w:rPr>
                <w:rFonts w:asciiTheme="minorEastAsia" w:hAnsiTheme="minorEastAsia"/>
                <w:color w:val="E36C0A" w:themeColor="accent6" w:themeShade="BF"/>
              </w:rPr>
            </w:pPr>
            <w:r w:rsidRPr="009F5390">
              <w:rPr>
                <w:rFonts w:asciiTheme="minorEastAsia" w:hAnsiTheme="minorEastAsia"/>
                <w:color w:val="E36C0A" w:themeColor="accent6" w:themeShade="BF"/>
              </w:rPr>
              <w:t>Click：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将</w:t>
            </w:r>
            <w:r w:rsidR="00D37FA0">
              <w:rPr>
                <w:rFonts w:asciiTheme="minorEastAsia" w:hAnsiTheme="minorEastAsia"/>
                <w:color w:val="E36C0A" w:themeColor="accent6" w:themeShade="BF"/>
              </w:rPr>
              <w:t>Light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No List表格中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当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前所有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记录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的PartNo、Descr、LightNo和Qty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栏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位中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数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据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转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成Excel格式的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资</w:t>
            </w:r>
            <w:r w:rsidRPr="009F5390">
              <w:rPr>
                <w:rFonts w:asciiTheme="minorEastAsia" w:hAnsiTheme="minorEastAsia"/>
                <w:color w:val="E36C0A" w:themeColor="accent6" w:themeShade="BF"/>
              </w:rPr>
              <w:t>料</w:t>
            </w:r>
            <w:r w:rsidRPr="009F5390">
              <w:rPr>
                <w:rFonts w:asciiTheme="minorEastAsia" w:hAnsiTheme="minorEastAsia" w:hint="eastAsia"/>
                <w:color w:val="E36C0A" w:themeColor="accent6" w:themeShade="BF"/>
              </w:rPr>
              <w:t>。</w:t>
            </w:r>
          </w:p>
        </w:tc>
        <w:tc>
          <w:tcPr>
            <w:tcW w:w="2629" w:type="dxa"/>
          </w:tcPr>
          <w:p w:rsidR="00D60BB7" w:rsidRDefault="00D60BB7" w:rsidP="00D60BB7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Excel</w:t>
            </w:r>
            <w:r>
              <w:rPr>
                <w:rFonts w:hint="eastAsia"/>
                <w:color w:val="E36C0A" w:themeColor="accent6" w:themeShade="BF"/>
              </w:rPr>
              <w:t>格式：</w:t>
            </w:r>
          </w:p>
          <w:p w:rsidR="00D60BB7" w:rsidRPr="00D60BB7" w:rsidRDefault="00D60BB7" w:rsidP="00D60BB7">
            <w:pPr>
              <w:rPr>
                <w:rFonts w:ascii="SimSun" w:hAnsi="Arial" w:cs="SimSun"/>
                <w:color w:val="E36C0A"/>
                <w:szCs w:val="20"/>
              </w:rPr>
            </w:pPr>
            <w:r>
              <w:rPr>
                <w:rFonts w:ascii="SimSun" w:cs="SimSun" w:hint="eastAsia"/>
                <w:color w:val="E36C0A"/>
                <w:szCs w:val="20"/>
                <w:lang w:val="zh-CN"/>
              </w:rPr>
              <w:t>第一行</w:t>
            </w:r>
            <w:r w:rsidR="009F5390" w:rsidRPr="009F5390">
              <w:rPr>
                <w:rFonts w:ascii="SimSun" w:cs="SimSun" w:hint="eastAsia"/>
                <w:color w:val="31849B" w:themeColor="accent5" w:themeShade="BF"/>
                <w:szCs w:val="20"/>
                <w:lang w:val="zh-CN"/>
              </w:rPr>
              <w:t>第一列</w:t>
            </w:r>
            <w:r>
              <w:rPr>
                <w:rFonts w:ascii="SimSun" w:cs="SimSun" w:hint="eastAsia"/>
                <w:color w:val="E36C0A"/>
                <w:szCs w:val="20"/>
                <w:lang w:val="zh-CN"/>
              </w:rPr>
              <w:t>是</w:t>
            </w:r>
            <w:r>
              <w:rPr>
                <w:rFonts w:ascii="Arial" w:hAnsi="Arial" w:cs="Arial"/>
                <w:color w:val="E36C0A"/>
                <w:szCs w:val="20"/>
              </w:rPr>
              <w:t>Line</w:t>
            </w:r>
            <w:r w:rsidR="009F5390" w:rsidRPr="009F5390">
              <w:rPr>
                <w:rFonts w:ascii="SimSun" w:hAnsi="Arial" w:cs="SimSun" w:hint="eastAsia"/>
                <w:color w:val="E36C0A"/>
                <w:szCs w:val="20"/>
              </w:rPr>
              <w:t>：</w:t>
            </w:r>
            <w:r>
              <w:rPr>
                <w:rFonts w:ascii="Arial" w:hAnsi="Arial" w:cs="Arial"/>
                <w:color w:val="E36C0A"/>
                <w:szCs w:val="20"/>
              </w:rPr>
              <w:t>X</w:t>
            </w:r>
            <w:r w:rsidR="009F5390" w:rsidRPr="009F5390">
              <w:rPr>
                <w:rFonts w:ascii="SimSun" w:hAnsi="Arial" w:cs="SimSun" w:hint="eastAsia"/>
                <w:color w:val="E36C0A"/>
                <w:szCs w:val="20"/>
              </w:rPr>
              <w:t>，</w:t>
            </w:r>
            <w:r>
              <w:rPr>
                <w:rFonts w:ascii="Arial" w:hAnsi="Arial" w:cs="Arial"/>
                <w:color w:val="E36C0A"/>
                <w:szCs w:val="20"/>
              </w:rPr>
              <w:t>x</w:t>
            </w:r>
            <w:r>
              <w:rPr>
                <w:rFonts w:ascii="SimSun" w:hAnsi="Arial" w:cs="SimSun" w:hint="eastAsia"/>
                <w:color w:val="E36C0A"/>
                <w:szCs w:val="20"/>
                <w:lang w:val="zh-CN"/>
              </w:rPr>
              <w:t>为</w:t>
            </w:r>
            <w:r>
              <w:rPr>
                <w:rFonts w:ascii="Arial" w:hAnsi="Arial" w:cs="Arial"/>
                <w:color w:val="E36C0A"/>
                <w:szCs w:val="20"/>
              </w:rPr>
              <w:t>Line</w:t>
            </w:r>
            <w:r>
              <w:rPr>
                <w:rFonts w:ascii="SimSun" w:hAnsi="Arial" w:cs="SimSun" w:hint="eastAsia"/>
                <w:color w:val="E36C0A"/>
                <w:szCs w:val="20"/>
                <w:lang w:val="zh-CN"/>
              </w:rPr>
              <w:t>名</w:t>
            </w:r>
            <w:r w:rsidR="009F5390" w:rsidRPr="009F5390">
              <w:rPr>
                <w:rFonts w:ascii="SimSun" w:hAnsi="Arial" w:cs="SimSun" w:hint="eastAsia"/>
                <w:color w:val="31849B" w:themeColor="accent5" w:themeShade="BF"/>
                <w:szCs w:val="20"/>
              </w:rPr>
              <w:t>，</w:t>
            </w:r>
            <w:r w:rsidR="009F5390" w:rsidRPr="009F5390">
              <w:rPr>
                <w:rFonts w:ascii="SimSun" w:hAnsi="Arial" w:cs="SimSun" w:hint="eastAsia"/>
                <w:color w:val="31849B" w:themeColor="accent5" w:themeShade="BF"/>
                <w:szCs w:val="20"/>
                <w:lang w:val="zh-CN"/>
              </w:rPr>
              <w:t>第二列是</w:t>
            </w:r>
            <w:r w:rsidR="009F5390" w:rsidRPr="009F5390">
              <w:rPr>
                <w:rFonts w:ascii="SimSun" w:hAnsi="Arial" w:cs="SimSun"/>
                <w:color w:val="31849B" w:themeColor="accent5" w:themeShade="BF"/>
                <w:szCs w:val="20"/>
              </w:rPr>
              <w:t>Family</w:t>
            </w:r>
            <w:r w:rsidR="009F5390" w:rsidRPr="009F5390">
              <w:rPr>
                <w:rFonts w:ascii="SimSun" w:hAnsi="Arial" w:cs="SimSun" w:hint="eastAsia"/>
                <w:color w:val="31849B" w:themeColor="accent5" w:themeShade="BF"/>
                <w:szCs w:val="20"/>
              </w:rPr>
              <w:t>：</w:t>
            </w:r>
            <w:r w:rsidR="009F5390" w:rsidRPr="009F5390">
              <w:rPr>
                <w:rFonts w:ascii="SimSun" w:hAnsi="Arial" w:cs="SimSun"/>
                <w:color w:val="31849B" w:themeColor="accent5" w:themeShade="BF"/>
                <w:szCs w:val="20"/>
              </w:rPr>
              <w:t>XXXXX</w:t>
            </w:r>
            <w:r w:rsidR="009F5390" w:rsidRPr="009F5390">
              <w:rPr>
                <w:rFonts w:ascii="SimSun" w:hAnsi="Arial" w:cs="SimSun" w:hint="eastAsia"/>
                <w:color w:val="31849B" w:themeColor="accent5" w:themeShade="BF"/>
                <w:szCs w:val="20"/>
              </w:rPr>
              <w:t>，</w:t>
            </w:r>
            <w:r w:rsidR="009F5390" w:rsidRPr="009F5390">
              <w:rPr>
                <w:rFonts w:ascii="SimSun" w:hAnsi="Arial" w:cs="SimSun"/>
                <w:color w:val="31849B" w:themeColor="accent5" w:themeShade="BF"/>
                <w:szCs w:val="20"/>
              </w:rPr>
              <w:t>XXXXX</w:t>
            </w:r>
            <w:r w:rsidR="009F5390" w:rsidRPr="009F5390">
              <w:rPr>
                <w:rFonts w:ascii="SimSun" w:hAnsi="Arial" w:cs="SimSun" w:hint="eastAsia"/>
                <w:color w:val="31849B" w:themeColor="accent5" w:themeShade="BF"/>
                <w:szCs w:val="20"/>
                <w:lang w:val="zh-CN"/>
              </w:rPr>
              <w:t>是</w:t>
            </w:r>
            <w:r w:rsidR="009F5390" w:rsidRPr="009F5390">
              <w:rPr>
                <w:rFonts w:ascii="SimSun" w:hAnsi="Arial" w:cs="SimSun"/>
                <w:color w:val="31849B" w:themeColor="accent5" w:themeShade="BF"/>
                <w:szCs w:val="20"/>
              </w:rPr>
              <w:t>Family</w:t>
            </w:r>
          </w:p>
          <w:p w:rsidR="00D60BB7" w:rsidRPr="00D60BB7" w:rsidRDefault="00D60BB7" w:rsidP="00D60BB7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SimSun" w:cs="SimSun"/>
                <w:color w:val="E36C0A"/>
                <w:szCs w:val="20"/>
              </w:rPr>
            </w:pPr>
            <w:r>
              <w:rPr>
                <w:rFonts w:ascii="SimSun" w:cs="SimSun" w:hint="eastAsia"/>
                <w:color w:val="E36C0A"/>
                <w:szCs w:val="20"/>
                <w:lang w:val="zh-CN"/>
              </w:rPr>
              <w:t>然后空一行</w:t>
            </w:r>
          </w:p>
          <w:p w:rsidR="00D60BB7" w:rsidRPr="00D60BB7" w:rsidRDefault="00D60BB7" w:rsidP="00D60BB7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SimSun" w:hAnsi="MS Shell Dlg 2" w:cs="SimSun"/>
                <w:color w:val="E36C0A"/>
                <w:szCs w:val="20"/>
              </w:rPr>
            </w:pP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再下面是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PartNo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、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Descr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、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LightNo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和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Qty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的栏位名</w:t>
            </w:r>
          </w:p>
          <w:p w:rsidR="00F924D8" w:rsidRPr="005E317B" w:rsidRDefault="00D60BB7" w:rsidP="00D60BB7">
            <w:pPr>
              <w:rPr>
                <w:color w:val="E36C0A" w:themeColor="accent6" w:themeShade="BF"/>
              </w:rPr>
            </w:pP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再下面才是数据</w:t>
            </w:r>
          </w:p>
        </w:tc>
      </w:tr>
      <w:tr w:rsidR="00C00AE1" w:rsidRPr="005E317B" w:rsidTr="008F5B53">
        <w:tc>
          <w:tcPr>
            <w:tcW w:w="445" w:type="dxa"/>
          </w:tcPr>
          <w:p w:rsidR="00C00AE1" w:rsidRDefault="00984692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7</w:t>
            </w:r>
          </w:p>
        </w:tc>
        <w:tc>
          <w:tcPr>
            <w:tcW w:w="1310" w:type="dxa"/>
          </w:tcPr>
          <w:p w:rsidR="00C00AE1" w:rsidRPr="005E317B" w:rsidRDefault="00C00AE1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Line</w:t>
            </w:r>
          </w:p>
        </w:tc>
        <w:tc>
          <w:tcPr>
            <w:tcW w:w="916" w:type="dxa"/>
          </w:tcPr>
          <w:p w:rsidR="00C00AE1" w:rsidRPr="005E317B" w:rsidRDefault="00C00AE1" w:rsidP="008F5B53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Static</w:t>
            </w:r>
          </w:p>
        </w:tc>
        <w:tc>
          <w:tcPr>
            <w:tcW w:w="677" w:type="dxa"/>
          </w:tcPr>
          <w:p w:rsidR="00C00AE1" w:rsidRPr="005E317B" w:rsidRDefault="00C00AE1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C00AE1" w:rsidRPr="005E317B" w:rsidRDefault="00C00AE1" w:rsidP="00D63F38">
            <w:pPr>
              <w:rPr>
                <w:rFonts w:ascii="SimSun" w:hAnsi="SimSun"/>
                <w:color w:val="E36C0A" w:themeColor="accent6" w:themeShade="BF"/>
              </w:rPr>
            </w:pPr>
          </w:p>
        </w:tc>
        <w:tc>
          <w:tcPr>
            <w:tcW w:w="680" w:type="dxa"/>
          </w:tcPr>
          <w:p w:rsidR="00C00AE1" w:rsidRPr="005E317B" w:rsidRDefault="00C00AE1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C00AE1" w:rsidRPr="005E317B" w:rsidRDefault="00C00AE1" w:rsidP="005E317B">
            <w:pPr>
              <w:rPr>
                <w:rFonts w:asciiTheme="minorEastAsia" w:hAnsiTheme="minorEastAsia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C00AE1" w:rsidRPr="00C00AE1" w:rsidRDefault="00C00AE1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显示传入的</w:t>
            </w:r>
            <w:r>
              <w:rPr>
                <w:rFonts w:hint="eastAsia"/>
                <w:color w:val="E36C0A" w:themeColor="accent6" w:themeShade="BF"/>
              </w:rPr>
              <w:t>PdLine</w:t>
            </w:r>
            <w:r>
              <w:rPr>
                <w:rFonts w:hint="eastAsia"/>
                <w:color w:val="E36C0A" w:themeColor="accent6" w:themeShade="BF"/>
              </w:rPr>
              <w:t>参数</w:t>
            </w:r>
          </w:p>
        </w:tc>
      </w:tr>
      <w:tr w:rsidR="008B0AEF" w:rsidRPr="00C00AE1" w:rsidTr="003F1D12">
        <w:tc>
          <w:tcPr>
            <w:tcW w:w="445" w:type="dxa"/>
          </w:tcPr>
          <w:p w:rsidR="008B0AEF" w:rsidRPr="00C00AE1" w:rsidRDefault="00984692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8</w:t>
            </w:r>
          </w:p>
        </w:tc>
        <w:tc>
          <w:tcPr>
            <w:tcW w:w="1310" w:type="dxa"/>
          </w:tcPr>
          <w:p w:rsidR="008B0AEF" w:rsidRPr="00C00AE1" w:rsidRDefault="009F5390" w:rsidP="003F1D12">
            <w:pPr>
              <w:rPr>
                <w:color w:val="E36C0A" w:themeColor="accent6" w:themeShade="BF"/>
              </w:rPr>
            </w:pPr>
            <w:r w:rsidRPr="009F5390">
              <w:rPr>
                <w:color w:val="E36C0A" w:themeColor="accent6" w:themeShade="BF"/>
              </w:rPr>
              <w:t>PartType</w:t>
            </w:r>
          </w:p>
        </w:tc>
        <w:tc>
          <w:tcPr>
            <w:tcW w:w="916" w:type="dxa"/>
          </w:tcPr>
          <w:p w:rsidR="008B0AEF" w:rsidRPr="00C00AE1" w:rsidRDefault="009F5390" w:rsidP="003F1D12">
            <w:pPr>
              <w:rPr>
                <w:color w:val="E36C0A" w:themeColor="accent6" w:themeShade="BF"/>
              </w:rPr>
            </w:pPr>
            <w:r w:rsidRPr="009F5390">
              <w:rPr>
                <w:rFonts w:ascii="SimSun" w:hAnsi="SimSun" w:hint="eastAsia"/>
                <w:color w:val="E36C0A" w:themeColor="accent6" w:themeShade="BF"/>
              </w:rPr>
              <w:t>Select</w:t>
            </w:r>
          </w:p>
        </w:tc>
        <w:tc>
          <w:tcPr>
            <w:tcW w:w="677" w:type="dxa"/>
          </w:tcPr>
          <w:p w:rsidR="008B0AEF" w:rsidRPr="00C00AE1" w:rsidRDefault="008B0AEF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8B0AEF" w:rsidRPr="00C00AE1" w:rsidRDefault="008B3A7C" w:rsidP="003F1D12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第一个选</w:t>
            </w:r>
            <w:r w:rsidR="009F5390" w:rsidRPr="009F5390">
              <w:rPr>
                <w:rFonts w:ascii="SimSun" w:hAnsi="SimSun" w:hint="eastAsia"/>
                <w:color w:val="E36C0A" w:themeColor="accent6" w:themeShade="BF"/>
              </w:rPr>
              <w:t>项被选取</w:t>
            </w:r>
          </w:p>
          <w:p w:rsidR="008B0AEF" w:rsidRPr="00C00AE1" w:rsidRDefault="008B0AEF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680" w:type="dxa"/>
          </w:tcPr>
          <w:p w:rsidR="008B0AEF" w:rsidRPr="00C00AE1" w:rsidRDefault="008B0AEF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8B0AEF" w:rsidRPr="00C00AE1" w:rsidRDefault="008B0AEF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1966E2" w:rsidRPr="001966E2" w:rsidRDefault="009F5390">
            <w:pPr>
              <w:rPr>
                <w:color w:val="E36C0A" w:themeColor="accent6" w:themeShade="BF"/>
              </w:rPr>
            </w:pPr>
            <w:r w:rsidRPr="009F5390">
              <w:rPr>
                <w:rFonts w:hint="eastAsia"/>
                <w:color w:val="E36C0A" w:themeColor="accent6" w:themeShade="BF"/>
              </w:rPr>
              <w:t>选项包括</w:t>
            </w:r>
            <w:r w:rsidRPr="009F5390">
              <w:rPr>
                <w:color w:val="E36C0A" w:themeColor="accent6" w:themeShade="BF"/>
              </w:rPr>
              <w:t>KitLoc</w:t>
            </w:r>
            <w:r w:rsidRPr="009F5390">
              <w:rPr>
                <w:rFonts w:hint="eastAsia"/>
                <w:color w:val="E36C0A" w:themeColor="accent6" w:themeShade="BF"/>
              </w:rPr>
              <w:t>表中出现过的所有</w:t>
            </w:r>
            <w:r w:rsidRPr="009F5390">
              <w:rPr>
                <w:color w:val="E36C0A" w:themeColor="accent6" w:themeShade="BF"/>
              </w:rPr>
              <w:t>PartType</w:t>
            </w:r>
            <w:r w:rsidRPr="009F5390">
              <w:rPr>
                <w:rFonts w:hint="eastAsia"/>
                <w:color w:val="E36C0A" w:themeColor="accent6" w:themeShade="BF"/>
              </w:rPr>
              <w:t>，按字符序排列</w:t>
            </w:r>
          </w:p>
        </w:tc>
      </w:tr>
      <w:tr w:rsidR="008B0AEF" w:rsidRPr="00D60BB7" w:rsidTr="003F1D12">
        <w:tc>
          <w:tcPr>
            <w:tcW w:w="445" w:type="dxa"/>
          </w:tcPr>
          <w:p w:rsidR="008B0AEF" w:rsidRPr="00D60BB7" w:rsidRDefault="00984692" w:rsidP="003F1D12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8B0AEF" w:rsidRPr="00D60BB7" w:rsidRDefault="009F5390" w:rsidP="003F1D12">
            <w:r w:rsidRPr="009F5390">
              <w:t>File</w:t>
            </w:r>
          </w:p>
        </w:tc>
        <w:tc>
          <w:tcPr>
            <w:tcW w:w="916" w:type="dxa"/>
          </w:tcPr>
          <w:p w:rsidR="008B0AEF" w:rsidRPr="00D60BB7" w:rsidRDefault="009F5390" w:rsidP="003F1D12">
            <w:pPr>
              <w:rPr>
                <w:rFonts w:ascii="SimSun" w:hAnsi="SimSun"/>
              </w:rPr>
            </w:pPr>
            <w:r w:rsidRPr="009F5390"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8B0AEF" w:rsidRPr="00D60BB7" w:rsidRDefault="008B0AEF" w:rsidP="003F1D12"/>
        </w:tc>
        <w:tc>
          <w:tcPr>
            <w:tcW w:w="1432" w:type="dxa"/>
          </w:tcPr>
          <w:p w:rsidR="008B0AEF" w:rsidRPr="00D60BB7" w:rsidRDefault="009F5390" w:rsidP="003F1D12">
            <w:pPr>
              <w:rPr>
                <w:rFonts w:eastAsia="新細明體"/>
                <w:lang w:eastAsia="zh-TW"/>
              </w:rPr>
            </w:pPr>
            <w:r w:rsidRPr="009F5390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8B0AEF" w:rsidRPr="00D60BB7" w:rsidRDefault="008B0AEF" w:rsidP="003F1D12"/>
        </w:tc>
        <w:tc>
          <w:tcPr>
            <w:tcW w:w="2728" w:type="dxa"/>
          </w:tcPr>
          <w:p w:rsidR="008B0AEF" w:rsidRPr="00D60BB7" w:rsidRDefault="008B0AEF" w:rsidP="003F1D12">
            <w:pPr>
              <w:rPr>
                <w:rFonts w:ascii="SimSun"/>
              </w:rPr>
            </w:pPr>
          </w:p>
        </w:tc>
        <w:tc>
          <w:tcPr>
            <w:tcW w:w="2629" w:type="dxa"/>
          </w:tcPr>
          <w:p w:rsidR="008B0AEF" w:rsidRPr="00D60BB7" w:rsidRDefault="009F5390" w:rsidP="003F1D12">
            <w:r w:rsidRPr="009F5390">
              <w:rPr>
                <w:rFonts w:ascii="SimSun" w:hAnsi="SimSun" w:hint="eastAsia"/>
              </w:rPr>
              <w:t>Readonly</w:t>
            </w:r>
          </w:p>
        </w:tc>
      </w:tr>
      <w:tr w:rsidR="008B0AEF" w:rsidRPr="00D60BB7" w:rsidTr="003F1D12">
        <w:tc>
          <w:tcPr>
            <w:tcW w:w="445" w:type="dxa"/>
          </w:tcPr>
          <w:p w:rsidR="008B0AEF" w:rsidRPr="00D60BB7" w:rsidRDefault="00984692" w:rsidP="003F1D12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8B0AEF" w:rsidRPr="00D60BB7" w:rsidRDefault="009F5390" w:rsidP="003F1D12">
            <w:r w:rsidRPr="009F5390">
              <w:t>Browse</w:t>
            </w:r>
          </w:p>
        </w:tc>
        <w:tc>
          <w:tcPr>
            <w:tcW w:w="916" w:type="dxa"/>
          </w:tcPr>
          <w:p w:rsidR="008B0AEF" w:rsidRPr="00D60BB7" w:rsidRDefault="009F5390" w:rsidP="003F1D12">
            <w:r w:rsidRPr="009F5390"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8B0AEF" w:rsidRPr="00D60BB7" w:rsidRDefault="008B0AEF" w:rsidP="003F1D12"/>
        </w:tc>
        <w:tc>
          <w:tcPr>
            <w:tcW w:w="1432" w:type="dxa"/>
          </w:tcPr>
          <w:p w:rsidR="008B0AEF" w:rsidRPr="00D60BB7" w:rsidRDefault="009F5390" w:rsidP="003F1D12">
            <w:r w:rsidRPr="009F5390">
              <w:rPr>
                <w:rFonts w:hint="eastAsia"/>
              </w:rPr>
              <w:t>“</w:t>
            </w:r>
            <w:r w:rsidRPr="009F5390">
              <w:t>Browse</w:t>
            </w:r>
            <w:r w:rsidRPr="009F5390"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8B0AEF" w:rsidRPr="00D60BB7" w:rsidRDefault="008B0AEF" w:rsidP="003F1D12"/>
        </w:tc>
        <w:tc>
          <w:tcPr>
            <w:tcW w:w="2728" w:type="dxa"/>
          </w:tcPr>
          <w:p w:rsidR="008B0AEF" w:rsidRPr="00D60BB7" w:rsidRDefault="009F5390" w:rsidP="003F1D12">
            <w:r w:rsidRPr="009F5390">
              <w:t>Click</w:t>
            </w:r>
            <w:r w:rsidRPr="009F5390">
              <w:rPr>
                <w:rFonts w:hint="eastAsia"/>
              </w:rPr>
              <w:t>：弹出文件选择对话框。所选文件的路径显示在</w:t>
            </w:r>
            <w:r w:rsidRPr="009F5390">
              <w:t>file</w:t>
            </w:r>
            <w:r w:rsidRPr="009F5390">
              <w:rPr>
                <w:rFonts w:hint="eastAsia"/>
              </w:rPr>
              <w:t>框中。</w:t>
            </w:r>
          </w:p>
        </w:tc>
        <w:tc>
          <w:tcPr>
            <w:tcW w:w="2629" w:type="dxa"/>
          </w:tcPr>
          <w:p w:rsidR="008B0AEF" w:rsidRPr="00D60BB7" w:rsidRDefault="008B0AEF" w:rsidP="003F1D12"/>
        </w:tc>
      </w:tr>
      <w:tr w:rsidR="008B0AEF" w:rsidRPr="00637F92" w:rsidTr="003F1D12">
        <w:tc>
          <w:tcPr>
            <w:tcW w:w="445" w:type="dxa"/>
          </w:tcPr>
          <w:p w:rsidR="008B0AEF" w:rsidRPr="00EB7728" w:rsidRDefault="00984692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11</w:t>
            </w:r>
          </w:p>
        </w:tc>
        <w:tc>
          <w:tcPr>
            <w:tcW w:w="1310" w:type="dxa"/>
          </w:tcPr>
          <w:p w:rsidR="008B0AEF" w:rsidRPr="00EA161D" w:rsidRDefault="00C00AE1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Ok</w:t>
            </w:r>
          </w:p>
        </w:tc>
        <w:tc>
          <w:tcPr>
            <w:tcW w:w="916" w:type="dxa"/>
          </w:tcPr>
          <w:p w:rsidR="008B0AEF" w:rsidRPr="00637F92" w:rsidRDefault="008B0AEF" w:rsidP="003F1D1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8B0AEF" w:rsidRPr="00637F92" w:rsidRDefault="008B0AEF" w:rsidP="003F1D12"/>
        </w:tc>
        <w:tc>
          <w:tcPr>
            <w:tcW w:w="1432" w:type="dxa"/>
          </w:tcPr>
          <w:p w:rsidR="001966E2" w:rsidRDefault="008B0AEF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“</w:t>
            </w:r>
            <w:r w:rsidR="00C00AE1">
              <w:rPr>
                <w:rFonts w:ascii="SimSun" w:hAnsi="SimSun" w:hint="eastAsia"/>
                <w:color w:val="E36C0A" w:themeColor="accent6" w:themeShade="BF"/>
              </w:rPr>
              <w:t>Ok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8B0AEF" w:rsidRPr="00637F92" w:rsidRDefault="008B0AEF" w:rsidP="003F1D12"/>
        </w:tc>
        <w:tc>
          <w:tcPr>
            <w:tcW w:w="2728" w:type="dxa"/>
          </w:tcPr>
          <w:p w:rsidR="008B0AEF" w:rsidRDefault="008B0AEF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Click：1、若File框为空，则提示用户，放弃后续操作。</w:t>
            </w:r>
          </w:p>
          <w:p w:rsidR="008B0AEF" w:rsidRDefault="008B0AEF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2、若File框内容不是以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.xls</w:t>
            </w:r>
            <w:r>
              <w:rPr>
                <w:rFonts w:asciiTheme="minorEastAsia" w:hAnsiTheme="minorEastAsia"/>
              </w:rPr>
              <w:t>”</w:t>
            </w:r>
            <w:r w:rsidRPr="00F16B72">
              <w:rPr>
                <w:rFonts w:asciiTheme="minorEastAsia" w:hAnsiTheme="minorEastAsia" w:hint="eastAsia"/>
                <w:color w:val="00B050"/>
              </w:rPr>
              <w:t>、</w:t>
            </w:r>
            <w:r w:rsidRPr="00F16B72">
              <w:rPr>
                <w:rFonts w:ascii="NSimSun" w:eastAsia="NSimSun" w:cs="NSimSun"/>
                <w:color w:val="00B050"/>
                <w:sz w:val="18"/>
                <w:szCs w:val="18"/>
              </w:rPr>
              <w:t xml:space="preserve"> ".xlsx"</w:t>
            </w:r>
            <w:r w:rsidRPr="00F16B72">
              <w:rPr>
                <w:rFonts w:ascii="NSimSun" w:eastAsia="NSimSun" w:cs="NSimSun" w:hint="eastAsia"/>
                <w:color w:val="00B050"/>
                <w:sz w:val="18"/>
                <w:szCs w:val="18"/>
                <w:lang w:val="zh-CN"/>
              </w:rPr>
              <w:t>或</w:t>
            </w:r>
            <w:r w:rsidRPr="00F16B72">
              <w:rPr>
                <w:rFonts w:ascii="NSimSun" w:eastAsia="NSimSun" w:cs="NSimSun"/>
                <w:color w:val="00B050"/>
                <w:sz w:val="18"/>
                <w:szCs w:val="18"/>
              </w:rPr>
              <w:t>".xlsm"</w:t>
            </w:r>
            <w:r>
              <w:rPr>
                <w:rFonts w:asciiTheme="minorEastAsia" w:hAnsiTheme="minorEastAsia" w:hint="eastAsia"/>
              </w:rPr>
              <w:t>结尾，则提示用户，放弃后续操作。</w:t>
            </w:r>
          </w:p>
          <w:p w:rsidR="008B0AEF" w:rsidRDefault="008B3A7C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  <w:r w:rsidR="008B0AEF">
              <w:rPr>
                <w:rFonts w:asciiTheme="minorEastAsia" w:hAnsiTheme="minorEastAsia" w:hint="eastAsia"/>
              </w:rPr>
              <w:t>、若PartType选项为空，则提示用户“</w:t>
            </w:r>
            <w:r w:rsidR="008B0AEF" w:rsidRPr="00787FF6">
              <w:rPr>
                <w:rFonts w:asciiTheme="minorEastAsia" w:hAnsiTheme="minorEastAsia" w:hint="eastAsia"/>
              </w:rPr>
              <w:t>请选择料的类型！</w:t>
            </w:r>
            <w:r w:rsidR="008B0AEF">
              <w:rPr>
                <w:rFonts w:asciiTheme="minorEastAsia" w:hAnsiTheme="minorEastAsia" w:hint="eastAsia"/>
              </w:rPr>
              <w:t>”，放弃后续操作。</w:t>
            </w:r>
          </w:p>
          <w:p w:rsidR="008B0AEF" w:rsidRDefault="008B3A7C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8B0AEF">
              <w:rPr>
                <w:rFonts w:asciiTheme="minorEastAsia" w:hAnsiTheme="minorEastAsia" w:hint="eastAsia"/>
              </w:rPr>
              <w:t>、询问用户“本操作将覆盖现有库位资料。请问是否继续？”若用户回答“否”，则放弃后续操作。</w:t>
            </w:r>
          </w:p>
          <w:p w:rsidR="008B0AEF" w:rsidRDefault="008B3A7C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  <w:r w:rsidR="008B0AEF">
              <w:rPr>
                <w:rFonts w:asciiTheme="minorEastAsia" w:hAnsiTheme="minorEastAsia" w:hint="eastAsia"/>
              </w:rPr>
              <w:t>、上传并解析所上传的excel文件</w:t>
            </w:r>
            <w:r w:rsidR="008B0AEF" w:rsidRPr="00F73009">
              <w:rPr>
                <w:rFonts w:asciiTheme="minorEastAsia" w:hAnsiTheme="minorEastAsia" w:hint="eastAsia"/>
                <w:color w:val="FF0000"/>
              </w:rPr>
              <w:t>（仅一列“</w:t>
            </w:r>
            <w:r w:rsidR="008B0AEF" w:rsidRPr="00F73009">
              <w:rPr>
                <w:rFonts w:asciiTheme="minorEastAsia" w:hAnsiTheme="minorEastAsia"/>
                <w:color w:val="FF0000"/>
              </w:rPr>
              <w:t>Model”，从第2行开始是Model数据）</w:t>
            </w:r>
            <w:r w:rsidR="008B0AEF">
              <w:rPr>
                <w:rFonts w:asciiTheme="minorEastAsia" w:hAnsiTheme="minorEastAsia" w:hint="eastAsia"/>
              </w:rPr>
              <w:t>，从中获取需要分配库位的所有Model</w:t>
            </w:r>
            <w:r w:rsidR="00183AE7">
              <w:rPr>
                <w:rFonts w:asciiTheme="minorEastAsia" w:hAnsiTheme="minorEastAsia" w:hint="eastAsia"/>
              </w:rPr>
              <w:t>（剔除重复的Model</w:t>
            </w:r>
            <w:r w:rsidR="00183AE7">
              <w:rPr>
                <w:rFonts w:asciiTheme="minorEastAsia" w:hAnsiTheme="minorEastAsia"/>
              </w:rPr>
              <w:t>）</w:t>
            </w:r>
            <w:r w:rsidR="008B0AEF">
              <w:rPr>
                <w:rFonts w:asciiTheme="minorEastAsia" w:hAnsiTheme="minorEastAsia" w:hint="eastAsia"/>
              </w:rPr>
              <w:t>。</w:t>
            </w:r>
            <w:r w:rsidR="008B0AEF" w:rsidRPr="00F73009">
              <w:rPr>
                <w:rFonts w:asciiTheme="minorEastAsia" w:hAnsiTheme="minorEastAsia" w:hint="eastAsia"/>
                <w:color w:val="FF0000"/>
              </w:rPr>
              <w:t>数据保存到</w:t>
            </w:r>
            <w:r w:rsidR="008B0AEF" w:rsidRPr="00F73009">
              <w:rPr>
                <w:rFonts w:asciiTheme="minorEastAsia" w:hAnsiTheme="minorEastAsia"/>
                <w:color w:val="FF0000"/>
              </w:rPr>
              <w:t>TmpKit表中</w:t>
            </w:r>
            <w:r w:rsidR="008B0AEF">
              <w:rPr>
                <w:rFonts w:asciiTheme="minorEastAsia" w:hAnsiTheme="minorEastAsia" w:hint="eastAsia"/>
                <w:color w:val="FF0000"/>
              </w:rPr>
              <w:t>(Type=</w:t>
            </w:r>
            <w:r w:rsidR="008B0AEF">
              <w:rPr>
                <w:rFonts w:asciiTheme="minorEastAsia" w:hAnsiTheme="minorEastAsia"/>
                <w:color w:val="FF0000"/>
              </w:rPr>
              <w:t>’</w:t>
            </w:r>
            <w:r w:rsidR="008B0AEF">
              <w:rPr>
                <w:rFonts w:asciiTheme="minorEastAsia" w:hAnsiTheme="minorEastAsia" w:hint="eastAsia"/>
                <w:color w:val="FF0000"/>
              </w:rPr>
              <w:t>FA</w:t>
            </w:r>
            <w:r w:rsidR="008B0AEF">
              <w:rPr>
                <w:rFonts w:asciiTheme="minorEastAsia" w:hAnsiTheme="minorEastAsia"/>
                <w:color w:val="FF0000"/>
              </w:rPr>
              <w:t>’</w:t>
            </w:r>
            <w:r w:rsidR="008B0AEF">
              <w:rPr>
                <w:rFonts w:asciiTheme="minorEastAsia" w:hAnsiTheme="minorEastAsia" w:hint="eastAsia"/>
                <w:color w:val="FF0000"/>
              </w:rPr>
              <w:t>)</w:t>
            </w:r>
            <w:r w:rsidR="008B0AEF" w:rsidRPr="00F73009">
              <w:rPr>
                <w:rFonts w:asciiTheme="minorEastAsia" w:hAnsiTheme="minorEastAsia"/>
                <w:color w:val="FF0000"/>
              </w:rPr>
              <w:t>。</w:t>
            </w:r>
          </w:p>
          <w:p w:rsidR="008B0AEF" w:rsidRDefault="008B3A7C" w:rsidP="003F1D12">
            <w:pPr>
              <w:rPr>
                <w:ins w:id="1695" w:author="Gao, Guan-Wei (高貫偉 ITC)" w:date="2012-07-10T17:57:00Z"/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6</w:t>
            </w:r>
            <w:r w:rsidR="008B0AEF">
              <w:rPr>
                <w:rFonts w:asciiTheme="minorEastAsia" w:hAnsiTheme="minorEastAsia" w:hint="eastAsia"/>
              </w:rPr>
              <w:t>、根据Model找到其Family以及对应的KitLoc。</w:t>
            </w:r>
          </w:p>
          <w:p w:rsidR="00163348" w:rsidRDefault="00163348" w:rsidP="003F1D12">
            <w:pPr>
              <w:rPr>
                <w:ins w:id="1696" w:author="Gao, Guan-Wei (高貫偉 ITC)" w:date="2012-07-10T17:55:00Z"/>
                <w:rFonts w:asciiTheme="minorEastAsia" w:hAnsiTheme="minorEastAsia"/>
              </w:rPr>
            </w:pPr>
            <w:ins w:id="1697" w:author="Gao, Guan-Wei (高貫偉 ITC)" w:date="2012-07-10T17:57:00Z">
              <w:r>
                <w:rPr>
                  <w:rFonts w:asciiTheme="minorEastAsia" w:hAnsiTheme="minorEastAsia" w:hint="eastAsia"/>
                </w:rPr>
                <w:t>【2012-7-10】</w:t>
              </w:r>
            </w:ins>
          </w:p>
          <w:p w:rsidR="005A4EE3" w:rsidRPr="00163348" w:rsidRDefault="008E4B75" w:rsidP="003F1D12">
            <w:pPr>
              <w:rPr>
                <w:rFonts w:asciiTheme="minorEastAsia" w:hAnsiTheme="minorEastAsia"/>
                <w:color w:val="FF0000"/>
                <w:rPrChange w:id="1698" w:author="Gao, Guan-Wei (高貫偉 ITC)" w:date="2012-07-10T17:57:00Z">
                  <w:rPr>
                    <w:rFonts w:asciiTheme="minorEastAsia" w:hAnsiTheme="minorEastAsia"/>
                  </w:rPr>
                </w:rPrChange>
              </w:rPr>
            </w:pPr>
            <w:ins w:id="1699" w:author="Gao, Guan-Wei (高貫偉 ITC)" w:date="2012-07-10T17:56:00Z">
              <w:r w:rsidRPr="008E4B75">
                <w:rPr>
                  <w:rFonts w:asciiTheme="minorEastAsia" w:hAnsiTheme="minorEastAsia" w:hint="eastAsia"/>
                  <w:color w:val="FF0000"/>
                  <w:highlight w:val="yellow"/>
                  <w:rPrChange w:id="1700" w:author="Gao, Guan-Wei (高貫偉 ITC)" w:date="2012-07-10T17:57:00Z">
                    <w:rPr>
                      <w:rFonts w:asciiTheme="minorEastAsia" w:hAnsiTheme="minorEastAsia" w:hint="eastAsia"/>
                      <w:color w:val="0000FF"/>
                      <w:u w:val="single"/>
                    </w:rPr>
                  </w:rPrChange>
                </w:rPr>
                <w:t>若数据不存在，则报错：“请先用</w:t>
              </w:r>
              <w:r w:rsidRPr="008E4B75">
                <w:rPr>
                  <w:rFonts w:asciiTheme="minorEastAsia" w:hAnsiTheme="minorEastAsia"/>
                  <w:color w:val="FF0000"/>
                  <w:highlight w:val="yellow"/>
                  <w:rPrChange w:id="1701" w:author="Gao, Guan-Wei (高貫偉 ITC)" w:date="2012-07-10T17:57:00Z">
                    <w:rPr>
                      <w:rFonts w:asciiTheme="minorEastAsia" w:hAnsiTheme="minorEastAsia"/>
                      <w:color w:val="0000FF"/>
                      <w:u w:val="single"/>
                    </w:rPr>
                  </w:rPrChange>
                </w:rPr>
                <w:t>FA Float Location</w:t>
              </w:r>
              <w:r w:rsidRPr="008E4B75">
                <w:rPr>
                  <w:rFonts w:asciiTheme="minorEastAsia" w:hAnsiTheme="minorEastAsia" w:hint="eastAsia"/>
                  <w:color w:val="FF0000"/>
                  <w:highlight w:val="yellow"/>
                  <w:rPrChange w:id="1702" w:author="Gao, Guan-Wei (高貫偉 ITC)" w:date="2012-07-10T17:57:00Z">
                    <w:rPr>
                      <w:rFonts w:asciiTheme="minorEastAsia" w:hAnsiTheme="minorEastAsia" w:hint="eastAsia"/>
                      <w:color w:val="0000FF"/>
                      <w:u w:val="single"/>
                    </w:rPr>
                  </w:rPrChange>
                </w:rPr>
                <w:t>维护浮动库位”</w:t>
              </w:r>
            </w:ins>
          </w:p>
          <w:p w:rsidR="008B0AEF" w:rsidRDefault="008B3A7C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</w:t>
            </w:r>
            <w:r w:rsidR="008B0AEF">
              <w:rPr>
                <w:rFonts w:asciiTheme="minorEastAsia" w:hAnsiTheme="minorEastAsia" w:hint="eastAsia"/>
              </w:rPr>
              <w:t>、展对应BOM的</w:t>
            </w:r>
            <w:r w:rsidR="008B0AEF" w:rsidRPr="00433CDE">
              <w:rPr>
                <w:rFonts w:asciiTheme="minorEastAsia" w:hAnsiTheme="minorEastAsia"/>
              </w:rPr>
              <w:t>'KP','P1','BM'</w:t>
            </w:r>
            <w:r w:rsidR="008B0AEF" w:rsidRPr="00433CDE">
              <w:rPr>
                <w:rFonts w:asciiTheme="minorEastAsia" w:hAnsiTheme="minorEastAsia" w:hint="eastAsia"/>
              </w:rPr>
              <w:t>三种类型的节点</w:t>
            </w:r>
            <w:r w:rsidR="008B0AEF">
              <w:rPr>
                <w:rFonts w:asciiTheme="minorEastAsia" w:hAnsiTheme="minorEastAsia" w:hint="eastAsia"/>
              </w:rPr>
              <w:t>以及它们的分支</w:t>
            </w:r>
            <w:r w:rsidR="008B0AEF" w:rsidRPr="00433CDE">
              <w:rPr>
                <w:rFonts w:asciiTheme="minorEastAsia" w:hAnsiTheme="minorEastAsia" w:hint="eastAsia"/>
              </w:rPr>
              <w:t>。</w:t>
            </w:r>
          </w:p>
          <w:p w:rsidR="008B0AEF" w:rsidRPr="00433CDE" w:rsidRDefault="008B3A7C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8</w:t>
            </w:r>
            <w:r w:rsidR="008B0AEF" w:rsidRPr="00433CDE">
              <w:rPr>
                <w:rFonts w:asciiTheme="minorEastAsia" w:hAnsiTheme="minorEastAsia" w:hint="eastAsia"/>
              </w:rPr>
              <w:t>、若所需库位总数超过浮动库位总数，提示用户“</w:t>
            </w:r>
            <w:r w:rsidR="008B0AEF" w:rsidRPr="00433CDE">
              <w:rPr>
                <w:rFonts w:asciiTheme="minorEastAsia" w:hAnsiTheme="minorEastAsia"/>
              </w:rPr>
              <w:t>超過現有浮動庫位數，請修改資料，重新上傳！</w:t>
            </w:r>
            <w:r w:rsidR="008B0AEF" w:rsidRPr="00433CDE">
              <w:rPr>
                <w:rFonts w:asciiTheme="minorEastAsia" w:hAnsiTheme="minorEastAsia" w:hint="eastAsia"/>
              </w:rPr>
              <w:t>”，放弃后</w:t>
            </w:r>
            <w:r w:rsidR="008B0AEF" w:rsidRPr="00433CDE">
              <w:rPr>
                <w:rFonts w:asciiTheme="minorEastAsia" w:hAnsiTheme="minorEastAsia" w:hint="eastAsia"/>
              </w:rPr>
              <w:lastRenderedPageBreak/>
              <w:t>续操作。</w:t>
            </w:r>
          </w:p>
          <w:p w:rsidR="001966E2" w:rsidRDefault="008B3A7C">
            <w:pPr>
              <w:rPr>
                <w:rFonts w:eastAsia="新細明體"/>
              </w:rPr>
            </w:pPr>
            <w:r>
              <w:rPr>
                <w:rFonts w:asciiTheme="minorEastAsia" w:hAnsiTheme="minorEastAsia" w:hint="eastAsia"/>
              </w:rPr>
              <w:t>9</w:t>
            </w:r>
            <w:r w:rsidR="008B0AEF" w:rsidRPr="00433CDE">
              <w:rPr>
                <w:rFonts w:asciiTheme="minorEastAsia" w:hAnsiTheme="minorEastAsia" w:hint="eastAsia"/>
              </w:rPr>
              <w:t>、分配浮动库位。提示用户“</w:t>
            </w:r>
            <w:r w:rsidR="008B0AEF" w:rsidRPr="00433CDE">
              <w:rPr>
                <w:rFonts w:asciiTheme="minorEastAsia" w:hAnsiTheme="minorEastAsia"/>
              </w:rPr>
              <w:t>Upload Success!</w:t>
            </w:r>
            <w:r w:rsidR="008B0AEF" w:rsidRPr="00433CDE">
              <w:rPr>
                <w:rFonts w:asciiTheme="minorEastAsia" w:hAnsiTheme="minorEastAsia" w:hint="eastAsia"/>
              </w:rPr>
              <w:t>”。</w:t>
            </w:r>
            <w:r w:rsidR="009F5390" w:rsidRPr="009F5390">
              <w:rPr>
                <w:rFonts w:asciiTheme="minorEastAsia" w:hAnsiTheme="minorEastAsia" w:hint="eastAsia"/>
                <w:color w:val="E36C0A" w:themeColor="accent6" w:themeShade="BF"/>
              </w:rPr>
              <w:t>关闭对话框。</w:t>
            </w:r>
          </w:p>
        </w:tc>
        <w:tc>
          <w:tcPr>
            <w:tcW w:w="2629" w:type="dxa"/>
          </w:tcPr>
          <w:p w:rsidR="008B0AEF" w:rsidRDefault="008B0AEF" w:rsidP="003F1D12">
            <w:pPr>
              <w:rPr>
                <w:rFonts w:asciiTheme="minorEastAsia" w:hAnsiTheme="minorEastAsia"/>
                <w:color w:val="FF0000"/>
              </w:rPr>
            </w:pPr>
            <w:r w:rsidRPr="00433CDE">
              <w:rPr>
                <w:rFonts w:asciiTheme="minorEastAsia" w:hAnsiTheme="minorEastAsia" w:hint="eastAsia"/>
                <w:color w:val="FF0000"/>
              </w:rPr>
              <w:lastRenderedPageBreak/>
              <w:t>请参考SP：</w:t>
            </w:r>
            <w:r w:rsidRPr="00433CDE">
              <w:rPr>
                <w:rFonts w:asciiTheme="minorEastAsia" w:hAnsiTheme="minorEastAsia"/>
                <w:color w:val="FF0000"/>
              </w:rPr>
              <w:t>op_KittingLocCheck</w:t>
            </w:r>
          </w:p>
          <w:p w:rsidR="008B0AEF" w:rsidRPr="004F38AC" w:rsidRDefault="008B0AEF" w:rsidP="003F1D12">
            <w:pPr>
              <w:rPr>
                <w:color w:val="FF0000"/>
              </w:rPr>
            </w:pPr>
          </w:p>
          <w:p w:rsidR="008B0AEF" w:rsidRPr="006777CD" w:rsidRDefault="008B0AEF" w:rsidP="003F1D12">
            <w:pPr>
              <w:rPr>
                <w:color w:val="FF0000"/>
              </w:rPr>
            </w:pPr>
          </w:p>
        </w:tc>
      </w:tr>
      <w:tr w:rsidR="008B0AEF" w:rsidRPr="005E317B" w:rsidTr="008F5B53">
        <w:tc>
          <w:tcPr>
            <w:tcW w:w="445" w:type="dxa"/>
          </w:tcPr>
          <w:p w:rsidR="008B0AEF" w:rsidRPr="008B0AEF" w:rsidRDefault="008B3A7C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lastRenderedPageBreak/>
              <w:t>1</w:t>
            </w:r>
            <w:r w:rsidR="00984692">
              <w:rPr>
                <w:rFonts w:hint="eastAsia"/>
                <w:color w:val="E36C0A" w:themeColor="accent6" w:themeShade="BF"/>
              </w:rPr>
              <w:t>2</w:t>
            </w:r>
          </w:p>
        </w:tc>
        <w:tc>
          <w:tcPr>
            <w:tcW w:w="1310" w:type="dxa"/>
          </w:tcPr>
          <w:p w:rsidR="008B0AEF" w:rsidRPr="005E317B" w:rsidRDefault="008B3A7C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Cancel</w:t>
            </w:r>
          </w:p>
        </w:tc>
        <w:tc>
          <w:tcPr>
            <w:tcW w:w="916" w:type="dxa"/>
          </w:tcPr>
          <w:p w:rsidR="008B0AEF" w:rsidRPr="005E317B" w:rsidRDefault="008B3A7C" w:rsidP="008F5B53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Button</w:t>
            </w:r>
          </w:p>
        </w:tc>
        <w:tc>
          <w:tcPr>
            <w:tcW w:w="677" w:type="dxa"/>
          </w:tcPr>
          <w:p w:rsidR="008B0AEF" w:rsidRPr="005E317B" w:rsidRDefault="008B0AEF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8B0AEF" w:rsidRPr="005E317B" w:rsidRDefault="008B3A7C" w:rsidP="00D63F38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“</w:t>
            </w:r>
            <w:r>
              <w:rPr>
                <w:rFonts w:ascii="SimSun" w:hAnsi="SimSun" w:hint="eastAsia"/>
                <w:color w:val="E36C0A" w:themeColor="accent6" w:themeShade="BF"/>
              </w:rPr>
              <w:t>Cancel</w:t>
            </w:r>
            <w:r>
              <w:rPr>
                <w:rFonts w:ascii="SimSun" w:hAnsi="SimSun"/>
                <w:color w:val="E36C0A" w:themeColor="accent6" w:themeShade="BF"/>
              </w:rPr>
              <w:t>”</w:t>
            </w:r>
          </w:p>
        </w:tc>
        <w:tc>
          <w:tcPr>
            <w:tcW w:w="680" w:type="dxa"/>
          </w:tcPr>
          <w:p w:rsidR="008B0AEF" w:rsidRPr="005E317B" w:rsidRDefault="008B0AEF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8B0AEF" w:rsidRPr="008B3A7C" w:rsidRDefault="008B3A7C" w:rsidP="005E317B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Click：</w:t>
            </w:r>
            <w:r w:rsidRPr="008B3A7C">
              <w:rPr>
                <w:rFonts w:asciiTheme="minorEastAsia" w:hAnsiTheme="minorEastAsia" w:hint="eastAsia"/>
                <w:color w:val="E36C0A" w:themeColor="accent6" w:themeShade="BF"/>
              </w:rPr>
              <w:t>关闭</w:t>
            </w:r>
            <w:r>
              <w:rPr>
                <w:rFonts w:asciiTheme="minorEastAsia" w:hAnsiTheme="minorEastAsia" w:hint="eastAsia"/>
                <w:color w:val="E36C0A" w:themeColor="accent6" w:themeShade="BF"/>
              </w:rPr>
              <w:t>对话框。</w:t>
            </w:r>
          </w:p>
        </w:tc>
        <w:tc>
          <w:tcPr>
            <w:tcW w:w="2629" w:type="dxa"/>
          </w:tcPr>
          <w:p w:rsidR="008B0AEF" w:rsidRPr="005E317B" w:rsidRDefault="008B0AEF" w:rsidP="008F5B53">
            <w:pPr>
              <w:rPr>
                <w:color w:val="E36C0A" w:themeColor="accent6" w:themeShade="BF"/>
              </w:rPr>
            </w:pPr>
          </w:p>
        </w:tc>
      </w:tr>
    </w:tbl>
    <w:p w:rsidR="00F924D8" w:rsidRDefault="00F924D8" w:rsidP="00F924D8"/>
    <w:p w:rsidR="00221F6C" w:rsidRDefault="00B40A83" w:rsidP="00221F6C">
      <w:pPr>
        <w:pStyle w:val="3"/>
      </w:pPr>
      <w:bookmarkStart w:id="1703" w:name="_Toc353207251"/>
      <w:r>
        <w:rPr>
          <w:rFonts w:hint="eastAsia"/>
        </w:rPr>
        <w:t>PAK Kitting Upload</w:t>
      </w:r>
      <w:r w:rsidR="00A63CF2">
        <w:rPr>
          <w:rFonts w:hint="eastAsia"/>
        </w:rPr>
        <w:t>界面</w:t>
      </w:r>
      <w:bookmarkEnd w:id="1703"/>
    </w:p>
    <w:p w:rsidR="00A63CF2" w:rsidRPr="0016237D" w:rsidRDefault="00A63CF2" w:rsidP="00221F6C">
      <w:pPr>
        <w:pStyle w:val="4"/>
      </w:pPr>
      <w:r>
        <w:rPr>
          <w:rFonts w:hint="eastAsia"/>
        </w:rPr>
        <w:t>示意圖</w:t>
      </w:r>
    </w:p>
    <w:p w:rsidR="00A63CF2" w:rsidRDefault="00220C93" w:rsidP="00A63CF2">
      <w:pPr>
        <w:jc w:val="center"/>
      </w:pPr>
      <w:r>
        <w:rPr>
          <w:noProof/>
        </w:rPr>
        <w:pict>
          <v:oval id="_x0000_s3684" style="position:absolute;left:0;text-align:left;margin-left:178.4pt;margin-top:125.2pt;width:19.45pt;height:17.25pt;z-index:251749376" fillcolor="yellow" strokecolor="red" strokeweight="1pt">
            <v:textbox style="mso-next-textbox:#_x0000_s3684;mso-fit-shape-to-text:t" inset="0,0,0,0">
              <w:txbxContent>
                <w:p w:rsidR="00220C93" w:rsidRPr="008721B4" w:rsidRDefault="00220C93" w:rsidP="00A63CF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  <w:lang w:eastAsia="zh-TW"/>
        </w:rPr>
        <w:pict>
          <v:oval id="_x0000_s3747" style="position:absolute;left:0;text-align:left;margin-left:129.1pt;margin-top:247.65pt;width:19.45pt;height:17.25pt;z-index:251772928" fillcolor="yellow" strokecolor="red" strokeweight="1pt">
            <v:textbox style="mso-next-textbox:#_x0000_s3747;mso-fit-shape-to-text:t" inset="0,0,0,0">
              <w:txbxContent>
                <w:p w:rsidR="00220C93" w:rsidRPr="008721B4" w:rsidRDefault="00220C93" w:rsidP="0038547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  <w:lang w:eastAsia="zh-TW"/>
        </w:rPr>
        <w:pict>
          <v:oval id="_x0000_s3746" style="position:absolute;left:0;text-align:left;margin-left:210.05pt;margin-top:22.55pt;width:19.45pt;height:17.25pt;z-index:251771904" fillcolor="yellow" strokecolor="red" strokeweight="1pt">
            <v:textbox style="mso-next-textbox:#_x0000_s3746;mso-fit-shape-to-text:t" inset="0,0,0,0">
              <w:txbxContent>
                <w:p w:rsidR="00220C93" w:rsidRPr="008721B4" w:rsidRDefault="00220C93" w:rsidP="00385475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3689" style="position:absolute;left:0;text-align:left;margin-left:452.3pt;margin-top:25.2pt;width:19.45pt;height:17.25pt;z-index:251752448" fillcolor="yellow" strokecolor="red" strokeweight="1pt">
            <v:textbox style="mso-next-textbox:#_x0000_s3689;mso-fit-shape-to-text:t" inset="0,0,0,0">
              <w:txbxContent>
                <w:p w:rsidR="00220C93" w:rsidRPr="008721B4" w:rsidRDefault="00220C93" w:rsidP="00A63CF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685" style="position:absolute;left:0;text-align:left;margin-left:456.05pt;margin-top:48.55pt;width:19.45pt;height:17.25pt;z-index:251750400" fillcolor="yellow" strokecolor="red" strokeweight="1pt">
            <v:textbox style="mso-next-textbox:#_x0000_s3685;mso-fit-shape-to-text:t" inset="0,0,0,0">
              <w:txbxContent>
                <w:p w:rsidR="00220C93" w:rsidRPr="008721B4" w:rsidRDefault="00220C93" w:rsidP="00A63CF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687" style="position:absolute;left:0;text-align:left;margin-left:135.05pt;margin-top:22.55pt;width:19.45pt;height:17.25pt;z-index:251751424" fillcolor="yellow" strokecolor="red" strokeweight="1pt">
            <v:textbox style="mso-next-textbox:#_x0000_s3687;mso-fit-shape-to-text:t" inset="0,0,0,0">
              <w:txbxContent>
                <w:p w:rsidR="00220C93" w:rsidRPr="008721B4" w:rsidRDefault="00220C93" w:rsidP="00A63CF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A63CF2" w:rsidRPr="00D26A4B">
        <w:t xml:space="preserve"> </w:t>
      </w:r>
      <w:r w:rsidR="00221F6C">
        <w:rPr>
          <w:noProof/>
          <w:lang w:eastAsia="zh-TW"/>
        </w:rPr>
        <w:drawing>
          <wp:inline distT="0" distB="0" distL="0" distR="0">
            <wp:extent cx="6647815" cy="3855720"/>
            <wp:effectExtent l="19050" t="0" r="635" b="0"/>
            <wp:docPr id="54" name="圖片 53" descr="LightN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No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6E2" w:rsidRDefault="00A63CF2">
      <w:pPr>
        <w:pStyle w:val="ae"/>
        <w:jc w:val="center"/>
        <w:rPr>
          <w:lang w:eastAsia="zh-TW"/>
        </w:rPr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 w:rsidR="00B40A83">
        <w:rPr>
          <w:rFonts w:hint="eastAsia"/>
        </w:rPr>
        <w:t>8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8B3A7C" w:rsidRDefault="00220C93" w:rsidP="008B3A7C">
      <w:pPr>
        <w:jc w:val="center"/>
      </w:pPr>
      <w:r>
        <w:rPr>
          <w:noProof/>
        </w:rPr>
        <w:pict>
          <v:oval id="_x0000_s3734" style="position:absolute;left:0;text-align:left;margin-left:283.55pt;margin-top:158.05pt;width:19.45pt;height:17.25pt;z-index:251763712" fillcolor="yellow" strokecolor="red" strokeweight="1pt">
            <v:textbox style="mso-next-textbox:#_x0000_s3734;mso-fit-shape-to-text:t" inset="0,0,0,0">
              <w:txbxContent>
                <w:p w:rsidR="00220C93" w:rsidRPr="008721B4" w:rsidRDefault="00220C93" w:rsidP="008B3A7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9" style="position:absolute;left:0;text-align:left;margin-left:158.95pt;margin-top:158.05pt;width:19.45pt;height:17.25pt;z-index:251767808" fillcolor="yellow" strokecolor="red" strokeweight="1pt">
            <v:textbox style="mso-next-textbox:#_x0000_s3739;mso-fit-shape-to-text:t" inset="0,0,0,0">
              <w:txbxContent>
                <w:p w:rsidR="00220C93" w:rsidRPr="008721B4" w:rsidRDefault="00220C93" w:rsidP="008B3A7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6" style="position:absolute;left:0;text-align:left;margin-left:445.55pt;margin-top:95.1pt;width:19.45pt;height:17.25pt;z-index:251764736" fillcolor="yellow" strokecolor="red" strokeweight="1pt">
            <v:textbox style="mso-next-textbox:#_x0000_s3736;mso-fit-shape-to-text:t" inset="0,0,0,0">
              <w:txbxContent>
                <w:p w:rsidR="00220C93" w:rsidRPr="008721B4" w:rsidRDefault="00220C93" w:rsidP="008B3A7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8" style="position:absolute;left:0;text-align:left;margin-left:175.55pt;margin-top:95.1pt;width:19.45pt;height:17.25pt;z-index:251766784" fillcolor="yellow" strokecolor="red" strokeweight="1pt">
            <v:textbox style="mso-next-textbox:#_x0000_s3738;mso-fit-shape-to-text:t" inset="0,0,0,0">
              <w:txbxContent>
                <w:p w:rsidR="00220C93" w:rsidRPr="008721B4" w:rsidRDefault="00220C93" w:rsidP="008B3A7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737" style="position:absolute;left:0;text-align:left;margin-left:148.55pt;margin-top:38.2pt;width:19.45pt;height:17.25pt;z-index:251765760" fillcolor="yellow" strokecolor="red" strokeweight="1pt">
            <v:textbox style="mso-next-textbox:#_x0000_s3737;mso-fit-shape-to-text:t" inset="0,0,0,0">
              <w:txbxContent>
                <w:p w:rsidR="00220C93" w:rsidRPr="008721B4" w:rsidRDefault="00220C93" w:rsidP="008B3A7C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8B3A7C" w:rsidRPr="00D26A4B">
        <w:t xml:space="preserve"> </w:t>
      </w:r>
      <w:r w:rsidR="00221F6C">
        <w:rPr>
          <w:noProof/>
          <w:lang w:eastAsia="zh-TW"/>
        </w:rPr>
        <w:drawing>
          <wp:inline distT="0" distB="0" distL="0" distR="0">
            <wp:extent cx="5372100" cy="2505075"/>
            <wp:effectExtent l="19050" t="0" r="0" b="0"/>
            <wp:docPr id="105" name="圖片 104" descr="PAKKittingUp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KKittingUploa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A7C" w:rsidRDefault="008B3A7C" w:rsidP="008B3A7C">
      <w:pPr>
        <w:pStyle w:val="ae"/>
        <w:jc w:val="center"/>
        <w:rPr>
          <w:lang w:eastAsia="zh-TW"/>
        </w:rPr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>
        <w:t>1</w:t>
      </w:r>
      <w:r>
        <w:rPr>
          <w:rFonts w:hint="eastAsia"/>
        </w:rPr>
        <w:t>8</w:t>
      </w:r>
      <w:r>
        <w:noBreakHyphen/>
      </w:r>
      <w:r>
        <w:rPr>
          <w:rFonts w:hint="eastAsia"/>
        </w:rPr>
        <w:t>2</w:t>
      </w:r>
    </w:p>
    <w:p w:rsidR="00A63CF2" w:rsidRDefault="00A63CF2" w:rsidP="00A63CF2">
      <w:pPr>
        <w:jc w:val="center"/>
        <w:rPr>
          <w:lang w:eastAsia="zh-TW"/>
        </w:rPr>
      </w:pPr>
    </w:p>
    <w:p w:rsidR="00A63CF2" w:rsidRDefault="00A63CF2" w:rsidP="00221F6C">
      <w:pPr>
        <w:pStyle w:val="4"/>
        <w:rPr>
          <w:lang w:eastAsia="zh-TW"/>
        </w:rPr>
      </w:pPr>
      <w:r>
        <w:rPr>
          <w:rFonts w:hint="eastAsia"/>
          <w:lang w:eastAsia="zh-TW"/>
        </w:rPr>
        <w:lastRenderedPageBreak/>
        <w:t>界面說明</w:t>
      </w:r>
    </w:p>
    <w:p w:rsidR="00A63CF2" w:rsidRDefault="00A63CF2" w:rsidP="00A63CF2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界面名稱：</w:t>
      </w:r>
      <w:r w:rsidR="009F5390" w:rsidRPr="009F5390">
        <w:rPr>
          <w:color w:val="E36C0A" w:themeColor="accent6" w:themeShade="BF"/>
        </w:rPr>
        <w:t>PAK Kitting Upload</w:t>
      </w:r>
      <w:r>
        <w:rPr>
          <w:rFonts w:hint="eastAsia"/>
          <w:lang w:eastAsia="zh-TW"/>
        </w:rPr>
        <w:t>维护界面。</w:t>
      </w:r>
    </w:p>
    <w:p w:rsidR="00A63CF2" w:rsidRDefault="00A63CF2" w:rsidP="00A63CF2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 w:rsidR="009F5390" w:rsidRPr="009F5390">
        <w:rPr>
          <w:rFonts w:ascii="SimSun" w:hAnsi="SimSun" w:hint="eastAsia"/>
          <w:color w:val="E36C0A" w:themeColor="accent6" w:themeShade="BF"/>
        </w:rPr>
        <w:t>分配</w:t>
      </w:r>
      <w:r w:rsidR="009F5390" w:rsidRPr="009F5390">
        <w:rPr>
          <w:rFonts w:ascii="SimSun" w:hAnsi="SimSun"/>
          <w:color w:val="E36C0A" w:themeColor="accent6" w:themeShade="BF"/>
        </w:rPr>
        <w:t>PAK Kitting</w:t>
      </w:r>
      <w:r w:rsidR="009F5390" w:rsidRPr="009F5390">
        <w:rPr>
          <w:rFonts w:ascii="SimSun" w:hAnsi="SimSun" w:hint="eastAsia"/>
          <w:color w:val="E36C0A" w:themeColor="accent6" w:themeShade="BF"/>
        </w:rPr>
        <w:t>浮动库位</w:t>
      </w:r>
      <w:r w:rsidR="009F5390" w:rsidRPr="009F5390">
        <w:rPr>
          <w:rFonts w:ascii="SimSun" w:hAnsi="SimSun" w:hint="eastAsia"/>
          <w:color w:val="31849B" w:themeColor="accent5" w:themeShade="BF"/>
        </w:rPr>
        <w:t>，获取</w:t>
      </w:r>
      <w:r w:rsidR="009F5390" w:rsidRPr="009F5390">
        <w:rPr>
          <w:rFonts w:ascii="SimSun" w:hAnsi="SimSun" w:hint="eastAsia"/>
          <w:color w:val="31849B" w:themeColor="accent5" w:themeShade="BF"/>
        </w:rPr>
        <w:t>PAK</w:t>
      </w:r>
      <w:r w:rsidR="009F5390" w:rsidRPr="009F5390">
        <w:rPr>
          <w:rFonts w:ascii="SimSun" w:hAnsi="SimSun" w:hint="eastAsia"/>
          <w:color w:val="31849B" w:themeColor="accent5" w:themeShade="BF"/>
        </w:rPr>
        <w:t>产线库位设置表</w:t>
      </w:r>
      <w:r w:rsidRPr="004A7340">
        <w:rPr>
          <w:rFonts w:hint="eastAsia"/>
        </w:rPr>
        <w:t>。</w:t>
      </w:r>
    </w:p>
    <w:p w:rsidR="00A63CF2" w:rsidRDefault="00A63CF2" w:rsidP="00A63CF2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A63CF2" w:rsidRDefault="00A63CF2" w:rsidP="00A63CF2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 w:rsidR="009F5390" w:rsidRPr="009F5390">
        <w:rPr>
          <w:color w:val="E36C0A" w:themeColor="accent6" w:themeShade="BF"/>
        </w:rPr>
        <w:t>PAK Kitting Upload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A63CF2" w:rsidRDefault="00A63CF2" w:rsidP="00A63CF2">
      <w:r>
        <w:t xml:space="preserve">● </w:t>
      </w:r>
      <w:r>
        <w:rPr>
          <w:rFonts w:hint="eastAsia"/>
        </w:rPr>
        <w:t>用例：</w:t>
      </w:r>
    </w:p>
    <w:p w:rsidR="00A63CF2" w:rsidRPr="009F3C7F" w:rsidRDefault="00A63CF2" w:rsidP="00A63CF2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B40A83" w:rsidRPr="00B40A83">
        <w:rPr>
          <w:rFonts w:ascii="SimSun" w:hAnsi="SimSun" w:hint="eastAsia"/>
          <w:color w:val="E36C0A" w:themeColor="accent6" w:themeShade="BF"/>
        </w:rPr>
        <w:t>PAK Kitting</w:t>
      </w:r>
      <w:r w:rsidR="00B40A83" w:rsidRPr="00B40A83">
        <w:rPr>
          <w:rFonts w:ascii="SimSun" w:hAnsi="SimSun" w:hint="eastAsia"/>
          <w:color w:val="E36C0A" w:themeColor="accent6" w:themeShade="BF"/>
        </w:rPr>
        <w:t>浮动库位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A63CF2" w:rsidRDefault="00A63CF2" w:rsidP="00A63CF2">
      <w:r>
        <w:t>●</w:t>
      </w:r>
      <w:r>
        <w:rPr>
          <w:rFonts w:hint="eastAsia"/>
        </w:rPr>
        <w:t>对应数据表：</w:t>
      </w:r>
    </w:p>
    <w:p w:rsidR="00221F6C" w:rsidRDefault="00A63CF2" w:rsidP="00221F6C">
      <w:r>
        <w:rPr>
          <w:rFonts w:hint="eastAsia"/>
        </w:rPr>
        <w:t>WipBuffer</w:t>
      </w:r>
    </w:p>
    <w:p w:rsidR="00221F6C" w:rsidRDefault="00A63CF2" w:rsidP="00221F6C">
      <w:r>
        <w:rPr>
          <w:rFonts w:hint="eastAsia"/>
        </w:rPr>
        <w:t>TmpKit</w:t>
      </w:r>
    </w:p>
    <w:p w:rsidR="00221F6C" w:rsidRDefault="00221F6C" w:rsidP="00221F6C"/>
    <w:p w:rsidR="00221F6C" w:rsidRDefault="00A63CF2" w:rsidP="00221F6C">
      <w:pPr>
        <w:rPr>
          <w:color w:val="FF0000"/>
        </w:rPr>
      </w:pPr>
      <w:r w:rsidRPr="00193559">
        <w:rPr>
          <w:rFonts w:hint="eastAsia"/>
          <w:color w:val="FF0000"/>
        </w:rPr>
        <w:t>//***********</w:t>
      </w:r>
      <w:r w:rsidRPr="00193559">
        <w:rPr>
          <w:rFonts w:hint="eastAsia"/>
          <w:color w:val="FF0000"/>
        </w:rPr>
        <w:t>取得</w:t>
      </w:r>
      <w:r w:rsidRPr="00193559">
        <w:rPr>
          <w:rFonts w:hint="eastAsia"/>
          <w:color w:val="FF0000"/>
        </w:rPr>
        <w:t>PdLine</w:t>
      </w:r>
      <w:r w:rsidRPr="00193559">
        <w:rPr>
          <w:rFonts w:hint="eastAsia"/>
          <w:color w:val="FF0000"/>
        </w:rPr>
        <w:t>下拉列表中选项</w:t>
      </w:r>
      <w:r w:rsidRPr="00193559">
        <w:rPr>
          <w:rFonts w:hint="eastAsia"/>
          <w:color w:val="FF0000"/>
        </w:rPr>
        <w:t>*********</w:t>
      </w:r>
    </w:p>
    <w:p w:rsidR="00221F6C" w:rsidRDefault="000A3438" w:rsidP="00221F6C">
      <w:r>
        <w:rPr>
          <w:rFonts w:hint="eastAsia"/>
        </w:rPr>
        <w:t xml:space="preserve">DB.SQL="select </w:t>
      </w:r>
      <w:r w:rsidRPr="00F41295">
        <w:rPr>
          <w:rFonts w:hint="eastAsia"/>
          <w:color w:val="E36C0A" w:themeColor="accent6" w:themeShade="BF"/>
        </w:rPr>
        <w:t>distinct Le</w:t>
      </w:r>
      <w:r w:rsidRPr="00F924D8">
        <w:rPr>
          <w:rFonts w:hint="eastAsia"/>
          <w:color w:val="E36C0A" w:themeColor="accent6" w:themeShade="BF"/>
        </w:rPr>
        <w:t>ft(rtrim(Line),1)</w:t>
      </w:r>
      <w:r>
        <w:rPr>
          <w:rFonts w:hint="eastAsia"/>
        </w:rPr>
        <w:t xml:space="preserve"> as Code</w:t>
      </w:r>
      <w:r w:rsidRPr="00D4251B">
        <w:rPr>
          <w:rFonts w:hint="eastAsia"/>
          <w:strike/>
          <w:color w:val="E36C0A" w:themeColor="accent6" w:themeShade="BF"/>
        </w:rPr>
        <w:t>, Descr</w:t>
      </w:r>
      <w:r>
        <w:rPr>
          <w:rFonts w:hint="eastAsia"/>
        </w:rPr>
        <w:t xml:space="preserve"> from Line (nolock)  where Stage='</w:t>
      </w:r>
      <w:r w:rsidR="009F5390" w:rsidRPr="009F5390">
        <w:rPr>
          <w:color w:val="E36C0A" w:themeColor="accent6" w:themeShade="BF"/>
        </w:rPr>
        <w:t>PAK</w:t>
      </w:r>
      <w:r>
        <w:rPr>
          <w:rFonts w:hint="eastAsia"/>
        </w:rPr>
        <w:t xml:space="preserve">' order by </w:t>
      </w:r>
      <w:r w:rsidRPr="00D4251B">
        <w:rPr>
          <w:rFonts w:hint="eastAsia"/>
          <w:color w:val="E36C0A" w:themeColor="accent6" w:themeShade="BF"/>
        </w:rPr>
        <w:t>Code</w:t>
      </w:r>
      <w:r>
        <w:rPr>
          <w:rFonts w:hint="eastAsia"/>
        </w:rPr>
        <w:t>"</w:t>
      </w:r>
    </w:p>
    <w:p w:rsidR="00221F6C" w:rsidRDefault="00A63CF2" w:rsidP="00221F6C">
      <w:r>
        <w:rPr>
          <w:rFonts w:hint="eastAsia"/>
        </w:rPr>
        <w:t>//************End*********</w:t>
      </w:r>
    </w:p>
    <w:p w:rsidR="00221F6C" w:rsidRDefault="00221F6C" w:rsidP="00221F6C"/>
    <w:p w:rsidR="00221F6C" w:rsidRDefault="00221F6C" w:rsidP="00221F6C"/>
    <w:p w:rsidR="00221F6C" w:rsidRDefault="009F5390" w:rsidP="00221F6C">
      <w:pPr>
        <w:rPr>
          <w:color w:val="E36C0A" w:themeColor="accent6" w:themeShade="BF"/>
        </w:rPr>
      </w:pPr>
      <w:r w:rsidRPr="009F5390">
        <w:rPr>
          <w:color w:val="E36C0A" w:themeColor="accent6" w:themeShade="BF"/>
        </w:rPr>
        <w:t>//****** ****</w:t>
      </w:r>
      <w:r w:rsidRPr="009F5390">
        <w:rPr>
          <w:rFonts w:hint="eastAsia"/>
          <w:color w:val="E36C0A" w:themeColor="accent6" w:themeShade="BF"/>
        </w:rPr>
        <w:t>取得</w:t>
      </w:r>
      <w:r w:rsidRPr="009F5390">
        <w:rPr>
          <w:color w:val="E36C0A" w:themeColor="accent6" w:themeShade="BF"/>
        </w:rPr>
        <w:t xml:space="preserve">PAK LightNo List </w:t>
      </w:r>
      <w:r w:rsidR="00EC24A2" w:rsidRPr="00D63F38">
        <w:rPr>
          <w:rFonts w:hint="eastAsia"/>
          <w:color w:val="E36C0A" w:themeColor="accent6" w:themeShade="BF"/>
        </w:rPr>
        <w:t>的存储过程</w:t>
      </w:r>
      <w:r w:rsidR="00EC24A2" w:rsidRPr="00D63F38">
        <w:rPr>
          <w:rFonts w:hint="eastAsia"/>
          <w:color w:val="E36C0A" w:themeColor="accent6" w:themeShade="BF"/>
        </w:rPr>
        <w:t>rpt_</w:t>
      </w:r>
      <w:r w:rsidR="00EC24A2">
        <w:rPr>
          <w:rFonts w:hint="eastAsia"/>
          <w:color w:val="E36C0A" w:themeColor="accent6" w:themeShade="BF"/>
        </w:rPr>
        <w:t>PAK</w:t>
      </w:r>
      <w:r w:rsidR="00EC24A2" w:rsidRPr="00D63F38">
        <w:rPr>
          <w:rFonts w:hint="eastAsia"/>
          <w:color w:val="E36C0A" w:themeColor="accent6" w:themeShade="BF"/>
        </w:rPr>
        <w:t>KittingLoc_up</w:t>
      </w:r>
      <w:r w:rsidR="00EC24A2" w:rsidRPr="00D63F38">
        <w:rPr>
          <w:rFonts w:hint="eastAsia"/>
          <w:color w:val="E36C0A" w:themeColor="accent6" w:themeShade="BF"/>
        </w:rPr>
        <w:t>的定义</w:t>
      </w:r>
      <w:r w:rsidRPr="009F5390">
        <w:rPr>
          <w:color w:val="E36C0A" w:themeColor="accent6" w:themeShade="BF"/>
        </w:rPr>
        <w:t>*****</w:t>
      </w:r>
    </w:p>
    <w:p w:rsidR="00221F6C" w:rsidRDefault="00EC24A2" w:rsidP="00221F6C">
      <w:pPr>
        <w:rPr>
          <w:color w:val="E36C0A" w:themeColor="accent6" w:themeShade="BF"/>
        </w:rPr>
      </w:pPr>
      <w:r w:rsidRPr="00D63F38">
        <w:rPr>
          <w:rFonts w:hint="eastAsia"/>
          <w:color w:val="E36C0A" w:themeColor="accent6" w:themeShade="BF"/>
        </w:rPr>
        <w:t>ALTER PROCEDURE [dbo].[rpt_</w:t>
      </w:r>
      <w:r>
        <w:rPr>
          <w:rFonts w:hint="eastAsia"/>
          <w:color w:val="E36C0A" w:themeColor="accent6" w:themeShade="BF"/>
        </w:rPr>
        <w:t>PAK</w:t>
      </w:r>
      <w:r w:rsidRPr="00D63F38">
        <w:rPr>
          <w:rFonts w:hint="eastAsia"/>
          <w:color w:val="E36C0A" w:themeColor="accent6" w:themeShade="BF"/>
        </w:rPr>
        <w:t xml:space="preserve">KittingLoc_up]  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@pdline char(2)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Pr="00D63F38">
        <w:rPr>
          <w:rFonts w:hint="eastAsia"/>
          <w:color w:val="E36C0A" w:themeColor="accent6" w:themeShade="BF"/>
        </w:rPr>
        <w:t>as</w:t>
      </w:r>
    </w:p>
    <w:p w:rsidR="00221F6C" w:rsidRDefault="00EC24A2" w:rsidP="00221F6C">
      <w:pPr>
        <w:rPr>
          <w:color w:val="E36C0A" w:themeColor="accent6" w:themeShade="BF"/>
        </w:rPr>
      </w:pPr>
      <w:r w:rsidRPr="00D63F38">
        <w:rPr>
          <w:color w:val="E36C0A" w:themeColor="accent6" w:themeShade="BF"/>
        </w:rPr>
        <w:t xml:space="preserve">set nocount on </w:t>
      </w:r>
    </w:p>
    <w:p w:rsidR="00221F6C" w:rsidRDefault="00EC24A2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select @pdline=rtrim(@pdline)</w:t>
      </w:r>
    </w:p>
    <w:p w:rsidR="00221F6C" w:rsidRDefault="00EC24A2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E36C0A" w:themeColor="accent6" w:themeShade="BF"/>
          <w:szCs w:val="20"/>
        </w:rPr>
      </w:pP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 xml:space="preserve">select 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 xml:space="preserve">Code,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Tp, PartNo,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 xml:space="preserve">Station,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convert(int,LightNo),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Qty,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Sub,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Safety_Stock,</w:t>
      </w:r>
      <w:r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Max_Stock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, Remark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 xml:space="preserve"> from WipBuffer(nolock) where Code=@pdline</w:t>
      </w:r>
      <w:r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and </w:t>
      </w: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KittingType</w:t>
      </w:r>
      <w:r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>=</w:t>
      </w:r>
      <w:r>
        <w:rPr>
          <w:rFonts w:ascii="Courier New" w:hAnsi="Courier New" w:cs="Courier New"/>
          <w:noProof/>
          <w:color w:val="E36C0A" w:themeColor="accent6" w:themeShade="BF"/>
          <w:szCs w:val="20"/>
        </w:rPr>
        <w:t>’</w:t>
      </w:r>
      <w:r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>PAK Kitting</w:t>
      </w:r>
      <w:r>
        <w:rPr>
          <w:rFonts w:ascii="Courier New" w:hAnsi="Courier New" w:cs="Courier New"/>
          <w:noProof/>
          <w:color w:val="E36C0A" w:themeColor="accent6" w:themeShade="BF"/>
          <w:szCs w:val="20"/>
        </w:rPr>
        <w:t>’</w:t>
      </w:r>
      <w:r w:rsidR="0061293E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order by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Station</w:t>
      </w:r>
      <w:r w:rsidR="009A7704">
        <w:rPr>
          <w:rFonts w:ascii="Courier New" w:hAnsi="Courier New" w:cs="Courier New" w:hint="eastAsia"/>
          <w:strike/>
          <w:noProof/>
          <w:color w:val="31849B" w:themeColor="accent5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Tp</w:t>
      </w:r>
      <w:r w:rsidR="0061293E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>, LightNo</w:t>
      </w:r>
    </w:p>
    <w:p w:rsidR="00221F6C" w:rsidRDefault="00EC24A2" w:rsidP="00221F6C">
      <w:pPr>
        <w:rPr>
          <w:rFonts w:ascii="Courier New" w:hAnsi="Courier New" w:cs="Courier New"/>
          <w:noProof/>
          <w:color w:val="E36C0A" w:themeColor="accent6" w:themeShade="BF"/>
          <w:szCs w:val="20"/>
        </w:rPr>
      </w:pPr>
      <w:r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end</w:t>
      </w:r>
    </w:p>
    <w:p w:rsidR="00221F6C" w:rsidRDefault="00221F6C" w:rsidP="00221F6C">
      <w:pPr>
        <w:rPr>
          <w:color w:val="E36C0A" w:themeColor="accent6" w:themeShade="BF"/>
        </w:rPr>
      </w:pPr>
    </w:p>
    <w:p w:rsidR="00221F6C" w:rsidRDefault="00EC24A2" w:rsidP="00221F6C">
      <w:pPr>
        <w:rPr>
          <w:color w:val="E36C0A" w:themeColor="accent6" w:themeShade="BF"/>
        </w:rPr>
      </w:pPr>
      <w:r w:rsidRPr="00D63F38">
        <w:rPr>
          <w:rFonts w:hint="eastAsia"/>
          <w:color w:val="E36C0A" w:themeColor="accent6" w:themeShade="BF"/>
        </w:rPr>
        <w:t>//********</w:t>
      </w:r>
      <w:r w:rsidRPr="00D63F38">
        <w:rPr>
          <w:color w:val="E36C0A" w:themeColor="accent6" w:themeShade="BF"/>
        </w:rPr>
        <w:t>****SP End *******</w:t>
      </w:r>
    </w:p>
    <w:p w:rsidR="00221F6C" w:rsidRDefault="00221F6C" w:rsidP="00221F6C"/>
    <w:p w:rsidR="00221F6C" w:rsidRDefault="00221F6C" w:rsidP="00221F6C"/>
    <w:p w:rsidR="00221F6C" w:rsidRDefault="00A63CF2" w:rsidP="00221F6C">
      <w:pPr>
        <w:rPr>
          <w:color w:val="FF0000"/>
        </w:rPr>
      </w:pPr>
      <w:r w:rsidRPr="00193559">
        <w:rPr>
          <w:rFonts w:hint="eastAsia"/>
          <w:color w:val="FF0000"/>
        </w:rPr>
        <w:t>/* ****</w:t>
      </w:r>
      <w:r w:rsidRPr="00193559">
        <w:rPr>
          <w:rFonts w:hint="eastAsia"/>
          <w:color w:val="FF0000"/>
        </w:rPr>
        <w:t>下面是展</w:t>
      </w:r>
      <w:r w:rsidRPr="00193559">
        <w:rPr>
          <w:rFonts w:hint="eastAsia"/>
          <w:color w:val="FF0000"/>
        </w:rPr>
        <w:t>BOM</w:t>
      </w:r>
      <w:r w:rsidRPr="00193559">
        <w:rPr>
          <w:rFonts w:hint="eastAsia"/>
          <w:color w:val="FF0000"/>
        </w:rPr>
        <w:t>及分配浮动库位的存储过程</w:t>
      </w:r>
      <w:r w:rsidRPr="00193559">
        <w:rPr>
          <w:rFonts w:hint="eastAsia"/>
          <w:color w:val="FF0000"/>
        </w:rPr>
        <w:t>op_PAKKitLoc_FV</w:t>
      </w:r>
      <w:r w:rsidRPr="00193559">
        <w:rPr>
          <w:rFonts w:hint="eastAsia"/>
          <w:color w:val="FF0000"/>
        </w:rPr>
        <w:t>的定义</w:t>
      </w:r>
      <w:r w:rsidRPr="00193559">
        <w:rPr>
          <w:rFonts w:hint="eastAsia"/>
          <w:color w:val="FF0000"/>
        </w:rPr>
        <w:t>*****</w:t>
      </w:r>
    </w:p>
    <w:p w:rsidR="00221F6C" w:rsidRDefault="00221F6C" w:rsidP="00221F6C"/>
    <w:p w:rsidR="00221F6C" w:rsidRDefault="00A63CF2" w:rsidP="00221F6C">
      <w:r>
        <w:t>ALTER PROCEDURE  [dbo].[op_PAKKitLoc_FV]</w:t>
      </w:r>
      <w:r>
        <w:tab/>
        <w:t>@pdline varchar(</w:t>
      </w:r>
      <w:r>
        <w:rPr>
          <w:rFonts w:hint="eastAsia"/>
        </w:rPr>
        <w:t>30</w:t>
      </w:r>
      <w:r>
        <w:t xml:space="preserve">),@tp int as </w:t>
      </w:r>
    </w:p>
    <w:p w:rsidR="00221F6C" w:rsidRDefault="00A63CF2" w:rsidP="00221F6C">
      <w:r>
        <w:t xml:space="preserve">set nocount on </w:t>
      </w:r>
    </w:p>
    <w:p w:rsidR="00221F6C" w:rsidRDefault="00A63CF2" w:rsidP="00221F6C">
      <w:r>
        <w:t>declare @st3 nvarchar(30)</w:t>
      </w:r>
    </w:p>
    <w:p w:rsidR="00221F6C" w:rsidRDefault="00A63CF2" w:rsidP="00221F6C">
      <w:r>
        <w:t>declare  @strloc nvarchar(2000),@nspno nvarchar(20)</w:t>
      </w:r>
    </w:p>
    <w:p w:rsidR="00221F6C" w:rsidRDefault="00221F6C" w:rsidP="00221F6C"/>
    <w:p w:rsidR="00221F6C" w:rsidRDefault="00A63CF2" w:rsidP="00221F6C">
      <w:r>
        <w:t>select @strloc=''</w:t>
      </w:r>
    </w:p>
    <w:p w:rsidR="00221F6C" w:rsidRDefault="00A63CF2" w:rsidP="00221F6C">
      <w:r>
        <w:t>--select @pdline</w:t>
      </w:r>
      <w:r>
        <w:tab/>
        <w:t>='PA-'+@pdline</w:t>
      </w:r>
    </w:p>
    <w:p w:rsidR="00221F6C" w:rsidRDefault="00A63CF2" w:rsidP="00221F6C">
      <w:r>
        <w:t>--select @pl2='HW'+@pdline</w:t>
      </w:r>
    </w:p>
    <w:p w:rsidR="00221F6C" w:rsidRDefault="00A63CF2" w:rsidP="00221F6C">
      <w:r>
        <w:rPr>
          <w:rFonts w:hint="eastAsia"/>
        </w:rPr>
        <w:t>-----------------------------------</w:t>
      </w:r>
      <w:r>
        <w:rPr>
          <w:rFonts w:hint="eastAsia"/>
        </w:rPr>
        <w:t>清除庫位</w:t>
      </w:r>
      <w:r>
        <w:rPr>
          <w:rFonts w:hint="eastAsia"/>
        </w:rPr>
        <w:t>------------------------------</w:t>
      </w:r>
    </w:p>
    <w:p w:rsidR="00221F6C" w:rsidRDefault="00A63CF2" w:rsidP="00221F6C">
      <w:r>
        <w:t>if @tp='4'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>delete WipBuffer</w:t>
      </w:r>
    </w:p>
    <w:p w:rsidR="00221F6C" w:rsidRDefault="00A63CF2" w:rsidP="00221F6C">
      <w:r>
        <w:tab/>
        <w:t>where Code=@pdline and KittingType='PAK Kitting'</w:t>
      </w:r>
    </w:p>
    <w:p w:rsidR="00221F6C" w:rsidRDefault="00A63CF2" w:rsidP="00221F6C">
      <w:r>
        <w:t>end</w:t>
      </w:r>
    </w:p>
    <w:p w:rsidR="00221F6C" w:rsidRDefault="00A63CF2" w:rsidP="00221F6C">
      <w:r>
        <w:rPr>
          <w:rFonts w:hint="eastAsia"/>
        </w:rPr>
        <w:t>------------------------------------</w:t>
      </w:r>
      <w:r>
        <w:rPr>
          <w:rFonts w:hint="eastAsia"/>
        </w:rPr>
        <w:t>查詢庫位</w:t>
      </w:r>
      <w:r>
        <w:rPr>
          <w:rFonts w:hint="eastAsia"/>
        </w:rPr>
        <w:t>------------------------------------</w:t>
      </w:r>
    </w:p>
    <w:p w:rsidR="00221F6C" w:rsidRDefault="00A63CF2" w:rsidP="00221F6C">
      <w:r>
        <w:t>if @tp='3'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 xml:space="preserve">select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Code,</w:t>
      </w:r>
      <w:r w:rsidR="00C729C3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Tp, PartNo,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St</w:t>
      </w:r>
      <w:r w:rsidR="009F5390" w:rsidRPr="009F5390">
        <w:rPr>
          <w:rFonts w:ascii="Courier New" w:hAnsi="Courier New" w:cs="Courier New" w:hint="eastAsia"/>
          <w:strike/>
          <w:noProof/>
          <w:color w:val="31849B" w:themeColor="accent5" w:themeShade="BF"/>
          <w:szCs w:val="20"/>
        </w:rPr>
        <w:t>，</w:t>
      </w:r>
      <w:r w:rsidR="00E7694A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convert(int,LightNo),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E7694A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Qty,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E7694A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Sub,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E7694A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Safety_Stock,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E7694A" w:rsidRPr="00D63F38">
        <w:rPr>
          <w:rFonts w:ascii="Courier New" w:hAnsi="Courier New" w:cs="Courier New"/>
          <w:noProof/>
          <w:color w:val="E36C0A" w:themeColor="accent6" w:themeShade="BF"/>
          <w:szCs w:val="20"/>
        </w:rPr>
        <w:t>Max_Stock,</w:t>
      </w:r>
      <w:r w:rsidR="00E7694A" w:rsidRPr="00D63F38">
        <w:rPr>
          <w:rFonts w:ascii="Courier New" w:hAnsi="Courier New" w:cs="Courier New" w:hint="eastAsia"/>
          <w:noProof/>
          <w:color w:val="E36C0A" w:themeColor="accent6" w:themeShade="BF"/>
          <w:szCs w:val="20"/>
        </w:rPr>
        <w:t xml:space="preserve"> 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>Remark</w:t>
      </w:r>
      <w:r>
        <w:t xml:space="preserve"> from WipBuffer (nolock) where Code=@pdline and KittingType='PAK Kitting' order by Tp,LightNo</w:t>
      </w:r>
    </w:p>
    <w:p w:rsidR="00221F6C" w:rsidRDefault="00A63CF2" w:rsidP="00221F6C">
      <w:r>
        <w:tab/>
        <w:t>return</w:t>
      </w:r>
    </w:p>
    <w:p w:rsidR="00221F6C" w:rsidRDefault="00A63CF2" w:rsidP="00221F6C">
      <w:r>
        <w:t>end</w:t>
      </w:r>
    </w:p>
    <w:p w:rsidR="00221F6C" w:rsidRDefault="00A63CF2" w:rsidP="00221F6C">
      <w:r>
        <w:t>----------------------------------------------------------------------------------------</w:t>
      </w:r>
    </w:p>
    <w:p w:rsidR="00221F6C" w:rsidRDefault="00A63CF2" w:rsidP="00221F6C">
      <w:r>
        <w:t>create table #Bom_Loc (MPno varchar(20),SPno varchar(20),LightNo char(6), Qty int ,Descr nvarchar(50))</w:t>
      </w:r>
    </w:p>
    <w:p w:rsidR="00221F6C" w:rsidRDefault="00221F6C" w:rsidP="00221F6C"/>
    <w:p w:rsidR="00221F6C" w:rsidRDefault="00A63CF2" w:rsidP="00221F6C">
      <w:r>
        <w:t>create table #rm (St nvarchar(20),Pno  nvarchar(20),Family char(20), Descr nvarchar(100),SPno nvarchar(50),Remark nvarchar(100),Qty int)</w:t>
      </w:r>
    </w:p>
    <w:p w:rsidR="00221F6C" w:rsidRDefault="00A63CF2" w:rsidP="00221F6C">
      <w:r>
        <w:t>create table #mw(St nvarchar(200),SPno nvarchar(500),beg int, en int ,Qty int)</w:t>
      </w:r>
    </w:p>
    <w:p w:rsidR="00221F6C" w:rsidRDefault="00221F6C" w:rsidP="00221F6C"/>
    <w:p w:rsidR="00221F6C" w:rsidRDefault="00A63CF2" w:rsidP="00221F6C">
      <w:r>
        <w:lastRenderedPageBreak/>
        <w:t>create table #Bom (Family char (30),MPno varchar(20),SPno varchar(20), Qty int ,Descr nvarchar(50))</w:t>
      </w:r>
    </w:p>
    <w:p w:rsidR="00221F6C" w:rsidRDefault="00A63CF2" w:rsidP="00221F6C">
      <w:r>
        <w:rPr>
          <w:rFonts w:hint="eastAsia"/>
        </w:rPr>
        <w:t>-----</w:t>
      </w:r>
      <w:r>
        <w:rPr>
          <w:rFonts w:hint="eastAsia"/>
        </w:rPr>
        <w:t>所要分配庫位的料</w:t>
      </w:r>
    </w:p>
    <w:p w:rsidR="00221F6C" w:rsidRDefault="00A63CF2" w:rsidP="00221F6C">
      <w:r>
        <w:t>INSERT #Bom</w:t>
      </w:r>
    </w:p>
    <w:p w:rsidR="00221F6C" w:rsidRDefault="00A63CF2" w:rsidP="00221F6C">
      <w:r>
        <w:t xml:space="preserve">select distinct '',Material,Component,c.Qty ,b.PartType </w:t>
      </w:r>
    </w:p>
    <w:p w:rsidR="00221F6C" w:rsidRDefault="00A63CF2" w:rsidP="00221F6C">
      <w:r>
        <w:t>from ModelB</w:t>
      </w:r>
      <w:r>
        <w:rPr>
          <w:rFonts w:hint="eastAsia"/>
        </w:rPr>
        <w:t>OM</w:t>
      </w:r>
      <w:r>
        <w:t xml:space="preserve"> a(nolock),Part b(nolock),dbo.TmpKit c, PartInfo d(nolock)</w:t>
      </w:r>
    </w:p>
    <w:p w:rsidR="00221F6C" w:rsidRDefault="00A63CF2" w:rsidP="00221F6C">
      <w:r>
        <w:t xml:space="preserve"> where a.Material=c.Model and a.Component=b.PartNo</w:t>
      </w:r>
    </w:p>
    <w:p w:rsidR="00221F6C" w:rsidRDefault="00A63CF2" w:rsidP="00221F6C">
      <w:r>
        <w:t xml:space="preserve"> and b.BomNodeType IN ('C2','P1')</w:t>
      </w:r>
    </w:p>
    <w:p w:rsidR="00221F6C" w:rsidRDefault="00A63CF2" w:rsidP="00221F6C">
      <w:r>
        <w:t xml:space="preserve"> and b.PartNo=d.PartNo and d.InfoType='FU' and d.InfoValue='Y' </w:t>
      </w:r>
    </w:p>
    <w:p w:rsidR="00221F6C" w:rsidRDefault="00A63CF2" w:rsidP="00221F6C">
      <w:r>
        <w:t xml:space="preserve">and </w:t>
      </w:r>
      <w:hyperlink r:id="rId31" w:history="1">
        <w:r w:rsidRPr="00CD5575">
          <w:rPr>
            <w:rStyle w:val="a8"/>
          </w:rPr>
          <w:t>c.PdLine=@pdline</w:t>
        </w:r>
      </w:hyperlink>
      <w:r>
        <w:rPr>
          <w:rFonts w:hint="eastAsia"/>
        </w:rPr>
        <w:t xml:space="preserve"> and c.Type=</w:t>
      </w:r>
      <w:r>
        <w:t>’</w:t>
      </w:r>
      <w:r>
        <w:rPr>
          <w:rFonts w:hint="eastAsia"/>
        </w:rPr>
        <w:t>PAK</w:t>
      </w:r>
      <w:r>
        <w:t>’</w:t>
      </w:r>
    </w:p>
    <w:p w:rsidR="00221F6C" w:rsidRDefault="00221F6C" w:rsidP="00221F6C"/>
    <w:p w:rsidR="00221F6C" w:rsidRDefault="00221F6C" w:rsidP="00221F6C"/>
    <w:p w:rsidR="00221F6C" w:rsidRDefault="00A63CF2" w:rsidP="00221F6C">
      <w:r>
        <w:t xml:space="preserve">update #Bom set  Family=b.Family from #Bom a,Model b(nolock) </w:t>
      </w:r>
    </w:p>
    <w:p w:rsidR="00221F6C" w:rsidRDefault="00A63CF2" w:rsidP="00221F6C">
      <w:r>
        <w:t>where a.MPno=b.Model</w:t>
      </w:r>
    </w:p>
    <w:p w:rsidR="00221F6C" w:rsidRDefault="00221F6C" w:rsidP="00221F6C"/>
    <w:p w:rsidR="00221F6C" w:rsidRDefault="00A63CF2" w:rsidP="00221F6C">
      <w:r>
        <w:rPr>
          <w:rFonts w:hint="eastAsia"/>
        </w:rPr>
        <w:t>------IE</w:t>
      </w:r>
      <w:r>
        <w:rPr>
          <w:rFonts w:hint="eastAsia"/>
        </w:rPr>
        <w:t>是否為料</w:t>
      </w:r>
      <w:r>
        <w:rPr>
          <w:rFonts w:hint="eastAsia"/>
        </w:rPr>
        <w:t>maintain</w:t>
      </w:r>
      <w:r>
        <w:rPr>
          <w:rFonts w:hint="eastAsia"/>
        </w:rPr>
        <w:t>庫位</w:t>
      </w:r>
    </w:p>
    <w:p w:rsidR="00221F6C" w:rsidRDefault="00A63CF2" w:rsidP="00221F6C">
      <w:r>
        <w:t xml:space="preserve">select SPno into #nosp from #Bom </w:t>
      </w:r>
    </w:p>
    <w:p w:rsidR="00221F6C" w:rsidRDefault="00A63CF2" w:rsidP="00221F6C">
      <w:r>
        <w:t xml:space="preserve">where left(SPno,charindex('-',SPno)-1) </w:t>
      </w:r>
    </w:p>
    <w:p w:rsidR="00221F6C" w:rsidRDefault="00A63CF2" w:rsidP="00221F6C">
      <w:r>
        <w:t>not in (select PartNo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 from PAKitLoc where PdLine=@pdline)   </w:t>
      </w:r>
    </w:p>
    <w:p w:rsidR="00221F6C" w:rsidRDefault="00A63CF2" w:rsidP="00221F6C">
      <w:r>
        <w:t>if @@rowcount&gt;0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>while( select count(*) from #nosp)&gt;0</w:t>
      </w:r>
    </w:p>
    <w:p w:rsidR="00221F6C" w:rsidRDefault="00A63CF2" w:rsidP="00221F6C">
      <w:r>
        <w:tab/>
      </w:r>
      <w:r>
        <w:tab/>
        <w:t>begin</w:t>
      </w:r>
    </w:p>
    <w:p w:rsidR="00221F6C" w:rsidRDefault="00A63CF2" w:rsidP="00221F6C">
      <w:r>
        <w:tab/>
      </w:r>
      <w:r>
        <w:tab/>
      </w:r>
      <w:r>
        <w:tab/>
        <w:t>select @nspno=SPno from #nosp</w:t>
      </w:r>
    </w:p>
    <w:p w:rsidR="00221F6C" w:rsidRDefault="00A63CF2" w:rsidP="00221F6C">
      <w:r>
        <w:tab/>
      </w:r>
      <w:r>
        <w:tab/>
      </w:r>
      <w:r>
        <w:tab/>
        <w:t>delete #nosp where SPno=@nspno</w:t>
      </w:r>
    </w:p>
    <w:p w:rsidR="00221F6C" w:rsidRDefault="00A63CF2" w:rsidP="00221F6C">
      <w:r>
        <w:tab/>
      </w:r>
      <w:r>
        <w:tab/>
      </w:r>
      <w:r>
        <w:tab/>
        <w:t>select @strloc=@strloc+rtrim(@nspno)+','</w:t>
      </w:r>
    </w:p>
    <w:p w:rsidR="00221F6C" w:rsidRDefault="00A63CF2" w:rsidP="00221F6C">
      <w:r>
        <w:tab/>
      </w:r>
      <w:r>
        <w:tab/>
        <w:t>end</w:t>
      </w:r>
    </w:p>
    <w:p w:rsidR="00221F6C" w:rsidRDefault="00A63CF2" w:rsidP="00221F6C">
      <w:r>
        <w:rPr>
          <w:rFonts w:hint="eastAsia"/>
        </w:rPr>
        <w:tab/>
        <w:t>select '0',@strloc+'</w:t>
      </w:r>
      <w:r>
        <w:rPr>
          <w:rFonts w:hint="eastAsia"/>
        </w:rPr>
        <w:t>此顆料沒有</w:t>
      </w:r>
      <w:r>
        <w:rPr>
          <w:rFonts w:hint="eastAsia"/>
        </w:rPr>
        <w:t>maintain</w:t>
      </w:r>
      <w:r>
        <w:rPr>
          <w:rFonts w:hint="eastAsia"/>
        </w:rPr>
        <w:t>浮動庫位的站別！</w:t>
      </w:r>
      <w:r>
        <w:rPr>
          <w:rFonts w:hint="eastAsia"/>
        </w:rPr>
        <w:t>'</w:t>
      </w:r>
    </w:p>
    <w:p w:rsidR="00221F6C" w:rsidRDefault="00A63CF2" w:rsidP="00221F6C">
      <w:r>
        <w:tab/>
      </w:r>
      <w:r>
        <w:tab/>
        <w:t>return</w:t>
      </w:r>
    </w:p>
    <w:p w:rsidR="00221F6C" w:rsidRDefault="00A63CF2" w:rsidP="00221F6C">
      <w:r>
        <w:t xml:space="preserve">end </w:t>
      </w:r>
    </w:p>
    <w:p w:rsidR="00221F6C" w:rsidRDefault="00221F6C" w:rsidP="00221F6C"/>
    <w:p w:rsidR="00221F6C" w:rsidRDefault="00A63CF2" w:rsidP="00221F6C">
      <w:r>
        <w:rPr>
          <w:rFonts w:hint="eastAsia"/>
        </w:rPr>
        <w:t>------------------</w:t>
      </w:r>
      <w:r>
        <w:rPr>
          <w:rFonts w:hint="eastAsia"/>
        </w:rPr>
        <w:t>找出料所分配庫位的區間</w:t>
      </w:r>
    </w:p>
    <w:p w:rsidR="00221F6C" w:rsidRDefault="00A63CF2" w:rsidP="00221F6C">
      <w:r>
        <w:t>select a.Family,a.MPno,a.SPno,b.Station</w:t>
      </w:r>
      <w:r w:rsidR="009F5390" w:rsidRPr="009F5390">
        <w:rPr>
          <w:strike/>
          <w:color w:val="31849B" w:themeColor="accent5" w:themeShade="BF"/>
        </w:rPr>
        <w:t>UTF</w:t>
      </w:r>
      <w:r>
        <w:rPr>
          <w:rFonts w:hint="eastAsia"/>
        </w:rPr>
        <w:t xml:space="preserve"> as St</w:t>
      </w:r>
      <w:r>
        <w:t>,b.Location</w:t>
      </w:r>
      <w:r>
        <w:rPr>
          <w:rFonts w:hint="eastAsia"/>
        </w:rPr>
        <w:t xml:space="preserve"> as StLoc</w:t>
      </w:r>
      <w:r>
        <w:t>,b.PdLine</w:t>
      </w:r>
      <w:r>
        <w:rPr>
          <w:rFonts w:hint="eastAsia"/>
        </w:rPr>
        <w:t xml:space="preserve"> as PL</w:t>
      </w:r>
      <w:r>
        <w:t>,b.</w:t>
      </w:r>
      <w:r w:rsidRPr="00472CDD">
        <w:rPr>
          <w:rFonts w:hint="eastAsia"/>
        </w:rPr>
        <w:t xml:space="preserve"> </w:t>
      </w:r>
      <w:r>
        <w:rPr>
          <w:rFonts w:hint="eastAsia"/>
        </w:rPr>
        <w:t>Descr</w:t>
      </w:r>
      <w:r w:rsidR="009F5390" w:rsidRPr="009F5390">
        <w:rPr>
          <w:strike/>
          <w:color w:val="31849B" w:themeColor="accent5" w:themeShade="BF"/>
        </w:rPr>
        <w:t>UTF</w:t>
      </w:r>
      <w:r>
        <w:rPr>
          <w:rFonts w:hint="eastAsia"/>
        </w:rPr>
        <w:t xml:space="preserve"> as Descr</w:t>
      </w:r>
      <w:r>
        <w:t xml:space="preserve"> </w:t>
      </w:r>
    </w:p>
    <w:p w:rsidR="00221F6C" w:rsidRDefault="00A63CF2" w:rsidP="00221F6C">
      <w:r>
        <w:t xml:space="preserve">into #tmpbom </w:t>
      </w:r>
    </w:p>
    <w:p w:rsidR="00221F6C" w:rsidRDefault="00A63CF2" w:rsidP="00221F6C">
      <w:r>
        <w:t xml:space="preserve">from #Bom a,PAKitLoc b </w:t>
      </w:r>
    </w:p>
    <w:p w:rsidR="00221F6C" w:rsidRDefault="00A63CF2" w:rsidP="00221F6C">
      <w:r>
        <w:t>where left(SPno,charindex('-',SPno)-1) = b.PartNo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 </w:t>
      </w:r>
    </w:p>
    <w:p w:rsidR="00221F6C" w:rsidRDefault="00A63CF2" w:rsidP="00221F6C">
      <w:r>
        <w:t>and b.PdLine = @pdline</w:t>
      </w:r>
    </w:p>
    <w:p w:rsidR="00221F6C" w:rsidRDefault="00221F6C" w:rsidP="00221F6C"/>
    <w:p w:rsidR="00221F6C" w:rsidRDefault="00A63CF2" w:rsidP="00221F6C">
      <w:r>
        <w:t>----------</w:t>
      </w:r>
    </w:p>
    <w:p w:rsidR="00221F6C" w:rsidRDefault="00A63CF2" w:rsidP="00221F6C">
      <w:r>
        <w:t>insert into #rm</w:t>
      </w:r>
    </w:p>
    <w:p w:rsidR="00221F6C" w:rsidRDefault="00A63CF2" w:rsidP="00221F6C">
      <w:r>
        <w:t>select  distinct a.St, c.Model,c.Family,a.Descr,a.SPno,a.StLoc ,b.Qty</w:t>
      </w:r>
    </w:p>
    <w:p w:rsidR="00221F6C" w:rsidRDefault="00A63CF2" w:rsidP="00221F6C">
      <w:r>
        <w:t xml:space="preserve">from #tmpbom  a(nolock), dbo.TmpKit b (nolock),Model c (nolock) </w:t>
      </w:r>
    </w:p>
    <w:p w:rsidR="00221F6C" w:rsidRDefault="00A63CF2" w:rsidP="00221F6C">
      <w:r>
        <w:t xml:space="preserve">where a.PL=@pdline and b.PdLine=@pdline and b.Model=c.Model </w:t>
      </w:r>
      <w:r>
        <w:rPr>
          <w:rFonts w:hint="eastAsia"/>
        </w:rPr>
        <w:t>and b.Type=</w:t>
      </w:r>
      <w:r>
        <w:t>’</w:t>
      </w:r>
      <w:r>
        <w:rPr>
          <w:rFonts w:hint="eastAsia"/>
        </w:rPr>
        <w:t>PAK</w:t>
      </w:r>
      <w:r>
        <w:t xml:space="preserve">’ </w:t>
      </w:r>
    </w:p>
    <w:p w:rsidR="00221F6C" w:rsidRDefault="00A63CF2" w:rsidP="00221F6C">
      <w:r>
        <w:t xml:space="preserve">and c.Family=a.Family </w:t>
      </w:r>
    </w:p>
    <w:p w:rsidR="00221F6C" w:rsidRDefault="00221F6C" w:rsidP="00221F6C"/>
    <w:p w:rsidR="00221F6C" w:rsidRDefault="00221F6C" w:rsidP="00221F6C"/>
    <w:p w:rsidR="00221F6C" w:rsidRDefault="00A63CF2" w:rsidP="00221F6C">
      <w:r>
        <w:t xml:space="preserve">insert #mw </w:t>
      </w:r>
    </w:p>
    <w:p w:rsidR="00221F6C" w:rsidRDefault="00A63CF2" w:rsidP="00221F6C">
      <w:r>
        <w:t xml:space="preserve">select distinct St,SPno,convert(int,convert(float(8),left(Remark,charindex('~',Remark)-1))),convert(int,convert(float(8),substring(Remark,charindex('~',Remark)+1,3))),0 </w:t>
      </w:r>
    </w:p>
    <w:p w:rsidR="00221F6C" w:rsidRDefault="00A63CF2" w:rsidP="00221F6C">
      <w:r>
        <w:t>from #rm</w:t>
      </w:r>
    </w:p>
    <w:p w:rsidR="00221F6C" w:rsidRDefault="00221F6C" w:rsidP="00221F6C"/>
    <w:p w:rsidR="00221F6C" w:rsidRDefault="00A63CF2" w:rsidP="00221F6C">
      <w:r>
        <w:t>update #mw set Qty=en-beg+1</w:t>
      </w:r>
    </w:p>
    <w:p w:rsidR="00221F6C" w:rsidRDefault="00221F6C" w:rsidP="00221F6C"/>
    <w:p w:rsidR="00221F6C" w:rsidRDefault="00A63CF2" w:rsidP="00221F6C">
      <w:r>
        <w:t xml:space="preserve">select distinct * into #mw3 from #mw </w:t>
      </w:r>
    </w:p>
    <w:p w:rsidR="00221F6C" w:rsidRDefault="00A63CF2" w:rsidP="00221F6C">
      <w:r>
        <w:rPr>
          <w:rFonts w:hint="eastAsia"/>
        </w:rPr>
        <w:t>------------------------------------</w:t>
      </w:r>
      <w:r>
        <w:rPr>
          <w:rFonts w:hint="eastAsia"/>
        </w:rPr>
        <w:t>清空已存在庫位</w:t>
      </w:r>
      <w:r>
        <w:rPr>
          <w:rFonts w:hint="eastAsia"/>
        </w:rPr>
        <w:t>------------------------------------</w:t>
      </w:r>
    </w:p>
    <w:p w:rsidR="00221F6C" w:rsidRDefault="00A63CF2" w:rsidP="00221F6C">
      <w:r>
        <w:t>if @tp=5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 xml:space="preserve">delete WipBuffer from WipBuffer a(nolock),#Bom b where   a.Code=@pdline  and b.SPno=a.PartNo   </w:t>
      </w:r>
    </w:p>
    <w:p w:rsidR="00221F6C" w:rsidRDefault="00A63CF2" w:rsidP="00221F6C">
      <w:r>
        <w:tab/>
        <w:t>return</w:t>
      </w:r>
    </w:p>
    <w:p w:rsidR="00221F6C" w:rsidRDefault="00A63CF2" w:rsidP="00221F6C">
      <w:r>
        <w:t>end</w:t>
      </w:r>
    </w:p>
    <w:p w:rsidR="00221F6C" w:rsidRDefault="00A63CF2" w:rsidP="00221F6C">
      <w:r>
        <w:rPr>
          <w:rFonts w:hint="eastAsia"/>
        </w:rPr>
        <w:lastRenderedPageBreak/>
        <w:t>------------------------------------</w:t>
      </w:r>
      <w:r>
        <w:rPr>
          <w:rFonts w:hint="eastAsia"/>
        </w:rPr>
        <w:t>判斷庫位是否夠用</w:t>
      </w:r>
      <w:r>
        <w:rPr>
          <w:rFonts w:hint="eastAsia"/>
        </w:rPr>
        <w:t>------------------------------------</w:t>
      </w:r>
    </w:p>
    <w:p w:rsidR="00221F6C" w:rsidRDefault="00A63CF2" w:rsidP="00221F6C">
      <w:r>
        <w:tab/>
      </w:r>
    </w:p>
    <w:p w:rsidR="00221F6C" w:rsidRDefault="00A63CF2" w:rsidP="00221F6C">
      <w:r>
        <w:t>select distinct St,</w:t>
      </w:r>
      <w:r w:rsidDel="00CA68F1">
        <w:t xml:space="preserve"> </w:t>
      </w:r>
      <w:ins w:id="1704" w:author="itc94010" w:date="2012-08-09T09:03:00Z">
        <w:r w:rsidR="00396790">
          <w:rPr>
            <w:rFonts w:ascii="Courier New" w:hAnsi="Courier New" w:cs="Courier New"/>
            <w:noProof/>
            <w:color w:val="008080"/>
            <w:szCs w:val="20"/>
          </w:rPr>
          <w:t>beg</w:t>
        </w:r>
        <w:r w:rsidR="00396790">
          <w:rPr>
            <w:rFonts w:ascii="Courier New" w:hAnsi="Courier New" w:cs="Courier New"/>
            <w:noProof/>
            <w:color w:val="808080"/>
            <w:szCs w:val="20"/>
          </w:rPr>
          <w:t>,</w:t>
        </w:r>
        <w:r w:rsidR="00396790">
          <w:rPr>
            <w:rFonts w:ascii="Courier New" w:hAnsi="Courier New" w:cs="Courier New"/>
            <w:noProof/>
            <w:color w:val="008080"/>
            <w:szCs w:val="20"/>
          </w:rPr>
          <w:t>en</w:t>
        </w:r>
        <w:r w:rsidR="00396790">
          <w:rPr>
            <w:rFonts w:ascii="Courier New" w:hAnsi="Courier New" w:cs="Courier New"/>
            <w:noProof/>
            <w:color w:val="808080"/>
            <w:szCs w:val="20"/>
          </w:rPr>
          <w:t>,</w:t>
        </w:r>
      </w:ins>
      <w:r>
        <w:t>Qty,count(</w:t>
      </w:r>
      <w:r w:rsidR="008E4B75" w:rsidRPr="008E4B75">
        <w:rPr>
          <w:strike/>
          <w:color w:val="FF0000"/>
          <w:rPrChange w:id="1705" w:author="itc94010" w:date="2012-08-09T09:04:00Z">
            <w:rPr>
              <w:color w:val="0000FF"/>
              <w:u w:val="single"/>
            </w:rPr>
          </w:rPrChange>
        </w:rPr>
        <w:t>distinct</w:t>
      </w:r>
      <w:r>
        <w:t xml:space="preserve"> SPno) as SQty into #locjudge</w:t>
      </w:r>
    </w:p>
    <w:p w:rsidR="00221F6C" w:rsidRDefault="00A63CF2" w:rsidP="00221F6C">
      <w:r>
        <w:t>from #mw3 group by St,</w:t>
      </w:r>
      <w:ins w:id="1706" w:author="itc94010" w:date="2012-08-09T09:03:00Z">
        <w:r w:rsidR="00396790" w:rsidRPr="00396790">
          <w:rPr>
            <w:rFonts w:ascii="Courier New" w:hAnsi="Courier New" w:cs="Courier New"/>
            <w:noProof/>
            <w:color w:val="008080"/>
            <w:szCs w:val="20"/>
          </w:rPr>
          <w:t xml:space="preserve"> </w:t>
        </w:r>
        <w:r w:rsidR="00396790">
          <w:rPr>
            <w:rFonts w:ascii="Courier New" w:hAnsi="Courier New" w:cs="Courier New"/>
            <w:noProof/>
            <w:color w:val="008080"/>
            <w:szCs w:val="20"/>
          </w:rPr>
          <w:t>beg</w:t>
        </w:r>
        <w:r w:rsidR="00396790">
          <w:rPr>
            <w:rFonts w:ascii="Courier New" w:hAnsi="Courier New" w:cs="Courier New"/>
            <w:noProof/>
            <w:color w:val="808080"/>
            <w:szCs w:val="20"/>
          </w:rPr>
          <w:t>,</w:t>
        </w:r>
        <w:r w:rsidR="00396790">
          <w:rPr>
            <w:rFonts w:ascii="Courier New" w:hAnsi="Courier New" w:cs="Courier New"/>
            <w:noProof/>
            <w:color w:val="008080"/>
            <w:szCs w:val="20"/>
          </w:rPr>
          <w:t>en</w:t>
        </w:r>
        <w:r w:rsidR="00396790">
          <w:rPr>
            <w:rFonts w:ascii="Courier New" w:hAnsi="Courier New" w:cs="Courier New"/>
            <w:noProof/>
            <w:color w:val="808080"/>
            <w:szCs w:val="20"/>
          </w:rPr>
          <w:t>,</w:t>
        </w:r>
      </w:ins>
      <w:r>
        <w:t>Qty</w:t>
      </w:r>
    </w:p>
    <w:p w:rsidR="00221F6C" w:rsidRDefault="00221F6C" w:rsidP="00221F6C"/>
    <w:p w:rsidR="00221F6C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----------------------------------</w:t>
      </w:r>
      <w:del w:id="1707" w:author="itc94010" w:date="2012-08-04T09:41:00Z">
        <w:r w:rsidRPr="009F5390" w:rsidDel="00B94D31">
          <w:rPr>
            <w:rFonts w:hint="eastAsia"/>
            <w:color w:val="31849B" w:themeColor="accent5" w:themeShade="BF"/>
          </w:rPr>
          <w:delText>前两站</w:delText>
        </w:r>
      </w:del>
      <w:ins w:id="1708" w:author="itc94010" w:date="2012-08-04T09:41:00Z">
        <w:r w:rsidR="00B94D31">
          <w:rPr>
            <w:rFonts w:hint="eastAsia"/>
            <w:color w:val="31849B" w:themeColor="accent5" w:themeShade="BF"/>
          </w:rPr>
          <w:t>一次分配</w:t>
        </w:r>
      </w:ins>
      <w:r w:rsidRPr="009F5390">
        <w:rPr>
          <w:rFonts w:hint="eastAsia"/>
          <w:color w:val="31849B" w:themeColor="accent5" w:themeShade="BF"/>
        </w:rPr>
        <w:t>放不下的</w:t>
      </w:r>
      <w:r w:rsidRPr="009F5390">
        <w:rPr>
          <w:color w:val="31849B" w:themeColor="accent5" w:themeShade="BF"/>
        </w:rPr>
        <w:t>Part</w:t>
      </w:r>
      <w:r w:rsidRPr="009F5390">
        <w:rPr>
          <w:rFonts w:hint="eastAsia"/>
          <w:color w:val="31849B" w:themeColor="accent5" w:themeShade="BF"/>
        </w:rPr>
        <w:t>可放在</w:t>
      </w:r>
      <w:del w:id="1709" w:author="itc94010" w:date="2012-08-04T09:41:00Z">
        <w:r w:rsidRPr="009F5390" w:rsidDel="00B94D31">
          <w:rPr>
            <w:rFonts w:hint="eastAsia"/>
            <w:color w:val="31849B" w:themeColor="accent5" w:themeShade="BF"/>
          </w:rPr>
          <w:delText>下一站</w:delText>
        </w:r>
      </w:del>
      <w:ins w:id="1710" w:author="itc94010" w:date="2012-08-04T09:41:00Z">
        <w:r w:rsidR="00B94D31">
          <w:rPr>
            <w:rFonts w:hint="eastAsia"/>
            <w:color w:val="31849B" w:themeColor="accent5" w:themeShade="BF"/>
          </w:rPr>
          <w:t>任何未分配库位</w:t>
        </w:r>
      </w:ins>
      <w:r w:rsidRPr="009F5390">
        <w:rPr>
          <w:color w:val="31849B" w:themeColor="accent5" w:themeShade="BF"/>
        </w:rPr>
        <w:t>-----------------</w:t>
      </w:r>
    </w:p>
    <w:p w:rsidR="00221F6C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declare @sm1 int, @sm2 int</w:t>
      </w:r>
      <w:r w:rsidR="008E4B75" w:rsidRPr="008E4B75">
        <w:rPr>
          <w:strike/>
          <w:color w:val="31849B" w:themeColor="accent5" w:themeShade="BF"/>
          <w:rPrChange w:id="1711" w:author="itc94010" w:date="2012-08-04T09:40:00Z">
            <w:rPr>
              <w:color w:val="31849B" w:themeColor="accent5" w:themeShade="BF"/>
              <w:u w:val="single"/>
            </w:rPr>
          </w:rPrChange>
        </w:rPr>
        <w:t xml:space="preserve">, @sm3 int, @maxSt nvarchar(200), </w:t>
      </w:r>
    </w:p>
    <w:p w:rsidR="00221F6C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select @sm1=sum(Qty), @sm2=sum(SQty)</w:t>
      </w:r>
      <w:r w:rsidR="008E4B75" w:rsidRPr="008E4B75">
        <w:rPr>
          <w:strike/>
          <w:color w:val="31849B" w:themeColor="accent5" w:themeShade="BF"/>
          <w:rPrChange w:id="1712" w:author="itc94010" w:date="2012-08-04T09:41:00Z">
            <w:rPr>
              <w:color w:val="31849B" w:themeColor="accent5" w:themeShade="BF"/>
              <w:u w:val="single"/>
            </w:rPr>
          </w:rPrChange>
        </w:rPr>
        <w:t xml:space="preserve">,@maxSt=max(St) </w:t>
      </w:r>
      <w:r w:rsidRPr="009F5390">
        <w:rPr>
          <w:color w:val="31849B" w:themeColor="accent5" w:themeShade="BF"/>
        </w:rPr>
        <w:t xml:space="preserve"> from #locjudge</w:t>
      </w:r>
    </w:p>
    <w:p w:rsidR="00221F6C" w:rsidRPr="00B94D31" w:rsidRDefault="008E4B75" w:rsidP="00221F6C">
      <w:pPr>
        <w:rPr>
          <w:strike/>
          <w:color w:val="31849B" w:themeColor="accent5" w:themeShade="BF"/>
          <w:rPrChange w:id="1713" w:author="itc94010" w:date="2012-08-04T09:41:00Z">
            <w:rPr>
              <w:color w:val="31849B" w:themeColor="accent5" w:themeShade="BF"/>
            </w:rPr>
          </w:rPrChange>
        </w:rPr>
      </w:pPr>
      <w:r w:rsidRPr="008E4B75">
        <w:rPr>
          <w:strike/>
          <w:color w:val="31849B" w:themeColor="accent5" w:themeShade="BF"/>
          <w:rPrChange w:id="1714" w:author="itc94010" w:date="2012-08-04T09:41:00Z">
            <w:rPr>
              <w:color w:val="31849B" w:themeColor="accent5" w:themeShade="BF"/>
              <w:u w:val="single"/>
            </w:rPr>
          </w:rPrChange>
        </w:rPr>
        <w:t>select @sm3=Qty-SQty from #locjudge where St=@maxSt</w:t>
      </w:r>
    </w:p>
    <w:p w:rsidR="00221F6C" w:rsidRDefault="00221F6C" w:rsidP="00221F6C"/>
    <w:p w:rsidR="00221F6C" w:rsidRDefault="009F5390" w:rsidP="00221F6C">
      <w:r w:rsidRPr="009F5390">
        <w:rPr>
          <w:color w:val="31849B" w:themeColor="accent5" w:themeShade="BF"/>
        </w:rPr>
        <w:t>-</w:t>
      </w:r>
      <w:r w:rsidR="00CE7664">
        <w:rPr>
          <w:color w:val="31849B" w:themeColor="accent5" w:themeShade="BF"/>
        </w:rPr>
        <w:t>--</w:t>
      </w:r>
      <w:r w:rsidRPr="009F5390">
        <w:rPr>
          <w:color w:val="31849B" w:themeColor="accent5" w:themeShade="BF"/>
        </w:rPr>
        <w:t>-if  exists(select</w:t>
      </w:r>
      <w:r w:rsidR="00A63CF2">
        <w:t xml:space="preserve"> * from #locjudge where Qty&lt;SQty)---exists (select * from #mt a,#mw2 b where a.Family=b.family and a.Qty&gt;b.Qty) </w:t>
      </w:r>
    </w:p>
    <w:p w:rsidR="00221F6C" w:rsidRDefault="009F5390" w:rsidP="00221F6C">
      <w:pPr>
        <w:rPr>
          <w:color w:val="31849B" w:themeColor="accent5" w:themeShade="BF"/>
        </w:rPr>
      </w:pPr>
      <w:r w:rsidRPr="009F5390">
        <w:rPr>
          <w:color w:val="31849B" w:themeColor="accent5" w:themeShade="BF"/>
        </w:rPr>
        <w:t>If @sm1&lt;@sm2</w:t>
      </w:r>
      <w:r w:rsidR="008E4B75" w:rsidRPr="008E4B75">
        <w:rPr>
          <w:strike/>
          <w:color w:val="31849B" w:themeColor="accent5" w:themeShade="BF"/>
          <w:rPrChange w:id="1715" w:author="itc94010" w:date="2012-08-04T09:41:00Z">
            <w:rPr>
              <w:color w:val="31849B" w:themeColor="accent5" w:themeShade="BF"/>
              <w:u w:val="single"/>
            </w:rPr>
          </w:rPrChange>
        </w:rPr>
        <w:t xml:space="preserve"> or @sm3&lt;0</w:t>
      </w:r>
    </w:p>
    <w:p w:rsidR="00221F6C" w:rsidRDefault="00A63CF2" w:rsidP="00221F6C">
      <w:r>
        <w:rPr>
          <w:rFonts w:hint="eastAsia"/>
        </w:rPr>
        <w:t>begin</w:t>
      </w:r>
    </w:p>
    <w:p w:rsidR="00221F6C" w:rsidRDefault="00A63CF2" w:rsidP="00221F6C">
      <w:r>
        <w:rPr>
          <w:rFonts w:hint="eastAsia"/>
        </w:rPr>
        <w:tab/>
        <w:t>select '0','</w:t>
      </w:r>
      <w:r>
        <w:rPr>
          <w:rFonts w:hint="eastAsia"/>
        </w:rPr>
        <w:t>超過現有浮動庫位數，請修改資料，重新上傳！</w:t>
      </w:r>
      <w:r>
        <w:rPr>
          <w:rFonts w:hint="eastAsia"/>
        </w:rPr>
        <w:t>'</w:t>
      </w:r>
    </w:p>
    <w:p w:rsidR="00221F6C" w:rsidRDefault="00A63CF2" w:rsidP="00221F6C">
      <w:r>
        <w:rPr>
          <w:rFonts w:hint="eastAsia"/>
        </w:rPr>
        <w:tab/>
        <w:t>return</w:t>
      </w:r>
    </w:p>
    <w:p w:rsidR="00221F6C" w:rsidRDefault="00A63CF2" w:rsidP="00221F6C">
      <w:r>
        <w:t>end</w:t>
      </w:r>
    </w:p>
    <w:p w:rsidR="00221F6C" w:rsidRDefault="00A63CF2" w:rsidP="00221F6C">
      <w:r>
        <w:rPr>
          <w:rFonts w:hint="eastAsia"/>
        </w:rPr>
        <w:t>------------------------------------</w:t>
      </w:r>
      <w:r>
        <w:rPr>
          <w:rFonts w:hint="eastAsia"/>
        </w:rPr>
        <w:t>分配庫位</w:t>
      </w:r>
      <w:r>
        <w:rPr>
          <w:rFonts w:hint="eastAsia"/>
        </w:rPr>
        <w:t>------------------------------------</w:t>
      </w:r>
    </w:p>
    <w:p w:rsidR="00221F6C" w:rsidRDefault="00A63CF2" w:rsidP="00221F6C">
      <w:r>
        <w:t>declare  @spno varchar(</w:t>
      </w:r>
      <w:r>
        <w:rPr>
          <w:rFonts w:hint="eastAsia"/>
        </w:rPr>
        <w:t>20</w:t>
      </w:r>
      <w:r>
        <w:t>)</w:t>
      </w:r>
    </w:p>
    <w:p w:rsidR="00221F6C" w:rsidRDefault="00221F6C" w:rsidP="00221F6C"/>
    <w:p w:rsidR="00221F6C" w:rsidRDefault="00A63CF2" w:rsidP="00221F6C">
      <w:r>
        <w:rPr>
          <w:rFonts w:hint="eastAsia"/>
        </w:rPr>
        <w:t>-----</w:t>
      </w:r>
      <w:r>
        <w:rPr>
          <w:rFonts w:hint="eastAsia"/>
        </w:rPr>
        <w:t>需要導出的資料</w:t>
      </w:r>
      <w:r>
        <w:rPr>
          <w:rFonts w:hint="eastAsia"/>
        </w:rPr>
        <w:t>-----------------------------------------------------</w:t>
      </w:r>
    </w:p>
    <w:p w:rsidR="00221F6C" w:rsidRDefault="00A63CF2" w:rsidP="00221F6C">
      <w:r>
        <w:tab/>
        <w:t>INSERT #Bom_Loc</w:t>
      </w:r>
    </w:p>
    <w:p w:rsidR="00221F6C" w:rsidRDefault="00A63CF2" w:rsidP="00221F6C">
      <w:r>
        <w:tab/>
        <w:t xml:space="preserve">select distinct Material,Component,'',c.Qty*a.Quantity ,b.PartType </w:t>
      </w:r>
    </w:p>
    <w:p w:rsidR="00221F6C" w:rsidRDefault="00A63CF2" w:rsidP="00221F6C">
      <w:r>
        <w:tab/>
        <w:t>from ModelB</w:t>
      </w:r>
      <w:r>
        <w:rPr>
          <w:rFonts w:hint="eastAsia"/>
        </w:rPr>
        <w:t>OM</w:t>
      </w:r>
      <w:r>
        <w:t xml:space="preserve"> a(nolock),Part b(nolock),TmpKit c(nolock)</w:t>
      </w:r>
    </w:p>
    <w:p w:rsidR="00221F6C" w:rsidRDefault="00A63CF2" w:rsidP="00221F6C">
      <w:r>
        <w:tab/>
        <w:t>where  a.Material=c.Model and a.Component=b.PartNo</w:t>
      </w:r>
    </w:p>
    <w:p w:rsidR="00221F6C" w:rsidRDefault="00A63CF2" w:rsidP="00221F6C">
      <w:r>
        <w:tab/>
        <w:t>and ( b.BomNodeType ='C2' or (b.BomNodeType='P1' and upper(</w:t>
      </w:r>
      <w:r>
        <w:rPr>
          <w:rFonts w:hint="eastAsia"/>
        </w:rPr>
        <w:t>IsNull(b.</w:t>
      </w:r>
      <w:r>
        <w:t>PartType</w:t>
      </w:r>
      <w:r>
        <w:rPr>
          <w:rFonts w:hint="eastAsia"/>
        </w:rPr>
        <w:t>,</w:t>
      </w:r>
      <w:r>
        <w:t>’’</w:t>
      </w:r>
      <w:r>
        <w:rPr>
          <w:rFonts w:hint="eastAsia"/>
        </w:rPr>
        <w:t>)</w:t>
      </w:r>
      <w:r>
        <w:t>) like 'OFFICE%'))</w:t>
      </w:r>
    </w:p>
    <w:p w:rsidR="00221F6C" w:rsidRDefault="00A63CF2" w:rsidP="00221F6C">
      <w:r>
        <w:tab/>
        <w:t xml:space="preserve">and </w:t>
      </w:r>
      <w:hyperlink r:id="rId32" w:history="1">
        <w:r w:rsidRPr="00CD5575">
          <w:rPr>
            <w:rStyle w:val="a8"/>
          </w:rPr>
          <w:t>c.PdLine=@pdline</w:t>
        </w:r>
      </w:hyperlink>
      <w:r>
        <w:rPr>
          <w:rFonts w:hint="eastAsia"/>
        </w:rPr>
        <w:t xml:space="preserve"> and c.Type=</w:t>
      </w:r>
      <w:r>
        <w:t>’</w:t>
      </w:r>
      <w:r>
        <w:rPr>
          <w:rFonts w:hint="eastAsia"/>
        </w:rPr>
        <w:t>PAK</w:t>
      </w:r>
      <w:r>
        <w:t>’</w:t>
      </w:r>
    </w:p>
    <w:p w:rsidR="00221F6C" w:rsidRDefault="00A63CF2" w:rsidP="00221F6C">
      <w:r>
        <w:t xml:space="preserve">---and rtrim([USER].dbo.GetStr(b.Remark,'FU='))='Y' </w:t>
      </w:r>
    </w:p>
    <w:p w:rsidR="00221F6C" w:rsidRDefault="00221F6C" w:rsidP="00221F6C"/>
    <w:p w:rsidR="00221F6C" w:rsidRDefault="00A63CF2" w:rsidP="00221F6C">
      <w:pPr>
        <w:rPr>
          <w:lang w:eastAsia="zh-TW"/>
        </w:rPr>
      </w:pPr>
      <w:r>
        <w:rPr>
          <w:lang w:eastAsia="zh-TW"/>
        </w:rPr>
        <w:t>-----------------------------------------------------</w:t>
      </w:r>
    </w:p>
    <w:p w:rsidR="00221F6C" w:rsidRDefault="00A63CF2" w:rsidP="00221F6C">
      <w:pPr>
        <w:rPr>
          <w:lang w:eastAsia="zh-TW"/>
        </w:rPr>
      </w:pPr>
      <w:r>
        <w:rPr>
          <w:rFonts w:hint="eastAsia"/>
          <w:lang w:eastAsia="zh-TW"/>
        </w:rPr>
        <w:t>-------------------------------</w:t>
      </w:r>
      <w:r>
        <w:rPr>
          <w:rFonts w:hint="eastAsia"/>
          <w:lang w:eastAsia="zh-TW"/>
        </w:rPr>
        <w:t>處理變更</w:t>
      </w:r>
      <w:r>
        <w:rPr>
          <w:rFonts w:hint="eastAsia"/>
          <w:lang w:eastAsia="zh-TW"/>
        </w:rPr>
        <w:t>station</w:t>
      </w:r>
      <w:r>
        <w:rPr>
          <w:rFonts w:hint="eastAsia"/>
          <w:lang w:eastAsia="zh-TW"/>
        </w:rPr>
        <w:t>範圍后的數據</w:t>
      </w:r>
      <w:r>
        <w:rPr>
          <w:rFonts w:hint="eastAsia"/>
          <w:lang w:eastAsia="zh-TW"/>
        </w:rPr>
        <w:t>---------------------------------------</w:t>
      </w:r>
    </w:p>
    <w:p w:rsidR="00221F6C" w:rsidRDefault="00A63CF2" w:rsidP="00221F6C">
      <w:r>
        <w:t xml:space="preserve">--select distinct a.* from WipBuffer_FV a,#mw3 b where a.Code=@pl2 and a.St=b.St and (a.LightNo &lt; b.beg or a.LightNo&gt;b.en) </w:t>
      </w:r>
    </w:p>
    <w:p w:rsidR="00221F6C" w:rsidRDefault="00221F6C" w:rsidP="00221F6C"/>
    <w:p w:rsidR="00221F6C" w:rsidRDefault="00A63CF2" w:rsidP="00221F6C">
      <w:r>
        <w:t xml:space="preserve">delete WipBuffer from WipBuffer a,#mw3 b </w:t>
      </w:r>
    </w:p>
    <w:p w:rsidR="00221F6C" w:rsidRDefault="00A63CF2" w:rsidP="00221F6C">
      <w:r>
        <w:t xml:space="preserve">where a.Code=@pdline </w:t>
      </w:r>
      <w:ins w:id="1716" w:author="itc94010" w:date="2012-08-07T16:06:00Z">
        <w:r w:rsidR="008E4B75" w:rsidRPr="008E4B75">
          <w:rPr>
            <w:color w:val="FF0000"/>
            <w:rPrChange w:id="1717" w:author="itc94010" w:date="2012-08-07T16:09:00Z">
              <w:rPr>
                <w:color w:val="0000FF"/>
                <w:u w:val="single"/>
              </w:rPr>
            </w:rPrChange>
          </w:rPr>
          <w:t xml:space="preserve">and a.PartNo= b.SPno </w:t>
        </w:r>
      </w:ins>
      <w:r w:rsidR="008E4B75" w:rsidRPr="008E4B75">
        <w:rPr>
          <w:color w:val="FF0000"/>
          <w:rPrChange w:id="1718" w:author="itc94010" w:date="2012-08-07T16:09:00Z">
            <w:rPr>
              <w:color w:val="0000FF"/>
              <w:u w:val="single"/>
            </w:rPr>
          </w:rPrChange>
        </w:rPr>
        <w:t xml:space="preserve">and </w:t>
      </w:r>
      <w:ins w:id="1719" w:author="itc94010" w:date="2012-08-07T16:06:00Z">
        <w:r w:rsidR="008E4B75" w:rsidRPr="008E4B75">
          <w:rPr>
            <w:color w:val="FF0000"/>
            <w:rPrChange w:id="1720" w:author="itc94010" w:date="2012-08-07T16:09:00Z">
              <w:rPr>
                <w:color w:val="0000FF"/>
                <w:u w:val="single"/>
              </w:rPr>
            </w:rPrChange>
          </w:rPr>
          <w:t>(</w:t>
        </w:r>
      </w:ins>
      <w:r>
        <w:t>a.Station</w:t>
      </w:r>
      <w:r w:rsidR="009F5390" w:rsidRPr="009F5390">
        <w:rPr>
          <w:strike/>
          <w:color w:val="31849B" w:themeColor="accent5" w:themeShade="BF"/>
        </w:rPr>
        <w:t>UTF</w:t>
      </w:r>
      <w:r w:rsidR="008E4B75" w:rsidRPr="008E4B75">
        <w:rPr>
          <w:strike/>
          <w:color w:val="31849B" w:themeColor="accent5" w:themeShade="BF"/>
          <w:rPrChange w:id="1721" w:author="itc94010" w:date="2012-08-07T16:07:00Z">
            <w:rPr>
              <w:color w:val="0000FF"/>
              <w:u w:val="single"/>
            </w:rPr>
          </w:rPrChange>
        </w:rPr>
        <w:t>=</w:t>
      </w:r>
      <w:ins w:id="1722" w:author="itc94010" w:date="2012-08-07T16:06:00Z">
        <w:r w:rsidR="008E4B75" w:rsidRPr="008E4B75">
          <w:rPr>
            <w:color w:val="FF0000"/>
            <w:rPrChange w:id="1723" w:author="itc94010" w:date="2012-08-07T16:09:00Z">
              <w:rPr>
                <w:color w:val="0000FF"/>
                <w:u w:val="single"/>
              </w:rPr>
            </w:rPrChange>
          </w:rPr>
          <w:t>&lt;&gt;</w:t>
        </w:r>
      </w:ins>
      <w:r>
        <w:t xml:space="preserve">b.St </w:t>
      </w:r>
      <w:del w:id="1724" w:author="itc94010" w:date="2012-08-07T16:07:00Z">
        <w:r w:rsidR="008E4B75" w:rsidRPr="008E4B75">
          <w:rPr>
            <w:color w:val="FF0000"/>
            <w:rPrChange w:id="1725" w:author="itc94010" w:date="2012-08-07T16:09:00Z">
              <w:rPr>
                <w:color w:val="0000FF"/>
                <w:u w:val="single"/>
              </w:rPr>
            </w:rPrChange>
          </w:rPr>
          <w:delText xml:space="preserve">and </w:delText>
        </w:r>
      </w:del>
      <w:ins w:id="1726" w:author="itc94010" w:date="2012-08-07T16:07:00Z">
        <w:r w:rsidR="008E4B75" w:rsidRPr="008E4B75">
          <w:rPr>
            <w:color w:val="FF0000"/>
            <w:rPrChange w:id="1727" w:author="itc94010" w:date="2012-08-07T16:09:00Z">
              <w:rPr>
                <w:color w:val="0000FF"/>
                <w:u w:val="single"/>
              </w:rPr>
            </w:rPrChange>
          </w:rPr>
          <w:t xml:space="preserve">or </w:t>
        </w:r>
      </w:ins>
      <w:del w:id="1728" w:author="itc94010" w:date="2012-08-07T16:07:00Z">
        <w:r w:rsidDel="007A769B">
          <w:delText>(</w:delText>
        </w:r>
      </w:del>
      <w:r>
        <w:t>a.LightNo &lt; b.beg or a.LightNo&gt;b.en) and a.KittingType='PAK Kitting'</w:t>
      </w:r>
    </w:p>
    <w:p w:rsidR="00221F6C" w:rsidRDefault="00221F6C" w:rsidP="00221F6C"/>
    <w:p w:rsidR="00221F6C" w:rsidRDefault="00A63CF2" w:rsidP="00221F6C">
      <w:pPr>
        <w:rPr>
          <w:lang w:eastAsia="zh-TW"/>
        </w:rPr>
      </w:pPr>
      <w:r>
        <w:rPr>
          <w:rFonts w:hint="eastAsia"/>
          <w:lang w:eastAsia="zh-TW"/>
        </w:rPr>
        <w:t>--------------------------</w:t>
      </w:r>
      <w:r>
        <w:rPr>
          <w:rFonts w:hint="eastAsia"/>
          <w:lang w:eastAsia="zh-TW"/>
        </w:rPr>
        <w:t>不分配已分配庫位的料</w:t>
      </w:r>
      <w:r>
        <w:rPr>
          <w:rFonts w:hint="eastAsia"/>
          <w:lang w:eastAsia="zh-TW"/>
        </w:rPr>
        <w:t>--------------</w:t>
      </w:r>
    </w:p>
    <w:p w:rsidR="00221F6C" w:rsidRDefault="00221F6C" w:rsidP="00221F6C">
      <w:pPr>
        <w:rPr>
          <w:lang w:eastAsia="zh-TW"/>
        </w:rPr>
      </w:pPr>
    </w:p>
    <w:p w:rsidR="00221F6C" w:rsidRDefault="00A63CF2" w:rsidP="00221F6C">
      <w:r>
        <w:t xml:space="preserve">delete #mw3 from WipBuffer b(nolock),#mw3 c </w:t>
      </w:r>
    </w:p>
    <w:p w:rsidR="00221F6C" w:rsidRDefault="00A63CF2" w:rsidP="00221F6C">
      <w:r>
        <w:t xml:space="preserve">where   b.Code=@pdline  </w:t>
      </w:r>
    </w:p>
    <w:p w:rsidR="00221F6C" w:rsidRDefault="00A63CF2" w:rsidP="00221F6C">
      <w:r>
        <w:t>and c.SPno=b.PartNo   AND c.St=b.Station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 and  b.Tp=b.Station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 and  b.KittingType='PAK Kitting'</w:t>
      </w:r>
    </w:p>
    <w:p w:rsidR="00221F6C" w:rsidRDefault="00221F6C" w:rsidP="00221F6C"/>
    <w:p w:rsidR="00221F6C" w:rsidRDefault="00A63CF2" w:rsidP="00221F6C">
      <w:r>
        <w:t>---SELECT St,count(SPno) from #mw3 group by St</w:t>
      </w:r>
    </w:p>
    <w:p w:rsidR="00221F6C" w:rsidRDefault="00A63CF2" w:rsidP="00221F6C">
      <w:pPr>
        <w:rPr>
          <w:lang w:eastAsia="zh-TW"/>
        </w:rPr>
      </w:pPr>
      <w:r>
        <w:rPr>
          <w:lang w:eastAsia="zh-TW"/>
        </w:rPr>
        <w:t>------------------------------------------------------------</w:t>
      </w:r>
    </w:p>
    <w:p w:rsidR="00221F6C" w:rsidRDefault="00A63CF2" w:rsidP="00221F6C">
      <w:pPr>
        <w:rPr>
          <w:lang w:eastAsia="zh-TW"/>
        </w:rPr>
      </w:pPr>
      <w:r>
        <w:rPr>
          <w:rFonts w:hint="eastAsia"/>
          <w:lang w:eastAsia="zh-TW"/>
        </w:rPr>
        <w:t>-------</w:t>
      </w:r>
      <w:r>
        <w:rPr>
          <w:rFonts w:hint="eastAsia"/>
          <w:lang w:eastAsia="zh-TW"/>
        </w:rPr>
        <w:t>清空之前分配的的庫位</w:t>
      </w:r>
      <w:r>
        <w:rPr>
          <w:rFonts w:hint="eastAsia"/>
          <w:lang w:eastAsia="zh-TW"/>
        </w:rPr>
        <w:t>-----------------</w:t>
      </w:r>
    </w:p>
    <w:p w:rsidR="00221F6C" w:rsidRDefault="00A63CF2" w:rsidP="00221F6C">
      <w:r>
        <w:t>delete WipBuffer where PartNo not in (select SPno from #Bom) and Code=@pdline and Tp=Station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 and KittingType='PAK Kitting' </w:t>
      </w:r>
      <w:r w:rsidR="008E4B75" w:rsidRPr="008E4B75">
        <w:rPr>
          <w:strike/>
          <w:color w:val="FF0000"/>
          <w:rPrChange w:id="1729" w:author="itc94010" w:date="2012-08-07T17:32:00Z">
            <w:rPr>
              <w:color w:val="0000FF"/>
              <w:u w:val="single"/>
            </w:rPr>
          </w:rPrChange>
        </w:rPr>
        <w:t>and StationUTF in (select St from #mw3)</w:t>
      </w:r>
    </w:p>
    <w:p w:rsidR="00221F6C" w:rsidRDefault="00221F6C" w:rsidP="00221F6C"/>
    <w:p w:rsidR="00221F6C" w:rsidRDefault="00A63CF2" w:rsidP="00221F6C">
      <w:r>
        <w:rPr>
          <w:rFonts w:hint="eastAsia"/>
        </w:rPr>
        <w:t>--------------</w:t>
      </w:r>
      <w:r>
        <w:rPr>
          <w:rFonts w:hint="eastAsia"/>
        </w:rPr>
        <w:t>調整變更的庫位</w:t>
      </w:r>
      <w:r>
        <w:rPr>
          <w:rFonts w:hint="eastAsia"/>
        </w:rPr>
        <w:t>----------------</w:t>
      </w:r>
    </w:p>
    <w:p w:rsidR="00221F6C" w:rsidRPr="007A769B" w:rsidRDefault="008E4B75" w:rsidP="00221F6C">
      <w:pPr>
        <w:rPr>
          <w:strike/>
          <w:color w:val="FF0000"/>
          <w:rPrChange w:id="1730" w:author="itc94010" w:date="2012-08-07T16:09:00Z">
            <w:rPr/>
          </w:rPrChange>
        </w:rPr>
      </w:pPr>
      <w:r w:rsidRPr="008E4B75">
        <w:rPr>
          <w:strike/>
          <w:color w:val="FF0000"/>
          <w:rPrChange w:id="1731" w:author="itc94010" w:date="2012-08-07T16:09:00Z">
            <w:rPr>
              <w:color w:val="0000FF"/>
              <w:u w:val="single"/>
            </w:rPr>
          </w:rPrChange>
        </w:rPr>
        <w:t xml:space="preserve">delete WipBuffer from WipBuffer a,#mw3 b </w:t>
      </w:r>
    </w:p>
    <w:p w:rsidR="00221F6C" w:rsidRPr="007A769B" w:rsidRDefault="008E4B75" w:rsidP="00221F6C">
      <w:pPr>
        <w:rPr>
          <w:strike/>
          <w:color w:val="FF0000"/>
          <w:rPrChange w:id="1732" w:author="itc94010" w:date="2012-08-07T16:09:00Z">
            <w:rPr/>
          </w:rPrChange>
        </w:rPr>
      </w:pPr>
      <w:r w:rsidRPr="008E4B75">
        <w:rPr>
          <w:strike/>
          <w:color w:val="FF0000"/>
          <w:rPrChange w:id="1733" w:author="itc94010" w:date="2012-08-07T16:09:00Z">
            <w:rPr>
              <w:color w:val="0000FF"/>
              <w:u w:val="single"/>
            </w:rPr>
          </w:rPrChange>
        </w:rPr>
        <w:t>where a.PartNo=b.SPno and a.StationUTF &lt;&gt; b.St and a.KittingType='PAK Kitting'</w:t>
      </w:r>
    </w:p>
    <w:p w:rsidR="00221F6C" w:rsidRPr="007A769B" w:rsidRDefault="008E4B75" w:rsidP="00221F6C">
      <w:pPr>
        <w:rPr>
          <w:strike/>
          <w:color w:val="FF0000"/>
          <w:rPrChange w:id="1734" w:author="itc94010" w:date="2012-08-07T16:09:00Z">
            <w:rPr/>
          </w:rPrChange>
        </w:rPr>
      </w:pPr>
      <w:r w:rsidRPr="008E4B75">
        <w:rPr>
          <w:strike/>
          <w:color w:val="FF0000"/>
          <w:rPrChange w:id="1735" w:author="itc94010" w:date="2012-08-07T16:09:00Z">
            <w:rPr>
              <w:color w:val="0000FF"/>
              <w:u w:val="single"/>
            </w:rPr>
          </w:rPrChange>
        </w:rPr>
        <w:t xml:space="preserve"> and a.Code=@pdline and a.PartNo in (select SPno from #mw3)</w:t>
      </w:r>
    </w:p>
    <w:p w:rsidR="00221F6C" w:rsidRDefault="00A63CF2" w:rsidP="00221F6C">
      <w:r>
        <w:t>----------------------------------------</w:t>
      </w:r>
    </w:p>
    <w:p w:rsidR="00221F6C" w:rsidRDefault="00221F6C" w:rsidP="00221F6C"/>
    <w:p w:rsidR="00221F6C" w:rsidRDefault="00A63CF2" w:rsidP="00221F6C">
      <w:r>
        <w:t>--select St,count(LightNo) from WipBuffer_FV where Code=@pl2 and St=Tp group By St</w:t>
      </w:r>
    </w:p>
    <w:p w:rsidR="00221F6C" w:rsidRDefault="00A63CF2" w:rsidP="00221F6C">
      <w:r>
        <w:t>---return</w:t>
      </w:r>
    </w:p>
    <w:p w:rsidR="00221F6C" w:rsidRDefault="00A63CF2" w:rsidP="00221F6C">
      <w:r>
        <w:t>--create table #mw(St nvarchar(200),SPno nvarchar(500),beg int, en int ,Qty int)</w:t>
      </w:r>
    </w:p>
    <w:p w:rsidR="00221F6C" w:rsidRDefault="00A63CF2" w:rsidP="00221F6C">
      <w:r>
        <w:t>select *,999 as Loc into #mw4 from #mw3</w:t>
      </w:r>
    </w:p>
    <w:p w:rsidR="00221F6C" w:rsidRDefault="00A63CF2" w:rsidP="00221F6C">
      <w:r>
        <w:lastRenderedPageBreak/>
        <w:t>declare @locno int,@beg int,@end int,@nowloc int</w:t>
      </w:r>
      <w:r w:rsidR="009F5390" w:rsidRPr="009F5390">
        <w:rPr>
          <w:strike/>
          <w:color w:val="31849B" w:themeColor="accent5" w:themeShade="BF"/>
        </w:rPr>
        <w:t>,@loop int</w:t>
      </w:r>
    </w:p>
    <w:p w:rsidR="00221F6C" w:rsidRDefault="00A63CF2" w:rsidP="00221F6C">
      <w:r>
        <w:t xml:space="preserve">insert into #mw4 </w:t>
      </w:r>
    </w:p>
    <w:p w:rsidR="00221F6C" w:rsidRDefault="00A63CF2" w:rsidP="00221F6C">
      <w:r>
        <w:t>select distinct Station</w:t>
      </w:r>
      <w:r w:rsidR="009F5390" w:rsidRPr="009F5390">
        <w:rPr>
          <w:strike/>
          <w:color w:val="31849B" w:themeColor="accent5" w:themeShade="BF"/>
        </w:rPr>
        <w:t>UTF</w:t>
      </w:r>
      <w:r>
        <w:t xml:space="preserve">,'','','','',LightNo </w:t>
      </w:r>
    </w:p>
    <w:p w:rsidR="00221F6C" w:rsidRDefault="00A63CF2" w:rsidP="00221F6C">
      <w:r>
        <w:t xml:space="preserve">from WipBuffer where Code=@pdline </w:t>
      </w:r>
      <w:r w:rsidR="008E4B75" w:rsidRPr="008E4B75">
        <w:rPr>
          <w:color w:val="FF0000"/>
          <w:rPrChange w:id="1736" w:author="itc94010" w:date="2012-08-09T09:09:00Z">
            <w:rPr>
              <w:color w:val="0000FF"/>
              <w:u w:val="single"/>
            </w:rPr>
          </w:rPrChange>
        </w:rPr>
        <w:t>and Station</w:t>
      </w:r>
      <w:r w:rsidR="008E4B75" w:rsidRPr="008E4B75">
        <w:rPr>
          <w:strike/>
          <w:color w:val="FF0000"/>
          <w:rPrChange w:id="1737" w:author="itc94010" w:date="2012-08-07T16:10:00Z">
            <w:rPr>
              <w:strike/>
              <w:color w:val="31849B" w:themeColor="accent5" w:themeShade="BF"/>
              <w:u w:val="single"/>
            </w:rPr>
          </w:rPrChange>
        </w:rPr>
        <w:t>UTF</w:t>
      </w:r>
      <w:ins w:id="1738" w:author="itc94010" w:date="2012-08-09T09:09:00Z">
        <w:r w:rsidR="008E4B75" w:rsidRPr="008E4B75">
          <w:rPr>
            <w:color w:val="FF0000"/>
            <w:rPrChange w:id="1739" w:author="itc94010" w:date="2012-08-09T09:09:00Z">
              <w:rPr>
                <w:strike/>
                <w:color w:val="FF0000"/>
                <w:u w:val="single"/>
              </w:rPr>
            </w:rPrChange>
          </w:rPr>
          <w:t>=Tp</w:t>
        </w:r>
      </w:ins>
      <w:r w:rsidR="008E4B75" w:rsidRPr="008E4B75">
        <w:rPr>
          <w:strike/>
          <w:color w:val="FF0000"/>
          <w:rPrChange w:id="1740" w:author="itc94010" w:date="2012-08-07T16:10:00Z">
            <w:rPr>
              <w:color w:val="0000FF"/>
              <w:u w:val="single"/>
            </w:rPr>
          </w:rPrChange>
        </w:rPr>
        <w:t xml:space="preserve"> in (select St from #mw4) </w:t>
      </w:r>
      <w:r>
        <w:t>and KittingType='PAK Kitting'</w:t>
      </w:r>
    </w:p>
    <w:p w:rsidR="00221F6C" w:rsidRDefault="00221F6C" w:rsidP="00221F6C"/>
    <w:p w:rsidR="00221F6C" w:rsidRDefault="009F5390" w:rsidP="00221F6C">
      <w:pPr>
        <w:rPr>
          <w:strike/>
          <w:color w:val="31849B" w:themeColor="accent5" w:themeShade="BF"/>
        </w:rPr>
      </w:pPr>
      <w:r w:rsidRPr="009F5390">
        <w:rPr>
          <w:strike/>
          <w:color w:val="31849B" w:themeColor="accent5" w:themeShade="BF"/>
        </w:rPr>
        <w:t>set @loop=3</w:t>
      </w:r>
    </w:p>
    <w:p w:rsidR="00221F6C" w:rsidRDefault="009F5390" w:rsidP="00221F6C">
      <w:pPr>
        <w:rPr>
          <w:strike/>
          <w:color w:val="31849B" w:themeColor="accent5" w:themeShade="BF"/>
        </w:rPr>
      </w:pPr>
      <w:r w:rsidRPr="009F5390">
        <w:rPr>
          <w:strike/>
          <w:color w:val="31849B" w:themeColor="accent5" w:themeShade="BF"/>
        </w:rPr>
        <w:t>while @loop&gt;0</w:t>
      </w:r>
      <w:ins w:id="1741" w:author="itc94010" w:date="2012-08-07T16:06:00Z">
        <w:r w:rsidR="00896289">
          <w:rPr>
            <w:rFonts w:hint="eastAsia"/>
            <w:strike/>
            <w:color w:val="31849B" w:themeColor="accent5" w:themeShade="BF"/>
          </w:rPr>
          <w:t>z`</w:t>
        </w:r>
      </w:ins>
    </w:p>
    <w:p w:rsidR="00221F6C" w:rsidRDefault="00221F6C" w:rsidP="00221F6C">
      <w:pPr>
        <w:rPr>
          <w:strike/>
          <w:color w:val="31849B" w:themeColor="accent5" w:themeShade="BF"/>
        </w:rPr>
      </w:pPr>
    </w:p>
    <w:p w:rsidR="00221F6C" w:rsidRDefault="009F5390" w:rsidP="00221F6C">
      <w:pPr>
        <w:rPr>
          <w:color w:val="31849B" w:themeColor="accent5" w:themeShade="BF"/>
        </w:rPr>
      </w:pPr>
      <w:r w:rsidRPr="009F5390">
        <w:rPr>
          <w:strike/>
          <w:color w:val="31849B" w:themeColor="accent5" w:themeShade="BF"/>
        </w:rPr>
        <w:t>begin</w:t>
      </w:r>
    </w:p>
    <w:p w:rsidR="00221F6C" w:rsidRDefault="00A63CF2" w:rsidP="00221F6C">
      <w:r>
        <w:t xml:space="preserve">set @nowloc=1 </w:t>
      </w:r>
    </w:p>
    <w:p w:rsidR="00221F6C" w:rsidRDefault="00A63CF2" w:rsidP="00221F6C">
      <w:r>
        <w:t>while (select count(*) from #mw4 where Loc=999 )&gt;0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 xml:space="preserve">select @spno=SPno ,@beg = beg,@end =en,@st3=St </w:t>
      </w:r>
    </w:p>
    <w:p w:rsidR="00221F6C" w:rsidRDefault="00A63CF2" w:rsidP="00221F6C">
      <w:pPr>
        <w:rPr>
          <w:color w:val="31849B" w:themeColor="accent5" w:themeShade="BF"/>
        </w:rPr>
      </w:pPr>
      <w:r>
        <w:tab/>
        <w:t>from #mw4 where Loc=999 order by St</w:t>
      </w:r>
      <w:ins w:id="1742" w:author="itc94010" w:date="2012-08-04T09:42:00Z">
        <w:r w:rsidR="00B94D31">
          <w:t xml:space="preserve"> </w:t>
        </w:r>
        <w:r w:rsidR="00B94D31" w:rsidRPr="006C30FB">
          <w:rPr>
            <w:color w:val="31849B" w:themeColor="accent5" w:themeShade="BF"/>
          </w:rPr>
          <w:t xml:space="preserve"> desc, beg desc, en desc</w:t>
        </w:r>
      </w:ins>
      <w:del w:id="1743" w:author="itc94010" w:date="2012-08-04T09:42:00Z">
        <w:r w:rsidDel="00B94D31">
          <w:delText xml:space="preserve"> </w:delText>
        </w:r>
        <w:r w:rsidR="009F5390" w:rsidRPr="009F5390" w:rsidDel="00B94D31">
          <w:rPr>
            <w:color w:val="31849B" w:themeColor="accent5" w:themeShade="BF"/>
          </w:rPr>
          <w:delText>----desc</w:delText>
        </w:r>
      </w:del>
    </w:p>
    <w:p w:rsidR="00221F6C" w:rsidRDefault="00221F6C" w:rsidP="00221F6C">
      <w:pPr>
        <w:rPr>
          <w:color w:val="31849B" w:themeColor="accent5" w:themeShade="BF"/>
        </w:rPr>
      </w:pPr>
    </w:p>
    <w:p w:rsidR="00221F6C" w:rsidRDefault="00A63CF2" w:rsidP="00221F6C">
      <w:r>
        <w:tab/>
        <w:t>update #mw4 set Loc=0 where SPno=@spno and beg=@beg and en=@end and St=@st3</w:t>
      </w:r>
    </w:p>
    <w:p w:rsidR="00221F6C" w:rsidRDefault="00221F6C" w:rsidP="00221F6C"/>
    <w:p w:rsidR="00221F6C" w:rsidRPr="007C253B" w:rsidRDefault="008E4B75" w:rsidP="00221F6C">
      <w:pPr>
        <w:rPr>
          <w:strike/>
          <w:color w:val="31849B" w:themeColor="accent5" w:themeShade="BF"/>
          <w:rPrChange w:id="1744" w:author="itc94010" w:date="2012-08-07T11:22:00Z">
            <w:rPr>
              <w:color w:val="31849B" w:themeColor="accent5" w:themeShade="BF"/>
            </w:rPr>
          </w:rPrChange>
        </w:rPr>
      </w:pPr>
      <w:r w:rsidRPr="008E4B75">
        <w:rPr>
          <w:strike/>
          <w:color w:val="31849B" w:themeColor="accent5" w:themeShade="BF"/>
          <w:rPrChange w:id="1745" w:author="itc94010" w:date="2012-08-07T11:22:00Z">
            <w:rPr>
              <w:color w:val="31849B" w:themeColor="accent5" w:themeShade="BF"/>
              <w:u w:val="single"/>
            </w:rPr>
          </w:rPrChange>
        </w:rPr>
        <w:tab/>
        <w:t>if  @nowloc &gt; @end</w:t>
      </w:r>
    </w:p>
    <w:p w:rsidR="00221F6C" w:rsidRPr="007C253B" w:rsidRDefault="008E4B75" w:rsidP="00221F6C">
      <w:pPr>
        <w:rPr>
          <w:strike/>
          <w:color w:val="31849B" w:themeColor="accent5" w:themeShade="BF"/>
          <w:rPrChange w:id="1746" w:author="itc94010" w:date="2012-08-07T11:22:00Z">
            <w:rPr>
              <w:color w:val="31849B" w:themeColor="accent5" w:themeShade="BF"/>
            </w:rPr>
          </w:rPrChange>
        </w:rPr>
      </w:pPr>
      <w:r w:rsidRPr="008E4B75">
        <w:rPr>
          <w:strike/>
          <w:color w:val="31849B" w:themeColor="accent5" w:themeShade="BF"/>
          <w:rPrChange w:id="1747" w:author="itc94010" w:date="2012-08-07T11:22:00Z">
            <w:rPr>
              <w:color w:val="31849B" w:themeColor="accent5" w:themeShade="BF"/>
              <w:u w:val="single"/>
            </w:rPr>
          </w:rPrChange>
        </w:rPr>
        <w:tab/>
        <w:t>begin</w:t>
      </w:r>
    </w:p>
    <w:p w:rsidR="00221F6C" w:rsidRPr="007C253B" w:rsidRDefault="008E4B75" w:rsidP="00221F6C">
      <w:pPr>
        <w:rPr>
          <w:strike/>
          <w:color w:val="31849B" w:themeColor="accent5" w:themeShade="BF"/>
          <w:rPrChange w:id="1748" w:author="itc94010" w:date="2012-08-07T11:22:00Z">
            <w:rPr>
              <w:color w:val="31849B" w:themeColor="accent5" w:themeShade="BF"/>
            </w:rPr>
          </w:rPrChange>
        </w:rPr>
      </w:pPr>
      <w:r w:rsidRPr="008E4B75">
        <w:rPr>
          <w:strike/>
          <w:color w:val="31849B" w:themeColor="accent5" w:themeShade="BF"/>
          <w:rPrChange w:id="1749" w:author="itc94010" w:date="2012-08-07T11:22:00Z">
            <w:rPr>
              <w:color w:val="31849B" w:themeColor="accent5" w:themeShade="BF"/>
              <w:u w:val="single"/>
            </w:rPr>
          </w:rPrChange>
        </w:rPr>
        <w:tab/>
      </w:r>
      <w:r w:rsidRPr="008E4B75">
        <w:rPr>
          <w:strike/>
          <w:color w:val="31849B" w:themeColor="accent5" w:themeShade="BF"/>
          <w:rPrChange w:id="1750" w:author="itc94010" w:date="2012-08-07T11:22:00Z">
            <w:rPr>
              <w:color w:val="31849B" w:themeColor="accent5" w:themeShade="BF"/>
              <w:u w:val="single"/>
            </w:rPr>
          </w:rPrChange>
        </w:rPr>
        <w:tab/>
        <w:t>select @beg = beg, @end=en, @st3=St from #mw4 where St&gt;@st3 order by St</w:t>
      </w:r>
    </w:p>
    <w:p w:rsidR="00221F6C" w:rsidRPr="007C253B" w:rsidRDefault="008E4B75" w:rsidP="00221F6C">
      <w:pPr>
        <w:rPr>
          <w:strike/>
          <w:color w:val="31849B" w:themeColor="accent5" w:themeShade="BF"/>
          <w:rPrChange w:id="1751" w:author="itc94010" w:date="2012-08-07T11:22:00Z">
            <w:rPr>
              <w:color w:val="31849B" w:themeColor="accent5" w:themeShade="BF"/>
            </w:rPr>
          </w:rPrChange>
        </w:rPr>
      </w:pPr>
      <w:r w:rsidRPr="008E4B75">
        <w:rPr>
          <w:strike/>
          <w:color w:val="31849B" w:themeColor="accent5" w:themeShade="BF"/>
          <w:rPrChange w:id="1752" w:author="itc94010" w:date="2012-08-07T11:22:00Z">
            <w:rPr>
              <w:color w:val="31849B" w:themeColor="accent5" w:themeShade="BF"/>
              <w:u w:val="single"/>
            </w:rPr>
          </w:rPrChange>
        </w:rPr>
        <w:tab/>
        <w:t>end</w:t>
      </w:r>
    </w:p>
    <w:p w:rsidR="00221F6C" w:rsidRDefault="00221F6C" w:rsidP="00221F6C"/>
    <w:p w:rsidR="00221F6C" w:rsidRPr="007C253B" w:rsidRDefault="008E4B75" w:rsidP="00221F6C">
      <w:r w:rsidRPr="008E4B75">
        <w:rPr>
          <w:rPrChange w:id="1753" w:author="itc94010" w:date="2012-08-07T11:22:00Z">
            <w:rPr>
              <w:color w:val="0000FF"/>
              <w:u w:val="single"/>
            </w:rPr>
          </w:rPrChange>
        </w:rPr>
        <w:tab/>
        <w:t>if @nowloc &lt; @beg</w:t>
      </w:r>
    </w:p>
    <w:p w:rsidR="00221F6C" w:rsidRPr="007C253B" w:rsidRDefault="008E4B75" w:rsidP="00221F6C">
      <w:r w:rsidRPr="008E4B75">
        <w:rPr>
          <w:rPrChange w:id="1754" w:author="itc94010" w:date="2012-08-07T11:22:00Z">
            <w:rPr>
              <w:color w:val="0000FF"/>
              <w:u w:val="single"/>
            </w:rPr>
          </w:rPrChange>
        </w:rPr>
        <w:tab/>
        <w:t>begin</w:t>
      </w:r>
    </w:p>
    <w:p w:rsidR="00221F6C" w:rsidRPr="007C253B" w:rsidRDefault="008E4B75" w:rsidP="00221F6C">
      <w:r w:rsidRPr="008E4B75">
        <w:rPr>
          <w:rPrChange w:id="1755" w:author="itc94010" w:date="2012-08-07T11:22:00Z">
            <w:rPr>
              <w:color w:val="0000FF"/>
              <w:u w:val="single"/>
            </w:rPr>
          </w:rPrChange>
        </w:rPr>
        <w:tab/>
      </w:r>
      <w:r w:rsidRPr="008E4B75">
        <w:rPr>
          <w:rPrChange w:id="1756" w:author="itc94010" w:date="2012-08-07T11:22:00Z">
            <w:rPr>
              <w:color w:val="0000FF"/>
              <w:u w:val="single"/>
            </w:rPr>
          </w:rPrChange>
        </w:rPr>
        <w:tab/>
        <w:t>set @nowloc=@beg</w:t>
      </w:r>
    </w:p>
    <w:p w:rsidR="00221F6C" w:rsidRPr="007C253B" w:rsidRDefault="008E4B75" w:rsidP="00221F6C">
      <w:r w:rsidRPr="008E4B75">
        <w:rPr>
          <w:rPrChange w:id="1757" w:author="itc94010" w:date="2012-08-07T11:22:00Z">
            <w:rPr>
              <w:color w:val="0000FF"/>
              <w:u w:val="single"/>
            </w:rPr>
          </w:rPrChange>
        </w:rPr>
        <w:tab/>
        <w:t>end</w:t>
      </w:r>
    </w:p>
    <w:p w:rsidR="00221F6C" w:rsidRDefault="00221F6C" w:rsidP="00221F6C"/>
    <w:p w:rsidR="00221F6C" w:rsidRDefault="00221F6C" w:rsidP="00221F6C"/>
    <w:p w:rsidR="00221F6C" w:rsidRDefault="00A63CF2" w:rsidP="00221F6C">
      <w:r>
        <w:tab/>
        <w:t>while @nowloc&lt;=@end</w:t>
      </w:r>
    </w:p>
    <w:p w:rsidR="00221F6C" w:rsidRDefault="00A63CF2" w:rsidP="00221F6C">
      <w:r>
        <w:tab/>
        <w:t>begin</w:t>
      </w:r>
    </w:p>
    <w:p w:rsidR="00221F6C" w:rsidRDefault="00A63CF2" w:rsidP="00221F6C">
      <w:r>
        <w:tab/>
      </w:r>
      <w:r>
        <w:tab/>
        <w:t>if  exists(select * from WipBuffer where PartNo = @spno and Code=@pdline and KittingType='PAK Kitting')</w:t>
      </w:r>
    </w:p>
    <w:p w:rsidR="00221F6C" w:rsidRDefault="00A63CF2" w:rsidP="00221F6C">
      <w:r>
        <w:tab/>
      </w:r>
      <w:r>
        <w:tab/>
      </w:r>
      <w:r>
        <w:tab/>
        <w:t>break</w:t>
      </w:r>
    </w:p>
    <w:p w:rsidR="00221F6C" w:rsidRDefault="00A63CF2" w:rsidP="00221F6C">
      <w:r>
        <w:tab/>
      </w:r>
      <w:r>
        <w:tab/>
        <w:t>else</w:t>
      </w:r>
    </w:p>
    <w:p w:rsidR="00221F6C" w:rsidRDefault="00A63CF2" w:rsidP="00221F6C">
      <w:r>
        <w:tab/>
      </w:r>
      <w:r>
        <w:tab/>
        <w:t>begin</w:t>
      </w:r>
    </w:p>
    <w:p w:rsidR="00221F6C" w:rsidRDefault="00A63CF2" w:rsidP="00221F6C">
      <w:r>
        <w:tab/>
      </w:r>
      <w:r>
        <w:tab/>
      </w:r>
      <w:r>
        <w:tab/>
        <w:t>if exists(select * from #mw4 where Loc=@nowloc ) --or exists (select * from WipBuffer_FV where LightNo=@locno and  Code=@pl2 and St=@st3)</w:t>
      </w:r>
    </w:p>
    <w:p w:rsidR="00221F6C" w:rsidRDefault="00A63CF2" w:rsidP="00221F6C">
      <w:r>
        <w:tab/>
      </w:r>
      <w:r>
        <w:tab/>
      </w:r>
      <w:r>
        <w:tab/>
        <w:t>begin</w:t>
      </w:r>
      <w:r>
        <w:tab/>
      </w:r>
    </w:p>
    <w:p w:rsidR="00221F6C" w:rsidRDefault="00A63CF2" w:rsidP="00221F6C">
      <w:r>
        <w:tab/>
      </w:r>
      <w:r>
        <w:tab/>
      </w:r>
      <w:r>
        <w:tab/>
      </w:r>
      <w:r>
        <w:tab/>
        <w:t>set @nowloc=@nowloc+1</w:t>
      </w:r>
    </w:p>
    <w:p w:rsidR="00221F6C" w:rsidRDefault="00A63CF2" w:rsidP="00221F6C">
      <w:r>
        <w:tab/>
      </w:r>
      <w:r>
        <w:tab/>
      </w:r>
      <w:r>
        <w:tab/>
      </w:r>
      <w:r>
        <w:tab/>
        <w:t>continue</w:t>
      </w:r>
    </w:p>
    <w:p w:rsidR="00221F6C" w:rsidRDefault="00A63CF2" w:rsidP="00221F6C">
      <w:r>
        <w:tab/>
      </w:r>
      <w:r>
        <w:tab/>
      </w:r>
      <w:r>
        <w:tab/>
        <w:t>end</w:t>
      </w:r>
    </w:p>
    <w:p w:rsidR="00221F6C" w:rsidRDefault="00A63CF2" w:rsidP="00221F6C">
      <w:r>
        <w:tab/>
      </w:r>
      <w:r>
        <w:tab/>
      </w:r>
      <w:r>
        <w:tab/>
        <w:t>else</w:t>
      </w:r>
    </w:p>
    <w:p w:rsidR="00221F6C" w:rsidRDefault="00A63CF2" w:rsidP="00221F6C">
      <w:r>
        <w:tab/>
      </w:r>
      <w:r>
        <w:tab/>
      </w:r>
      <w:r>
        <w:tab/>
      </w:r>
      <w:r>
        <w:tab/>
        <w:t>update #mw4 set Loc=@nowloc where SPno=@spno</w:t>
      </w:r>
    </w:p>
    <w:p w:rsidR="00221F6C" w:rsidRDefault="00A63CF2" w:rsidP="00221F6C">
      <w:r>
        <w:tab/>
      </w:r>
      <w:r>
        <w:tab/>
      </w:r>
      <w:r>
        <w:tab/>
        <w:t>set @nowloc=@nowloc+1</w:t>
      </w:r>
    </w:p>
    <w:p w:rsidR="00221F6C" w:rsidRDefault="00A63CF2" w:rsidP="00221F6C">
      <w:r>
        <w:tab/>
      </w:r>
      <w:r>
        <w:tab/>
      </w:r>
      <w:r>
        <w:tab/>
        <w:t>--insert WipBuffer_FV select @pl2,@spno,@st3,@st3,@locno,'',1,'',0,0,0,'',getdate(),getdate()</w:t>
      </w:r>
    </w:p>
    <w:p w:rsidR="00221F6C" w:rsidRDefault="00A63CF2" w:rsidP="00221F6C">
      <w:r>
        <w:tab/>
      </w:r>
      <w:r>
        <w:tab/>
      </w:r>
      <w:r>
        <w:tab/>
        <w:t>break</w:t>
      </w:r>
    </w:p>
    <w:p w:rsidR="00221F6C" w:rsidRDefault="00A63CF2" w:rsidP="00221F6C">
      <w:r>
        <w:tab/>
      </w:r>
      <w:r w:rsidR="00C5043D">
        <w:rPr>
          <w:rFonts w:hint="eastAsia"/>
        </w:rPr>
        <w:tab/>
      </w:r>
      <w:r>
        <w:t>end</w:t>
      </w:r>
    </w:p>
    <w:p w:rsidR="00221F6C" w:rsidRDefault="00C5043D" w:rsidP="00221F6C">
      <w:r>
        <w:rPr>
          <w:rFonts w:hint="eastAsia"/>
        </w:rPr>
        <w:tab/>
      </w:r>
      <w:r w:rsidR="00A63CF2">
        <w:t>end</w:t>
      </w:r>
    </w:p>
    <w:p w:rsidR="00221F6C" w:rsidRDefault="00A63CF2" w:rsidP="00221F6C">
      <w:r>
        <w:t xml:space="preserve">end </w:t>
      </w:r>
    </w:p>
    <w:p w:rsidR="00221F6C" w:rsidRDefault="00221F6C" w:rsidP="00221F6C"/>
    <w:p w:rsidR="00B94D31" w:rsidRPr="006C30FB" w:rsidRDefault="00B94D31" w:rsidP="00B94D31">
      <w:pPr>
        <w:rPr>
          <w:ins w:id="1758" w:author="itc94010" w:date="2012-08-04T09:44:00Z"/>
          <w:color w:val="31849B" w:themeColor="accent5" w:themeShade="BF"/>
        </w:rPr>
      </w:pPr>
      <w:ins w:id="1759" w:author="itc94010" w:date="2012-08-04T09:44:00Z">
        <w:r w:rsidRPr="006C30FB">
          <w:rPr>
            <w:rFonts w:hint="eastAsia"/>
            <w:color w:val="31849B" w:themeColor="accent5" w:themeShade="BF"/>
          </w:rPr>
          <w:t xml:space="preserve">--SongJie </w:t>
        </w:r>
        <w:r w:rsidRPr="006C30FB">
          <w:rPr>
            <w:rFonts w:hint="eastAsia"/>
            <w:color w:val="31849B" w:themeColor="accent5" w:themeShade="BF"/>
          </w:rPr>
          <w:t>一次分配中放不下的料，做二次分配，放到未被使用的库位中</w:t>
        </w:r>
      </w:ins>
    </w:p>
    <w:p w:rsidR="00B94D31" w:rsidRPr="006C30FB" w:rsidRDefault="00B94D31" w:rsidP="00B94D31">
      <w:pPr>
        <w:rPr>
          <w:ins w:id="1760" w:author="itc94010" w:date="2012-08-04T09:44:00Z"/>
          <w:color w:val="31849B" w:themeColor="accent5" w:themeShade="BF"/>
        </w:rPr>
      </w:pPr>
      <w:ins w:id="1761" w:author="itc94010" w:date="2012-08-04T09:44:00Z">
        <w:r w:rsidRPr="006C30FB">
          <w:rPr>
            <w:color w:val="31849B" w:themeColor="accent5" w:themeShade="BF"/>
          </w:rPr>
          <w:t>if exists (select * from #mw4 where Loc=0)</w:t>
        </w:r>
      </w:ins>
    </w:p>
    <w:p w:rsidR="00B94D31" w:rsidRPr="006C30FB" w:rsidRDefault="00B94D31" w:rsidP="00B94D31">
      <w:pPr>
        <w:rPr>
          <w:ins w:id="1762" w:author="itc94010" w:date="2012-08-04T09:44:00Z"/>
          <w:color w:val="31849B" w:themeColor="accent5" w:themeShade="BF"/>
        </w:rPr>
      </w:pPr>
      <w:ins w:id="1763" w:author="itc94010" w:date="2012-08-04T09:44:00Z">
        <w:r w:rsidRPr="006C30FB">
          <w:rPr>
            <w:color w:val="31849B" w:themeColor="accent5" w:themeShade="BF"/>
          </w:rPr>
          <w:t>begin</w:t>
        </w:r>
      </w:ins>
    </w:p>
    <w:p w:rsidR="00B94D31" w:rsidRPr="006C30FB" w:rsidRDefault="00B94D31" w:rsidP="00B94D31">
      <w:pPr>
        <w:rPr>
          <w:ins w:id="1764" w:author="itc94010" w:date="2012-08-04T09:44:00Z"/>
          <w:color w:val="31849B" w:themeColor="accent5" w:themeShade="BF"/>
        </w:rPr>
      </w:pPr>
      <w:ins w:id="1765" w:author="itc94010" w:date="2012-08-04T09:44:00Z">
        <w:r w:rsidRPr="006C30FB">
          <w:rPr>
            <w:color w:val="31849B" w:themeColor="accent5" w:themeShade="BF"/>
          </w:rPr>
          <w:t xml:space="preserve"> </w:t>
        </w:r>
      </w:ins>
    </w:p>
    <w:p w:rsidR="00B94D31" w:rsidRPr="006C30FB" w:rsidRDefault="00B94D31" w:rsidP="00B94D31">
      <w:pPr>
        <w:rPr>
          <w:ins w:id="1766" w:author="itc94010" w:date="2012-08-04T09:44:00Z"/>
          <w:color w:val="31849B" w:themeColor="accent5" w:themeShade="BF"/>
        </w:rPr>
      </w:pPr>
      <w:ins w:id="1767" w:author="itc94010" w:date="2012-08-04T09:44:00Z">
        <w:r w:rsidRPr="006C30FB">
          <w:rPr>
            <w:color w:val="31849B" w:themeColor="accent5" w:themeShade="BF"/>
          </w:rPr>
          <w:t>select distinct Station as st, convert(int,convert(float(8),left(Location,charindex('~',Location)-1))) as beg,</w:t>
        </w:r>
      </w:ins>
    </w:p>
    <w:p w:rsidR="00B94D31" w:rsidRPr="006C30FB" w:rsidRDefault="00B94D31" w:rsidP="00B94D31">
      <w:pPr>
        <w:rPr>
          <w:ins w:id="1768" w:author="itc94010" w:date="2012-08-04T09:44:00Z"/>
          <w:color w:val="31849B" w:themeColor="accent5" w:themeShade="BF"/>
        </w:rPr>
      </w:pPr>
      <w:ins w:id="1769" w:author="itc94010" w:date="2012-08-04T09:44:00Z">
        <w:r w:rsidRPr="006C30FB">
          <w:rPr>
            <w:color w:val="31849B" w:themeColor="accent5" w:themeShade="BF"/>
          </w:rPr>
          <w:t xml:space="preserve">  convert(int,convert(float(8),substring(Location,charindex('~',Location)+1,3))) as en into #tmpLoc from PAKitLoc</w:t>
        </w:r>
      </w:ins>
    </w:p>
    <w:p w:rsidR="00B94D31" w:rsidRPr="006C30FB" w:rsidRDefault="00B94D31" w:rsidP="00B94D31">
      <w:pPr>
        <w:rPr>
          <w:ins w:id="1770" w:author="itc94010" w:date="2012-08-04T09:44:00Z"/>
          <w:color w:val="31849B" w:themeColor="accent5" w:themeShade="BF"/>
        </w:rPr>
      </w:pPr>
      <w:ins w:id="1771" w:author="itc94010" w:date="2012-08-04T09:44:00Z">
        <w:r w:rsidRPr="006C30FB">
          <w:rPr>
            <w:color w:val="31849B" w:themeColor="accent5" w:themeShade="BF"/>
          </w:rPr>
          <w:t xml:space="preserve">  where PdLine=@pdline</w:t>
        </w:r>
      </w:ins>
    </w:p>
    <w:p w:rsidR="00B94D31" w:rsidRPr="006C30FB" w:rsidRDefault="00B94D31" w:rsidP="00B94D31">
      <w:pPr>
        <w:rPr>
          <w:ins w:id="1772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773" w:author="itc94010" w:date="2012-08-04T09:44:00Z"/>
          <w:color w:val="31849B" w:themeColor="accent5" w:themeShade="BF"/>
        </w:rPr>
      </w:pPr>
      <w:ins w:id="1774" w:author="itc94010" w:date="2012-08-04T09:44:00Z">
        <w:r w:rsidRPr="006C30FB">
          <w:rPr>
            <w:color w:val="31849B" w:themeColor="accent5" w:themeShade="BF"/>
          </w:rPr>
          <w:t>declare @minLoc int,@maxLoc int,@newSt nvarchar(50)</w:t>
        </w:r>
      </w:ins>
    </w:p>
    <w:p w:rsidR="00B94D31" w:rsidRPr="006C30FB" w:rsidRDefault="00B94D31" w:rsidP="00B94D31">
      <w:pPr>
        <w:rPr>
          <w:ins w:id="1775" w:author="itc94010" w:date="2012-08-04T09:44:00Z"/>
          <w:color w:val="31849B" w:themeColor="accent5" w:themeShade="BF"/>
        </w:rPr>
      </w:pPr>
      <w:ins w:id="1776" w:author="itc94010" w:date="2012-08-04T09:44:00Z">
        <w:r w:rsidRPr="006C30FB">
          <w:rPr>
            <w:color w:val="31849B" w:themeColor="accent5" w:themeShade="BF"/>
          </w:rPr>
          <w:t>create table #loc (loc int)</w:t>
        </w:r>
      </w:ins>
    </w:p>
    <w:p w:rsidR="00B94D31" w:rsidRPr="006C30FB" w:rsidRDefault="00B94D31" w:rsidP="00B94D31">
      <w:pPr>
        <w:rPr>
          <w:ins w:id="1777" w:author="itc94010" w:date="2012-08-04T09:44:00Z"/>
          <w:color w:val="31849B" w:themeColor="accent5" w:themeShade="BF"/>
        </w:rPr>
      </w:pPr>
      <w:ins w:id="1778" w:author="itc94010" w:date="2012-08-04T09:44:00Z">
        <w:r w:rsidRPr="006C30FB">
          <w:rPr>
            <w:color w:val="31849B" w:themeColor="accent5" w:themeShade="BF"/>
          </w:rPr>
          <w:t>select @minLoc=MIN(beg), @maxLoc=MAX(en) from #tmpLoc</w:t>
        </w:r>
      </w:ins>
    </w:p>
    <w:p w:rsidR="00B94D31" w:rsidRPr="006C30FB" w:rsidRDefault="00B94D31" w:rsidP="00B94D31">
      <w:pPr>
        <w:rPr>
          <w:ins w:id="1779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780" w:author="itc94010" w:date="2012-08-04T09:44:00Z"/>
          <w:color w:val="31849B" w:themeColor="accent5" w:themeShade="BF"/>
        </w:rPr>
      </w:pPr>
      <w:ins w:id="1781" w:author="itc94010" w:date="2012-08-04T09:44:00Z">
        <w:r w:rsidRPr="006C30FB">
          <w:rPr>
            <w:color w:val="31849B" w:themeColor="accent5" w:themeShade="BF"/>
          </w:rPr>
          <w:t>set @nowloc=@minLoc</w:t>
        </w:r>
      </w:ins>
    </w:p>
    <w:p w:rsidR="00B94D31" w:rsidRPr="006C30FB" w:rsidRDefault="00B94D31" w:rsidP="00B94D31">
      <w:pPr>
        <w:rPr>
          <w:ins w:id="1782" w:author="itc94010" w:date="2012-08-04T09:44:00Z"/>
          <w:color w:val="31849B" w:themeColor="accent5" w:themeShade="BF"/>
        </w:rPr>
      </w:pPr>
      <w:ins w:id="1783" w:author="itc94010" w:date="2012-08-04T09:44:00Z">
        <w:r w:rsidRPr="006C30FB">
          <w:rPr>
            <w:color w:val="31849B" w:themeColor="accent5" w:themeShade="BF"/>
          </w:rPr>
          <w:t>while @nowloc&lt;=@maxLoc</w:t>
        </w:r>
      </w:ins>
    </w:p>
    <w:p w:rsidR="00B94D31" w:rsidRPr="006C30FB" w:rsidRDefault="00B94D31" w:rsidP="00B94D31">
      <w:pPr>
        <w:rPr>
          <w:ins w:id="1784" w:author="itc94010" w:date="2012-08-04T09:44:00Z"/>
          <w:color w:val="31849B" w:themeColor="accent5" w:themeShade="BF"/>
        </w:rPr>
      </w:pPr>
      <w:ins w:id="1785" w:author="itc94010" w:date="2012-08-04T09:44:00Z">
        <w:r w:rsidRPr="006C30FB">
          <w:rPr>
            <w:color w:val="31849B" w:themeColor="accent5" w:themeShade="BF"/>
          </w:rPr>
          <w:t>begin</w:t>
        </w:r>
      </w:ins>
    </w:p>
    <w:p w:rsidR="00B94D31" w:rsidRPr="006C30FB" w:rsidRDefault="00B94D31" w:rsidP="00B94D31">
      <w:pPr>
        <w:rPr>
          <w:ins w:id="1786" w:author="itc94010" w:date="2012-08-04T09:44:00Z"/>
          <w:color w:val="31849B" w:themeColor="accent5" w:themeShade="BF"/>
        </w:rPr>
      </w:pPr>
      <w:ins w:id="1787" w:author="itc94010" w:date="2012-08-04T09:44:00Z">
        <w:r w:rsidRPr="006C30FB">
          <w:rPr>
            <w:color w:val="31849B" w:themeColor="accent5" w:themeShade="BF"/>
          </w:rPr>
          <w:tab/>
          <w:t>insert into #loc values(@nowloc)</w:t>
        </w:r>
      </w:ins>
    </w:p>
    <w:p w:rsidR="00B94D31" w:rsidRPr="006C30FB" w:rsidRDefault="00B94D31" w:rsidP="00B94D31">
      <w:pPr>
        <w:rPr>
          <w:ins w:id="1788" w:author="itc94010" w:date="2012-08-04T09:44:00Z"/>
          <w:color w:val="31849B" w:themeColor="accent5" w:themeShade="BF"/>
        </w:rPr>
      </w:pPr>
      <w:ins w:id="1789" w:author="itc94010" w:date="2012-08-04T09:44:00Z">
        <w:r w:rsidRPr="006C30FB">
          <w:rPr>
            <w:color w:val="31849B" w:themeColor="accent5" w:themeShade="BF"/>
          </w:rPr>
          <w:tab/>
          <w:t>set @nowloc =@nowloc +1</w:t>
        </w:r>
      </w:ins>
    </w:p>
    <w:p w:rsidR="00B94D31" w:rsidRPr="006C30FB" w:rsidRDefault="00B94D31" w:rsidP="00B94D31">
      <w:pPr>
        <w:rPr>
          <w:ins w:id="1790" w:author="itc94010" w:date="2012-08-04T09:44:00Z"/>
          <w:color w:val="31849B" w:themeColor="accent5" w:themeShade="BF"/>
        </w:rPr>
      </w:pPr>
      <w:ins w:id="1791" w:author="itc94010" w:date="2012-08-04T09:44:00Z">
        <w:r w:rsidRPr="006C30FB">
          <w:rPr>
            <w:color w:val="31849B" w:themeColor="accent5" w:themeShade="BF"/>
          </w:rPr>
          <w:t>end</w:t>
        </w:r>
      </w:ins>
    </w:p>
    <w:p w:rsidR="00B94D31" w:rsidRPr="006C30FB" w:rsidRDefault="00B94D31" w:rsidP="00B94D31">
      <w:pPr>
        <w:rPr>
          <w:ins w:id="1792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793" w:author="itc94010" w:date="2012-08-04T09:44:00Z"/>
          <w:color w:val="31849B" w:themeColor="accent5" w:themeShade="BF"/>
        </w:rPr>
      </w:pPr>
      <w:ins w:id="1794" w:author="itc94010" w:date="2012-08-04T09:44:00Z">
        <w:r w:rsidRPr="006C30FB">
          <w:rPr>
            <w:color w:val="31849B" w:themeColor="accent5" w:themeShade="BF"/>
          </w:rPr>
          <w:t>while (select count(*) from #mw4 where Loc=0 )&gt;0</w:t>
        </w:r>
      </w:ins>
    </w:p>
    <w:p w:rsidR="00B94D31" w:rsidRPr="006C30FB" w:rsidRDefault="00B94D31" w:rsidP="00B94D31">
      <w:pPr>
        <w:rPr>
          <w:ins w:id="1795" w:author="itc94010" w:date="2012-08-04T09:44:00Z"/>
          <w:color w:val="31849B" w:themeColor="accent5" w:themeShade="BF"/>
        </w:rPr>
      </w:pPr>
      <w:ins w:id="1796" w:author="itc94010" w:date="2012-08-04T09:44:00Z">
        <w:r w:rsidRPr="006C30FB">
          <w:rPr>
            <w:color w:val="31849B" w:themeColor="accent5" w:themeShade="BF"/>
          </w:rPr>
          <w:t>begin</w:t>
        </w:r>
      </w:ins>
    </w:p>
    <w:p w:rsidR="00B94D31" w:rsidRPr="006C30FB" w:rsidRDefault="00B94D31" w:rsidP="00B94D31">
      <w:pPr>
        <w:rPr>
          <w:ins w:id="1797" w:author="itc94010" w:date="2012-08-04T09:44:00Z"/>
          <w:color w:val="31849B" w:themeColor="accent5" w:themeShade="BF"/>
        </w:rPr>
      </w:pPr>
      <w:ins w:id="1798" w:author="itc94010" w:date="2012-08-04T09:44:00Z">
        <w:r w:rsidRPr="006C30FB">
          <w:rPr>
            <w:color w:val="31849B" w:themeColor="accent5" w:themeShade="BF"/>
          </w:rPr>
          <w:tab/>
          <w:t xml:space="preserve">select @spno=SPno ,@beg = beg,@end =en,@st3=St </w:t>
        </w:r>
      </w:ins>
    </w:p>
    <w:p w:rsidR="00B94D31" w:rsidRPr="006C30FB" w:rsidRDefault="00B94D31" w:rsidP="00B94D31">
      <w:pPr>
        <w:rPr>
          <w:ins w:id="1799" w:author="itc94010" w:date="2012-08-04T09:44:00Z"/>
          <w:color w:val="31849B" w:themeColor="accent5" w:themeShade="BF"/>
        </w:rPr>
      </w:pPr>
      <w:ins w:id="1800" w:author="itc94010" w:date="2012-08-04T09:44:00Z">
        <w:r w:rsidRPr="006C30FB">
          <w:rPr>
            <w:color w:val="31849B" w:themeColor="accent5" w:themeShade="BF"/>
          </w:rPr>
          <w:tab/>
          <w:t>from #mw4 where Loc=0 order by St desc, beg desc, en desc</w:t>
        </w:r>
      </w:ins>
    </w:p>
    <w:p w:rsidR="00B94D31" w:rsidRPr="006C30FB" w:rsidRDefault="00B94D31" w:rsidP="00B94D31">
      <w:pPr>
        <w:rPr>
          <w:ins w:id="1801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802" w:author="itc94010" w:date="2012-08-04T09:44:00Z"/>
          <w:color w:val="31849B" w:themeColor="accent5" w:themeShade="BF"/>
        </w:rPr>
      </w:pPr>
      <w:ins w:id="1803" w:author="itc94010" w:date="2012-08-04T09:44:00Z">
        <w:r w:rsidRPr="006C30FB">
          <w:rPr>
            <w:color w:val="31849B" w:themeColor="accent5" w:themeShade="BF"/>
          </w:rPr>
          <w:tab/>
          <w:t xml:space="preserve">if not exists ( select a.loc, b.st from #loc a, #tmpLoc b where a.loc&gt;=b.beg and a.loc&lt;=b.en </w:t>
        </w:r>
      </w:ins>
    </w:p>
    <w:p w:rsidR="00B94D31" w:rsidRPr="006C30FB" w:rsidRDefault="00B94D31" w:rsidP="00B94D31">
      <w:pPr>
        <w:rPr>
          <w:ins w:id="1804" w:author="itc94010" w:date="2012-08-04T09:44:00Z"/>
          <w:color w:val="31849B" w:themeColor="accent5" w:themeShade="BF"/>
        </w:rPr>
      </w:pPr>
      <w:ins w:id="1805" w:author="itc94010" w:date="2012-08-04T09:44:00Z">
        <w:r w:rsidRPr="006C30FB">
          <w:rPr>
            <w:color w:val="31849B" w:themeColor="accent5" w:themeShade="BF"/>
          </w:rPr>
          <w:tab/>
          <w:t xml:space="preserve">  and a.loc not in (select Loc from #mw4 where Loc&gt;0 and Loc&lt;999))</w:t>
        </w:r>
      </w:ins>
    </w:p>
    <w:p w:rsidR="00B94D31" w:rsidRPr="006C30FB" w:rsidRDefault="00B94D31" w:rsidP="00B94D31">
      <w:pPr>
        <w:rPr>
          <w:ins w:id="1806" w:author="itc94010" w:date="2012-08-04T09:44:00Z"/>
          <w:color w:val="31849B" w:themeColor="accent5" w:themeShade="BF"/>
        </w:rPr>
      </w:pPr>
      <w:ins w:id="1807" w:author="itc94010" w:date="2012-08-04T09:44:00Z">
        <w:r w:rsidRPr="006C30FB">
          <w:rPr>
            <w:color w:val="31849B" w:themeColor="accent5" w:themeShade="BF"/>
          </w:rPr>
          <w:tab/>
        </w:r>
        <w:r w:rsidRPr="006C30FB">
          <w:rPr>
            <w:color w:val="31849B" w:themeColor="accent5" w:themeShade="BF"/>
          </w:rPr>
          <w:tab/>
          <w:t>break</w:t>
        </w:r>
      </w:ins>
    </w:p>
    <w:p w:rsidR="00B94D31" w:rsidRPr="006C30FB" w:rsidRDefault="00B94D31" w:rsidP="00B94D31">
      <w:pPr>
        <w:rPr>
          <w:ins w:id="1808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809" w:author="itc94010" w:date="2012-08-04T09:44:00Z"/>
          <w:color w:val="31849B" w:themeColor="accent5" w:themeShade="BF"/>
        </w:rPr>
      </w:pPr>
      <w:ins w:id="1810" w:author="itc94010" w:date="2012-08-04T09:44:00Z">
        <w:r w:rsidRPr="006C30FB">
          <w:rPr>
            <w:color w:val="31849B" w:themeColor="accent5" w:themeShade="BF"/>
          </w:rPr>
          <w:tab/>
          <w:t xml:space="preserve">select @nowloc=a.loc, @newSt=b.st from #loc a, #tmpLoc b where a.loc&gt;=b.beg and a.loc&lt;=b.en </w:t>
        </w:r>
      </w:ins>
    </w:p>
    <w:p w:rsidR="00B94D31" w:rsidRPr="006C30FB" w:rsidRDefault="00B94D31" w:rsidP="00B94D31">
      <w:pPr>
        <w:rPr>
          <w:ins w:id="1811" w:author="itc94010" w:date="2012-08-04T09:44:00Z"/>
          <w:color w:val="31849B" w:themeColor="accent5" w:themeShade="BF"/>
        </w:rPr>
      </w:pPr>
      <w:ins w:id="1812" w:author="itc94010" w:date="2012-08-04T09:44:00Z">
        <w:r w:rsidRPr="006C30FB">
          <w:rPr>
            <w:color w:val="31849B" w:themeColor="accent5" w:themeShade="BF"/>
          </w:rPr>
          <w:tab/>
          <w:t xml:space="preserve">  and a.loc not in (select Loc from #mw4 where Loc&gt;0 and Loc&lt;999) order by a.loc desc</w:t>
        </w:r>
      </w:ins>
    </w:p>
    <w:p w:rsidR="00B94D31" w:rsidRPr="006C30FB" w:rsidRDefault="00B94D31" w:rsidP="00B94D31">
      <w:pPr>
        <w:rPr>
          <w:ins w:id="1813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814" w:author="itc94010" w:date="2012-08-04T09:44:00Z"/>
          <w:color w:val="31849B" w:themeColor="accent5" w:themeShade="BF"/>
        </w:rPr>
      </w:pPr>
      <w:ins w:id="1815" w:author="itc94010" w:date="2012-08-04T09:44:00Z">
        <w:r w:rsidRPr="006C30FB">
          <w:rPr>
            <w:color w:val="31849B" w:themeColor="accent5" w:themeShade="BF"/>
          </w:rPr>
          <w:tab/>
          <w:t>update #mw4 set Loc=@nowloc, St=@newSt where SPno=@spno and beg=@beg and en=@end and St=@st3</w:t>
        </w:r>
      </w:ins>
    </w:p>
    <w:p w:rsidR="00B94D31" w:rsidRPr="006C30FB" w:rsidRDefault="00B94D31" w:rsidP="00B94D31">
      <w:pPr>
        <w:rPr>
          <w:ins w:id="1816" w:author="itc94010" w:date="2012-08-04T09:44:00Z"/>
          <w:color w:val="31849B" w:themeColor="accent5" w:themeShade="BF"/>
        </w:rPr>
      </w:pPr>
      <w:ins w:id="1817" w:author="itc94010" w:date="2012-08-04T09:44:00Z">
        <w:r w:rsidRPr="006C30FB">
          <w:rPr>
            <w:color w:val="31849B" w:themeColor="accent5" w:themeShade="BF"/>
          </w:rPr>
          <w:t>end</w:t>
        </w:r>
      </w:ins>
    </w:p>
    <w:p w:rsidR="00B94D31" w:rsidRPr="006C30FB" w:rsidRDefault="00B94D31" w:rsidP="00B94D31">
      <w:pPr>
        <w:rPr>
          <w:ins w:id="1818" w:author="itc94010" w:date="2012-08-04T09:44:00Z"/>
          <w:color w:val="31849B" w:themeColor="accent5" w:themeShade="BF"/>
        </w:rPr>
      </w:pPr>
    </w:p>
    <w:p w:rsidR="00B94D31" w:rsidRPr="006C30FB" w:rsidRDefault="00B94D31" w:rsidP="00B94D31">
      <w:pPr>
        <w:rPr>
          <w:ins w:id="1819" w:author="itc94010" w:date="2012-08-04T09:44:00Z"/>
          <w:color w:val="31849B" w:themeColor="accent5" w:themeShade="BF"/>
        </w:rPr>
      </w:pPr>
      <w:ins w:id="1820" w:author="itc94010" w:date="2012-08-04T09:44:00Z">
        <w:r w:rsidRPr="006C30FB">
          <w:rPr>
            <w:color w:val="31849B" w:themeColor="accent5" w:themeShade="BF"/>
          </w:rPr>
          <w:t>end</w:t>
        </w:r>
      </w:ins>
    </w:p>
    <w:p w:rsidR="00B94D31" w:rsidRPr="006C30FB" w:rsidRDefault="00B94D31" w:rsidP="00B94D31">
      <w:pPr>
        <w:rPr>
          <w:ins w:id="1821" w:author="itc94010" w:date="2012-08-04T09:44:00Z"/>
        </w:rPr>
      </w:pPr>
    </w:p>
    <w:p w:rsidR="00221F6C" w:rsidDel="00B94D31" w:rsidRDefault="009F5390" w:rsidP="00221F6C">
      <w:pPr>
        <w:rPr>
          <w:del w:id="1822" w:author="itc94010" w:date="2012-08-04T09:44:00Z"/>
          <w:strike/>
          <w:color w:val="31849B" w:themeColor="accent5" w:themeShade="BF"/>
        </w:rPr>
      </w:pPr>
      <w:del w:id="1823" w:author="itc94010" w:date="2012-08-04T09:44:00Z">
        <w:r w:rsidRPr="009F5390" w:rsidDel="00B94D31">
          <w:rPr>
            <w:strike/>
            <w:color w:val="31849B" w:themeColor="accent5" w:themeShade="BF"/>
          </w:rPr>
          <w:delText xml:space="preserve">--SongJie </w:delText>
        </w:r>
        <w:r w:rsidRPr="009F5390" w:rsidDel="00B94D31">
          <w:rPr>
            <w:rFonts w:hint="eastAsia"/>
            <w:strike/>
            <w:color w:val="31849B" w:themeColor="accent5" w:themeShade="BF"/>
          </w:rPr>
          <w:delText>在原</w:delText>
        </w:r>
        <w:r w:rsidRPr="009F5390" w:rsidDel="00B94D31">
          <w:rPr>
            <w:strike/>
            <w:color w:val="31849B" w:themeColor="accent5" w:themeShade="BF"/>
          </w:rPr>
          <w:delText>Kitting</w:delText>
        </w:r>
        <w:r w:rsidRPr="009F5390" w:rsidDel="00B94D31">
          <w:rPr>
            <w:rFonts w:hint="eastAsia"/>
            <w:strike/>
            <w:color w:val="31849B" w:themeColor="accent5" w:themeShade="BF"/>
          </w:rPr>
          <w:delText>站中放不下的料，放到下一</w:delText>
        </w:r>
        <w:r w:rsidRPr="009F5390" w:rsidDel="00B94D31">
          <w:rPr>
            <w:strike/>
            <w:color w:val="31849B" w:themeColor="accent5" w:themeShade="BF"/>
          </w:rPr>
          <w:delText>Kitting</w:delText>
        </w:r>
        <w:r w:rsidRPr="009F5390" w:rsidDel="00B94D31">
          <w:rPr>
            <w:rFonts w:hint="eastAsia"/>
            <w:strike/>
            <w:color w:val="31849B" w:themeColor="accent5" w:themeShade="BF"/>
          </w:rPr>
          <w:delText>站</w:delText>
        </w:r>
      </w:del>
    </w:p>
    <w:p w:rsidR="00221F6C" w:rsidDel="00B94D31" w:rsidRDefault="009F5390" w:rsidP="00221F6C">
      <w:pPr>
        <w:rPr>
          <w:del w:id="1824" w:author="itc94010" w:date="2012-08-04T09:44:00Z"/>
          <w:strike/>
          <w:color w:val="31849B" w:themeColor="accent5" w:themeShade="BF"/>
        </w:rPr>
      </w:pPr>
      <w:del w:id="1825" w:author="itc94010" w:date="2012-08-04T09:44:00Z">
        <w:r w:rsidRPr="009F5390" w:rsidDel="00B94D31">
          <w:rPr>
            <w:strike/>
            <w:color w:val="31849B" w:themeColor="accent5" w:themeShade="BF"/>
          </w:rPr>
          <w:delText>if not exists (select * from #mw4 where Loc=0)</w:delText>
        </w:r>
      </w:del>
    </w:p>
    <w:p w:rsidR="00221F6C" w:rsidDel="00B94D31" w:rsidRDefault="009F5390" w:rsidP="00221F6C">
      <w:pPr>
        <w:rPr>
          <w:del w:id="1826" w:author="itc94010" w:date="2012-08-04T09:44:00Z"/>
          <w:strike/>
          <w:color w:val="31849B" w:themeColor="accent5" w:themeShade="BF"/>
        </w:rPr>
      </w:pPr>
      <w:del w:id="1827" w:author="itc94010" w:date="2012-08-04T09:44:00Z">
        <w:r w:rsidRPr="009F5390" w:rsidDel="00B94D31">
          <w:rPr>
            <w:strike/>
            <w:color w:val="31849B" w:themeColor="accent5" w:themeShade="BF"/>
          </w:rPr>
          <w:tab/>
          <w:delText>break</w:delText>
        </w:r>
      </w:del>
    </w:p>
    <w:p w:rsidR="00221F6C" w:rsidDel="00B94D31" w:rsidRDefault="00221F6C" w:rsidP="00221F6C">
      <w:pPr>
        <w:rPr>
          <w:del w:id="1828" w:author="itc94010" w:date="2012-08-04T09:44:00Z"/>
          <w:strike/>
          <w:color w:val="31849B" w:themeColor="accent5" w:themeShade="BF"/>
        </w:rPr>
      </w:pPr>
    </w:p>
    <w:p w:rsidR="00221F6C" w:rsidDel="00B94D31" w:rsidRDefault="009F5390" w:rsidP="00221F6C">
      <w:pPr>
        <w:rPr>
          <w:del w:id="1829" w:author="itc94010" w:date="2012-08-04T09:44:00Z"/>
          <w:strike/>
          <w:color w:val="31849B" w:themeColor="accent5" w:themeShade="BF"/>
        </w:rPr>
      </w:pPr>
      <w:del w:id="1830" w:author="itc94010" w:date="2012-08-04T09:44:00Z">
        <w:r w:rsidRPr="009F5390" w:rsidDel="00B94D31">
          <w:rPr>
            <w:strike/>
            <w:color w:val="31849B" w:themeColor="accent5" w:themeShade="BF"/>
          </w:rPr>
          <w:delText>update #mw4 set Loc=999, St=LEFT(St, LEN(St)-1)+case RIGHT(St,1) when '1' then '2' when '2' then '3' when '3' then '1' end where Loc = 0</w:delText>
        </w:r>
      </w:del>
    </w:p>
    <w:p w:rsidR="00221F6C" w:rsidDel="00B94D31" w:rsidRDefault="009F5390" w:rsidP="00221F6C">
      <w:pPr>
        <w:rPr>
          <w:del w:id="1831" w:author="itc94010" w:date="2012-08-04T09:44:00Z"/>
          <w:strike/>
          <w:color w:val="31849B" w:themeColor="accent5" w:themeShade="BF"/>
        </w:rPr>
      </w:pPr>
      <w:del w:id="1832" w:author="itc94010" w:date="2012-08-04T09:44:00Z">
        <w:r w:rsidRPr="009F5390" w:rsidDel="00B94D31">
          <w:rPr>
            <w:strike/>
            <w:color w:val="31849B" w:themeColor="accent5" w:themeShade="BF"/>
          </w:rPr>
          <w:delText>set @loop=@loop-1</w:delText>
        </w:r>
      </w:del>
    </w:p>
    <w:p w:rsidR="00221F6C" w:rsidDel="00B94D31" w:rsidRDefault="00221F6C" w:rsidP="00221F6C">
      <w:pPr>
        <w:rPr>
          <w:del w:id="1833" w:author="itc94010" w:date="2012-08-04T09:44:00Z"/>
          <w:strike/>
          <w:color w:val="31849B" w:themeColor="accent5" w:themeShade="BF"/>
        </w:rPr>
      </w:pPr>
    </w:p>
    <w:p w:rsidR="00221F6C" w:rsidDel="00B94D31" w:rsidRDefault="009F5390" w:rsidP="00221F6C">
      <w:pPr>
        <w:rPr>
          <w:del w:id="1834" w:author="itc94010" w:date="2012-08-04T09:44:00Z"/>
          <w:strike/>
          <w:color w:val="31849B" w:themeColor="accent5" w:themeShade="BF"/>
        </w:rPr>
      </w:pPr>
      <w:del w:id="1835" w:author="itc94010" w:date="2012-08-04T09:44:00Z">
        <w:r w:rsidRPr="009F5390" w:rsidDel="00B94D31">
          <w:rPr>
            <w:strike/>
            <w:color w:val="31849B" w:themeColor="accent5" w:themeShade="BF"/>
          </w:rPr>
          <w:delText>end</w:delText>
        </w:r>
      </w:del>
    </w:p>
    <w:p w:rsidR="00221F6C" w:rsidRDefault="00221F6C" w:rsidP="00221F6C"/>
    <w:p w:rsidR="00221F6C" w:rsidRPr="00B94D31" w:rsidRDefault="008E4B75" w:rsidP="00221F6C">
      <w:pPr>
        <w:rPr>
          <w:color w:val="31849B" w:themeColor="accent5" w:themeShade="BF"/>
          <w:rPrChange w:id="1836" w:author="itc94010" w:date="2012-08-04T09:44:00Z">
            <w:rPr>
              <w:strike/>
              <w:color w:val="31849B" w:themeColor="accent5" w:themeShade="BF"/>
            </w:rPr>
          </w:rPrChange>
        </w:rPr>
      </w:pPr>
      <w:r w:rsidRPr="008E4B75">
        <w:rPr>
          <w:color w:val="31849B" w:themeColor="accent5" w:themeShade="BF"/>
          <w:rPrChange w:id="1837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if exists (select * from #mw4 where Loc=0)</w:t>
      </w:r>
    </w:p>
    <w:p w:rsidR="00221F6C" w:rsidRPr="00B94D31" w:rsidRDefault="008E4B75" w:rsidP="00221F6C">
      <w:pPr>
        <w:rPr>
          <w:color w:val="31849B" w:themeColor="accent5" w:themeShade="BF"/>
          <w:rPrChange w:id="1838" w:author="itc94010" w:date="2012-08-04T09:44:00Z">
            <w:rPr>
              <w:strike/>
              <w:color w:val="31849B" w:themeColor="accent5" w:themeShade="BF"/>
            </w:rPr>
          </w:rPrChange>
        </w:rPr>
      </w:pPr>
      <w:r w:rsidRPr="008E4B75">
        <w:rPr>
          <w:color w:val="31849B" w:themeColor="accent5" w:themeShade="BF"/>
          <w:rPrChange w:id="1839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begin</w:t>
      </w:r>
    </w:p>
    <w:p w:rsidR="00221F6C" w:rsidRPr="00B94D31" w:rsidRDefault="008E4B75" w:rsidP="00221F6C">
      <w:pPr>
        <w:rPr>
          <w:color w:val="31849B" w:themeColor="accent5" w:themeShade="BF"/>
          <w:rPrChange w:id="1840" w:author="itc94010" w:date="2012-08-04T09:44:00Z">
            <w:rPr>
              <w:strike/>
              <w:color w:val="31849B" w:themeColor="accent5" w:themeShade="BF"/>
            </w:rPr>
          </w:rPrChange>
        </w:rPr>
      </w:pPr>
      <w:r w:rsidRPr="008E4B75">
        <w:rPr>
          <w:color w:val="31849B" w:themeColor="accent5" w:themeShade="BF"/>
          <w:rPrChange w:id="1841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ab/>
        <w:t xml:space="preserve">select </w:t>
      </w:r>
      <w:del w:id="1842" w:author="itc94010" w:date="2012-08-04T09:44:00Z">
        <w:r w:rsidRPr="008E4B75">
          <w:rPr>
            <w:color w:val="31849B" w:themeColor="accent5" w:themeShade="BF"/>
            <w:rPrChange w:id="1843" w:author="itc94010" w:date="2012-08-04T09:44:00Z">
              <w:rPr>
                <w:strike/>
                <w:color w:val="31849B" w:themeColor="accent5" w:themeShade="BF"/>
                <w:u w:val="single"/>
              </w:rPr>
            </w:rPrChange>
          </w:rPr>
          <w:delText>'0'</w:delText>
        </w:r>
      </w:del>
      <w:ins w:id="1844" w:author="itc94010" w:date="2012-08-04T09:44:00Z">
        <w:r w:rsidRPr="008E4B75">
          <w:rPr>
            <w:color w:val="31849B" w:themeColor="accent5" w:themeShade="BF"/>
            <w:rPrChange w:id="1845" w:author="itc94010" w:date="2012-08-04T09:44:00Z">
              <w:rPr>
                <w:strike/>
                <w:color w:val="31849B" w:themeColor="accent5" w:themeShade="BF"/>
                <w:u w:val="single"/>
              </w:rPr>
            </w:rPrChange>
          </w:rPr>
          <w:t>'</w:t>
        </w:r>
        <w:r w:rsidR="00B94D31">
          <w:rPr>
            <w:rFonts w:hint="eastAsia"/>
            <w:color w:val="31849B" w:themeColor="accent5" w:themeShade="BF"/>
          </w:rPr>
          <w:t>2</w:t>
        </w:r>
      </w:ins>
      <w:r w:rsidRPr="008E4B75">
        <w:rPr>
          <w:color w:val="31849B" w:themeColor="accent5" w:themeShade="BF"/>
          <w:rPrChange w:id="1846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,'</w:t>
      </w:r>
      <w:r w:rsidRPr="008E4B75">
        <w:rPr>
          <w:rFonts w:hint="eastAsia"/>
          <w:color w:val="31849B" w:themeColor="accent5" w:themeShade="BF"/>
          <w:rPrChange w:id="1847" w:author="itc94010" w:date="2012-08-04T09:44:00Z">
            <w:rPr>
              <w:rFonts w:hint="eastAsia"/>
              <w:strike/>
              <w:color w:val="31849B" w:themeColor="accent5" w:themeShade="BF"/>
              <w:u w:val="single"/>
            </w:rPr>
          </w:rPrChange>
        </w:rPr>
        <w:t>浮動庫位數</w:t>
      </w:r>
      <w:r w:rsidRPr="008E4B75">
        <w:rPr>
          <w:color w:val="31849B" w:themeColor="accent5" w:themeShade="BF"/>
          <w:rPrChange w:id="1848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maintain</w:t>
      </w:r>
      <w:r w:rsidRPr="008E4B75">
        <w:rPr>
          <w:rFonts w:hint="eastAsia"/>
          <w:color w:val="31849B" w:themeColor="accent5" w:themeShade="BF"/>
          <w:rPrChange w:id="1849" w:author="itc94010" w:date="2012-08-04T09:44:00Z">
            <w:rPr>
              <w:rFonts w:hint="eastAsia"/>
              <w:strike/>
              <w:color w:val="31849B" w:themeColor="accent5" w:themeShade="BF"/>
              <w:u w:val="single"/>
            </w:rPr>
          </w:rPrChange>
        </w:rPr>
        <w:t>錯誤，請聯係</w:t>
      </w:r>
      <w:r w:rsidRPr="008E4B75">
        <w:rPr>
          <w:color w:val="31849B" w:themeColor="accent5" w:themeShade="BF"/>
          <w:rPrChange w:id="1850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IE</w:t>
      </w:r>
      <w:r w:rsidRPr="008E4B75">
        <w:rPr>
          <w:rFonts w:hint="eastAsia"/>
          <w:color w:val="31849B" w:themeColor="accent5" w:themeShade="BF"/>
          <w:rPrChange w:id="1851" w:author="itc94010" w:date="2012-08-04T09:44:00Z">
            <w:rPr>
              <w:rFonts w:hint="eastAsia"/>
              <w:strike/>
              <w:color w:val="31849B" w:themeColor="accent5" w:themeShade="BF"/>
              <w:u w:val="single"/>
            </w:rPr>
          </w:rPrChange>
        </w:rPr>
        <w:t>修改資料，重新上傳！</w:t>
      </w:r>
      <w:r w:rsidRPr="008E4B75">
        <w:rPr>
          <w:color w:val="31849B" w:themeColor="accent5" w:themeShade="BF"/>
          <w:rPrChange w:id="1852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'</w:t>
      </w:r>
    </w:p>
    <w:p w:rsidR="00221F6C" w:rsidRPr="00B94D31" w:rsidRDefault="008E4B75" w:rsidP="00221F6C">
      <w:pPr>
        <w:rPr>
          <w:color w:val="31849B" w:themeColor="accent5" w:themeShade="BF"/>
          <w:rPrChange w:id="1853" w:author="itc94010" w:date="2012-08-04T09:44:00Z">
            <w:rPr>
              <w:strike/>
              <w:color w:val="31849B" w:themeColor="accent5" w:themeShade="BF"/>
            </w:rPr>
          </w:rPrChange>
        </w:rPr>
      </w:pPr>
      <w:r w:rsidRPr="008E4B75">
        <w:rPr>
          <w:color w:val="31849B" w:themeColor="accent5" w:themeShade="BF"/>
          <w:rPrChange w:id="1854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ab/>
        <w:t>return</w:t>
      </w:r>
    </w:p>
    <w:p w:rsidR="00221F6C" w:rsidRPr="00B94D31" w:rsidRDefault="008E4B75" w:rsidP="00221F6C">
      <w:pPr>
        <w:rPr>
          <w:color w:val="31849B" w:themeColor="accent5" w:themeShade="BF"/>
          <w:rPrChange w:id="1855" w:author="itc94010" w:date="2012-08-04T09:44:00Z">
            <w:rPr>
              <w:strike/>
              <w:color w:val="31849B" w:themeColor="accent5" w:themeShade="BF"/>
            </w:rPr>
          </w:rPrChange>
        </w:rPr>
      </w:pPr>
      <w:r w:rsidRPr="008E4B75">
        <w:rPr>
          <w:color w:val="31849B" w:themeColor="accent5" w:themeShade="BF"/>
          <w:rPrChange w:id="1856" w:author="itc94010" w:date="2012-08-04T09:44:00Z">
            <w:rPr>
              <w:strike/>
              <w:color w:val="31849B" w:themeColor="accent5" w:themeShade="BF"/>
              <w:u w:val="single"/>
            </w:rPr>
          </w:rPrChange>
        </w:rPr>
        <w:t>end</w:t>
      </w:r>
    </w:p>
    <w:p w:rsidR="00221F6C" w:rsidRDefault="00A63CF2" w:rsidP="00221F6C">
      <w:r>
        <w:t>--select* from #mw4</w:t>
      </w:r>
    </w:p>
    <w:p w:rsidR="00221F6C" w:rsidRDefault="00A63CF2" w:rsidP="00221F6C">
      <w:r>
        <w:t>--select * from #mw_bck  where SPno not in (select PartNo from WipBuffer_FV where Code=@pl2)</w:t>
      </w:r>
    </w:p>
    <w:p w:rsidR="00221F6C" w:rsidRDefault="00221F6C" w:rsidP="00221F6C"/>
    <w:p w:rsidR="00221F6C" w:rsidRDefault="00A63CF2" w:rsidP="00221F6C">
      <w:r>
        <w:t>--return</w:t>
      </w:r>
    </w:p>
    <w:p w:rsidR="00221F6C" w:rsidRDefault="00A63CF2" w:rsidP="00221F6C">
      <w:r>
        <w:t xml:space="preserve">insert into WipBuffer </w:t>
      </w:r>
    </w:p>
    <w:p w:rsidR="00221F6C" w:rsidRDefault="00A63CF2" w:rsidP="00221F6C">
      <w:r>
        <w:t>select @p</w:t>
      </w:r>
      <w:r>
        <w:rPr>
          <w:rFonts w:hint="eastAsia"/>
        </w:rPr>
        <w:t>d</w:t>
      </w:r>
      <w:r>
        <w:t>l</w:t>
      </w:r>
      <w:r>
        <w:rPr>
          <w:rFonts w:hint="eastAsia"/>
        </w:rPr>
        <w:t>ine</w:t>
      </w:r>
      <w:r>
        <w:t>,SPno,St,Loc,'',1,'',0,0,0,'',getdate(),getdate(),</w:t>
      </w:r>
      <w:r w:rsidR="009F5390" w:rsidRPr="009F5390">
        <w:rPr>
          <w:color w:val="FF0066"/>
        </w:rPr>
        <w:t>'PAK Kitting',St,''</w:t>
      </w:r>
      <w:r>
        <w:t xml:space="preserve"> </w:t>
      </w:r>
    </w:p>
    <w:p w:rsidR="00221F6C" w:rsidRDefault="00A63CF2" w:rsidP="00221F6C">
      <w:r>
        <w:t>from #mw4 where SPno&lt;&gt;'' ---where SPno not in (select PartNo from WipBuffer_FV where Code=@pl)</w:t>
      </w:r>
    </w:p>
    <w:p w:rsidR="00221F6C" w:rsidRDefault="00221F6C" w:rsidP="00221F6C"/>
    <w:p w:rsidR="00221F6C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update #Bom_Loc set LightNo=b.LightNo </w:t>
      </w:r>
    </w:p>
    <w:p w:rsidR="00221F6C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from #Bom_Loc a,WipBuffer b (nolock) </w:t>
      </w:r>
    </w:p>
    <w:p w:rsidR="00221F6C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where b.Code=@pdline and b.PartNo=a.</w:t>
      </w:r>
      <w:r w:rsidR="003C31C5">
        <w:rPr>
          <w:rFonts w:ascii="Courier New" w:hAnsi="Courier New" w:cs="Courier New" w:hint="eastAsia"/>
          <w:noProof/>
          <w:color w:val="31849B" w:themeColor="accent5" w:themeShade="BF"/>
          <w:szCs w:val="20"/>
        </w:rPr>
        <w:t>SPno</w:t>
      </w: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 xml:space="preserve"> and b</w:t>
      </w:r>
      <w:r w:rsidRPr="009F5390">
        <w:rPr>
          <w:color w:val="31849B" w:themeColor="accent5" w:themeShade="BF"/>
        </w:rPr>
        <w:t>.KittingType='PAK Kitting'</w:t>
      </w:r>
      <w:ins w:id="1857" w:author="itc94010" w:date="2012-08-09T09:20:00Z">
        <w:r w:rsidR="008E4B75" w:rsidRPr="008E4B75">
          <w:rPr>
            <w:color w:val="FF0000"/>
            <w:rPrChange w:id="1858" w:author="itc94010" w:date="2012-08-09T09:20:00Z">
              <w:rPr>
                <w:color w:val="31849B" w:themeColor="accent5" w:themeShade="BF"/>
                <w:u w:val="single"/>
              </w:rPr>
            </w:rPrChange>
          </w:rPr>
          <w:t xml:space="preserve"> </w:t>
        </w:r>
        <w:r w:rsidR="008E4B75" w:rsidRPr="008E4B75">
          <w:rPr>
            <w:rFonts w:ascii="Courier New" w:hAnsi="Courier New" w:cs="Courier New"/>
            <w:noProof/>
            <w:color w:val="FF0000"/>
            <w:szCs w:val="20"/>
            <w:rPrChange w:id="1859" w:author="itc94010" w:date="2012-08-09T09:20:00Z">
              <w:rPr>
                <w:rFonts w:ascii="Courier New" w:hAnsi="Courier New" w:cs="Courier New"/>
                <w:noProof/>
                <w:color w:val="808080"/>
                <w:szCs w:val="20"/>
                <w:u w:val="single"/>
              </w:rPr>
            </w:rPrChange>
          </w:rPr>
          <w:t>and b.Tp=b.Station</w:t>
        </w:r>
      </w:ins>
    </w:p>
    <w:p w:rsidR="00221F6C" w:rsidRDefault="00221F6C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</w:p>
    <w:p w:rsidR="00221F6C" w:rsidRDefault="009F5390" w:rsidP="00221F6C">
      <w:pPr>
        <w:widowControl w:val="0"/>
        <w:autoSpaceDE w:val="0"/>
        <w:autoSpaceDN w:val="0"/>
        <w:adjustRightInd w:val="0"/>
        <w:rPr>
          <w:rFonts w:ascii="Courier New" w:hAnsi="Courier New" w:cs="Courier New"/>
          <w:noProof/>
          <w:color w:val="31849B" w:themeColor="accent5" w:themeShade="BF"/>
          <w:szCs w:val="20"/>
        </w:rPr>
      </w:pPr>
      <w:r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update #Bom_Loc set LightNo='' WHERE LightNo is null</w:t>
      </w:r>
    </w:p>
    <w:p w:rsidR="00221F6C" w:rsidRDefault="00221F6C" w:rsidP="00221F6C"/>
    <w:p w:rsidR="00221F6C" w:rsidRDefault="00A63CF2" w:rsidP="00221F6C">
      <w:r>
        <w:t xml:space="preserve">delete dbo.PAK_PizzaKittingBySt_FV  </w:t>
      </w:r>
    </w:p>
    <w:p w:rsidR="00221F6C" w:rsidRDefault="00A63CF2" w:rsidP="00221F6C">
      <w:r>
        <w:t xml:space="preserve">from PAK_PizzaKittingBySt_FV a, TmpKit b </w:t>
      </w:r>
    </w:p>
    <w:p w:rsidR="00221F6C" w:rsidRDefault="00A63CF2" w:rsidP="00221F6C">
      <w:r>
        <w:t xml:space="preserve">where  a.Code=@pdline and a.Model=b.Model and </w:t>
      </w:r>
      <w:hyperlink r:id="rId33" w:history="1">
        <w:r w:rsidRPr="00CD5575">
          <w:rPr>
            <w:rStyle w:val="a8"/>
          </w:rPr>
          <w:t>b.PdLine=@pdline</w:t>
        </w:r>
      </w:hyperlink>
      <w:r>
        <w:rPr>
          <w:rFonts w:hint="eastAsia"/>
        </w:rPr>
        <w:t xml:space="preserve"> and b.Type=</w:t>
      </w:r>
      <w:r>
        <w:t>’</w:t>
      </w:r>
      <w:r>
        <w:rPr>
          <w:rFonts w:hint="eastAsia"/>
        </w:rPr>
        <w:t>PAK</w:t>
      </w:r>
      <w:r>
        <w:t>’</w:t>
      </w:r>
    </w:p>
    <w:p w:rsidR="00221F6C" w:rsidRDefault="00221F6C" w:rsidP="00221F6C"/>
    <w:p w:rsidR="00221F6C" w:rsidRDefault="00A63CF2" w:rsidP="00221F6C">
      <w:r>
        <w:t>if @@error=0</w:t>
      </w:r>
    </w:p>
    <w:p w:rsidR="00221F6C" w:rsidRDefault="00A63CF2" w:rsidP="00221F6C">
      <w:r>
        <w:t>begin</w:t>
      </w:r>
    </w:p>
    <w:p w:rsidR="00221F6C" w:rsidRDefault="00A63CF2" w:rsidP="00221F6C">
      <w:r>
        <w:tab/>
        <w:t>select '1',</w:t>
      </w:r>
      <w:r w:rsidR="009F5390" w:rsidRPr="009F5390">
        <w:rPr>
          <w:strike/>
          <w:color w:val="31849B" w:themeColor="accent5" w:themeShade="BF"/>
        </w:rPr>
        <w:t>’</w:t>
      </w:r>
      <w:r w:rsidR="009F5390" w:rsidRPr="009F5390">
        <w:rPr>
          <w:rFonts w:ascii="Courier New" w:hAnsi="Courier New" w:cs="Courier New"/>
          <w:strike/>
          <w:noProof/>
          <w:color w:val="31849B" w:themeColor="accent5" w:themeShade="BF"/>
          <w:szCs w:val="20"/>
        </w:rPr>
        <w:t xml:space="preserve"> Upload Success!</w:t>
      </w:r>
      <w:r w:rsidR="009F5390" w:rsidRPr="009F5390">
        <w:rPr>
          <w:strike/>
          <w:color w:val="31849B" w:themeColor="accent5" w:themeShade="BF"/>
        </w:rPr>
        <w:t>’</w:t>
      </w:r>
      <w:r w:rsidR="003C31C5" w:rsidRPr="003C31C5">
        <w:rPr>
          <w:rFonts w:ascii="Courier New" w:hAnsi="Courier New" w:cs="Courier New"/>
          <w:noProof/>
          <w:szCs w:val="20"/>
        </w:rPr>
        <w:t xml:space="preserve"> </w:t>
      </w:r>
      <w:r w:rsidR="009F5390" w:rsidRPr="009F5390">
        <w:rPr>
          <w:rFonts w:ascii="Courier New" w:hAnsi="Courier New" w:cs="Courier New"/>
          <w:noProof/>
          <w:color w:val="31849B" w:themeColor="accent5" w:themeShade="BF"/>
          <w:szCs w:val="20"/>
        </w:rPr>
        <w:t>SPno,Descr,sum(Qty),LightNo from #Bom_Loc group by SPno,Descr,LightNo order by SPno</w:t>
      </w:r>
    </w:p>
    <w:p w:rsidR="00221F6C" w:rsidRDefault="00A63CF2" w:rsidP="00221F6C">
      <w:r>
        <w:tab/>
        <w:t>return</w:t>
      </w:r>
    </w:p>
    <w:p w:rsidR="00221F6C" w:rsidRDefault="00A63CF2" w:rsidP="00221F6C">
      <w:r>
        <w:t>end</w:t>
      </w:r>
    </w:p>
    <w:p w:rsidR="00221F6C" w:rsidRDefault="00A63CF2" w:rsidP="00221F6C">
      <w:r>
        <w:t>else</w:t>
      </w:r>
    </w:p>
    <w:p w:rsidR="00221F6C" w:rsidRDefault="00A63CF2" w:rsidP="00221F6C">
      <w:r>
        <w:t>begin</w:t>
      </w:r>
    </w:p>
    <w:p w:rsidR="00221F6C" w:rsidRDefault="00A63CF2" w:rsidP="00221F6C">
      <w:r>
        <w:rPr>
          <w:rFonts w:hint="eastAsia"/>
        </w:rPr>
        <w:tab/>
        <w:t>select '0','</w:t>
      </w:r>
      <w:r>
        <w:rPr>
          <w:rFonts w:hint="eastAsia"/>
        </w:rPr>
        <w:t>系統忙請稍候再試！</w:t>
      </w:r>
      <w:r>
        <w:rPr>
          <w:rFonts w:hint="eastAsia"/>
        </w:rPr>
        <w:t>'</w:t>
      </w:r>
    </w:p>
    <w:p w:rsidR="00221F6C" w:rsidRDefault="00A63CF2" w:rsidP="00221F6C">
      <w:r>
        <w:tab/>
        <w:t>return</w:t>
      </w:r>
    </w:p>
    <w:p w:rsidR="00221F6C" w:rsidRDefault="00A63CF2" w:rsidP="00221F6C">
      <w:r>
        <w:t>end</w:t>
      </w:r>
    </w:p>
    <w:p w:rsidR="00221F6C" w:rsidRDefault="00221F6C" w:rsidP="00221F6C"/>
    <w:p w:rsidR="00221F6C" w:rsidRDefault="00221F6C" w:rsidP="00221F6C"/>
    <w:p w:rsidR="00221F6C" w:rsidRDefault="00A63CF2" w:rsidP="00221F6C">
      <w:r>
        <w:t>*********SP End ****************/</w:t>
      </w:r>
    </w:p>
    <w:p w:rsidR="00221F6C" w:rsidRDefault="00221F6C" w:rsidP="00221F6C"/>
    <w:p w:rsidR="00A63CF2" w:rsidRPr="00440060" w:rsidRDefault="00A63CF2" w:rsidP="00A63CF2">
      <w:pPr>
        <w:pStyle w:val="ae"/>
        <w:jc w:val="center"/>
      </w:pPr>
    </w:p>
    <w:p w:rsidR="00A63CF2" w:rsidRDefault="00A63CF2" w:rsidP="00221F6C">
      <w:pPr>
        <w:pStyle w:val="4"/>
      </w:pPr>
      <w:r>
        <w:rPr>
          <w:rFonts w:hint="eastAsia"/>
        </w:rPr>
        <w:t>控件說明</w:t>
      </w:r>
    </w:p>
    <w:p w:rsidR="00A63CF2" w:rsidRPr="007E3AE8" w:rsidRDefault="00A63CF2" w:rsidP="00A63CF2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1.1</w:t>
      </w:r>
      <w:r w:rsidR="008E4B75">
        <w:fldChar w:fldCharType="end"/>
      </w:r>
      <w:r w:rsidR="00CE38B6">
        <w:rPr>
          <w:rFonts w:hint="eastAsia"/>
        </w:rPr>
        <w:t>8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A63CF2" w:rsidTr="0053162F">
        <w:trPr>
          <w:tblHeader/>
        </w:trPr>
        <w:tc>
          <w:tcPr>
            <w:tcW w:w="445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A63CF2" w:rsidRPr="008A632C" w:rsidRDefault="00A63CF2" w:rsidP="0053162F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A63CF2" w:rsidRPr="00637F92" w:rsidTr="0053162F">
        <w:tc>
          <w:tcPr>
            <w:tcW w:w="445" w:type="dxa"/>
          </w:tcPr>
          <w:p w:rsidR="001966E2" w:rsidRDefault="00A63CF2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A63CF2" w:rsidRPr="00637F92" w:rsidRDefault="00A63CF2" w:rsidP="0053162F">
            <w:r>
              <w:rPr>
                <w:rFonts w:hint="eastAsia"/>
              </w:rPr>
              <w:t>PdLine</w:t>
            </w:r>
          </w:p>
        </w:tc>
        <w:tc>
          <w:tcPr>
            <w:tcW w:w="916" w:type="dxa"/>
          </w:tcPr>
          <w:p w:rsidR="00A63CF2" w:rsidRPr="00637F92" w:rsidRDefault="00A63CF2" w:rsidP="0053162F">
            <w:r w:rsidRPr="00637F92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A63CF2" w:rsidRPr="00637F92" w:rsidRDefault="00A63CF2" w:rsidP="0053162F"/>
        </w:tc>
        <w:tc>
          <w:tcPr>
            <w:tcW w:w="1432" w:type="dxa"/>
          </w:tcPr>
          <w:p w:rsidR="00A63CF2" w:rsidRPr="00637F92" w:rsidRDefault="00A63CF2" w:rsidP="0053162F">
            <w:r w:rsidRPr="00637F92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A63CF2" w:rsidRPr="00637F92" w:rsidRDefault="00A63CF2" w:rsidP="0053162F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221F6C" w:rsidRDefault="008D630D">
            <w:pPr>
              <w:rPr>
                <w:rFonts w:ascii="Arial" w:hAnsi="Arial" w:cs="Arial"/>
                <w:b/>
                <w:bCs/>
                <w:kern w:val="32"/>
                <w:sz w:val="32"/>
              </w:rPr>
            </w:pPr>
            <w:r>
              <w:rPr>
                <w:rFonts w:hint="eastAsia"/>
              </w:rPr>
              <w:t>Change</w:t>
            </w:r>
            <w:r>
              <w:rPr>
                <w:rFonts w:hint="eastAsia"/>
              </w:rPr>
              <w:t>：</w:t>
            </w:r>
            <w:r w:rsidR="009F5390" w:rsidRPr="009F5390">
              <w:rPr>
                <w:color w:val="31849B" w:themeColor="accent5" w:themeShade="BF"/>
              </w:rPr>
              <w:t>Table1</w:t>
            </w:r>
            <w:r w:rsidR="00320AF0">
              <w:rPr>
                <w:rFonts w:hint="eastAsia"/>
              </w:rPr>
              <w:t>表格中换为显示当前被选线别对应的所有</w:t>
            </w:r>
            <w:r w:rsidR="00320AF0">
              <w:rPr>
                <w:rFonts w:hint="eastAsia"/>
              </w:rPr>
              <w:t>WipBuff</w:t>
            </w:r>
            <w:r w:rsidR="00320AF0">
              <w:rPr>
                <w:rFonts w:hint="eastAsia"/>
              </w:rPr>
              <w:t>记录的信息</w:t>
            </w:r>
            <w:r>
              <w:rPr>
                <w:rFonts w:hint="eastAsia"/>
              </w:rPr>
              <w:t>。</w:t>
            </w:r>
          </w:p>
        </w:tc>
        <w:tc>
          <w:tcPr>
            <w:tcW w:w="2629" w:type="dxa"/>
          </w:tcPr>
          <w:p w:rsidR="00A63CF2" w:rsidRDefault="00A63CF2" w:rsidP="0053162F">
            <w:r>
              <w:rPr>
                <w:rFonts w:hint="eastAsia"/>
              </w:rPr>
              <w:t>本框中选项为</w:t>
            </w:r>
            <w:r>
              <w:rPr>
                <w:rFonts w:hint="eastAsia"/>
              </w:rPr>
              <w:t>PAK</w:t>
            </w:r>
            <w:r>
              <w:rPr>
                <w:rFonts w:hint="eastAsia"/>
              </w:rPr>
              <w:t>段所有的</w:t>
            </w:r>
            <w:r>
              <w:rPr>
                <w:rFonts w:hint="eastAsia"/>
              </w:rPr>
              <w:t>PdLine</w:t>
            </w:r>
            <w:r w:rsidR="009F5390" w:rsidRPr="009F5390">
              <w:rPr>
                <w:rFonts w:hint="eastAsia"/>
                <w:color w:val="E36C0A" w:themeColor="accent6" w:themeShade="BF"/>
              </w:rPr>
              <w:t>的首字母（</w:t>
            </w:r>
            <w:r w:rsidR="009F5390" w:rsidRPr="009F5390">
              <w:rPr>
                <w:color w:val="E36C0A" w:themeColor="accent6" w:themeShade="BF"/>
              </w:rPr>
              <w:t>distinct</w:t>
            </w:r>
            <w:r w:rsidR="009F5390" w:rsidRPr="009F5390">
              <w:rPr>
                <w:rFonts w:hint="eastAsia"/>
                <w:color w:val="E36C0A" w:themeColor="accent6" w:themeShade="BF"/>
              </w:rPr>
              <w:t>）</w:t>
            </w:r>
            <w:r>
              <w:rPr>
                <w:rFonts w:hint="eastAsia"/>
              </w:rPr>
              <w:t>。</w:t>
            </w:r>
          </w:p>
          <w:p w:rsidR="00A63CF2" w:rsidRDefault="00A63CF2" w:rsidP="0053162F">
            <w:r>
              <w:rPr>
                <w:rFonts w:hint="eastAsia"/>
              </w:rPr>
              <w:t>按字符序排列</w:t>
            </w:r>
          </w:p>
        </w:tc>
      </w:tr>
      <w:tr w:rsidR="00385475" w:rsidRPr="00320AF0" w:rsidTr="0053162F">
        <w:tc>
          <w:tcPr>
            <w:tcW w:w="445" w:type="dxa"/>
          </w:tcPr>
          <w:p w:rsidR="00221F6C" w:rsidRDefault="009F5390">
            <w:pPr>
              <w:rPr>
                <w:rFonts w:ascii="SimSun" w:hAnsi="SimSun"/>
                <w:strike/>
                <w:color w:val="31849B" w:themeColor="accent5" w:themeShade="BF"/>
              </w:rPr>
            </w:pPr>
            <w:r w:rsidRPr="009F5390">
              <w:rPr>
                <w:rFonts w:ascii="SimSun" w:hAnsi="SimSun"/>
                <w:strike/>
                <w:color w:val="31849B" w:themeColor="accent5" w:themeShade="BF"/>
              </w:rPr>
              <w:t>2</w:t>
            </w:r>
          </w:p>
        </w:tc>
        <w:tc>
          <w:tcPr>
            <w:tcW w:w="1310" w:type="dxa"/>
          </w:tcPr>
          <w:p w:rsidR="00221F6C" w:rsidRDefault="009F5390">
            <w:pPr>
              <w:rPr>
                <w:rFonts w:ascii="SimSun" w:hAnsi="SimSun"/>
                <w:strike/>
                <w:color w:val="31849B" w:themeColor="accent5" w:themeShade="BF"/>
              </w:rPr>
            </w:pPr>
            <w:r w:rsidRPr="009F5390">
              <w:rPr>
                <w:rFonts w:ascii="SimSun" w:hAnsi="SimSun"/>
                <w:strike/>
                <w:color w:val="31849B" w:themeColor="accent5" w:themeShade="BF"/>
              </w:rPr>
              <w:t>Query</w:t>
            </w:r>
          </w:p>
        </w:tc>
        <w:tc>
          <w:tcPr>
            <w:tcW w:w="916" w:type="dxa"/>
          </w:tcPr>
          <w:p w:rsidR="00221F6C" w:rsidRDefault="009F5390">
            <w:pPr>
              <w:rPr>
                <w:rFonts w:ascii="SimSun" w:hAnsi="SimSun"/>
                <w:strike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strike/>
                <w:color w:val="31849B" w:themeColor="accent5" w:themeShade="BF"/>
              </w:rPr>
              <w:t>Button</w:t>
            </w:r>
          </w:p>
        </w:tc>
        <w:tc>
          <w:tcPr>
            <w:tcW w:w="677" w:type="dxa"/>
          </w:tcPr>
          <w:p w:rsidR="00385475" w:rsidRPr="00320AF0" w:rsidRDefault="00385475" w:rsidP="0053162F">
            <w:pPr>
              <w:rPr>
                <w:strike/>
                <w:color w:val="31849B" w:themeColor="accent5" w:themeShade="BF"/>
              </w:rPr>
            </w:pPr>
          </w:p>
        </w:tc>
        <w:tc>
          <w:tcPr>
            <w:tcW w:w="1432" w:type="dxa"/>
          </w:tcPr>
          <w:p w:rsidR="00385475" w:rsidRPr="00320AF0" w:rsidRDefault="009F5390" w:rsidP="0053162F">
            <w:pPr>
              <w:rPr>
                <w:rFonts w:ascii="SimSun" w:hAnsi="SimSun"/>
                <w:strike/>
                <w:color w:val="31849B" w:themeColor="accent5" w:themeShade="BF"/>
              </w:rPr>
            </w:pPr>
            <w:r w:rsidRPr="009F5390">
              <w:rPr>
                <w:rFonts w:ascii="SimSun" w:hAnsi="SimSun" w:hint="eastAsia"/>
                <w:strike/>
                <w:color w:val="31849B" w:themeColor="accent5" w:themeShade="BF"/>
              </w:rPr>
              <w:t>“</w:t>
            </w:r>
            <w:r w:rsidRPr="009F5390">
              <w:rPr>
                <w:rFonts w:ascii="SimSun" w:hAnsi="SimSun" w:hint="eastAsia"/>
                <w:strike/>
                <w:color w:val="31849B" w:themeColor="accent5" w:themeShade="BF"/>
              </w:rPr>
              <w:t>Query</w:t>
            </w:r>
            <w:r w:rsidRPr="009F5390">
              <w:rPr>
                <w:rFonts w:ascii="SimSun" w:hAnsi="SimSun" w:hint="eastAsia"/>
                <w:strike/>
                <w:color w:val="31849B" w:themeColor="accent5" w:themeShade="BF"/>
              </w:rPr>
              <w:t>”</w:t>
            </w:r>
          </w:p>
        </w:tc>
        <w:tc>
          <w:tcPr>
            <w:tcW w:w="680" w:type="dxa"/>
          </w:tcPr>
          <w:p w:rsidR="00385475" w:rsidRPr="00320AF0" w:rsidRDefault="00385475" w:rsidP="0053162F">
            <w:pPr>
              <w:rPr>
                <w:strike/>
                <w:color w:val="31849B" w:themeColor="accent5" w:themeShade="BF"/>
              </w:rPr>
            </w:pPr>
          </w:p>
        </w:tc>
        <w:tc>
          <w:tcPr>
            <w:tcW w:w="2728" w:type="dxa"/>
          </w:tcPr>
          <w:p w:rsidR="00FC7378" w:rsidRPr="00FC7378" w:rsidRDefault="009F5390">
            <w:pPr>
              <w:rPr>
                <w:strike/>
                <w:color w:val="31849B" w:themeColor="accent5" w:themeShade="BF"/>
              </w:rPr>
            </w:pPr>
            <w:r w:rsidRPr="009F5390">
              <w:rPr>
                <w:strike/>
                <w:color w:val="31849B" w:themeColor="accent5" w:themeShade="BF"/>
              </w:rPr>
              <w:t>Click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：</w:t>
            </w:r>
            <w:r w:rsidRPr="009F5390">
              <w:rPr>
                <w:strike/>
                <w:color w:val="31849B" w:themeColor="accent5" w:themeShade="BF"/>
              </w:rPr>
              <w:t>Table1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表格中换为显示当前被选线别对应的所有</w:t>
            </w:r>
            <w:r w:rsidRPr="009F5390">
              <w:rPr>
                <w:strike/>
                <w:color w:val="31849B" w:themeColor="accent5" w:themeShade="BF"/>
              </w:rPr>
              <w:t>WipBuff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记录的信息</w:t>
            </w:r>
          </w:p>
        </w:tc>
        <w:tc>
          <w:tcPr>
            <w:tcW w:w="2629" w:type="dxa"/>
          </w:tcPr>
          <w:p w:rsidR="00385475" w:rsidRPr="00320AF0" w:rsidRDefault="00385475" w:rsidP="0053162F">
            <w:pPr>
              <w:rPr>
                <w:strike/>
                <w:color w:val="31849B" w:themeColor="accent5" w:themeShade="BF"/>
              </w:rPr>
            </w:pPr>
          </w:p>
        </w:tc>
      </w:tr>
      <w:tr w:rsidR="00385475" w:rsidRPr="006777CD" w:rsidTr="001A40C4">
        <w:tc>
          <w:tcPr>
            <w:tcW w:w="445" w:type="dxa"/>
          </w:tcPr>
          <w:p w:rsidR="00385475" w:rsidRPr="006777CD" w:rsidRDefault="00385475" w:rsidP="001A40C4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3</w:t>
            </w:r>
          </w:p>
        </w:tc>
        <w:tc>
          <w:tcPr>
            <w:tcW w:w="1310" w:type="dxa"/>
          </w:tcPr>
          <w:p w:rsidR="00385475" w:rsidRPr="006777CD" w:rsidRDefault="00385475" w:rsidP="001A40C4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Table1</w:t>
            </w:r>
          </w:p>
        </w:tc>
        <w:tc>
          <w:tcPr>
            <w:tcW w:w="916" w:type="dxa"/>
          </w:tcPr>
          <w:p w:rsidR="00385475" w:rsidRPr="006777CD" w:rsidRDefault="00385475" w:rsidP="001A40C4">
            <w:pPr>
              <w:rPr>
                <w:rFonts w:ascii="SimSun" w:hAnsi="SimSun"/>
                <w:color w:val="E36C0A" w:themeColor="accent6" w:themeShade="BF"/>
              </w:rPr>
            </w:pPr>
            <w:r w:rsidRPr="001966E2">
              <w:rPr>
                <w:rFonts w:ascii="SimSun" w:hAnsi="SimSun"/>
                <w:color w:val="E36C0A" w:themeColor="accent6" w:themeShade="BF"/>
              </w:rPr>
              <w:t>Table</w:t>
            </w:r>
          </w:p>
        </w:tc>
        <w:tc>
          <w:tcPr>
            <w:tcW w:w="677" w:type="dxa"/>
          </w:tcPr>
          <w:p w:rsidR="00385475" w:rsidRPr="006777CD" w:rsidRDefault="00385475" w:rsidP="001A40C4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385475" w:rsidRPr="006777CD" w:rsidRDefault="00385475" w:rsidP="001A40C4">
            <w:pPr>
              <w:rPr>
                <w:rFonts w:eastAsia="新細明體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显示当前</w:t>
            </w:r>
            <w:r>
              <w:rPr>
                <w:rFonts w:ascii="SimSun" w:hAnsi="SimSun" w:hint="eastAsia"/>
                <w:color w:val="E36C0A" w:themeColor="accent6" w:themeShade="BF"/>
              </w:rPr>
              <w:t>PdLine</w:t>
            </w:r>
            <w:r>
              <w:rPr>
                <w:rFonts w:ascii="SimSun" w:hAnsi="SimSun" w:hint="eastAsia"/>
                <w:color w:val="E36C0A" w:themeColor="accent6" w:themeShade="BF"/>
              </w:rPr>
              <w:t>对应的</w:t>
            </w:r>
            <w:r>
              <w:rPr>
                <w:rFonts w:ascii="SimSun" w:hAnsi="SimSun" w:hint="eastAsia"/>
                <w:color w:val="E36C0A" w:themeColor="accent6" w:themeShade="BF"/>
              </w:rPr>
              <w:t>WipBuffer</w:t>
            </w:r>
            <w:r>
              <w:rPr>
                <w:rFonts w:ascii="SimSun" w:hAnsi="SimSun" w:hint="eastAsia"/>
                <w:color w:val="E36C0A" w:themeColor="accent6" w:themeShade="BF"/>
              </w:rPr>
              <w:t>记录</w:t>
            </w:r>
          </w:p>
        </w:tc>
        <w:tc>
          <w:tcPr>
            <w:tcW w:w="680" w:type="dxa"/>
          </w:tcPr>
          <w:p w:rsidR="00385475" w:rsidRPr="006777CD" w:rsidRDefault="00385475" w:rsidP="001A40C4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385475" w:rsidRPr="006777CD" w:rsidRDefault="00385475" w:rsidP="001A40C4">
            <w:pPr>
              <w:rPr>
                <w:rFonts w:ascii="SimSun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FC7378" w:rsidRDefault="00385475">
            <w:pPr>
              <w:rPr>
                <w:color w:val="E36C0A" w:themeColor="accent6" w:themeShade="BF"/>
              </w:rPr>
            </w:pPr>
            <w:r w:rsidRPr="001966E2">
              <w:rPr>
                <w:rFonts w:hint="eastAsia"/>
                <w:color w:val="E36C0A" w:themeColor="accent6" w:themeShade="BF"/>
              </w:rPr>
              <w:t>栏位包括：</w:t>
            </w:r>
            <w:r w:rsidRPr="00984692">
              <w:rPr>
                <w:strike/>
                <w:color w:val="31849B" w:themeColor="accent5" w:themeShade="BF"/>
              </w:rPr>
              <w:t>Code</w:t>
            </w:r>
            <w:r w:rsidRPr="00984692">
              <w:rPr>
                <w:rFonts w:hint="eastAsia"/>
                <w:strike/>
                <w:color w:val="31849B" w:themeColor="accent5" w:themeShade="BF"/>
              </w:rPr>
              <w:t>、</w:t>
            </w:r>
            <w:r w:rsidR="009F5390" w:rsidRPr="009F5390">
              <w:rPr>
                <w:color w:val="31849B" w:themeColor="accent5" w:themeShade="BF"/>
              </w:rPr>
              <w:t>Station</w:t>
            </w:r>
            <w:r w:rsidR="009F5390" w:rsidRPr="009F5390">
              <w:rPr>
                <w:rFonts w:hint="eastAsia"/>
                <w:color w:val="31849B" w:themeColor="accent5" w:themeShade="BF"/>
              </w:rPr>
              <w:t>、</w:t>
            </w:r>
            <w:r w:rsidR="009F5390" w:rsidRPr="009F5390">
              <w:rPr>
                <w:color w:val="31849B" w:themeColor="accent5" w:themeShade="BF"/>
              </w:rPr>
              <w:t>PartNo</w:t>
            </w:r>
            <w:r w:rsidR="009F5390" w:rsidRPr="009F5390">
              <w:rPr>
                <w:rFonts w:hint="eastAsia"/>
                <w:color w:val="31849B" w:themeColor="accent5" w:themeShade="BF"/>
              </w:rPr>
              <w:t>、</w:t>
            </w:r>
            <w:r w:rsidR="009F5390" w:rsidRPr="009F5390">
              <w:rPr>
                <w:strike/>
                <w:color w:val="31849B" w:themeColor="accent5" w:themeShade="BF"/>
              </w:rPr>
              <w:t>Descr</w:t>
            </w:r>
            <w:r w:rsidR="009F5390"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1966E2">
              <w:rPr>
                <w:color w:val="E36C0A" w:themeColor="accent6" w:themeShade="BF"/>
              </w:rPr>
              <w:t>LightNo</w:t>
            </w:r>
            <w:r w:rsidRPr="001966E2">
              <w:rPr>
                <w:rFonts w:hint="eastAsia"/>
                <w:color w:val="E36C0A" w:themeColor="accent6" w:themeShade="BF"/>
              </w:rPr>
              <w:t>、</w:t>
            </w:r>
            <w:r w:rsidRPr="001966E2">
              <w:rPr>
                <w:color w:val="E36C0A" w:themeColor="accent6" w:themeShade="BF"/>
              </w:rPr>
              <w:t>Qty</w:t>
            </w:r>
            <w:r w:rsidRPr="001966E2">
              <w:rPr>
                <w:rFonts w:hint="eastAsia"/>
                <w:color w:val="E36C0A" w:themeColor="accent6" w:themeShade="BF"/>
              </w:rPr>
              <w:t>、</w:t>
            </w:r>
            <w:r w:rsidRPr="001966E2">
              <w:rPr>
                <w:color w:val="E36C0A" w:themeColor="accent6" w:themeShade="BF"/>
              </w:rPr>
              <w:t>Sub</w:t>
            </w:r>
            <w:r w:rsidRPr="001966E2">
              <w:rPr>
                <w:rFonts w:hint="eastAsia"/>
                <w:color w:val="E36C0A" w:themeColor="accent6" w:themeShade="BF"/>
              </w:rPr>
              <w:t>、</w:t>
            </w:r>
            <w:r w:rsidRPr="001966E2">
              <w:rPr>
                <w:color w:val="E36C0A" w:themeColor="accent6" w:themeShade="BF"/>
              </w:rPr>
              <w:t>Safety Stock</w:t>
            </w:r>
            <w:r w:rsidRPr="001966E2">
              <w:rPr>
                <w:rFonts w:hint="eastAsia"/>
                <w:color w:val="E36C0A" w:themeColor="accent6" w:themeShade="BF"/>
              </w:rPr>
              <w:t>、</w:t>
            </w:r>
            <w:r w:rsidRPr="001966E2">
              <w:rPr>
                <w:color w:val="E36C0A" w:themeColor="accent6" w:themeShade="BF"/>
              </w:rPr>
              <w:t>Max Stock</w:t>
            </w:r>
            <w:r w:rsidRPr="00984692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84692">
              <w:rPr>
                <w:strike/>
                <w:color w:val="31849B" w:themeColor="accent5" w:themeShade="BF"/>
              </w:rPr>
              <w:t>Remark</w:t>
            </w:r>
            <w:r w:rsidRPr="00984692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84692">
              <w:rPr>
                <w:strike/>
                <w:color w:val="31849B" w:themeColor="accent5" w:themeShade="BF"/>
              </w:rPr>
              <w:t>Editor</w:t>
            </w:r>
            <w:r w:rsidRPr="00984692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84692">
              <w:rPr>
                <w:strike/>
                <w:color w:val="31849B" w:themeColor="accent5" w:themeShade="BF"/>
              </w:rPr>
              <w:t>Cdt</w:t>
            </w:r>
            <w:r w:rsidRPr="00984692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84692">
              <w:rPr>
                <w:strike/>
                <w:color w:val="31849B" w:themeColor="accent5" w:themeShade="BF"/>
              </w:rPr>
              <w:t>Udt</w:t>
            </w:r>
          </w:p>
        </w:tc>
      </w:tr>
      <w:tr w:rsidR="00EC24A2" w:rsidRPr="00637F92" w:rsidTr="003F1D12">
        <w:tc>
          <w:tcPr>
            <w:tcW w:w="445" w:type="dxa"/>
          </w:tcPr>
          <w:p w:rsidR="00EC24A2" w:rsidRPr="00EB7728" w:rsidRDefault="00385475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4</w:t>
            </w:r>
          </w:p>
        </w:tc>
        <w:tc>
          <w:tcPr>
            <w:tcW w:w="1310" w:type="dxa"/>
          </w:tcPr>
          <w:p w:rsidR="00EC24A2" w:rsidRPr="00EA161D" w:rsidRDefault="00EC24A2" w:rsidP="003F1D12">
            <w:pPr>
              <w:rPr>
                <w:color w:val="E36C0A" w:themeColor="accent6" w:themeShade="BF"/>
              </w:rPr>
            </w:pPr>
            <w:r w:rsidRPr="00EA161D">
              <w:rPr>
                <w:rFonts w:hint="eastAsia"/>
                <w:color w:val="E36C0A" w:themeColor="accent6" w:themeShade="BF"/>
              </w:rPr>
              <w:t>Upload</w:t>
            </w:r>
          </w:p>
        </w:tc>
        <w:tc>
          <w:tcPr>
            <w:tcW w:w="916" w:type="dxa"/>
          </w:tcPr>
          <w:p w:rsidR="00EC24A2" w:rsidRPr="00637F92" w:rsidRDefault="00EC24A2" w:rsidP="003F1D1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EC24A2" w:rsidRPr="00637F92" w:rsidRDefault="00EC24A2" w:rsidP="003F1D12"/>
        </w:tc>
        <w:tc>
          <w:tcPr>
            <w:tcW w:w="1432" w:type="dxa"/>
          </w:tcPr>
          <w:p w:rsidR="00EC24A2" w:rsidRPr="00637F92" w:rsidRDefault="00EC24A2" w:rsidP="003F1D1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“</w:t>
            </w:r>
            <w:r w:rsidRPr="00EA161D">
              <w:rPr>
                <w:rFonts w:ascii="SimSun" w:hAnsi="SimSun" w:hint="eastAsia"/>
                <w:color w:val="E36C0A" w:themeColor="accent6" w:themeShade="BF"/>
              </w:rPr>
              <w:t>Upload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C24A2" w:rsidRPr="00637F92" w:rsidRDefault="00EC24A2" w:rsidP="003F1D12"/>
        </w:tc>
        <w:tc>
          <w:tcPr>
            <w:tcW w:w="2728" w:type="dxa"/>
          </w:tcPr>
          <w:p w:rsidR="00EC24A2" w:rsidRDefault="00EC24A2" w:rsidP="003F1D12">
            <w:pPr>
              <w:rPr>
                <w:rFonts w:asciiTheme="minorEastAsia" w:hAnsiTheme="minorEastAsia"/>
                <w:color w:val="E36C0A" w:themeColor="accent6" w:themeShade="BF"/>
              </w:rPr>
            </w:pPr>
            <w:r w:rsidRPr="00C00AE1">
              <w:rPr>
                <w:rFonts w:asciiTheme="minorEastAsia" w:hAnsiTheme="minorEastAsia" w:hint="eastAsia"/>
                <w:color w:val="E36C0A" w:themeColor="accent6" w:themeShade="BF"/>
              </w:rPr>
              <w:t>Click：</w:t>
            </w:r>
            <w:r>
              <w:rPr>
                <w:rFonts w:asciiTheme="minorEastAsia" w:hAnsiTheme="minorEastAsia" w:hint="eastAsia"/>
                <w:color w:val="E36C0A" w:themeColor="accent6" w:themeShade="BF"/>
              </w:rPr>
              <w:t>1、若PdLine为空，则提示用户，放弃后续操作。</w:t>
            </w:r>
          </w:p>
          <w:p w:rsidR="00EC24A2" w:rsidRDefault="00EC24A2" w:rsidP="003F1D12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2、</w:t>
            </w:r>
            <w:r w:rsidRPr="00C00AE1">
              <w:rPr>
                <w:rFonts w:asciiTheme="minorEastAsia" w:hAnsiTheme="minorEastAsia" w:hint="eastAsia"/>
                <w:color w:val="E36C0A" w:themeColor="accent6" w:themeShade="BF"/>
              </w:rPr>
              <w:t>弹出“</w:t>
            </w:r>
            <w:r>
              <w:rPr>
                <w:rFonts w:asciiTheme="minorEastAsia" w:hAnsiTheme="minorEastAsia" w:hint="eastAsia"/>
                <w:color w:val="E36C0A" w:themeColor="accent6" w:themeShade="BF"/>
              </w:rPr>
              <w:t>PAK</w:t>
            </w:r>
            <w:r w:rsidRPr="00C00AE1">
              <w:rPr>
                <w:rFonts w:asciiTheme="minorEastAsia" w:hAnsiTheme="minorEastAsia" w:hint="eastAsia"/>
                <w:color w:val="E36C0A" w:themeColor="accent6" w:themeShade="BF"/>
              </w:rPr>
              <w:t xml:space="preserve"> Kittting Upload”对话框，传入PdLine的当前选项。</w:t>
            </w:r>
          </w:p>
          <w:p w:rsidR="00FC7378" w:rsidRDefault="00EC24A2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3、</w:t>
            </w:r>
            <w:r w:rsidRPr="00C00AE1">
              <w:rPr>
                <w:rFonts w:asciiTheme="minorEastAsia" w:hAnsiTheme="minorEastAsia" w:hint="eastAsia"/>
                <w:color w:val="E36C0A" w:themeColor="accent6" w:themeShade="BF"/>
              </w:rPr>
              <w:t>Ok返回后刷新</w:t>
            </w:r>
            <w:r w:rsidR="00385475">
              <w:rPr>
                <w:rFonts w:asciiTheme="minorEastAsia" w:hAnsiTheme="minorEastAsia" w:hint="eastAsia"/>
                <w:color w:val="E36C0A" w:themeColor="accent6" w:themeShade="BF"/>
              </w:rPr>
              <w:t>Table2</w:t>
            </w:r>
            <w:r w:rsidRPr="00C00AE1">
              <w:rPr>
                <w:rFonts w:asciiTheme="minorEastAsia" w:hAnsiTheme="minorEastAsia" w:hint="eastAsia"/>
                <w:color w:val="E36C0A" w:themeColor="accent6" w:themeShade="BF"/>
              </w:rPr>
              <w:t>表格的显示。</w:t>
            </w:r>
          </w:p>
        </w:tc>
        <w:tc>
          <w:tcPr>
            <w:tcW w:w="2629" w:type="dxa"/>
          </w:tcPr>
          <w:p w:rsidR="00EC24A2" w:rsidRPr="004F38AC" w:rsidRDefault="00EC24A2" w:rsidP="003F1D12">
            <w:pPr>
              <w:rPr>
                <w:color w:val="FF0000"/>
              </w:rPr>
            </w:pPr>
          </w:p>
          <w:p w:rsidR="00EC24A2" w:rsidRPr="006777CD" w:rsidRDefault="00EC24A2" w:rsidP="003F1D12">
            <w:pPr>
              <w:rPr>
                <w:color w:val="FF0000"/>
              </w:rPr>
            </w:pPr>
          </w:p>
        </w:tc>
      </w:tr>
      <w:tr w:rsidR="006777CD" w:rsidRPr="006777CD" w:rsidTr="008F5B53">
        <w:tc>
          <w:tcPr>
            <w:tcW w:w="445" w:type="dxa"/>
          </w:tcPr>
          <w:p w:rsidR="006777CD" w:rsidRPr="006777CD" w:rsidRDefault="00DD3CC6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5</w:t>
            </w:r>
          </w:p>
        </w:tc>
        <w:tc>
          <w:tcPr>
            <w:tcW w:w="1310" w:type="dxa"/>
          </w:tcPr>
          <w:p w:rsidR="006777CD" w:rsidRPr="006777CD" w:rsidRDefault="00DD3CC6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Table2</w:t>
            </w:r>
          </w:p>
        </w:tc>
        <w:tc>
          <w:tcPr>
            <w:tcW w:w="916" w:type="dxa"/>
          </w:tcPr>
          <w:p w:rsidR="006777CD" w:rsidRPr="006777CD" w:rsidRDefault="009F5390" w:rsidP="008F5B53">
            <w:pPr>
              <w:rPr>
                <w:rFonts w:ascii="SimSun" w:hAnsi="SimSun"/>
                <w:color w:val="E36C0A" w:themeColor="accent6" w:themeShade="BF"/>
              </w:rPr>
            </w:pPr>
            <w:r w:rsidRPr="009F5390">
              <w:rPr>
                <w:rFonts w:ascii="SimSun" w:hAnsi="SimSun" w:hint="eastAsia"/>
                <w:color w:val="E36C0A" w:themeColor="accent6" w:themeShade="BF"/>
              </w:rPr>
              <w:t>Table</w:t>
            </w:r>
          </w:p>
        </w:tc>
        <w:tc>
          <w:tcPr>
            <w:tcW w:w="677" w:type="dxa"/>
          </w:tcPr>
          <w:p w:rsidR="006777CD" w:rsidRPr="006777CD" w:rsidRDefault="006777CD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FC7378" w:rsidRPr="00FC7378" w:rsidRDefault="006777CD">
            <w:pPr>
              <w:rPr>
                <w:rFonts w:eastAsia="新細明體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显示</w:t>
            </w:r>
            <w:r w:rsidR="00DD3CC6">
              <w:rPr>
                <w:rFonts w:ascii="SimSun" w:hAnsi="SimSun" w:hint="eastAsia"/>
                <w:color w:val="E36C0A" w:themeColor="accent6" w:themeShade="BF"/>
              </w:rPr>
              <w:t>库位分配的结果</w:t>
            </w:r>
          </w:p>
        </w:tc>
        <w:tc>
          <w:tcPr>
            <w:tcW w:w="680" w:type="dxa"/>
          </w:tcPr>
          <w:p w:rsidR="006777CD" w:rsidRPr="006777CD" w:rsidRDefault="006777CD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6777CD" w:rsidRPr="006777CD" w:rsidRDefault="006777CD" w:rsidP="008F5B53">
            <w:pPr>
              <w:rPr>
                <w:rFonts w:ascii="SimSun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FC7378" w:rsidRPr="00FC7378" w:rsidRDefault="009F5390">
            <w:pPr>
              <w:rPr>
                <w:color w:val="E36C0A" w:themeColor="accent6" w:themeShade="BF"/>
              </w:rPr>
            </w:pPr>
            <w:r w:rsidRPr="009F5390">
              <w:rPr>
                <w:rFonts w:hint="eastAsia"/>
                <w:color w:val="E36C0A" w:themeColor="accent6" w:themeShade="BF"/>
              </w:rPr>
              <w:t>栏位包括：</w:t>
            </w:r>
            <w:r w:rsidRPr="009F5390">
              <w:rPr>
                <w:strike/>
                <w:color w:val="31849B" w:themeColor="accent5" w:themeShade="BF"/>
              </w:rPr>
              <w:t>Code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color w:val="E36C0A" w:themeColor="accent6" w:themeShade="BF"/>
              </w:rPr>
              <w:t>PartNo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color w:val="E36C0A" w:themeColor="accent6" w:themeShade="BF"/>
              </w:rPr>
              <w:t>Descr</w:t>
            </w:r>
            <w:r w:rsidRPr="009F5390">
              <w:rPr>
                <w:rFonts w:hint="eastAsia"/>
                <w:color w:val="E36C0A" w:themeColor="accent6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Station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color w:val="31849B" w:themeColor="accent5" w:themeShade="BF"/>
              </w:rPr>
              <w:t>Qty</w:t>
            </w:r>
            <w:r w:rsidRPr="009F5390">
              <w:rPr>
                <w:rFonts w:hint="eastAsia"/>
                <w:color w:val="31849B" w:themeColor="accent5" w:themeShade="BF"/>
              </w:rPr>
              <w:t>、</w:t>
            </w:r>
            <w:r w:rsidRPr="009F5390">
              <w:rPr>
                <w:color w:val="E36C0A" w:themeColor="accent6" w:themeShade="BF"/>
              </w:rPr>
              <w:t>LightNo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Sub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Safety Stock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Max Stock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Remark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Editor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Cdt</w:t>
            </w:r>
            <w:r w:rsidRPr="009F5390">
              <w:rPr>
                <w:rFonts w:hint="eastAsia"/>
                <w:strike/>
                <w:color w:val="31849B" w:themeColor="accent5" w:themeShade="BF"/>
              </w:rPr>
              <w:t>、</w:t>
            </w:r>
            <w:r w:rsidRPr="009F5390">
              <w:rPr>
                <w:strike/>
                <w:color w:val="31849B" w:themeColor="accent5" w:themeShade="BF"/>
              </w:rPr>
              <w:t>Udt</w:t>
            </w:r>
          </w:p>
        </w:tc>
      </w:tr>
      <w:tr w:rsidR="008F5B53" w:rsidRPr="005E317B" w:rsidTr="008F5B53">
        <w:tc>
          <w:tcPr>
            <w:tcW w:w="445" w:type="dxa"/>
          </w:tcPr>
          <w:p w:rsidR="008F5B53" w:rsidRPr="005E317B" w:rsidRDefault="00DD3CC6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6</w:t>
            </w:r>
          </w:p>
        </w:tc>
        <w:tc>
          <w:tcPr>
            <w:tcW w:w="1310" w:type="dxa"/>
          </w:tcPr>
          <w:p w:rsidR="008F5B53" w:rsidRPr="005E317B" w:rsidRDefault="008F5B53" w:rsidP="008F5B53">
            <w:pPr>
              <w:rPr>
                <w:color w:val="E36C0A" w:themeColor="accent6" w:themeShade="BF"/>
              </w:rPr>
            </w:pPr>
            <w:r w:rsidRPr="005E317B">
              <w:rPr>
                <w:rFonts w:hint="eastAsia"/>
                <w:color w:val="E36C0A" w:themeColor="accent6" w:themeShade="BF"/>
              </w:rPr>
              <w:t>ToExcel</w:t>
            </w:r>
          </w:p>
        </w:tc>
        <w:tc>
          <w:tcPr>
            <w:tcW w:w="916" w:type="dxa"/>
          </w:tcPr>
          <w:p w:rsidR="008F5B53" w:rsidRPr="005E317B" w:rsidRDefault="008F5B53" w:rsidP="008F5B53">
            <w:pPr>
              <w:rPr>
                <w:rFonts w:ascii="SimSun" w:hAnsi="SimSun"/>
                <w:color w:val="E36C0A" w:themeColor="accent6" w:themeShade="BF"/>
              </w:rPr>
            </w:pPr>
            <w:r w:rsidRPr="005E317B">
              <w:rPr>
                <w:rFonts w:ascii="SimSun" w:hAnsi="SimSun" w:hint="eastAsia"/>
                <w:color w:val="E36C0A" w:themeColor="accent6" w:themeShade="BF"/>
              </w:rPr>
              <w:t>Button</w:t>
            </w:r>
          </w:p>
        </w:tc>
        <w:tc>
          <w:tcPr>
            <w:tcW w:w="677" w:type="dxa"/>
          </w:tcPr>
          <w:p w:rsidR="008F5B53" w:rsidRPr="005E317B" w:rsidRDefault="008F5B53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8F5B53" w:rsidRPr="005E317B" w:rsidRDefault="008F5B53" w:rsidP="008F5B53">
            <w:pPr>
              <w:rPr>
                <w:rFonts w:ascii="SimSun" w:hAnsi="SimSun"/>
                <w:color w:val="E36C0A" w:themeColor="accent6" w:themeShade="BF"/>
              </w:rPr>
            </w:pPr>
            <w:r w:rsidRPr="005E317B">
              <w:rPr>
                <w:rFonts w:ascii="SimSun" w:hAnsi="SimSun" w:hint="eastAsia"/>
                <w:color w:val="E36C0A" w:themeColor="accent6" w:themeShade="BF"/>
              </w:rPr>
              <w:t>“</w:t>
            </w:r>
            <w:r w:rsidRPr="005E317B">
              <w:rPr>
                <w:rFonts w:ascii="SimSun" w:hAnsi="SimSun" w:hint="eastAsia"/>
                <w:color w:val="E36C0A" w:themeColor="accent6" w:themeShade="BF"/>
              </w:rPr>
              <w:t>To Excel</w:t>
            </w:r>
            <w:r w:rsidRPr="005E317B">
              <w:rPr>
                <w:rFonts w:ascii="SimSun" w:hAnsi="SimSun" w:hint="eastAsia"/>
                <w:color w:val="E36C0A" w:themeColor="accent6" w:themeShade="BF"/>
              </w:rPr>
              <w:t>”</w:t>
            </w:r>
          </w:p>
        </w:tc>
        <w:tc>
          <w:tcPr>
            <w:tcW w:w="680" w:type="dxa"/>
          </w:tcPr>
          <w:p w:rsidR="008F5B53" w:rsidRPr="005E317B" w:rsidRDefault="008F5B53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FC7378" w:rsidRDefault="008F5B53">
            <w:pPr>
              <w:rPr>
                <w:rFonts w:asciiTheme="minorEastAsia" w:hAnsiTheme="minorEastAsia"/>
                <w:color w:val="E36C0A" w:themeColor="accent6" w:themeShade="BF"/>
              </w:rPr>
            </w:pPr>
            <w:r w:rsidRPr="005E317B">
              <w:rPr>
                <w:rFonts w:asciiTheme="minorEastAsia" w:hAnsiTheme="minorEastAsia" w:hint="eastAsia"/>
                <w:color w:val="E36C0A" w:themeColor="accent6" w:themeShade="BF"/>
              </w:rPr>
              <w:t>Click：将</w:t>
            </w:r>
            <w:r w:rsidR="00DD3CC6">
              <w:rPr>
                <w:rFonts w:asciiTheme="minorEastAsia" w:hAnsiTheme="minorEastAsia" w:hint="eastAsia"/>
                <w:color w:val="E36C0A" w:themeColor="accent6" w:themeShade="BF"/>
              </w:rPr>
              <w:t>Table2</w:t>
            </w:r>
            <w:r w:rsidRPr="005E317B">
              <w:rPr>
                <w:rFonts w:asciiTheme="minorEastAsia" w:hAnsiTheme="minorEastAsia" w:hint="eastAsia"/>
                <w:color w:val="E36C0A" w:themeColor="accent6" w:themeShade="BF"/>
              </w:rPr>
              <w:t>表格中当前所有</w:t>
            </w:r>
            <w:r w:rsidR="00DD3CC6">
              <w:rPr>
                <w:rFonts w:asciiTheme="minorEastAsia" w:hAnsiTheme="minorEastAsia" w:hint="eastAsia"/>
                <w:color w:val="E36C0A" w:themeColor="accent6" w:themeShade="BF"/>
              </w:rPr>
              <w:t>数据全部</w:t>
            </w:r>
            <w:r w:rsidRPr="005E317B">
              <w:rPr>
                <w:rFonts w:asciiTheme="minorEastAsia" w:hAnsiTheme="minorEastAsia" w:hint="eastAsia"/>
                <w:color w:val="E36C0A" w:themeColor="accent6" w:themeShade="BF"/>
              </w:rPr>
              <w:t>转成Excel格式的资料。</w:t>
            </w:r>
          </w:p>
        </w:tc>
        <w:tc>
          <w:tcPr>
            <w:tcW w:w="2629" w:type="dxa"/>
          </w:tcPr>
          <w:p w:rsidR="008F5B53" w:rsidRDefault="00D60BB7" w:rsidP="008F5B53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Excel</w:t>
            </w:r>
            <w:r>
              <w:rPr>
                <w:rFonts w:hint="eastAsia"/>
                <w:color w:val="E36C0A" w:themeColor="accent6" w:themeShade="BF"/>
              </w:rPr>
              <w:t>格式：</w:t>
            </w:r>
          </w:p>
          <w:p w:rsidR="00D60BB7" w:rsidRPr="00580529" w:rsidRDefault="00D60BB7" w:rsidP="008F5B53">
            <w:pPr>
              <w:rPr>
                <w:rFonts w:ascii="SimSun" w:hAnsi="Arial" w:cs="SimSun"/>
                <w:color w:val="E36C0A"/>
                <w:szCs w:val="20"/>
              </w:rPr>
            </w:pPr>
            <w:r>
              <w:rPr>
                <w:rFonts w:ascii="SimSun" w:cs="SimSun" w:hint="eastAsia"/>
                <w:color w:val="E36C0A"/>
                <w:szCs w:val="20"/>
                <w:lang w:val="zh-CN"/>
              </w:rPr>
              <w:t>第一行是</w:t>
            </w:r>
            <w:r>
              <w:rPr>
                <w:rFonts w:ascii="Arial" w:hAnsi="Arial" w:cs="Arial"/>
                <w:color w:val="E36C0A"/>
                <w:szCs w:val="20"/>
              </w:rPr>
              <w:t>Line</w:t>
            </w:r>
            <w:r w:rsidR="009F5390" w:rsidRPr="009F5390">
              <w:rPr>
                <w:rFonts w:ascii="SimSun" w:hAnsi="Arial" w:cs="SimSun" w:hint="eastAsia"/>
                <w:color w:val="E36C0A"/>
                <w:szCs w:val="20"/>
              </w:rPr>
              <w:t>：</w:t>
            </w:r>
            <w:r>
              <w:rPr>
                <w:rFonts w:ascii="Arial" w:hAnsi="Arial" w:cs="Arial"/>
                <w:color w:val="E36C0A"/>
                <w:szCs w:val="20"/>
              </w:rPr>
              <w:t>X</w:t>
            </w:r>
            <w:r w:rsidR="009F5390" w:rsidRPr="009F5390">
              <w:rPr>
                <w:rFonts w:ascii="SimSun" w:hAnsi="Arial" w:cs="SimSun" w:hint="eastAsia"/>
                <w:color w:val="E36C0A"/>
                <w:szCs w:val="20"/>
              </w:rPr>
              <w:t>，</w:t>
            </w:r>
            <w:r>
              <w:rPr>
                <w:rFonts w:ascii="Arial" w:hAnsi="Arial" w:cs="Arial"/>
                <w:color w:val="E36C0A"/>
                <w:szCs w:val="20"/>
              </w:rPr>
              <w:t>x</w:t>
            </w:r>
            <w:r>
              <w:rPr>
                <w:rFonts w:ascii="SimSun" w:hAnsi="Arial" w:cs="SimSun" w:hint="eastAsia"/>
                <w:color w:val="E36C0A"/>
                <w:szCs w:val="20"/>
                <w:lang w:val="zh-CN"/>
              </w:rPr>
              <w:t>为</w:t>
            </w:r>
            <w:r>
              <w:rPr>
                <w:rFonts w:ascii="Arial" w:hAnsi="Arial" w:cs="Arial"/>
                <w:color w:val="E36C0A"/>
                <w:szCs w:val="20"/>
              </w:rPr>
              <w:t>Line</w:t>
            </w:r>
            <w:r>
              <w:rPr>
                <w:rFonts w:ascii="SimSun" w:hAnsi="Arial" w:cs="SimSun" w:hint="eastAsia"/>
                <w:color w:val="E36C0A"/>
                <w:szCs w:val="20"/>
                <w:lang w:val="zh-CN"/>
              </w:rPr>
              <w:t>名</w:t>
            </w:r>
          </w:p>
          <w:p w:rsidR="00221F6C" w:rsidRDefault="00D60BB7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SimSun" w:cs="SimSun"/>
                <w:color w:val="E36C0A"/>
                <w:szCs w:val="20"/>
              </w:rPr>
            </w:pPr>
            <w:r>
              <w:rPr>
                <w:rFonts w:ascii="SimSun" w:cs="SimSun" w:hint="eastAsia"/>
                <w:color w:val="E36C0A"/>
                <w:szCs w:val="20"/>
                <w:lang w:val="zh-CN"/>
              </w:rPr>
              <w:t>然后空一行</w:t>
            </w:r>
          </w:p>
          <w:p w:rsidR="00221F6C" w:rsidRDefault="00D60BB7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right="18"/>
              <w:rPr>
                <w:rFonts w:ascii="SimSun" w:hAnsi="MS Shell Dlg 2" w:cs="SimSun"/>
                <w:color w:val="E36C0A"/>
                <w:szCs w:val="20"/>
              </w:rPr>
            </w:pP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再下面是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PartNo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、</w:t>
            </w:r>
            <w:r w:rsidR="009F5390" w:rsidRPr="009F5390">
              <w:rPr>
                <w:rFonts w:ascii="新細明體" w:eastAsia="新細明體" w:hAnsi="MS Shell Dlg 2" w:cs="新細明體"/>
                <w:color w:val="E36C0A"/>
                <w:szCs w:val="20"/>
              </w:rPr>
              <w:t>Descr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、</w:t>
            </w:r>
            <w:r w:rsidR="009F5390" w:rsidRPr="009F5390">
              <w:rPr>
                <w:rFonts w:ascii="新細明體" w:eastAsia="新細明體" w:hAnsi="MS Shell Dlg 2" w:cs="新細明體"/>
                <w:strike/>
                <w:color w:val="31849B" w:themeColor="accent5" w:themeShade="BF"/>
                <w:szCs w:val="20"/>
              </w:rPr>
              <w:t>Station</w:t>
            </w:r>
            <w:r w:rsidR="009F5390" w:rsidRPr="009F5390">
              <w:rPr>
                <w:rFonts w:ascii="SimSun" w:hAnsi="MS Shell Dlg 2" w:cs="SimSun" w:hint="eastAsia"/>
                <w:strike/>
                <w:color w:val="31849B" w:themeColor="accent5" w:themeShade="BF"/>
                <w:szCs w:val="20"/>
                <w:lang w:val="zh-CN"/>
              </w:rPr>
              <w:t>、</w:t>
            </w:r>
            <w:r w:rsidR="009F5390" w:rsidRPr="009F5390">
              <w:rPr>
                <w:rFonts w:ascii="新細明體" w:eastAsia="新細明體" w:hAnsi="MS Shell Dlg 2" w:cs="新細明體"/>
                <w:color w:val="31849B" w:themeColor="accent5" w:themeShade="BF"/>
                <w:szCs w:val="20"/>
              </w:rPr>
              <w:t>Qty</w:t>
            </w:r>
            <w:r w:rsidR="009F5390" w:rsidRPr="009F5390">
              <w:rPr>
                <w:rFonts w:ascii="SimSun" w:hAnsi="MS Shell Dlg 2" w:cs="SimSun" w:hint="eastAsia"/>
                <w:color w:val="31849B" w:themeColor="accent5" w:themeShade="BF"/>
                <w:szCs w:val="20"/>
                <w:lang w:val="zh-CN"/>
              </w:rPr>
              <w:t>和</w:t>
            </w:r>
            <w:r w:rsidR="009F5390" w:rsidRPr="009F5390">
              <w:rPr>
                <w:rFonts w:ascii="新細明體" w:eastAsia="新細明體" w:hAnsi="MS Shell Dlg 2" w:cs="新細明體"/>
                <w:color w:val="31849B" w:themeColor="accent5" w:themeShade="BF"/>
                <w:szCs w:val="20"/>
              </w:rPr>
              <w:t>LightNo</w:t>
            </w: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的栏位名</w:t>
            </w:r>
          </w:p>
          <w:p w:rsidR="00D60BB7" w:rsidRPr="005E317B" w:rsidRDefault="00D60BB7" w:rsidP="00D60BB7">
            <w:pPr>
              <w:rPr>
                <w:color w:val="E36C0A" w:themeColor="accent6" w:themeShade="BF"/>
              </w:rPr>
            </w:pPr>
            <w:r>
              <w:rPr>
                <w:rFonts w:ascii="SimSun" w:hAnsi="MS Shell Dlg 2" w:cs="SimSun" w:hint="eastAsia"/>
                <w:color w:val="E36C0A"/>
                <w:szCs w:val="20"/>
                <w:lang w:val="zh-CN"/>
              </w:rPr>
              <w:t>再下面才是数据</w:t>
            </w:r>
          </w:p>
        </w:tc>
      </w:tr>
      <w:tr w:rsidR="00D60BB7" w:rsidRPr="005E317B" w:rsidTr="003F1D12">
        <w:tc>
          <w:tcPr>
            <w:tcW w:w="445" w:type="dxa"/>
          </w:tcPr>
          <w:p w:rsidR="00D60BB7" w:rsidRDefault="00DD3CC6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7</w:t>
            </w:r>
          </w:p>
        </w:tc>
        <w:tc>
          <w:tcPr>
            <w:tcW w:w="1310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Line</w:t>
            </w:r>
          </w:p>
        </w:tc>
        <w:tc>
          <w:tcPr>
            <w:tcW w:w="916" w:type="dxa"/>
          </w:tcPr>
          <w:p w:rsidR="00D60BB7" w:rsidRPr="005E317B" w:rsidRDefault="00D60BB7" w:rsidP="003F1D12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Static</w:t>
            </w:r>
          </w:p>
        </w:tc>
        <w:tc>
          <w:tcPr>
            <w:tcW w:w="677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D60BB7" w:rsidRPr="005E317B" w:rsidRDefault="00D60BB7" w:rsidP="003F1D12">
            <w:pPr>
              <w:rPr>
                <w:rFonts w:ascii="SimSun" w:hAnsi="SimSun"/>
                <w:color w:val="E36C0A" w:themeColor="accent6" w:themeShade="BF"/>
              </w:rPr>
            </w:pPr>
          </w:p>
        </w:tc>
        <w:tc>
          <w:tcPr>
            <w:tcW w:w="680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D60BB7" w:rsidRPr="005E317B" w:rsidRDefault="00D60BB7" w:rsidP="003F1D12">
            <w:pPr>
              <w:rPr>
                <w:rFonts w:asciiTheme="minorEastAsia" w:hAnsiTheme="minorEastAsia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D60BB7" w:rsidRPr="00C00AE1" w:rsidRDefault="00D60BB7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显示传入的</w:t>
            </w:r>
            <w:r>
              <w:rPr>
                <w:rFonts w:hint="eastAsia"/>
                <w:color w:val="E36C0A" w:themeColor="accent6" w:themeShade="BF"/>
              </w:rPr>
              <w:t>PdLine</w:t>
            </w:r>
            <w:r>
              <w:rPr>
                <w:rFonts w:hint="eastAsia"/>
                <w:color w:val="E36C0A" w:themeColor="accent6" w:themeShade="BF"/>
              </w:rPr>
              <w:t>参数</w:t>
            </w:r>
          </w:p>
        </w:tc>
      </w:tr>
      <w:tr w:rsidR="00EC24A2" w:rsidRPr="00637F92" w:rsidTr="003F1D12">
        <w:tc>
          <w:tcPr>
            <w:tcW w:w="445" w:type="dxa"/>
          </w:tcPr>
          <w:p w:rsidR="00EC24A2" w:rsidRPr="00637F92" w:rsidRDefault="00DD3CC6" w:rsidP="003F1D12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EC24A2" w:rsidRPr="00637F92" w:rsidRDefault="00EC24A2" w:rsidP="003F1D12">
            <w:r>
              <w:rPr>
                <w:rFonts w:hint="eastAsia"/>
              </w:rPr>
              <w:t>File</w:t>
            </w:r>
          </w:p>
        </w:tc>
        <w:tc>
          <w:tcPr>
            <w:tcW w:w="916" w:type="dxa"/>
          </w:tcPr>
          <w:p w:rsidR="00EC24A2" w:rsidRPr="00637F92" w:rsidRDefault="00EC24A2" w:rsidP="003F1D1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EC24A2" w:rsidRPr="00637F92" w:rsidRDefault="00EC24A2" w:rsidP="003F1D12"/>
        </w:tc>
        <w:tc>
          <w:tcPr>
            <w:tcW w:w="1432" w:type="dxa"/>
          </w:tcPr>
          <w:p w:rsidR="00EC24A2" w:rsidRPr="00637F92" w:rsidRDefault="00EC24A2" w:rsidP="003F1D12">
            <w:pPr>
              <w:rPr>
                <w:rFonts w:eastAsia="新細明體"/>
                <w:lang w:eastAsia="zh-TW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EC24A2" w:rsidRPr="00637F92" w:rsidRDefault="00EC24A2" w:rsidP="003F1D12"/>
        </w:tc>
        <w:tc>
          <w:tcPr>
            <w:tcW w:w="2728" w:type="dxa"/>
          </w:tcPr>
          <w:p w:rsidR="00EC24A2" w:rsidRDefault="00EC24A2" w:rsidP="003F1D12">
            <w:pPr>
              <w:rPr>
                <w:rFonts w:ascii="SimSun"/>
              </w:rPr>
            </w:pPr>
          </w:p>
        </w:tc>
        <w:tc>
          <w:tcPr>
            <w:tcW w:w="2629" w:type="dxa"/>
          </w:tcPr>
          <w:p w:rsidR="00EC24A2" w:rsidRPr="00637F92" w:rsidRDefault="00EC24A2" w:rsidP="003F1D12">
            <w:r>
              <w:rPr>
                <w:rFonts w:ascii="SimSun" w:hAnsi="SimSun" w:hint="eastAsia"/>
              </w:rPr>
              <w:t>Readonly</w:t>
            </w:r>
          </w:p>
        </w:tc>
      </w:tr>
      <w:tr w:rsidR="00EC24A2" w:rsidRPr="00637F92" w:rsidTr="003F1D12">
        <w:tc>
          <w:tcPr>
            <w:tcW w:w="445" w:type="dxa"/>
          </w:tcPr>
          <w:p w:rsidR="00EC24A2" w:rsidRPr="00637F92" w:rsidRDefault="00DD3CC6" w:rsidP="003F1D12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EC24A2" w:rsidRPr="00637F92" w:rsidRDefault="00EC24A2" w:rsidP="003F1D12">
            <w:r>
              <w:rPr>
                <w:rFonts w:hint="eastAsia"/>
              </w:rPr>
              <w:t>Browse</w:t>
            </w:r>
          </w:p>
        </w:tc>
        <w:tc>
          <w:tcPr>
            <w:tcW w:w="916" w:type="dxa"/>
          </w:tcPr>
          <w:p w:rsidR="00EC24A2" w:rsidRPr="00637F92" w:rsidRDefault="00EC24A2" w:rsidP="003F1D12"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EC24A2" w:rsidRPr="00637F92" w:rsidRDefault="00EC24A2" w:rsidP="003F1D12"/>
        </w:tc>
        <w:tc>
          <w:tcPr>
            <w:tcW w:w="1432" w:type="dxa"/>
          </w:tcPr>
          <w:p w:rsidR="00EC24A2" w:rsidRPr="00637F92" w:rsidRDefault="00EC24A2" w:rsidP="003F1D12"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Browse</w:t>
            </w:r>
            <w:r>
              <w:rPr>
                <w:rFonts w:hint="eastAsia"/>
              </w:rPr>
              <w:t>”</w:t>
            </w:r>
          </w:p>
        </w:tc>
        <w:tc>
          <w:tcPr>
            <w:tcW w:w="680" w:type="dxa"/>
          </w:tcPr>
          <w:p w:rsidR="00EC24A2" w:rsidRPr="00637F92" w:rsidRDefault="00EC24A2" w:rsidP="003F1D12"/>
        </w:tc>
        <w:tc>
          <w:tcPr>
            <w:tcW w:w="2728" w:type="dxa"/>
          </w:tcPr>
          <w:p w:rsidR="00EC24A2" w:rsidRPr="00637F92" w:rsidRDefault="00EC24A2" w:rsidP="003F1D12">
            <w:r>
              <w:rPr>
                <w:rFonts w:hint="eastAsia"/>
              </w:rPr>
              <w:t>Click</w:t>
            </w:r>
            <w:r>
              <w:rPr>
                <w:rFonts w:hint="eastAsia"/>
              </w:rPr>
              <w:t>：弹出文件选择对话框。所选文件的路径显示在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框中。</w:t>
            </w:r>
          </w:p>
        </w:tc>
        <w:tc>
          <w:tcPr>
            <w:tcW w:w="2629" w:type="dxa"/>
          </w:tcPr>
          <w:p w:rsidR="00EC24A2" w:rsidRDefault="00EC24A2" w:rsidP="003F1D12"/>
        </w:tc>
      </w:tr>
      <w:tr w:rsidR="00EC24A2" w:rsidRPr="00637F92" w:rsidTr="003F1D12">
        <w:tc>
          <w:tcPr>
            <w:tcW w:w="445" w:type="dxa"/>
          </w:tcPr>
          <w:p w:rsidR="00EC24A2" w:rsidRPr="00637F92" w:rsidRDefault="00DD3CC6" w:rsidP="003F1D12">
            <w:r>
              <w:rPr>
                <w:rFonts w:hint="eastAsia"/>
              </w:rPr>
              <w:t>10</w:t>
            </w:r>
          </w:p>
        </w:tc>
        <w:tc>
          <w:tcPr>
            <w:tcW w:w="1310" w:type="dxa"/>
          </w:tcPr>
          <w:p w:rsidR="00EC24A2" w:rsidRPr="00D60BB7" w:rsidRDefault="009F5390" w:rsidP="003F1D12">
            <w:pPr>
              <w:rPr>
                <w:color w:val="E36C0A" w:themeColor="accent6" w:themeShade="BF"/>
              </w:rPr>
            </w:pPr>
            <w:r w:rsidRPr="009F5390">
              <w:rPr>
                <w:color w:val="E36C0A" w:themeColor="accent6" w:themeShade="BF"/>
              </w:rPr>
              <w:t>Ok</w:t>
            </w:r>
          </w:p>
        </w:tc>
        <w:tc>
          <w:tcPr>
            <w:tcW w:w="916" w:type="dxa"/>
          </w:tcPr>
          <w:p w:rsidR="00EC24A2" w:rsidRPr="00637F92" w:rsidRDefault="00EC24A2" w:rsidP="003F1D1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Button</w:t>
            </w:r>
          </w:p>
        </w:tc>
        <w:tc>
          <w:tcPr>
            <w:tcW w:w="677" w:type="dxa"/>
          </w:tcPr>
          <w:p w:rsidR="00EC24A2" w:rsidRPr="00637F92" w:rsidRDefault="00EC24A2" w:rsidP="003F1D12"/>
        </w:tc>
        <w:tc>
          <w:tcPr>
            <w:tcW w:w="1432" w:type="dxa"/>
          </w:tcPr>
          <w:p w:rsidR="001966E2" w:rsidRDefault="00EC24A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“</w:t>
            </w:r>
            <w:r w:rsidR="009F5390" w:rsidRPr="009F5390">
              <w:rPr>
                <w:rFonts w:ascii="SimSun" w:hAnsi="SimSun" w:hint="eastAsia"/>
                <w:color w:val="E36C0A" w:themeColor="accent6" w:themeShade="BF"/>
              </w:rPr>
              <w:t>Ok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C24A2" w:rsidRPr="00637F92" w:rsidRDefault="00EC24A2" w:rsidP="003F1D12"/>
        </w:tc>
        <w:tc>
          <w:tcPr>
            <w:tcW w:w="2728" w:type="dxa"/>
          </w:tcPr>
          <w:p w:rsidR="00EC24A2" w:rsidRDefault="00EC24A2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Click：1、若File框为空，则提示用户，放弃后续操作。</w:t>
            </w:r>
          </w:p>
          <w:p w:rsidR="00EC24A2" w:rsidRDefault="00EC24A2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2、若File框内容不是以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.xls</w:t>
            </w:r>
            <w:r>
              <w:rPr>
                <w:rFonts w:asciiTheme="minorEastAsia" w:hAnsiTheme="minorEastAsia"/>
              </w:rPr>
              <w:t>”</w:t>
            </w:r>
            <w:r w:rsidRPr="00F16B72">
              <w:rPr>
                <w:rFonts w:asciiTheme="minorEastAsia" w:hAnsiTheme="minorEastAsia" w:hint="eastAsia"/>
                <w:color w:val="00B050"/>
              </w:rPr>
              <w:t>、</w:t>
            </w:r>
            <w:r w:rsidRPr="00F16B72">
              <w:rPr>
                <w:rFonts w:ascii="NSimSun" w:eastAsia="NSimSun" w:cs="NSimSun"/>
                <w:color w:val="00B050"/>
                <w:sz w:val="18"/>
                <w:szCs w:val="18"/>
              </w:rPr>
              <w:t xml:space="preserve"> ".xlsx"</w:t>
            </w:r>
            <w:r w:rsidRPr="00F16B72">
              <w:rPr>
                <w:rFonts w:ascii="NSimSun" w:eastAsia="NSimSun" w:cs="NSimSun" w:hint="eastAsia"/>
                <w:color w:val="00B050"/>
                <w:sz w:val="18"/>
                <w:szCs w:val="18"/>
                <w:lang w:val="zh-CN"/>
              </w:rPr>
              <w:t>或</w:t>
            </w:r>
            <w:r w:rsidRPr="00F16B72">
              <w:rPr>
                <w:rFonts w:ascii="NSimSun" w:eastAsia="NSimSun" w:cs="NSimSun"/>
                <w:color w:val="00B050"/>
                <w:sz w:val="18"/>
                <w:szCs w:val="18"/>
              </w:rPr>
              <w:t>".xlsm"</w:t>
            </w:r>
            <w:r>
              <w:rPr>
                <w:rFonts w:asciiTheme="minorEastAsia" w:hAnsiTheme="minorEastAsia" w:hint="eastAsia"/>
              </w:rPr>
              <w:t>结尾，则提示用户，放弃后续操作。</w:t>
            </w:r>
          </w:p>
          <w:p w:rsidR="00EC24A2" w:rsidRDefault="00D60BB7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3</w:t>
            </w:r>
            <w:r w:rsidR="00EC24A2">
              <w:rPr>
                <w:rFonts w:asciiTheme="minorEastAsia" w:hAnsiTheme="minorEastAsia" w:hint="eastAsia"/>
              </w:rPr>
              <w:t>、询问用户“本操作将覆盖现有库位资料。请问是否继续？”若用户回答“否”，则放弃后续操作。</w:t>
            </w:r>
          </w:p>
          <w:p w:rsidR="00EC24A2" w:rsidRDefault="00D60BB7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EC24A2">
              <w:rPr>
                <w:rFonts w:asciiTheme="minorEastAsia" w:hAnsiTheme="minorEastAsia" w:hint="eastAsia"/>
              </w:rPr>
              <w:t>、上传并解析所上传的excel文件</w:t>
            </w:r>
            <w:r w:rsidR="00EC24A2" w:rsidRPr="001007E4">
              <w:rPr>
                <w:rFonts w:asciiTheme="minorEastAsia" w:hAnsiTheme="minorEastAsia" w:hint="eastAsia"/>
                <w:color w:val="FF0000"/>
              </w:rPr>
              <w:t>（仅</w:t>
            </w:r>
            <w:r w:rsidR="00EC24A2">
              <w:rPr>
                <w:rFonts w:asciiTheme="minorEastAsia" w:hAnsiTheme="minorEastAsia" w:hint="eastAsia"/>
                <w:color w:val="FF0000"/>
              </w:rPr>
              <w:t>两</w:t>
            </w:r>
            <w:r w:rsidR="00EC24A2" w:rsidRPr="001007E4">
              <w:rPr>
                <w:rFonts w:asciiTheme="minorEastAsia" w:hAnsiTheme="minorEastAsia" w:hint="eastAsia"/>
                <w:color w:val="FF0000"/>
              </w:rPr>
              <w:t>列“Model”</w:t>
            </w:r>
            <w:r w:rsidR="00EC24A2">
              <w:rPr>
                <w:rFonts w:asciiTheme="minorEastAsia" w:hAnsiTheme="minorEastAsia" w:hint="eastAsia"/>
                <w:color w:val="FF0000"/>
              </w:rPr>
              <w:t>和“Qty”</w:t>
            </w:r>
            <w:r w:rsidR="00EC24A2" w:rsidRPr="001007E4">
              <w:rPr>
                <w:rFonts w:asciiTheme="minorEastAsia" w:hAnsiTheme="minorEastAsia" w:hint="eastAsia"/>
                <w:color w:val="FF0000"/>
              </w:rPr>
              <w:t>，从第2行开始是Model数据）</w:t>
            </w:r>
            <w:r w:rsidR="00EC24A2">
              <w:rPr>
                <w:rFonts w:asciiTheme="minorEastAsia" w:hAnsiTheme="minorEastAsia" w:hint="eastAsia"/>
              </w:rPr>
              <w:t>，从中获取需要分配库位的所有Model及其对应机器Qty</w:t>
            </w:r>
            <w:ins w:id="1860" w:author="itc94010" w:date="2012-05-03T08:25:00Z">
              <w:r w:rsidR="008E4B75" w:rsidRPr="008E4B75">
                <w:rPr>
                  <w:rFonts w:asciiTheme="minorEastAsia" w:hAnsiTheme="minorEastAsia" w:hint="eastAsia"/>
                  <w:color w:val="0070C0"/>
                  <w:rPrChange w:id="1861" w:author="itc94010" w:date="2012-05-03T08:25:00Z">
                    <w:rPr>
                      <w:rFonts w:asciiTheme="minorEastAsia" w:hAnsiTheme="minorEastAsia" w:hint="eastAsia"/>
                      <w:color w:val="0000FF"/>
                      <w:u w:val="single"/>
                    </w:rPr>
                  </w:rPrChange>
                </w:rPr>
                <w:t>的加总数据</w:t>
              </w:r>
            </w:ins>
            <w:r w:rsidR="00EC24A2">
              <w:rPr>
                <w:rFonts w:asciiTheme="minorEastAsia" w:hAnsiTheme="minorEastAsia" w:hint="eastAsia"/>
              </w:rPr>
              <w:t>。</w:t>
            </w:r>
            <w:r w:rsidR="00EC24A2" w:rsidRPr="00251E8A">
              <w:rPr>
                <w:rFonts w:asciiTheme="minorEastAsia" w:hAnsiTheme="minorEastAsia" w:hint="eastAsia"/>
                <w:color w:val="FF0000"/>
              </w:rPr>
              <w:t>数据保存到TmpKit表中</w:t>
            </w:r>
            <w:r w:rsidR="00EC24A2">
              <w:rPr>
                <w:rFonts w:asciiTheme="minorEastAsia" w:hAnsiTheme="minorEastAsia" w:hint="eastAsia"/>
                <w:color w:val="FF0000"/>
              </w:rPr>
              <w:t>(Type=</w:t>
            </w:r>
            <w:r w:rsidR="00EC24A2">
              <w:rPr>
                <w:rFonts w:asciiTheme="minorEastAsia" w:hAnsiTheme="minorEastAsia"/>
                <w:color w:val="FF0000"/>
              </w:rPr>
              <w:t>’</w:t>
            </w:r>
            <w:r w:rsidR="00EC24A2">
              <w:rPr>
                <w:rFonts w:asciiTheme="minorEastAsia" w:hAnsiTheme="minorEastAsia" w:hint="eastAsia"/>
                <w:color w:val="FF0000"/>
              </w:rPr>
              <w:t>PAK</w:t>
            </w:r>
            <w:r w:rsidR="00EC24A2">
              <w:rPr>
                <w:rFonts w:asciiTheme="minorEastAsia" w:hAnsiTheme="minorEastAsia"/>
                <w:color w:val="FF0000"/>
              </w:rPr>
              <w:t>’</w:t>
            </w:r>
            <w:r w:rsidR="00EC24A2">
              <w:rPr>
                <w:rFonts w:asciiTheme="minorEastAsia" w:hAnsiTheme="minorEastAsia" w:hint="eastAsia"/>
                <w:color w:val="FF0000"/>
              </w:rPr>
              <w:t>)</w:t>
            </w:r>
            <w:r w:rsidR="00EC24A2" w:rsidRPr="00251E8A">
              <w:rPr>
                <w:rFonts w:asciiTheme="minorEastAsia" w:hAnsiTheme="minorEastAsia" w:hint="eastAsia"/>
                <w:color w:val="FF0000"/>
              </w:rPr>
              <w:t>。</w:t>
            </w:r>
          </w:p>
          <w:p w:rsidR="00EC24A2" w:rsidRDefault="00D60BB7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  <w:r w:rsidR="00EC24A2">
              <w:rPr>
                <w:rFonts w:asciiTheme="minorEastAsia" w:hAnsiTheme="minorEastAsia" w:hint="eastAsia"/>
              </w:rPr>
              <w:t>、取各Model下C2和P1类型‘FU</w:t>
            </w:r>
            <w:r w:rsidR="00EC24A2">
              <w:rPr>
                <w:rFonts w:asciiTheme="minorEastAsia" w:hAnsiTheme="minorEastAsia"/>
              </w:rPr>
              <w:t>’</w:t>
            </w:r>
            <w:r w:rsidR="00EC24A2">
              <w:rPr>
                <w:rFonts w:asciiTheme="minorEastAsia" w:hAnsiTheme="minorEastAsia" w:hint="eastAsia"/>
              </w:rPr>
              <w:t>属性=’Y</w:t>
            </w:r>
            <w:r w:rsidR="00EC24A2">
              <w:rPr>
                <w:rFonts w:asciiTheme="minorEastAsia" w:hAnsiTheme="minorEastAsia"/>
              </w:rPr>
              <w:t>’</w:t>
            </w:r>
            <w:r w:rsidR="00EC24A2">
              <w:rPr>
                <w:rFonts w:asciiTheme="minorEastAsia" w:hAnsiTheme="minorEastAsia" w:hint="eastAsia"/>
              </w:rPr>
              <w:t>的Part和Model所属Family。</w:t>
            </w:r>
          </w:p>
          <w:p w:rsidR="00EC24A2" w:rsidRDefault="00D60BB7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6</w:t>
            </w:r>
            <w:r w:rsidR="00EC24A2">
              <w:rPr>
                <w:rFonts w:asciiTheme="minorEastAsia" w:hAnsiTheme="minorEastAsia" w:hint="eastAsia"/>
              </w:rPr>
              <w:t>、取得没有定义浮动库位的Part。若有，提示用户‘，’分隔的Part拼接字串“没有维护浮动库位”，放弃后续操作。</w:t>
            </w:r>
          </w:p>
          <w:p w:rsidR="00EC24A2" w:rsidRDefault="00D60BB7" w:rsidP="003F1D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</w:t>
            </w:r>
            <w:r w:rsidR="00EC24A2">
              <w:rPr>
                <w:rFonts w:asciiTheme="minorEastAsia" w:hAnsiTheme="minorEastAsia" w:hint="eastAsia"/>
              </w:rPr>
              <w:t>、</w:t>
            </w:r>
            <w:r w:rsidR="00EC24A2" w:rsidRPr="00433CDE">
              <w:rPr>
                <w:rFonts w:asciiTheme="minorEastAsia" w:hAnsiTheme="minorEastAsia" w:hint="eastAsia"/>
              </w:rPr>
              <w:t>若所需库位总数超过浮动库位总数，提示用户“</w:t>
            </w:r>
            <w:r w:rsidR="00EC24A2" w:rsidRPr="00433CDE">
              <w:rPr>
                <w:rFonts w:asciiTheme="minorEastAsia" w:hAnsiTheme="minorEastAsia"/>
              </w:rPr>
              <w:t>超過現有浮動庫位數，請修改資料，重新上傳！</w:t>
            </w:r>
            <w:r w:rsidR="00EC24A2" w:rsidRPr="00433CDE">
              <w:rPr>
                <w:rFonts w:asciiTheme="minorEastAsia" w:hAnsiTheme="minorEastAsia" w:hint="eastAsia"/>
              </w:rPr>
              <w:t>”，放弃后续操作。</w:t>
            </w:r>
          </w:p>
          <w:p w:rsidR="00FC7378" w:rsidRDefault="00D60BB7">
            <w:pPr>
              <w:rPr>
                <w:rFonts w:eastAsia="新細明體"/>
              </w:rPr>
            </w:pPr>
            <w:r>
              <w:rPr>
                <w:rFonts w:asciiTheme="minorEastAsia" w:hAnsiTheme="minorEastAsia" w:hint="eastAsia"/>
              </w:rPr>
              <w:t>8</w:t>
            </w:r>
            <w:r w:rsidR="00EC24A2">
              <w:rPr>
                <w:rFonts w:asciiTheme="minorEastAsia" w:hAnsiTheme="minorEastAsia" w:hint="eastAsia"/>
              </w:rPr>
              <w:t>、</w:t>
            </w:r>
            <w:r w:rsidR="00EC24A2" w:rsidRPr="00433CDE">
              <w:rPr>
                <w:rFonts w:asciiTheme="minorEastAsia" w:hAnsiTheme="minorEastAsia" w:hint="eastAsia"/>
              </w:rPr>
              <w:t>分配浮动库位。</w:t>
            </w:r>
            <w:r w:rsidR="00EC24A2">
              <w:rPr>
                <w:rFonts w:asciiTheme="minorEastAsia" w:hAnsiTheme="minorEastAsia" w:hint="eastAsia"/>
              </w:rPr>
              <w:t>若一个Part在本应分配的某Kitting站已分配不下，而此时后一Kitting站</w:t>
            </w:r>
            <w:r w:rsidR="00DD3CC6">
              <w:rPr>
                <w:rFonts w:asciiTheme="minorEastAsia" w:hAnsiTheme="minorEastAsia" w:hint="eastAsia"/>
              </w:rPr>
              <w:t>有</w:t>
            </w:r>
            <w:r w:rsidR="00EC24A2">
              <w:rPr>
                <w:rFonts w:asciiTheme="minorEastAsia" w:hAnsiTheme="minorEastAsia" w:hint="eastAsia"/>
              </w:rPr>
              <w:t>位置没有分配，则将该Part分配到后一Kitting站的</w:t>
            </w:r>
            <w:r w:rsidR="009F5390" w:rsidRPr="009F5390">
              <w:rPr>
                <w:rFonts w:asciiTheme="minorEastAsia" w:hAnsiTheme="minorEastAsia" w:hint="eastAsia"/>
                <w:strike/>
                <w:color w:val="31849B" w:themeColor="accent5" w:themeShade="BF"/>
              </w:rPr>
              <w:t>对应</w:t>
            </w:r>
            <w:r w:rsidR="00EC24A2">
              <w:rPr>
                <w:rFonts w:asciiTheme="minorEastAsia" w:hAnsiTheme="minorEastAsia" w:hint="eastAsia"/>
              </w:rPr>
              <w:t>库位中。</w:t>
            </w:r>
            <w:r w:rsidR="00EC24A2" w:rsidRPr="00433CDE">
              <w:rPr>
                <w:rFonts w:asciiTheme="minorEastAsia" w:hAnsiTheme="minorEastAsia" w:hint="eastAsia"/>
              </w:rPr>
              <w:t>提示用户“</w:t>
            </w:r>
            <w:r w:rsidR="00EC24A2" w:rsidRPr="00433CDE">
              <w:rPr>
                <w:rFonts w:asciiTheme="minorEastAsia" w:hAnsiTheme="minorEastAsia"/>
              </w:rPr>
              <w:t>Upload Success!</w:t>
            </w:r>
            <w:r w:rsidR="00EC24A2">
              <w:rPr>
                <w:rFonts w:asciiTheme="minorEastAsia" w:hAnsiTheme="minorEastAsia" w:hint="eastAsia"/>
              </w:rPr>
              <w:t>”。</w:t>
            </w:r>
            <w:r w:rsidRPr="008B3A7C">
              <w:rPr>
                <w:rFonts w:asciiTheme="minorEastAsia" w:hAnsiTheme="minorEastAsia" w:hint="eastAsia"/>
                <w:color w:val="E36C0A" w:themeColor="accent6" w:themeShade="BF"/>
              </w:rPr>
              <w:t xml:space="preserve"> 关闭对话框。</w:t>
            </w:r>
          </w:p>
        </w:tc>
        <w:tc>
          <w:tcPr>
            <w:tcW w:w="2629" w:type="dxa"/>
          </w:tcPr>
          <w:p w:rsidR="00EC24A2" w:rsidRPr="004F38AC" w:rsidRDefault="00EC24A2" w:rsidP="003F1D12">
            <w:pPr>
              <w:rPr>
                <w:color w:val="FF0000"/>
              </w:rPr>
            </w:pPr>
            <w:r w:rsidRPr="00433CDE">
              <w:rPr>
                <w:rFonts w:asciiTheme="minorEastAsia" w:hAnsiTheme="minorEastAsia" w:hint="eastAsia"/>
                <w:color w:val="FF0000"/>
              </w:rPr>
              <w:lastRenderedPageBreak/>
              <w:t>请参考SP：</w:t>
            </w:r>
            <w:r w:rsidRPr="00F73009">
              <w:rPr>
                <w:color w:val="FF0000"/>
              </w:rPr>
              <w:t>op_PAKKitLoc_FV</w:t>
            </w:r>
          </w:p>
          <w:p w:rsidR="00EC24A2" w:rsidRDefault="00EC24A2" w:rsidP="003F1D12">
            <w:pPr>
              <w:rPr>
                <w:rFonts w:asciiTheme="minorEastAsia" w:hAnsiTheme="minorEastAsia"/>
              </w:rPr>
            </w:pPr>
          </w:p>
          <w:p w:rsidR="00EC24A2" w:rsidRDefault="00EC24A2" w:rsidP="003F1D12">
            <w:pPr>
              <w:rPr>
                <w:color w:val="FF0000"/>
              </w:rPr>
            </w:pPr>
          </w:p>
        </w:tc>
      </w:tr>
      <w:tr w:rsidR="00D60BB7" w:rsidRPr="005E317B" w:rsidTr="003F1D12">
        <w:tc>
          <w:tcPr>
            <w:tcW w:w="445" w:type="dxa"/>
          </w:tcPr>
          <w:p w:rsidR="00D60BB7" w:rsidRPr="008B0AEF" w:rsidRDefault="00DD3CC6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lastRenderedPageBreak/>
              <w:t>11</w:t>
            </w:r>
          </w:p>
        </w:tc>
        <w:tc>
          <w:tcPr>
            <w:tcW w:w="1310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>Cancel</w:t>
            </w:r>
          </w:p>
        </w:tc>
        <w:tc>
          <w:tcPr>
            <w:tcW w:w="916" w:type="dxa"/>
          </w:tcPr>
          <w:p w:rsidR="00D60BB7" w:rsidRPr="005E317B" w:rsidRDefault="00D60BB7" w:rsidP="003F1D12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Button</w:t>
            </w:r>
          </w:p>
        </w:tc>
        <w:tc>
          <w:tcPr>
            <w:tcW w:w="677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D60BB7" w:rsidRPr="005E317B" w:rsidRDefault="00D60BB7" w:rsidP="003F1D12">
            <w:pPr>
              <w:rPr>
                <w:rFonts w:ascii="SimSun" w:hAnsi="SimSun"/>
                <w:color w:val="E36C0A" w:themeColor="accent6" w:themeShade="BF"/>
              </w:rPr>
            </w:pPr>
            <w:r>
              <w:rPr>
                <w:rFonts w:ascii="SimSun" w:hAnsi="SimSun" w:hint="eastAsia"/>
                <w:color w:val="E36C0A" w:themeColor="accent6" w:themeShade="BF"/>
              </w:rPr>
              <w:t>“</w:t>
            </w:r>
            <w:r>
              <w:rPr>
                <w:rFonts w:ascii="SimSun" w:hAnsi="SimSun" w:hint="eastAsia"/>
                <w:color w:val="E36C0A" w:themeColor="accent6" w:themeShade="BF"/>
              </w:rPr>
              <w:t>Cancel</w:t>
            </w:r>
            <w:r>
              <w:rPr>
                <w:rFonts w:ascii="SimSun" w:hAnsi="SimSun"/>
                <w:color w:val="E36C0A" w:themeColor="accent6" w:themeShade="BF"/>
              </w:rPr>
              <w:t>”</w:t>
            </w:r>
          </w:p>
        </w:tc>
        <w:tc>
          <w:tcPr>
            <w:tcW w:w="680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D60BB7" w:rsidRPr="008B3A7C" w:rsidRDefault="00D60BB7" w:rsidP="003F1D12">
            <w:pPr>
              <w:rPr>
                <w:rFonts w:asciiTheme="minorEastAsia" w:hAnsiTheme="minorEastAsia"/>
                <w:color w:val="E36C0A" w:themeColor="accent6" w:themeShade="BF"/>
              </w:rPr>
            </w:pPr>
            <w:r>
              <w:rPr>
                <w:rFonts w:asciiTheme="minorEastAsia" w:hAnsiTheme="minorEastAsia" w:hint="eastAsia"/>
                <w:color w:val="E36C0A" w:themeColor="accent6" w:themeShade="BF"/>
              </w:rPr>
              <w:t>Click：</w:t>
            </w:r>
            <w:r w:rsidRPr="008B3A7C">
              <w:rPr>
                <w:rFonts w:asciiTheme="minorEastAsia" w:hAnsiTheme="minorEastAsia" w:hint="eastAsia"/>
                <w:color w:val="E36C0A" w:themeColor="accent6" w:themeShade="BF"/>
              </w:rPr>
              <w:t>关闭</w:t>
            </w:r>
            <w:r>
              <w:rPr>
                <w:rFonts w:asciiTheme="minorEastAsia" w:hAnsiTheme="minorEastAsia" w:hint="eastAsia"/>
                <w:color w:val="E36C0A" w:themeColor="accent6" w:themeShade="BF"/>
              </w:rPr>
              <w:t>对话框。</w:t>
            </w:r>
          </w:p>
        </w:tc>
        <w:tc>
          <w:tcPr>
            <w:tcW w:w="2629" w:type="dxa"/>
          </w:tcPr>
          <w:p w:rsidR="00D60BB7" w:rsidRPr="005E317B" w:rsidRDefault="00D60BB7" w:rsidP="003F1D12">
            <w:pPr>
              <w:rPr>
                <w:color w:val="E36C0A" w:themeColor="accent6" w:themeShade="BF"/>
              </w:rPr>
            </w:pPr>
          </w:p>
        </w:tc>
      </w:tr>
      <w:tr w:rsidR="00EC24A2" w:rsidRPr="005E317B" w:rsidTr="008F5B53">
        <w:tc>
          <w:tcPr>
            <w:tcW w:w="445" w:type="dxa"/>
          </w:tcPr>
          <w:p w:rsidR="00EC24A2" w:rsidRPr="00D60BB7" w:rsidRDefault="00EC24A2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310" w:type="dxa"/>
          </w:tcPr>
          <w:p w:rsidR="00EC24A2" w:rsidRPr="005E317B" w:rsidRDefault="00EC24A2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916" w:type="dxa"/>
          </w:tcPr>
          <w:p w:rsidR="00EC24A2" w:rsidRPr="005E317B" w:rsidRDefault="00EC24A2" w:rsidP="008F5B53">
            <w:pPr>
              <w:rPr>
                <w:rFonts w:ascii="SimSun" w:hAnsi="SimSun"/>
                <w:color w:val="E36C0A" w:themeColor="accent6" w:themeShade="BF"/>
              </w:rPr>
            </w:pPr>
          </w:p>
        </w:tc>
        <w:tc>
          <w:tcPr>
            <w:tcW w:w="677" w:type="dxa"/>
          </w:tcPr>
          <w:p w:rsidR="00EC24A2" w:rsidRPr="005E317B" w:rsidRDefault="00EC24A2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1432" w:type="dxa"/>
          </w:tcPr>
          <w:p w:rsidR="00EC24A2" w:rsidRPr="005E317B" w:rsidRDefault="00EC24A2" w:rsidP="008F5B53">
            <w:pPr>
              <w:rPr>
                <w:rFonts w:ascii="SimSun" w:hAnsi="SimSun"/>
                <w:color w:val="E36C0A" w:themeColor="accent6" w:themeShade="BF"/>
              </w:rPr>
            </w:pPr>
          </w:p>
        </w:tc>
        <w:tc>
          <w:tcPr>
            <w:tcW w:w="680" w:type="dxa"/>
          </w:tcPr>
          <w:p w:rsidR="00EC24A2" w:rsidRPr="005E317B" w:rsidRDefault="00EC24A2" w:rsidP="008F5B53">
            <w:pPr>
              <w:rPr>
                <w:color w:val="E36C0A" w:themeColor="accent6" w:themeShade="BF"/>
              </w:rPr>
            </w:pPr>
          </w:p>
        </w:tc>
        <w:tc>
          <w:tcPr>
            <w:tcW w:w="2728" w:type="dxa"/>
          </w:tcPr>
          <w:p w:rsidR="00EC24A2" w:rsidRPr="005E317B" w:rsidRDefault="00EC24A2" w:rsidP="008F5B53">
            <w:pPr>
              <w:rPr>
                <w:rFonts w:asciiTheme="minorEastAsia" w:hAnsiTheme="minorEastAsia"/>
                <w:color w:val="E36C0A" w:themeColor="accent6" w:themeShade="BF"/>
              </w:rPr>
            </w:pPr>
          </w:p>
        </w:tc>
        <w:tc>
          <w:tcPr>
            <w:tcW w:w="2629" w:type="dxa"/>
          </w:tcPr>
          <w:p w:rsidR="00EC24A2" w:rsidRPr="005E317B" w:rsidRDefault="00EC24A2" w:rsidP="008F5B53">
            <w:pPr>
              <w:rPr>
                <w:color w:val="E36C0A" w:themeColor="accent6" w:themeShade="BF"/>
              </w:rPr>
            </w:pPr>
          </w:p>
        </w:tc>
      </w:tr>
    </w:tbl>
    <w:p w:rsidR="00A63CF2" w:rsidRDefault="00A63CF2" w:rsidP="00A63CF2"/>
    <w:p w:rsidR="00221F6C" w:rsidRDefault="00D3287F" w:rsidP="00221F6C">
      <w:pPr>
        <w:pStyle w:val="3"/>
      </w:pPr>
      <w:bookmarkStart w:id="1862" w:name="_Toc353207252"/>
      <w:r>
        <w:rPr>
          <w:rFonts w:hint="eastAsia"/>
        </w:rPr>
        <w:lastRenderedPageBreak/>
        <w:t>Asset Range</w:t>
      </w:r>
      <w:r>
        <w:rPr>
          <w:rFonts w:hint="eastAsia"/>
        </w:rPr>
        <w:t>维护界面</w:t>
      </w:r>
      <w:bookmarkEnd w:id="1862"/>
    </w:p>
    <w:p w:rsidR="00D3287F" w:rsidRPr="0016237D" w:rsidRDefault="00D3287F" w:rsidP="00221F6C">
      <w:pPr>
        <w:pStyle w:val="4"/>
      </w:pPr>
      <w:r>
        <w:rPr>
          <w:rFonts w:hint="eastAsia"/>
        </w:rPr>
        <w:t>示意圖</w:t>
      </w:r>
    </w:p>
    <w:p w:rsidR="00D3287F" w:rsidRDefault="00220C93" w:rsidP="00D3287F">
      <w:pPr>
        <w:jc w:val="center"/>
      </w:pPr>
      <w:r>
        <w:rPr>
          <w:noProof/>
        </w:rPr>
        <w:pict>
          <v:oval id="_x0000_s3173" style="position:absolute;left:0;text-align:left;margin-left:458.3pt;margin-top:288.45pt;width:19.45pt;height:17.25pt;z-index:251688960" fillcolor="yellow" strokecolor="red" strokeweight="1pt">
            <v:textbox style="mso-next-textbox:#_x0000_s3173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7" style="position:absolute;left:0;text-align:left;margin-left:458.3pt;margin-top:305.7pt;width:19.45pt;height:17.25pt;z-index:251684864" fillcolor="yellow" strokecolor="red" strokeweight="1pt">
            <v:textbox style="mso-next-textbox:#_x0000_s3167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5" style="position:absolute;left:0;text-align:left;margin-left:165.05pt;margin-top:305.7pt;width:19.45pt;height:17.25pt;z-index:251682816" fillcolor="yellow" strokecolor="red" strokeweight="1pt">
            <v:textbox style="mso-next-textbox:#_x0000_s3165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170" style="position:absolute;left:0;text-align:left;margin-left:404.35pt;margin-top:288.45pt;width:19.45pt;height:17.25pt;z-index:251687936" fillcolor="yellow" strokecolor="red" strokeweight="1pt">
            <v:textbox style="mso-next-textbox:#_x0000_s3170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9" style="position:absolute;left:0;text-align:left;margin-left:250.6pt;margin-top:288.45pt;width:19.45pt;height:17.25pt;z-index:251686912" fillcolor="yellow" strokecolor="red" strokeweight="1pt">
            <v:textbox style="mso-next-textbox:#_x0000_s3169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8" style="position:absolute;left:0;text-align:left;margin-left:105.85pt;margin-top:288.45pt;width:19.45pt;height:17.25pt;z-index:251685888" fillcolor="yellow" strokecolor="red" strokeweight="1pt">
            <v:textbox style="mso-next-textbox:#_x0000_s3168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3" style="position:absolute;left:0;text-align:left;margin-left:159.05pt;margin-top:37.2pt;width:19.45pt;height:17.25pt;z-index:251680768" fillcolor="yellow" strokecolor="red" strokeweight="1pt">
            <v:textbox style="mso-next-textbox:#_x0000_s3163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6" style="position:absolute;left:0;text-align:left;margin-left:459pt;margin-top:33.2pt;width:19.45pt;height:17.25pt;z-index:251683840" fillcolor="yellow" strokecolor="red" strokeweight="1pt">
            <v:textbox style="mso-next-textbox:#_x0000_s3166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164" style="position:absolute;left:0;text-align:left;margin-left:135pt;margin-top:137.75pt;width:19.45pt;height:17.25pt;z-index:251681792" fillcolor="yellow" strokecolor="red" strokeweight="1pt">
            <v:textbox style="mso-next-textbox:#_x0000_s3164;mso-fit-shape-to-text:t" inset="0,0,0,0">
              <w:txbxContent>
                <w:p w:rsidR="00220C93" w:rsidRPr="008721B4" w:rsidRDefault="00220C93" w:rsidP="00D3287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D3287F" w:rsidRPr="00D26A4B">
        <w:t xml:space="preserve"> </w:t>
      </w:r>
      <w:r w:rsidR="003F145A">
        <w:rPr>
          <w:noProof/>
          <w:lang w:eastAsia="zh-TW"/>
        </w:rPr>
        <w:drawing>
          <wp:inline distT="0" distB="0" distL="0" distR="0">
            <wp:extent cx="6647815" cy="4151630"/>
            <wp:effectExtent l="19050" t="0" r="635" b="0"/>
            <wp:docPr id="18" name="图片 17" descr="AssetR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Ran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7F" w:rsidRDefault="00D3287F" w:rsidP="00D3287F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8F5B53">
        <w:t>1</w:t>
      </w:r>
      <w:r w:rsidR="008F5B53">
        <w:rPr>
          <w:rFonts w:hint="eastAsia"/>
        </w:rPr>
        <w:t>9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D3287F" w:rsidRDefault="00D3287F" w:rsidP="00D3287F">
      <w:pPr>
        <w:jc w:val="center"/>
      </w:pPr>
    </w:p>
    <w:p w:rsidR="00D3287F" w:rsidRDefault="00D3287F" w:rsidP="00221F6C">
      <w:pPr>
        <w:pStyle w:val="4"/>
      </w:pPr>
      <w:r>
        <w:rPr>
          <w:rFonts w:hint="eastAsia"/>
        </w:rPr>
        <w:t>界面說明</w:t>
      </w:r>
    </w:p>
    <w:p w:rsidR="00D3287F" w:rsidRDefault="00D3287F" w:rsidP="00D3287F">
      <w:r>
        <w:t xml:space="preserve">● </w:t>
      </w:r>
      <w:r>
        <w:rPr>
          <w:rFonts w:hint="eastAsia"/>
        </w:rPr>
        <w:t>界面名稱：</w:t>
      </w:r>
      <w:r>
        <w:rPr>
          <w:rFonts w:hint="eastAsia"/>
        </w:rPr>
        <w:t>Asset Range</w:t>
      </w:r>
      <w:r>
        <w:rPr>
          <w:rFonts w:hint="eastAsia"/>
        </w:rPr>
        <w:t>维护界面。</w:t>
      </w:r>
    </w:p>
    <w:p w:rsidR="00D3287F" w:rsidRDefault="00D3287F" w:rsidP="00D3287F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>
        <w:rPr>
          <w:rFonts w:hint="eastAsia"/>
        </w:rPr>
        <w:t>Asset Range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D3287F" w:rsidRDefault="00D3287F" w:rsidP="00D3287F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D3287F" w:rsidRDefault="00D3287F" w:rsidP="00D3287F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Asset Range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D3287F" w:rsidRDefault="00D3287F" w:rsidP="00D3287F">
      <w:r>
        <w:t xml:space="preserve">● </w:t>
      </w:r>
      <w:r>
        <w:rPr>
          <w:rFonts w:hint="eastAsia"/>
        </w:rPr>
        <w:t>用例：</w:t>
      </w:r>
    </w:p>
    <w:p w:rsidR="00D3287F" w:rsidRPr="009F3C7F" w:rsidRDefault="00D3287F" w:rsidP="00D3287F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>
        <w:rPr>
          <w:rFonts w:hint="eastAsia"/>
        </w:rPr>
        <w:t>Asset Ranger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D3287F" w:rsidRPr="009F3C7F" w:rsidRDefault="00D3287F" w:rsidP="00D3287F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AssetRange</w:t>
      </w:r>
      <w:r>
        <w:rPr>
          <w:rFonts w:hint="eastAsia"/>
        </w:rPr>
        <w:t>，含</w:t>
      </w:r>
      <w:r>
        <w:rPr>
          <w:rFonts w:hint="eastAsia"/>
        </w:rPr>
        <w:t>Code(varchar20)</w:t>
      </w:r>
      <w:r>
        <w:rPr>
          <w:rFonts w:hint="eastAsia"/>
        </w:rPr>
        <w:t>、</w:t>
      </w:r>
      <w:r>
        <w:rPr>
          <w:rFonts w:hint="eastAsia"/>
        </w:rPr>
        <w:t>Begin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End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Remark</w:t>
      </w:r>
      <w:r>
        <w:rPr>
          <w:rFonts w:hint="eastAsia"/>
        </w:rPr>
        <w:t>（</w:t>
      </w:r>
      <w:r>
        <w:rPr>
          <w:rFonts w:hint="eastAsia"/>
        </w:rPr>
        <w:t>varchar255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D3287F" w:rsidRPr="009F3C7F" w:rsidRDefault="00D3287F" w:rsidP="00D3287F"/>
    <w:p w:rsidR="00D3287F" w:rsidRPr="00440060" w:rsidRDefault="00D3287F" w:rsidP="00D3287F">
      <w:pPr>
        <w:pStyle w:val="ae"/>
        <w:jc w:val="center"/>
      </w:pPr>
    </w:p>
    <w:p w:rsidR="00D3287F" w:rsidRDefault="00D3287F" w:rsidP="00221F6C">
      <w:pPr>
        <w:pStyle w:val="4"/>
      </w:pPr>
      <w:r>
        <w:rPr>
          <w:rFonts w:hint="eastAsia"/>
        </w:rPr>
        <w:t>控件說明</w:t>
      </w:r>
    </w:p>
    <w:p w:rsidR="00D3287F" w:rsidRPr="007E3AE8" w:rsidRDefault="00D3287F" w:rsidP="00D3287F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>
        <w:rPr>
          <w:noProof/>
        </w:rPr>
        <w:t>1.1</w:t>
      </w:r>
      <w:r w:rsidR="008E4B75">
        <w:fldChar w:fldCharType="end"/>
      </w:r>
      <w:r w:rsidR="008F5B53">
        <w:rPr>
          <w:rFonts w:hint="eastAsia"/>
        </w:rPr>
        <w:t>9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D3287F" w:rsidTr="004F2F01">
        <w:trPr>
          <w:tblHeader/>
        </w:trPr>
        <w:tc>
          <w:tcPr>
            <w:tcW w:w="445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D3287F" w:rsidRPr="008A632C" w:rsidRDefault="00F73009" w:rsidP="004F2F01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  <w:spacing w:val="39"/>
              </w:rPr>
              <w:t>格</w:t>
            </w:r>
            <w:r w:rsidRPr="00F73009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D3287F" w:rsidRPr="008A632C" w:rsidRDefault="00D3287F" w:rsidP="004F2F01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Pr="00637F92" w:rsidRDefault="00D3287F" w:rsidP="004F2F01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D3287F" w:rsidRPr="00637F92" w:rsidRDefault="00D3287F" w:rsidP="004F2F01">
            <w:r>
              <w:rPr>
                <w:rFonts w:hint="eastAsia"/>
              </w:rPr>
              <w:t>Find Code</w:t>
            </w:r>
          </w:p>
        </w:tc>
        <w:tc>
          <w:tcPr>
            <w:tcW w:w="916" w:type="dxa"/>
          </w:tcPr>
          <w:p w:rsidR="00D3287F" w:rsidRPr="00637F92" w:rsidRDefault="00D3287F" w:rsidP="004F2F01"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Default="00D3287F" w:rsidP="004F2F01">
            <w:r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D3287F" w:rsidRPr="00637F92" w:rsidRDefault="00D3287F" w:rsidP="004F2F01"/>
        </w:tc>
        <w:tc>
          <w:tcPr>
            <w:tcW w:w="2728" w:type="dxa"/>
          </w:tcPr>
          <w:p w:rsidR="00D3287F" w:rsidRDefault="00D3287F" w:rsidP="004F2F01">
            <w:r>
              <w:rPr>
                <w:rFonts w:hint="eastAsia"/>
              </w:rPr>
              <w:t>EnterKey</w:t>
            </w:r>
            <w:r>
              <w:rPr>
                <w:rFonts w:hint="eastAsia"/>
              </w:rPr>
              <w:t>：</w:t>
            </w:r>
          </w:p>
          <w:p w:rsidR="004F2F01" w:rsidRDefault="00D3287F">
            <w:r>
              <w:rPr>
                <w:rFonts w:hint="eastAsia"/>
              </w:rPr>
              <w:t>若本框中内容不为空，则在</w:t>
            </w:r>
            <w:r>
              <w:rPr>
                <w:rFonts w:hint="eastAsia"/>
              </w:rPr>
              <w:t>Asset Range List</w:t>
            </w:r>
            <w:r>
              <w:rPr>
                <w:rFonts w:hint="eastAsia"/>
              </w:rPr>
              <w:t>表格的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列中搜索并高亮第一条与本框中内容左端匹配的</w:t>
            </w:r>
            <w:r>
              <w:rPr>
                <w:rFonts w:hint="eastAsia"/>
              </w:rPr>
              <w:t>AssetRange</w:t>
            </w:r>
            <w:r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D3287F" w:rsidRPr="00637F92" w:rsidRDefault="00D3287F" w:rsidP="004F2F01">
            <w:pPr>
              <w:rPr>
                <w:rFonts w:ascii="Tahoma" w:hAnsi="Tahoma"/>
                <w:sz w:val="18"/>
              </w:rPr>
            </w:pPr>
          </w:p>
        </w:tc>
      </w:tr>
      <w:tr w:rsidR="00D3287F" w:rsidRPr="00637F92" w:rsidTr="004F2F01">
        <w:tc>
          <w:tcPr>
            <w:tcW w:w="445" w:type="dxa"/>
          </w:tcPr>
          <w:p w:rsidR="00D3287F" w:rsidRPr="00637F92" w:rsidRDefault="00D3287F" w:rsidP="004F2F01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D3287F" w:rsidRPr="00637F92" w:rsidRDefault="00D3287F" w:rsidP="004F2F01">
            <w:r>
              <w:rPr>
                <w:rFonts w:hint="eastAsia"/>
              </w:rPr>
              <w:t xml:space="preserve">Asset Range </w:t>
            </w:r>
            <w:r>
              <w:t>List</w:t>
            </w:r>
          </w:p>
        </w:tc>
        <w:tc>
          <w:tcPr>
            <w:tcW w:w="916" w:type="dxa"/>
          </w:tcPr>
          <w:p w:rsidR="00D3287F" w:rsidRPr="00637F92" w:rsidRDefault="00D3287F" w:rsidP="004F2F01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Default="00D3287F" w:rsidP="004F2F01">
            <w:r>
              <w:rPr>
                <w:rFonts w:hint="eastAsia"/>
              </w:rPr>
              <w:t>显示所有的</w:t>
            </w:r>
            <w:r>
              <w:rPr>
                <w:rFonts w:hint="eastAsia"/>
              </w:rPr>
              <w:t>Asset Range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D3287F" w:rsidRPr="00637F92" w:rsidRDefault="00D3287F" w:rsidP="004F2F01"/>
        </w:tc>
        <w:tc>
          <w:tcPr>
            <w:tcW w:w="2728" w:type="dxa"/>
          </w:tcPr>
          <w:p w:rsidR="00D3287F" w:rsidRPr="00637F92" w:rsidRDefault="00D3287F" w:rsidP="004F2F01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D3287F" w:rsidRDefault="00D3287F" w:rsidP="004F2F01">
            <w:r>
              <w:rPr>
                <w:rFonts w:ascii="Tahoma" w:hAnsi="Tahoma" w:hint="eastAsia"/>
                <w:sz w:val="18"/>
              </w:rPr>
              <w:t>栏位包括：</w:t>
            </w:r>
            <w:r>
              <w:rPr>
                <w:rFonts w:ascii="Tahoma" w:hAnsi="Tahoma" w:hint="eastAsia"/>
                <w:sz w:val="18"/>
              </w:rPr>
              <w:t>Code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Begin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End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Remark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4F2F01" w:rsidRDefault="00D3287F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按</w:t>
            </w:r>
            <w:r>
              <w:rPr>
                <w:rFonts w:ascii="Tahoma" w:hAnsi="Tahoma" w:hint="eastAsia"/>
                <w:sz w:val="18"/>
              </w:rPr>
              <w:t>Code</w:t>
            </w:r>
            <w:r>
              <w:rPr>
                <w:rFonts w:ascii="Tahoma" w:hAnsi="Tahoma" w:hint="eastAsia"/>
                <w:sz w:val="18"/>
              </w:rPr>
              <w:t>排列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Pr="00637F92" w:rsidRDefault="00D3287F" w:rsidP="004F2F01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D3287F" w:rsidRPr="00637F92" w:rsidRDefault="00D3287F" w:rsidP="004F2F01">
            <w:r>
              <w:t>Delete</w:t>
            </w:r>
          </w:p>
        </w:tc>
        <w:tc>
          <w:tcPr>
            <w:tcW w:w="916" w:type="dxa"/>
          </w:tcPr>
          <w:p w:rsidR="00D3287F" w:rsidRPr="00637F92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F2F01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D3287F" w:rsidRPr="00637F92" w:rsidRDefault="00D3287F" w:rsidP="004F2F01"/>
        </w:tc>
        <w:tc>
          <w:tcPr>
            <w:tcW w:w="2728" w:type="dxa"/>
          </w:tcPr>
          <w:p w:rsidR="00D3287F" w:rsidRPr="00637F92" w:rsidRDefault="00D3287F" w:rsidP="004F2F01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 xml:space="preserve">Asset Range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D3287F" w:rsidRPr="00637F92" w:rsidRDefault="00D3287F" w:rsidP="004F2F01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D3287F" w:rsidRPr="00637F92" w:rsidRDefault="00D3287F" w:rsidP="004F2F01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D3287F" w:rsidRDefault="00D3287F" w:rsidP="004F2F01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D3287F" w:rsidRPr="00637F92" w:rsidRDefault="00D3287F" w:rsidP="004F2F01"/>
        </w:tc>
      </w:tr>
      <w:tr w:rsidR="00D3287F" w:rsidRPr="00637F92" w:rsidTr="004F2F01">
        <w:tc>
          <w:tcPr>
            <w:tcW w:w="445" w:type="dxa"/>
          </w:tcPr>
          <w:p w:rsidR="00D3287F" w:rsidRDefault="00D3287F" w:rsidP="004F2F01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D3287F" w:rsidRDefault="00D3287F" w:rsidP="004F2F01">
            <w:r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3287F" w:rsidRPr="00637F92" w:rsidRDefault="00D3287F" w:rsidP="004F2F01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3287F" w:rsidRDefault="00D3287F" w:rsidP="004F2F01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D3287F" w:rsidRDefault="00D3287F" w:rsidP="004F2F01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F5F8F" w:rsidRDefault="00847666">
            <w:pPr>
              <w:rPr>
                <w:strike/>
                <w:color w:val="FF0066"/>
              </w:rPr>
            </w:pPr>
            <w:r w:rsidRPr="00847666">
              <w:rPr>
                <w:rFonts w:hint="eastAsia"/>
                <w:strike/>
                <w:color w:val="FF0066"/>
              </w:rPr>
              <w:t>小写字母需转成大写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Default="00D3287F" w:rsidP="004F2F01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D3287F" w:rsidRDefault="00D3287F" w:rsidP="004F2F01">
            <w:r>
              <w:rPr>
                <w:rFonts w:hint="eastAsia"/>
              </w:rPr>
              <w:t>Begin</w:t>
            </w:r>
          </w:p>
        </w:tc>
        <w:tc>
          <w:tcPr>
            <w:tcW w:w="916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3287F" w:rsidRPr="00637F92" w:rsidRDefault="00D3287F" w:rsidP="004F2F01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3287F" w:rsidRDefault="00D3287F" w:rsidP="004F2F01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D3287F" w:rsidRDefault="00D3287F" w:rsidP="004F2F01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F5F8F" w:rsidRDefault="00847666">
            <w:pPr>
              <w:rPr>
                <w:strike/>
                <w:color w:val="D60093"/>
              </w:rPr>
            </w:pPr>
            <w:r w:rsidRPr="00847666">
              <w:rPr>
                <w:rFonts w:hint="eastAsia"/>
                <w:strike/>
                <w:color w:val="D60093"/>
              </w:rPr>
              <w:t>小写字母需转成大写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Default="00D3287F" w:rsidP="004F2F01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D3287F" w:rsidRDefault="00D3287F" w:rsidP="004F2F01">
            <w:r>
              <w:rPr>
                <w:rFonts w:hint="eastAsia"/>
              </w:rPr>
              <w:t>End</w:t>
            </w:r>
          </w:p>
        </w:tc>
        <w:tc>
          <w:tcPr>
            <w:tcW w:w="916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3287F" w:rsidRDefault="00D3287F" w:rsidP="004F2F01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3287F" w:rsidRDefault="00D3287F" w:rsidP="004F2F01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D3287F" w:rsidRDefault="00D3287F" w:rsidP="004F2F01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F5F8F" w:rsidRDefault="00847666">
            <w:pPr>
              <w:rPr>
                <w:strike/>
                <w:color w:val="D60093"/>
              </w:rPr>
            </w:pPr>
            <w:r w:rsidRPr="00847666">
              <w:rPr>
                <w:rFonts w:hint="eastAsia"/>
                <w:strike/>
                <w:color w:val="D60093"/>
              </w:rPr>
              <w:t>小写字母需转成大写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Default="00D3287F" w:rsidP="004F2F01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D3287F" w:rsidRDefault="00D3287F" w:rsidP="004F2F01">
            <w:r>
              <w:rPr>
                <w:rFonts w:hint="eastAsia"/>
              </w:rPr>
              <w:t>Remark</w:t>
            </w:r>
          </w:p>
        </w:tc>
        <w:tc>
          <w:tcPr>
            <w:tcW w:w="916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4F2F01" w:rsidRDefault="00D3287F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255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3287F" w:rsidRDefault="00D3287F" w:rsidP="004F2F01"/>
        </w:tc>
        <w:tc>
          <w:tcPr>
            <w:tcW w:w="2728" w:type="dxa"/>
          </w:tcPr>
          <w:p w:rsidR="00D3287F" w:rsidRDefault="00D3287F" w:rsidP="004F2F01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3287F" w:rsidRDefault="000C561E" w:rsidP="004F2F01">
            <w:r w:rsidRPr="000C561E">
              <w:rPr>
                <w:rFonts w:hint="eastAsia"/>
                <w:color w:val="00B050"/>
              </w:rPr>
              <w:t>可输中文</w:t>
            </w:r>
          </w:p>
        </w:tc>
      </w:tr>
      <w:tr w:rsidR="00D3287F" w:rsidRPr="00637F92" w:rsidTr="004F2F01">
        <w:tc>
          <w:tcPr>
            <w:tcW w:w="445" w:type="dxa"/>
          </w:tcPr>
          <w:p w:rsidR="00D3287F" w:rsidRPr="00637F92" w:rsidRDefault="00D3287F" w:rsidP="004F2F01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D3287F" w:rsidRPr="00637F92" w:rsidRDefault="00D3287F" w:rsidP="004F2F01">
            <w:r>
              <w:t>Add</w:t>
            </w:r>
          </w:p>
        </w:tc>
        <w:tc>
          <w:tcPr>
            <w:tcW w:w="916" w:type="dxa"/>
          </w:tcPr>
          <w:p w:rsidR="00D3287F" w:rsidRPr="00637F92" w:rsidRDefault="00D3287F" w:rsidP="004F2F01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Pr="00637F92" w:rsidRDefault="00D3287F" w:rsidP="004F2F01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D3287F" w:rsidRPr="00637F92" w:rsidRDefault="00D3287F" w:rsidP="004F2F01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D3287F" w:rsidRDefault="00D3287F" w:rsidP="004F2F01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D3287F" w:rsidRDefault="00D3287F" w:rsidP="004F2F01">
            <w:pPr>
              <w:rPr>
                <w:ins w:id="1863" w:author="Gao, Guan-Wei (高貫偉 ITC)" w:date="2012-09-11T08:56:00Z"/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框中数据已经出现在</w:t>
            </w:r>
            <w:r>
              <w:rPr>
                <w:rFonts w:ascii="SimSun" w:hAnsi="SimSun" w:hint="eastAsia"/>
              </w:rPr>
              <w:t>AssetRange</w:t>
            </w:r>
            <w:r>
              <w:rPr>
                <w:rFonts w:ascii="SimSun" w:hAnsi="SimSun" w:hint="eastAsia"/>
              </w:rPr>
              <w:t>数据表中的</w:t>
            </w:r>
            <w:r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栏位中存在，则提示用户，放弃后续操作。</w:t>
            </w:r>
          </w:p>
          <w:p w:rsidR="00DD6852" w:rsidRDefault="001B3646">
            <w:pPr>
              <w:shd w:val="clear" w:color="auto" w:fill="C2D69B" w:themeFill="accent3" w:themeFillTint="99"/>
              <w:rPr>
                <w:rFonts w:ascii="SimSun" w:hAnsi="SimSun"/>
              </w:rPr>
              <w:pPrChange w:id="1864" w:author="Gao, Guan-Wei (高貫偉 ITC)" w:date="2012-09-11T08:58:00Z">
                <w:pPr/>
              </w:pPrChange>
            </w:pPr>
            <w:ins w:id="1865" w:author="Gao, Guan-Wei (高貫偉 ITC)" w:date="2012-09-11T08:58:00Z">
              <w:r>
                <w:rPr>
                  <w:rFonts w:ascii="SimSun" w:hAnsi="SimSun" w:hint="eastAsia"/>
                </w:rPr>
                <w:t>3</w:t>
              </w:r>
              <w:r>
                <w:rPr>
                  <w:rFonts w:ascii="SimSun" w:hAnsi="SimSun" w:hint="eastAsia"/>
                </w:rPr>
                <w:t>、</w:t>
              </w:r>
            </w:ins>
            <w:ins w:id="1866" w:author="Gao, Guan-Wei (高貫偉 ITC)" w:date="2012-09-11T08:56:00Z">
              <w:r>
                <w:rPr>
                  <w:rFonts w:ascii="SimSun" w:hAnsi="SimSun" w:hint="eastAsia"/>
                </w:rPr>
                <w:t>若</w:t>
              </w:r>
            </w:ins>
            <w:ins w:id="1867" w:author="Gao, Guan-Wei (高貫偉 ITC)" w:date="2012-09-11T08:57:00Z">
              <w:r>
                <w:rPr>
                  <w:rFonts w:ascii="SimSun" w:hAnsi="SimSun" w:hint="eastAsia"/>
                </w:rPr>
                <w:t>数据库中存在</w:t>
              </w:r>
              <w:r>
                <w:rPr>
                  <w:rFonts w:ascii="SimSun" w:hAnsi="SimSun" w:hint="eastAsia"/>
                </w:rPr>
                <w:t xml:space="preserve"> (</w:t>
              </w:r>
              <w:r>
                <w:rPr>
                  <w:rFonts w:ascii="SimSun" w:hAnsi="SimSun" w:hint="eastAsia"/>
                </w:rPr>
                <w:t>栏位</w:t>
              </w:r>
              <w:r>
                <w:rPr>
                  <w:rFonts w:ascii="SimSun" w:hAnsi="SimSun" w:hint="eastAsia"/>
                </w:rPr>
                <w:t>5&gt;=Begin</w:t>
              </w:r>
              <w:r>
                <w:rPr>
                  <w:rFonts w:ascii="SimSun" w:hAnsi="SimSun" w:hint="eastAsia"/>
                </w:rPr>
                <w:t>列</w:t>
              </w:r>
              <w:r>
                <w:rPr>
                  <w:rFonts w:ascii="SimSun" w:hAnsi="SimSun" w:hint="eastAsia"/>
                </w:rPr>
                <w:t xml:space="preserve"> and </w:t>
              </w:r>
              <w:r>
                <w:rPr>
                  <w:rFonts w:ascii="SimSun" w:hAnsi="SimSun" w:hint="eastAsia"/>
                </w:rPr>
                <w:t>栏位</w:t>
              </w:r>
              <w:r>
                <w:rPr>
                  <w:rFonts w:ascii="SimSun" w:hAnsi="SimSun" w:hint="eastAsia"/>
                </w:rPr>
                <w:t xml:space="preserve">5&lt;=End) </w:t>
              </w:r>
              <w:r>
                <w:rPr>
                  <w:rFonts w:ascii="SimSun" w:hAnsi="SimSun" w:hint="eastAsia"/>
                </w:rPr>
                <w:t>或者</w:t>
              </w:r>
              <w:r>
                <w:rPr>
                  <w:rFonts w:ascii="SimSun" w:hAnsi="SimSun" w:hint="eastAsia"/>
                </w:rPr>
                <w:t>(</w:t>
              </w:r>
              <w:r>
                <w:rPr>
                  <w:rFonts w:ascii="SimSun" w:hAnsi="SimSun" w:hint="eastAsia"/>
                </w:rPr>
                <w:t>栏位</w:t>
              </w:r>
              <w:r>
                <w:rPr>
                  <w:rFonts w:ascii="SimSun" w:hAnsi="SimSun" w:hint="eastAsia"/>
                </w:rPr>
                <w:t>6&gt;=Begin</w:t>
              </w:r>
              <w:r>
                <w:rPr>
                  <w:rFonts w:ascii="SimSun" w:hAnsi="SimSun" w:hint="eastAsia"/>
                </w:rPr>
                <w:t>列</w:t>
              </w:r>
              <w:r>
                <w:rPr>
                  <w:rFonts w:ascii="SimSun" w:hAnsi="SimSun" w:hint="eastAsia"/>
                </w:rPr>
                <w:t xml:space="preserve"> and </w:t>
              </w:r>
              <w:r>
                <w:rPr>
                  <w:rFonts w:ascii="SimSun" w:hAnsi="SimSun" w:hint="eastAsia"/>
                </w:rPr>
                <w:t>栏位</w:t>
              </w:r>
            </w:ins>
            <w:ins w:id="1868" w:author="Gao, Guan-Wei (高貫偉 ITC)" w:date="2012-09-11T08:58:00Z">
              <w:r>
                <w:rPr>
                  <w:rFonts w:ascii="SimSun" w:hAnsi="SimSun" w:hint="eastAsia"/>
                </w:rPr>
                <w:t>6</w:t>
              </w:r>
            </w:ins>
            <w:ins w:id="1869" w:author="Gao, Guan-Wei (高貫偉 ITC)" w:date="2012-09-11T08:57:00Z">
              <w:r>
                <w:rPr>
                  <w:rFonts w:ascii="SimSun" w:hAnsi="SimSun" w:hint="eastAsia"/>
                </w:rPr>
                <w:t xml:space="preserve">&lt;=End) </w:t>
              </w:r>
            </w:ins>
            <w:ins w:id="1870" w:author="Gao, Guan-Wei (高貫偉 ITC)" w:date="2012-09-11T08:58:00Z">
              <w:r>
                <w:rPr>
                  <w:rFonts w:ascii="SimSun" w:hAnsi="SimSun" w:hint="eastAsia"/>
                </w:rPr>
                <w:t>，则警示用户，放弃后续操作</w:t>
              </w:r>
            </w:ins>
          </w:p>
          <w:p w:rsidR="00D3287F" w:rsidRPr="00637F92" w:rsidRDefault="00D3287F" w:rsidP="004F2F01">
            <w:pPr>
              <w:rPr>
                <w:rFonts w:ascii="SimSun"/>
              </w:rPr>
            </w:pPr>
            <w:del w:id="1871" w:author="Gao, Guan-Wei (高貫偉 ITC)" w:date="2012-09-11T08:58:00Z">
              <w:r w:rsidDel="001B3646">
                <w:rPr>
                  <w:rFonts w:ascii="SimSun" w:hAnsi="SimSun" w:hint="eastAsia"/>
                </w:rPr>
                <w:lastRenderedPageBreak/>
                <w:delText>3</w:delText>
              </w:r>
            </w:del>
            <w:ins w:id="1872" w:author="Gao, Guan-Wei (高貫偉 ITC)" w:date="2012-09-11T08:58:00Z">
              <w:r w:rsidR="001B3646">
                <w:rPr>
                  <w:rFonts w:ascii="SimSun" w:hAnsi="SimSun" w:hint="eastAsia"/>
                </w:rPr>
                <w:t>4</w:t>
              </w:r>
            </w:ins>
            <w:r>
              <w:rPr>
                <w:rFonts w:ascii="SimSun" w:hAnsi="SimSun" w:hint="eastAsia"/>
              </w:rPr>
              <w:t>、用</w:t>
            </w: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至</w:t>
            </w:r>
            <w:r>
              <w:rPr>
                <w:rFonts w:ascii="SimSun" w:hAnsi="SimSun" w:hint="eastAsia"/>
              </w:rPr>
              <w:t>7</w:t>
            </w:r>
            <w:r>
              <w:rPr>
                <w:rFonts w:ascii="SimSun" w:hAnsi="SimSun" w:hint="eastAsia"/>
              </w:rPr>
              <w:t>号框中数据在</w:t>
            </w:r>
            <w:r>
              <w:rPr>
                <w:rFonts w:ascii="SimSun" w:hAnsi="SimSun" w:hint="eastAsia"/>
              </w:rPr>
              <w:t>AssetRange</w:t>
            </w:r>
            <w:r>
              <w:rPr>
                <w:rFonts w:ascii="SimSun" w:hAnsi="SimSun" w:hint="eastAsia"/>
              </w:rPr>
              <w:t>表中新增一条记录，记录创建人和时间。</w:t>
            </w:r>
          </w:p>
          <w:p w:rsidR="00D3287F" w:rsidRPr="00637F92" w:rsidRDefault="00D3287F" w:rsidP="004F2F01">
            <w:pPr>
              <w:rPr>
                <w:rFonts w:eastAsia="新細明體"/>
              </w:rPr>
            </w:pPr>
            <w:del w:id="1873" w:author="Gao, Guan-Wei (高貫偉 ITC)" w:date="2012-09-11T08:58:00Z">
              <w:r w:rsidDel="001B3646">
                <w:rPr>
                  <w:rFonts w:ascii="SimSun" w:hAnsi="SimSun" w:hint="eastAsia"/>
                </w:rPr>
                <w:delText>4</w:delText>
              </w:r>
            </w:del>
            <w:ins w:id="1874" w:author="Gao, Guan-Wei (高貫偉 ITC)" w:date="2012-09-11T08:58:00Z">
              <w:r w:rsidR="001B3646">
                <w:rPr>
                  <w:rFonts w:ascii="SimSun" w:hAnsi="SimSun" w:hint="eastAsia"/>
                </w:rPr>
                <w:t>5</w:t>
              </w:r>
            </w:ins>
            <w:r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 xml:space="preserve">Asset Range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D3287F" w:rsidDel="00C045A3" w:rsidRDefault="00C045A3" w:rsidP="004F2F01">
            <w:pPr>
              <w:rPr>
                <w:del w:id="1875" w:author="Gao, Guan-Wei (高貫偉 ITC)" w:date="2012-09-17T16:58:00Z"/>
              </w:rPr>
            </w:pPr>
            <w:ins w:id="1876" w:author="Gao, Guan-Wei (高貫偉 ITC)" w:date="2012-09-17T16:58:00Z">
              <w:r>
                <w:rPr>
                  <w:rFonts w:hint="eastAsia"/>
                </w:rPr>
                <w:lastRenderedPageBreak/>
                <w:t xml:space="preserve">Step 3 </w:t>
              </w:r>
              <w:r>
                <w:rPr>
                  <w:rFonts w:hint="eastAsia"/>
                </w:rPr>
                <w:t>参考方法</w:t>
              </w:r>
            </w:ins>
            <w:ins w:id="1877" w:author="Gao, Guan-Wei (高貫偉 ITC)" w:date="2012-09-17T16:59:00Z">
              <w:r>
                <w:rPr>
                  <w:rFonts w:hint="eastAsia"/>
                </w:rPr>
                <w:t>：</w:t>
              </w:r>
            </w:ins>
          </w:p>
          <w:p w:rsidR="00C045A3" w:rsidRDefault="00C045A3" w:rsidP="004F2F01">
            <w:pPr>
              <w:rPr>
                <w:ins w:id="1878" w:author="Gao, Guan-Wei (高貫偉 ITC)" w:date="2012-09-17T16:59:00Z"/>
              </w:rPr>
            </w:pPr>
            <w:ins w:id="1879" w:author="Gao, Guan-Wei (高貫偉 ITC)" w:date="2012-09-17T16:59:00Z">
              <w:r>
                <w:rPr>
                  <w:rFonts w:hint="eastAsia"/>
                </w:rPr>
                <w:t>参考定义：</w:t>
              </w:r>
            </w:ins>
          </w:p>
          <w:p w:rsidR="00C045A3" w:rsidRDefault="00C045A3" w:rsidP="004F2F01">
            <w:pPr>
              <w:rPr>
                <w:ins w:id="1880" w:author="Gao, Guan-Wei (高貫偉 ITC)" w:date="2012-09-17T16:59:00Z"/>
              </w:rPr>
            </w:pPr>
            <w:ins w:id="1881" w:author="Gao, Guan-Wei (高貫偉 ITC)" w:date="2012-09-17T16:59:00Z">
              <w:r>
                <w:rPr>
                  <w:rFonts w:hint="eastAsia"/>
                </w:rPr>
                <w:t>@BeginNo</w:t>
              </w:r>
            </w:ins>
          </w:p>
          <w:p w:rsidR="00C045A3" w:rsidRDefault="00C045A3" w:rsidP="004F2F01">
            <w:pPr>
              <w:rPr>
                <w:ins w:id="1882" w:author="Gao, Guan-Wei (高貫偉 ITC)" w:date="2012-09-17T16:59:00Z"/>
              </w:rPr>
            </w:pPr>
            <w:ins w:id="1883" w:author="Gao, Guan-Wei (高貫偉 ITC)" w:date="2012-09-17T16:59:00Z">
              <w:r>
                <w:rPr>
                  <w:rFonts w:hint="eastAsia"/>
                </w:rPr>
                <w:t>@EndNo</w:t>
              </w:r>
            </w:ins>
          </w:p>
          <w:p w:rsidR="00C045A3" w:rsidRDefault="00C045A3" w:rsidP="004F2F01">
            <w:pPr>
              <w:rPr>
                <w:ins w:id="1884" w:author="Gao, Guan-Wei (高貫偉 ITC)" w:date="2012-09-17T16:59:00Z"/>
              </w:rPr>
            </w:pPr>
          </w:p>
          <w:p w:rsidR="00C045A3" w:rsidRDefault="00C045A3" w:rsidP="004F2F01">
            <w:pPr>
              <w:rPr>
                <w:ins w:id="1885" w:author="Gao, Guan-Wei (高貫偉 ITC)" w:date="2012-09-17T16:59:00Z"/>
              </w:rPr>
            </w:pPr>
            <w:ins w:id="1886" w:author="Gao, Guan-Wei (高貫偉 ITC)" w:date="2012-09-17T16:59:00Z">
              <w:r>
                <w:t>A</w:t>
              </w:r>
              <w:r>
                <w:rPr>
                  <w:rFonts w:hint="eastAsia"/>
                </w:rPr>
                <w:t xml:space="preserve">. </w:t>
              </w:r>
            </w:ins>
          </w:p>
          <w:p w:rsidR="00C045A3" w:rsidRDefault="00C045A3" w:rsidP="00C045A3">
            <w:pPr>
              <w:autoSpaceDE w:val="0"/>
              <w:autoSpaceDN w:val="0"/>
              <w:adjustRightInd w:val="0"/>
              <w:rPr>
                <w:ins w:id="1887" w:author="Gao, Guan-Wei (高貫偉 ITC)" w:date="2012-09-17T17:04:00Z"/>
                <w:rFonts w:ascii="Courier New" w:hAnsi="Courier New" w:cs="Courier New"/>
                <w:noProof/>
                <w:color w:val="0000FF"/>
                <w:szCs w:val="20"/>
              </w:rPr>
            </w:pPr>
            <w:ins w:id="1888" w:author="Gao, Guan-Wei (高貫偉 ITC)" w:date="2012-09-17T17:04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*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 AssetRange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</w:ins>
          </w:p>
          <w:p w:rsidR="00DD6852" w:rsidRDefault="00C045A3">
            <w:pPr>
              <w:ind w:firstLine="480"/>
              <w:rPr>
                <w:ins w:id="1889" w:author="Gao, Guan-Wei (高貫偉 ITC)" w:date="2012-09-17T17:04:00Z"/>
                <w:rFonts w:ascii="Courier New" w:hAnsi="Courier New" w:cs="Courier New"/>
                <w:noProof/>
                <w:szCs w:val="20"/>
              </w:rPr>
              <w:pPrChange w:id="1890" w:author="Gao, Guan-Wei (高貫偉 ITC)" w:date="2012-09-17T17:04:00Z">
                <w:pPr/>
              </w:pPrChange>
            </w:pPr>
            <w:ins w:id="1891" w:author="Gao, Guan-Wei (高貫偉 ITC)" w:date="2012-09-17T17:04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[Begin]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&lt;=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@BeginNo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[End]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&gt;=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@BeginNo</w:t>
              </w:r>
            </w:ins>
            <w:ins w:id="1892" w:author="Gao, Guan-Wei (高貫偉 ITC)" w:date="2012-09-28T09:16:00Z"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 xml:space="preserve"> and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[Begin]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 =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@BeginNo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</w:t>
              </w:r>
            </w:ins>
          </w:p>
          <w:p w:rsidR="00C045A3" w:rsidRPr="00C045A3" w:rsidRDefault="00C045A3" w:rsidP="00C045A3">
            <w:pPr>
              <w:rPr>
                <w:ins w:id="1893" w:author="Gao, Guan-Wei (高貫偉 ITC)" w:date="2012-09-17T16:59:00Z"/>
              </w:rPr>
            </w:pPr>
            <w:ins w:id="1894" w:author="Gao, Guan-Wei (高貫偉 ITC)" w:date="2012-09-17T17:04:00Z">
              <w:r>
                <w:rPr>
                  <w:rFonts w:hint="eastAsia"/>
                </w:rPr>
                <w:t>B.</w:t>
              </w:r>
            </w:ins>
          </w:p>
          <w:p w:rsidR="00C045A3" w:rsidRDefault="00C045A3" w:rsidP="00C045A3">
            <w:pPr>
              <w:autoSpaceDE w:val="0"/>
              <w:autoSpaceDN w:val="0"/>
              <w:adjustRightInd w:val="0"/>
              <w:rPr>
                <w:ins w:id="1895" w:author="Gao, Guan-Wei (高貫偉 ITC)" w:date="2012-09-17T17:04:00Z"/>
                <w:rFonts w:ascii="Courier New" w:hAnsi="Courier New" w:cs="Courier New"/>
                <w:noProof/>
                <w:color w:val="0000FF"/>
                <w:szCs w:val="20"/>
              </w:rPr>
            </w:pPr>
            <w:ins w:id="1896" w:author="Gao, Guan-Wei (高貫偉 ITC)" w:date="2012-09-17T17:04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*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szCs w:val="20"/>
                </w:rPr>
                <w:lastRenderedPageBreak/>
                <w:t xml:space="preserve">AssetRange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</w:ins>
          </w:p>
          <w:p w:rsidR="00C045A3" w:rsidRDefault="00C045A3" w:rsidP="00C045A3">
            <w:pPr>
              <w:rPr>
                <w:ins w:id="1897" w:author="Gao, Guan-Wei (高貫偉 ITC)" w:date="2012-09-17T16:58:00Z"/>
              </w:rPr>
            </w:pPr>
            <w:ins w:id="1898" w:author="Gao, Guan-Wei (高貫偉 ITC)" w:date="2012-09-17T17:04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[Begin]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&lt;=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</w:t>
              </w:r>
              <w:r>
                <w:rPr>
                  <w:rFonts w:hint="eastAsia"/>
                </w:rPr>
                <w:t xml:space="preserve"> EndNo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 xml:space="preserve"> 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[End]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&gt;=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</w:t>
              </w:r>
              <w:r>
                <w:rPr>
                  <w:rFonts w:hint="eastAsia"/>
                </w:rPr>
                <w:t xml:space="preserve"> EndNo</w:t>
              </w:r>
            </w:ins>
            <w:ins w:id="1899" w:author="Gao, Guan-Wei (高貫偉 ITC)" w:date="2012-09-28T09:17:00Z">
              <w:r w:rsidR="002F74D5">
                <w:rPr>
                  <w:rFonts w:hint="eastAsia"/>
                </w:rPr>
                <w:t xml:space="preserve"> and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 xml:space="preserve">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[Begin]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 =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@</w:t>
              </w:r>
              <w:r w:rsidR="002F74D5">
                <w:rPr>
                  <w:rFonts w:hint="eastAsia"/>
                </w:rPr>
                <w:t>EndNo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</w:t>
              </w:r>
            </w:ins>
          </w:p>
          <w:p w:rsidR="00D3287F" w:rsidRDefault="00D3287F" w:rsidP="004F2F01">
            <w:pPr>
              <w:rPr>
                <w:ins w:id="1900" w:author="Gao, Guan-Wei (高貫偉 ITC)" w:date="2012-09-17T17:04:00Z"/>
              </w:rPr>
            </w:pPr>
          </w:p>
          <w:p w:rsidR="00C045A3" w:rsidRDefault="00C045A3" w:rsidP="004F2F01">
            <w:pPr>
              <w:rPr>
                <w:ins w:id="1901" w:author="Gao, Guan-Wei (高貫偉 ITC)" w:date="2012-09-17T17:04:00Z"/>
              </w:rPr>
            </w:pPr>
            <w:ins w:id="1902" w:author="Gao, Guan-Wei (高貫偉 ITC)" w:date="2012-09-17T17:04:00Z">
              <w:r>
                <w:rPr>
                  <w:rFonts w:hint="eastAsia"/>
                </w:rPr>
                <w:t>C.</w:t>
              </w:r>
            </w:ins>
          </w:p>
          <w:p w:rsidR="00C045A3" w:rsidRDefault="00C045A3" w:rsidP="00C045A3">
            <w:pPr>
              <w:autoSpaceDE w:val="0"/>
              <w:autoSpaceDN w:val="0"/>
              <w:adjustRightInd w:val="0"/>
              <w:rPr>
                <w:ins w:id="1903" w:author="Gao, Guan-Wei (高貫偉 ITC)" w:date="2012-09-17T17:05:00Z"/>
                <w:rFonts w:ascii="Courier New" w:hAnsi="Courier New" w:cs="Courier New"/>
                <w:noProof/>
                <w:color w:val="0000FF"/>
                <w:szCs w:val="20"/>
              </w:rPr>
            </w:pPr>
            <w:ins w:id="1904" w:author="Gao, Guan-Wei (高貫偉 ITC)" w:date="2012-09-17T17:05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*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 AssetRange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</w:ins>
          </w:p>
          <w:p w:rsidR="00DD6852" w:rsidRDefault="00C045A3">
            <w:pPr>
              <w:ind w:firstLine="480"/>
              <w:rPr>
                <w:ins w:id="1905" w:author="Gao, Guan-Wei (高貫偉 ITC)" w:date="2012-09-17T17:05:00Z"/>
                <w:rFonts w:ascii="Courier New" w:hAnsi="Courier New" w:cs="Courier New"/>
                <w:noProof/>
                <w:szCs w:val="20"/>
              </w:rPr>
              <w:pPrChange w:id="1906" w:author="Gao, Guan-Wei (高貫偉 ITC)" w:date="2012-09-17T17:05:00Z">
                <w:pPr/>
              </w:pPrChange>
            </w:pPr>
            <w:ins w:id="1907" w:author="Gao, Guan-Wei (高貫偉 ITC)" w:date="2012-09-17T17:05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[Begin]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&gt;=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@BeginNo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[End]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&lt;=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@EndNo</w:t>
              </w:r>
            </w:ins>
            <w:ins w:id="1908" w:author="Gao, Guan-Wei (高貫偉 ITC)" w:date="2012-09-28T09:17:00Z">
              <w:r w:rsidR="002F74D5">
                <w:rPr>
                  <w:rFonts w:hint="eastAsia"/>
                </w:rPr>
                <w:t xml:space="preserve">  and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 xml:space="preserve">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[Begin]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 = len(</w:t>
              </w:r>
              <w:r w:rsidR="002F74D5">
                <w:rPr>
                  <w:rFonts w:ascii="Courier New" w:hAnsi="Courier New" w:cs="Courier New"/>
                  <w:noProof/>
                  <w:szCs w:val="20"/>
                </w:rPr>
                <w:t>@BeginNo</w:t>
              </w:r>
              <w:r w:rsidR="002F74D5">
                <w:rPr>
                  <w:rFonts w:ascii="Courier New" w:hAnsi="Courier New" w:cs="Courier New" w:hint="eastAsia"/>
                  <w:noProof/>
                  <w:szCs w:val="20"/>
                </w:rPr>
                <w:t>)</w:t>
              </w:r>
            </w:ins>
          </w:p>
          <w:p w:rsidR="00C045A3" w:rsidRDefault="00C045A3" w:rsidP="00C045A3">
            <w:pPr>
              <w:rPr>
                <w:ins w:id="1909" w:author="Gao, Guan-Wei (高貫偉 ITC)" w:date="2012-09-17T17:05:00Z"/>
                <w:rFonts w:ascii="Courier New" w:hAnsi="Courier New" w:cs="Courier New"/>
                <w:noProof/>
                <w:szCs w:val="20"/>
              </w:rPr>
            </w:pPr>
          </w:p>
          <w:p w:rsidR="00C045A3" w:rsidRPr="005D05E6" w:rsidRDefault="00C045A3" w:rsidP="00C045A3">
            <w:ins w:id="1910" w:author="Gao, Guan-Wei (高貫偉 ITC)" w:date="2012-09-17T17:05:00Z">
              <w:r>
                <w:rPr>
                  <w:rFonts w:ascii="Courier New" w:hAnsi="Courier New" w:cs="Courier New" w:hint="eastAsia"/>
                  <w:noProof/>
                  <w:szCs w:val="20"/>
                </w:rPr>
                <w:t>任何一种情况，皆报错</w:t>
              </w:r>
            </w:ins>
          </w:p>
        </w:tc>
      </w:tr>
      <w:tr w:rsidR="00D3287F" w:rsidRPr="00637F92" w:rsidTr="004F2F01">
        <w:tc>
          <w:tcPr>
            <w:tcW w:w="445" w:type="dxa"/>
          </w:tcPr>
          <w:p w:rsidR="00D3287F" w:rsidRPr="00637F92" w:rsidRDefault="00D3287F" w:rsidP="004F2F01"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1310" w:type="dxa"/>
          </w:tcPr>
          <w:p w:rsidR="00D3287F" w:rsidRDefault="00D3287F" w:rsidP="004F2F01">
            <w:r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D3287F" w:rsidRPr="00637F92" w:rsidRDefault="00D3287F" w:rsidP="004F2F01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4F2F01">
            <w:pPr>
              <w:rPr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D3287F" w:rsidRPr="00637F92" w:rsidRDefault="00D3287F" w:rsidP="004F2F01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D3287F" w:rsidRDefault="00D3287F" w:rsidP="004F2F01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D3287F" w:rsidRDefault="00D3287F" w:rsidP="004F2F01">
            <w:pPr>
              <w:rPr>
                <w:ins w:id="1911" w:author="Gao, Guan-Wei (高貫偉 ITC)" w:date="2012-09-11T08:59:00Z"/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AC4941">
              <w:rPr>
                <w:rFonts w:ascii="SimSun" w:hAnsi="SimSun" w:hint="eastAsia"/>
              </w:rPr>
              <w:t>Code</w:t>
            </w:r>
            <w:r>
              <w:rPr>
                <w:rFonts w:ascii="SimSun" w:hAnsi="SimSun" w:hint="eastAsia"/>
              </w:rPr>
              <w:t>框中数据已经被其他</w:t>
            </w:r>
            <w:r w:rsidR="00AC4941">
              <w:rPr>
                <w:rFonts w:ascii="SimSun" w:hAnsi="SimSun" w:hint="eastAsia"/>
              </w:rPr>
              <w:t>AssetRange</w:t>
            </w:r>
            <w:r>
              <w:rPr>
                <w:rFonts w:ascii="SimSun" w:hAnsi="SimSun" w:hint="eastAsia"/>
              </w:rPr>
              <w:t>记录使用，则提示用户，放弃后续操作。</w:t>
            </w:r>
          </w:p>
          <w:p w:rsidR="00DD6852" w:rsidRDefault="00A5268B">
            <w:pPr>
              <w:shd w:val="clear" w:color="auto" w:fill="C2D69B" w:themeFill="accent3" w:themeFillTint="99"/>
              <w:rPr>
                <w:rFonts w:ascii="SimSun" w:hAnsi="SimSun"/>
              </w:rPr>
              <w:pPrChange w:id="1912" w:author="Gao, Guan-Wei (高貫偉 ITC)" w:date="2012-09-11T10:10:00Z">
                <w:pPr/>
              </w:pPrChange>
            </w:pPr>
            <w:ins w:id="1913" w:author="Gao, Guan-Wei (高貫偉 ITC)" w:date="2012-09-11T08:59:00Z">
              <w:r>
                <w:rPr>
                  <w:rFonts w:ascii="SimSun" w:hAnsi="SimSun" w:hint="eastAsia"/>
                </w:rPr>
                <w:t>3</w:t>
              </w:r>
              <w:r>
                <w:rPr>
                  <w:rFonts w:ascii="SimSun" w:hAnsi="SimSun" w:hint="eastAsia"/>
                </w:rPr>
                <w:t>、若</w:t>
              </w:r>
            </w:ins>
            <w:ins w:id="1914" w:author="Gao, Guan-Wei (高貫偉 ITC)" w:date="2012-09-11T10:06:00Z">
              <w:r w:rsidR="00D12282">
                <w:rPr>
                  <w:rFonts w:ascii="SimSun" w:hAnsi="SimSun" w:hint="eastAsia"/>
                </w:rPr>
                <w:t>栏位</w:t>
              </w:r>
              <w:r w:rsidR="00D12282">
                <w:rPr>
                  <w:rFonts w:ascii="SimSun" w:hAnsi="SimSun" w:hint="eastAsia"/>
                </w:rPr>
                <w:t>5</w:t>
              </w:r>
              <w:r w:rsidR="00D12282">
                <w:rPr>
                  <w:rFonts w:ascii="SimSun" w:hAnsi="SimSun" w:hint="eastAsia"/>
                </w:rPr>
                <w:t>和栏位</w:t>
              </w:r>
              <w:r w:rsidR="00D12282">
                <w:rPr>
                  <w:rFonts w:ascii="SimSun" w:hAnsi="SimSun" w:hint="eastAsia"/>
                </w:rPr>
                <w:t>6</w:t>
              </w:r>
              <w:r w:rsidR="00D12282">
                <w:rPr>
                  <w:rFonts w:ascii="SimSun" w:hAnsi="SimSun" w:hint="eastAsia"/>
                </w:rPr>
                <w:t>在非当前行的</w:t>
              </w:r>
              <w:r w:rsidR="00D12282">
                <w:rPr>
                  <w:rFonts w:ascii="SimSun" w:hAnsi="SimSun" w:hint="eastAsia"/>
                </w:rPr>
                <w:t>Range</w:t>
              </w:r>
              <w:r w:rsidR="00D12282">
                <w:rPr>
                  <w:rFonts w:ascii="SimSun" w:hAnsi="SimSun" w:hint="eastAsia"/>
                </w:rPr>
                <w:t>中存在，则警示用户，放弃后续</w:t>
              </w:r>
            </w:ins>
            <w:ins w:id="1915" w:author="Gao, Guan-Wei (高貫偉 ITC)" w:date="2012-09-11T10:07:00Z">
              <w:r w:rsidR="00D12282">
                <w:rPr>
                  <w:rFonts w:ascii="SimSun" w:hAnsi="SimSun" w:hint="eastAsia"/>
                </w:rPr>
                <w:t>操作</w:t>
              </w:r>
            </w:ins>
          </w:p>
          <w:p w:rsidR="00D3287F" w:rsidRPr="00637F92" w:rsidRDefault="00A5268B" w:rsidP="004F2F01">
            <w:pPr>
              <w:rPr>
                <w:rFonts w:ascii="SimSun"/>
              </w:rPr>
            </w:pPr>
            <w:ins w:id="1916" w:author="Gao, Guan-Wei (高貫偉 ITC)" w:date="2012-09-11T08:59:00Z">
              <w:r>
                <w:rPr>
                  <w:rFonts w:ascii="SimSun" w:hAnsi="SimSun" w:hint="eastAsia"/>
                </w:rPr>
                <w:t>4</w:t>
              </w:r>
            </w:ins>
            <w:del w:id="1917" w:author="Gao, Guan-Wei (高貫偉 ITC)" w:date="2012-09-11T08:59:00Z">
              <w:r w:rsidR="00D3287F" w:rsidDel="00A5268B">
                <w:rPr>
                  <w:rFonts w:ascii="SimSun" w:hAnsi="SimSun" w:hint="eastAsia"/>
                </w:rPr>
                <w:delText>3</w:delText>
              </w:r>
            </w:del>
            <w:r w:rsidR="00D3287F">
              <w:rPr>
                <w:rFonts w:ascii="SimSun" w:hAnsi="SimSun" w:hint="eastAsia"/>
              </w:rPr>
              <w:t>、用</w:t>
            </w:r>
            <w:r w:rsidR="00D3287F">
              <w:rPr>
                <w:rFonts w:ascii="SimSun" w:hAnsi="SimSun" w:hint="eastAsia"/>
              </w:rPr>
              <w:t>4</w:t>
            </w:r>
            <w:r w:rsidR="00D3287F">
              <w:rPr>
                <w:rFonts w:ascii="SimSun" w:hAnsi="SimSun" w:hint="eastAsia"/>
              </w:rPr>
              <w:t>至</w:t>
            </w:r>
            <w:r w:rsidR="00AC4941">
              <w:rPr>
                <w:rFonts w:ascii="SimSun" w:hAnsi="SimSun" w:hint="eastAsia"/>
              </w:rPr>
              <w:t>7</w:t>
            </w:r>
            <w:r w:rsidR="00D3287F">
              <w:rPr>
                <w:rFonts w:ascii="SimSun" w:hAnsi="SimSun" w:hint="eastAsia"/>
              </w:rPr>
              <w:t>号框中数据修改当前被选</w:t>
            </w:r>
            <w:r w:rsidR="00AC4941">
              <w:rPr>
                <w:rFonts w:ascii="SimSun" w:hAnsi="SimSun" w:hint="eastAsia"/>
              </w:rPr>
              <w:t>AssetRange</w:t>
            </w:r>
            <w:r w:rsidR="00D3287F">
              <w:rPr>
                <w:rFonts w:ascii="SimSun" w:hAnsi="SimSun" w:hint="eastAsia"/>
              </w:rPr>
              <w:t>记录，记录修改人和时间。</w:t>
            </w:r>
          </w:p>
          <w:p w:rsidR="00D3287F" w:rsidRPr="00637F92" w:rsidRDefault="00A5268B" w:rsidP="004F2F01">
            <w:pPr>
              <w:rPr>
                <w:rFonts w:eastAsia="新細明體"/>
              </w:rPr>
            </w:pPr>
            <w:ins w:id="1918" w:author="Gao, Guan-Wei (高貫偉 ITC)" w:date="2012-09-11T08:59:00Z">
              <w:r>
                <w:rPr>
                  <w:rFonts w:ascii="SimSun" w:hAnsi="SimSun" w:hint="eastAsia"/>
                </w:rPr>
                <w:t>5</w:t>
              </w:r>
            </w:ins>
            <w:del w:id="1919" w:author="Gao, Guan-Wei (高貫偉 ITC)" w:date="2012-09-11T08:59:00Z">
              <w:r w:rsidR="00D3287F" w:rsidDel="00A5268B">
                <w:rPr>
                  <w:rFonts w:ascii="SimSun" w:hAnsi="SimSun" w:hint="eastAsia"/>
                </w:rPr>
                <w:delText>4</w:delText>
              </w:r>
            </w:del>
            <w:r w:rsidR="00D3287F">
              <w:rPr>
                <w:rFonts w:ascii="SimSun" w:hAnsi="SimSun" w:hint="eastAsia"/>
              </w:rPr>
              <w:t>、刷新</w:t>
            </w:r>
            <w:r w:rsidR="00AC4941">
              <w:rPr>
                <w:rFonts w:ascii="SimSun" w:hAnsi="SimSun" w:hint="eastAsia"/>
              </w:rPr>
              <w:t>Asset Range</w:t>
            </w:r>
            <w:r w:rsidR="00D3287F">
              <w:rPr>
                <w:rFonts w:ascii="SimSun" w:hAnsi="SimSun" w:hint="eastAsia"/>
              </w:rPr>
              <w:t xml:space="preserve"> </w:t>
            </w:r>
            <w:r w:rsidR="00D3287F">
              <w:rPr>
                <w:rFonts w:ascii="SimSun" w:hAnsi="SimSun"/>
              </w:rPr>
              <w:t>List</w:t>
            </w:r>
            <w:r w:rsidR="00D3287F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D3287F" w:rsidRDefault="00D3287F" w:rsidP="004F2F01"/>
          <w:p w:rsidR="00D3287F" w:rsidRPr="005D05E6" w:rsidRDefault="00D3287F" w:rsidP="004F2F01"/>
        </w:tc>
      </w:tr>
      <w:tr w:rsidR="00D3287F" w:rsidRPr="00637F92" w:rsidTr="004F2F01">
        <w:tc>
          <w:tcPr>
            <w:tcW w:w="445" w:type="dxa"/>
          </w:tcPr>
          <w:p w:rsidR="00D3287F" w:rsidRDefault="00D3287F" w:rsidP="004F2F01"/>
        </w:tc>
        <w:tc>
          <w:tcPr>
            <w:tcW w:w="1310" w:type="dxa"/>
          </w:tcPr>
          <w:p w:rsidR="00D3287F" w:rsidRDefault="00D3287F" w:rsidP="004F2F01"/>
        </w:tc>
        <w:tc>
          <w:tcPr>
            <w:tcW w:w="916" w:type="dxa"/>
          </w:tcPr>
          <w:p w:rsidR="00D3287F" w:rsidRDefault="00D3287F" w:rsidP="004F2F01">
            <w:pPr>
              <w:rPr>
                <w:rFonts w:ascii="SimSun" w:hAnsi="SimSun"/>
              </w:rPr>
            </w:pPr>
          </w:p>
        </w:tc>
        <w:tc>
          <w:tcPr>
            <w:tcW w:w="677" w:type="dxa"/>
          </w:tcPr>
          <w:p w:rsidR="00D3287F" w:rsidRPr="00637F92" w:rsidRDefault="00D3287F" w:rsidP="004F2F01"/>
        </w:tc>
        <w:tc>
          <w:tcPr>
            <w:tcW w:w="1432" w:type="dxa"/>
          </w:tcPr>
          <w:p w:rsidR="00D3287F" w:rsidRDefault="00D3287F" w:rsidP="004F2F01">
            <w:pPr>
              <w:rPr>
                <w:rFonts w:ascii="SimSun" w:hAnsi="SimSun"/>
              </w:rPr>
            </w:pPr>
          </w:p>
        </w:tc>
        <w:tc>
          <w:tcPr>
            <w:tcW w:w="680" w:type="dxa"/>
          </w:tcPr>
          <w:p w:rsidR="00D3287F" w:rsidRPr="00637F92" w:rsidRDefault="00D3287F" w:rsidP="004F2F01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D3287F" w:rsidRDefault="00D3287F" w:rsidP="004F2F01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D3287F" w:rsidRDefault="00D3287F" w:rsidP="004F2F01"/>
        </w:tc>
      </w:tr>
    </w:tbl>
    <w:p w:rsidR="00D3287F" w:rsidRPr="006C0375" w:rsidRDefault="00D3287F" w:rsidP="00D3287F"/>
    <w:p w:rsidR="00221F6C" w:rsidRDefault="00824B54" w:rsidP="00221F6C">
      <w:pPr>
        <w:pStyle w:val="3"/>
      </w:pPr>
      <w:bookmarkStart w:id="1920" w:name="_Toc353207253"/>
      <w:r>
        <w:rPr>
          <w:rFonts w:hint="eastAsia"/>
        </w:rPr>
        <w:lastRenderedPageBreak/>
        <w:t>Unit</w:t>
      </w:r>
      <w:r w:rsidR="00D41FA8">
        <w:rPr>
          <w:rFonts w:hint="eastAsia"/>
        </w:rPr>
        <w:t>e</w:t>
      </w:r>
      <w:r w:rsidR="006A4A6F">
        <w:rPr>
          <w:rFonts w:hint="eastAsia"/>
        </w:rPr>
        <w:t xml:space="preserve"> MB</w:t>
      </w:r>
      <w:r w:rsidR="006A4A6F">
        <w:rPr>
          <w:rFonts w:hint="eastAsia"/>
        </w:rPr>
        <w:t>维护界面</w:t>
      </w:r>
      <w:bookmarkEnd w:id="1920"/>
    </w:p>
    <w:p w:rsidR="006A4A6F" w:rsidRPr="0016237D" w:rsidRDefault="006A4A6F" w:rsidP="00221F6C">
      <w:pPr>
        <w:pStyle w:val="4"/>
      </w:pPr>
      <w:r>
        <w:rPr>
          <w:rFonts w:hint="eastAsia"/>
        </w:rPr>
        <w:t>示意圖</w:t>
      </w:r>
    </w:p>
    <w:p w:rsidR="006A4A6F" w:rsidRDefault="00220C93" w:rsidP="006A4A6F">
      <w:pPr>
        <w:jc w:val="center"/>
      </w:pPr>
      <w:r>
        <w:rPr>
          <w:noProof/>
        </w:rPr>
        <w:pict>
          <v:oval id="_x0000_s3185" style="position:absolute;left:0;text-align:left;margin-left:423.8pt;margin-top:288.45pt;width:19.45pt;height:17.25pt;z-index:251695104" fillcolor="yellow" strokecolor="red" strokeweight="1pt">
            <v:textbox style="mso-next-textbox:#_x0000_s3185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330" style="position:absolute;left:0;text-align:left;margin-left:305.3pt;margin-top:288.45pt;width:19.45pt;height:17.25pt;z-index:251748352" fillcolor="yellow" strokecolor="red" strokeweight="1pt">
            <v:textbox style="mso-next-textbox:#_x0000_s3330;mso-fit-shape-to-text:t" inset="0,0,0,0">
              <w:txbxContent>
                <w:p w:rsidR="00220C93" w:rsidRPr="008721B4" w:rsidRDefault="00220C93" w:rsidP="006B6E0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186" style="position:absolute;left:0;text-align:left;margin-left:458.3pt;margin-top:288.45pt;width:19.45pt;height:17.25pt;z-index:251696128" fillcolor="yellow" strokecolor="red" strokeweight="1pt">
            <v:textbox style="mso-next-textbox:#_x0000_s3186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182" style="position:absolute;left:0;text-align:left;margin-left:458.3pt;margin-top:305.7pt;width:19.45pt;height:17.25pt;z-index:251693056" fillcolor="yellow" strokecolor="red" strokeweight="1pt">
            <v:textbox style="mso-next-textbox:#_x0000_s3182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180" style="position:absolute;left:0;text-align:left;margin-left:165.05pt;margin-top:305.7pt;width:19.45pt;height:17.25pt;z-index:251691008" fillcolor="yellow" strokecolor="red" strokeweight="1pt">
            <v:textbox style="mso-next-textbox:#_x0000_s3180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183" style="position:absolute;left:0;text-align:left;margin-left:105.85pt;margin-top:288.45pt;width:19.45pt;height:17.25pt;z-index:251694080" fillcolor="yellow" strokecolor="red" strokeweight="1pt">
            <v:textbox style="mso-next-textbox:#_x0000_s3183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181" style="position:absolute;left:0;text-align:left;margin-left:459pt;margin-top:33.2pt;width:19.45pt;height:17.25pt;z-index:251692032" fillcolor="yellow" strokecolor="red" strokeweight="1pt">
            <v:textbox style="mso-next-textbox:#_x0000_s3181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3179" style="position:absolute;left:0;text-align:left;margin-left:135pt;margin-top:137.75pt;width:19.45pt;height:17.25pt;z-index:251689984" fillcolor="yellow" strokecolor="red" strokeweight="1pt">
            <v:textbox style="mso-next-textbox:#_x0000_s3179;mso-fit-shape-to-text:t" inset="0,0,0,0">
              <w:txbxContent>
                <w:p w:rsidR="00220C93" w:rsidRPr="008721B4" w:rsidRDefault="00220C93" w:rsidP="006A4A6F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6A4A6F" w:rsidRPr="00D26A4B">
        <w:t xml:space="preserve"> </w:t>
      </w:r>
      <w:r w:rsidR="003F145A">
        <w:rPr>
          <w:noProof/>
          <w:lang w:eastAsia="zh-TW"/>
        </w:rPr>
        <w:drawing>
          <wp:inline distT="0" distB="0" distL="0" distR="0">
            <wp:extent cx="6647815" cy="4151630"/>
            <wp:effectExtent l="19050" t="0" r="635" b="0"/>
            <wp:docPr id="16" name="图片 15" descr="MB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Cod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A6F" w:rsidRDefault="006A4A6F" w:rsidP="006A4A6F">
      <w:pPr>
        <w:pStyle w:val="ae"/>
        <w:jc w:val="center"/>
      </w:pPr>
      <w:r>
        <w:rPr>
          <w:rFonts w:hint="eastAsia"/>
        </w:rPr>
        <w:t>圖</w:t>
      </w:r>
      <w:r>
        <w:t xml:space="preserve">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8F5B53">
        <w:rPr>
          <w:rFonts w:hint="eastAsia"/>
        </w:rPr>
        <w:t>20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圖</w:instrText>
      </w:r>
      <w:r>
        <w:instrText xml:space="preserve">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p w:rsidR="006A4A6F" w:rsidRDefault="006A4A6F" w:rsidP="006A4A6F">
      <w:pPr>
        <w:jc w:val="center"/>
      </w:pPr>
    </w:p>
    <w:p w:rsidR="006A4A6F" w:rsidRDefault="006A4A6F" w:rsidP="00221F6C">
      <w:pPr>
        <w:pStyle w:val="4"/>
      </w:pPr>
      <w:r>
        <w:rPr>
          <w:rFonts w:hint="eastAsia"/>
        </w:rPr>
        <w:t>界面說明</w:t>
      </w:r>
    </w:p>
    <w:p w:rsidR="006A4A6F" w:rsidRDefault="006A4A6F" w:rsidP="006A4A6F">
      <w:r>
        <w:t xml:space="preserve">● </w:t>
      </w:r>
      <w:r>
        <w:rPr>
          <w:rFonts w:hint="eastAsia"/>
        </w:rPr>
        <w:t>界面名稱：</w:t>
      </w:r>
      <w:r w:rsidR="00824B54">
        <w:rPr>
          <w:rFonts w:hint="eastAsia"/>
        </w:rPr>
        <w:t>Unit</w:t>
      </w:r>
      <w:r w:rsidR="00D41FA8">
        <w:rPr>
          <w:rFonts w:hint="eastAsia"/>
        </w:rPr>
        <w:t>e</w:t>
      </w:r>
      <w:r>
        <w:rPr>
          <w:rFonts w:hint="eastAsia"/>
        </w:rPr>
        <w:t xml:space="preserve"> MB</w:t>
      </w:r>
      <w:r>
        <w:rPr>
          <w:rFonts w:hint="eastAsia"/>
        </w:rPr>
        <w:t>维护界面。</w:t>
      </w:r>
    </w:p>
    <w:p w:rsidR="006A4A6F" w:rsidRDefault="006A4A6F" w:rsidP="006A4A6F">
      <w:pPr>
        <w:jc w:val="both"/>
      </w:pPr>
      <w:r>
        <w:t xml:space="preserve">● </w:t>
      </w:r>
      <w:r>
        <w:rPr>
          <w:rFonts w:hint="eastAsia"/>
        </w:rPr>
        <w:t>概述：</w:t>
      </w:r>
      <w:r w:rsidRPr="004A7340">
        <w:rPr>
          <w:rFonts w:eastAsia="新細明體" w:hint="eastAsia"/>
        </w:rPr>
        <w:t>使用此界面來</w:t>
      </w:r>
      <w:r>
        <w:rPr>
          <w:rFonts w:ascii="SimSun" w:hAnsi="SimSun" w:hint="eastAsia"/>
        </w:rPr>
        <w:t>维护</w:t>
      </w:r>
      <w:r w:rsidR="00824B54">
        <w:rPr>
          <w:rFonts w:hint="eastAsia"/>
        </w:rPr>
        <w:t>Unit</w:t>
      </w:r>
      <w:r w:rsidR="00D41FA8">
        <w:rPr>
          <w:rFonts w:hint="eastAsia"/>
        </w:rPr>
        <w:t>e</w:t>
      </w:r>
      <w:r>
        <w:rPr>
          <w:rFonts w:hint="eastAsia"/>
        </w:rPr>
        <w:t xml:space="preserve"> MB</w:t>
      </w:r>
      <w:r>
        <w:rPr>
          <w:rFonts w:ascii="SimSun" w:hAnsi="SimSun" w:hint="eastAsia"/>
        </w:rPr>
        <w:t>资料</w:t>
      </w:r>
      <w:r w:rsidRPr="004A7340">
        <w:rPr>
          <w:rFonts w:hint="eastAsia"/>
        </w:rPr>
        <w:t>。</w:t>
      </w:r>
    </w:p>
    <w:p w:rsidR="006A4A6F" w:rsidRDefault="006A4A6F" w:rsidP="006A4A6F">
      <w:pPr>
        <w:rPr>
          <w:lang w:eastAsia="zh-TW"/>
        </w:rPr>
      </w:pPr>
      <w:r>
        <w:rPr>
          <w:lang w:eastAsia="zh-TW"/>
        </w:rPr>
        <w:t xml:space="preserve">● </w:t>
      </w:r>
      <w:r>
        <w:rPr>
          <w:rFonts w:hint="eastAsia"/>
          <w:lang w:eastAsia="zh-TW"/>
        </w:rPr>
        <w:t>界面類型：非</w:t>
      </w:r>
      <w:r w:rsidRPr="004A7340">
        <w:rPr>
          <w:rFonts w:eastAsia="新細明體"/>
          <w:lang w:eastAsia="zh-TW"/>
        </w:rPr>
        <w:t>modal</w:t>
      </w:r>
      <w:r w:rsidRPr="004A7340">
        <w:rPr>
          <w:rFonts w:eastAsia="新細明體" w:hint="eastAsia"/>
          <w:lang w:eastAsia="zh-TW"/>
        </w:rPr>
        <w:t>界面</w:t>
      </w:r>
      <w:r w:rsidRPr="004A7340">
        <w:rPr>
          <w:rFonts w:ascii="SimSun" w:hAnsi="SimSun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不</w:t>
      </w:r>
      <w:r w:rsidRPr="004A7340">
        <w:rPr>
          <w:rFonts w:ascii="SimSun" w:hAnsi="SimSun" w:hint="eastAsia"/>
          <w:lang w:eastAsia="zh-TW"/>
        </w:rPr>
        <w:t>固定尺寸</w:t>
      </w:r>
      <w:r>
        <w:rPr>
          <w:rFonts w:hint="eastAsia"/>
          <w:lang w:eastAsia="zh-TW"/>
        </w:rPr>
        <w:t>。</w:t>
      </w:r>
    </w:p>
    <w:p w:rsidR="006A4A6F" w:rsidRDefault="006A4A6F" w:rsidP="006A4A6F">
      <w:r>
        <w:t xml:space="preserve">● </w:t>
      </w:r>
      <w:r>
        <w:rPr>
          <w:rFonts w:hint="eastAsia"/>
        </w:rPr>
        <w:t>進入途徑：</w:t>
      </w:r>
      <w:r w:rsidRPr="004A7340">
        <w:rPr>
          <w:rFonts w:eastAsia="新細明體" w:hint="eastAsia"/>
        </w:rPr>
        <w:t>在</w:t>
      </w:r>
      <w:r>
        <w:rPr>
          <w:rFonts w:ascii="SimSun" w:hAnsi="SimSun"/>
        </w:rPr>
        <w:t>iMES</w:t>
      </w:r>
      <w:r>
        <w:rPr>
          <w:rFonts w:ascii="SimSun" w:hAnsi="SimSun" w:hint="eastAsia"/>
        </w:rPr>
        <w:t>框架</w:t>
      </w:r>
      <w:r>
        <w:rPr>
          <w:rFonts w:ascii="SimSun" w:hAnsi="SimSun"/>
        </w:rPr>
        <w:t>Function Tree</w:t>
      </w:r>
      <w:r>
        <w:rPr>
          <w:rFonts w:ascii="SimSun" w:hAnsi="SimSun" w:hint="eastAsia"/>
        </w:rPr>
        <w:t>的</w:t>
      </w:r>
      <w:r>
        <w:rPr>
          <w:rFonts w:ascii="SimSun" w:hAnsi="SimSun"/>
        </w:rPr>
        <w:t>Maintain</w:t>
      </w:r>
      <w:r>
        <w:rPr>
          <w:rFonts w:ascii="SimSun" w:hAnsi="SimSun" w:hint="eastAsia"/>
        </w:rPr>
        <w:t>节点下点击“</w:t>
      </w:r>
      <w:r>
        <w:rPr>
          <w:rFonts w:hint="eastAsia"/>
        </w:rPr>
        <w:t>Unit</w:t>
      </w:r>
      <w:r w:rsidR="00D41FA8">
        <w:rPr>
          <w:rFonts w:hint="eastAsia"/>
        </w:rPr>
        <w:t>e</w:t>
      </w:r>
      <w:r>
        <w:rPr>
          <w:rFonts w:hint="eastAsia"/>
        </w:rPr>
        <w:t xml:space="preserve"> MB Maintain</w:t>
      </w:r>
      <w:r>
        <w:rPr>
          <w:rFonts w:ascii="SimSun" w:hAnsi="SimSun" w:hint="eastAsia"/>
        </w:rPr>
        <w:t>”节点后进入</w:t>
      </w:r>
      <w:r>
        <w:rPr>
          <w:rFonts w:hint="eastAsia"/>
        </w:rPr>
        <w:t>。</w:t>
      </w:r>
    </w:p>
    <w:p w:rsidR="006A4A6F" w:rsidRDefault="006A4A6F" w:rsidP="006A4A6F">
      <w:r>
        <w:t xml:space="preserve">● </w:t>
      </w:r>
      <w:r>
        <w:rPr>
          <w:rFonts w:hint="eastAsia"/>
        </w:rPr>
        <w:t>用例：</w:t>
      </w:r>
    </w:p>
    <w:p w:rsidR="006A4A6F" w:rsidRPr="009F3C7F" w:rsidRDefault="006A4A6F" w:rsidP="006A4A6F">
      <w:r>
        <w:t xml:space="preserve">● </w:t>
      </w:r>
      <w:r w:rsidRPr="004A7340">
        <w:rPr>
          <w:rFonts w:eastAsia="新細明體" w:hint="eastAsia"/>
        </w:rPr>
        <w:t>特殊考量：此界面</w:t>
      </w:r>
      <w:r>
        <w:rPr>
          <w:rFonts w:hint="eastAsia"/>
        </w:rPr>
        <w:t>仅能够维护</w:t>
      </w:r>
      <w:r w:rsidR="00824B54">
        <w:rPr>
          <w:rFonts w:hint="eastAsia"/>
        </w:rPr>
        <w:t>Unit</w:t>
      </w:r>
      <w:r w:rsidR="00D41FA8">
        <w:rPr>
          <w:rFonts w:hint="eastAsia"/>
        </w:rPr>
        <w:t>e</w:t>
      </w:r>
      <w:r>
        <w:rPr>
          <w:rFonts w:hint="eastAsia"/>
        </w:rPr>
        <w:t xml:space="preserve"> MB</w:t>
      </w:r>
      <w:r>
        <w:rPr>
          <w:rFonts w:hint="eastAsia"/>
        </w:rPr>
        <w:t>的人</w:t>
      </w:r>
      <w:r w:rsidRPr="004A7340">
        <w:rPr>
          <w:rFonts w:eastAsia="新細明體" w:hint="eastAsia"/>
        </w:rPr>
        <w:t>有權限進來</w:t>
      </w:r>
    </w:p>
    <w:p w:rsidR="006A4A6F" w:rsidRPr="009F3C7F" w:rsidRDefault="006A4A6F" w:rsidP="006A4A6F">
      <w:r>
        <w:t>●</w:t>
      </w:r>
      <w:r>
        <w:rPr>
          <w:rFonts w:hint="eastAsia"/>
        </w:rPr>
        <w:t>对应数据表：</w:t>
      </w:r>
      <w:r>
        <w:rPr>
          <w:rFonts w:hint="eastAsia"/>
        </w:rPr>
        <w:t>MBCode</w:t>
      </w:r>
      <w:r w:rsidRPr="009F3C7F">
        <w:t xml:space="preserve"> </w:t>
      </w:r>
    </w:p>
    <w:p w:rsidR="006A4A6F" w:rsidRPr="009F3C7F" w:rsidRDefault="006A4A6F" w:rsidP="006A4A6F"/>
    <w:p w:rsidR="006A4A6F" w:rsidRPr="00440060" w:rsidRDefault="006A4A6F" w:rsidP="006A4A6F">
      <w:pPr>
        <w:pStyle w:val="ae"/>
        <w:jc w:val="center"/>
      </w:pPr>
    </w:p>
    <w:p w:rsidR="006A4A6F" w:rsidRDefault="006A4A6F" w:rsidP="00221F6C">
      <w:pPr>
        <w:pStyle w:val="4"/>
      </w:pPr>
      <w:r>
        <w:rPr>
          <w:rFonts w:hint="eastAsia"/>
        </w:rPr>
        <w:t>控件說明</w:t>
      </w:r>
    </w:p>
    <w:p w:rsidR="006A4A6F" w:rsidRPr="007E3AE8" w:rsidRDefault="006A4A6F" w:rsidP="006A4A6F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8E4B75">
        <w:fldChar w:fldCharType="begin"/>
      </w:r>
      <w:r>
        <w:instrText xml:space="preserve"> STYLEREF 2 \s </w:instrText>
      </w:r>
      <w:r w:rsidR="008E4B75">
        <w:fldChar w:fldCharType="separate"/>
      </w:r>
      <w:r>
        <w:rPr>
          <w:noProof/>
        </w:rPr>
        <w:t>1.</w:t>
      </w:r>
      <w:r w:rsidR="008E4B75">
        <w:fldChar w:fldCharType="end"/>
      </w:r>
      <w:r w:rsidR="008F5B53">
        <w:rPr>
          <w:rFonts w:hint="eastAsia"/>
        </w:rPr>
        <w:t>20</w:t>
      </w:r>
      <w:r>
        <w:noBreakHyphen/>
      </w:r>
      <w:r w:rsidR="008E4B75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8E4B75">
        <w:fldChar w:fldCharType="separate"/>
      </w:r>
      <w:r>
        <w:rPr>
          <w:noProof/>
        </w:rPr>
        <w:t>1</w:t>
      </w:r>
      <w:r w:rsidR="008E4B75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6A4A6F" w:rsidTr="000C7132">
        <w:trPr>
          <w:tblHeader/>
        </w:trPr>
        <w:tc>
          <w:tcPr>
            <w:tcW w:w="445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F100D0">
              <w:rPr>
                <w:rFonts w:hint="eastAsia"/>
                <w:b/>
                <w:spacing w:val="39"/>
              </w:rPr>
              <w:t>格</w:t>
            </w:r>
            <w:r w:rsidRPr="00F100D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6A4A6F" w:rsidRPr="008A632C" w:rsidRDefault="006A4A6F" w:rsidP="000C7132">
            <w:pPr>
              <w:jc w:val="center"/>
              <w:rPr>
                <w:b/>
              </w:rPr>
            </w:pPr>
            <w:r w:rsidRPr="008A632C">
              <w:rPr>
                <w:rFonts w:hint="eastAsia"/>
                <w:b/>
              </w:rPr>
              <w:t>備注</w:t>
            </w:r>
          </w:p>
        </w:tc>
      </w:tr>
      <w:tr w:rsidR="006A4A6F" w:rsidRPr="00637F92" w:rsidTr="000C7132">
        <w:tc>
          <w:tcPr>
            <w:tcW w:w="445" w:type="dxa"/>
          </w:tcPr>
          <w:p w:rsidR="006A4A6F" w:rsidRPr="00637F92" w:rsidRDefault="006A4A6F" w:rsidP="000C7132">
            <w:r>
              <w:rPr>
                <w:rFonts w:hint="eastAsia"/>
              </w:rPr>
              <w:t>1</w:t>
            </w:r>
          </w:p>
        </w:tc>
        <w:tc>
          <w:tcPr>
            <w:tcW w:w="1310" w:type="dxa"/>
          </w:tcPr>
          <w:p w:rsidR="006A4A6F" w:rsidRPr="00637F92" w:rsidRDefault="006A4A6F" w:rsidP="000C7132">
            <w:r>
              <w:rPr>
                <w:rFonts w:hint="eastAsia"/>
              </w:rPr>
              <w:t xml:space="preserve">MB </w:t>
            </w:r>
            <w:r>
              <w:t>List</w:t>
            </w:r>
          </w:p>
        </w:tc>
        <w:tc>
          <w:tcPr>
            <w:tcW w:w="916" w:type="dxa"/>
          </w:tcPr>
          <w:p w:rsidR="006A4A6F" w:rsidRPr="00637F92" w:rsidRDefault="006A4A6F" w:rsidP="000C7132">
            <w:r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6A4A6F" w:rsidRPr="00637F92" w:rsidRDefault="006A4A6F" w:rsidP="000C7132"/>
        </w:tc>
        <w:tc>
          <w:tcPr>
            <w:tcW w:w="1432" w:type="dxa"/>
          </w:tcPr>
          <w:p w:rsidR="006A4A6F" w:rsidRDefault="006A4A6F" w:rsidP="000C7132">
            <w:r>
              <w:rPr>
                <w:rFonts w:hint="eastAsia"/>
              </w:rPr>
              <w:t>显示所有的</w:t>
            </w:r>
            <w:r>
              <w:rPr>
                <w:rFonts w:hint="eastAsia"/>
              </w:rPr>
              <w:t>Unite MB</w:t>
            </w:r>
            <w:r>
              <w:rPr>
                <w:rFonts w:hint="eastAsia"/>
              </w:rPr>
              <w:t>记录</w:t>
            </w:r>
          </w:p>
        </w:tc>
        <w:tc>
          <w:tcPr>
            <w:tcW w:w="680" w:type="dxa"/>
          </w:tcPr>
          <w:p w:rsidR="006A4A6F" w:rsidRPr="00637F92" w:rsidRDefault="006A4A6F" w:rsidP="000C7132"/>
        </w:tc>
        <w:tc>
          <w:tcPr>
            <w:tcW w:w="2728" w:type="dxa"/>
          </w:tcPr>
          <w:p w:rsidR="000C7132" w:rsidRDefault="006A4A6F">
            <w:r>
              <w:t>Click</w:t>
            </w:r>
            <w:r>
              <w:rPr>
                <w:rFonts w:hint="eastAsia"/>
              </w:rPr>
              <w:t>：原高亮被选的数据行恢复正常显示，被点击的行被高亮选择，下部的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号控件中显示被点击数据行的详细资料，</w:t>
            </w:r>
            <w:r>
              <w:rPr>
                <w:rFonts w:hint="eastAsia"/>
              </w:rPr>
              <w:t xml:space="preserve">Enable </w:t>
            </w:r>
            <w:r w:rsidRPr="009B53B4">
              <w:t>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Delete</w:t>
            </w:r>
            <w:r w:rsidRPr="009B53B4">
              <w:rPr>
                <w:rFonts w:hint="eastAsia"/>
              </w:rPr>
              <w:t>按钮</w:t>
            </w:r>
            <w:r>
              <w:rPr>
                <w:rFonts w:hint="eastAsia"/>
              </w:rPr>
              <w:t>。若被点击行为空行，则</w:t>
            </w:r>
            <w:r w:rsidRPr="009B53B4">
              <w:t>Disable Save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lastRenderedPageBreak/>
              <w:t>Delete</w:t>
            </w:r>
            <w:r w:rsidRPr="009B53B4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6A4A6F" w:rsidRDefault="006A4A6F" w:rsidP="000C7132">
            <w:r>
              <w:rPr>
                <w:rFonts w:ascii="Tahoma" w:hAnsi="Tahoma" w:hint="eastAsia"/>
                <w:sz w:val="18"/>
              </w:rPr>
              <w:lastRenderedPageBreak/>
              <w:t>栏位包括：</w:t>
            </w:r>
            <w:r>
              <w:rPr>
                <w:rFonts w:ascii="Tahoma" w:hAnsi="Tahoma" w:hint="eastAsia"/>
                <w:sz w:val="18"/>
              </w:rPr>
              <w:t>MB</w:t>
            </w:r>
            <w:r>
              <w:rPr>
                <w:rFonts w:ascii="Tahoma" w:hAnsi="Tahoma" w:hint="eastAsia"/>
                <w:sz w:val="18"/>
              </w:rPr>
              <w:t>、</w:t>
            </w:r>
            <w:r>
              <w:rPr>
                <w:rFonts w:ascii="Tahoma" w:hAnsi="Tahoma" w:hint="eastAsia"/>
                <w:sz w:val="18"/>
              </w:rPr>
              <w:t>Remark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Qty</w:t>
            </w:r>
            <w:r>
              <w:rPr>
                <w:rFonts w:hint="eastAsia"/>
              </w:rPr>
              <w:t>、</w:t>
            </w:r>
            <w:r w:rsidRPr="009B53B4">
              <w:t>Editor</w:t>
            </w:r>
            <w:r w:rsidRPr="009B53B4">
              <w:rPr>
                <w:rFonts w:hint="eastAsia"/>
              </w:rPr>
              <w:t>、</w:t>
            </w:r>
            <w:r w:rsidRPr="009B53B4">
              <w:t>Cdt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Udt</w:t>
            </w:r>
          </w:p>
          <w:p w:rsidR="000C7132" w:rsidRDefault="006A4A6F">
            <w:pPr>
              <w:widowControl w:val="0"/>
              <w:autoSpaceDE w:val="0"/>
              <w:autoSpaceDN w:val="0"/>
              <w:adjustRightInd w:val="0"/>
              <w:rPr>
                <w:rFonts w:ascii="Tahoma" w:hAnsi="Tahoma"/>
                <w:sz w:val="18"/>
              </w:rPr>
            </w:pPr>
            <w:r>
              <w:rPr>
                <w:rFonts w:ascii="Tahoma" w:hAnsi="Tahoma" w:hint="eastAsia"/>
                <w:sz w:val="18"/>
              </w:rPr>
              <w:t>按</w:t>
            </w:r>
            <w:r>
              <w:rPr>
                <w:rFonts w:ascii="Tahoma" w:hAnsi="Tahoma" w:hint="eastAsia"/>
                <w:sz w:val="18"/>
              </w:rPr>
              <w:t>MB</w:t>
            </w:r>
            <w:r>
              <w:rPr>
                <w:rFonts w:ascii="Tahoma" w:hAnsi="Tahoma" w:hint="eastAsia"/>
                <w:sz w:val="18"/>
              </w:rPr>
              <w:t>排列</w:t>
            </w:r>
          </w:p>
        </w:tc>
      </w:tr>
      <w:tr w:rsidR="006A4A6F" w:rsidRPr="00637F92" w:rsidTr="000C7132">
        <w:tc>
          <w:tcPr>
            <w:tcW w:w="445" w:type="dxa"/>
          </w:tcPr>
          <w:p w:rsidR="006A4A6F" w:rsidRPr="00637F92" w:rsidRDefault="006A4A6F" w:rsidP="000C7132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6A4A6F" w:rsidRPr="00637F92" w:rsidRDefault="006A4A6F" w:rsidP="000C7132">
            <w:r>
              <w:t>Delete</w:t>
            </w:r>
          </w:p>
        </w:tc>
        <w:tc>
          <w:tcPr>
            <w:tcW w:w="916" w:type="dxa"/>
          </w:tcPr>
          <w:p w:rsidR="006A4A6F" w:rsidRPr="00637F92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A4A6F" w:rsidRPr="00637F92" w:rsidRDefault="006A4A6F" w:rsidP="000C7132"/>
        </w:tc>
        <w:tc>
          <w:tcPr>
            <w:tcW w:w="1432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Delete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C7132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6A4A6F" w:rsidRPr="00637F92" w:rsidRDefault="006A4A6F" w:rsidP="000C7132"/>
        </w:tc>
        <w:tc>
          <w:tcPr>
            <w:tcW w:w="2728" w:type="dxa"/>
          </w:tcPr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eastAsia="新細明體"/>
              </w:rPr>
              <w:t>Click</w:t>
            </w:r>
            <w:r>
              <w:rPr>
                <w:rFonts w:eastAsia="新細明體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 xml:space="preserve">MB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中当前没有任何行被选，则提示用户，放弃后续操作。</w:t>
            </w:r>
          </w:p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/>
              </w:rPr>
              <w:t>2</w:t>
            </w:r>
            <w:r>
              <w:rPr>
                <w:rFonts w:ascii="SimSun" w:hAnsi="SimSun" w:hint="eastAsia"/>
              </w:rPr>
              <w:t>、要求用户再次确认要执行删除操作。</w:t>
            </w:r>
          </w:p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/>
              </w:rPr>
              <w:t>3</w:t>
            </w:r>
            <w:r>
              <w:rPr>
                <w:rFonts w:ascii="SimSun" w:hAnsi="SimSun" w:hint="eastAsia"/>
              </w:rPr>
              <w:t>、若用户选择放弃，则放弃后续操作。</w:t>
            </w:r>
          </w:p>
          <w:p w:rsidR="006A4A6F" w:rsidRDefault="006A4A6F" w:rsidP="000C7132">
            <w:pPr>
              <w:rPr>
                <w:rFonts w:ascii="SimSun"/>
              </w:rPr>
            </w:pPr>
            <w:r>
              <w:rPr>
                <w:rFonts w:ascii="SimSun" w:hAnsi="SimSun"/>
              </w:rPr>
              <w:t>4</w:t>
            </w:r>
            <w:r>
              <w:rPr>
                <w:rFonts w:ascii="SimSun" w:hAnsi="SimSun" w:hint="eastAsia"/>
              </w:rPr>
              <w:t>、删除该行数据。</w:t>
            </w:r>
          </w:p>
        </w:tc>
        <w:tc>
          <w:tcPr>
            <w:tcW w:w="2629" w:type="dxa"/>
          </w:tcPr>
          <w:p w:rsidR="006A4A6F" w:rsidRPr="00637F92" w:rsidRDefault="006A4A6F" w:rsidP="000C7132"/>
        </w:tc>
      </w:tr>
      <w:tr w:rsidR="006A4A6F" w:rsidRPr="00637F92" w:rsidTr="000C7132">
        <w:tc>
          <w:tcPr>
            <w:tcW w:w="445" w:type="dxa"/>
          </w:tcPr>
          <w:p w:rsidR="006A4A6F" w:rsidRDefault="006A4A6F" w:rsidP="000C7132">
            <w:r>
              <w:rPr>
                <w:rFonts w:hint="eastAsia"/>
              </w:rPr>
              <w:t>3</w:t>
            </w:r>
          </w:p>
        </w:tc>
        <w:tc>
          <w:tcPr>
            <w:tcW w:w="1310" w:type="dxa"/>
          </w:tcPr>
          <w:p w:rsidR="006A4A6F" w:rsidRDefault="006A4A6F" w:rsidP="000C7132">
            <w:r>
              <w:rPr>
                <w:rFonts w:hint="eastAsia"/>
              </w:rPr>
              <w:t>MB</w:t>
            </w:r>
          </w:p>
        </w:tc>
        <w:tc>
          <w:tcPr>
            <w:tcW w:w="916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A4A6F" w:rsidRPr="00637F92" w:rsidRDefault="006A4A6F" w:rsidP="000C7132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A4A6F" w:rsidRDefault="006A4A6F" w:rsidP="000C7132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6A4A6F" w:rsidRDefault="006A4A6F" w:rsidP="000C713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A4A6F" w:rsidRDefault="006A4A6F" w:rsidP="000C7132">
            <w:r>
              <w:rPr>
                <w:rFonts w:hint="eastAsia"/>
              </w:rPr>
              <w:t>小写字母需转成大写</w:t>
            </w:r>
          </w:p>
        </w:tc>
      </w:tr>
      <w:tr w:rsidR="006B6E0B" w:rsidRPr="00637F92" w:rsidTr="00940B02">
        <w:tc>
          <w:tcPr>
            <w:tcW w:w="445" w:type="dxa"/>
          </w:tcPr>
          <w:p w:rsidR="006B6E0B" w:rsidRDefault="006B6E0B" w:rsidP="00940B02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6B6E0B" w:rsidRDefault="006B6E0B" w:rsidP="00940B02">
            <w:r>
              <w:rPr>
                <w:rFonts w:hint="eastAsia"/>
              </w:rPr>
              <w:t>Qty</w:t>
            </w:r>
          </w:p>
        </w:tc>
        <w:tc>
          <w:tcPr>
            <w:tcW w:w="916" w:type="dxa"/>
          </w:tcPr>
          <w:p w:rsidR="006B6E0B" w:rsidRDefault="006B6E0B" w:rsidP="00940B0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B6E0B" w:rsidRPr="00637F92" w:rsidRDefault="006B6E0B" w:rsidP="00940B0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432" w:type="dxa"/>
          </w:tcPr>
          <w:p w:rsidR="006B6E0B" w:rsidRDefault="006B6E0B" w:rsidP="00940B0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B6E0B" w:rsidRDefault="006B6E0B" w:rsidP="00940B02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6B6E0B" w:rsidRDefault="006B6E0B" w:rsidP="00940B0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B6E0B" w:rsidRDefault="006B6E0B" w:rsidP="00940B02"/>
        </w:tc>
      </w:tr>
      <w:tr w:rsidR="006B6E0B" w:rsidRPr="00637F92" w:rsidTr="00940B02">
        <w:tc>
          <w:tcPr>
            <w:tcW w:w="445" w:type="dxa"/>
          </w:tcPr>
          <w:p w:rsidR="006B6E0B" w:rsidRDefault="006B6E0B" w:rsidP="00940B02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6B6E0B" w:rsidRDefault="006B6E0B" w:rsidP="00940B02">
            <w:r>
              <w:rPr>
                <w:rFonts w:hint="eastAsia"/>
              </w:rPr>
              <w:t>Type</w:t>
            </w:r>
          </w:p>
        </w:tc>
        <w:tc>
          <w:tcPr>
            <w:tcW w:w="916" w:type="dxa"/>
          </w:tcPr>
          <w:p w:rsidR="006B6E0B" w:rsidRDefault="005F7B48" w:rsidP="00940B0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6B6E0B" w:rsidRPr="00637F92" w:rsidRDefault="006B6E0B" w:rsidP="00940B02"/>
        </w:tc>
        <w:tc>
          <w:tcPr>
            <w:tcW w:w="1432" w:type="dxa"/>
          </w:tcPr>
          <w:p w:rsidR="006B6E0B" w:rsidRDefault="005F7B48" w:rsidP="00940B02">
            <w:pPr>
              <w:rPr>
                <w:rFonts w:ascii="SimSun" w:hAnsi="SimSun"/>
              </w:rPr>
            </w:pPr>
            <w:r>
              <w:rPr>
                <w:rFonts w:ascii="SimSun" w:hAnsi="SimSun"/>
              </w:rPr>
              <w:t>“</w:t>
            </w:r>
            <w:r>
              <w:rPr>
                <w:rFonts w:ascii="SimSun" w:hAnsi="SimSun" w:hint="eastAsia"/>
              </w:rPr>
              <w:t>Fist Test</w:t>
            </w:r>
            <w:r>
              <w:rPr>
                <w:rFonts w:ascii="SimSun" w:hAnsi="SimSun"/>
              </w:rPr>
              <w:t>”</w:t>
            </w:r>
            <w:r>
              <w:rPr>
                <w:rFonts w:ascii="SimSun" w:hAnsi="SimSun" w:hint="eastAsia"/>
              </w:rPr>
              <w:t>项被选</w:t>
            </w:r>
          </w:p>
        </w:tc>
        <w:tc>
          <w:tcPr>
            <w:tcW w:w="680" w:type="dxa"/>
          </w:tcPr>
          <w:p w:rsidR="006B6E0B" w:rsidRDefault="006B6E0B" w:rsidP="00940B02">
            <w:r>
              <w:rPr>
                <w:rFonts w:hint="eastAsia"/>
              </w:rPr>
              <w:t>Y</w:t>
            </w:r>
          </w:p>
        </w:tc>
        <w:tc>
          <w:tcPr>
            <w:tcW w:w="2728" w:type="dxa"/>
          </w:tcPr>
          <w:p w:rsidR="006B6E0B" w:rsidRDefault="006B6E0B" w:rsidP="00940B0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5F7B48" w:rsidRDefault="005F7B48" w:rsidP="005F7B48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First Test</w:t>
            </w:r>
          </w:p>
          <w:p w:rsidR="006B6E0B" w:rsidRDefault="005F7B48" w:rsidP="005F7B4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First Split</w:t>
            </w:r>
          </w:p>
        </w:tc>
      </w:tr>
      <w:tr w:rsidR="006A4A6F" w:rsidRPr="00637F92" w:rsidTr="000C7132">
        <w:tc>
          <w:tcPr>
            <w:tcW w:w="445" w:type="dxa"/>
          </w:tcPr>
          <w:p w:rsidR="006A4A6F" w:rsidRDefault="005F7B48" w:rsidP="000C7132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6A4A6F" w:rsidRDefault="006A4A6F" w:rsidP="000C7132">
            <w:r>
              <w:rPr>
                <w:rFonts w:hint="eastAsia"/>
              </w:rPr>
              <w:t>Remark</w:t>
            </w:r>
          </w:p>
        </w:tc>
        <w:tc>
          <w:tcPr>
            <w:tcW w:w="916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6A4A6F" w:rsidRDefault="006A4A6F" w:rsidP="000C7132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6A4A6F" w:rsidRDefault="006A4A6F" w:rsidP="000C7132"/>
        </w:tc>
        <w:tc>
          <w:tcPr>
            <w:tcW w:w="2728" w:type="dxa"/>
          </w:tcPr>
          <w:p w:rsidR="006A4A6F" w:rsidRDefault="006A4A6F" w:rsidP="000C7132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6A4A6F" w:rsidRDefault="000C561E" w:rsidP="000C7132">
            <w:r w:rsidRPr="000C561E">
              <w:rPr>
                <w:rFonts w:hint="eastAsia"/>
                <w:color w:val="00B050"/>
              </w:rPr>
              <w:t>可输中文</w:t>
            </w:r>
          </w:p>
        </w:tc>
      </w:tr>
      <w:tr w:rsidR="006A4A6F" w:rsidRPr="00637F92" w:rsidTr="000C7132">
        <w:tc>
          <w:tcPr>
            <w:tcW w:w="445" w:type="dxa"/>
          </w:tcPr>
          <w:p w:rsidR="006A4A6F" w:rsidRPr="00637F92" w:rsidRDefault="005F7B48" w:rsidP="000C7132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6A4A6F" w:rsidRPr="00637F92" w:rsidRDefault="006A4A6F" w:rsidP="000C7132">
            <w:r>
              <w:t>Add</w:t>
            </w:r>
          </w:p>
        </w:tc>
        <w:tc>
          <w:tcPr>
            <w:tcW w:w="916" w:type="dxa"/>
          </w:tcPr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A4A6F" w:rsidRPr="00637F92" w:rsidRDefault="006A4A6F" w:rsidP="000C7132"/>
        </w:tc>
        <w:tc>
          <w:tcPr>
            <w:tcW w:w="1432" w:type="dxa"/>
          </w:tcPr>
          <w:p w:rsidR="006A4A6F" w:rsidRPr="00637F92" w:rsidRDefault="006A4A6F" w:rsidP="000C7132">
            <w:pPr>
              <w:rPr>
                <w:lang w:eastAsia="zh-TW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/>
              </w:rPr>
              <w:t>Add</w:t>
            </w:r>
            <w:r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6A4A6F" w:rsidRPr="00637F92" w:rsidRDefault="006A4A6F" w:rsidP="000C7132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6A4A6F" w:rsidRDefault="006A4A6F" w:rsidP="000C7132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MB</w:t>
            </w:r>
            <w:r>
              <w:rPr>
                <w:rFonts w:ascii="SimSun" w:hAnsi="SimSun" w:hint="eastAsia"/>
              </w:rPr>
              <w:t>框中数据已经出现在</w:t>
            </w:r>
            <w:r w:rsidR="00463698">
              <w:rPr>
                <w:rFonts w:ascii="SimSun" w:hAnsi="SimSun" w:hint="eastAsia"/>
              </w:rPr>
              <w:t>MBCode</w:t>
            </w:r>
            <w:r>
              <w:rPr>
                <w:rFonts w:ascii="SimSun" w:hAnsi="SimSun" w:hint="eastAsia"/>
              </w:rPr>
              <w:t>数据表中的</w:t>
            </w:r>
            <w:r w:rsidR="00463698">
              <w:rPr>
                <w:rFonts w:ascii="SimSun" w:hAnsi="SimSun" w:hint="eastAsia"/>
              </w:rPr>
              <w:t>MB</w:t>
            </w:r>
            <w:r>
              <w:rPr>
                <w:rFonts w:ascii="SimSun" w:hAnsi="SimSun" w:hint="eastAsia"/>
              </w:rPr>
              <w:t>栏位中存在，则提示用户，放弃后续操作。</w:t>
            </w:r>
          </w:p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 w:rsidR="00463698"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至</w:t>
            </w:r>
            <w:r w:rsidR="005F7B48">
              <w:rPr>
                <w:rFonts w:ascii="SimSun" w:hAnsi="SimSun" w:hint="eastAsia"/>
              </w:rPr>
              <w:t>6</w:t>
            </w:r>
            <w:r>
              <w:rPr>
                <w:rFonts w:ascii="SimSun" w:hAnsi="SimSun" w:hint="eastAsia"/>
              </w:rPr>
              <w:t>号框中数据在</w:t>
            </w:r>
            <w:r w:rsidR="00463698">
              <w:rPr>
                <w:rFonts w:ascii="SimSun" w:hAnsi="SimSun" w:hint="eastAsia"/>
              </w:rPr>
              <w:t>MBCode</w:t>
            </w:r>
            <w:r>
              <w:rPr>
                <w:rFonts w:ascii="SimSun" w:hAnsi="SimSun" w:hint="eastAsia"/>
              </w:rPr>
              <w:t>表中新增一条记录，记录创建人和时间。</w:t>
            </w:r>
          </w:p>
          <w:p w:rsidR="006A4A6F" w:rsidRPr="00637F92" w:rsidRDefault="006A4A6F" w:rsidP="000C7132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463698">
              <w:rPr>
                <w:rFonts w:ascii="SimSun" w:hAnsi="SimSun" w:hint="eastAsia"/>
              </w:rPr>
              <w:t>MB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6A4A6F" w:rsidRDefault="006A4A6F" w:rsidP="000C7132"/>
          <w:p w:rsidR="006A4A6F" w:rsidRPr="005D05E6" w:rsidRDefault="006A4A6F" w:rsidP="000C7132"/>
        </w:tc>
      </w:tr>
      <w:tr w:rsidR="006A4A6F" w:rsidRPr="00637F92" w:rsidTr="000C7132">
        <w:tc>
          <w:tcPr>
            <w:tcW w:w="445" w:type="dxa"/>
          </w:tcPr>
          <w:p w:rsidR="006A4A6F" w:rsidRPr="00637F92" w:rsidRDefault="005F7B48" w:rsidP="000C7132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6A4A6F" w:rsidRDefault="006A4A6F" w:rsidP="000C7132">
            <w:r>
              <w:rPr>
                <w:rFonts w:hint="eastAsia"/>
              </w:rPr>
              <w:t>Save</w:t>
            </w:r>
          </w:p>
        </w:tc>
        <w:tc>
          <w:tcPr>
            <w:tcW w:w="916" w:type="dxa"/>
          </w:tcPr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6A4A6F" w:rsidRPr="00637F92" w:rsidRDefault="006A4A6F" w:rsidP="000C7132"/>
        </w:tc>
        <w:tc>
          <w:tcPr>
            <w:tcW w:w="1432" w:type="dxa"/>
          </w:tcPr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Save</w:t>
            </w:r>
            <w:r>
              <w:rPr>
                <w:rFonts w:ascii="SimSun" w:hAnsi="SimSun" w:hint="eastAsia"/>
              </w:rPr>
              <w:t>”</w:t>
            </w:r>
          </w:p>
          <w:p w:rsidR="002A3E2D" w:rsidRPr="00637F92" w:rsidRDefault="002A3E2D" w:rsidP="000C7132">
            <w:pPr>
              <w:rPr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6A4A6F" w:rsidRPr="00637F92" w:rsidRDefault="006A4A6F" w:rsidP="000C7132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6A4A6F" w:rsidRDefault="006A4A6F" w:rsidP="000C7132">
            <w:pPr>
              <w:ind w:left="100" w:hangingChars="50" w:hanging="100"/>
              <w:rPr>
                <w:rFonts w:ascii="SimSun" w:hAnsi="SimSun"/>
              </w:rPr>
            </w:pPr>
            <w:r>
              <w:rPr>
                <w:rFonts w:ascii="SimSun" w:hAnsi="SimSun"/>
              </w:rPr>
              <w:t>Click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/>
              </w:rPr>
              <w:t>1</w:t>
            </w:r>
            <w:r>
              <w:rPr>
                <w:rFonts w:ascii="SimSun" w:hAnsi="SimSun" w:hint="eastAsia"/>
              </w:rPr>
              <w:t>、若有任何必填项为空</w:t>
            </w:r>
            <w:r w:rsidRPr="009B53B4">
              <w:rPr>
                <w:rFonts w:ascii="SimSun" w:hAnsi="SimSun" w:hint="eastAsia"/>
              </w:rPr>
              <w:t>，则警示用户，放弃后续操作。</w:t>
            </w:r>
          </w:p>
          <w:p w:rsidR="006A4A6F" w:rsidRDefault="006A4A6F" w:rsidP="000C7132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、若</w:t>
            </w:r>
            <w:r w:rsidR="00463698">
              <w:rPr>
                <w:rFonts w:ascii="SimSun" w:hAnsi="SimSun" w:hint="eastAsia"/>
              </w:rPr>
              <w:t>MB</w:t>
            </w:r>
            <w:r>
              <w:rPr>
                <w:rFonts w:ascii="SimSun" w:hAnsi="SimSun" w:hint="eastAsia"/>
              </w:rPr>
              <w:t>框中数据已经被其他</w:t>
            </w:r>
            <w:r w:rsidR="00463698">
              <w:rPr>
                <w:rFonts w:ascii="SimSun" w:hAnsi="SimSun" w:hint="eastAsia"/>
              </w:rPr>
              <w:t>MBCode</w:t>
            </w:r>
            <w:r>
              <w:rPr>
                <w:rFonts w:ascii="SimSun" w:hAnsi="SimSun" w:hint="eastAsia"/>
              </w:rPr>
              <w:t>记录使用，则提示用户，放弃后续操作。</w:t>
            </w:r>
          </w:p>
          <w:p w:rsidR="006A4A6F" w:rsidRPr="00637F92" w:rsidRDefault="006A4A6F" w:rsidP="000C713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 w:rsidR="00463698"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至</w:t>
            </w:r>
            <w:r w:rsidR="005F7B48">
              <w:rPr>
                <w:rFonts w:ascii="SimSun" w:hAnsi="SimSun" w:hint="eastAsia"/>
              </w:rPr>
              <w:t>6</w:t>
            </w:r>
            <w:r>
              <w:rPr>
                <w:rFonts w:ascii="SimSun" w:hAnsi="SimSun" w:hint="eastAsia"/>
              </w:rPr>
              <w:t>号框中数据修改当前被选</w:t>
            </w:r>
            <w:r w:rsidR="00463698">
              <w:rPr>
                <w:rFonts w:ascii="SimSun" w:hAnsi="SimSun" w:hint="eastAsia"/>
              </w:rPr>
              <w:t>MBCode</w:t>
            </w:r>
            <w:r>
              <w:rPr>
                <w:rFonts w:ascii="SimSun" w:hAnsi="SimSun" w:hint="eastAsia"/>
              </w:rPr>
              <w:t>记录，记录修改人和时间。</w:t>
            </w:r>
          </w:p>
          <w:p w:rsidR="006A4A6F" w:rsidRPr="00637F92" w:rsidRDefault="006A4A6F" w:rsidP="000C7132">
            <w:pPr>
              <w:rPr>
                <w:rFonts w:eastAsia="新細明體"/>
              </w:rPr>
            </w:pPr>
            <w:r>
              <w:rPr>
                <w:rFonts w:ascii="SimSun" w:hAnsi="SimSun" w:hint="eastAsia"/>
              </w:rPr>
              <w:t>4</w:t>
            </w:r>
            <w:r>
              <w:rPr>
                <w:rFonts w:ascii="SimSun" w:hAnsi="SimSun" w:hint="eastAsia"/>
              </w:rPr>
              <w:t>、刷新</w:t>
            </w:r>
            <w:r w:rsidR="00463698">
              <w:rPr>
                <w:rFonts w:ascii="SimSun" w:hAnsi="SimSun" w:hint="eastAsia"/>
              </w:rPr>
              <w:t>MBCode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List</w:t>
            </w:r>
            <w:r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6A4A6F" w:rsidRDefault="006A4A6F" w:rsidP="000C7132"/>
          <w:p w:rsidR="006A4A6F" w:rsidRPr="005D05E6" w:rsidRDefault="006A4A6F" w:rsidP="000C7132"/>
        </w:tc>
      </w:tr>
      <w:tr w:rsidR="006A4A6F" w:rsidRPr="00637F92" w:rsidTr="000C7132">
        <w:tc>
          <w:tcPr>
            <w:tcW w:w="445" w:type="dxa"/>
          </w:tcPr>
          <w:p w:rsidR="006A4A6F" w:rsidRDefault="006A4A6F" w:rsidP="000C7132"/>
        </w:tc>
        <w:tc>
          <w:tcPr>
            <w:tcW w:w="1310" w:type="dxa"/>
          </w:tcPr>
          <w:p w:rsidR="006A4A6F" w:rsidRDefault="006A4A6F" w:rsidP="000C7132"/>
        </w:tc>
        <w:tc>
          <w:tcPr>
            <w:tcW w:w="916" w:type="dxa"/>
          </w:tcPr>
          <w:p w:rsidR="006A4A6F" w:rsidRDefault="006A4A6F" w:rsidP="000C7132">
            <w:pPr>
              <w:rPr>
                <w:rFonts w:ascii="SimSun" w:hAnsi="SimSun"/>
              </w:rPr>
            </w:pPr>
          </w:p>
        </w:tc>
        <w:tc>
          <w:tcPr>
            <w:tcW w:w="677" w:type="dxa"/>
          </w:tcPr>
          <w:p w:rsidR="006A4A6F" w:rsidRPr="00637F92" w:rsidRDefault="006A4A6F" w:rsidP="000C7132"/>
        </w:tc>
        <w:tc>
          <w:tcPr>
            <w:tcW w:w="1432" w:type="dxa"/>
          </w:tcPr>
          <w:p w:rsidR="006A4A6F" w:rsidRDefault="006A4A6F" w:rsidP="000C7132">
            <w:pPr>
              <w:rPr>
                <w:rFonts w:ascii="SimSun" w:hAnsi="SimSun"/>
              </w:rPr>
            </w:pPr>
          </w:p>
        </w:tc>
        <w:tc>
          <w:tcPr>
            <w:tcW w:w="680" w:type="dxa"/>
          </w:tcPr>
          <w:p w:rsidR="006A4A6F" w:rsidRPr="00637F92" w:rsidRDefault="006A4A6F" w:rsidP="000C7132">
            <w:pPr>
              <w:rPr>
                <w:lang w:eastAsia="zh-TW"/>
              </w:rPr>
            </w:pPr>
          </w:p>
        </w:tc>
        <w:tc>
          <w:tcPr>
            <w:tcW w:w="2728" w:type="dxa"/>
          </w:tcPr>
          <w:p w:rsidR="006A4A6F" w:rsidRDefault="006A4A6F" w:rsidP="000C7132">
            <w:pPr>
              <w:ind w:left="100" w:hangingChars="50" w:hanging="100"/>
              <w:rPr>
                <w:rFonts w:ascii="SimSun" w:hAnsi="SimSun"/>
              </w:rPr>
            </w:pPr>
          </w:p>
        </w:tc>
        <w:tc>
          <w:tcPr>
            <w:tcW w:w="2629" w:type="dxa"/>
          </w:tcPr>
          <w:p w:rsidR="006A4A6F" w:rsidRDefault="006A4A6F" w:rsidP="000C7132"/>
        </w:tc>
      </w:tr>
    </w:tbl>
    <w:p w:rsidR="006A4A6F" w:rsidRPr="006C0375" w:rsidRDefault="006A4A6F" w:rsidP="006A4A6F"/>
    <w:p w:rsidR="00221F6C" w:rsidRDefault="00F73009" w:rsidP="00221F6C">
      <w:pPr>
        <w:pStyle w:val="3"/>
      </w:pPr>
      <w:bookmarkStart w:id="1921" w:name="_Toc295309240"/>
      <w:bookmarkStart w:id="1922" w:name="_Toc353207254"/>
      <w:r w:rsidRPr="00F73009">
        <w:lastRenderedPageBreak/>
        <w:t>PdLine</w:t>
      </w:r>
      <w:r w:rsidRPr="00F73009">
        <w:rPr>
          <w:rFonts w:hint="eastAsia"/>
        </w:rPr>
        <w:t>维护界面</w:t>
      </w:r>
      <w:bookmarkEnd w:id="1921"/>
      <w:r w:rsidRPr="00F73009">
        <w:rPr>
          <w:rFonts w:hint="eastAsia"/>
        </w:rPr>
        <w:t>（延用</w:t>
      </w:r>
      <w:r w:rsidRPr="00F73009">
        <w:t>iMES2011</w:t>
      </w:r>
      <w:r w:rsidR="00824B54">
        <w:rPr>
          <w:rFonts w:hint="eastAsia"/>
        </w:rPr>
        <w:t>，红色部分变化</w:t>
      </w:r>
      <w:r w:rsidRPr="00F73009">
        <w:rPr>
          <w:rFonts w:hint="eastAsia"/>
        </w:rPr>
        <w:t>）</w:t>
      </w:r>
      <w:bookmarkEnd w:id="1922"/>
    </w:p>
    <w:p w:rsidR="001A5983" w:rsidRPr="00434D5C" w:rsidRDefault="008E4B75" w:rsidP="00221F6C">
      <w:pPr>
        <w:pStyle w:val="4"/>
      </w:pPr>
      <w:r w:rsidRPr="008E4B75">
        <w:rPr>
          <w:rFonts w:hint="eastAsia"/>
          <w:highlight w:val="green"/>
          <w:rPrChange w:id="1923" w:author="IEC960923" w:date="2013-03-27T17:36:00Z">
            <w:rPr>
              <w:rFonts w:hint="eastAsia"/>
              <w:b w:val="0"/>
              <w:bCs w:val="0"/>
              <w:color w:val="0000FF"/>
              <w:szCs w:val="24"/>
              <w:u w:val="single"/>
            </w:rPr>
          </w:rPrChange>
        </w:rPr>
        <w:t>示意圖</w:t>
      </w:r>
    </w:p>
    <w:p w:rsidR="001A5983" w:rsidRPr="00CC5364" w:rsidRDefault="00220C93" w:rsidP="001A5983">
      <w:pPr>
        <w:jc w:val="center"/>
        <w:rPr>
          <w:rFonts w:eastAsia="新細明體"/>
          <w:lang w:eastAsia="zh-TW"/>
          <w:rPrChange w:id="1924" w:author="IEC960923" w:date="2013-03-22T16:32:00Z">
            <w:rPr/>
          </w:rPrChange>
        </w:rPr>
      </w:pPr>
      <w:r>
        <w:rPr>
          <w:noProof/>
        </w:rPr>
        <w:pict>
          <v:oval id="_x0000_s3208" style="position:absolute;left:0;text-align:left;margin-left:478.45pt;margin-top:53.55pt;width:19.45pt;height:17.25pt;z-index:251714560" fillcolor="yellow" strokecolor="red" strokeweight="1pt">
            <v:textbox style="mso-next-textbox:#_x0000_s3208;mso-fit-shape-to-text:t" inset="0,0,0,0">
              <w:txbxContent>
                <w:p w:rsidR="00220C93" w:rsidRPr="004123EC" w:rsidRDefault="00220C93" w:rsidP="001A5983">
                  <w:pPr>
                    <w:jc w:val="center"/>
                    <w:rPr>
                      <w:rFonts w:eastAsia="新細明體"/>
                      <w:b/>
                      <w:szCs w:val="20"/>
                      <w:lang w:eastAsia="zh-TW"/>
                      <w:rPrChange w:id="1925" w:author="IEC960923" w:date="2013-03-25T18:41:00Z">
                        <w:rPr>
                          <w:b/>
                          <w:szCs w:val="20"/>
                        </w:rPr>
                      </w:rPrChange>
                    </w:rPr>
                  </w:pPr>
                  <w:ins w:id="1926" w:author="IEC960923" w:date="2013-03-25T18:41:00Z"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13</w:t>
                    </w:r>
                  </w:ins>
                  <w:del w:id="1927" w:author="IEC960923" w:date="2013-03-25T18:41:00Z">
                    <w:r w:rsidDel="004123EC">
                      <w:rPr>
                        <w:b/>
                        <w:szCs w:val="20"/>
                      </w:rPr>
                      <w:delText>7</w:delText>
                    </w:r>
                  </w:del>
                </w:p>
              </w:txbxContent>
            </v:textbox>
          </v:oval>
        </w:pict>
      </w:r>
      <w:ins w:id="1928" w:author="IEC960923" w:date="2013-03-25T18:41:00Z">
        <w:r>
          <w:rPr>
            <w:noProof/>
            <w:lang w:eastAsia="zh-TW"/>
          </w:rPr>
          <w:pict>
            <v:oval id="_x0000_s3811" style="position:absolute;left:0;text-align:left;margin-left:485.25pt;margin-top:177.6pt;width:19.45pt;height:17.25pt;z-index:251805696" fillcolor="yellow" strokecolor="red" strokeweight="1pt">
              <v:textbox style="mso-next-textbox:#_x0000_s3811;mso-fit-shape-to-text:t" inset="0,0,0,0">
                <w:txbxContent>
                  <w:p w:rsidR="00220C93" w:rsidRPr="004123EC" w:rsidRDefault="00220C93" w:rsidP="004123EC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29" w:author="IEC960923" w:date="2013-03-25T18:41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30" w:author="IEC960923" w:date="2013-03-25T18:41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12</w:t>
                      </w:r>
                    </w:ins>
                    <w:del w:id="1931" w:author="IEC960923" w:date="2013-03-25T18:41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810" style="position:absolute;left:0;text-align:left;margin-left:382.7pt;margin-top:170.2pt;width:19.45pt;height:17.25pt;z-index:251804672" fillcolor="yellow" strokecolor="red" strokeweight="1pt">
              <v:textbox style="mso-next-textbox:#_x0000_s3810;mso-fit-shape-to-text:t" inset="0,0,0,0">
                <w:txbxContent>
                  <w:p w:rsidR="00220C93" w:rsidRPr="004123EC" w:rsidRDefault="00220C93" w:rsidP="004123EC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32" w:author="IEC960923" w:date="2013-03-25T18:41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33" w:author="IEC960923" w:date="2013-03-25T18:41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11</w:t>
                      </w:r>
                    </w:ins>
                    <w:del w:id="1934" w:author="IEC960923" w:date="2013-03-25T18:41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809" style="position:absolute;left:0;text-align:left;margin-left:382.7pt;margin-top:137.3pt;width:19.45pt;height:17.25pt;z-index:251803648" fillcolor="yellow" strokecolor="red" strokeweight="1pt">
              <v:textbox style="mso-next-textbox:#_x0000_s3809;mso-fit-shape-to-text:t" inset="0,0,0,0">
                <w:txbxContent>
                  <w:p w:rsidR="00220C93" w:rsidRPr="004123EC" w:rsidRDefault="00220C93" w:rsidP="004123EC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35" w:author="IEC960923" w:date="2013-03-25T18:41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36" w:author="IEC960923" w:date="2013-03-25T18:41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10</w:t>
                      </w:r>
                    </w:ins>
                    <w:del w:id="1937" w:author="IEC960923" w:date="2013-03-25T18:41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808" style="position:absolute;left:0;text-align:left;margin-left:244.75pt;margin-top:187.45pt;width:19.45pt;height:17.25pt;z-index:251802624" fillcolor="yellow" strokecolor="red" strokeweight="1pt">
              <v:textbox style="mso-next-textbox:#_x0000_s3808;mso-fit-shape-to-text:t" inset="0,0,0,0">
                <w:txbxContent>
                  <w:p w:rsidR="00220C93" w:rsidRPr="004123EC" w:rsidRDefault="00220C93" w:rsidP="004123EC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38" w:author="IEC960923" w:date="2013-03-25T18:41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39" w:author="IEC960923" w:date="2013-03-25T18:41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9</w:t>
                      </w:r>
                    </w:ins>
                    <w:del w:id="1940" w:author="IEC960923" w:date="2013-03-25T18:41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807" style="position:absolute;left:0;text-align:left;margin-left:244.75pt;margin-top:163.25pt;width:19.45pt;height:17.25pt;z-index:251801600" fillcolor="yellow" strokecolor="red" strokeweight="1pt">
              <v:textbox style="mso-next-textbox:#_x0000_s3807;mso-fit-shape-to-text:t" inset="0,0,0,0">
                <w:txbxContent>
                  <w:p w:rsidR="00220C93" w:rsidRPr="004123EC" w:rsidRDefault="00220C93" w:rsidP="004123EC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41" w:author="IEC960923" w:date="2013-03-25T18:41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42" w:author="IEC960923" w:date="2013-03-25T18:41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8</w:t>
                      </w:r>
                    </w:ins>
                    <w:del w:id="1943" w:author="IEC960923" w:date="2013-03-25T18:41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</w:ins>
      <w:ins w:id="1944" w:author="IEC960923" w:date="2013-03-25T16:18:00Z">
        <w:r>
          <w:rPr>
            <w:noProof/>
            <w:lang w:eastAsia="zh-TW"/>
          </w:rPr>
          <w:pict>
            <v:oval id="_x0000_s3801" style="position:absolute;left:0;text-align:left;margin-left:244.75pt;margin-top:137.3pt;width:19.45pt;height:17.25pt;z-index:251800576" fillcolor="yellow" strokecolor="red" strokeweight="1pt">
              <v:textbox style="mso-next-textbox:#_x0000_s3801;mso-fit-shape-to-text:t" inset="0,0,0,0">
                <w:txbxContent>
                  <w:p w:rsidR="00220C93" w:rsidRPr="004123EC" w:rsidRDefault="00220C93" w:rsidP="00F74DA2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  <w:rPrChange w:id="1945" w:author="IEC960923" w:date="2013-03-25T18:40:00Z">
                          <w:rPr>
                            <w:b/>
                            <w:szCs w:val="20"/>
                          </w:rPr>
                        </w:rPrChange>
                      </w:rPr>
                    </w:pPr>
                    <w:ins w:id="1946" w:author="IEC960923" w:date="2013-03-25T18:40:00Z">
                      <w:r>
                        <w:rPr>
                          <w:rFonts w:eastAsia="新細明體" w:hint="eastAsia"/>
                          <w:b/>
                          <w:szCs w:val="20"/>
                          <w:lang w:eastAsia="zh-TW"/>
                        </w:rPr>
                        <w:t>7</w:t>
                      </w:r>
                    </w:ins>
                    <w:del w:id="1947" w:author="IEC960923" w:date="2013-03-25T18:40:00Z">
                      <w:r w:rsidDel="004123EC">
                        <w:rPr>
                          <w:b/>
                          <w:szCs w:val="20"/>
                        </w:rPr>
                        <w:delText>6</w:delText>
                      </w:r>
                    </w:del>
                  </w:p>
                </w:txbxContent>
              </v:textbox>
            </v:oval>
          </w:pict>
        </w:r>
      </w:ins>
      <w:r>
        <w:rPr>
          <w:noProof/>
        </w:rPr>
        <w:pict>
          <v:oval id="_x0000_s3209" style="position:absolute;left:0;text-align:left;margin-left:104pt;margin-top:183.95pt;width:19.45pt;height:17.25pt;z-index:251715584" fillcolor="yellow" strokecolor="red" strokeweight="1pt">
            <v:textbox style="mso-next-textbox:#_x0000_s3209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211" style="position:absolute;left:0;text-align:left;margin-left:104pt;margin-top:160.35pt;width:19.45pt;height:17.25pt;z-index:251717632" fillcolor="yellow" strokecolor="red" strokeweight="1pt">
            <v:textbox style="mso-next-textbox:#_x0000_s3211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210" style="position:absolute;left:0;text-align:left;margin-left:104pt;margin-top:137.3pt;width:19.45pt;height:17.25pt;z-index:251716608" fillcolor="yellow" strokecolor="red" strokeweight="1pt">
            <v:textbox style="mso-next-textbox:#_x0000_s3210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7" style="position:absolute;left:0;text-align:left;margin-left:38.6pt;margin-top:64.15pt;width:19.45pt;height:17.25pt;z-index:251713536" fillcolor="yellow" strokecolor="red" strokeweight="1pt">
            <v:textbox style="mso-next-textbox:#_x0000_s3207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5" style="position:absolute;left:0;text-align:left;margin-left:69.55pt;margin-top:23.85pt;width:19.45pt;height:17.25pt;z-index:251711488" fillcolor="yellow" strokecolor="red" strokeweight="1pt">
            <v:textbox style="mso-next-textbox:#_x0000_s3205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6" style="position:absolute;left:0;text-align:left;margin-left:225.3pt;margin-top:23.85pt;width:19.45pt;height:17.25pt;z-index:251712512" fillcolor="yellow" strokecolor="red" strokeweight="1pt">
            <v:textbox style="mso-next-textbox:#_x0000_s3206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F73009" w:rsidRPr="00F73009">
        <w:t xml:space="preserve"> </w:t>
      </w:r>
      <w:ins w:id="1948" w:author="IEC960923" w:date="2013-03-25T16:17:00Z">
        <w:r w:rsidR="00F74DA2">
          <w:object w:dxaOrig="16639" w:dyaOrig="6315">
            <v:shape id="_x0000_i1026" type="#_x0000_t75" style="width:523.6pt;height:198.15pt" o:ole="">
              <v:imagedata r:id="rId36" o:title=""/>
            </v:shape>
            <o:OLEObject Type="Embed" ProgID="Visio.Drawing.11" ShapeID="_x0000_i1026" DrawAspect="Content" ObjectID="_1426949066" r:id="rId37"/>
          </w:object>
        </w:r>
      </w:ins>
      <w:del w:id="1949" w:author="IEC960923" w:date="2013-03-25T16:17:00Z">
        <w:r w:rsidR="00DD6852">
          <w:rPr>
            <w:noProof/>
            <w:lang w:eastAsia="zh-TW"/>
            <w:rPrChange w:id="1950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6647815" cy="4121785"/>
              <wp:effectExtent l="19050" t="0" r="635" b="0"/>
              <wp:docPr id="40" name="图片 39" descr="PdLin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dLine.jpg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7815" cy="4121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1A5983" w:rsidRPr="00434D5C" w:rsidRDefault="00F73009" w:rsidP="001A5983">
      <w:pPr>
        <w:pStyle w:val="ae"/>
        <w:jc w:val="center"/>
        <w:rPr>
          <w:lang w:eastAsia="zh-TW"/>
        </w:rPr>
      </w:pPr>
      <w:r w:rsidRPr="00F73009">
        <w:rPr>
          <w:rFonts w:hint="eastAsia"/>
          <w:lang w:eastAsia="zh-TW"/>
        </w:rPr>
        <w:t>圖</w:t>
      </w:r>
      <w:r w:rsidRPr="00F73009">
        <w:rPr>
          <w:lang w:eastAsia="zh-TW"/>
        </w:rPr>
        <w:t xml:space="preserve"> </w:t>
      </w:r>
      <w:r w:rsidR="008E4B75" w:rsidRPr="00F73009">
        <w:rPr>
          <w:lang w:eastAsia="zh-TW"/>
        </w:rPr>
        <w:fldChar w:fldCharType="begin"/>
      </w:r>
      <w:r w:rsidRPr="00F73009">
        <w:rPr>
          <w:lang w:eastAsia="zh-TW"/>
        </w:rPr>
        <w:instrText xml:space="preserve"> STYLEREF 2 \s </w:instrText>
      </w:r>
      <w:r w:rsidR="008E4B75" w:rsidRPr="00F73009">
        <w:rPr>
          <w:lang w:eastAsia="zh-TW"/>
        </w:rPr>
        <w:fldChar w:fldCharType="separate"/>
      </w:r>
      <w:r w:rsidRPr="00F73009">
        <w:rPr>
          <w:noProof/>
          <w:lang w:eastAsia="zh-TW"/>
        </w:rPr>
        <w:t>1.</w:t>
      </w:r>
      <w:r w:rsidR="008E4B75" w:rsidRPr="00F73009">
        <w:rPr>
          <w:lang w:eastAsia="zh-TW"/>
        </w:rPr>
        <w:fldChar w:fldCharType="end"/>
      </w:r>
      <w:r w:rsidR="008F5B53">
        <w:rPr>
          <w:rFonts w:hint="eastAsia"/>
          <w:lang w:eastAsia="zh-TW"/>
        </w:rPr>
        <w:t>21</w:t>
      </w:r>
      <w:r w:rsidRPr="00F73009">
        <w:rPr>
          <w:lang w:eastAsia="zh-TW"/>
        </w:rPr>
        <w:noBreakHyphen/>
      </w:r>
      <w:r w:rsidR="008E4B75" w:rsidRPr="00F73009">
        <w:rPr>
          <w:lang w:eastAsia="zh-TW"/>
        </w:rPr>
        <w:fldChar w:fldCharType="begin"/>
      </w:r>
      <w:r w:rsidRPr="00F73009">
        <w:rPr>
          <w:lang w:eastAsia="zh-TW"/>
        </w:rPr>
        <w:instrText xml:space="preserve"> SEQ </w:instrText>
      </w:r>
      <w:r w:rsidRPr="00F73009">
        <w:rPr>
          <w:rFonts w:hint="eastAsia"/>
          <w:lang w:eastAsia="zh-TW"/>
        </w:rPr>
        <w:instrText>圖</w:instrText>
      </w:r>
      <w:r w:rsidRPr="00F73009">
        <w:rPr>
          <w:lang w:eastAsia="zh-TW"/>
        </w:rPr>
        <w:instrText xml:space="preserve"> \* ARABIC \s 2 </w:instrText>
      </w:r>
      <w:r w:rsidR="008E4B75" w:rsidRPr="00F73009">
        <w:rPr>
          <w:lang w:eastAsia="zh-TW"/>
        </w:rPr>
        <w:fldChar w:fldCharType="separate"/>
      </w:r>
      <w:r w:rsidRPr="00F73009">
        <w:rPr>
          <w:noProof/>
          <w:lang w:eastAsia="zh-TW"/>
        </w:rPr>
        <w:t>1</w:t>
      </w:r>
      <w:r w:rsidR="008E4B75" w:rsidRPr="00F73009">
        <w:rPr>
          <w:lang w:eastAsia="zh-TW"/>
        </w:rPr>
        <w:fldChar w:fldCharType="end"/>
      </w:r>
    </w:p>
    <w:p w:rsidR="001A5983" w:rsidRDefault="001A5983" w:rsidP="001A5983">
      <w:pPr>
        <w:jc w:val="center"/>
        <w:rPr>
          <w:ins w:id="1951" w:author="IEC960923" w:date="2013-03-22T16:32:00Z"/>
          <w:rFonts w:eastAsia="新細明體"/>
          <w:lang w:eastAsia="zh-TW"/>
        </w:rPr>
      </w:pPr>
    </w:p>
    <w:p w:rsidR="00CC5364" w:rsidRPr="00CC5364" w:rsidRDefault="008E4B75" w:rsidP="001A5983">
      <w:pPr>
        <w:jc w:val="center"/>
        <w:rPr>
          <w:rFonts w:eastAsia="新細明體"/>
          <w:lang w:eastAsia="zh-TW"/>
          <w:rPrChange w:id="1952" w:author="IEC960923" w:date="2013-03-22T16:32:00Z">
            <w:rPr>
              <w:lang w:eastAsia="zh-TW"/>
            </w:rPr>
          </w:rPrChange>
        </w:rPr>
      </w:pPr>
      <w:del w:id="1953" w:author="IEC960923" w:date="2013-03-25T16:17:00Z">
        <w:r w:rsidDel="00F74DA2">
          <w:fldChar w:fldCharType="begin"/>
        </w:r>
        <w:r w:rsidDel="00F74DA2">
          <w:fldChar w:fldCharType="end"/>
        </w:r>
      </w:del>
    </w:p>
    <w:p w:rsidR="001A5983" w:rsidRPr="00434D5C" w:rsidRDefault="00F73009" w:rsidP="00221F6C">
      <w:pPr>
        <w:pStyle w:val="4"/>
        <w:rPr>
          <w:lang w:eastAsia="zh-TW"/>
        </w:rPr>
      </w:pPr>
      <w:r w:rsidRPr="00F73009">
        <w:rPr>
          <w:rFonts w:hint="eastAsia"/>
          <w:lang w:eastAsia="zh-TW"/>
        </w:rPr>
        <w:t>界面說明</w:t>
      </w:r>
    </w:p>
    <w:p w:rsidR="001A5983" w:rsidRPr="00434D5C" w:rsidRDefault="00F73009" w:rsidP="001A5983">
      <w:pPr>
        <w:rPr>
          <w:lang w:eastAsia="zh-TW"/>
        </w:rPr>
      </w:pPr>
      <w:r w:rsidRPr="00F73009">
        <w:rPr>
          <w:rFonts w:hint="eastAsia"/>
          <w:lang w:eastAsia="zh-TW"/>
        </w:rPr>
        <w:t>●</w:t>
      </w:r>
      <w:r w:rsidRPr="00F73009">
        <w:rPr>
          <w:lang w:eastAsia="zh-TW"/>
        </w:rPr>
        <w:t xml:space="preserve"> </w:t>
      </w:r>
      <w:r w:rsidRPr="00F73009">
        <w:rPr>
          <w:rFonts w:hint="eastAsia"/>
          <w:lang w:eastAsia="zh-TW"/>
        </w:rPr>
        <w:t>界面名稱：</w:t>
      </w:r>
      <w:r w:rsidRPr="00F73009">
        <w:rPr>
          <w:lang w:eastAsia="zh-TW"/>
        </w:rPr>
        <w:t>PdLine</w:t>
      </w:r>
      <w:r w:rsidRPr="00F73009">
        <w:rPr>
          <w:rFonts w:hint="eastAsia"/>
          <w:lang w:eastAsia="zh-TW"/>
        </w:rPr>
        <w:t>维护界面。</w:t>
      </w:r>
    </w:p>
    <w:p w:rsidR="001A5983" w:rsidRPr="00434D5C" w:rsidRDefault="00F73009" w:rsidP="001A5983">
      <w:pPr>
        <w:jc w:val="both"/>
      </w:pPr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概述：</w:t>
      </w:r>
      <w:r w:rsidRPr="00F73009">
        <w:rPr>
          <w:rFonts w:eastAsia="新細明體" w:hint="eastAsia"/>
        </w:rPr>
        <w:t>使用此界面來</w:t>
      </w:r>
      <w:r w:rsidRPr="00F73009">
        <w:rPr>
          <w:rFonts w:ascii="SimSun" w:hAnsi="SimSun" w:hint="eastAsia"/>
        </w:rPr>
        <w:t>维护产线资料</w:t>
      </w:r>
      <w:r w:rsidRPr="00F73009">
        <w:rPr>
          <w:rFonts w:hint="eastAsia"/>
        </w:rPr>
        <w:t>。</w:t>
      </w:r>
    </w:p>
    <w:p w:rsidR="001A5983" w:rsidRPr="00434D5C" w:rsidRDefault="00F73009" w:rsidP="001A5983">
      <w:pPr>
        <w:rPr>
          <w:lang w:eastAsia="zh-TW"/>
        </w:rPr>
      </w:pPr>
      <w:r w:rsidRPr="00F73009">
        <w:rPr>
          <w:rFonts w:hint="eastAsia"/>
          <w:lang w:eastAsia="zh-TW"/>
        </w:rPr>
        <w:t>●</w:t>
      </w:r>
      <w:r w:rsidRPr="00F73009">
        <w:rPr>
          <w:lang w:eastAsia="zh-TW"/>
        </w:rPr>
        <w:t xml:space="preserve"> </w:t>
      </w:r>
      <w:r w:rsidRPr="00F73009">
        <w:rPr>
          <w:rFonts w:hint="eastAsia"/>
          <w:lang w:eastAsia="zh-TW"/>
        </w:rPr>
        <w:t>界面類型：非</w:t>
      </w:r>
      <w:r w:rsidRPr="00F73009">
        <w:rPr>
          <w:rFonts w:eastAsia="新細明體"/>
          <w:lang w:eastAsia="zh-TW"/>
        </w:rPr>
        <w:t>modal</w:t>
      </w:r>
      <w:r w:rsidRPr="00F73009">
        <w:rPr>
          <w:rFonts w:eastAsia="新細明體" w:hint="eastAsia"/>
          <w:lang w:eastAsia="zh-TW"/>
        </w:rPr>
        <w:t>界面</w:t>
      </w:r>
      <w:r w:rsidRPr="00F73009">
        <w:rPr>
          <w:rFonts w:ascii="SimSun" w:hAnsi="SimSun" w:hint="eastAsia"/>
          <w:lang w:eastAsia="zh-TW"/>
        </w:rPr>
        <w:t>，不固定尺寸</w:t>
      </w:r>
      <w:r w:rsidRPr="00F73009">
        <w:rPr>
          <w:rFonts w:hint="eastAsia"/>
          <w:lang w:eastAsia="zh-TW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進入途徑：</w:t>
      </w:r>
      <w:r w:rsidRPr="00F73009">
        <w:rPr>
          <w:rFonts w:eastAsia="新細明體" w:hint="eastAsia"/>
        </w:rPr>
        <w:t>在</w:t>
      </w:r>
      <w:r w:rsidRPr="00F73009">
        <w:rPr>
          <w:rFonts w:ascii="SimSun" w:hAnsi="SimSun"/>
        </w:rPr>
        <w:t>iMES</w:t>
      </w:r>
      <w:r w:rsidRPr="00F73009">
        <w:rPr>
          <w:rFonts w:ascii="SimSun" w:hAnsi="SimSun" w:hint="eastAsia"/>
        </w:rPr>
        <w:t>框架</w:t>
      </w:r>
      <w:r w:rsidRPr="00F73009">
        <w:rPr>
          <w:rFonts w:ascii="SimSun" w:hAnsi="SimSun"/>
        </w:rPr>
        <w:t>Function Tree</w:t>
      </w:r>
      <w:r w:rsidRPr="00F73009">
        <w:rPr>
          <w:rFonts w:ascii="SimSun" w:hAnsi="SimSun" w:hint="eastAsia"/>
        </w:rPr>
        <w:t>的</w:t>
      </w:r>
      <w:r w:rsidRPr="00F73009">
        <w:rPr>
          <w:rFonts w:ascii="SimSun" w:hAnsi="SimSun"/>
        </w:rPr>
        <w:t>Maintain</w:t>
      </w:r>
      <w:r w:rsidRPr="00F73009">
        <w:rPr>
          <w:rFonts w:ascii="SimSun" w:hAnsi="SimSun" w:hint="eastAsia"/>
        </w:rPr>
        <w:t>节点下点击“</w:t>
      </w:r>
      <w:r w:rsidRPr="00F73009">
        <w:rPr>
          <w:rFonts w:ascii="SimSun" w:hAnsi="SimSun"/>
        </w:rPr>
        <w:t>PdLine</w:t>
      </w:r>
      <w:r w:rsidR="0007152E">
        <w:rPr>
          <w:rFonts w:ascii="SimSun" w:hAnsi="SimSun" w:hint="eastAsia"/>
        </w:rPr>
        <w:t xml:space="preserve"> Maintain</w:t>
      </w:r>
      <w:r w:rsidRPr="00F73009">
        <w:rPr>
          <w:rFonts w:ascii="SimSun" w:hAnsi="SimSun" w:hint="eastAsia"/>
        </w:rPr>
        <w:t>”节点后进入</w:t>
      </w:r>
      <w:r w:rsidRPr="00F73009">
        <w:rPr>
          <w:rFonts w:hint="eastAsia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用例：</w:t>
      </w:r>
    </w:p>
    <w:p w:rsidR="001A5983" w:rsidRDefault="00F73009" w:rsidP="001A5983">
      <w:pPr>
        <w:rPr>
          <w:ins w:id="1954" w:author="IEC960923" w:date="2013-03-25T16:15:00Z"/>
          <w:rFonts w:eastAsia="新細明體"/>
        </w:rPr>
      </w:pPr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eastAsia="新細明體" w:hint="eastAsia"/>
        </w:rPr>
        <w:t>特殊考量：此界面</w:t>
      </w:r>
      <w:r w:rsidRPr="00F73009">
        <w:rPr>
          <w:rFonts w:hint="eastAsia"/>
        </w:rPr>
        <w:t>仅能够维护</w:t>
      </w:r>
      <w:r w:rsidRPr="00F73009">
        <w:t>PdLine</w:t>
      </w:r>
      <w:r w:rsidRPr="00F73009">
        <w:rPr>
          <w:rFonts w:hint="eastAsia"/>
        </w:rPr>
        <w:t>资料的人</w:t>
      </w:r>
      <w:r w:rsidRPr="00F73009">
        <w:rPr>
          <w:rFonts w:eastAsia="新細明體" w:hint="eastAsia"/>
        </w:rPr>
        <w:t>有權限進來</w:t>
      </w:r>
    </w:p>
    <w:p w:rsidR="00CE33F0" w:rsidRPr="00CE33F0" w:rsidRDefault="008E4B75" w:rsidP="001A5983">
      <w:pPr>
        <w:rPr>
          <w:rPrChange w:id="1955" w:author="IEC960923" w:date="2013-03-25T16:16:00Z">
            <w:rPr>
              <w:lang w:eastAsia="zh-TW"/>
            </w:rPr>
          </w:rPrChange>
        </w:rPr>
      </w:pPr>
      <w:ins w:id="1956" w:author="IEC960923" w:date="2013-03-25T16:15:00Z">
        <w:r w:rsidRPr="008E4B75">
          <w:rPr>
            <w:rFonts w:hint="eastAsia"/>
            <w:highlight w:val="green"/>
            <w:lang w:eastAsia="zh-TW"/>
            <w:rPrChange w:id="1957" w:author="IEC960923" w:date="2013-03-27T17:36:00Z">
              <w:rPr>
                <w:rFonts w:hint="eastAsia"/>
                <w:color w:val="0000FF"/>
                <w:u w:val="single"/>
                <w:lang w:eastAsia="zh-TW"/>
              </w:rPr>
            </w:rPrChange>
          </w:rPr>
          <w:t>●</w:t>
        </w:r>
        <w:r w:rsidRPr="008E4B75">
          <w:rPr>
            <w:rFonts w:ascii="新細明體" w:eastAsia="新細明體" w:hAnsi="新細明體"/>
            <w:highlight w:val="green"/>
            <w:lang w:eastAsia="zh-TW"/>
            <w:rPrChange w:id="1958" w:author="IEC960923" w:date="2013-03-27T17:36:00Z">
              <w:rPr>
                <w:rFonts w:ascii="新細明體" w:eastAsia="新細明體" w:hAnsi="新細明體"/>
                <w:color w:val="0000FF"/>
                <w:u w:val="single"/>
                <w:lang w:eastAsia="zh-TW"/>
              </w:rPr>
            </w:rPrChange>
          </w:rPr>
          <w:t xml:space="preserve"> </w:t>
        </w:r>
        <w:r w:rsidRPr="008E4B75">
          <w:rPr>
            <w:rFonts w:hint="eastAsia"/>
            <w:highlight w:val="green"/>
            <w:lang w:eastAsia="zh-TW"/>
            <w:rPrChange w:id="1959" w:author="IEC960923" w:date="2013-03-27T17:36:00Z">
              <w:rPr>
                <w:rFonts w:hint="eastAsia"/>
                <w:color w:val="0000FF"/>
                <w:u w:val="single"/>
                <w:lang w:eastAsia="zh-TW"/>
              </w:rPr>
            </w:rPrChange>
          </w:rPr>
          <w:t>对应数</w:t>
        </w:r>
        <w:r w:rsidRPr="008E4B75">
          <w:rPr>
            <w:rFonts w:hint="eastAsia"/>
            <w:highlight w:val="green"/>
            <w:rPrChange w:id="1960" w:author="IEC960923" w:date="2013-03-27T17:36:00Z">
              <w:rPr>
                <w:rFonts w:hint="eastAsia"/>
                <w:color w:val="0000FF"/>
                <w:u w:val="single"/>
              </w:rPr>
            </w:rPrChange>
          </w:rPr>
          <w:t>据表：</w:t>
        </w:r>
        <w:r w:rsidRPr="008E4B75">
          <w:rPr>
            <w:highlight w:val="green"/>
            <w:rPrChange w:id="1961" w:author="IEC960923" w:date="2013-03-27T17:36:00Z">
              <w:rPr>
                <w:rFonts w:ascii="新細明體" w:eastAsia="新細明體" w:hAnsi="新細明體"/>
                <w:color w:val="0000FF"/>
                <w:u w:val="single"/>
                <w:lang w:eastAsia="zh-TW"/>
              </w:rPr>
            </w:rPrChange>
          </w:rPr>
          <w:t>Line</w:t>
        </w:r>
        <w:r w:rsidRPr="008E4B75">
          <w:rPr>
            <w:rFonts w:hint="eastAsia"/>
            <w:highlight w:val="green"/>
            <w:rPrChange w:id="1962" w:author="IEC960923" w:date="2013-03-27T17:36:00Z">
              <w:rPr>
                <w:rFonts w:ascii="新細明體" w:eastAsia="新細明體" w:hAnsi="新細明體" w:hint="eastAsia"/>
                <w:color w:val="0000FF"/>
                <w:u w:val="single"/>
                <w:lang w:eastAsia="zh-TW"/>
              </w:rPr>
            </w:rPrChange>
          </w:rPr>
          <w:t>、</w:t>
        </w:r>
      </w:ins>
      <w:ins w:id="1963" w:author="IEC960923" w:date="2013-03-25T16:16:00Z">
        <w:r w:rsidRPr="008E4B75">
          <w:rPr>
            <w:highlight w:val="green"/>
            <w:rPrChange w:id="1964" w:author="IEC960923" w:date="2013-03-27T17:36:00Z">
              <w:rPr>
                <w:rFonts w:ascii="新細明體" w:eastAsia="新細明體" w:hAnsi="新細明體"/>
                <w:color w:val="0000FF"/>
                <w:u w:val="single"/>
                <w:lang w:eastAsia="zh-TW"/>
              </w:rPr>
            </w:rPrChange>
          </w:rPr>
          <w:t>LineEx</w:t>
        </w:r>
      </w:ins>
    </w:p>
    <w:p w:rsidR="001A5983" w:rsidRPr="00434D5C" w:rsidRDefault="001A5983" w:rsidP="001A5983"/>
    <w:p w:rsidR="001A5983" w:rsidRPr="00434D5C" w:rsidRDefault="001A5983" w:rsidP="001A5983">
      <w:pPr>
        <w:pStyle w:val="ae"/>
        <w:jc w:val="center"/>
      </w:pPr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控件說明</w:t>
      </w:r>
    </w:p>
    <w:p w:rsidR="001A5983" w:rsidRPr="00434D5C" w:rsidRDefault="00F73009" w:rsidP="001A5983">
      <w:pPr>
        <w:pStyle w:val="ae"/>
        <w:jc w:val="right"/>
      </w:pPr>
      <w:r w:rsidRPr="00F73009">
        <w:rPr>
          <w:rFonts w:hint="eastAsia"/>
        </w:rPr>
        <w:t>表</w:t>
      </w:r>
      <w:r w:rsidRPr="00F73009">
        <w:t xml:space="preserve">: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 w:rsidRPr="00F73009">
        <w:rPr>
          <w:noProof/>
        </w:rPr>
        <w:t>1.</w:t>
      </w:r>
      <w:r w:rsidR="008F5B53">
        <w:rPr>
          <w:rFonts w:hint="eastAsia"/>
          <w:noProof/>
        </w:rPr>
        <w:t>21</w:t>
      </w:r>
      <w:r w:rsidR="008E4B75">
        <w:fldChar w:fldCharType="end"/>
      </w:r>
      <w:r w:rsidRPr="00F73009">
        <w:noBreakHyphen/>
      </w:r>
      <w:r w:rsidR="008E4B75" w:rsidRPr="00F73009">
        <w:fldChar w:fldCharType="begin"/>
      </w:r>
      <w:r w:rsidRPr="00F73009">
        <w:instrText xml:space="preserve"> SEQ </w:instrText>
      </w:r>
      <w:r w:rsidRPr="00F73009">
        <w:rPr>
          <w:rFonts w:hint="eastAsia"/>
        </w:rPr>
        <w:instrText>表</w:instrText>
      </w:r>
      <w:r w:rsidRPr="00F73009">
        <w:instrText xml:space="preserve">: \* ARABIC \s 2 </w:instrText>
      </w:r>
      <w:r w:rsidR="008E4B75" w:rsidRPr="00F73009">
        <w:fldChar w:fldCharType="separate"/>
      </w:r>
      <w:r w:rsidRPr="00F73009">
        <w:rPr>
          <w:noProof/>
        </w:rPr>
        <w:t>1</w:t>
      </w:r>
      <w:r w:rsidR="008E4B75" w:rsidRPr="00F73009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PrChange w:id="1965" w:author="IEC960923" w:date="2013-03-22T18:26:00Z">
          <w:tblPr>
            <w:tblW w:w="108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</w:tblPrChange>
      </w:tblPr>
      <w:tblGrid>
        <w:gridCol w:w="445"/>
        <w:gridCol w:w="1310"/>
        <w:gridCol w:w="916"/>
        <w:gridCol w:w="677"/>
        <w:gridCol w:w="1432"/>
        <w:gridCol w:w="680"/>
        <w:gridCol w:w="2303"/>
        <w:gridCol w:w="3054"/>
        <w:tblGridChange w:id="1966">
          <w:tblGrid>
            <w:gridCol w:w="445"/>
            <w:gridCol w:w="1310"/>
            <w:gridCol w:w="916"/>
            <w:gridCol w:w="677"/>
            <w:gridCol w:w="1432"/>
            <w:gridCol w:w="680"/>
            <w:gridCol w:w="1845"/>
            <w:gridCol w:w="458"/>
            <w:gridCol w:w="3054"/>
          </w:tblGrid>
        </w:tblGridChange>
      </w:tblGrid>
      <w:tr w:rsidR="001A5983" w:rsidRPr="00434D5C" w:rsidTr="003E4CE1">
        <w:trPr>
          <w:tblHeader/>
          <w:trPrChange w:id="1967" w:author="IEC960923" w:date="2013-03-22T18:26:00Z">
            <w:trPr>
              <w:tblHeader/>
            </w:trPr>
          </w:trPrChange>
        </w:trPr>
        <w:tc>
          <w:tcPr>
            <w:tcW w:w="445" w:type="dxa"/>
            <w:shd w:val="clear" w:color="auto" w:fill="CCCCCC"/>
            <w:tcPrChange w:id="1968" w:author="IEC960923" w:date="2013-03-22T18:26:00Z">
              <w:tcPr>
                <w:tcW w:w="445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  <w:tcPrChange w:id="1969" w:author="IEC960923" w:date="2013-03-22T18:26:00Z">
              <w:tcPr>
                <w:tcW w:w="1310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  <w:tcPrChange w:id="1970" w:author="IEC960923" w:date="2013-03-22T18:26:00Z">
              <w:tcPr>
                <w:tcW w:w="916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  <w:tcPrChange w:id="1971" w:author="IEC960923" w:date="2013-03-22T18:26:00Z">
              <w:tcPr>
                <w:tcW w:w="677" w:type="dxa"/>
                <w:shd w:val="clear" w:color="auto" w:fill="CCCCCC"/>
                <w:tcFitText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  <w:spacing w:val="39"/>
              </w:rPr>
              <w:t>格</w:t>
            </w:r>
            <w:r w:rsidRPr="00F73009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  <w:tcPrChange w:id="1972" w:author="IEC960923" w:date="2013-03-22T18:26:00Z">
              <w:tcPr>
                <w:tcW w:w="1432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  <w:tcPrChange w:id="1973" w:author="IEC960923" w:date="2013-03-22T18:26:00Z">
              <w:tcPr>
                <w:tcW w:w="680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必填</w:t>
            </w:r>
          </w:p>
        </w:tc>
        <w:tc>
          <w:tcPr>
            <w:tcW w:w="2303" w:type="dxa"/>
            <w:shd w:val="clear" w:color="auto" w:fill="CCCCCC"/>
            <w:tcPrChange w:id="1974" w:author="IEC960923" w:date="2013-03-22T18:26:00Z">
              <w:tcPr>
                <w:tcW w:w="1845" w:type="dxa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事件</w:t>
            </w:r>
          </w:p>
        </w:tc>
        <w:tc>
          <w:tcPr>
            <w:tcW w:w="3054" w:type="dxa"/>
            <w:shd w:val="clear" w:color="auto" w:fill="CCCCCC"/>
            <w:tcPrChange w:id="1975" w:author="IEC960923" w:date="2013-03-22T18:26:00Z">
              <w:tcPr>
                <w:tcW w:w="3512" w:type="dxa"/>
                <w:gridSpan w:val="2"/>
                <w:shd w:val="clear" w:color="auto" w:fill="CCCCCC"/>
              </w:tcPr>
            </w:tcPrChange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備注</w:t>
            </w:r>
          </w:p>
        </w:tc>
      </w:tr>
      <w:tr w:rsidR="001A5983" w:rsidRPr="00434D5C" w:rsidTr="003E4CE1">
        <w:trPr>
          <w:trHeight w:val="93"/>
          <w:trPrChange w:id="1976" w:author="IEC960923" w:date="2013-03-22T18:26:00Z">
            <w:trPr>
              <w:trHeight w:val="93"/>
            </w:trPr>
          </w:trPrChange>
        </w:trPr>
        <w:tc>
          <w:tcPr>
            <w:tcW w:w="445" w:type="dxa"/>
            <w:tcPrChange w:id="1977" w:author="IEC960923" w:date="2013-03-22T18:26:00Z">
              <w:tcPr>
                <w:tcW w:w="445" w:type="dxa"/>
              </w:tcPr>
            </w:tcPrChange>
          </w:tcPr>
          <w:p w:rsidR="001A5983" w:rsidRPr="00434D5C" w:rsidRDefault="00F73009" w:rsidP="001A5983">
            <w:r w:rsidRPr="00F73009">
              <w:t>1</w:t>
            </w:r>
          </w:p>
        </w:tc>
        <w:tc>
          <w:tcPr>
            <w:tcW w:w="1310" w:type="dxa"/>
            <w:tcPrChange w:id="1978" w:author="IEC960923" w:date="2013-03-22T18:26:00Z">
              <w:tcPr>
                <w:tcW w:w="1310" w:type="dxa"/>
              </w:tcPr>
            </w:tcPrChange>
          </w:tcPr>
          <w:p w:rsidR="001A5983" w:rsidRPr="00434D5C" w:rsidRDefault="00F73009" w:rsidP="001A5983">
            <w:r w:rsidRPr="00F73009">
              <w:t>Customer</w:t>
            </w:r>
          </w:p>
        </w:tc>
        <w:tc>
          <w:tcPr>
            <w:tcW w:w="916" w:type="dxa"/>
            <w:tcPrChange w:id="1979" w:author="IEC960923" w:date="2013-03-22T18:26:00Z">
              <w:tcPr>
                <w:tcW w:w="916" w:type="dxa"/>
              </w:tcPr>
            </w:tcPrChange>
          </w:tcPr>
          <w:p w:rsidR="001A5983" w:rsidRPr="00434D5C" w:rsidRDefault="00F73009" w:rsidP="001A5983">
            <w:r w:rsidRPr="00F73009">
              <w:t>Select</w:t>
            </w:r>
          </w:p>
        </w:tc>
        <w:tc>
          <w:tcPr>
            <w:tcW w:w="677" w:type="dxa"/>
            <w:tcPrChange w:id="1980" w:author="IEC960923" w:date="2013-03-22T18:26:00Z">
              <w:tcPr>
                <w:tcW w:w="677" w:type="dxa"/>
              </w:tcPr>
            </w:tcPrChange>
          </w:tcPr>
          <w:p w:rsidR="001A5983" w:rsidRPr="00434D5C" w:rsidRDefault="001A5983" w:rsidP="001A5983"/>
        </w:tc>
        <w:tc>
          <w:tcPr>
            <w:tcW w:w="1432" w:type="dxa"/>
            <w:tcPrChange w:id="1981" w:author="IEC960923" w:date="2013-03-22T18:26:00Z">
              <w:tcPr>
                <w:tcW w:w="1432" w:type="dxa"/>
              </w:tcPr>
            </w:tcPrChange>
          </w:tcPr>
          <w:p w:rsidR="001A5983" w:rsidRPr="00434D5C" w:rsidRDefault="00F73009" w:rsidP="001A5983">
            <w:r w:rsidRPr="00F73009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  <w:tcPrChange w:id="1982" w:author="IEC960923" w:date="2013-03-22T18:26:00Z">
              <w:tcPr>
                <w:tcW w:w="680" w:type="dxa"/>
              </w:tcPr>
            </w:tcPrChange>
          </w:tcPr>
          <w:p w:rsidR="001A5983" w:rsidRPr="00434D5C" w:rsidRDefault="001A5983" w:rsidP="001A5983"/>
        </w:tc>
        <w:tc>
          <w:tcPr>
            <w:tcW w:w="2303" w:type="dxa"/>
            <w:tcPrChange w:id="1983" w:author="IEC960923" w:date="2013-03-22T18:26:00Z">
              <w:tcPr>
                <w:tcW w:w="1845" w:type="dxa"/>
              </w:tcPr>
            </w:tcPrChange>
          </w:tcPr>
          <w:p w:rsidR="001A5983" w:rsidRPr="00434D5C" w:rsidRDefault="00F73009" w:rsidP="001A5983">
            <w:r w:rsidRPr="00F73009">
              <w:t>Change</w:t>
            </w:r>
            <w:r w:rsidRPr="00F73009">
              <w:rPr>
                <w:rFonts w:hint="eastAsia"/>
              </w:rPr>
              <w:t>：</w:t>
            </w:r>
            <w:r w:rsidRPr="00F73009">
              <w:t>PdLine List</w:t>
            </w:r>
            <w:r w:rsidRPr="00F73009">
              <w:rPr>
                <w:rFonts w:hint="eastAsia"/>
              </w:rPr>
              <w:t>中换为显示与</w:t>
            </w:r>
            <w:r w:rsidRPr="00F73009">
              <w:t>Customer</w:t>
            </w:r>
            <w:r w:rsidRPr="00F73009">
              <w:rPr>
                <w:rFonts w:hint="eastAsia"/>
              </w:rPr>
              <w:t>、</w:t>
            </w:r>
            <w:r w:rsidRPr="00F73009">
              <w:t>Stage</w:t>
            </w:r>
            <w:r w:rsidRPr="00F73009">
              <w:rPr>
                <w:rFonts w:hint="eastAsia"/>
              </w:rPr>
              <w:t>的当前选项对应的</w:t>
            </w:r>
            <w:r w:rsidRPr="00F73009">
              <w:t>PdLine</w:t>
            </w:r>
            <w:r w:rsidRPr="00F73009">
              <w:rPr>
                <w:rFonts w:hint="eastAsia"/>
              </w:rPr>
              <w:t>。</w:t>
            </w:r>
          </w:p>
        </w:tc>
        <w:tc>
          <w:tcPr>
            <w:tcW w:w="3054" w:type="dxa"/>
            <w:tcPrChange w:id="1984" w:author="IEC960923" w:date="2013-03-22T18:26:00Z">
              <w:tcPr>
                <w:tcW w:w="3512" w:type="dxa"/>
                <w:gridSpan w:val="2"/>
              </w:tcPr>
            </w:tcPrChange>
          </w:tcPr>
          <w:p w:rsidR="001A5983" w:rsidRPr="00434D5C" w:rsidRDefault="00F73009" w:rsidP="001A5983">
            <w:r w:rsidRPr="00F73009">
              <w:rPr>
                <w:rFonts w:hint="eastAsia"/>
              </w:rPr>
              <w:t>选项包括系统中所有</w:t>
            </w:r>
            <w:r w:rsidRPr="00F73009">
              <w:t>Customer</w:t>
            </w:r>
            <w:r w:rsidRPr="00F73009">
              <w:rPr>
                <w:rFonts w:hint="eastAsia"/>
              </w:rPr>
              <w:t>的名称</w:t>
            </w:r>
          </w:p>
        </w:tc>
      </w:tr>
      <w:tr w:rsidR="001A5983" w:rsidRPr="00434D5C" w:rsidTr="003E4CE1">
        <w:tc>
          <w:tcPr>
            <w:tcW w:w="445" w:type="dxa"/>
            <w:tcPrChange w:id="1985" w:author="IEC960923" w:date="2013-03-22T18:26:00Z">
              <w:tcPr>
                <w:tcW w:w="445" w:type="dxa"/>
              </w:tcPr>
            </w:tcPrChange>
          </w:tcPr>
          <w:p w:rsidR="001A5983" w:rsidRPr="00434D5C" w:rsidRDefault="00F73009" w:rsidP="001A5983">
            <w:r w:rsidRPr="00F73009">
              <w:t>2</w:t>
            </w:r>
          </w:p>
        </w:tc>
        <w:tc>
          <w:tcPr>
            <w:tcW w:w="1310" w:type="dxa"/>
            <w:tcPrChange w:id="1986" w:author="IEC960923" w:date="2013-03-22T18:26:00Z">
              <w:tcPr>
                <w:tcW w:w="1310" w:type="dxa"/>
              </w:tcPr>
            </w:tcPrChange>
          </w:tcPr>
          <w:p w:rsidR="001A5983" w:rsidRPr="00434D5C" w:rsidRDefault="00F73009" w:rsidP="001A5983">
            <w:r w:rsidRPr="00F73009">
              <w:t>Stage</w:t>
            </w:r>
          </w:p>
        </w:tc>
        <w:tc>
          <w:tcPr>
            <w:tcW w:w="916" w:type="dxa"/>
            <w:tcPrChange w:id="1987" w:author="IEC960923" w:date="2013-03-22T18:26:00Z">
              <w:tcPr>
                <w:tcW w:w="916" w:type="dxa"/>
              </w:tcPr>
            </w:tcPrChange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  <w:tcPrChange w:id="1988" w:author="IEC960923" w:date="2013-03-22T18:26:00Z">
              <w:tcPr>
                <w:tcW w:w="677" w:type="dxa"/>
              </w:tcPr>
            </w:tcPrChange>
          </w:tcPr>
          <w:p w:rsidR="001A5983" w:rsidRPr="00434D5C" w:rsidRDefault="001A5983" w:rsidP="001A5983"/>
        </w:tc>
        <w:tc>
          <w:tcPr>
            <w:tcW w:w="1432" w:type="dxa"/>
            <w:tcPrChange w:id="1989" w:author="IEC960923" w:date="2013-03-22T18:26:00Z">
              <w:tcPr>
                <w:tcW w:w="1432" w:type="dxa"/>
              </w:tcPr>
            </w:tcPrChange>
          </w:tcPr>
          <w:p w:rsidR="001A5983" w:rsidRPr="00434D5C" w:rsidRDefault="00F73009" w:rsidP="001A5983">
            <w:r w:rsidRPr="00F73009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  <w:tcPrChange w:id="1990" w:author="IEC960923" w:date="2013-03-22T18:26:00Z">
              <w:tcPr>
                <w:tcW w:w="680" w:type="dxa"/>
              </w:tcPr>
            </w:tcPrChange>
          </w:tcPr>
          <w:p w:rsidR="001A5983" w:rsidRPr="00434D5C" w:rsidRDefault="001A5983" w:rsidP="001A5983"/>
        </w:tc>
        <w:tc>
          <w:tcPr>
            <w:tcW w:w="2303" w:type="dxa"/>
            <w:tcPrChange w:id="1991" w:author="IEC960923" w:date="2013-03-22T18:26:00Z">
              <w:tcPr>
                <w:tcW w:w="1845" w:type="dxa"/>
              </w:tcPr>
            </w:tcPrChange>
          </w:tcPr>
          <w:p w:rsidR="001A5983" w:rsidRPr="00434D5C" w:rsidRDefault="00F73009" w:rsidP="001A5983">
            <w:r w:rsidRPr="00F73009">
              <w:t>Change</w:t>
            </w:r>
            <w:r w:rsidRPr="00F73009">
              <w:rPr>
                <w:rFonts w:hint="eastAsia"/>
              </w:rPr>
              <w:t>：</w:t>
            </w:r>
            <w:r w:rsidRPr="00F73009">
              <w:t>PdLine List</w:t>
            </w:r>
            <w:r w:rsidRPr="00F73009">
              <w:rPr>
                <w:rFonts w:hint="eastAsia"/>
              </w:rPr>
              <w:t>中换为显示与</w:t>
            </w:r>
            <w:r w:rsidRPr="00F73009">
              <w:t>Customer</w:t>
            </w:r>
            <w:r w:rsidRPr="00F73009">
              <w:rPr>
                <w:rFonts w:hint="eastAsia"/>
              </w:rPr>
              <w:t>、</w:t>
            </w:r>
            <w:r w:rsidRPr="00F73009">
              <w:t>Stage</w:t>
            </w:r>
            <w:r w:rsidRPr="00F73009">
              <w:rPr>
                <w:rFonts w:hint="eastAsia"/>
              </w:rPr>
              <w:t>的当前选项对应的</w:t>
            </w:r>
            <w:r w:rsidRPr="00F73009">
              <w:t>PdLine</w:t>
            </w:r>
            <w:r w:rsidRPr="00F73009">
              <w:rPr>
                <w:rFonts w:hint="eastAsia"/>
              </w:rPr>
              <w:t>。</w:t>
            </w:r>
          </w:p>
        </w:tc>
        <w:tc>
          <w:tcPr>
            <w:tcW w:w="3054" w:type="dxa"/>
            <w:tcPrChange w:id="1992" w:author="IEC960923" w:date="2013-03-22T18:26:00Z">
              <w:tcPr>
                <w:tcW w:w="3512" w:type="dxa"/>
                <w:gridSpan w:val="2"/>
              </w:tcPr>
            </w:tcPrChange>
          </w:tcPr>
          <w:p w:rsidR="001A5983" w:rsidRPr="00434D5C" w:rsidRDefault="00F73009" w:rsidP="007F0843">
            <w:r w:rsidRPr="00F73009">
              <w:rPr>
                <w:rFonts w:hint="eastAsia"/>
              </w:rPr>
              <w:t>选项包括系统中所有的</w:t>
            </w:r>
            <w:r w:rsidRPr="00F73009">
              <w:t>Stage</w:t>
            </w:r>
            <w:r w:rsidRPr="00F73009">
              <w:rPr>
                <w:rFonts w:hint="eastAsia"/>
              </w:rPr>
              <w:t>：</w:t>
            </w:r>
            <w:r w:rsidR="007F0843" w:rsidRPr="00F73009" w:rsidDel="007F0843">
              <w:t xml:space="preserve"> </w:t>
            </w:r>
            <w:r w:rsidRPr="00F73009">
              <w:t>SA</w:t>
            </w:r>
            <w:r w:rsidRPr="00F73009">
              <w:rPr>
                <w:rFonts w:hint="eastAsia"/>
              </w:rPr>
              <w:t>、</w:t>
            </w:r>
            <w:r w:rsidRPr="00F73009">
              <w:t>FA</w:t>
            </w:r>
            <w:r w:rsidRPr="00F73009">
              <w:rPr>
                <w:rFonts w:hint="eastAsia"/>
              </w:rPr>
              <w:t>和</w:t>
            </w:r>
            <w:r w:rsidRPr="00F73009">
              <w:t>PAK</w:t>
            </w:r>
          </w:p>
        </w:tc>
      </w:tr>
      <w:tr w:rsidR="001A5983" w:rsidRPr="00434D5C" w:rsidTr="003E4CE1">
        <w:tc>
          <w:tcPr>
            <w:tcW w:w="445" w:type="dxa"/>
            <w:tcPrChange w:id="1993" w:author="IEC960923" w:date="2013-03-22T18:26:00Z">
              <w:tcPr>
                <w:tcW w:w="445" w:type="dxa"/>
              </w:tcPr>
            </w:tcPrChange>
          </w:tcPr>
          <w:p w:rsidR="001A5983" w:rsidRPr="00434D5C" w:rsidRDefault="00F73009" w:rsidP="001A5983">
            <w:r w:rsidRPr="00F73009">
              <w:t>3</w:t>
            </w:r>
          </w:p>
        </w:tc>
        <w:tc>
          <w:tcPr>
            <w:tcW w:w="1310" w:type="dxa"/>
            <w:tcPrChange w:id="1994" w:author="IEC960923" w:date="2013-03-22T18:26:00Z">
              <w:tcPr>
                <w:tcW w:w="1310" w:type="dxa"/>
              </w:tcPr>
            </w:tcPrChange>
          </w:tcPr>
          <w:p w:rsidR="001A5983" w:rsidRPr="00434D5C" w:rsidRDefault="00F73009" w:rsidP="001A5983">
            <w:r w:rsidRPr="00F73009">
              <w:t>PdLine List</w:t>
            </w:r>
          </w:p>
        </w:tc>
        <w:tc>
          <w:tcPr>
            <w:tcW w:w="916" w:type="dxa"/>
            <w:tcPrChange w:id="1995" w:author="IEC960923" w:date="2013-03-22T18:26:00Z">
              <w:tcPr>
                <w:tcW w:w="916" w:type="dxa"/>
              </w:tcPr>
            </w:tcPrChange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  <w:tcPrChange w:id="1996" w:author="IEC960923" w:date="2013-03-22T18:26:00Z">
              <w:tcPr>
                <w:tcW w:w="677" w:type="dxa"/>
              </w:tcPr>
            </w:tcPrChange>
          </w:tcPr>
          <w:p w:rsidR="001A5983" w:rsidRPr="00434D5C" w:rsidRDefault="001A5983" w:rsidP="001A5983"/>
        </w:tc>
        <w:tc>
          <w:tcPr>
            <w:tcW w:w="1432" w:type="dxa"/>
            <w:tcPrChange w:id="1997" w:author="IEC960923" w:date="2013-03-22T18:26:00Z">
              <w:tcPr>
                <w:tcW w:w="1432" w:type="dxa"/>
              </w:tcPr>
            </w:tcPrChange>
          </w:tcPr>
          <w:p w:rsidR="001A5983" w:rsidRPr="003E4CE1" w:rsidRDefault="00F73009">
            <w:pPr>
              <w:rPr>
                <w:rFonts w:eastAsia="新細明體"/>
                <w:lang w:eastAsia="zh-TW"/>
                <w:rPrChange w:id="1998" w:author="IEC960923" w:date="2013-03-22T18:25:00Z">
                  <w:rPr/>
                </w:rPrChange>
              </w:rPr>
            </w:pPr>
            <w:r w:rsidRPr="00F73009">
              <w:rPr>
                <w:rFonts w:hint="eastAsia"/>
              </w:rPr>
              <w:t>显示与</w:t>
            </w:r>
            <w:r w:rsidRPr="00F73009">
              <w:t>Customer</w:t>
            </w:r>
            <w:r w:rsidRPr="00F73009">
              <w:rPr>
                <w:rFonts w:hint="eastAsia"/>
              </w:rPr>
              <w:t>、</w:t>
            </w:r>
            <w:r w:rsidRPr="00F73009">
              <w:t>Stage</w:t>
            </w:r>
            <w:r w:rsidRPr="00F73009">
              <w:rPr>
                <w:rFonts w:hint="eastAsia"/>
              </w:rPr>
              <w:t>的当前选项对应的</w:t>
            </w:r>
            <w:r w:rsidRPr="00F73009">
              <w:t xml:space="preserve">PdLine </w:t>
            </w:r>
          </w:p>
        </w:tc>
        <w:tc>
          <w:tcPr>
            <w:tcW w:w="680" w:type="dxa"/>
            <w:tcPrChange w:id="1999" w:author="IEC960923" w:date="2013-03-22T18:26:00Z">
              <w:tcPr>
                <w:tcW w:w="680" w:type="dxa"/>
              </w:tcPr>
            </w:tcPrChange>
          </w:tcPr>
          <w:p w:rsidR="001A5983" w:rsidRPr="00434D5C" w:rsidRDefault="001A5983" w:rsidP="001A5983"/>
        </w:tc>
        <w:tc>
          <w:tcPr>
            <w:tcW w:w="2303" w:type="dxa"/>
            <w:tcPrChange w:id="2000" w:author="IEC960923" w:date="2013-03-22T18:26:00Z">
              <w:tcPr>
                <w:tcW w:w="1845" w:type="dxa"/>
              </w:tcPr>
            </w:tcPrChange>
          </w:tcPr>
          <w:p w:rsidR="001A5983" w:rsidRPr="00434D5C" w:rsidRDefault="00F73009" w:rsidP="001A5983">
            <w:r w:rsidRPr="00F73009">
              <w:t>Click</w:t>
            </w:r>
            <w:r w:rsidRPr="00F73009">
              <w:rPr>
                <w:rFonts w:hint="eastAsia"/>
              </w:rPr>
              <w:t>：原高亮被选的</w:t>
            </w:r>
            <w:r w:rsidRPr="00F73009">
              <w:t>PdLine</w:t>
            </w:r>
            <w:r w:rsidRPr="00F73009">
              <w:rPr>
                <w:rFonts w:hint="eastAsia"/>
              </w:rPr>
              <w:t>恢复正常显示，被点击的</w:t>
            </w:r>
            <w:r w:rsidRPr="00F73009">
              <w:t>PdLine</w:t>
            </w:r>
            <w:r w:rsidRPr="00F73009">
              <w:rPr>
                <w:rFonts w:hint="eastAsia"/>
              </w:rPr>
              <w:t>被高亮选择，下部的</w:t>
            </w:r>
            <w:r w:rsidRPr="00F73009">
              <w:t>PdLine</w:t>
            </w:r>
            <w:del w:id="2001" w:author="IEC960923" w:date="2013-03-22T18:26:00Z">
              <w:r w:rsidRPr="00F73009" w:rsidDel="003E4CE1">
                <w:rPr>
                  <w:rFonts w:ascii="新細明體" w:eastAsia="新細明體" w:hAnsi="新細明體" w:hint="eastAsia"/>
                  <w:lang w:eastAsia="zh-TW"/>
                </w:rPr>
                <w:delText>和</w:delText>
              </w:r>
            </w:del>
            <w:ins w:id="2002" w:author="IEC960923" w:date="2013-03-22T18:26:00Z">
              <w:r w:rsidR="003E4CE1">
                <w:rPr>
                  <w:rFonts w:ascii="新細明體" w:eastAsia="新細明體" w:hAnsi="新細明體" w:hint="eastAsia"/>
                  <w:lang w:eastAsia="zh-TW"/>
                </w:rPr>
                <w:t>、</w:t>
              </w:r>
            </w:ins>
            <w:r w:rsidRPr="00F73009">
              <w:t>Description</w:t>
            </w:r>
            <w:ins w:id="2003" w:author="IEC960923" w:date="2013-03-22T18:26:00Z">
              <w:r w:rsidR="008E4B75" w:rsidRPr="008E4B75">
                <w:rPr>
                  <w:rFonts w:hint="eastAsia"/>
                  <w:highlight w:val="green"/>
                  <w:rPrChange w:id="2004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05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t>AliasLine</w:t>
              </w:r>
            </w:ins>
            <w:ins w:id="2006" w:author="IEC960923" w:date="2013-03-22T18:27:00Z">
              <w:r w:rsidR="008E4B75" w:rsidRPr="008E4B75">
                <w:rPr>
                  <w:rFonts w:hint="eastAsia"/>
                  <w:highlight w:val="green"/>
                  <w:rPrChange w:id="2007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08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t>AvgSpeed</w:t>
              </w:r>
              <w:r w:rsidR="008E4B75" w:rsidRPr="008E4B75">
                <w:rPr>
                  <w:rFonts w:hint="eastAsia"/>
                  <w:highlight w:val="green"/>
                  <w:rPrChange w:id="2009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10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t>AvgManPower</w:t>
              </w:r>
              <w:r w:rsidR="008E4B75" w:rsidRPr="008E4B75">
                <w:rPr>
                  <w:rFonts w:hint="eastAsia"/>
                  <w:highlight w:val="green"/>
                  <w:rPrChange w:id="2011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12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t>AvgStationQty</w:t>
              </w:r>
              <w:r w:rsidR="008E4B75" w:rsidRPr="008E4B75">
                <w:rPr>
                  <w:rFonts w:hint="eastAsia"/>
                  <w:highlight w:val="green"/>
                  <w:rPrChange w:id="2013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14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lastRenderedPageBreak/>
                <w:t>Owner</w:t>
              </w:r>
              <w:r w:rsidR="008E4B75" w:rsidRPr="008E4B75">
                <w:rPr>
                  <w:rFonts w:hint="eastAsia"/>
                  <w:highlight w:val="green"/>
                  <w:rPrChange w:id="2015" w:author="IEC960923" w:date="2013-03-27T17:36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16" w:author="IEC960923" w:date="2013-03-27T17:36:00Z">
                    <w:rPr>
                      <w:rFonts w:ascii="新細明體" w:eastAsia="新細明體" w:hAnsi="新細明體"/>
                      <w:color w:val="0000FF"/>
                      <w:u w:val="single"/>
                      <w:lang w:eastAsia="zh-TW"/>
                    </w:rPr>
                  </w:rPrChange>
                </w:rPr>
                <w:t>IEOwner</w:t>
              </w:r>
            </w:ins>
            <w:r w:rsidRPr="00F73009">
              <w:rPr>
                <w:rFonts w:hint="eastAsia"/>
              </w:rPr>
              <w:t>文本框中显示被点击</w:t>
            </w:r>
            <w:r w:rsidRPr="00F73009">
              <w:t>PdLine</w:t>
            </w:r>
            <w:r w:rsidRPr="00F73009">
              <w:rPr>
                <w:rFonts w:hint="eastAsia"/>
              </w:rPr>
              <w:t>的名称和描述</w:t>
            </w:r>
            <w:ins w:id="2017" w:author="IEC960923" w:date="2013-03-22T18:28:00Z">
              <w:r w:rsidR="008E4B75" w:rsidRPr="008E4B75">
                <w:rPr>
                  <w:rFonts w:hint="eastAsia"/>
                  <w:rPrChange w:id="2018" w:author="IEC960923" w:date="2013-03-22T18:28:00Z">
                    <w:rPr>
                      <w:rFonts w:ascii="新細明體" w:eastAsia="新細明體" w:hAnsi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及相關欄位</w:t>
              </w:r>
            </w:ins>
            <w:r w:rsidRPr="00F73009">
              <w:rPr>
                <w:rFonts w:hint="eastAsia"/>
              </w:rPr>
              <w:t>。若被点击行为空行，则</w:t>
            </w:r>
            <w:r w:rsidRPr="00F73009">
              <w:t>Disable Delete</w:t>
            </w:r>
            <w:r w:rsidRPr="00F73009">
              <w:rPr>
                <w:rFonts w:hint="eastAsia"/>
              </w:rPr>
              <w:t>按钮。</w:t>
            </w:r>
          </w:p>
        </w:tc>
        <w:tc>
          <w:tcPr>
            <w:tcW w:w="3054" w:type="dxa"/>
            <w:tcPrChange w:id="2019" w:author="IEC960923" w:date="2013-03-22T18:26:00Z">
              <w:tcPr>
                <w:tcW w:w="3512" w:type="dxa"/>
                <w:gridSpan w:val="2"/>
              </w:tcPr>
            </w:tcPrChange>
          </w:tcPr>
          <w:p w:rsidR="001A5983" w:rsidRPr="00434D5C" w:rsidRDefault="00F73009" w:rsidP="001A5983">
            <w:pPr>
              <w:rPr>
                <w:rFonts w:ascii="Tahoma" w:hAnsi="Tahoma"/>
                <w:sz w:val="18"/>
              </w:rPr>
            </w:pPr>
            <w:r w:rsidRPr="00F73009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F73009">
              <w:rPr>
                <w:rFonts w:ascii="Tahoma" w:hAnsi="Tahoma"/>
                <w:sz w:val="18"/>
              </w:rPr>
              <w:t>PdLine</w:t>
            </w:r>
            <w:r w:rsidRPr="00F73009">
              <w:rPr>
                <w:rFonts w:ascii="Tahoma" w:hAnsi="Tahoma" w:hint="eastAsia"/>
                <w:sz w:val="18"/>
              </w:rPr>
              <w:t>和</w:t>
            </w:r>
            <w:r w:rsidRPr="00F73009">
              <w:rPr>
                <w:rFonts w:ascii="Tahoma" w:hAnsi="Tahoma"/>
                <w:sz w:val="18"/>
              </w:rPr>
              <w:t>Description</w:t>
            </w:r>
            <w:r w:rsidR="008E4B75" w:rsidRPr="008E4B75">
              <w:rPr>
                <w:rFonts w:ascii="Tahoma" w:hAnsi="Tahoma" w:hint="eastAsia"/>
                <w:sz w:val="18"/>
                <w:highlight w:val="green"/>
                <w:rPrChange w:id="2020" w:author="IEC960923" w:date="2013-03-27T17:36:00Z">
                  <w:rPr>
                    <w:rFonts w:ascii="Tahoma" w:hAnsi="Tahoma" w:hint="eastAsia"/>
                    <w:color w:val="0000FF"/>
                    <w:sz w:val="18"/>
                    <w:u w:val="single"/>
                  </w:rPr>
                </w:rPrChange>
              </w:rPr>
              <w:t>、</w:t>
            </w:r>
            <w:ins w:id="2021" w:author="IEC960923" w:date="2013-03-22T18:28:00Z">
              <w:r w:rsidR="008E4B75" w:rsidRPr="008E4B75">
                <w:rPr>
                  <w:highlight w:val="green"/>
                  <w:rPrChange w:id="2022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AliasLine</w:t>
              </w:r>
              <w:r w:rsidR="008E4B75" w:rsidRPr="008E4B75">
                <w:rPr>
                  <w:rFonts w:hint="eastAsia"/>
                  <w:highlight w:val="green"/>
                  <w:rPrChange w:id="2023" w:author="IEC960923" w:date="2013-03-27T17:36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24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AvgSpeed</w:t>
              </w:r>
              <w:r w:rsidR="008E4B75" w:rsidRPr="008E4B75">
                <w:rPr>
                  <w:rFonts w:hint="eastAsia"/>
                  <w:highlight w:val="green"/>
                  <w:rPrChange w:id="2025" w:author="IEC960923" w:date="2013-03-27T17:36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26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AvgManPower</w:t>
              </w:r>
              <w:r w:rsidR="008E4B75" w:rsidRPr="008E4B75">
                <w:rPr>
                  <w:rFonts w:hint="eastAsia"/>
                  <w:highlight w:val="green"/>
                  <w:rPrChange w:id="2027" w:author="IEC960923" w:date="2013-03-27T17:36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28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AvgStationQty</w:t>
              </w:r>
              <w:r w:rsidR="008E4B75" w:rsidRPr="008E4B75">
                <w:rPr>
                  <w:rFonts w:hint="eastAsia"/>
                  <w:highlight w:val="green"/>
                  <w:rPrChange w:id="2029" w:author="IEC960923" w:date="2013-03-27T17:36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30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Owner</w:t>
              </w:r>
              <w:r w:rsidR="008E4B75" w:rsidRPr="008E4B75">
                <w:rPr>
                  <w:rFonts w:hint="eastAsia"/>
                  <w:highlight w:val="green"/>
                  <w:rPrChange w:id="2031" w:author="IEC960923" w:date="2013-03-27T17:36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、</w:t>
              </w:r>
              <w:r w:rsidR="008E4B75" w:rsidRPr="008E4B75">
                <w:rPr>
                  <w:highlight w:val="green"/>
                  <w:rPrChange w:id="2032" w:author="IEC960923" w:date="2013-03-27T17:36:00Z">
                    <w:rPr>
                      <w:color w:val="0000FF"/>
                      <w:u w:val="single"/>
                    </w:rPr>
                  </w:rPrChange>
                </w:rPr>
                <w:t>IEOwner</w:t>
              </w:r>
              <w:r w:rsidR="003E4CE1">
                <w:rPr>
                  <w:rFonts w:eastAsia="新細明體" w:hint="eastAsia"/>
                  <w:lang w:eastAsia="zh-TW"/>
                </w:rPr>
                <w:t>、</w:t>
              </w:r>
            </w:ins>
            <w:r w:rsidRPr="00F73009">
              <w:rPr>
                <w:rFonts w:ascii="Tahoma" w:hAnsi="Tahoma"/>
                <w:sz w:val="18"/>
              </w:rPr>
              <w:t>Editor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Cdt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Udt</w:t>
            </w:r>
          </w:p>
          <w:p w:rsidR="001A5983" w:rsidRDefault="00F73009" w:rsidP="001A5983">
            <w:pPr>
              <w:rPr>
                <w:ins w:id="2033" w:author="IEC960923" w:date="2013-03-27T17:36:00Z"/>
                <w:rFonts w:eastAsia="新細明體"/>
                <w:lang w:eastAsia="zh-TW"/>
              </w:rPr>
            </w:pPr>
            <w:r w:rsidRPr="00F73009">
              <w:rPr>
                <w:rFonts w:hint="eastAsia"/>
              </w:rPr>
              <w:t>按“</w:t>
            </w:r>
            <w:r w:rsidRPr="00F73009">
              <w:t>PdLine</w:t>
            </w:r>
            <w:r w:rsidRPr="00F73009">
              <w:rPr>
                <w:rFonts w:hint="eastAsia"/>
              </w:rPr>
              <w:t>”列的字母序排序</w:t>
            </w:r>
          </w:p>
          <w:p w:rsidR="0061434F" w:rsidRDefault="0061434F" w:rsidP="001A5983">
            <w:pPr>
              <w:rPr>
                <w:ins w:id="2034" w:author="IEC960923" w:date="2013-03-27T17:36:00Z"/>
                <w:rFonts w:eastAsia="新細明體"/>
                <w:lang w:eastAsia="zh-TW"/>
              </w:rPr>
            </w:pPr>
          </w:p>
          <w:p w:rsidR="0061434F" w:rsidRPr="00160D09" w:rsidRDefault="008E4B75" w:rsidP="001A5983">
            <w:pPr>
              <w:rPr>
                <w:ins w:id="2035" w:author="IEC960923" w:date="2013-03-27T17:39:00Z"/>
                <w:rFonts w:eastAsia="新細明體"/>
                <w:highlight w:val="green"/>
                <w:lang w:eastAsia="zh-TW"/>
                <w:rPrChange w:id="2036" w:author="IEC960923" w:date="2013-03-27T17:40:00Z">
                  <w:rPr>
                    <w:ins w:id="2037" w:author="IEC960923" w:date="2013-03-27T17:39:00Z"/>
                    <w:rFonts w:eastAsia="新細明體"/>
                    <w:lang w:eastAsia="zh-TW"/>
                  </w:rPr>
                </w:rPrChange>
              </w:rPr>
            </w:pPr>
            <w:ins w:id="2038" w:author="IEC960923" w:date="2013-03-27T17:37:00Z">
              <w:r w:rsidRPr="008E4B75">
                <w:rPr>
                  <w:rFonts w:eastAsia="新細明體"/>
                  <w:highlight w:val="green"/>
                  <w:lang w:eastAsia="zh-TW"/>
                  <w:rPrChange w:id="2039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PdLine List</w:t>
              </w:r>
              <w:r w:rsidRPr="008E4B75">
                <w:rPr>
                  <w:rFonts w:eastAsia="新細明體" w:hint="eastAsia"/>
                  <w:highlight w:val="green"/>
                  <w:lang w:eastAsia="zh-TW"/>
                  <w:rPrChange w:id="2040" w:author="IEC960923" w:date="2013-03-27T17:40:00Z">
                    <w:rPr>
                      <w:rFonts w:eastAsia="新細明體" w:hint="eastAsia"/>
                      <w:color w:val="0000FF"/>
                      <w:u w:val="single"/>
                      <w:lang w:eastAsia="zh-TW"/>
                    </w:rPr>
                  </w:rPrChange>
                </w:rPr>
                <w:t>取得方法：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041" w:author="IEC960923" w:date="2013-03-27T17:39:00Z"/>
                <w:rFonts w:ascii="Courier New" w:hAnsi="Courier New" w:cs="Courier New"/>
                <w:noProof/>
                <w:color w:val="808080"/>
                <w:szCs w:val="20"/>
                <w:highlight w:val="green"/>
                <w:rPrChange w:id="2042" w:author="IEC960923" w:date="2013-03-27T17:40:00Z">
                  <w:rPr>
                    <w:ins w:id="2043" w:author="IEC960923" w:date="2013-03-27T17:39:00Z"/>
                    <w:rFonts w:ascii="Courier New" w:hAnsi="Courier New" w:cs="Courier New"/>
                    <w:noProof/>
                    <w:color w:val="808080"/>
                    <w:szCs w:val="20"/>
                  </w:rPr>
                </w:rPrChange>
              </w:rPr>
            </w:pPr>
            <w:ins w:id="2044" w:author="IEC960923" w:date="2013-03-27T17:39:00Z"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045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lastRenderedPageBreak/>
                <w:t>select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4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4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4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4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5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51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52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53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54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Descr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55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5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5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5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5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AliasLine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6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061" w:author="IEC960923" w:date="2013-03-27T17:39:00Z"/>
                <w:rFonts w:ascii="Courier New" w:hAnsi="Courier New" w:cs="Courier New"/>
                <w:noProof/>
                <w:szCs w:val="20"/>
                <w:highlight w:val="green"/>
                <w:rPrChange w:id="2062" w:author="IEC960923" w:date="2013-03-27T17:40:00Z">
                  <w:rPr>
                    <w:ins w:id="2063" w:author="IEC960923" w:date="2013-03-27T17:39:00Z"/>
                    <w:rFonts w:ascii="Courier New" w:hAnsi="Courier New" w:cs="Courier New"/>
                    <w:noProof/>
                    <w:szCs w:val="20"/>
                  </w:rPr>
                </w:rPrChange>
              </w:rPr>
            </w:pPr>
            <w:ins w:id="2064" w:author="IEC960923" w:date="2013-03-27T17:39:00Z"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65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66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6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AvgSpeed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6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69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70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71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72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AvgManPower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73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74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75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76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7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AvgStationQty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7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79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080" w:author="IEC960923" w:date="2013-03-27T17:39:00Z"/>
                <w:rFonts w:ascii="Courier New" w:hAnsi="Courier New" w:cs="Courier New"/>
                <w:noProof/>
                <w:color w:val="008080"/>
                <w:szCs w:val="20"/>
                <w:highlight w:val="green"/>
                <w:rPrChange w:id="2081" w:author="IEC960923" w:date="2013-03-27T17:40:00Z">
                  <w:rPr>
                    <w:ins w:id="2082" w:author="IEC960923" w:date="2013-03-27T17:39:00Z"/>
                    <w:rFonts w:ascii="Courier New" w:hAnsi="Courier New" w:cs="Courier New"/>
                    <w:noProof/>
                    <w:color w:val="008080"/>
                    <w:szCs w:val="20"/>
                  </w:rPr>
                </w:rPrChange>
              </w:rPr>
            </w:pPr>
            <w:ins w:id="2083" w:author="IEC960923" w:date="2013-03-27T17:39:00Z"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84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85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08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>Owner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87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88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8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9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91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IEOwner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92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93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94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95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96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Editor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097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098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09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0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01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Cdt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02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03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04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05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06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Udt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107" w:author="IEC960923" w:date="2013-03-27T17:39:00Z"/>
                <w:rFonts w:ascii="Courier New" w:hAnsi="Courier New" w:cs="Courier New"/>
                <w:noProof/>
                <w:color w:val="008080"/>
                <w:szCs w:val="20"/>
                <w:highlight w:val="green"/>
                <w:rPrChange w:id="2108" w:author="IEC960923" w:date="2013-03-27T17:40:00Z">
                  <w:rPr>
                    <w:ins w:id="2109" w:author="IEC960923" w:date="2013-03-27T17:39:00Z"/>
                    <w:rFonts w:ascii="Courier New" w:hAnsi="Courier New" w:cs="Courier New"/>
                    <w:noProof/>
                    <w:color w:val="008080"/>
                    <w:szCs w:val="20"/>
                  </w:rPr>
                </w:rPrChange>
              </w:rPr>
            </w:pPr>
            <w:ins w:id="2110" w:author="IEC960923" w:date="2013-03-27T17:39:00Z"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111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>from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12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13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14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15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16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,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17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18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LineEx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19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20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121" w:author="IEC960923" w:date="2013-03-27T17:39:00Z"/>
                <w:rFonts w:ascii="Courier New" w:hAnsi="Courier New" w:cs="Courier New"/>
                <w:noProof/>
                <w:szCs w:val="20"/>
                <w:highlight w:val="green"/>
                <w:rPrChange w:id="2122" w:author="IEC960923" w:date="2013-03-27T17:40:00Z">
                  <w:rPr>
                    <w:ins w:id="2123" w:author="IEC960923" w:date="2013-03-27T17:39:00Z"/>
                    <w:rFonts w:ascii="Courier New" w:hAnsi="Courier New" w:cs="Courier New"/>
                    <w:noProof/>
                    <w:szCs w:val="20"/>
                  </w:rPr>
                </w:rPrChange>
              </w:rPr>
            </w:pPr>
            <w:ins w:id="2124" w:author="IEC960923" w:date="2013-03-27T17:39:00Z"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125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>where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2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2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2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2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30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31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=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32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33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b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34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35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3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37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and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38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3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4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41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CustomerID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42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43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=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44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新細明體" w:eastAsia="新細明體" w:hAnsi="新細明體" w:cs="Courier New"/>
                  <w:noProof/>
                  <w:color w:val="FF0000"/>
                  <w:szCs w:val="20"/>
                  <w:highlight w:val="green"/>
                  <w:lang w:eastAsia="zh-TW"/>
                  <w:rPrChange w:id="2145" w:author="IEC960923" w:date="2013-03-27T17:40:00Z">
                    <w:rPr>
                      <w:rFonts w:ascii="新細明體" w:eastAsia="新細明體" w:hAnsi="新細明體" w:cs="Courier New"/>
                      <w:noProof/>
                      <w:color w:val="FF0000"/>
                      <w:szCs w:val="20"/>
                      <w:u w:val="single"/>
                      <w:lang w:eastAsia="zh-TW"/>
                    </w:rPr>
                  </w:rPrChange>
                </w:rPr>
                <w:t>@C</w:t>
              </w:r>
            </w:ins>
            <w:ins w:id="2146" w:author="IEC960923" w:date="2013-03-27T17:40:00Z">
              <w:r w:rsidRPr="008E4B75">
                <w:rPr>
                  <w:rFonts w:ascii="Courier New" w:eastAsia="新細明體" w:hAnsi="Courier New" w:cs="Courier New"/>
                  <w:noProof/>
                  <w:color w:val="FF0000"/>
                  <w:szCs w:val="20"/>
                  <w:highlight w:val="green"/>
                  <w:lang w:eastAsia="zh-TW"/>
                  <w:rPrChange w:id="2147" w:author="IEC960923" w:date="2013-03-27T17:40:00Z">
                    <w:rPr>
                      <w:rFonts w:ascii="Courier New" w:eastAsia="新細明體" w:hAnsi="Courier New" w:cs="Courier New"/>
                      <w:noProof/>
                      <w:color w:val="FF0000"/>
                      <w:szCs w:val="20"/>
                      <w:u w:val="single"/>
                      <w:lang w:eastAsia="zh-TW"/>
                    </w:rPr>
                  </w:rPrChange>
                </w:rPr>
                <w:t>ustomer</w:t>
              </w:r>
            </w:ins>
            <w:ins w:id="2148" w:author="IEC960923" w:date="2013-03-27T17:39:00Z"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49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5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and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51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</w:ins>
          </w:p>
          <w:p w:rsidR="00160D09" w:rsidRPr="00160D09" w:rsidRDefault="008E4B75" w:rsidP="00160D09">
            <w:pPr>
              <w:widowControl w:val="0"/>
              <w:autoSpaceDE w:val="0"/>
              <w:autoSpaceDN w:val="0"/>
              <w:adjustRightInd w:val="0"/>
              <w:rPr>
                <w:ins w:id="2152" w:author="IEC960923" w:date="2013-03-27T17:39:00Z"/>
                <w:rFonts w:ascii="Courier New" w:eastAsia="新細明體" w:hAnsi="Courier New" w:cs="Courier New"/>
                <w:noProof/>
                <w:color w:val="FF0000"/>
                <w:szCs w:val="20"/>
                <w:highlight w:val="green"/>
                <w:lang w:eastAsia="zh-TW"/>
                <w:rPrChange w:id="2153" w:author="IEC960923" w:date="2013-03-27T17:40:00Z">
                  <w:rPr>
                    <w:ins w:id="2154" w:author="IEC960923" w:date="2013-03-27T17:39:00Z"/>
                    <w:rFonts w:ascii="Courier New" w:hAnsi="Courier New" w:cs="Courier New"/>
                    <w:noProof/>
                    <w:color w:val="FF0000"/>
                    <w:szCs w:val="20"/>
                  </w:rPr>
                </w:rPrChange>
              </w:rPr>
            </w:pPr>
            <w:ins w:id="2155" w:author="IEC960923" w:date="2013-03-27T17:39:00Z"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5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    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57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58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5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Stage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6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=</w:t>
              </w:r>
            </w:ins>
            <w:ins w:id="2161" w:author="IEC960923" w:date="2013-03-27T17:40:00Z">
              <w:r w:rsidRPr="008E4B75">
                <w:rPr>
                  <w:rFonts w:ascii="Courier New" w:eastAsia="新細明體" w:hAnsi="Courier New" w:cs="Courier New"/>
                  <w:noProof/>
                  <w:color w:val="FF0000"/>
                  <w:szCs w:val="20"/>
                  <w:highlight w:val="green"/>
                  <w:lang w:eastAsia="zh-TW"/>
                  <w:rPrChange w:id="2162" w:author="IEC960923" w:date="2013-03-27T17:40:00Z">
                    <w:rPr>
                      <w:rFonts w:ascii="Courier New" w:eastAsia="新細明體" w:hAnsi="Courier New" w:cs="Courier New"/>
                      <w:noProof/>
                      <w:color w:val="FF0000"/>
                      <w:szCs w:val="20"/>
                      <w:u w:val="single"/>
                      <w:lang w:eastAsia="zh-TW"/>
                    </w:rPr>
                  </w:rPrChange>
                </w:rPr>
                <w:t>@Stage</w:t>
              </w:r>
            </w:ins>
          </w:p>
          <w:p w:rsidR="0061434F" w:rsidRPr="0061434F" w:rsidRDefault="008E4B75">
            <w:pPr>
              <w:rPr>
                <w:rFonts w:ascii="Tahoma" w:eastAsia="新細明體" w:hAnsi="Tahoma"/>
                <w:sz w:val="18"/>
                <w:lang w:eastAsia="zh-TW"/>
                <w:rPrChange w:id="2163" w:author="IEC960923" w:date="2013-03-27T17:36:00Z">
                  <w:rPr>
                    <w:rFonts w:ascii="Tahoma" w:hAnsi="Tahoma"/>
                    <w:sz w:val="18"/>
                  </w:rPr>
                </w:rPrChange>
              </w:rPr>
            </w:pPr>
            <w:ins w:id="2164" w:author="IEC960923" w:date="2013-03-27T17:39:00Z"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165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>order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66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00FF"/>
                  <w:szCs w:val="20"/>
                  <w:highlight w:val="green"/>
                  <w:rPrChange w:id="2167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>by</w:t>
              </w:r>
              <w:r w:rsidRPr="008E4B75">
                <w:rPr>
                  <w:rFonts w:ascii="Courier New" w:hAnsi="Courier New" w:cs="Courier New"/>
                  <w:noProof/>
                  <w:szCs w:val="20"/>
                  <w:highlight w:val="green"/>
                  <w:rPrChange w:id="2168" w:author="IEC960923" w:date="2013-03-27T17:40:00Z">
                    <w:rPr>
                      <w:rFonts w:ascii="Courier New" w:hAnsi="Courier New" w:cs="Courier New"/>
                      <w:noProof/>
                      <w:color w:val="0000FF"/>
                      <w:szCs w:val="20"/>
                      <w:u w:val="single"/>
                    </w:rPr>
                  </w:rPrChange>
                </w:rPr>
                <w:t xml:space="preserve"> 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69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a</w:t>
              </w:r>
              <w:r w:rsidRPr="008E4B75">
                <w:rPr>
                  <w:rFonts w:ascii="Courier New" w:hAnsi="Courier New" w:cs="Courier New"/>
                  <w:noProof/>
                  <w:color w:val="808080"/>
                  <w:szCs w:val="20"/>
                  <w:highlight w:val="green"/>
                  <w:rPrChange w:id="2170" w:author="IEC960923" w:date="2013-03-27T17:40:00Z">
                    <w:rPr>
                      <w:rFonts w:ascii="Courier New" w:hAnsi="Courier New" w:cs="Courier New"/>
                      <w:noProof/>
                      <w:color w:val="808080"/>
                      <w:szCs w:val="20"/>
                      <w:u w:val="single"/>
                    </w:rPr>
                  </w:rPrChange>
                </w:rPr>
                <w:t>.</w:t>
              </w:r>
              <w:r w:rsidRPr="008E4B75">
                <w:rPr>
                  <w:rFonts w:ascii="Courier New" w:hAnsi="Courier New" w:cs="Courier New"/>
                  <w:noProof/>
                  <w:color w:val="008080"/>
                  <w:szCs w:val="20"/>
                  <w:highlight w:val="green"/>
                  <w:rPrChange w:id="2171" w:author="IEC960923" w:date="2013-03-27T17:40:00Z">
                    <w:rPr>
                      <w:rFonts w:ascii="Courier New" w:hAnsi="Courier New" w:cs="Courier New"/>
                      <w:noProof/>
                      <w:color w:val="008080"/>
                      <w:szCs w:val="20"/>
                      <w:u w:val="single"/>
                    </w:rPr>
                  </w:rPrChange>
                </w:rPr>
                <w:t>Line</w:t>
              </w:r>
            </w:ins>
          </w:p>
        </w:tc>
      </w:tr>
      <w:tr w:rsidR="001A5983" w:rsidRPr="00434D5C" w:rsidTr="003E4CE1">
        <w:tc>
          <w:tcPr>
            <w:tcW w:w="445" w:type="dxa"/>
            <w:tcPrChange w:id="2172" w:author="IEC960923" w:date="2013-03-22T18:26:00Z">
              <w:tcPr>
                <w:tcW w:w="445" w:type="dxa"/>
              </w:tcPr>
            </w:tcPrChange>
          </w:tcPr>
          <w:p w:rsidR="001A5983" w:rsidRPr="00434D5C" w:rsidRDefault="00F73009" w:rsidP="001A5983">
            <w:r w:rsidRPr="00F73009">
              <w:lastRenderedPageBreak/>
              <w:t>4</w:t>
            </w:r>
          </w:p>
        </w:tc>
        <w:tc>
          <w:tcPr>
            <w:tcW w:w="1310" w:type="dxa"/>
            <w:tcPrChange w:id="2173" w:author="IEC960923" w:date="2013-03-22T18:26:00Z">
              <w:tcPr>
                <w:tcW w:w="1310" w:type="dxa"/>
              </w:tcPr>
            </w:tcPrChange>
          </w:tcPr>
          <w:p w:rsidR="001A5983" w:rsidRPr="00434D5C" w:rsidRDefault="00F73009" w:rsidP="001A5983">
            <w:r w:rsidRPr="00F73009">
              <w:t>PdLine</w:t>
            </w:r>
          </w:p>
        </w:tc>
        <w:tc>
          <w:tcPr>
            <w:tcW w:w="916" w:type="dxa"/>
            <w:tcPrChange w:id="2174" w:author="IEC960923" w:date="2013-03-22T18:26:00Z">
              <w:tcPr>
                <w:tcW w:w="916" w:type="dxa"/>
              </w:tcPr>
            </w:tcPrChange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  <w:tcPrChange w:id="2175" w:author="IEC960923" w:date="2013-03-22T18:26:00Z">
              <w:tcPr>
                <w:tcW w:w="677" w:type="dxa"/>
              </w:tcPr>
            </w:tcPrChange>
          </w:tcPr>
          <w:p w:rsidR="00331F54" w:rsidRDefault="00F73009">
            <w:r w:rsidRPr="00F73009">
              <w:rPr>
                <w:rFonts w:hint="eastAsia"/>
              </w:rPr>
              <w:t>长度不超过</w:t>
            </w:r>
            <w:r w:rsidRPr="00F73009">
              <w:rPr>
                <w:color w:val="FF0000"/>
              </w:rPr>
              <w:t>30</w:t>
            </w:r>
            <w:r w:rsidRPr="00F73009">
              <w:rPr>
                <w:rFonts w:hint="eastAsia"/>
              </w:rPr>
              <w:t>字符的字符串</w:t>
            </w:r>
          </w:p>
        </w:tc>
        <w:tc>
          <w:tcPr>
            <w:tcW w:w="1432" w:type="dxa"/>
            <w:tcPrChange w:id="2176" w:author="IEC960923" w:date="2013-03-22T18:26:00Z">
              <w:tcPr>
                <w:tcW w:w="1432" w:type="dxa"/>
              </w:tcPr>
            </w:tcPrChange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  <w:tcPrChange w:id="2177" w:author="IEC960923" w:date="2013-03-22T18:26:00Z">
              <w:tcPr>
                <w:tcW w:w="680" w:type="dxa"/>
              </w:tcPr>
            </w:tcPrChange>
          </w:tcPr>
          <w:p w:rsidR="001A5983" w:rsidRPr="003E4CE1" w:rsidRDefault="003E4CE1" w:rsidP="001A5983">
            <w:pPr>
              <w:rPr>
                <w:rFonts w:eastAsia="新細明體"/>
                <w:lang w:eastAsia="zh-TW"/>
                <w:rPrChange w:id="2178" w:author="IEC960923" w:date="2013-03-22T18:30:00Z">
                  <w:rPr/>
                </w:rPrChange>
              </w:rPr>
            </w:pPr>
            <w:ins w:id="2179" w:author="IEC960923" w:date="2013-03-22T18:30:00Z">
              <w:r>
                <w:rPr>
                  <w:rFonts w:eastAsia="新細明體" w:hint="eastAsia"/>
                  <w:lang w:eastAsia="zh-TW"/>
                </w:rPr>
                <w:t>Y</w:t>
              </w:r>
            </w:ins>
          </w:p>
        </w:tc>
        <w:tc>
          <w:tcPr>
            <w:tcW w:w="2303" w:type="dxa"/>
            <w:tcPrChange w:id="2180" w:author="IEC960923" w:date="2013-03-22T18:26:00Z">
              <w:tcPr>
                <w:tcW w:w="1845" w:type="dxa"/>
              </w:tcPr>
            </w:tcPrChange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3054" w:type="dxa"/>
            <w:tcPrChange w:id="2181" w:author="IEC960923" w:date="2013-03-22T18:26:00Z">
              <w:tcPr>
                <w:tcW w:w="3512" w:type="dxa"/>
                <w:gridSpan w:val="2"/>
              </w:tcPr>
            </w:tcPrChange>
          </w:tcPr>
          <w:p w:rsidR="001A5983" w:rsidRPr="00160D09" w:rsidRDefault="008E4B75" w:rsidP="001A5983">
            <w:pPr>
              <w:rPr>
                <w:rPrChange w:id="2182" w:author="IEC960923" w:date="2013-03-27T17:40:00Z">
                  <w:rPr>
                    <w:color w:val="FF0000"/>
                  </w:rPr>
                </w:rPrChange>
              </w:rPr>
            </w:pPr>
            <w:r w:rsidRPr="008E4B75">
              <w:rPr>
                <w:rFonts w:hint="eastAsia"/>
                <w:rPrChange w:id="2183" w:author="IEC960923" w:date="2013-03-27T17:40:00Z">
                  <w:rPr>
                    <w:rFonts w:hint="eastAsia"/>
                    <w:color w:val="FF0000"/>
                    <w:u w:val="single"/>
                  </w:rPr>
                </w:rPrChange>
              </w:rPr>
              <w:t>小写字母需转成大写</w:t>
            </w:r>
          </w:p>
        </w:tc>
      </w:tr>
      <w:tr w:rsidR="001A5983" w:rsidRPr="00434D5C" w:rsidTr="003E4CE1">
        <w:tc>
          <w:tcPr>
            <w:tcW w:w="445" w:type="dxa"/>
            <w:tcPrChange w:id="2184" w:author="IEC960923" w:date="2013-03-22T18:26:00Z">
              <w:tcPr>
                <w:tcW w:w="445" w:type="dxa"/>
              </w:tcPr>
            </w:tcPrChange>
          </w:tcPr>
          <w:p w:rsidR="001A5983" w:rsidRPr="00434D5C" w:rsidRDefault="00F73009" w:rsidP="001A5983">
            <w:r w:rsidRPr="00F73009">
              <w:t>5</w:t>
            </w:r>
          </w:p>
        </w:tc>
        <w:tc>
          <w:tcPr>
            <w:tcW w:w="1310" w:type="dxa"/>
            <w:tcPrChange w:id="2185" w:author="IEC960923" w:date="2013-03-22T18:26:00Z">
              <w:tcPr>
                <w:tcW w:w="1310" w:type="dxa"/>
              </w:tcPr>
            </w:tcPrChange>
          </w:tcPr>
          <w:p w:rsidR="001A5983" w:rsidRPr="00434D5C" w:rsidRDefault="00F73009" w:rsidP="001A5983">
            <w:r w:rsidRPr="00F73009">
              <w:t>Description</w:t>
            </w:r>
          </w:p>
        </w:tc>
        <w:tc>
          <w:tcPr>
            <w:tcW w:w="916" w:type="dxa"/>
            <w:tcPrChange w:id="2186" w:author="IEC960923" w:date="2013-03-22T18:26:00Z">
              <w:tcPr>
                <w:tcW w:w="916" w:type="dxa"/>
              </w:tcPr>
            </w:tcPrChange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  <w:tcPrChange w:id="2187" w:author="IEC960923" w:date="2013-03-22T18:26:00Z">
              <w:tcPr>
                <w:tcW w:w="677" w:type="dxa"/>
              </w:tcPr>
            </w:tcPrChange>
          </w:tcPr>
          <w:p w:rsidR="001A5983" w:rsidRPr="00434D5C" w:rsidRDefault="00F73009" w:rsidP="001A5983">
            <w:r w:rsidRPr="00F73009">
              <w:rPr>
                <w:rFonts w:hint="eastAsia"/>
              </w:rPr>
              <w:t>长度不超过</w:t>
            </w:r>
            <w:r w:rsidRPr="00F73009">
              <w:t>30</w:t>
            </w:r>
            <w:r w:rsidRPr="00F73009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  <w:tcPrChange w:id="2188" w:author="IEC960923" w:date="2013-03-22T18:26:00Z">
              <w:tcPr>
                <w:tcW w:w="1432" w:type="dxa"/>
              </w:tcPr>
            </w:tcPrChange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  <w:tcPrChange w:id="2189" w:author="IEC960923" w:date="2013-03-22T18:26:00Z">
              <w:tcPr>
                <w:tcW w:w="680" w:type="dxa"/>
              </w:tcPr>
            </w:tcPrChange>
          </w:tcPr>
          <w:p w:rsidR="001A5983" w:rsidRPr="003E4CE1" w:rsidRDefault="001A5983" w:rsidP="001A5983">
            <w:pPr>
              <w:rPr>
                <w:rFonts w:eastAsia="新細明體"/>
                <w:lang w:eastAsia="zh-TW"/>
                <w:rPrChange w:id="2190" w:author="IEC960923" w:date="2013-03-22T18:30:00Z">
                  <w:rPr/>
                </w:rPrChange>
              </w:rPr>
            </w:pPr>
          </w:p>
        </w:tc>
        <w:tc>
          <w:tcPr>
            <w:tcW w:w="2303" w:type="dxa"/>
            <w:tcPrChange w:id="2191" w:author="IEC960923" w:date="2013-03-22T18:26:00Z">
              <w:tcPr>
                <w:tcW w:w="1845" w:type="dxa"/>
              </w:tcPr>
            </w:tcPrChange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3054" w:type="dxa"/>
            <w:tcPrChange w:id="2192" w:author="IEC960923" w:date="2013-03-22T18:26:00Z">
              <w:tcPr>
                <w:tcW w:w="3512" w:type="dxa"/>
                <w:gridSpan w:val="2"/>
              </w:tcPr>
            </w:tcPrChange>
          </w:tcPr>
          <w:p w:rsidR="001A5983" w:rsidRPr="00434D5C" w:rsidRDefault="008E4B75" w:rsidP="001A5983">
            <w:r w:rsidRPr="008E4B75">
              <w:rPr>
                <w:rFonts w:hint="eastAsia"/>
                <w:rPrChange w:id="2193" w:author="IEC960923" w:date="2013-03-27T17:40:00Z">
                  <w:rPr>
                    <w:rFonts w:hint="eastAsia"/>
                    <w:color w:val="00B050"/>
                    <w:u w:val="single"/>
                  </w:rPr>
                </w:rPrChange>
              </w:rPr>
              <w:t>可输中文</w:t>
            </w:r>
          </w:p>
        </w:tc>
      </w:tr>
      <w:tr w:rsidR="003E4CE1" w:rsidRPr="00160D09" w:rsidTr="003E4CE1">
        <w:trPr>
          <w:ins w:id="2194" w:author="IEC960923" w:date="2013-03-22T18:28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195" w:author="IEC960923" w:date="2013-03-22T18:28:00Z"/>
                <w:rFonts w:eastAsia="新細明體"/>
                <w:highlight w:val="green"/>
                <w:lang w:eastAsia="zh-TW"/>
                <w:rPrChange w:id="2196" w:author="IEC960923" w:date="2013-03-27T17:40:00Z">
                  <w:rPr>
                    <w:ins w:id="2197" w:author="IEC960923" w:date="2013-03-22T18:28:00Z"/>
                  </w:rPr>
                </w:rPrChange>
              </w:rPr>
            </w:pPr>
            <w:ins w:id="2198" w:author="IEC960923" w:date="2013-03-22T18:29:00Z">
              <w:r w:rsidRPr="008E4B75">
                <w:rPr>
                  <w:rFonts w:eastAsia="新細明體"/>
                  <w:highlight w:val="green"/>
                  <w:lang w:eastAsia="zh-TW"/>
                  <w:rPrChange w:id="2199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6</w:t>
              </w:r>
            </w:ins>
          </w:p>
        </w:tc>
        <w:tc>
          <w:tcPr>
            <w:tcW w:w="1310" w:type="dxa"/>
          </w:tcPr>
          <w:p w:rsidR="003E4CE1" w:rsidRPr="00160D09" w:rsidRDefault="008E4B75" w:rsidP="001A5983">
            <w:pPr>
              <w:rPr>
                <w:ins w:id="2200" w:author="IEC960923" w:date="2013-03-22T18:28:00Z"/>
                <w:rFonts w:eastAsia="新細明體"/>
                <w:highlight w:val="green"/>
                <w:lang w:eastAsia="zh-TW"/>
                <w:rPrChange w:id="2201" w:author="IEC960923" w:date="2013-03-27T17:40:00Z">
                  <w:rPr>
                    <w:ins w:id="2202" w:author="IEC960923" w:date="2013-03-22T18:28:00Z"/>
                  </w:rPr>
                </w:rPrChange>
              </w:rPr>
            </w:pPr>
            <w:ins w:id="2203" w:author="IEC960923" w:date="2013-03-22T18:29:00Z">
              <w:r w:rsidRPr="008E4B75">
                <w:rPr>
                  <w:rFonts w:eastAsia="新細明體"/>
                  <w:highlight w:val="green"/>
                  <w:lang w:eastAsia="zh-TW"/>
                  <w:rPrChange w:id="2204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AliasLine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205" w:author="IEC960923" w:date="2013-03-22T18:28:00Z"/>
                <w:rFonts w:ascii="SimSun" w:hAnsi="SimSun"/>
                <w:highlight w:val="green"/>
                <w:rPrChange w:id="2206" w:author="IEC960923" w:date="2013-03-27T17:40:00Z">
                  <w:rPr>
                    <w:ins w:id="2207" w:author="IEC960923" w:date="2013-03-22T18:28:00Z"/>
                    <w:rFonts w:ascii="SimSun" w:hAnsi="SimSun"/>
                  </w:rPr>
                </w:rPrChange>
              </w:rPr>
            </w:pPr>
            <w:ins w:id="2208" w:author="IEC960923" w:date="2013-03-22T18:29:00Z">
              <w:r w:rsidRPr="008E4B75">
                <w:rPr>
                  <w:rFonts w:ascii="SimSun" w:hAnsi="SimSun"/>
                  <w:highlight w:val="green"/>
                  <w:rPrChange w:id="2209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8E4B75" w:rsidP="001A5983">
            <w:pPr>
              <w:rPr>
                <w:ins w:id="2210" w:author="IEC960923" w:date="2013-03-22T18:28:00Z"/>
                <w:highlight w:val="green"/>
                <w:rPrChange w:id="2211" w:author="IEC960923" w:date="2013-03-27T17:40:00Z">
                  <w:rPr>
                    <w:ins w:id="2212" w:author="IEC960923" w:date="2013-03-22T18:28:00Z"/>
                  </w:rPr>
                </w:rPrChange>
              </w:rPr>
            </w:pPr>
            <w:ins w:id="2213" w:author="IEC960923" w:date="2013-03-22T18:29:00Z">
              <w:r w:rsidRPr="008E4B75">
                <w:rPr>
                  <w:rFonts w:hint="eastAsia"/>
                  <w:highlight w:val="green"/>
                  <w:rPrChange w:id="2214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长度不超过</w:t>
              </w:r>
              <w:r w:rsidRPr="008E4B75">
                <w:rPr>
                  <w:highlight w:val="green"/>
                  <w:rPrChange w:id="2215" w:author="IEC960923" w:date="2013-03-27T17:40:00Z">
                    <w:rPr>
                      <w:color w:val="0000FF"/>
                      <w:u w:val="single"/>
                    </w:rPr>
                  </w:rPrChange>
                </w:rPr>
                <w:t>30</w:t>
              </w:r>
              <w:r w:rsidRPr="008E4B75">
                <w:rPr>
                  <w:rFonts w:hint="eastAsia"/>
                  <w:highlight w:val="green"/>
                  <w:rPrChange w:id="2216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字符的任意字符串</w:t>
              </w:r>
            </w:ins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217" w:author="IEC960923" w:date="2013-03-22T18:28:00Z"/>
                <w:rFonts w:ascii="SimSun" w:hAnsi="SimSun"/>
                <w:highlight w:val="green"/>
                <w:rPrChange w:id="2218" w:author="IEC960923" w:date="2013-03-27T17:40:00Z">
                  <w:rPr>
                    <w:ins w:id="2219" w:author="IEC960923" w:date="2013-03-22T18:28:00Z"/>
                    <w:rFonts w:ascii="SimSun" w:hAnsi="SimSun"/>
                  </w:rPr>
                </w:rPrChange>
              </w:rPr>
            </w:pPr>
            <w:ins w:id="2220" w:author="IEC960923" w:date="2013-03-22T18:29:00Z">
              <w:r w:rsidRPr="008E4B75">
                <w:rPr>
                  <w:rFonts w:ascii="SimSun" w:hAnsi="SimSun" w:hint="eastAsia"/>
                  <w:highlight w:val="green"/>
                  <w:rPrChange w:id="2221" w:author="IEC960923" w:date="2013-03-27T17:40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空</w:t>
              </w:r>
            </w:ins>
          </w:p>
        </w:tc>
        <w:tc>
          <w:tcPr>
            <w:tcW w:w="680" w:type="dxa"/>
          </w:tcPr>
          <w:p w:rsidR="003E4CE1" w:rsidRPr="00160D09" w:rsidRDefault="008E4B75" w:rsidP="001A5983">
            <w:pPr>
              <w:rPr>
                <w:ins w:id="2222" w:author="IEC960923" w:date="2013-03-22T18:28:00Z"/>
                <w:rFonts w:eastAsia="新細明體"/>
                <w:highlight w:val="green"/>
                <w:lang w:eastAsia="zh-TW"/>
                <w:rPrChange w:id="2223" w:author="IEC960923" w:date="2013-03-27T17:40:00Z">
                  <w:rPr>
                    <w:ins w:id="2224" w:author="IEC960923" w:date="2013-03-22T18:28:00Z"/>
                  </w:rPr>
                </w:rPrChange>
              </w:rPr>
            </w:pPr>
            <w:ins w:id="2225" w:author="IEC960923" w:date="2013-03-22T18:30:00Z">
              <w:r w:rsidRPr="008E4B75">
                <w:rPr>
                  <w:rFonts w:eastAsia="新細明體"/>
                  <w:highlight w:val="green"/>
                  <w:lang w:eastAsia="zh-TW"/>
                  <w:rPrChange w:id="2226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Y</w:t>
              </w:r>
            </w:ins>
          </w:p>
        </w:tc>
        <w:tc>
          <w:tcPr>
            <w:tcW w:w="2303" w:type="dxa"/>
          </w:tcPr>
          <w:p w:rsidR="003E4CE1" w:rsidRPr="00160D09" w:rsidRDefault="003E4CE1" w:rsidP="001A5983">
            <w:pPr>
              <w:rPr>
                <w:ins w:id="2227" w:author="IEC960923" w:date="2013-03-22T18:28:00Z"/>
                <w:rFonts w:eastAsia="新細明體"/>
                <w:highlight w:val="green"/>
                <w:rPrChange w:id="2228" w:author="IEC960923" w:date="2013-03-27T17:40:00Z">
                  <w:rPr>
                    <w:ins w:id="2229" w:author="IEC960923" w:date="2013-03-22T18:28:00Z"/>
                    <w:rFonts w:eastAsia="新細明體"/>
                  </w:rPr>
                </w:rPrChange>
              </w:rPr>
            </w:pPr>
          </w:p>
        </w:tc>
        <w:tc>
          <w:tcPr>
            <w:tcW w:w="3054" w:type="dxa"/>
          </w:tcPr>
          <w:p w:rsidR="003E4CE1" w:rsidRPr="00160D09" w:rsidRDefault="008E4B75" w:rsidP="001A5983">
            <w:pPr>
              <w:rPr>
                <w:ins w:id="2230" w:author="IEC960923" w:date="2013-03-22T18:28:00Z"/>
                <w:color w:val="00B050"/>
                <w:highlight w:val="green"/>
                <w:rPrChange w:id="2231" w:author="IEC960923" w:date="2013-03-27T17:40:00Z">
                  <w:rPr>
                    <w:ins w:id="2232" w:author="IEC960923" w:date="2013-03-22T18:28:00Z"/>
                    <w:color w:val="00B050"/>
                  </w:rPr>
                </w:rPrChange>
              </w:rPr>
            </w:pPr>
            <w:ins w:id="2233" w:author="IEC960923" w:date="2013-03-22T18:29:00Z">
              <w:r w:rsidRPr="008E4B75">
                <w:rPr>
                  <w:rFonts w:hint="eastAsia"/>
                  <w:color w:val="FF0000"/>
                  <w:highlight w:val="green"/>
                  <w:rPrChange w:id="2234" w:author="IEC960923" w:date="2013-03-27T17:40:00Z">
                    <w:rPr>
                      <w:rFonts w:hint="eastAsia"/>
                      <w:color w:val="FF0000"/>
                      <w:u w:val="single"/>
                    </w:rPr>
                  </w:rPrChange>
                </w:rPr>
                <w:t>小写字母需转成大写</w:t>
              </w:r>
            </w:ins>
          </w:p>
        </w:tc>
      </w:tr>
      <w:tr w:rsidR="003E4CE1" w:rsidRPr="00160D09" w:rsidTr="003E4CE1">
        <w:trPr>
          <w:ins w:id="2235" w:author="IEC960923" w:date="2013-03-22T18:29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236" w:author="IEC960923" w:date="2013-03-22T18:29:00Z"/>
                <w:rFonts w:eastAsia="新細明體"/>
                <w:highlight w:val="green"/>
                <w:lang w:eastAsia="zh-TW"/>
                <w:rPrChange w:id="2237" w:author="IEC960923" w:date="2013-03-27T17:40:00Z">
                  <w:rPr>
                    <w:ins w:id="2238" w:author="IEC960923" w:date="2013-03-22T18:29:00Z"/>
                    <w:rFonts w:eastAsia="新細明體"/>
                    <w:lang w:eastAsia="zh-TW"/>
                  </w:rPr>
                </w:rPrChange>
              </w:rPr>
            </w:pPr>
            <w:ins w:id="2239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240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7</w:t>
              </w:r>
            </w:ins>
          </w:p>
        </w:tc>
        <w:tc>
          <w:tcPr>
            <w:tcW w:w="1310" w:type="dxa"/>
          </w:tcPr>
          <w:p w:rsidR="003E4CE1" w:rsidRPr="00160D09" w:rsidRDefault="008E4B75" w:rsidP="001A5983">
            <w:pPr>
              <w:rPr>
                <w:ins w:id="2241" w:author="IEC960923" w:date="2013-03-22T18:29:00Z"/>
                <w:rFonts w:eastAsia="新細明體"/>
                <w:highlight w:val="green"/>
                <w:lang w:eastAsia="zh-TW"/>
                <w:rPrChange w:id="2242" w:author="IEC960923" w:date="2013-03-27T17:40:00Z">
                  <w:rPr>
                    <w:ins w:id="2243" w:author="IEC960923" w:date="2013-03-22T18:29:00Z"/>
                    <w:rFonts w:eastAsia="新細明體"/>
                    <w:lang w:eastAsia="zh-TW"/>
                  </w:rPr>
                </w:rPrChange>
              </w:rPr>
            </w:pPr>
            <w:ins w:id="2244" w:author="IEC960923" w:date="2013-03-22T18:29:00Z">
              <w:r w:rsidRPr="008E4B75">
                <w:rPr>
                  <w:rFonts w:eastAsia="新細明體"/>
                  <w:highlight w:val="green"/>
                  <w:lang w:eastAsia="zh-TW"/>
                  <w:rPrChange w:id="2245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AvgSpeed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246" w:author="IEC960923" w:date="2013-03-22T18:29:00Z"/>
                <w:rFonts w:ascii="SimSun" w:hAnsi="SimSun"/>
                <w:highlight w:val="green"/>
                <w:rPrChange w:id="2247" w:author="IEC960923" w:date="2013-03-27T17:40:00Z">
                  <w:rPr>
                    <w:ins w:id="2248" w:author="IEC960923" w:date="2013-03-22T18:29:00Z"/>
                    <w:rFonts w:ascii="SimSun" w:hAnsi="SimSun"/>
                  </w:rPr>
                </w:rPrChange>
              </w:rPr>
            </w:pPr>
            <w:ins w:id="2249" w:author="IEC960923" w:date="2013-03-22T18:30:00Z">
              <w:r w:rsidRPr="008E4B75">
                <w:rPr>
                  <w:rFonts w:ascii="SimSun" w:hAnsi="SimSun"/>
                  <w:highlight w:val="green"/>
                  <w:rPrChange w:id="2250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3E4CE1" w:rsidP="001A5983">
            <w:pPr>
              <w:rPr>
                <w:ins w:id="2251" w:author="IEC960923" w:date="2013-03-22T18:29:00Z"/>
                <w:rFonts w:eastAsia="新細明體"/>
                <w:highlight w:val="green"/>
                <w:lang w:eastAsia="zh-TW"/>
                <w:rPrChange w:id="2252" w:author="IEC960923" w:date="2013-03-27T17:40:00Z">
                  <w:rPr>
                    <w:ins w:id="2253" w:author="IEC960923" w:date="2013-03-22T18:29:00Z"/>
                  </w:rPr>
                </w:rPrChange>
              </w:rPr>
            </w:pPr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254" w:author="IEC960923" w:date="2013-03-22T18:29:00Z"/>
                <w:rFonts w:ascii="SimSun" w:eastAsia="新細明體" w:hAnsi="SimSun"/>
                <w:highlight w:val="green"/>
                <w:lang w:eastAsia="zh-TW"/>
                <w:rPrChange w:id="2255" w:author="IEC960923" w:date="2013-03-27T17:40:00Z">
                  <w:rPr>
                    <w:ins w:id="2256" w:author="IEC960923" w:date="2013-03-22T18:29:00Z"/>
                    <w:rFonts w:ascii="SimSun" w:hAnsi="SimSun"/>
                  </w:rPr>
                </w:rPrChange>
              </w:rPr>
            </w:pPr>
            <w:ins w:id="2257" w:author="IEC960923" w:date="2013-03-22T18:30:00Z">
              <w:r w:rsidRPr="008E4B75">
                <w:rPr>
                  <w:rFonts w:ascii="SimSun" w:eastAsia="新細明體" w:hAnsi="SimSun"/>
                  <w:highlight w:val="green"/>
                  <w:lang w:eastAsia="zh-TW"/>
                  <w:rPrChange w:id="2258" w:author="IEC960923" w:date="2013-03-27T17:40:00Z">
                    <w:rPr>
                      <w:rFonts w:ascii="SimSun" w:eastAsia="新細明體" w:hAnsi="SimSun"/>
                      <w:color w:val="0000FF"/>
                      <w:u w:val="single"/>
                      <w:lang w:eastAsia="zh-TW"/>
                    </w:rPr>
                  </w:rPrChange>
                </w:rPr>
                <w:t>0</w:t>
              </w:r>
            </w:ins>
          </w:p>
        </w:tc>
        <w:tc>
          <w:tcPr>
            <w:tcW w:w="680" w:type="dxa"/>
          </w:tcPr>
          <w:p w:rsidR="003E4CE1" w:rsidRPr="00160D09" w:rsidRDefault="008E4B75" w:rsidP="001A5983">
            <w:pPr>
              <w:rPr>
                <w:ins w:id="2259" w:author="IEC960923" w:date="2013-03-22T18:29:00Z"/>
                <w:rFonts w:eastAsia="新細明體"/>
                <w:highlight w:val="green"/>
                <w:lang w:eastAsia="zh-TW"/>
                <w:rPrChange w:id="2260" w:author="IEC960923" w:date="2013-03-27T17:40:00Z">
                  <w:rPr>
                    <w:ins w:id="2261" w:author="IEC960923" w:date="2013-03-22T18:29:00Z"/>
                  </w:rPr>
                </w:rPrChange>
              </w:rPr>
            </w:pPr>
            <w:ins w:id="2262" w:author="IEC960923" w:date="2013-03-22T18:31:00Z">
              <w:r w:rsidRPr="008E4B75">
                <w:rPr>
                  <w:rFonts w:eastAsia="新細明體"/>
                  <w:highlight w:val="green"/>
                  <w:lang w:eastAsia="zh-TW"/>
                  <w:rPrChange w:id="2263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Y</w:t>
              </w:r>
            </w:ins>
          </w:p>
        </w:tc>
        <w:tc>
          <w:tcPr>
            <w:tcW w:w="2303" w:type="dxa"/>
          </w:tcPr>
          <w:p w:rsidR="003E4CE1" w:rsidRPr="00160D09" w:rsidRDefault="003E4CE1" w:rsidP="001A5983">
            <w:pPr>
              <w:rPr>
                <w:ins w:id="2264" w:author="IEC960923" w:date="2013-03-22T18:29:00Z"/>
                <w:rFonts w:eastAsia="新細明體"/>
                <w:highlight w:val="green"/>
                <w:rPrChange w:id="2265" w:author="IEC960923" w:date="2013-03-27T17:40:00Z">
                  <w:rPr>
                    <w:ins w:id="2266" w:author="IEC960923" w:date="2013-03-22T18:29:00Z"/>
                    <w:rFonts w:eastAsia="新細明體"/>
                  </w:rPr>
                </w:rPrChange>
              </w:rPr>
            </w:pPr>
          </w:p>
        </w:tc>
        <w:tc>
          <w:tcPr>
            <w:tcW w:w="3054" w:type="dxa"/>
          </w:tcPr>
          <w:p w:rsidR="003E4CE1" w:rsidRPr="00160D09" w:rsidRDefault="008E4B75" w:rsidP="001A5983">
            <w:pPr>
              <w:rPr>
                <w:ins w:id="2267" w:author="IEC960923" w:date="2013-03-22T18:29:00Z"/>
                <w:highlight w:val="green"/>
                <w:lang w:eastAsia="zh-TW"/>
                <w:rPrChange w:id="2268" w:author="IEC960923" w:date="2013-03-27T17:40:00Z">
                  <w:rPr>
                    <w:ins w:id="2269" w:author="IEC960923" w:date="2013-03-22T18:29:00Z"/>
                    <w:color w:val="FF0000"/>
                  </w:rPr>
                </w:rPrChange>
              </w:rPr>
            </w:pPr>
            <w:ins w:id="2270" w:author="IEC960923" w:date="2013-03-22T18:31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2271" w:author="IEC960923" w:date="2013-03-27T17:40:00Z">
                    <w:rPr>
                      <w:rFonts w:ascii="新細明體" w:eastAsia="新細明體" w:hAnsi="新細明體" w:hint="eastAsia"/>
                      <w:color w:val="FF0000"/>
                      <w:u w:val="single"/>
                      <w:lang w:eastAsia="zh-TW"/>
                    </w:rPr>
                  </w:rPrChange>
                </w:rPr>
                <w:t>只能輸入</w:t>
              </w:r>
            </w:ins>
            <w:ins w:id="2272" w:author="IEC960923" w:date="2013-03-22T18:32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2273" w:author="IEC960923" w:date="2013-03-27T17:40:00Z">
                    <w:rPr>
                      <w:rFonts w:ascii="新細明體" w:eastAsia="新細明體" w:hAnsi="新細明體" w:hint="eastAsia"/>
                      <w:color w:val="FF0000"/>
                      <w:u w:val="single"/>
                      <w:lang w:eastAsia="zh-TW"/>
                    </w:rPr>
                  </w:rPrChange>
                </w:rPr>
                <w:t>大於等於</w:t>
              </w:r>
            </w:ins>
            <w:ins w:id="2274" w:author="IEC960923" w:date="2013-03-22T18:31:00Z"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2275" w:author="IEC960923" w:date="2013-03-27T17:40:00Z">
                    <w:rPr>
                      <w:rFonts w:ascii="新細明體" w:eastAsia="新細明體" w:hAnsi="新細明體"/>
                      <w:color w:val="FF0000"/>
                      <w:u w:val="single"/>
                      <w:lang w:eastAsia="zh-TW"/>
                    </w:rPr>
                  </w:rPrChange>
                </w:rPr>
                <w:t>0的整數</w:t>
              </w:r>
            </w:ins>
          </w:p>
        </w:tc>
      </w:tr>
      <w:tr w:rsidR="003E4CE1" w:rsidRPr="00160D09" w:rsidTr="003E4CE1">
        <w:trPr>
          <w:ins w:id="2276" w:author="IEC960923" w:date="2013-03-22T18:31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277" w:author="IEC960923" w:date="2013-03-22T18:31:00Z"/>
                <w:rFonts w:eastAsia="新細明體"/>
                <w:highlight w:val="green"/>
                <w:lang w:eastAsia="zh-TW"/>
                <w:rPrChange w:id="2278" w:author="IEC960923" w:date="2013-03-27T17:40:00Z">
                  <w:rPr>
                    <w:ins w:id="2279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280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281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8</w:t>
              </w:r>
            </w:ins>
          </w:p>
        </w:tc>
        <w:tc>
          <w:tcPr>
            <w:tcW w:w="1310" w:type="dxa"/>
          </w:tcPr>
          <w:p w:rsidR="003E4CE1" w:rsidRPr="00160D09" w:rsidRDefault="008E4B75" w:rsidP="001A5983">
            <w:pPr>
              <w:rPr>
                <w:ins w:id="2282" w:author="IEC960923" w:date="2013-03-22T18:31:00Z"/>
                <w:rFonts w:eastAsia="新細明體"/>
                <w:highlight w:val="green"/>
                <w:lang w:eastAsia="zh-TW"/>
                <w:rPrChange w:id="2283" w:author="IEC960923" w:date="2013-03-27T17:40:00Z">
                  <w:rPr>
                    <w:ins w:id="2284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285" w:author="IEC960923" w:date="2013-03-22T18:31:00Z">
              <w:r w:rsidRPr="008E4B75">
                <w:rPr>
                  <w:rFonts w:eastAsia="新細明體"/>
                  <w:highlight w:val="green"/>
                  <w:lang w:eastAsia="zh-TW"/>
                  <w:rPrChange w:id="2286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AvgManPower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287" w:author="IEC960923" w:date="2013-03-22T18:31:00Z"/>
                <w:rFonts w:ascii="SimSun" w:hAnsi="SimSun"/>
                <w:highlight w:val="green"/>
                <w:rPrChange w:id="2288" w:author="IEC960923" w:date="2013-03-27T17:40:00Z">
                  <w:rPr>
                    <w:ins w:id="2289" w:author="IEC960923" w:date="2013-03-22T18:31:00Z"/>
                    <w:rFonts w:ascii="SimSun" w:hAnsi="SimSun"/>
                  </w:rPr>
                </w:rPrChange>
              </w:rPr>
            </w:pPr>
            <w:ins w:id="2290" w:author="IEC960923" w:date="2013-03-22T18:31:00Z">
              <w:r w:rsidRPr="008E4B75">
                <w:rPr>
                  <w:rFonts w:ascii="SimSun" w:hAnsi="SimSun"/>
                  <w:highlight w:val="green"/>
                  <w:rPrChange w:id="2291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3E4CE1" w:rsidP="001A5983">
            <w:pPr>
              <w:rPr>
                <w:ins w:id="2292" w:author="IEC960923" w:date="2013-03-22T18:31:00Z"/>
                <w:rFonts w:eastAsia="新細明體"/>
                <w:highlight w:val="green"/>
                <w:lang w:eastAsia="zh-TW"/>
                <w:rPrChange w:id="2293" w:author="IEC960923" w:date="2013-03-27T17:40:00Z">
                  <w:rPr>
                    <w:ins w:id="2294" w:author="IEC960923" w:date="2013-03-22T18:31:00Z"/>
                    <w:rFonts w:eastAsia="新細明體"/>
                    <w:lang w:eastAsia="zh-TW"/>
                  </w:rPr>
                </w:rPrChange>
              </w:rPr>
            </w:pPr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295" w:author="IEC960923" w:date="2013-03-22T18:31:00Z"/>
                <w:rFonts w:ascii="SimSun" w:eastAsia="新細明體" w:hAnsi="SimSun"/>
                <w:highlight w:val="green"/>
                <w:lang w:eastAsia="zh-TW"/>
                <w:rPrChange w:id="2296" w:author="IEC960923" w:date="2013-03-27T17:40:00Z">
                  <w:rPr>
                    <w:ins w:id="2297" w:author="IEC960923" w:date="2013-03-22T18:31:00Z"/>
                    <w:rFonts w:ascii="SimSun" w:eastAsia="新細明體" w:hAnsi="SimSun"/>
                    <w:lang w:eastAsia="zh-TW"/>
                  </w:rPr>
                </w:rPrChange>
              </w:rPr>
            </w:pPr>
            <w:ins w:id="2298" w:author="IEC960923" w:date="2013-03-22T18:31:00Z">
              <w:r w:rsidRPr="008E4B75">
                <w:rPr>
                  <w:rFonts w:ascii="SimSun" w:eastAsia="新細明體" w:hAnsi="SimSun"/>
                  <w:highlight w:val="green"/>
                  <w:lang w:eastAsia="zh-TW"/>
                  <w:rPrChange w:id="2299" w:author="IEC960923" w:date="2013-03-27T17:40:00Z">
                    <w:rPr>
                      <w:rFonts w:ascii="SimSun" w:eastAsia="新細明體" w:hAnsi="SimSun"/>
                      <w:color w:val="0000FF"/>
                      <w:u w:val="single"/>
                      <w:lang w:eastAsia="zh-TW"/>
                    </w:rPr>
                  </w:rPrChange>
                </w:rPr>
                <w:t>0</w:t>
              </w:r>
            </w:ins>
          </w:p>
        </w:tc>
        <w:tc>
          <w:tcPr>
            <w:tcW w:w="680" w:type="dxa"/>
          </w:tcPr>
          <w:p w:rsidR="003E4CE1" w:rsidRPr="00160D09" w:rsidRDefault="008E4B75" w:rsidP="001A5983">
            <w:pPr>
              <w:rPr>
                <w:ins w:id="2300" w:author="IEC960923" w:date="2013-03-22T18:31:00Z"/>
                <w:rFonts w:eastAsia="新細明體"/>
                <w:highlight w:val="green"/>
                <w:lang w:eastAsia="zh-TW"/>
                <w:rPrChange w:id="2301" w:author="IEC960923" w:date="2013-03-27T17:40:00Z">
                  <w:rPr>
                    <w:ins w:id="2302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303" w:author="IEC960923" w:date="2013-03-22T18:31:00Z">
              <w:r w:rsidRPr="008E4B75">
                <w:rPr>
                  <w:rFonts w:eastAsia="新細明體"/>
                  <w:highlight w:val="green"/>
                  <w:lang w:eastAsia="zh-TW"/>
                  <w:rPrChange w:id="2304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Y</w:t>
              </w:r>
            </w:ins>
          </w:p>
        </w:tc>
        <w:tc>
          <w:tcPr>
            <w:tcW w:w="2303" w:type="dxa"/>
          </w:tcPr>
          <w:p w:rsidR="003E4CE1" w:rsidRPr="00160D09" w:rsidRDefault="003E4CE1" w:rsidP="001A5983">
            <w:pPr>
              <w:rPr>
                <w:ins w:id="2305" w:author="IEC960923" w:date="2013-03-22T18:31:00Z"/>
                <w:rFonts w:eastAsia="新細明體"/>
                <w:highlight w:val="green"/>
                <w:rPrChange w:id="2306" w:author="IEC960923" w:date="2013-03-27T17:40:00Z">
                  <w:rPr>
                    <w:ins w:id="2307" w:author="IEC960923" w:date="2013-03-22T18:31:00Z"/>
                    <w:rFonts w:eastAsia="新細明體"/>
                  </w:rPr>
                </w:rPrChange>
              </w:rPr>
            </w:pPr>
          </w:p>
        </w:tc>
        <w:tc>
          <w:tcPr>
            <w:tcW w:w="3054" w:type="dxa"/>
          </w:tcPr>
          <w:p w:rsidR="003E4CE1" w:rsidRPr="00160D09" w:rsidRDefault="008E4B75" w:rsidP="001A5983">
            <w:pPr>
              <w:rPr>
                <w:ins w:id="2308" w:author="IEC960923" w:date="2013-03-22T18:31:00Z"/>
                <w:rFonts w:ascii="新細明體" w:eastAsia="新細明體" w:hAnsi="新細明體"/>
                <w:highlight w:val="green"/>
                <w:lang w:eastAsia="zh-TW"/>
                <w:rPrChange w:id="2309" w:author="IEC960923" w:date="2013-03-27T17:40:00Z">
                  <w:rPr>
                    <w:ins w:id="2310" w:author="IEC960923" w:date="2013-03-22T18:31:00Z"/>
                    <w:rFonts w:ascii="新細明體" w:eastAsia="新細明體" w:hAnsi="新細明體"/>
                    <w:color w:val="FF0000"/>
                    <w:lang w:eastAsia="zh-TW"/>
                  </w:rPr>
                </w:rPrChange>
              </w:rPr>
            </w:pPr>
            <w:ins w:id="2311" w:author="IEC960923" w:date="2013-03-22T18:31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2312" w:author="IEC960923" w:date="2013-03-27T17:40:00Z">
                    <w:rPr>
                      <w:rFonts w:ascii="新細明體" w:eastAsia="新細明體" w:hAnsi="新細明體" w:hint="eastAsia"/>
                      <w:color w:val="FF0000"/>
                      <w:u w:val="single"/>
                      <w:lang w:eastAsia="zh-TW"/>
                    </w:rPr>
                  </w:rPrChange>
                </w:rPr>
                <w:t>只能輸入</w:t>
              </w:r>
            </w:ins>
            <w:ins w:id="2313" w:author="IEC960923" w:date="2013-03-22T18:32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2314" w:author="IEC960923" w:date="2013-03-27T17:40:00Z">
                    <w:rPr>
                      <w:rFonts w:ascii="新細明體" w:eastAsia="新細明體" w:hAnsi="新細明體" w:hint="eastAsia"/>
                      <w:color w:val="FF0000"/>
                      <w:u w:val="single"/>
                      <w:lang w:eastAsia="zh-TW"/>
                    </w:rPr>
                  </w:rPrChange>
                </w:rPr>
                <w:t>大於等於</w:t>
              </w:r>
            </w:ins>
            <w:ins w:id="2315" w:author="IEC960923" w:date="2013-03-22T18:31:00Z"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2316" w:author="IEC960923" w:date="2013-03-27T17:40:00Z">
                    <w:rPr>
                      <w:rFonts w:ascii="新細明體" w:eastAsia="新細明體" w:hAnsi="新細明體"/>
                      <w:color w:val="FF0000"/>
                      <w:u w:val="single"/>
                      <w:lang w:eastAsia="zh-TW"/>
                    </w:rPr>
                  </w:rPrChange>
                </w:rPr>
                <w:t>0的整數</w:t>
              </w:r>
            </w:ins>
          </w:p>
        </w:tc>
      </w:tr>
      <w:tr w:rsidR="003E4CE1" w:rsidRPr="00160D09" w:rsidTr="003E4CE1">
        <w:trPr>
          <w:ins w:id="2317" w:author="IEC960923" w:date="2013-03-22T18:31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318" w:author="IEC960923" w:date="2013-03-22T18:31:00Z"/>
                <w:rFonts w:eastAsia="新細明體"/>
                <w:highlight w:val="green"/>
                <w:lang w:eastAsia="zh-TW"/>
                <w:rPrChange w:id="2319" w:author="IEC960923" w:date="2013-03-27T17:40:00Z">
                  <w:rPr>
                    <w:ins w:id="2320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321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322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9</w:t>
              </w:r>
            </w:ins>
          </w:p>
        </w:tc>
        <w:tc>
          <w:tcPr>
            <w:tcW w:w="1310" w:type="dxa"/>
          </w:tcPr>
          <w:p w:rsidR="003E4CE1" w:rsidRPr="00160D09" w:rsidRDefault="008E4B75">
            <w:pPr>
              <w:rPr>
                <w:ins w:id="2323" w:author="IEC960923" w:date="2013-03-22T18:31:00Z"/>
                <w:rFonts w:eastAsia="新細明體"/>
                <w:highlight w:val="green"/>
                <w:lang w:eastAsia="zh-TW"/>
                <w:rPrChange w:id="2324" w:author="IEC960923" w:date="2013-03-27T17:40:00Z">
                  <w:rPr>
                    <w:ins w:id="2325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326" w:author="IEC960923" w:date="2013-03-22T18:32:00Z">
              <w:r w:rsidRPr="008E4B75">
                <w:rPr>
                  <w:rFonts w:eastAsia="新細明體"/>
                  <w:highlight w:val="green"/>
                  <w:lang w:eastAsia="zh-TW"/>
                  <w:rPrChange w:id="2327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AvgStationQty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328" w:author="IEC960923" w:date="2013-03-22T18:31:00Z"/>
                <w:rFonts w:ascii="SimSun" w:hAnsi="SimSun"/>
                <w:highlight w:val="green"/>
                <w:rPrChange w:id="2329" w:author="IEC960923" w:date="2013-03-27T17:40:00Z">
                  <w:rPr>
                    <w:ins w:id="2330" w:author="IEC960923" w:date="2013-03-22T18:31:00Z"/>
                    <w:rFonts w:ascii="SimSun" w:hAnsi="SimSun"/>
                  </w:rPr>
                </w:rPrChange>
              </w:rPr>
            </w:pPr>
            <w:ins w:id="2331" w:author="IEC960923" w:date="2013-03-22T18:32:00Z">
              <w:r w:rsidRPr="008E4B75">
                <w:rPr>
                  <w:rFonts w:ascii="SimSun" w:hAnsi="SimSun"/>
                  <w:highlight w:val="green"/>
                  <w:rPrChange w:id="2332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3E4CE1" w:rsidP="001A5983">
            <w:pPr>
              <w:rPr>
                <w:ins w:id="2333" w:author="IEC960923" w:date="2013-03-22T18:31:00Z"/>
                <w:rFonts w:eastAsia="新細明體"/>
                <w:highlight w:val="green"/>
                <w:lang w:eastAsia="zh-TW"/>
                <w:rPrChange w:id="2334" w:author="IEC960923" w:date="2013-03-27T17:40:00Z">
                  <w:rPr>
                    <w:ins w:id="2335" w:author="IEC960923" w:date="2013-03-22T18:31:00Z"/>
                    <w:rFonts w:eastAsia="新細明體"/>
                    <w:lang w:eastAsia="zh-TW"/>
                  </w:rPr>
                </w:rPrChange>
              </w:rPr>
            </w:pPr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336" w:author="IEC960923" w:date="2013-03-22T18:31:00Z"/>
                <w:rFonts w:ascii="SimSun" w:eastAsia="新細明體" w:hAnsi="SimSun"/>
                <w:highlight w:val="green"/>
                <w:lang w:eastAsia="zh-TW"/>
                <w:rPrChange w:id="2337" w:author="IEC960923" w:date="2013-03-27T17:40:00Z">
                  <w:rPr>
                    <w:ins w:id="2338" w:author="IEC960923" w:date="2013-03-22T18:31:00Z"/>
                    <w:rFonts w:ascii="SimSun" w:eastAsia="新細明體" w:hAnsi="SimSun"/>
                    <w:lang w:eastAsia="zh-TW"/>
                  </w:rPr>
                </w:rPrChange>
              </w:rPr>
            </w:pPr>
            <w:ins w:id="2339" w:author="IEC960923" w:date="2013-03-22T18:32:00Z">
              <w:r w:rsidRPr="008E4B75">
                <w:rPr>
                  <w:rFonts w:ascii="SimSun" w:eastAsia="新細明體" w:hAnsi="SimSun"/>
                  <w:highlight w:val="green"/>
                  <w:lang w:eastAsia="zh-TW"/>
                  <w:rPrChange w:id="2340" w:author="IEC960923" w:date="2013-03-27T17:40:00Z">
                    <w:rPr>
                      <w:rFonts w:ascii="SimSun" w:eastAsia="新細明體" w:hAnsi="SimSun"/>
                      <w:color w:val="0000FF"/>
                      <w:u w:val="single"/>
                      <w:lang w:eastAsia="zh-TW"/>
                    </w:rPr>
                  </w:rPrChange>
                </w:rPr>
                <w:t>0</w:t>
              </w:r>
            </w:ins>
          </w:p>
        </w:tc>
        <w:tc>
          <w:tcPr>
            <w:tcW w:w="680" w:type="dxa"/>
          </w:tcPr>
          <w:p w:rsidR="003E4CE1" w:rsidRPr="00160D09" w:rsidRDefault="008E4B75" w:rsidP="001A5983">
            <w:pPr>
              <w:rPr>
                <w:ins w:id="2341" w:author="IEC960923" w:date="2013-03-22T18:31:00Z"/>
                <w:rFonts w:eastAsia="新細明體"/>
                <w:highlight w:val="green"/>
                <w:lang w:eastAsia="zh-TW"/>
                <w:rPrChange w:id="2342" w:author="IEC960923" w:date="2013-03-27T17:40:00Z">
                  <w:rPr>
                    <w:ins w:id="2343" w:author="IEC960923" w:date="2013-03-22T18:31:00Z"/>
                    <w:rFonts w:eastAsia="新細明體"/>
                    <w:lang w:eastAsia="zh-TW"/>
                  </w:rPr>
                </w:rPrChange>
              </w:rPr>
            </w:pPr>
            <w:ins w:id="2344" w:author="IEC960923" w:date="2013-03-22T18:32:00Z">
              <w:r w:rsidRPr="008E4B75">
                <w:rPr>
                  <w:rFonts w:eastAsia="新細明體"/>
                  <w:highlight w:val="green"/>
                  <w:lang w:eastAsia="zh-TW"/>
                  <w:rPrChange w:id="2345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Y</w:t>
              </w:r>
            </w:ins>
          </w:p>
        </w:tc>
        <w:tc>
          <w:tcPr>
            <w:tcW w:w="2303" w:type="dxa"/>
          </w:tcPr>
          <w:p w:rsidR="003E4CE1" w:rsidRPr="00160D09" w:rsidRDefault="003E4CE1" w:rsidP="001A5983">
            <w:pPr>
              <w:rPr>
                <w:ins w:id="2346" w:author="IEC960923" w:date="2013-03-22T18:31:00Z"/>
                <w:rFonts w:eastAsia="新細明體"/>
                <w:highlight w:val="green"/>
                <w:rPrChange w:id="2347" w:author="IEC960923" w:date="2013-03-27T17:40:00Z">
                  <w:rPr>
                    <w:ins w:id="2348" w:author="IEC960923" w:date="2013-03-22T18:31:00Z"/>
                    <w:rFonts w:eastAsia="新細明體"/>
                  </w:rPr>
                </w:rPrChange>
              </w:rPr>
            </w:pPr>
          </w:p>
        </w:tc>
        <w:tc>
          <w:tcPr>
            <w:tcW w:w="3054" w:type="dxa"/>
          </w:tcPr>
          <w:p w:rsidR="003E4CE1" w:rsidRPr="00160D09" w:rsidRDefault="008E4B75" w:rsidP="001A5983">
            <w:pPr>
              <w:rPr>
                <w:ins w:id="2349" w:author="IEC960923" w:date="2013-03-22T18:31:00Z"/>
                <w:rFonts w:ascii="新細明體" w:eastAsia="新細明體" w:hAnsi="新細明體"/>
                <w:highlight w:val="green"/>
                <w:lang w:eastAsia="zh-TW"/>
                <w:rPrChange w:id="2350" w:author="IEC960923" w:date="2013-03-27T17:40:00Z">
                  <w:rPr>
                    <w:ins w:id="2351" w:author="IEC960923" w:date="2013-03-22T18:31:00Z"/>
                    <w:rFonts w:ascii="新細明體" w:eastAsia="新細明體" w:hAnsi="新細明體"/>
                    <w:color w:val="FF0000"/>
                    <w:lang w:eastAsia="zh-TW"/>
                  </w:rPr>
                </w:rPrChange>
              </w:rPr>
            </w:pPr>
            <w:ins w:id="2352" w:author="IEC960923" w:date="2013-03-22T18:32:00Z">
              <w:r w:rsidRPr="008E4B75">
                <w:rPr>
                  <w:rFonts w:ascii="新細明體" w:eastAsia="新細明體" w:hAnsi="新細明體" w:hint="eastAsia"/>
                  <w:highlight w:val="green"/>
                  <w:lang w:eastAsia="zh-TW"/>
                  <w:rPrChange w:id="2353" w:author="IEC960923" w:date="2013-03-27T17:40:00Z">
                    <w:rPr>
                      <w:rFonts w:ascii="新細明體" w:eastAsia="新細明體" w:hAnsi="新細明體" w:hint="eastAsia"/>
                      <w:color w:val="FF0000"/>
                      <w:u w:val="single"/>
                      <w:lang w:eastAsia="zh-TW"/>
                    </w:rPr>
                  </w:rPrChange>
                </w:rPr>
                <w:t>只能輸入大於等於</w:t>
              </w:r>
              <w:r w:rsidRPr="008E4B75">
                <w:rPr>
                  <w:rFonts w:ascii="新細明體" w:eastAsia="新細明體" w:hAnsi="新細明體"/>
                  <w:highlight w:val="green"/>
                  <w:lang w:eastAsia="zh-TW"/>
                  <w:rPrChange w:id="2354" w:author="IEC960923" w:date="2013-03-27T17:40:00Z">
                    <w:rPr>
                      <w:rFonts w:ascii="新細明體" w:eastAsia="新細明體" w:hAnsi="新細明體"/>
                      <w:color w:val="FF0000"/>
                      <w:u w:val="single"/>
                      <w:lang w:eastAsia="zh-TW"/>
                    </w:rPr>
                  </w:rPrChange>
                </w:rPr>
                <w:t>0的整數</w:t>
              </w:r>
            </w:ins>
          </w:p>
        </w:tc>
      </w:tr>
      <w:tr w:rsidR="003E4CE1" w:rsidRPr="00160D09" w:rsidTr="003E4CE1">
        <w:trPr>
          <w:ins w:id="2355" w:author="IEC960923" w:date="2013-03-22T18:33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356" w:author="IEC960923" w:date="2013-03-22T18:33:00Z"/>
                <w:rFonts w:eastAsia="新細明體"/>
                <w:highlight w:val="green"/>
                <w:lang w:eastAsia="zh-TW"/>
                <w:rPrChange w:id="2357" w:author="IEC960923" w:date="2013-03-27T17:40:00Z">
                  <w:rPr>
                    <w:ins w:id="2358" w:author="IEC960923" w:date="2013-03-22T18:33:00Z"/>
                    <w:rFonts w:eastAsia="新細明體"/>
                    <w:lang w:eastAsia="zh-TW"/>
                  </w:rPr>
                </w:rPrChange>
              </w:rPr>
            </w:pPr>
            <w:ins w:id="2359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360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10</w:t>
              </w:r>
            </w:ins>
          </w:p>
        </w:tc>
        <w:tc>
          <w:tcPr>
            <w:tcW w:w="1310" w:type="dxa"/>
          </w:tcPr>
          <w:p w:rsidR="003E4CE1" w:rsidRPr="00160D09" w:rsidRDefault="008E4B75" w:rsidP="003E4CE1">
            <w:pPr>
              <w:rPr>
                <w:ins w:id="2361" w:author="IEC960923" w:date="2013-03-22T18:33:00Z"/>
                <w:rFonts w:eastAsia="新細明體"/>
                <w:highlight w:val="green"/>
                <w:lang w:eastAsia="zh-TW"/>
                <w:rPrChange w:id="2362" w:author="IEC960923" w:date="2013-03-27T17:40:00Z">
                  <w:rPr>
                    <w:ins w:id="2363" w:author="IEC960923" w:date="2013-03-22T18:33:00Z"/>
                    <w:rFonts w:eastAsia="新細明體"/>
                    <w:lang w:eastAsia="zh-TW"/>
                  </w:rPr>
                </w:rPrChange>
              </w:rPr>
            </w:pPr>
            <w:ins w:id="2364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365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Owner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366" w:author="IEC960923" w:date="2013-03-22T18:33:00Z"/>
                <w:rFonts w:ascii="SimSun" w:hAnsi="SimSun"/>
                <w:highlight w:val="green"/>
                <w:rPrChange w:id="2367" w:author="IEC960923" w:date="2013-03-27T17:40:00Z">
                  <w:rPr>
                    <w:ins w:id="2368" w:author="IEC960923" w:date="2013-03-22T18:33:00Z"/>
                    <w:rFonts w:ascii="SimSun" w:hAnsi="SimSun"/>
                  </w:rPr>
                </w:rPrChange>
              </w:rPr>
            </w:pPr>
            <w:ins w:id="2369" w:author="IEC960923" w:date="2013-03-22T18:33:00Z">
              <w:r w:rsidRPr="008E4B75">
                <w:rPr>
                  <w:rFonts w:ascii="SimSun" w:hAnsi="SimSun"/>
                  <w:highlight w:val="green"/>
                  <w:rPrChange w:id="2370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8E4B75" w:rsidP="001A5983">
            <w:pPr>
              <w:rPr>
                <w:ins w:id="2371" w:author="IEC960923" w:date="2013-03-22T18:33:00Z"/>
                <w:rFonts w:eastAsia="新細明體"/>
                <w:highlight w:val="green"/>
                <w:rPrChange w:id="2372" w:author="IEC960923" w:date="2013-03-27T17:40:00Z">
                  <w:rPr>
                    <w:ins w:id="2373" w:author="IEC960923" w:date="2013-03-22T18:33:00Z"/>
                    <w:rFonts w:eastAsia="新細明體"/>
                    <w:lang w:eastAsia="zh-TW"/>
                  </w:rPr>
                </w:rPrChange>
              </w:rPr>
            </w:pPr>
            <w:ins w:id="2374" w:author="IEC960923" w:date="2013-03-22T18:33:00Z">
              <w:r w:rsidRPr="008E4B75">
                <w:rPr>
                  <w:rFonts w:hint="eastAsia"/>
                  <w:highlight w:val="green"/>
                  <w:rPrChange w:id="2375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长度不超过</w:t>
              </w:r>
              <w:r w:rsidRPr="008E4B75">
                <w:rPr>
                  <w:rFonts w:eastAsia="新細明體"/>
                  <w:highlight w:val="green"/>
                  <w:rPrChange w:id="2376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64</w:t>
              </w:r>
              <w:r w:rsidRPr="008E4B75">
                <w:rPr>
                  <w:rFonts w:hint="eastAsia"/>
                  <w:highlight w:val="green"/>
                  <w:rPrChange w:id="2377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字符的任意字符串</w:t>
              </w:r>
            </w:ins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378" w:author="IEC960923" w:date="2013-03-22T18:33:00Z"/>
                <w:rFonts w:ascii="SimSun" w:eastAsia="新細明體" w:hAnsi="SimSun"/>
                <w:highlight w:val="green"/>
                <w:lang w:eastAsia="zh-TW"/>
                <w:rPrChange w:id="2379" w:author="IEC960923" w:date="2013-03-27T17:40:00Z">
                  <w:rPr>
                    <w:ins w:id="2380" w:author="IEC960923" w:date="2013-03-22T18:33:00Z"/>
                    <w:rFonts w:ascii="SimSun" w:eastAsia="新細明體" w:hAnsi="SimSun"/>
                    <w:lang w:eastAsia="zh-TW"/>
                  </w:rPr>
                </w:rPrChange>
              </w:rPr>
            </w:pPr>
            <w:ins w:id="2381" w:author="IEC960923" w:date="2013-03-22T18:33:00Z">
              <w:r w:rsidRPr="008E4B75">
                <w:rPr>
                  <w:rFonts w:ascii="SimSun" w:hAnsi="SimSun" w:hint="eastAsia"/>
                  <w:highlight w:val="green"/>
                  <w:rPrChange w:id="2382" w:author="IEC960923" w:date="2013-03-27T17:40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空</w:t>
              </w:r>
            </w:ins>
          </w:p>
        </w:tc>
        <w:tc>
          <w:tcPr>
            <w:tcW w:w="680" w:type="dxa"/>
          </w:tcPr>
          <w:p w:rsidR="003E4CE1" w:rsidRPr="00160D09" w:rsidRDefault="003E4CE1" w:rsidP="001A5983">
            <w:pPr>
              <w:rPr>
                <w:ins w:id="2383" w:author="IEC960923" w:date="2013-03-22T18:33:00Z"/>
                <w:rFonts w:eastAsia="新細明體"/>
                <w:highlight w:val="green"/>
                <w:lang w:eastAsia="zh-TW"/>
                <w:rPrChange w:id="2384" w:author="IEC960923" w:date="2013-03-27T17:40:00Z">
                  <w:rPr>
                    <w:ins w:id="2385" w:author="IEC960923" w:date="2013-03-22T18:33:00Z"/>
                    <w:rFonts w:eastAsia="新細明體"/>
                    <w:lang w:eastAsia="zh-TW"/>
                  </w:rPr>
                </w:rPrChange>
              </w:rPr>
            </w:pPr>
          </w:p>
        </w:tc>
        <w:tc>
          <w:tcPr>
            <w:tcW w:w="2303" w:type="dxa"/>
          </w:tcPr>
          <w:p w:rsidR="003E4CE1" w:rsidRPr="00160D09" w:rsidRDefault="003E4CE1" w:rsidP="001A5983">
            <w:pPr>
              <w:rPr>
                <w:ins w:id="2386" w:author="IEC960923" w:date="2013-03-22T18:33:00Z"/>
                <w:rFonts w:eastAsia="新細明體"/>
                <w:highlight w:val="green"/>
                <w:rPrChange w:id="2387" w:author="IEC960923" w:date="2013-03-27T17:40:00Z">
                  <w:rPr>
                    <w:ins w:id="2388" w:author="IEC960923" w:date="2013-03-22T18:33:00Z"/>
                    <w:rFonts w:eastAsia="新細明體"/>
                  </w:rPr>
                </w:rPrChange>
              </w:rPr>
            </w:pPr>
          </w:p>
        </w:tc>
        <w:tc>
          <w:tcPr>
            <w:tcW w:w="3054" w:type="dxa"/>
          </w:tcPr>
          <w:p w:rsidR="003E4CE1" w:rsidRPr="00160D09" w:rsidRDefault="003E4CE1">
            <w:pPr>
              <w:rPr>
                <w:ins w:id="2389" w:author="IEC960923" w:date="2013-03-22T18:33:00Z"/>
                <w:rFonts w:ascii="新細明體" w:eastAsia="新細明體" w:hAnsi="新細明體"/>
                <w:highlight w:val="green"/>
                <w:lang w:eastAsia="zh-TW"/>
                <w:rPrChange w:id="2390" w:author="IEC960923" w:date="2013-03-27T17:40:00Z">
                  <w:rPr>
                    <w:ins w:id="2391" w:author="IEC960923" w:date="2013-03-22T18:33:00Z"/>
                    <w:rFonts w:ascii="新細明體" w:eastAsia="新細明體" w:hAnsi="新細明體"/>
                    <w:lang w:eastAsia="zh-TW"/>
                  </w:rPr>
                </w:rPrChange>
              </w:rPr>
            </w:pPr>
          </w:p>
        </w:tc>
      </w:tr>
      <w:tr w:rsidR="003E4CE1" w:rsidRPr="00434D5C" w:rsidTr="003E4CE1">
        <w:trPr>
          <w:ins w:id="2392" w:author="IEC960923" w:date="2013-03-22T18:33:00Z"/>
        </w:trPr>
        <w:tc>
          <w:tcPr>
            <w:tcW w:w="445" w:type="dxa"/>
          </w:tcPr>
          <w:p w:rsidR="003E4CE1" w:rsidRPr="00160D09" w:rsidRDefault="008E4B75" w:rsidP="001A5983">
            <w:pPr>
              <w:rPr>
                <w:ins w:id="2393" w:author="IEC960923" w:date="2013-03-22T18:33:00Z"/>
                <w:rFonts w:eastAsia="新細明體"/>
                <w:highlight w:val="green"/>
                <w:lang w:eastAsia="zh-TW"/>
                <w:rPrChange w:id="2394" w:author="IEC960923" w:date="2013-03-27T17:40:00Z">
                  <w:rPr>
                    <w:ins w:id="2395" w:author="IEC960923" w:date="2013-03-22T18:33:00Z"/>
                    <w:rFonts w:eastAsia="新細明體"/>
                    <w:lang w:eastAsia="zh-TW"/>
                  </w:rPr>
                </w:rPrChange>
              </w:rPr>
            </w:pPr>
            <w:ins w:id="2396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397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11</w:t>
              </w:r>
            </w:ins>
          </w:p>
        </w:tc>
        <w:tc>
          <w:tcPr>
            <w:tcW w:w="1310" w:type="dxa"/>
          </w:tcPr>
          <w:p w:rsidR="003E4CE1" w:rsidRPr="00160D09" w:rsidRDefault="008E4B75" w:rsidP="003E4CE1">
            <w:pPr>
              <w:rPr>
                <w:ins w:id="2398" w:author="IEC960923" w:date="2013-03-22T18:33:00Z"/>
                <w:rFonts w:eastAsia="新細明體"/>
                <w:highlight w:val="green"/>
                <w:lang w:eastAsia="zh-TW"/>
                <w:rPrChange w:id="2399" w:author="IEC960923" w:date="2013-03-27T17:40:00Z">
                  <w:rPr>
                    <w:ins w:id="2400" w:author="IEC960923" w:date="2013-03-22T18:33:00Z"/>
                    <w:rFonts w:eastAsia="新細明體"/>
                    <w:lang w:eastAsia="zh-TW"/>
                  </w:rPr>
                </w:rPrChange>
              </w:rPr>
            </w:pPr>
            <w:ins w:id="2401" w:author="IEC960923" w:date="2013-03-22T18:33:00Z">
              <w:r w:rsidRPr="008E4B75">
                <w:rPr>
                  <w:rFonts w:eastAsia="新細明體"/>
                  <w:highlight w:val="green"/>
                  <w:lang w:eastAsia="zh-TW"/>
                  <w:rPrChange w:id="2402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IEOwner</w:t>
              </w:r>
            </w:ins>
          </w:p>
        </w:tc>
        <w:tc>
          <w:tcPr>
            <w:tcW w:w="916" w:type="dxa"/>
          </w:tcPr>
          <w:p w:rsidR="003E4CE1" w:rsidRPr="00160D09" w:rsidRDefault="008E4B75" w:rsidP="001A5983">
            <w:pPr>
              <w:rPr>
                <w:ins w:id="2403" w:author="IEC960923" w:date="2013-03-22T18:33:00Z"/>
                <w:rFonts w:ascii="SimSun" w:hAnsi="SimSun"/>
                <w:highlight w:val="green"/>
                <w:rPrChange w:id="2404" w:author="IEC960923" w:date="2013-03-27T17:40:00Z">
                  <w:rPr>
                    <w:ins w:id="2405" w:author="IEC960923" w:date="2013-03-22T18:33:00Z"/>
                    <w:rFonts w:ascii="SimSun" w:hAnsi="SimSun"/>
                  </w:rPr>
                </w:rPrChange>
              </w:rPr>
            </w:pPr>
            <w:ins w:id="2406" w:author="IEC960923" w:date="2013-03-22T18:33:00Z">
              <w:r w:rsidRPr="008E4B75">
                <w:rPr>
                  <w:rFonts w:ascii="SimSun" w:hAnsi="SimSun"/>
                  <w:highlight w:val="green"/>
                  <w:rPrChange w:id="2407" w:author="IEC960923" w:date="2013-03-27T17:40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Text</w:t>
              </w:r>
            </w:ins>
          </w:p>
        </w:tc>
        <w:tc>
          <w:tcPr>
            <w:tcW w:w="677" w:type="dxa"/>
          </w:tcPr>
          <w:p w:rsidR="003E4CE1" w:rsidRPr="00160D09" w:rsidRDefault="008E4B75" w:rsidP="001A5983">
            <w:pPr>
              <w:rPr>
                <w:ins w:id="2408" w:author="IEC960923" w:date="2013-03-22T18:33:00Z"/>
                <w:highlight w:val="green"/>
                <w:rPrChange w:id="2409" w:author="IEC960923" w:date="2013-03-27T17:40:00Z">
                  <w:rPr>
                    <w:ins w:id="2410" w:author="IEC960923" w:date="2013-03-22T18:33:00Z"/>
                  </w:rPr>
                </w:rPrChange>
              </w:rPr>
            </w:pPr>
            <w:ins w:id="2411" w:author="IEC960923" w:date="2013-03-22T18:33:00Z">
              <w:r w:rsidRPr="008E4B75">
                <w:rPr>
                  <w:rFonts w:hint="eastAsia"/>
                  <w:highlight w:val="green"/>
                  <w:rPrChange w:id="2412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长度不超过</w:t>
              </w:r>
              <w:r w:rsidRPr="008E4B75">
                <w:rPr>
                  <w:rFonts w:eastAsia="新細明體"/>
                  <w:highlight w:val="green"/>
                  <w:rPrChange w:id="2413" w:author="IEC960923" w:date="2013-03-27T17:40:00Z">
                    <w:rPr>
                      <w:rFonts w:eastAsia="新細明體"/>
                      <w:color w:val="0000FF"/>
                      <w:u w:val="single"/>
                      <w:lang w:eastAsia="zh-TW"/>
                    </w:rPr>
                  </w:rPrChange>
                </w:rPr>
                <w:t>64</w:t>
              </w:r>
              <w:r w:rsidRPr="008E4B75">
                <w:rPr>
                  <w:rFonts w:hint="eastAsia"/>
                  <w:highlight w:val="green"/>
                  <w:rPrChange w:id="2414" w:author="IEC960923" w:date="2013-03-27T17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字符的任意字符串</w:t>
              </w:r>
            </w:ins>
          </w:p>
        </w:tc>
        <w:tc>
          <w:tcPr>
            <w:tcW w:w="1432" w:type="dxa"/>
          </w:tcPr>
          <w:p w:rsidR="003E4CE1" w:rsidRPr="00160D09" w:rsidRDefault="008E4B75" w:rsidP="001A5983">
            <w:pPr>
              <w:rPr>
                <w:ins w:id="2415" w:author="IEC960923" w:date="2013-03-22T18:33:00Z"/>
                <w:rFonts w:ascii="SimSun" w:hAnsi="SimSun"/>
                <w:highlight w:val="green"/>
                <w:rPrChange w:id="2416" w:author="IEC960923" w:date="2013-03-27T17:40:00Z">
                  <w:rPr>
                    <w:ins w:id="2417" w:author="IEC960923" w:date="2013-03-22T18:33:00Z"/>
                    <w:rFonts w:ascii="SimSun" w:hAnsi="SimSun"/>
                  </w:rPr>
                </w:rPrChange>
              </w:rPr>
            </w:pPr>
            <w:ins w:id="2418" w:author="IEC960923" w:date="2013-03-22T18:33:00Z">
              <w:r w:rsidRPr="008E4B75">
                <w:rPr>
                  <w:rFonts w:ascii="SimSun" w:hAnsi="SimSun" w:hint="eastAsia"/>
                  <w:highlight w:val="green"/>
                  <w:rPrChange w:id="2419" w:author="IEC960923" w:date="2013-03-27T17:40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空</w:t>
              </w:r>
            </w:ins>
          </w:p>
        </w:tc>
        <w:tc>
          <w:tcPr>
            <w:tcW w:w="680" w:type="dxa"/>
          </w:tcPr>
          <w:p w:rsidR="003E4CE1" w:rsidRDefault="003E4CE1" w:rsidP="001A5983">
            <w:pPr>
              <w:rPr>
                <w:ins w:id="2420" w:author="IEC960923" w:date="2013-03-22T18:33:00Z"/>
                <w:rFonts w:eastAsia="新細明體"/>
                <w:lang w:eastAsia="zh-TW"/>
              </w:rPr>
            </w:pPr>
          </w:p>
        </w:tc>
        <w:tc>
          <w:tcPr>
            <w:tcW w:w="2303" w:type="dxa"/>
          </w:tcPr>
          <w:p w:rsidR="003E4CE1" w:rsidRPr="00434D5C" w:rsidRDefault="003E4CE1" w:rsidP="001A5983">
            <w:pPr>
              <w:rPr>
                <w:ins w:id="2421" w:author="IEC960923" w:date="2013-03-22T18:33:00Z"/>
                <w:rFonts w:eastAsia="新細明體"/>
              </w:rPr>
            </w:pPr>
          </w:p>
        </w:tc>
        <w:tc>
          <w:tcPr>
            <w:tcW w:w="3054" w:type="dxa"/>
          </w:tcPr>
          <w:p w:rsidR="003E4CE1" w:rsidRPr="003E4CE1" w:rsidRDefault="003E4CE1" w:rsidP="003E4CE1">
            <w:pPr>
              <w:rPr>
                <w:ins w:id="2422" w:author="IEC960923" w:date="2013-03-22T18:33:00Z"/>
                <w:rFonts w:ascii="新細明體" w:eastAsia="新細明體" w:hAnsi="新細明體"/>
                <w:lang w:eastAsia="zh-TW"/>
              </w:rPr>
            </w:pPr>
          </w:p>
        </w:tc>
      </w:tr>
      <w:tr w:rsidR="003E4CE1" w:rsidRPr="00434D5C" w:rsidTr="003E4CE1">
        <w:tc>
          <w:tcPr>
            <w:tcW w:w="445" w:type="dxa"/>
            <w:tcPrChange w:id="2423" w:author="IEC960923" w:date="2013-03-22T18:26:00Z">
              <w:tcPr>
                <w:tcW w:w="445" w:type="dxa"/>
              </w:tcPr>
            </w:tcPrChange>
          </w:tcPr>
          <w:p w:rsidR="003E4CE1" w:rsidRPr="003E4CE1" w:rsidRDefault="003E4CE1" w:rsidP="001A5983">
            <w:pPr>
              <w:rPr>
                <w:rFonts w:eastAsia="新細明體"/>
                <w:lang w:eastAsia="zh-TW"/>
                <w:rPrChange w:id="2424" w:author="IEC960923" w:date="2013-03-22T18:33:00Z">
                  <w:rPr/>
                </w:rPrChange>
              </w:rPr>
            </w:pPr>
            <w:ins w:id="2425" w:author="IEC960923" w:date="2013-03-22T18:33:00Z">
              <w:r>
                <w:rPr>
                  <w:rFonts w:eastAsia="新細明體" w:hint="eastAsia"/>
                  <w:lang w:eastAsia="zh-TW"/>
                </w:rPr>
                <w:t>12</w:t>
              </w:r>
            </w:ins>
            <w:del w:id="2426" w:author="IEC960923" w:date="2013-03-22T18:33:00Z">
              <w:r w:rsidRPr="00F73009" w:rsidDel="003E4CE1">
                <w:delText>6</w:delText>
              </w:r>
            </w:del>
          </w:p>
        </w:tc>
        <w:tc>
          <w:tcPr>
            <w:tcW w:w="1310" w:type="dxa"/>
            <w:tcPrChange w:id="2427" w:author="IEC960923" w:date="2013-03-22T18:26:00Z">
              <w:tcPr>
                <w:tcW w:w="1310" w:type="dxa"/>
              </w:tcPr>
            </w:tcPrChange>
          </w:tcPr>
          <w:p w:rsidR="003E4CE1" w:rsidRPr="00434D5C" w:rsidRDefault="003E4CE1" w:rsidP="001A5983">
            <w:r w:rsidRPr="00F73009">
              <w:t>Save</w:t>
            </w:r>
          </w:p>
        </w:tc>
        <w:tc>
          <w:tcPr>
            <w:tcW w:w="916" w:type="dxa"/>
            <w:tcPrChange w:id="2428" w:author="IEC960923" w:date="2013-03-22T18:26:00Z">
              <w:tcPr>
                <w:tcW w:w="916" w:type="dxa"/>
              </w:tcPr>
            </w:tcPrChange>
          </w:tcPr>
          <w:p w:rsidR="003E4CE1" w:rsidRPr="00434D5C" w:rsidRDefault="003E4CE1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  <w:tcPrChange w:id="2429" w:author="IEC960923" w:date="2013-03-22T18:26:00Z">
              <w:tcPr>
                <w:tcW w:w="677" w:type="dxa"/>
              </w:tcPr>
            </w:tcPrChange>
          </w:tcPr>
          <w:p w:rsidR="003E4CE1" w:rsidRPr="00434D5C" w:rsidRDefault="003E4CE1" w:rsidP="001A5983"/>
        </w:tc>
        <w:tc>
          <w:tcPr>
            <w:tcW w:w="1432" w:type="dxa"/>
            <w:tcPrChange w:id="2430" w:author="IEC960923" w:date="2013-03-22T18:26:00Z">
              <w:tcPr>
                <w:tcW w:w="1432" w:type="dxa"/>
              </w:tcPr>
            </w:tcPrChange>
          </w:tcPr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Save</w:t>
            </w:r>
            <w:r w:rsidRPr="00F73009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  <w:tcPrChange w:id="2431" w:author="IEC960923" w:date="2013-03-22T18:26:00Z">
              <w:tcPr>
                <w:tcW w:w="680" w:type="dxa"/>
              </w:tcPr>
            </w:tcPrChange>
          </w:tcPr>
          <w:p w:rsidR="003E4CE1" w:rsidRPr="00434D5C" w:rsidRDefault="003E4CE1" w:rsidP="001A5983"/>
        </w:tc>
        <w:tc>
          <w:tcPr>
            <w:tcW w:w="2303" w:type="dxa"/>
            <w:tcPrChange w:id="2432" w:author="IEC960923" w:date="2013-03-22T18:26:00Z">
              <w:tcPr>
                <w:tcW w:w="1845" w:type="dxa"/>
              </w:tcPr>
            </w:tcPrChange>
          </w:tcPr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Click</w:t>
            </w:r>
            <w:r w:rsidRPr="00F73009">
              <w:rPr>
                <w:rFonts w:ascii="SimSun" w:hAnsi="SimSun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PdLine</w:t>
            </w:r>
            <w:r w:rsidRPr="00F16B72">
              <w:rPr>
                <w:rFonts w:ascii="SimSun" w:hAnsi="SimSun" w:hint="eastAsia"/>
                <w:color w:val="00B0F0"/>
              </w:rPr>
              <w:t>或</w:t>
            </w:r>
            <w:r w:rsidRPr="00F16B72">
              <w:rPr>
                <w:rFonts w:ascii="SimSun" w:hAnsi="SimSun"/>
                <w:color w:val="00B0F0"/>
              </w:rPr>
              <w:t>Description</w:t>
            </w:r>
            <w:ins w:id="2433" w:author="IEC960923" w:date="2013-03-25T16:09:00Z">
              <w:r w:rsidR="008E4B75" w:rsidRPr="008E4B75">
                <w:rPr>
                  <w:rFonts w:ascii="SimSun" w:hAnsi="SimSun" w:hint="eastAsia"/>
                  <w:highlight w:val="green"/>
                  <w:rPrChange w:id="2434" w:author="IEC960923" w:date="2013-03-27T17:41:00Z">
                    <w:rPr>
                      <w:rFonts w:ascii="SimSun" w:hAnsi="SimSun" w:hint="eastAsia"/>
                      <w:color w:val="00B0F0"/>
                      <w:u w:val="single"/>
                    </w:rPr>
                  </w:rPrChange>
                </w:rPr>
                <w:t>或</w:t>
              </w:r>
              <w:r w:rsidR="008E4B75" w:rsidRPr="008E4B75">
                <w:rPr>
                  <w:rFonts w:ascii="SimSun" w:hAnsi="SimSun"/>
                  <w:highlight w:val="green"/>
                  <w:rPrChange w:id="2435" w:author="IEC960923" w:date="2013-03-27T17:41:00Z">
                    <w:rPr>
                      <w:rFonts w:ascii="SimSun" w:hAnsi="SimSun"/>
                      <w:color w:val="00B0F0"/>
                      <w:u w:val="single"/>
                    </w:rPr>
                  </w:rPrChange>
                </w:rPr>
                <w:lastRenderedPageBreak/>
                <w:t>AliasLine</w:t>
              </w:r>
            </w:ins>
            <w:r w:rsidRPr="00F73009">
              <w:rPr>
                <w:rFonts w:ascii="SimSun" w:hAnsi="SimSun" w:hint="eastAsia"/>
              </w:rPr>
              <w:t>文本框中内容为空，则提示用户，放弃后续操作。</w:t>
            </w:r>
          </w:p>
          <w:p w:rsidR="003E4CE1" w:rsidRDefault="003E4CE1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框中内容未改变，则将</w:t>
            </w:r>
            <w:r w:rsidRPr="00F73009">
              <w:rPr>
                <w:rFonts w:ascii="SimSun" w:hAnsi="SimSun"/>
              </w:rPr>
              <w:t>Description</w:t>
            </w:r>
            <w:r w:rsidRPr="00F73009">
              <w:rPr>
                <w:rFonts w:ascii="SimSun" w:hAnsi="SimSun" w:hint="eastAsia"/>
              </w:rPr>
              <w:t>文本框中内容保存到</w:t>
            </w:r>
            <w:r w:rsidRPr="00F73009">
              <w:rPr>
                <w:rFonts w:ascii="SimSun" w:hAnsi="SimSun"/>
              </w:rPr>
              <w:t>PdLine List</w:t>
            </w:r>
            <w:r w:rsidRPr="00F73009">
              <w:rPr>
                <w:rFonts w:ascii="SimSun" w:hAnsi="SimSun" w:hint="eastAsia"/>
              </w:rPr>
              <w:t>当前被选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中，同时记录修改人和时间。</w:t>
            </w:r>
          </w:p>
          <w:p w:rsidR="003E4CE1" w:rsidRPr="008E3FE7" w:rsidRDefault="003E4CE1" w:rsidP="001A5983">
            <w:pPr>
              <w:rPr>
                <w:rFonts w:ascii="SimSun"/>
                <w:color w:val="00B0F0"/>
              </w:rPr>
            </w:pPr>
            <w:r w:rsidRPr="00F16B72">
              <w:rPr>
                <w:rFonts w:ascii="SimSun" w:hAnsi="SimSun"/>
                <w:color w:val="00B0F0"/>
              </w:rPr>
              <w:t>2.1</w:t>
            </w:r>
            <w:r w:rsidRPr="00F16B72">
              <w:rPr>
                <w:rFonts w:ascii="SimSun" w:hAnsi="SimSun"/>
                <w:color w:val="00B0F0"/>
              </w:rPr>
              <w:t>、若</w:t>
            </w:r>
            <w:r w:rsidRPr="00F16B72">
              <w:rPr>
                <w:rFonts w:ascii="SimSun" w:hAnsi="SimSun"/>
                <w:color w:val="00B0F0"/>
              </w:rPr>
              <w:t>Description</w:t>
            </w:r>
            <w:r w:rsidRPr="00F16B72">
              <w:rPr>
                <w:rFonts w:ascii="SimSun" w:hAnsi="SimSun"/>
                <w:color w:val="00B0F0"/>
              </w:rPr>
              <w:t>框中内容是其他</w:t>
            </w:r>
            <w:r w:rsidRPr="00F16B72">
              <w:rPr>
                <w:rFonts w:ascii="SimSun" w:hAnsi="SimSun"/>
                <w:color w:val="00B0F0"/>
              </w:rPr>
              <w:t>PdLine</w:t>
            </w:r>
            <w:r w:rsidRPr="00F16B72">
              <w:rPr>
                <w:rFonts w:ascii="SimSun" w:hAnsi="SimSun"/>
                <w:color w:val="00B0F0"/>
              </w:rPr>
              <w:t>的</w:t>
            </w:r>
            <w:r w:rsidRPr="00F16B72">
              <w:rPr>
                <w:rFonts w:ascii="SimSun" w:hAnsi="SimSun"/>
                <w:color w:val="00B0F0"/>
              </w:rPr>
              <w:t>Descr</w:t>
            </w:r>
            <w:r w:rsidRPr="00F16B72">
              <w:rPr>
                <w:rFonts w:ascii="SimSun" w:hAnsi="SimSun"/>
                <w:color w:val="00B0F0"/>
              </w:rPr>
              <w:t>，则</w:t>
            </w:r>
            <w:r w:rsidRPr="00F16B72">
              <w:rPr>
                <w:rFonts w:ascii="SimSun" w:hAnsi="SimSun" w:hint="eastAsia"/>
                <w:color w:val="00B0F0"/>
              </w:rPr>
              <w:t>提示用户，放弃后续操作。</w:t>
            </w:r>
          </w:p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、反之，则根据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和</w:t>
            </w:r>
            <w:r w:rsidRPr="00F73009">
              <w:rPr>
                <w:rFonts w:ascii="SimSun" w:hAnsi="SimSun"/>
              </w:rPr>
              <w:t>Description</w:t>
            </w:r>
            <w:r w:rsidRPr="00F73009">
              <w:rPr>
                <w:rFonts w:ascii="SimSun" w:hAnsi="SimSun" w:hint="eastAsia"/>
              </w:rPr>
              <w:t>框中内容新建一个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记录。</w:t>
            </w:r>
          </w:p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3.1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框中内容已经是其他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的名称，则提示用户，放弃后续操作。</w:t>
            </w:r>
          </w:p>
          <w:p w:rsidR="003E4CE1" w:rsidRPr="008E3FE7" w:rsidRDefault="003E4CE1" w:rsidP="008E3FE7">
            <w:pPr>
              <w:rPr>
                <w:rFonts w:ascii="SimSun"/>
                <w:color w:val="00B0F0"/>
              </w:rPr>
            </w:pPr>
            <w:r w:rsidRPr="00F16B72">
              <w:rPr>
                <w:rFonts w:ascii="SimSun" w:hAnsi="SimSun"/>
                <w:color w:val="00B0F0"/>
              </w:rPr>
              <w:t>3.2</w:t>
            </w:r>
            <w:r w:rsidRPr="00F16B72">
              <w:rPr>
                <w:rFonts w:ascii="SimSun" w:hAnsi="SimSun" w:hint="eastAsia"/>
                <w:color w:val="00B0F0"/>
              </w:rPr>
              <w:t>、若</w:t>
            </w:r>
            <w:r w:rsidRPr="00F16B72">
              <w:rPr>
                <w:rFonts w:ascii="SimSun" w:hAnsi="SimSun"/>
                <w:color w:val="00B0F0"/>
              </w:rPr>
              <w:t>Description</w:t>
            </w:r>
            <w:r w:rsidRPr="00F16B72">
              <w:rPr>
                <w:rFonts w:ascii="SimSun" w:hAnsi="SimSun" w:hint="eastAsia"/>
                <w:color w:val="00B0F0"/>
              </w:rPr>
              <w:t>框中内容已经是其他</w:t>
            </w:r>
            <w:r w:rsidRPr="00F16B72">
              <w:rPr>
                <w:rFonts w:ascii="SimSun" w:hAnsi="SimSun"/>
                <w:color w:val="00B0F0"/>
              </w:rPr>
              <w:t>PdLine</w:t>
            </w:r>
            <w:r w:rsidRPr="00F16B72">
              <w:rPr>
                <w:rFonts w:ascii="SimSun" w:hAnsi="SimSun" w:hint="eastAsia"/>
                <w:color w:val="00B0F0"/>
              </w:rPr>
              <w:t>的</w:t>
            </w:r>
            <w:r w:rsidRPr="00F16B72">
              <w:rPr>
                <w:rFonts w:ascii="SimSun" w:hAnsi="SimSun"/>
                <w:color w:val="00B0F0"/>
              </w:rPr>
              <w:t>Descr</w:t>
            </w:r>
            <w:r w:rsidRPr="00F16B72">
              <w:rPr>
                <w:rFonts w:ascii="SimSun" w:hAnsi="SimSun" w:hint="eastAsia"/>
                <w:color w:val="00B0F0"/>
              </w:rPr>
              <w:t>，则提示用户，放弃后续操作。</w:t>
            </w:r>
          </w:p>
          <w:p w:rsidR="003E4CE1" w:rsidRPr="00434D5C" w:rsidRDefault="003E4CE1" w:rsidP="001A5983">
            <w:pPr>
              <w:rPr>
                <w:rFonts w:eastAsia="新細明體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、刷新</w:t>
            </w:r>
            <w:r w:rsidRPr="00F73009">
              <w:rPr>
                <w:rFonts w:ascii="SimSun" w:hAnsi="SimSun"/>
              </w:rPr>
              <w:t>PdLine List</w:t>
            </w:r>
            <w:r w:rsidRPr="00F73009">
              <w:rPr>
                <w:rFonts w:ascii="SimSun" w:hAnsi="SimSun" w:hint="eastAsia"/>
              </w:rPr>
              <w:t>的显示。</w:t>
            </w:r>
          </w:p>
        </w:tc>
        <w:tc>
          <w:tcPr>
            <w:tcW w:w="3054" w:type="dxa"/>
            <w:tcPrChange w:id="2436" w:author="IEC960923" w:date="2013-03-22T18:26:00Z">
              <w:tcPr>
                <w:tcW w:w="3512" w:type="dxa"/>
                <w:gridSpan w:val="2"/>
              </w:tcPr>
            </w:tcPrChange>
          </w:tcPr>
          <w:p w:rsidR="003E4CE1" w:rsidRPr="00434D5C" w:rsidRDefault="003E4CE1" w:rsidP="001A5983"/>
        </w:tc>
      </w:tr>
      <w:tr w:rsidR="003E4CE1" w:rsidRPr="00434D5C" w:rsidTr="003E4CE1">
        <w:tc>
          <w:tcPr>
            <w:tcW w:w="445" w:type="dxa"/>
            <w:tcPrChange w:id="2437" w:author="IEC960923" w:date="2013-03-22T18:26:00Z">
              <w:tcPr>
                <w:tcW w:w="445" w:type="dxa"/>
              </w:tcPr>
            </w:tcPrChange>
          </w:tcPr>
          <w:p w:rsidR="003E4CE1" w:rsidRPr="003E4CE1" w:rsidRDefault="003E4CE1" w:rsidP="001A5983">
            <w:pPr>
              <w:rPr>
                <w:rFonts w:eastAsia="新細明體"/>
                <w:lang w:eastAsia="zh-TW"/>
                <w:rPrChange w:id="2438" w:author="IEC960923" w:date="2013-03-22T18:34:00Z">
                  <w:rPr/>
                </w:rPrChange>
              </w:rPr>
            </w:pPr>
            <w:ins w:id="2439" w:author="IEC960923" w:date="2013-03-22T18:34:00Z">
              <w:r>
                <w:rPr>
                  <w:rFonts w:eastAsia="新細明體" w:hint="eastAsia"/>
                  <w:lang w:eastAsia="zh-TW"/>
                </w:rPr>
                <w:lastRenderedPageBreak/>
                <w:t>13</w:t>
              </w:r>
            </w:ins>
            <w:del w:id="2440" w:author="IEC960923" w:date="2013-03-22T18:34:00Z">
              <w:r w:rsidRPr="00F73009" w:rsidDel="003E4CE1">
                <w:delText>7</w:delText>
              </w:r>
            </w:del>
          </w:p>
        </w:tc>
        <w:tc>
          <w:tcPr>
            <w:tcW w:w="1310" w:type="dxa"/>
            <w:tcPrChange w:id="2441" w:author="IEC960923" w:date="2013-03-22T18:26:00Z">
              <w:tcPr>
                <w:tcW w:w="1310" w:type="dxa"/>
              </w:tcPr>
            </w:tcPrChange>
          </w:tcPr>
          <w:p w:rsidR="003E4CE1" w:rsidRPr="00434D5C" w:rsidRDefault="003E4CE1" w:rsidP="001A5983">
            <w:r w:rsidRPr="00F73009">
              <w:t>Delete</w:t>
            </w:r>
          </w:p>
        </w:tc>
        <w:tc>
          <w:tcPr>
            <w:tcW w:w="916" w:type="dxa"/>
            <w:tcPrChange w:id="2442" w:author="IEC960923" w:date="2013-03-22T18:26:00Z">
              <w:tcPr>
                <w:tcW w:w="916" w:type="dxa"/>
              </w:tcPr>
            </w:tcPrChange>
          </w:tcPr>
          <w:p w:rsidR="003E4CE1" w:rsidRPr="00434D5C" w:rsidRDefault="003E4CE1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  <w:tcPrChange w:id="2443" w:author="IEC960923" w:date="2013-03-22T18:26:00Z">
              <w:tcPr>
                <w:tcW w:w="677" w:type="dxa"/>
              </w:tcPr>
            </w:tcPrChange>
          </w:tcPr>
          <w:p w:rsidR="003E4CE1" w:rsidRPr="00434D5C" w:rsidRDefault="003E4CE1" w:rsidP="001A5983"/>
        </w:tc>
        <w:tc>
          <w:tcPr>
            <w:tcW w:w="1432" w:type="dxa"/>
            <w:tcPrChange w:id="2444" w:author="IEC960923" w:date="2013-03-22T18:26:00Z">
              <w:tcPr>
                <w:tcW w:w="1432" w:type="dxa"/>
              </w:tcPr>
            </w:tcPrChange>
          </w:tcPr>
          <w:p w:rsidR="003E4CE1" w:rsidRDefault="003E4CE1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Delete</w:t>
            </w:r>
            <w:r w:rsidRPr="00F73009">
              <w:rPr>
                <w:rFonts w:ascii="SimSun" w:hAnsi="SimSun" w:hint="eastAsia"/>
              </w:rPr>
              <w:t>”</w:t>
            </w:r>
          </w:p>
          <w:p w:rsidR="003E4CE1" w:rsidRPr="00434D5C" w:rsidRDefault="003E4CE1" w:rsidP="001A5983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  <w:tcPrChange w:id="2445" w:author="IEC960923" w:date="2013-03-22T18:26:00Z">
              <w:tcPr>
                <w:tcW w:w="680" w:type="dxa"/>
              </w:tcPr>
            </w:tcPrChange>
          </w:tcPr>
          <w:p w:rsidR="003E4CE1" w:rsidRPr="00434D5C" w:rsidRDefault="003E4CE1" w:rsidP="001A5983"/>
        </w:tc>
        <w:tc>
          <w:tcPr>
            <w:tcW w:w="2303" w:type="dxa"/>
            <w:tcPrChange w:id="2446" w:author="IEC960923" w:date="2013-03-22T18:26:00Z">
              <w:tcPr>
                <w:tcW w:w="1845" w:type="dxa"/>
              </w:tcPr>
            </w:tcPrChange>
          </w:tcPr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eastAsia="新細明體"/>
              </w:rPr>
              <w:t>Click</w:t>
            </w:r>
            <w:r w:rsidRPr="00F73009">
              <w:rPr>
                <w:rFonts w:eastAsia="新細明體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PdLine List</w:t>
            </w:r>
            <w:r w:rsidRPr="00F73009">
              <w:rPr>
                <w:rFonts w:ascii="SimSun" w:hAnsi="SimSun" w:hint="eastAsia"/>
              </w:rPr>
              <w:t>中当前没有任何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被选，则提示用户，放弃后续操作。</w:t>
            </w:r>
          </w:p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、要求用户再次确认要执行删除操作。</w:t>
            </w:r>
          </w:p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、若用户选择放弃，则放弃后续操作。</w:t>
            </w:r>
          </w:p>
          <w:p w:rsidR="003E4CE1" w:rsidRPr="00434D5C" w:rsidRDefault="003E4CE1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、删除该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。该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从</w:t>
            </w:r>
            <w:r w:rsidRPr="00F73009">
              <w:rPr>
                <w:rFonts w:ascii="SimSun" w:hAnsi="SimSun"/>
              </w:rPr>
              <w:t>PdLine List</w:t>
            </w:r>
            <w:r w:rsidRPr="00F73009">
              <w:rPr>
                <w:rFonts w:ascii="SimSun" w:hAnsi="SimSun" w:hint="eastAsia"/>
              </w:rPr>
              <w:t>中消失。</w:t>
            </w:r>
          </w:p>
          <w:p w:rsidR="003E4CE1" w:rsidRPr="00434D5C" w:rsidDel="00E81FF2" w:rsidRDefault="003E4CE1" w:rsidP="001A5983">
            <w:pPr>
              <w:rPr>
                <w:del w:id="2447" w:author="IEC960923" w:date="2013-03-27T17:42:00Z"/>
                <w:rFonts w:ascii="SimSun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．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PdLine List</w:t>
            </w:r>
            <w:r w:rsidRPr="00F73009">
              <w:rPr>
                <w:rFonts w:ascii="SimSun" w:hAnsi="SimSun" w:hint="eastAsia"/>
              </w:rPr>
              <w:t>中当前高亮被选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已经与其他资料建立了关联，则提示用户，放弃后续操作。</w:t>
            </w:r>
          </w:p>
          <w:p w:rsidR="003E4CE1" w:rsidRPr="00E81FF2" w:rsidRDefault="003E4CE1" w:rsidP="001A5983">
            <w:pPr>
              <w:rPr>
                <w:rFonts w:ascii="SimSun" w:eastAsia="新細明體"/>
                <w:lang w:eastAsia="zh-TW"/>
                <w:rPrChange w:id="2448" w:author="IEC960923" w:date="2013-03-27T17:42:00Z">
                  <w:rPr>
                    <w:rFonts w:ascii="SimSun"/>
                  </w:rPr>
                </w:rPrChange>
              </w:rPr>
            </w:pPr>
          </w:p>
        </w:tc>
        <w:tc>
          <w:tcPr>
            <w:tcW w:w="3054" w:type="dxa"/>
            <w:tcPrChange w:id="2449" w:author="IEC960923" w:date="2013-03-22T18:26:00Z">
              <w:tcPr>
                <w:tcW w:w="3512" w:type="dxa"/>
                <w:gridSpan w:val="2"/>
              </w:tcPr>
            </w:tcPrChange>
          </w:tcPr>
          <w:p w:rsidR="003E4CE1" w:rsidRPr="00434D5C" w:rsidRDefault="003E4CE1" w:rsidP="001A5983"/>
        </w:tc>
      </w:tr>
    </w:tbl>
    <w:p w:rsidR="001A5983" w:rsidRPr="00434D5C" w:rsidRDefault="001A5983" w:rsidP="001A5983"/>
    <w:p w:rsidR="00221F6C" w:rsidRDefault="00F73009" w:rsidP="00221F6C">
      <w:pPr>
        <w:pStyle w:val="3"/>
      </w:pPr>
      <w:bookmarkStart w:id="2450" w:name="_Toc295309241"/>
      <w:bookmarkStart w:id="2451" w:name="_Toc353207255"/>
      <w:r w:rsidRPr="00F73009">
        <w:lastRenderedPageBreak/>
        <w:t>Station</w:t>
      </w:r>
      <w:r w:rsidRPr="00F73009">
        <w:rPr>
          <w:rFonts w:hint="eastAsia"/>
        </w:rPr>
        <w:t>维护界面</w:t>
      </w:r>
      <w:bookmarkEnd w:id="2450"/>
      <w:r w:rsidR="00434D5C">
        <w:rPr>
          <w:rFonts w:hint="eastAsia"/>
        </w:rPr>
        <w:t>（延用</w:t>
      </w:r>
      <w:r w:rsidR="00434D5C">
        <w:rPr>
          <w:rFonts w:hint="eastAsia"/>
        </w:rPr>
        <w:t>iMES2011</w:t>
      </w:r>
      <w:r w:rsidR="00434D5C">
        <w:rPr>
          <w:rFonts w:hint="eastAsia"/>
        </w:rPr>
        <w:t>，红色部分变化）</w:t>
      </w:r>
      <w:bookmarkEnd w:id="2451"/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示意圖</w:t>
      </w:r>
    </w:p>
    <w:p w:rsidR="001A5983" w:rsidRPr="00434D5C" w:rsidRDefault="00220C93" w:rsidP="001A5983">
      <w:pPr>
        <w:jc w:val="center"/>
      </w:pPr>
      <w:r>
        <w:rPr>
          <w:noProof/>
        </w:rPr>
        <w:pict>
          <v:oval id="_x0000_s3194" style="position:absolute;left:0;text-align:left;margin-left:457.55pt;margin-top:26.2pt;width:19.45pt;height:17.25pt;z-index:251700224" fillcolor="yellow" strokecolor="red" strokeweight="1pt">
            <v:textbox style="mso-next-textbox:#_x0000_s3194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1" style="position:absolute;left:0;text-align:left;margin-left:93.75pt;margin-top:301.45pt;width:19.45pt;height:17.25pt;z-index:251720704" fillcolor="yellow" strokecolor="red" strokeweight="1pt">
            <v:textbox style="mso-next-textbox:#_x0000_s3251;mso-fit-shape-to-text:t" inset="0,0,0,0">
              <w:txbxContent>
                <w:p w:rsidR="00220C93" w:rsidRPr="008721B4" w:rsidRDefault="00220C93" w:rsidP="00B91F1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3" style="position:absolute;left:0;text-align:left;margin-left:97.55pt;margin-top:280.45pt;width:19.45pt;height:17.25pt;z-index:251699200" fillcolor="yellow" strokecolor="red" strokeweight="1pt">
            <v:textbox style="mso-next-textbox:#_x0000_s3193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0" style="position:absolute;left:0;text-align:left;margin-left:134.25pt;margin-top:26.2pt;width:19.45pt;height:17.25pt;z-index:251719680" fillcolor="yellow" strokecolor="red" strokeweight="1pt">
            <v:textbox style="mso-next-textbox:#_x0000_s3250;mso-fit-shape-to-text:t" inset="0,0,0,0">
              <w:txbxContent>
                <w:p w:rsidR="00220C93" w:rsidRPr="008721B4" w:rsidRDefault="00220C93" w:rsidP="00B91F1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2" style="position:absolute;left:0;text-align:left;margin-left:450pt;margin-top:293.2pt;width:19.45pt;height:17.25pt;z-index:251698176" fillcolor="yellow" strokecolor="red" strokeweight="1pt">
            <v:textbox style="mso-next-textbox:#_x0000_s3192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212" style="position:absolute;left:0;text-align:left;margin-left:387pt;margin-top:273.7pt;width:19.45pt;height:17.25pt;z-index:251718656" fillcolor="yellow" strokecolor="red" strokeweight="1pt">
            <v:textbox style="mso-next-textbox:#_x0000_s3212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5" style="position:absolute;left:0;text-align:left;margin-left:243pt;margin-top:273.7pt;width:19.45pt;height:17.25pt;z-index:251701248" fillcolor="yellow" strokecolor="red" strokeweight="1pt">
            <v:textbox style="mso-next-textbox:#_x0000_s3195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6" style="position:absolute;left:0;text-align:left;margin-left:225pt;margin-top:293.95pt;width:19.45pt;height:17.25pt;z-index:251702272" fillcolor="yellow" strokecolor="red" strokeweight="1pt">
            <v:textbox style="mso-next-textbox:#_x0000_s3196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1" style="position:absolute;left:0;text-align:left;margin-left:171pt;margin-top:132.7pt;width:19.45pt;height:17.25pt;z-index:251697152" fillcolor="yellow" strokecolor="red" strokeweight="1pt">
            <v:textbox style="mso-next-textbox:#_x0000_s3191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7" name="图片 36" descr="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83" w:rsidRPr="00434D5C" w:rsidRDefault="00F73009" w:rsidP="001A5983">
      <w:pPr>
        <w:jc w:val="center"/>
      </w:pPr>
      <w:r w:rsidRPr="00F73009">
        <w:rPr>
          <w:rFonts w:hint="eastAsia"/>
        </w:rPr>
        <w:t>圖</w:t>
      </w:r>
      <w:r w:rsidRPr="00F73009">
        <w:t xml:space="preserve">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 w:rsidRPr="00F73009">
        <w:rPr>
          <w:noProof/>
        </w:rPr>
        <w:t>1.2</w:t>
      </w:r>
      <w:r w:rsidR="008E4B75">
        <w:fldChar w:fldCharType="end"/>
      </w:r>
      <w:r w:rsidR="008F5B53">
        <w:rPr>
          <w:rFonts w:hint="eastAsia"/>
        </w:rPr>
        <w:t>2</w:t>
      </w:r>
      <w:r w:rsidRPr="00F73009">
        <w:noBreakHyphen/>
      </w:r>
      <w:r w:rsidR="008E4B75" w:rsidRPr="00F73009">
        <w:fldChar w:fldCharType="begin"/>
      </w:r>
      <w:r w:rsidRPr="00F73009">
        <w:instrText xml:space="preserve"> SEQ </w:instrText>
      </w:r>
      <w:r w:rsidRPr="00F73009">
        <w:rPr>
          <w:rFonts w:hint="eastAsia"/>
        </w:rPr>
        <w:instrText>圖</w:instrText>
      </w:r>
      <w:r w:rsidRPr="00F73009">
        <w:instrText xml:space="preserve"> \* ARABIC \s 2 </w:instrText>
      </w:r>
      <w:r w:rsidR="008E4B75" w:rsidRPr="00F73009">
        <w:fldChar w:fldCharType="separate"/>
      </w:r>
      <w:r w:rsidRPr="00F73009">
        <w:rPr>
          <w:noProof/>
        </w:rPr>
        <w:t>1</w:t>
      </w:r>
      <w:r w:rsidR="008E4B75" w:rsidRPr="00F73009">
        <w:fldChar w:fldCharType="end"/>
      </w:r>
    </w:p>
    <w:p w:rsidR="001A5983" w:rsidRPr="00434D5C" w:rsidRDefault="001A5983" w:rsidP="001A5983">
      <w:pPr>
        <w:jc w:val="center"/>
      </w:pPr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界面說明</w:t>
      </w:r>
    </w:p>
    <w:p w:rsidR="001A5983" w:rsidRPr="00434D5C" w:rsidRDefault="00F73009" w:rsidP="001A5983">
      <w:r w:rsidRPr="00F73009">
        <w:rPr>
          <w:rFonts w:hint="eastAsia"/>
        </w:rPr>
        <w:t>●界面名稱：</w:t>
      </w:r>
      <w:r w:rsidRPr="00F73009">
        <w:t>Station</w:t>
      </w:r>
      <w:r w:rsidRPr="00F73009">
        <w:rPr>
          <w:rFonts w:hint="eastAsia"/>
        </w:rPr>
        <w:t>维护界面。</w:t>
      </w:r>
    </w:p>
    <w:p w:rsidR="001A5983" w:rsidRPr="00434D5C" w:rsidRDefault="00F73009" w:rsidP="001A5983">
      <w:pPr>
        <w:jc w:val="both"/>
      </w:pPr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概述：</w:t>
      </w:r>
      <w:r w:rsidRPr="00F73009">
        <w:rPr>
          <w:rFonts w:eastAsia="新細明體" w:hint="eastAsia"/>
        </w:rPr>
        <w:t>使用此界面來</w:t>
      </w:r>
      <w:r w:rsidRPr="00F73009">
        <w:rPr>
          <w:rFonts w:ascii="SimSun" w:hAnsi="SimSun" w:hint="eastAsia"/>
        </w:rPr>
        <w:t>维护各工作站的资料</w:t>
      </w:r>
      <w:r w:rsidRPr="00F73009">
        <w:rPr>
          <w:rFonts w:hint="eastAsia"/>
        </w:rPr>
        <w:t>。</w:t>
      </w:r>
    </w:p>
    <w:p w:rsidR="001A5983" w:rsidRPr="00434D5C" w:rsidRDefault="00F73009" w:rsidP="001A5983">
      <w:pPr>
        <w:rPr>
          <w:lang w:eastAsia="zh-TW"/>
        </w:rPr>
      </w:pPr>
      <w:r w:rsidRPr="00F73009">
        <w:rPr>
          <w:rFonts w:hint="eastAsia"/>
          <w:lang w:eastAsia="zh-TW"/>
        </w:rPr>
        <w:t>●</w:t>
      </w:r>
      <w:r w:rsidRPr="00F73009">
        <w:rPr>
          <w:lang w:eastAsia="zh-TW"/>
        </w:rPr>
        <w:t xml:space="preserve"> </w:t>
      </w:r>
      <w:r w:rsidRPr="00F73009">
        <w:rPr>
          <w:rFonts w:hint="eastAsia"/>
          <w:lang w:eastAsia="zh-TW"/>
        </w:rPr>
        <w:t>界面類型：非</w:t>
      </w:r>
      <w:r w:rsidRPr="00F73009">
        <w:rPr>
          <w:rFonts w:eastAsia="新細明體"/>
          <w:lang w:eastAsia="zh-TW"/>
        </w:rPr>
        <w:t>modal</w:t>
      </w:r>
      <w:r w:rsidRPr="00F73009">
        <w:rPr>
          <w:rFonts w:eastAsia="新細明體" w:hint="eastAsia"/>
          <w:lang w:eastAsia="zh-TW"/>
        </w:rPr>
        <w:t>界面</w:t>
      </w:r>
      <w:r w:rsidRPr="00F73009">
        <w:rPr>
          <w:rFonts w:ascii="SimSun" w:hAnsi="SimSun" w:hint="eastAsia"/>
          <w:lang w:eastAsia="zh-TW"/>
        </w:rPr>
        <w:t>，不固定尺寸</w:t>
      </w:r>
      <w:r w:rsidRPr="00F73009">
        <w:rPr>
          <w:rFonts w:hint="eastAsia"/>
          <w:lang w:eastAsia="zh-TW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進入途徑：</w:t>
      </w:r>
      <w:r w:rsidRPr="00F73009">
        <w:rPr>
          <w:rFonts w:eastAsia="新細明體" w:hint="eastAsia"/>
        </w:rPr>
        <w:t>在</w:t>
      </w:r>
      <w:r w:rsidRPr="00F73009">
        <w:rPr>
          <w:rFonts w:ascii="SimSun" w:hAnsi="SimSun"/>
        </w:rPr>
        <w:t>iMES</w:t>
      </w:r>
      <w:r w:rsidRPr="00F73009">
        <w:rPr>
          <w:rFonts w:ascii="SimSun" w:hAnsi="SimSun" w:hint="eastAsia"/>
        </w:rPr>
        <w:t>框架</w:t>
      </w:r>
      <w:r w:rsidRPr="00F73009">
        <w:rPr>
          <w:rFonts w:ascii="SimSun" w:hAnsi="SimSun"/>
        </w:rPr>
        <w:t>Function Tree</w:t>
      </w:r>
      <w:r w:rsidRPr="00F73009">
        <w:rPr>
          <w:rFonts w:ascii="SimSun" w:hAnsi="SimSun" w:hint="eastAsia"/>
        </w:rPr>
        <w:t>的</w:t>
      </w:r>
      <w:r w:rsidRPr="00F73009">
        <w:rPr>
          <w:rFonts w:ascii="SimSun" w:hAnsi="SimSun"/>
        </w:rPr>
        <w:t>Maintain</w:t>
      </w:r>
      <w:r w:rsidRPr="00F73009">
        <w:rPr>
          <w:rFonts w:ascii="SimSun" w:hAnsi="SimSun" w:hint="eastAsia"/>
        </w:rPr>
        <w:t>节点下点击“</w:t>
      </w:r>
      <w:r w:rsidRPr="00F73009">
        <w:rPr>
          <w:rFonts w:ascii="SimSun" w:hAnsi="SimSun"/>
        </w:rPr>
        <w:t>Station</w:t>
      </w:r>
      <w:r w:rsidR="0007152E">
        <w:rPr>
          <w:rFonts w:ascii="SimSun" w:hAnsi="SimSun" w:hint="eastAsia"/>
        </w:rPr>
        <w:t xml:space="preserve"> Maintain</w:t>
      </w:r>
      <w:r w:rsidRPr="00F73009">
        <w:rPr>
          <w:rFonts w:ascii="SimSun" w:hAnsi="SimSun" w:hint="eastAsia"/>
        </w:rPr>
        <w:t>”节点后进入</w:t>
      </w:r>
      <w:r w:rsidRPr="00F73009">
        <w:rPr>
          <w:rFonts w:hint="eastAsia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用例：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eastAsia="新細明體" w:hint="eastAsia"/>
        </w:rPr>
        <w:t>特殊考量：此界面</w:t>
      </w:r>
      <w:r w:rsidRPr="00F73009">
        <w:rPr>
          <w:rFonts w:hint="eastAsia"/>
        </w:rPr>
        <w:t>仅能够维护</w:t>
      </w:r>
      <w:r w:rsidRPr="00F73009">
        <w:t>Station</w:t>
      </w:r>
      <w:r w:rsidRPr="00F73009">
        <w:rPr>
          <w:rFonts w:hint="eastAsia"/>
        </w:rPr>
        <w:t>资料的人</w:t>
      </w:r>
      <w:r w:rsidRPr="00F73009">
        <w:rPr>
          <w:rFonts w:eastAsia="新細明體" w:hint="eastAsia"/>
        </w:rPr>
        <w:t>有權限進來</w:t>
      </w:r>
    </w:p>
    <w:p w:rsidR="001A5983" w:rsidRPr="00434D5C" w:rsidRDefault="001A5983" w:rsidP="001A5983"/>
    <w:p w:rsidR="001A5983" w:rsidRPr="00434D5C" w:rsidRDefault="001A5983" w:rsidP="001A5983">
      <w:pPr>
        <w:pStyle w:val="ae"/>
        <w:jc w:val="center"/>
      </w:pPr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控件說明</w:t>
      </w:r>
    </w:p>
    <w:p w:rsidR="001A5983" w:rsidRPr="00434D5C" w:rsidRDefault="00F73009" w:rsidP="001A5983">
      <w:pPr>
        <w:pStyle w:val="ae"/>
        <w:jc w:val="right"/>
      </w:pPr>
      <w:r w:rsidRPr="00F73009">
        <w:rPr>
          <w:rFonts w:hint="eastAsia"/>
        </w:rPr>
        <w:t>表</w:t>
      </w:r>
      <w:r w:rsidRPr="00F73009">
        <w:t xml:space="preserve">: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 w:rsidRPr="00F73009">
        <w:rPr>
          <w:noProof/>
        </w:rPr>
        <w:t>1.2</w:t>
      </w:r>
      <w:r w:rsidR="008E4B75">
        <w:fldChar w:fldCharType="end"/>
      </w:r>
      <w:r w:rsidR="008F5B53">
        <w:rPr>
          <w:rFonts w:hint="eastAsia"/>
        </w:rPr>
        <w:t>2</w:t>
      </w:r>
      <w:r w:rsidRPr="00F73009">
        <w:noBreakHyphen/>
      </w:r>
      <w:r w:rsidR="008E4B75" w:rsidRPr="00F73009">
        <w:fldChar w:fldCharType="begin"/>
      </w:r>
      <w:r w:rsidRPr="00F73009">
        <w:instrText xml:space="preserve"> SEQ </w:instrText>
      </w:r>
      <w:r w:rsidRPr="00F73009">
        <w:rPr>
          <w:rFonts w:hint="eastAsia"/>
        </w:rPr>
        <w:instrText>表</w:instrText>
      </w:r>
      <w:r w:rsidRPr="00F73009">
        <w:instrText xml:space="preserve">: \* ARABIC \s 2 </w:instrText>
      </w:r>
      <w:r w:rsidR="008E4B75" w:rsidRPr="00F73009">
        <w:fldChar w:fldCharType="separate"/>
      </w:r>
      <w:r w:rsidRPr="00F73009">
        <w:rPr>
          <w:noProof/>
        </w:rPr>
        <w:t>1</w:t>
      </w:r>
      <w:r w:rsidR="008E4B75" w:rsidRPr="00F73009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1A5983" w:rsidRPr="00434D5C" w:rsidTr="002F5CCB">
        <w:trPr>
          <w:tblHeader/>
        </w:trPr>
        <w:tc>
          <w:tcPr>
            <w:tcW w:w="445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  <w:spacing w:val="39"/>
              </w:rPr>
              <w:t>格</w:t>
            </w:r>
            <w:r w:rsidRPr="00F73009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備注</w:t>
            </w:r>
          </w:p>
        </w:tc>
      </w:tr>
      <w:tr w:rsidR="00B91F1E" w:rsidRPr="00B91F1E" w:rsidTr="0007152E">
        <w:tc>
          <w:tcPr>
            <w:tcW w:w="445" w:type="dxa"/>
          </w:tcPr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color w:val="FF0000"/>
              </w:rPr>
              <w:t>1</w:t>
            </w:r>
          </w:p>
        </w:tc>
        <w:tc>
          <w:tcPr>
            <w:tcW w:w="1310" w:type="dxa"/>
          </w:tcPr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color w:val="FF0000"/>
              </w:rPr>
              <w:t>Find Code</w:t>
            </w:r>
          </w:p>
        </w:tc>
        <w:tc>
          <w:tcPr>
            <w:tcW w:w="916" w:type="dxa"/>
          </w:tcPr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rFonts w:ascii="SimSun" w:hAnsi="SimSun"/>
                <w:color w:val="FF0000"/>
              </w:rPr>
              <w:t>TextBox</w:t>
            </w:r>
          </w:p>
        </w:tc>
        <w:tc>
          <w:tcPr>
            <w:tcW w:w="677" w:type="dxa"/>
          </w:tcPr>
          <w:p w:rsidR="00B91F1E" w:rsidRPr="00B91F1E" w:rsidRDefault="00B91F1E" w:rsidP="0007152E">
            <w:pPr>
              <w:rPr>
                <w:color w:val="FF0000"/>
              </w:rPr>
            </w:pPr>
          </w:p>
        </w:tc>
        <w:tc>
          <w:tcPr>
            <w:tcW w:w="1432" w:type="dxa"/>
          </w:tcPr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rFonts w:hint="eastAsia"/>
                <w:color w:val="FF0000"/>
              </w:rPr>
              <w:t>空</w:t>
            </w:r>
          </w:p>
        </w:tc>
        <w:tc>
          <w:tcPr>
            <w:tcW w:w="680" w:type="dxa"/>
          </w:tcPr>
          <w:p w:rsidR="00B91F1E" w:rsidRPr="00B91F1E" w:rsidRDefault="00B91F1E" w:rsidP="0007152E">
            <w:pPr>
              <w:rPr>
                <w:color w:val="FF0000"/>
              </w:rPr>
            </w:pPr>
          </w:p>
        </w:tc>
        <w:tc>
          <w:tcPr>
            <w:tcW w:w="2728" w:type="dxa"/>
          </w:tcPr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color w:val="FF0000"/>
              </w:rPr>
              <w:t>EnterKey</w:t>
            </w:r>
            <w:r w:rsidRPr="00F73009">
              <w:rPr>
                <w:rFonts w:hint="eastAsia"/>
                <w:color w:val="FF0000"/>
              </w:rPr>
              <w:t>：</w:t>
            </w:r>
          </w:p>
          <w:p w:rsidR="00B91F1E" w:rsidRPr="00B91F1E" w:rsidRDefault="00F73009" w:rsidP="0007152E">
            <w:pPr>
              <w:rPr>
                <w:color w:val="FF0000"/>
              </w:rPr>
            </w:pPr>
            <w:r w:rsidRPr="00F73009">
              <w:rPr>
                <w:rFonts w:hint="eastAsia"/>
                <w:color w:val="FF0000"/>
              </w:rPr>
              <w:t>若本框中内容不为空，则在</w:t>
            </w:r>
            <w:r w:rsidRPr="00F73009">
              <w:rPr>
                <w:color w:val="FF0000"/>
              </w:rPr>
              <w:t>Station List</w:t>
            </w:r>
            <w:r w:rsidRPr="00F73009">
              <w:rPr>
                <w:rFonts w:hint="eastAsia"/>
                <w:color w:val="FF0000"/>
              </w:rPr>
              <w:t>表格的</w:t>
            </w:r>
            <w:r w:rsidRPr="00F73009">
              <w:rPr>
                <w:color w:val="FF0000"/>
              </w:rPr>
              <w:t>Code</w:t>
            </w:r>
            <w:r w:rsidRPr="00F73009">
              <w:rPr>
                <w:rFonts w:hint="eastAsia"/>
                <w:color w:val="FF0000"/>
              </w:rPr>
              <w:t>列中搜索并高亮第一条与本框中内容左端匹配的</w:t>
            </w:r>
            <w:r w:rsidRPr="00F73009">
              <w:rPr>
                <w:color w:val="FF0000"/>
              </w:rPr>
              <w:t>Station</w:t>
            </w:r>
            <w:r w:rsidRPr="00F73009">
              <w:rPr>
                <w:rFonts w:hint="eastAsia"/>
                <w:color w:val="FF0000"/>
              </w:rPr>
              <w:t>记录。</w:t>
            </w:r>
          </w:p>
        </w:tc>
        <w:tc>
          <w:tcPr>
            <w:tcW w:w="2629" w:type="dxa"/>
          </w:tcPr>
          <w:p w:rsidR="00B91F1E" w:rsidRPr="00B91F1E" w:rsidRDefault="00B91F1E" w:rsidP="0007152E">
            <w:pPr>
              <w:rPr>
                <w:rFonts w:ascii="Tahoma" w:hAnsi="Tahoma"/>
                <w:color w:val="FF0000"/>
                <w:sz w:val="18"/>
              </w:rPr>
            </w:pPr>
          </w:p>
        </w:tc>
      </w:tr>
      <w:tr w:rsidR="001A5983" w:rsidRPr="00434D5C" w:rsidTr="00B91F1E">
        <w:tc>
          <w:tcPr>
            <w:tcW w:w="445" w:type="dxa"/>
          </w:tcPr>
          <w:p w:rsidR="001A5983" w:rsidRPr="00434D5C" w:rsidRDefault="00B91F1E" w:rsidP="001A5983">
            <w:r>
              <w:rPr>
                <w:rFonts w:hint="eastAsia"/>
              </w:rPr>
              <w:t>2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Station List</w:t>
            </w:r>
          </w:p>
        </w:tc>
        <w:tc>
          <w:tcPr>
            <w:tcW w:w="916" w:type="dxa"/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显示所有</w:t>
            </w:r>
            <w:r w:rsidRPr="00F73009">
              <w:t>Station</w:t>
            </w:r>
            <w:r w:rsidRPr="00F73009">
              <w:rPr>
                <w:rFonts w:hint="eastAsia"/>
              </w:rPr>
              <w:t>的资料</w:t>
            </w:r>
            <w:r w:rsidRPr="00F73009">
              <w:t xml:space="preserve"> 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2728" w:type="dxa"/>
          </w:tcPr>
          <w:p w:rsidR="0007152E" w:rsidRDefault="00F73009">
            <w:r w:rsidRPr="00F73009">
              <w:t>Click</w:t>
            </w:r>
            <w:r w:rsidRPr="00F73009">
              <w:rPr>
                <w:rFonts w:hint="eastAsia"/>
              </w:rPr>
              <w:t>：原高亮被选的</w:t>
            </w:r>
            <w:r w:rsidRPr="00F73009">
              <w:t>Station</w:t>
            </w:r>
            <w:r w:rsidRPr="00F73009">
              <w:rPr>
                <w:rFonts w:hint="eastAsia"/>
              </w:rPr>
              <w:t>恢复正常显示，被点击的</w:t>
            </w:r>
            <w:r w:rsidRPr="00F73009">
              <w:t>Station</w:t>
            </w:r>
            <w:r w:rsidRPr="00F73009">
              <w:rPr>
                <w:rFonts w:hint="eastAsia"/>
              </w:rPr>
              <w:t>被高亮选择，下部的</w:t>
            </w:r>
            <w:r w:rsidRPr="00F73009">
              <w:rPr>
                <w:color w:val="FF0000"/>
              </w:rPr>
              <w:lastRenderedPageBreak/>
              <w:t>Code</w:t>
            </w:r>
            <w:r w:rsidRPr="00F73009">
              <w:rPr>
                <w:rFonts w:hint="eastAsia"/>
                <w:color w:val="FF0000"/>
              </w:rPr>
              <w:t>、</w:t>
            </w:r>
            <w:r w:rsidRPr="00F73009">
              <w:rPr>
                <w:color w:val="FF0000"/>
              </w:rPr>
              <w:t>Name</w:t>
            </w:r>
            <w:r w:rsidRPr="00F73009">
              <w:rPr>
                <w:rFonts w:hint="eastAsia"/>
              </w:rPr>
              <w:t>、</w:t>
            </w:r>
            <w:r w:rsidRPr="00F73009">
              <w:t>Type</w:t>
            </w:r>
            <w:r w:rsidR="00B91F1E">
              <w:rPr>
                <w:rFonts w:hint="eastAsia"/>
              </w:rPr>
              <w:t>、</w:t>
            </w:r>
            <w:r w:rsidR="00B91F1E">
              <w:rPr>
                <w:rFonts w:hint="eastAsia"/>
              </w:rPr>
              <w:t>Object</w:t>
            </w:r>
            <w:r w:rsidRPr="00F73009">
              <w:rPr>
                <w:rFonts w:hint="eastAsia"/>
              </w:rPr>
              <w:t>和</w:t>
            </w:r>
            <w:r w:rsidRPr="00F73009">
              <w:t>Desc</w:t>
            </w:r>
            <w:r w:rsidR="00B91F1E">
              <w:rPr>
                <w:rFonts w:hint="eastAsia"/>
              </w:rPr>
              <w:t>r</w:t>
            </w:r>
            <w:r w:rsidRPr="00F73009">
              <w:rPr>
                <w:rFonts w:hint="eastAsia"/>
              </w:rPr>
              <w:t>显示被点击</w:t>
            </w:r>
            <w:r w:rsidRPr="00F73009">
              <w:t>Station</w:t>
            </w:r>
            <w:r w:rsidRPr="00F73009">
              <w:rPr>
                <w:rFonts w:hint="eastAsia"/>
              </w:rPr>
              <w:t>的相关资料。若被点击行为空行，则</w:t>
            </w:r>
            <w:r w:rsidRPr="00F73009">
              <w:t>Disable Delete</w:t>
            </w:r>
            <w:r w:rsidRPr="00F73009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1A5983" w:rsidRPr="00434D5C" w:rsidRDefault="00F73009" w:rsidP="001A5983">
            <w:pPr>
              <w:rPr>
                <w:rFonts w:ascii="Tahoma" w:hAnsi="Tahoma"/>
                <w:sz w:val="18"/>
              </w:rPr>
            </w:pPr>
            <w:r w:rsidRPr="00F73009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Pr="00F73009">
              <w:rPr>
                <w:rFonts w:ascii="Tahoma" w:hAnsi="Tahoma"/>
                <w:color w:val="FF0000"/>
                <w:sz w:val="18"/>
              </w:rPr>
              <w:t>Code</w:t>
            </w:r>
            <w:r w:rsidRPr="00F73009">
              <w:rPr>
                <w:rFonts w:ascii="Tahoma" w:hAnsi="Tahoma" w:hint="eastAsia"/>
                <w:color w:val="FF0000"/>
                <w:sz w:val="18"/>
              </w:rPr>
              <w:t>、</w:t>
            </w:r>
            <w:r w:rsidRPr="00F73009">
              <w:rPr>
                <w:rFonts w:ascii="Tahoma" w:hAnsi="Tahoma"/>
                <w:color w:val="FF0000"/>
                <w:sz w:val="18"/>
              </w:rPr>
              <w:t>Name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Type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Operation Object</w:t>
            </w:r>
            <w:r w:rsidRPr="00F73009">
              <w:rPr>
                <w:rFonts w:ascii="Tahoma" w:hAnsi="Tahoma" w:hint="eastAsia"/>
                <w:sz w:val="18"/>
              </w:rPr>
              <w:t>和</w:t>
            </w:r>
            <w:r w:rsidRPr="00F73009">
              <w:rPr>
                <w:rFonts w:ascii="Tahoma" w:hAnsi="Tahoma"/>
                <w:sz w:val="18"/>
              </w:rPr>
              <w:t>Description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Editor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Cdt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lastRenderedPageBreak/>
              <w:t>Udt</w:t>
            </w:r>
          </w:p>
          <w:p w:rsidR="007E7004" w:rsidRDefault="00F73009">
            <w:pPr>
              <w:rPr>
                <w:rFonts w:ascii="Tahoma" w:hAnsi="Tahoma"/>
                <w:sz w:val="18"/>
              </w:rPr>
            </w:pPr>
            <w:r w:rsidRPr="00F73009">
              <w:rPr>
                <w:rFonts w:hint="eastAsia"/>
              </w:rPr>
              <w:t>按</w:t>
            </w:r>
            <w:r w:rsidRPr="00F73009">
              <w:rPr>
                <w:color w:val="FF0000"/>
              </w:rPr>
              <w:t>Code</w:t>
            </w:r>
            <w:r w:rsidRPr="00F73009">
              <w:rPr>
                <w:rFonts w:hint="eastAsia"/>
                <w:color w:val="FF0000"/>
              </w:rPr>
              <w:t>栏位</w:t>
            </w:r>
            <w:r w:rsidRPr="00F73009">
              <w:rPr>
                <w:rFonts w:hint="eastAsia"/>
              </w:rPr>
              <w:t>排序</w:t>
            </w:r>
          </w:p>
        </w:tc>
      </w:tr>
      <w:tr w:rsidR="001E4923" w:rsidRPr="00434D5C" w:rsidTr="0007152E">
        <w:tc>
          <w:tcPr>
            <w:tcW w:w="445" w:type="dxa"/>
          </w:tcPr>
          <w:p w:rsidR="001E4923" w:rsidRPr="00434D5C" w:rsidRDefault="001E4923" w:rsidP="0007152E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310" w:type="dxa"/>
          </w:tcPr>
          <w:p w:rsidR="001E4923" w:rsidRPr="00434D5C" w:rsidRDefault="001E4923" w:rsidP="0007152E">
            <w:r>
              <w:rPr>
                <w:rFonts w:hint="eastAsia"/>
              </w:rPr>
              <w:t>Code</w:t>
            </w:r>
          </w:p>
        </w:tc>
        <w:tc>
          <w:tcPr>
            <w:tcW w:w="916" w:type="dxa"/>
          </w:tcPr>
          <w:p w:rsidR="001E4923" w:rsidRPr="00434D5C" w:rsidRDefault="001E4923" w:rsidP="0007152E">
            <w:pPr>
              <w:rPr>
                <w:rFonts w:ascii="SimSun"/>
              </w:rPr>
            </w:pPr>
            <w:r w:rsidRPr="00DC41AA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1E4923" w:rsidRPr="00434D5C" w:rsidRDefault="001E4923" w:rsidP="0007152E">
            <w:r w:rsidRPr="00DC41AA">
              <w:rPr>
                <w:rFonts w:hint="eastAsia"/>
              </w:rPr>
              <w:t>长度不超过</w:t>
            </w:r>
            <w:r w:rsidRPr="00DC41AA">
              <w:t>10</w:t>
            </w:r>
            <w:r w:rsidRPr="00DC41AA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1E4923" w:rsidRPr="00434D5C" w:rsidRDefault="001E4923" w:rsidP="0007152E">
            <w:pPr>
              <w:rPr>
                <w:rFonts w:ascii="SimSun"/>
              </w:rPr>
            </w:pPr>
            <w:r w:rsidRPr="00DC41AA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E4923" w:rsidRPr="00434D5C" w:rsidRDefault="001E4923" w:rsidP="0007152E">
            <w:r w:rsidRPr="00DC41AA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1E4923" w:rsidRPr="00434D5C" w:rsidRDefault="001E4923" w:rsidP="0007152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E4923" w:rsidRPr="00434D5C" w:rsidRDefault="001E4923" w:rsidP="0007152E"/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t>4</w:t>
            </w:r>
          </w:p>
        </w:tc>
        <w:tc>
          <w:tcPr>
            <w:tcW w:w="1310" w:type="dxa"/>
          </w:tcPr>
          <w:p w:rsidR="001A5983" w:rsidRPr="00434D5C" w:rsidRDefault="001E4923" w:rsidP="001A5983">
            <w:r>
              <w:rPr>
                <w:rFonts w:hint="eastAsia"/>
              </w:rPr>
              <w:t>Name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长度不超过</w:t>
            </w:r>
            <w:r w:rsidRPr="00F73009">
              <w:t>1</w:t>
            </w:r>
            <w:r w:rsidR="001E4923">
              <w:rPr>
                <w:rFonts w:hint="eastAsia"/>
              </w:rPr>
              <w:t>6</w:t>
            </w:r>
            <w:r w:rsidRPr="00F73009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3F1D12" w:rsidRDefault="001E4923">
            <w:r w:rsidRPr="001E4923">
              <w:rPr>
                <w:rFonts w:hint="eastAsia"/>
              </w:rPr>
              <w:t>以字母或下划线开头，后面可以接字母、数字</w:t>
            </w:r>
            <w:r w:rsidR="00CF79D0">
              <w:rPr>
                <w:rFonts w:hint="eastAsia"/>
              </w:rPr>
              <w:t>、空格</w:t>
            </w:r>
            <w:r w:rsidRPr="001E4923">
              <w:rPr>
                <w:rFonts w:hint="eastAsia"/>
              </w:rPr>
              <w:t>和下划线</w:t>
            </w:r>
          </w:p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Type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第一项被选</w:t>
            </w:r>
          </w:p>
        </w:tc>
        <w:tc>
          <w:tcPr>
            <w:tcW w:w="680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选项包括：</w:t>
            </w:r>
            <w:r w:rsidRPr="00F73009">
              <w:t>SATest</w:t>
            </w:r>
            <w:r w:rsidRPr="00F73009">
              <w:rPr>
                <w:rFonts w:hint="eastAsia"/>
              </w:rPr>
              <w:t>、</w:t>
            </w:r>
            <w:r w:rsidRPr="00F73009">
              <w:t>SARepair</w:t>
            </w:r>
            <w:r w:rsidRPr="00F73009">
              <w:rPr>
                <w:rFonts w:hint="eastAsia"/>
              </w:rPr>
              <w:t>、</w:t>
            </w:r>
            <w:r w:rsidRPr="00F73009">
              <w:t>SAOperation</w:t>
            </w:r>
            <w:r w:rsidRPr="00F73009">
              <w:rPr>
                <w:rFonts w:hint="eastAsia"/>
              </w:rPr>
              <w:t>、</w:t>
            </w:r>
            <w:r w:rsidRPr="00F73009">
              <w:t>FATest</w:t>
            </w:r>
            <w:r w:rsidRPr="00F73009">
              <w:rPr>
                <w:rFonts w:hint="eastAsia"/>
              </w:rPr>
              <w:t>、</w:t>
            </w:r>
            <w:r w:rsidRPr="00F73009">
              <w:t>FARepair</w:t>
            </w:r>
            <w:r w:rsidRPr="00F73009">
              <w:rPr>
                <w:rFonts w:hint="eastAsia"/>
              </w:rPr>
              <w:t>、</w:t>
            </w:r>
            <w:r w:rsidRPr="00F73009">
              <w:t>FAOperation</w:t>
            </w:r>
            <w:r w:rsidRPr="00F73009">
              <w:rPr>
                <w:rFonts w:hint="eastAsia"/>
              </w:rPr>
              <w:t>、</w:t>
            </w:r>
            <w:r w:rsidR="00F16B72" w:rsidRPr="00F16B72">
              <w:rPr>
                <w:color w:val="00B0F0"/>
              </w:rPr>
              <w:t>FACombine</w:t>
            </w:r>
            <w:r w:rsidR="00F16B72" w:rsidRPr="00F16B72">
              <w:rPr>
                <w:rFonts w:hint="eastAsia"/>
                <w:color w:val="00B0F0"/>
              </w:rPr>
              <w:t>、</w:t>
            </w:r>
            <w:r w:rsidRPr="00F73009">
              <w:rPr>
                <w:color w:val="FF0000"/>
              </w:rPr>
              <w:t>PAKKitting</w:t>
            </w:r>
            <w:r w:rsidRPr="00F73009">
              <w:rPr>
                <w:rFonts w:hint="eastAsia"/>
                <w:color w:val="FF0000"/>
              </w:rPr>
              <w:t>、</w:t>
            </w:r>
            <w:r w:rsidRPr="00F73009">
              <w:t>Other</w:t>
            </w:r>
          </w:p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Object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第一项被选</w:t>
            </w:r>
          </w:p>
        </w:tc>
        <w:tc>
          <w:tcPr>
            <w:tcW w:w="680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选项包括：</w:t>
            </w:r>
            <w:r w:rsidRPr="00F73009">
              <w:t>MB</w:t>
            </w:r>
            <w:r w:rsidRPr="00F73009">
              <w:rPr>
                <w:rFonts w:hint="eastAsia"/>
              </w:rPr>
              <w:t>、</w:t>
            </w:r>
            <w:r w:rsidRPr="00F73009">
              <w:t>Product</w:t>
            </w:r>
            <w:r w:rsidRPr="00F73009">
              <w:rPr>
                <w:rFonts w:hint="eastAsia"/>
              </w:rPr>
              <w:t>、</w:t>
            </w:r>
            <w:r w:rsidRPr="00F73009">
              <w:t>Other</w:t>
            </w:r>
          </w:p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Description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长度不超过</w:t>
            </w:r>
            <w:r w:rsidR="001E4923">
              <w:rPr>
                <w:rFonts w:hint="eastAsia"/>
              </w:rPr>
              <w:t>5</w:t>
            </w:r>
            <w:r w:rsidRPr="00F73009">
              <w:t>0</w:t>
            </w:r>
            <w:r w:rsidRPr="00F73009">
              <w:rPr>
                <w:rFonts w:hint="eastAsia"/>
              </w:rPr>
              <w:t>字符的任意字符串</w:t>
            </w:r>
          </w:p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2728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1A5983" w:rsidRPr="00434D5C" w:rsidRDefault="000C561E" w:rsidP="001A5983">
            <w:r w:rsidRPr="000C561E">
              <w:rPr>
                <w:rFonts w:hint="eastAsia"/>
                <w:color w:val="00B050"/>
              </w:rPr>
              <w:t>可输中文</w:t>
            </w:r>
          </w:p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Save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Save</w:t>
            </w:r>
            <w:r w:rsidRPr="00F73009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2728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Click</w:t>
            </w:r>
            <w:r w:rsidRPr="00F73009">
              <w:rPr>
                <w:rFonts w:ascii="SimSun" w:hAnsi="SimSun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="001E4923">
              <w:rPr>
                <w:rFonts w:ascii="SimSun" w:hAnsi="SimSun" w:hint="eastAsia"/>
              </w:rPr>
              <w:t>Code</w:t>
            </w:r>
            <w:r w:rsidR="001E4923">
              <w:rPr>
                <w:rFonts w:ascii="SimSun" w:hAnsi="SimSun" w:hint="eastAsia"/>
              </w:rPr>
              <w:t>或</w:t>
            </w:r>
            <w:r w:rsidR="001E4923">
              <w:rPr>
                <w:rFonts w:ascii="SimSun" w:hAnsi="SimSun" w:hint="eastAsia"/>
              </w:rPr>
              <w:t>Name</w:t>
            </w:r>
            <w:r w:rsidRPr="00F73009">
              <w:rPr>
                <w:rFonts w:ascii="SimSun" w:hAnsi="SimSun" w:hint="eastAsia"/>
              </w:rPr>
              <w:t>文本框中内容为空，则提示用户，放弃后续操作。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、若</w:t>
            </w:r>
            <w:r w:rsidR="001E4923">
              <w:rPr>
                <w:rFonts w:ascii="SimSun" w:hAnsi="SimSun" w:hint="eastAsia"/>
              </w:rPr>
              <w:t>Code</w:t>
            </w:r>
            <w:r w:rsidRPr="00F73009">
              <w:rPr>
                <w:rFonts w:ascii="SimSun" w:hAnsi="SimSun" w:hint="eastAsia"/>
              </w:rPr>
              <w:t>框中内容未改变，则将</w:t>
            </w:r>
            <w:r w:rsidR="005E2A39">
              <w:rPr>
                <w:rFonts w:ascii="SimSun" w:hAnsi="SimSun" w:hint="eastAsia"/>
              </w:rPr>
              <w:t>Name</w:t>
            </w:r>
            <w:r w:rsidR="005E2A39">
              <w:rPr>
                <w:rFonts w:ascii="SimSun" w:hAnsi="SimSun" w:hint="eastAsia"/>
              </w:rPr>
              <w:t>、</w:t>
            </w:r>
            <w:r w:rsidRPr="00F73009">
              <w:rPr>
                <w:rFonts w:ascii="SimSun" w:hAnsi="SimSun"/>
              </w:rPr>
              <w:t>Type</w:t>
            </w:r>
            <w:r w:rsidR="001E4923">
              <w:rPr>
                <w:rFonts w:ascii="SimSun" w:hAnsi="SimSun" w:hint="eastAsia"/>
              </w:rPr>
              <w:t>、</w:t>
            </w:r>
            <w:r w:rsidR="001E4923">
              <w:rPr>
                <w:rFonts w:ascii="SimSun" w:hAnsi="SimSun" w:hint="eastAsia"/>
              </w:rPr>
              <w:t>Object</w:t>
            </w:r>
            <w:r w:rsidRPr="00F73009">
              <w:rPr>
                <w:rFonts w:ascii="SimSun" w:hAnsi="SimSun" w:hint="eastAsia"/>
              </w:rPr>
              <w:t>和</w:t>
            </w:r>
            <w:r w:rsidRPr="00F73009">
              <w:rPr>
                <w:rFonts w:ascii="SimSun" w:hAnsi="SimSun"/>
              </w:rPr>
              <w:t>Description</w:t>
            </w:r>
            <w:r w:rsidRPr="00F73009">
              <w:rPr>
                <w:rFonts w:ascii="SimSun" w:hAnsi="SimSun" w:hint="eastAsia"/>
              </w:rPr>
              <w:t>框中内容保存到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当前被选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中，同时记录修改人和时间。</w:t>
            </w:r>
          </w:p>
          <w:p w:rsidR="005E2A39" w:rsidRPr="00434D5C" w:rsidRDefault="005E2A39" w:rsidP="005E2A39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2</w:t>
            </w:r>
            <w:r w:rsidRPr="00DC41AA">
              <w:rPr>
                <w:rFonts w:ascii="SimSun" w:hAnsi="SimSun"/>
              </w:rPr>
              <w:t>.1</w:t>
            </w:r>
            <w:r w:rsidRPr="00DC41AA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Name</w:t>
            </w:r>
            <w:r w:rsidRPr="00DC41AA">
              <w:rPr>
                <w:rFonts w:ascii="SimSun" w:hAnsi="SimSun" w:hint="eastAsia"/>
              </w:rPr>
              <w:t>框中内容已经是其他</w:t>
            </w:r>
            <w:r w:rsidRPr="00DC41AA">
              <w:rPr>
                <w:rFonts w:ascii="SimSun" w:hAnsi="SimSun"/>
              </w:rPr>
              <w:t>Station</w:t>
            </w:r>
            <w:r w:rsidRPr="00DC41AA">
              <w:rPr>
                <w:rFonts w:ascii="SimSun" w:hAnsi="SimSun" w:hint="eastAsia"/>
              </w:rPr>
              <w:t>的名称，则提示用户，放弃后续操作。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、反之，则根据</w:t>
            </w:r>
            <w:r w:rsidR="001E4923">
              <w:rPr>
                <w:rFonts w:ascii="SimSun" w:hAnsi="SimSun" w:hint="eastAsia"/>
              </w:rPr>
              <w:t>Code</w:t>
            </w:r>
            <w:r w:rsidR="001E4923">
              <w:rPr>
                <w:rFonts w:ascii="SimSun" w:hAnsi="SimSun" w:hint="eastAsia"/>
              </w:rPr>
              <w:t>、</w:t>
            </w:r>
            <w:r w:rsidR="001E4923">
              <w:rPr>
                <w:rFonts w:ascii="SimSun" w:hAnsi="SimSun" w:hint="eastAsia"/>
              </w:rPr>
              <w:t>Name</w:t>
            </w:r>
            <w:r w:rsidRPr="00F73009">
              <w:rPr>
                <w:rFonts w:ascii="SimSun" w:hAnsi="SimSun" w:hint="eastAsia"/>
              </w:rPr>
              <w:t>、</w:t>
            </w:r>
            <w:r w:rsidRPr="00F73009">
              <w:rPr>
                <w:rFonts w:ascii="SimSun" w:hAnsi="SimSun"/>
              </w:rPr>
              <w:t>Type</w:t>
            </w:r>
            <w:r w:rsidR="001E4923">
              <w:rPr>
                <w:rFonts w:ascii="SimSun" w:hAnsi="SimSun" w:hint="eastAsia"/>
              </w:rPr>
              <w:t>、</w:t>
            </w:r>
            <w:r w:rsidR="001E4923">
              <w:rPr>
                <w:rFonts w:ascii="SimSun" w:hAnsi="SimSun" w:hint="eastAsia"/>
              </w:rPr>
              <w:t>Object</w:t>
            </w:r>
            <w:r w:rsidRPr="00F73009">
              <w:rPr>
                <w:rFonts w:ascii="SimSun" w:hAnsi="SimSun" w:hint="eastAsia"/>
              </w:rPr>
              <w:t>和</w:t>
            </w:r>
            <w:r w:rsidRPr="00F73009">
              <w:rPr>
                <w:rFonts w:ascii="SimSun" w:hAnsi="SimSun"/>
              </w:rPr>
              <w:t>Description</w:t>
            </w:r>
            <w:r w:rsidRPr="00F73009">
              <w:rPr>
                <w:rFonts w:ascii="SimSun" w:hAnsi="SimSun" w:hint="eastAsia"/>
              </w:rPr>
              <w:t>框中内容新建一个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记录。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3.1</w:t>
            </w:r>
            <w:r w:rsidRPr="00F73009">
              <w:rPr>
                <w:rFonts w:ascii="SimSun" w:hAnsi="SimSun" w:hint="eastAsia"/>
              </w:rPr>
              <w:t>、若</w:t>
            </w:r>
            <w:r w:rsidR="005E2A39">
              <w:rPr>
                <w:rFonts w:ascii="SimSun" w:hAnsi="SimSun" w:hint="eastAsia"/>
              </w:rPr>
              <w:t>Code</w:t>
            </w:r>
            <w:r w:rsidR="00505E79">
              <w:rPr>
                <w:rFonts w:ascii="SimSun" w:hAnsi="SimSun" w:hint="eastAsia"/>
              </w:rPr>
              <w:t>或</w:t>
            </w:r>
            <w:r w:rsidR="00505E79">
              <w:rPr>
                <w:rFonts w:ascii="SimSun" w:hAnsi="SimSun" w:hint="eastAsia"/>
              </w:rPr>
              <w:t>Name</w:t>
            </w:r>
            <w:r w:rsidRPr="00F73009">
              <w:rPr>
                <w:rFonts w:ascii="SimSun" w:hAnsi="SimSun" w:hint="eastAsia"/>
              </w:rPr>
              <w:t>框中内</w:t>
            </w:r>
            <w:r w:rsidRPr="00F73009">
              <w:rPr>
                <w:rFonts w:ascii="SimSun" w:hAnsi="SimSun" w:hint="eastAsia"/>
              </w:rPr>
              <w:lastRenderedPageBreak/>
              <w:t>容已经是其他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的</w:t>
            </w:r>
            <w:r w:rsidR="005E2A39">
              <w:rPr>
                <w:rFonts w:ascii="SimSun" w:hAnsi="SimSun" w:hint="eastAsia"/>
              </w:rPr>
              <w:t>Code</w:t>
            </w:r>
            <w:r w:rsidR="00505E79">
              <w:rPr>
                <w:rFonts w:ascii="SimSun" w:hAnsi="SimSun" w:hint="eastAsia"/>
              </w:rPr>
              <w:t>或</w:t>
            </w:r>
            <w:r w:rsidR="00505E79">
              <w:rPr>
                <w:rFonts w:ascii="SimSun" w:hAnsi="SimSun" w:hint="eastAsia"/>
              </w:rPr>
              <w:t>Name</w:t>
            </w:r>
            <w:r w:rsidRPr="00F73009">
              <w:rPr>
                <w:rFonts w:ascii="SimSun" w:hAnsi="SimSun" w:hint="eastAsia"/>
              </w:rPr>
              <w:t>，则提示用户，放弃后续操作。</w:t>
            </w:r>
          </w:p>
          <w:p w:rsidR="001A5983" w:rsidRPr="00434D5C" w:rsidRDefault="00F73009" w:rsidP="001A5983">
            <w:pPr>
              <w:rPr>
                <w:rFonts w:eastAsia="新細明體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、刷新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1A5983" w:rsidRPr="00434D5C" w:rsidRDefault="001A5983" w:rsidP="001A5983"/>
        </w:tc>
      </w:tr>
      <w:tr w:rsidR="001A5983" w:rsidRPr="00434D5C" w:rsidTr="00B91F1E">
        <w:tc>
          <w:tcPr>
            <w:tcW w:w="445" w:type="dxa"/>
          </w:tcPr>
          <w:p w:rsidR="001A5983" w:rsidRPr="00434D5C" w:rsidRDefault="001E4923" w:rsidP="001A5983"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Delete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Delete</w:t>
            </w:r>
            <w:r w:rsidRPr="00F73009">
              <w:rPr>
                <w:rFonts w:ascii="SimSun" w:hAnsi="SimSun" w:hint="eastAsia"/>
              </w:rPr>
              <w:t>”</w:t>
            </w:r>
          </w:p>
          <w:p w:rsidR="002A3E2D" w:rsidRPr="00434D5C" w:rsidRDefault="002A3E2D" w:rsidP="001A5983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2728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eastAsia="新細明體"/>
              </w:rPr>
              <w:t>Click</w:t>
            </w:r>
            <w:r w:rsidRPr="00F73009">
              <w:rPr>
                <w:rFonts w:eastAsia="新細明體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中当前没有任何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被选，则提示用户，放弃后续操作。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、要求用户再次确认要执行删除操作。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、若用户选择放弃，则放弃后续操作。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、删除该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。该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从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中消失。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4.1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中当前高亮被选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已经与其他资料建立了关联，则提示用户，放弃后续操作。</w:t>
            </w:r>
          </w:p>
          <w:p w:rsidR="001A5983" w:rsidRPr="00434D5C" w:rsidRDefault="001A5983" w:rsidP="001A5983">
            <w:pPr>
              <w:rPr>
                <w:rFonts w:ascii="SimSun"/>
              </w:rPr>
            </w:pPr>
          </w:p>
        </w:tc>
        <w:tc>
          <w:tcPr>
            <w:tcW w:w="2629" w:type="dxa"/>
          </w:tcPr>
          <w:p w:rsidR="001A5983" w:rsidRPr="00434D5C" w:rsidRDefault="001A5983" w:rsidP="001A5983"/>
        </w:tc>
      </w:tr>
    </w:tbl>
    <w:p w:rsidR="001A5983" w:rsidRPr="00434D5C" w:rsidRDefault="001A5983" w:rsidP="001A5983"/>
    <w:p w:rsidR="00221F6C" w:rsidRDefault="00F73009" w:rsidP="00221F6C">
      <w:pPr>
        <w:pStyle w:val="3"/>
      </w:pPr>
      <w:bookmarkStart w:id="2452" w:name="_Toc295309242"/>
      <w:bookmarkStart w:id="2453" w:name="_Toc353207256"/>
      <w:r w:rsidRPr="00F73009">
        <w:t>PdLine-Station</w:t>
      </w:r>
      <w:r w:rsidRPr="00F73009">
        <w:rPr>
          <w:rFonts w:hint="eastAsia"/>
        </w:rPr>
        <w:t>关联维护界面</w:t>
      </w:r>
      <w:bookmarkEnd w:id="2452"/>
      <w:r w:rsidR="00434D5C" w:rsidRPr="00434D5C">
        <w:rPr>
          <w:rFonts w:hint="eastAsia"/>
        </w:rPr>
        <w:t>（延用</w:t>
      </w:r>
      <w:r w:rsidR="00434D5C" w:rsidRPr="00434D5C">
        <w:rPr>
          <w:rFonts w:hint="eastAsia"/>
        </w:rPr>
        <w:t>iMES2011</w:t>
      </w:r>
      <w:r w:rsidR="00434D5C" w:rsidRPr="00434D5C">
        <w:rPr>
          <w:rFonts w:hint="eastAsia"/>
        </w:rPr>
        <w:t>）</w:t>
      </w:r>
      <w:bookmarkEnd w:id="2453"/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示意圖</w:t>
      </w:r>
    </w:p>
    <w:p w:rsidR="001A5983" w:rsidRPr="00434D5C" w:rsidRDefault="00220C93" w:rsidP="001A5983">
      <w:pPr>
        <w:jc w:val="center"/>
      </w:pPr>
      <w:r>
        <w:rPr>
          <w:noProof/>
        </w:rPr>
        <w:pict>
          <v:oval id="_x0000_s3203" style="position:absolute;left:0;text-align:left;margin-left:454.5pt;margin-top:61.2pt;width:19.45pt;height:17.25pt;z-index:251709440" fillcolor="yellow" strokecolor="red" strokeweight="1pt">
            <v:textbox style="mso-next-textbox:#_x0000_s3203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4" style="position:absolute;left:0;text-align:left;margin-left:454.5pt;margin-top:284.95pt;width:19.45pt;height:17.25pt;z-index:251710464" fillcolor="yellow" strokecolor="red" strokeweight="1pt">
            <v:textbox style="mso-next-textbox:#_x0000_s3204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2" style="position:absolute;left:0;text-align:left;margin-left:261pt;margin-top:289.45pt;width:19.45pt;height:17.25pt;z-index:251708416" fillcolor="yellow" strokecolor="red" strokeweight="1pt">
            <v:textbox style="mso-next-textbox:#_x0000_s3202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1" style="position:absolute;left:0;text-align:left;margin-left:117pt;margin-top:289.45pt;width:19.45pt;height:17.25pt;z-index:251707392" fillcolor="yellow" strokecolor="red" strokeweight="1pt">
            <v:textbox style="mso-next-textbox:#_x0000_s3201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9" style="position:absolute;left:0;text-align:left;margin-left:378pt;margin-top:32.2pt;width:19.45pt;height:17.25pt;z-index:251705344" fillcolor="yellow" strokecolor="red" strokeweight="1pt">
            <v:textbox style="mso-next-textbox:#_x0000_s3199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8" style="position:absolute;left:0;text-align:left;margin-left:232.55pt;margin-top:32.2pt;width:19.45pt;height:17.25pt;z-index:251704320" fillcolor="yellow" strokecolor="red" strokeweight="1pt">
            <v:textbox style="mso-next-textbox:#_x0000_s3198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3197" style="position:absolute;left:0;text-align:left;margin-left:117pt;margin-top:32.2pt;width:19.45pt;height:17.25pt;z-index:251703296" fillcolor="yellow" strokecolor="red" strokeweight="1pt">
            <v:textbox style="mso-next-textbox:#_x0000_s3197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200" style="position:absolute;left:0;text-align:left;margin-left:243pt;margin-top:164.95pt;width:19.45pt;height:17.25pt;z-index:251706368" fillcolor="yellow" strokecolor="red" strokeweight="1pt">
            <v:textbox style="mso-next-textbox:#_x0000_s3200;mso-fit-shape-to-text:t" inset="0,0,0,0">
              <w:txbxContent>
                <w:p w:rsidR="00220C93" w:rsidRPr="008721B4" w:rsidRDefault="00220C93" w:rsidP="001A598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8" name="图片 37" descr="PdLine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Line-Statio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83" w:rsidRPr="00434D5C" w:rsidRDefault="00F73009" w:rsidP="001A5983">
      <w:pPr>
        <w:jc w:val="center"/>
      </w:pPr>
      <w:r w:rsidRPr="00F73009">
        <w:rPr>
          <w:rFonts w:hint="eastAsia"/>
        </w:rPr>
        <w:lastRenderedPageBreak/>
        <w:t>圖</w:t>
      </w:r>
      <w:r w:rsidRPr="00F73009">
        <w:t xml:space="preserve">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 w:rsidRPr="00F73009">
        <w:rPr>
          <w:noProof/>
        </w:rPr>
        <w:t>1.</w:t>
      </w:r>
      <w:r w:rsidR="008F5B53">
        <w:rPr>
          <w:rFonts w:hint="eastAsia"/>
          <w:noProof/>
        </w:rPr>
        <w:t>23</w:t>
      </w:r>
      <w:r w:rsidR="008E4B75">
        <w:fldChar w:fldCharType="end"/>
      </w:r>
      <w:r w:rsidRPr="00F73009">
        <w:noBreakHyphen/>
      </w:r>
      <w:r w:rsidR="008E4B75" w:rsidRPr="00F73009">
        <w:fldChar w:fldCharType="begin"/>
      </w:r>
      <w:r w:rsidRPr="00F73009">
        <w:instrText xml:space="preserve"> SEQ </w:instrText>
      </w:r>
      <w:r w:rsidRPr="00F73009">
        <w:rPr>
          <w:rFonts w:hint="eastAsia"/>
        </w:rPr>
        <w:instrText>圖</w:instrText>
      </w:r>
      <w:r w:rsidRPr="00F73009">
        <w:instrText xml:space="preserve"> \* ARABIC \s 2 </w:instrText>
      </w:r>
      <w:r w:rsidR="008E4B75" w:rsidRPr="00F73009">
        <w:fldChar w:fldCharType="separate"/>
      </w:r>
      <w:r w:rsidRPr="00F73009">
        <w:rPr>
          <w:noProof/>
        </w:rPr>
        <w:t>1</w:t>
      </w:r>
      <w:r w:rsidR="008E4B75" w:rsidRPr="00F73009">
        <w:fldChar w:fldCharType="end"/>
      </w:r>
    </w:p>
    <w:p w:rsidR="001A5983" w:rsidRDefault="001A5983" w:rsidP="001A5983">
      <w:pPr>
        <w:jc w:val="center"/>
        <w:rPr>
          <w:ins w:id="2454" w:author="IEC960923" w:date="2013-03-22T17:06:00Z"/>
          <w:rFonts w:eastAsia="新細明體"/>
          <w:lang w:eastAsia="zh-TW"/>
        </w:rPr>
      </w:pPr>
    </w:p>
    <w:p w:rsidR="005E688F" w:rsidRPr="005E688F" w:rsidRDefault="008E4B75" w:rsidP="001A5983">
      <w:pPr>
        <w:jc w:val="center"/>
        <w:rPr>
          <w:rFonts w:eastAsia="新細明體"/>
          <w:lang w:eastAsia="zh-TW"/>
          <w:rPrChange w:id="2455" w:author="IEC960923" w:date="2013-03-22T17:06:00Z">
            <w:rPr/>
          </w:rPrChange>
        </w:rPr>
      </w:pPr>
      <w:del w:id="2456" w:author="IEC960923" w:date="2013-03-25T18:42:00Z">
        <w:r w:rsidDel="004123EC">
          <w:fldChar w:fldCharType="begin"/>
        </w:r>
        <w:r w:rsidDel="004123EC">
          <w:fldChar w:fldCharType="end"/>
        </w:r>
      </w:del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界面說明</w:t>
      </w:r>
    </w:p>
    <w:p w:rsidR="001A5983" w:rsidRPr="00434D5C" w:rsidRDefault="00F73009" w:rsidP="001A5983">
      <w:r w:rsidRPr="00F73009">
        <w:rPr>
          <w:rFonts w:hint="eastAsia"/>
        </w:rPr>
        <w:t>●界面名稱：</w:t>
      </w:r>
      <w:r w:rsidRPr="00F73009">
        <w:t>PdLine-Station</w:t>
      </w:r>
      <w:r w:rsidRPr="00F73009">
        <w:rPr>
          <w:rFonts w:hint="eastAsia"/>
        </w:rPr>
        <w:t>关联维护界面。</w:t>
      </w:r>
    </w:p>
    <w:p w:rsidR="001A5983" w:rsidRPr="00434D5C" w:rsidRDefault="00F73009" w:rsidP="001A5983">
      <w:pPr>
        <w:jc w:val="both"/>
      </w:pPr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概述：</w:t>
      </w:r>
      <w:r w:rsidRPr="00F73009">
        <w:rPr>
          <w:rFonts w:eastAsia="新細明體" w:hint="eastAsia"/>
        </w:rPr>
        <w:t>使用此界面來</w:t>
      </w:r>
      <w:r w:rsidRPr="00F73009">
        <w:rPr>
          <w:rFonts w:ascii="SimSun" w:hAnsi="SimSun" w:hint="eastAsia"/>
        </w:rPr>
        <w:t>维护各产线包含哪些工作站</w:t>
      </w:r>
      <w:r w:rsidRPr="00F73009">
        <w:rPr>
          <w:rFonts w:hint="eastAsia"/>
        </w:rPr>
        <w:t>。</w:t>
      </w:r>
    </w:p>
    <w:p w:rsidR="001A5983" w:rsidRPr="00434D5C" w:rsidRDefault="00F73009" w:rsidP="001A5983">
      <w:pPr>
        <w:rPr>
          <w:lang w:eastAsia="zh-TW"/>
        </w:rPr>
      </w:pPr>
      <w:r w:rsidRPr="00F73009">
        <w:rPr>
          <w:rFonts w:hint="eastAsia"/>
          <w:lang w:eastAsia="zh-TW"/>
        </w:rPr>
        <w:t>●</w:t>
      </w:r>
      <w:r w:rsidRPr="00F73009">
        <w:rPr>
          <w:lang w:eastAsia="zh-TW"/>
        </w:rPr>
        <w:t xml:space="preserve"> </w:t>
      </w:r>
      <w:r w:rsidRPr="00F73009">
        <w:rPr>
          <w:rFonts w:hint="eastAsia"/>
          <w:lang w:eastAsia="zh-TW"/>
        </w:rPr>
        <w:t>界面類型：非</w:t>
      </w:r>
      <w:r w:rsidRPr="00F73009">
        <w:rPr>
          <w:rFonts w:eastAsia="新細明體"/>
          <w:lang w:eastAsia="zh-TW"/>
        </w:rPr>
        <w:t>modal</w:t>
      </w:r>
      <w:r w:rsidRPr="00F73009">
        <w:rPr>
          <w:rFonts w:eastAsia="新細明體" w:hint="eastAsia"/>
          <w:lang w:eastAsia="zh-TW"/>
        </w:rPr>
        <w:t>界面</w:t>
      </w:r>
      <w:r w:rsidRPr="00F73009">
        <w:rPr>
          <w:rFonts w:ascii="SimSun" w:hAnsi="SimSun" w:hint="eastAsia"/>
          <w:lang w:eastAsia="zh-TW"/>
        </w:rPr>
        <w:t>，不固定尺寸</w:t>
      </w:r>
      <w:r w:rsidRPr="00F73009">
        <w:rPr>
          <w:rFonts w:hint="eastAsia"/>
          <w:lang w:eastAsia="zh-TW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進入途徑：</w:t>
      </w:r>
      <w:r w:rsidRPr="00F73009">
        <w:rPr>
          <w:rFonts w:eastAsia="新細明體" w:hint="eastAsia"/>
        </w:rPr>
        <w:t>在</w:t>
      </w:r>
      <w:r w:rsidRPr="00F73009">
        <w:rPr>
          <w:rFonts w:ascii="SimSun" w:hAnsi="SimSun"/>
        </w:rPr>
        <w:t>iMES</w:t>
      </w:r>
      <w:r w:rsidRPr="00F73009">
        <w:rPr>
          <w:rFonts w:ascii="SimSun" w:hAnsi="SimSun" w:hint="eastAsia"/>
        </w:rPr>
        <w:t>框架</w:t>
      </w:r>
      <w:r w:rsidRPr="00F73009">
        <w:rPr>
          <w:rFonts w:ascii="SimSun" w:hAnsi="SimSun"/>
        </w:rPr>
        <w:t>Function Tree</w:t>
      </w:r>
      <w:r w:rsidRPr="00F73009">
        <w:rPr>
          <w:rFonts w:ascii="SimSun" w:hAnsi="SimSun" w:hint="eastAsia"/>
        </w:rPr>
        <w:t>的</w:t>
      </w:r>
      <w:r w:rsidRPr="00F73009">
        <w:rPr>
          <w:rFonts w:ascii="SimSun" w:hAnsi="SimSun"/>
        </w:rPr>
        <w:t>Maintain</w:t>
      </w:r>
      <w:r w:rsidRPr="00F73009">
        <w:rPr>
          <w:rFonts w:ascii="SimSun" w:hAnsi="SimSun" w:hint="eastAsia"/>
        </w:rPr>
        <w:t>节点下点击“</w:t>
      </w:r>
      <w:r w:rsidRPr="00F73009">
        <w:rPr>
          <w:rFonts w:ascii="SimSun" w:hAnsi="SimSun"/>
        </w:rPr>
        <w:t>PdLine-Station</w:t>
      </w:r>
      <w:r w:rsidRPr="00F73009">
        <w:rPr>
          <w:rFonts w:ascii="SimSun" w:hAnsi="SimSun" w:hint="eastAsia"/>
        </w:rPr>
        <w:t>”节点后进入</w:t>
      </w:r>
      <w:r w:rsidRPr="00F73009">
        <w:rPr>
          <w:rFonts w:hint="eastAsia"/>
        </w:rPr>
        <w:t>。</w:t>
      </w:r>
    </w:p>
    <w:p w:rsidR="001A5983" w:rsidRPr="00434D5C" w:rsidRDefault="00F73009" w:rsidP="001A5983"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hint="eastAsia"/>
        </w:rPr>
        <w:t>用例：</w:t>
      </w:r>
    </w:p>
    <w:p w:rsidR="001A5983" w:rsidRPr="00434D5C" w:rsidRDefault="00F73009" w:rsidP="001A5983">
      <w:pPr>
        <w:rPr>
          <w:lang w:eastAsia="zh-TW"/>
        </w:rPr>
      </w:pPr>
      <w:r w:rsidRPr="00F73009">
        <w:rPr>
          <w:rFonts w:hint="eastAsia"/>
        </w:rPr>
        <w:t>●</w:t>
      </w:r>
      <w:r w:rsidRPr="00F73009">
        <w:t xml:space="preserve"> </w:t>
      </w:r>
      <w:r w:rsidRPr="00F73009">
        <w:rPr>
          <w:rFonts w:eastAsia="新細明體" w:hint="eastAsia"/>
        </w:rPr>
        <w:t>特殊考量：此界面</w:t>
      </w:r>
      <w:r w:rsidRPr="00F73009">
        <w:rPr>
          <w:rFonts w:hint="eastAsia"/>
        </w:rPr>
        <w:t>仅能够维护</w:t>
      </w:r>
      <w:r w:rsidRPr="00F73009">
        <w:t>PdLine-Station</w:t>
      </w:r>
      <w:r w:rsidRPr="00F73009">
        <w:rPr>
          <w:rFonts w:hint="eastAsia"/>
        </w:rPr>
        <w:t>关联的人</w:t>
      </w:r>
      <w:r w:rsidRPr="00F73009">
        <w:rPr>
          <w:rFonts w:eastAsia="新細明體" w:hint="eastAsia"/>
        </w:rPr>
        <w:t>有權限進來</w:t>
      </w:r>
    </w:p>
    <w:p w:rsidR="001A5983" w:rsidRPr="00434D5C" w:rsidRDefault="001A5983" w:rsidP="001A5983"/>
    <w:p w:rsidR="001A5983" w:rsidRPr="00434D5C" w:rsidRDefault="001A5983" w:rsidP="001A5983">
      <w:pPr>
        <w:pStyle w:val="ae"/>
        <w:jc w:val="center"/>
      </w:pPr>
    </w:p>
    <w:p w:rsidR="001A5983" w:rsidRPr="00434D5C" w:rsidRDefault="00F73009" w:rsidP="00221F6C">
      <w:pPr>
        <w:pStyle w:val="4"/>
      </w:pPr>
      <w:r w:rsidRPr="00F73009">
        <w:rPr>
          <w:rFonts w:hint="eastAsia"/>
        </w:rPr>
        <w:t>控件說明</w:t>
      </w:r>
    </w:p>
    <w:p w:rsidR="001A5983" w:rsidRPr="00434D5C" w:rsidRDefault="00F73009" w:rsidP="001A5983">
      <w:pPr>
        <w:pStyle w:val="ae"/>
        <w:jc w:val="right"/>
      </w:pPr>
      <w:r w:rsidRPr="00F73009">
        <w:rPr>
          <w:rFonts w:hint="eastAsia"/>
        </w:rPr>
        <w:t>表</w:t>
      </w:r>
      <w:r w:rsidRPr="00F73009">
        <w:t xml:space="preserve">: </w:t>
      </w:r>
      <w:r w:rsidR="008E4B75">
        <w:fldChar w:fldCharType="begin"/>
      </w:r>
      <w:r w:rsidR="008F5B53">
        <w:instrText xml:space="preserve"> STYLEREF 2 \s </w:instrText>
      </w:r>
      <w:r w:rsidR="008E4B75">
        <w:fldChar w:fldCharType="separate"/>
      </w:r>
      <w:r w:rsidR="008F5B53" w:rsidRPr="00F73009">
        <w:rPr>
          <w:noProof/>
        </w:rPr>
        <w:t>1.</w:t>
      </w:r>
      <w:r w:rsidR="008F5B53">
        <w:rPr>
          <w:rFonts w:hint="eastAsia"/>
          <w:noProof/>
        </w:rPr>
        <w:t>23</w:t>
      </w:r>
      <w:r w:rsidR="008E4B75">
        <w:fldChar w:fldCharType="end"/>
      </w:r>
      <w:r w:rsidRPr="00F73009">
        <w:noBreakHyphen/>
      </w:r>
      <w:r w:rsidR="008E4B75" w:rsidRPr="00F73009">
        <w:fldChar w:fldCharType="begin"/>
      </w:r>
      <w:r w:rsidRPr="00F73009">
        <w:instrText xml:space="preserve"> SEQ </w:instrText>
      </w:r>
      <w:r w:rsidRPr="00F73009">
        <w:rPr>
          <w:rFonts w:hint="eastAsia"/>
        </w:rPr>
        <w:instrText>表</w:instrText>
      </w:r>
      <w:r w:rsidRPr="00F73009">
        <w:instrText xml:space="preserve">: \* ARABIC \s 2 </w:instrText>
      </w:r>
      <w:r w:rsidR="008E4B75" w:rsidRPr="00F73009">
        <w:fldChar w:fldCharType="separate"/>
      </w:r>
      <w:r w:rsidRPr="00F73009">
        <w:rPr>
          <w:noProof/>
        </w:rPr>
        <w:t>1</w:t>
      </w:r>
      <w:r w:rsidR="008E4B75" w:rsidRPr="00F73009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1A5983" w:rsidRPr="00434D5C" w:rsidTr="001A5983">
        <w:trPr>
          <w:tblHeader/>
        </w:trPr>
        <w:tc>
          <w:tcPr>
            <w:tcW w:w="445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53209B">
              <w:rPr>
                <w:rFonts w:hint="eastAsia"/>
                <w:b/>
                <w:spacing w:val="39"/>
              </w:rPr>
              <w:t>格</w:t>
            </w:r>
            <w:r w:rsidRPr="0053209B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1A5983" w:rsidRPr="00434D5C" w:rsidRDefault="00F73009" w:rsidP="001A5983">
            <w:pPr>
              <w:jc w:val="center"/>
              <w:rPr>
                <w:b/>
              </w:rPr>
            </w:pPr>
            <w:r w:rsidRPr="00F73009">
              <w:rPr>
                <w:rFonts w:hint="eastAsia"/>
                <w:b/>
              </w:rPr>
              <w:t>備注</w:t>
            </w:r>
          </w:p>
        </w:tc>
      </w:tr>
      <w:tr w:rsidR="001A5983" w:rsidRPr="00434D5C" w:rsidTr="001A5983">
        <w:trPr>
          <w:trHeight w:val="93"/>
        </w:trPr>
        <w:tc>
          <w:tcPr>
            <w:tcW w:w="445" w:type="dxa"/>
          </w:tcPr>
          <w:p w:rsidR="001A5983" w:rsidRPr="00434D5C" w:rsidRDefault="00F73009" w:rsidP="001A5983">
            <w:r w:rsidRPr="00F73009">
              <w:t>1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Customer</w:t>
            </w:r>
          </w:p>
        </w:tc>
        <w:tc>
          <w:tcPr>
            <w:tcW w:w="916" w:type="dxa"/>
          </w:tcPr>
          <w:p w:rsidR="001A5983" w:rsidRPr="00434D5C" w:rsidRDefault="00F73009" w:rsidP="001A5983">
            <w:r w:rsidRPr="00F73009"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r w:rsidRPr="00F73009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F73009" w:rsidP="001A5983">
            <w:r w:rsidRPr="00F73009">
              <w:t>Change</w:t>
            </w:r>
            <w:r w:rsidRPr="00F73009">
              <w:rPr>
                <w:rFonts w:hint="eastAsia"/>
              </w:rPr>
              <w:t>：</w:t>
            </w:r>
            <w:r w:rsidRPr="00F73009">
              <w:t>PdLine</w:t>
            </w:r>
            <w:r w:rsidRPr="00F73009">
              <w:rPr>
                <w:rFonts w:hint="eastAsia"/>
              </w:rPr>
              <w:t>中选项换为与新选</w:t>
            </w:r>
            <w:r w:rsidRPr="00F73009">
              <w:t>Customer</w:t>
            </w:r>
            <w:r w:rsidRPr="00F73009">
              <w:rPr>
                <w:rFonts w:hint="eastAsia"/>
              </w:rPr>
              <w:t>对应的</w:t>
            </w:r>
            <w:r w:rsidRPr="00F73009">
              <w:t>PdLine</w:t>
            </w:r>
            <w:r w:rsidRPr="00F73009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选项包括系统中所有</w:t>
            </w:r>
            <w:r w:rsidRPr="00F73009">
              <w:t>Customer</w:t>
            </w:r>
            <w:r w:rsidRPr="00F73009">
              <w:rPr>
                <w:rFonts w:hint="eastAsia"/>
              </w:rPr>
              <w:t>的名称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t>2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Stage</w:t>
            </w:r>
          </w:p>
        </w:tc>
        <w:tc>
          <w:tcPr>
            <w:tcW w:w="916" w:type="dxa"/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r w:rsidRPr="00F73009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F73009" w:rsidP="001A5983">
            <w:r w:rsidRPr="00F73009">
              <w:t>Change</w:t>
            </w:r>
            <w:r w:rsidRPr="00F73009">
              <w:rPr>
                <w:rFonts w:hint="eastAsia"/>
              </w:rPr>
              <w:t>：</w:t>
            </w:r>
            <w:r w:rsidRPr="00F73009">
              <w:t>PdLine</w:t>
            </w:r>
            <w:r w:rsidRPr="00F73009">
              <w:rPr>
                <w:rFonts w:hint="eastAsia"/>
              </w:rPr>
              <w:t>中选项换为与新选</w:t>
            </w:r>
            <w:r w:rsidRPr="00F73009">
              <w:t>Stage</w:t>
            </w:r>
            <w:r w:rsidRPr="00F73009">
              <w:rPr>
                <w:rFonts w:hint="eastAsia"/>
              </w:rPr>
              <w:t>对应的</w:t>
            </w:r>
            <w:r w:rsidRPr="00F73009">
              <w:t>PdLine</w:t>
            </w:r>
            <w:r w:rsidRPr="00F73009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1A5983" w:rsidRPr="00434D5C" w:rsidRDefault="00F73009" w:rsidP="007F0843">
            <w:r w:rsidRPr="00F73009">
              <w:rPr>
                <w:rFonts w:hint="eastAsia"/>
              </w:rPr>
              <w:t>选项包括：</w:t>
            </w:r>
            <w:r w:rsidR="007F0843" w:rsidRPr="00F73009" w:rsidDel="007F0843">
              <w:t xml:space="preserve"> </w:t>
            </w:r>
            <w:r w:rsidRPr="00F73009">
              <w:t>SA</w:t>
            </w:r>
            <w:r w:rsidRPr="00F73009">
              <w:rPr>
                <w:rFonts w:hint="eastAsia"/>
              </w:rPr>
              <w:t>、</w:t>
            </w:r>
            <w:r w:rsidRPr="00F73009">
              <w:t>FA</w:t>
            </w:r>
            <w:r w:rsidRPr="00F73009">
              <w:rPr>
                <w:rFonts w:hint="eastAsia"/>
              </w:rPr>
              <w:t>和</w:t>
            </w:r>
            <w:r w:rsidRPr="00F73009">
              <w:t>PAK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t>3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PdLine</w:t>
            </w:r>
          </w:p>
        </w:tc>
        <w:tc>
          <w:tcPr>
            <w:tcW w:w="916" w:type="dxa"/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r w:rsidRPr="00F73009">
              <w:rPr>
                <w:rFonts w:ascii="SimSun" w:hAnsi="SimSun" w:hint="eastAsia"/>
              </w:rPr>
              <w:t>第一个选项被选取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F73009" w:rsidP="001A5983">
            <w:r w:rsidRPr="00F73009">
              <w:t>Change</w:t>
            </w:r>
            <w:r w:rsidRPr="00F73009">
              <w:rPr>
                <w:rFonts w:hint="eastAsia"/>
              </w:rPr>
              <w:t>：在</w:t>
            </w:r>
            <w:r w:rsidRPr="00F73009">
              <w:t>Station List</w:t>
            </w:r>
            <w:r w:rsidRPr="00F73009">
              <w:rPr>
                <w:rFonts w:hint="eastAsia"/>
              </w:rPr>
              <w:t>中显示新选</w:t>
            </w:r>
            <w:r w:rsidRPr="00F73009">
              <w:t>PdLine</w:t>
            </w:r>
            <w:r w:rsidRPr="00F73009">
              <w:rPr>
                <w:rFonts w:hint="eastAsia"/>
              </w:rPr>
              <w:t>下的所有</w:t>
            </w:r>
            <w:r w:rsidRPr="00F73009">
              <w:t>Station</w:t>
            </w:r>
            <w:r w:rsidRPr="00F73009">
              <w:rPr>
                <w:rFonts w:hint="eastAsia"/>
              </w:rPr>
              <w:t>。</w:t>
            </w:r>
          </w:p>
        </w:tc>
        <w:tc>
          <w:tcPr>
            <w:tcW w:w="3512" w:type="dxa"/>
          </w:tcPr>
          <w:p w:rsidR="001A5983" w:rsidRPr="00434D5C" w:rsidRDefault="00F73009" w:rsidP="001A5983">
            <w:pPr>
              <w:rPr>
                <w:rFonts w:ascii="Tahoma" w:hAnsi="Tahoma"/>
                <w:sz w:val="18"/>
              </w:rPr>
            </w:pPr>
            <w:r w:rsidRPr="00F73009">
              <w:rPr>
                <w:rFonts w:ascii="Tahoma" w:hAnsi="Tahoma" w:hint="eastAsia"/>
                <w:sz w:val="18"/>
              </w:rPr>
              <w:t>选项包括与</w:t>
            </w:r>
            <w:r w:rsidRPr="00F73009">
              <w:t>Customer</w:t>
            </w:r>
            <w:r w:rsidRPr="00F73009">
              <w:rPr>
                <w:rFonts w:hint="eastAsia"/>
              </w:rPr>
              <w:t>、</w:t>
            </w:r>
            <w:r w:rsidRPr="00F73009">
              <w:t>Stage</w:t>
            </w:r>
            <w:r w:rsidRPr="00F73009">
              <w:rPr>
                <w:rFonts w:hint="eastAsia"/>
              </w:rPr>
              <w:t>当前选项对应的所有</w:t>
            </w:r>
            <w:r w:rsidRPr="00F73009">
              <w:t>PdLine</w:t>
            </w:r>
            <w:r w:rsidRPr="00F73009">
              <w:rPr>
                <w:rFonts w:hint="eastAsia"/>
              </w:rPr>
              <w:t>，按字母序排序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t>4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Station List</w:t>
            </w:r>
          </w:p>
        </w:tc>
        <w:tc>
          <w:tcPr>
            <w:tcW w:w="916" w:type="dxa"/>
          </w:tcPr>
          <w:p w:rsidR="001A5983" w:rsidRPr="00434D5C" w:rsidRDefault="00F73009" w:rsidP="001A5983">
            <w:r w:rsidRPr="00F73009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显示当前</w:t>
            </w:r>
            <w:r w:rsidRPr="00F73009">
              <w:t>PdLine</w:t>
            </w:r>
            <w:r w:rsidRPr="00F73009">
              <w:rPr>
                <w:rFonts w:hint="eastAsia"/>
              </w:rPr>
              <w:t>下的所有</w:t>
            </w:r>
            <w:r w:rsidRPr="00F73009">
              <w:t xml:space="preserve">Station 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F73009" w:rsidP="001A5983">
            <w:r w:rsidRPr="00F73009">
              <w:t>Click</w:t>
            </w:r>
            <w:r w:rsidRPr="00F73009">
              <w:rPr>
                <w:rFonts w:hint="eastAsia"/>
              </w:rPr>
              <w:t>：原高亮被选的</w:t>
            </w:r>
            <w:r w:rsidRPr="00F73009">
              <w:t>Station</w:t>
            </w:r>
            <w:r w:rsidRPr="00F73009">
              <w:rPr>
                <w:rFonts w:hint="eastAsia"/>
              </w:rPr>
              <w:t>恢复正常显示，被点击的</w:t>
            </w:r>
            <w:r w:rsidRPr="00F73009">
              <w:t>Station</w:t>
            </w:r>
            <w:r w:rsidRPr="00F73009">
              <w:rPr>
                <w:rFonts w:hint="eastAsia"/>
              </w:rPr>
              <w:t>被高亮选择，下部的</w:t>
            </w:r>
            <w:r w:rsidRPr="00F73009">
              <w:t>Station</w:t>
            </w:r>
            <w:r w:rsidRPr="00F73009">
              <w:rPr>
                <w:rFonts w:hint="eastAsia"/>
              </w:rPr>
              <w:t>、</w:t>
            </w:r>
            <w:r w:rsidRPr="00F73009">
              <w:t>Status</w:t>
            </w:r>
            <w:r w:rsidRPr="00F73009">
              <w:rPr>
                <w:rFonts w:hint="eastAsia"/>
              </w:rPr>
              <w:t>显示被点击</w:t>
            </w:r>
            <w:r w:rsidRPr="00F73009">
              <w:t>Station</w:t>
            </w:r>
            <w:r w:rsidRPr="00F73009">
              <w:rPr>
                <w:rFonts w:hint="eastAsia"/>
              </w:rPr>
              <w:t>的相关资料。若被点击行为空行，则</w:t>
            </w:r>
            <w:r w:rsidRPr="00F73009">
              <w:t>Disable Delete</w:t>
            </w:r>
            <w:r w:rsidRPr="00F73009">
              <w:rPr>
                <w:rFonts w:hint="eastAsia"/>
              </w:rPr>
              <w:t>按钮。</w:t>
            </w:r>
          </w:p>
        </w:tc>
        <w:tc>
          <w:tcPr>
            <w:tcW w:w="3512" w:type="dxa"/>
          </w:tcPr>
          <w:p w:rsidR="001A5983" w:rsidRPr="00434D5C" w:rsidRDefault="00F73009" w:rsidP="001A5983">
            <w:pPr>
              <w:rPr>
                <w:rFonts w:ascii="Tahoma" w:hAnsi="Tahoma"/>
                <w:sz w:val="18"/>
              </w:rPr>
            </w:pPr>
            <w:r w:rsidRPr="00F73009">
              <w:rPr>
                <w:rFonts w:ascii="Tahoma" w:hAnsi="Tahoma" w:hint="eastAsia"/>
                <w:sz w:val="18"/>
              </w:rPr>
              <w:t>栏位包括</w:t>
            </w:r>
            <w:r w:rsidRPr="00F73009">
              <w:rPr>
                <w:rFonts w:ascii="Tahoma" w:hAnsi="Tahoma"/>
                <w:sz w:val="18"/>
              </w:rPr>
              <w:t>Station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Type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Status</w:t>
            </w:r>
            <w:r w:rsidRPr="00F73009">
              <w:rPr>
                <w:rFonts w:ascii="Tahoma" w:hAnsi="Tahoma" w:hint="eastAsia"/>
                <w:sz w:val="18"/>
              </w:rPr>
              <w:t>和</w:t>
            </w:r>
            <w:r w:rsidRPr="00F73009">
              <w:rPr>
                <w:rFonts w:ascii="Tahoma" w:hAnsi="Tahoma"/>
                <w:sz w:val="18"/>
              </w:rPr>
              <w:t>Description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Editor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Cdt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Udt</w:t>
            </w:r>
          </w:p>
          <w:p w:rsidR="001A5983" w:rsidRPr="00434D5C" w:rsidRDefault="00F73009" w:rsidP="001A5983">
            <w:pPr>
              <w:rPr>
                <w:rFonts w:ascii="Tahoma" w:hAnsi="Tahoma"/>
                <w:sz w:val="18"/>
              </w:rPr>
            </w:pPr>
            <w:r w:rsidRPr="00F73009">
              <w:rPr>
                <w:rFonts w:hint="eastAsia"/>
              </w:rPr>
              <w:t>按关联的创建顺序排序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t>5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Station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E202CC" w:rsidRDefault="00F16B72">
            <w:pPr>
              <w:rPr>
                <w:rFonts w:ascii="SimSun"/>
              </w:rPr>
            </w:pPr>
            <w:r w:rsidRPr="00F16B72">
              <w:rPr>
                <w:rFonts w:ascii="SimSun" w:hAnsi="SimSun" w:hint="eastAsia"/>
                <w:color w:val="00B050"/>
              </w:rPr>
              <w:t>第一项</w:t>
            </w:r>
            <w:r w:rsidR="00F73009" w:rsidRPr="00F73009">
              <w:rPr>
                <w:rFonts w:ascii="SimSun" w:hAnsi="SimSun" w:hint="eastAsia"/>
              </w:rPr>
              <w:t>被选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1A5983" w:rsidRPr="00434D5C" w:rsidRDefault="00F73009" w:rsidP="00B81E63">
            <w:r w:rsidRPr="00F73009">
              <w:rPr>
                <w:rFonts w:hint="eastAsia"/>
              </w:rPr>
              <w:t>选项为所有的</w:t>
            </w:r>
            <w:r w:rsidRPr="00F73009">
              <w:t>Station</w:t>
            </w:r>
            <w:r w:rsidRPr="00F73009">
              <w:rPr>
                <w:rFonts w:hint="eastAsia"/>
              </w:rPr>
              <w:t>，</w:t>
            </w:r>
            <w:r w:rsidR="009F5390" w:rsidRPr="009F5390">
              <w:rPr>
                <w:rFonts w:hint="eastAsia"/>
                <w:color w:val="984806" w:themeColor="accent6" w:themeShade="80"/>
              </w:rPr>
              <w:t>按字符序排列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t>6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Status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Select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第一项被选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1A5983" w:rsidP="001A5983">
            <w:pPr>
              <w:rPr>
                <w:rFonts w:eastAsia="新細明體"/>
              </w:rPr>
            </w:pPr>
          </w:p>
        </w:tc>
        <w:tc>
          <w:tcPr>
            <w:tcW w:w="3512" w:type="dxa"/>
          </w:tcPr>
          <w:p w:rsidR="001A5983" w:rsidRPr="00434D5C" w:rsidRDefault="00F73009" w:rsidP="001A5983">
            <w:r w:rsidRPr="00F73009">
              <w:rPr>
                <w:rFonts w:hint="eastAsia"/>
              </w:rPr>
              <w:t>选项包括：</w:t>
            </w:r>
            <w:r w:rsidRPr="00F73009">
              <w:t>Abnormal</w:t>
            </w:r>
            <w:r w:rsidRPr="00F73009">
              <w:rPr>
                <w:rFonts w:hint="eastAsia"/>
              </w:rPr>
              <w:t>、</w:t>
            </w:r>
            <w:r w:rsidRPr="00F73009">
              <w:t>Normal</w:t>
            </w:r>
          </w:p>
        </w:tc>
      </w:tr>
      <w:tr w:rsidR="001A5983" w:rsidRPr="00434D5C" w:rsidTr="001A5983">
        <w:tc>
          <w:tcPr>
            <w:tcW w:w="445" w:type="dxa"/>
          </w:tcPr>
          <w:p w:rsidR="001A5983" w:rsidRPr="00812E11" w:rsidRDefault="00F73009" w:rsidP="001A5983">
            <w:pPr>
              <w:rPr>
                <w:rFonts w:eastAsia="新細明體"/>
                <w:lang w:eastAsia="zh-TW"/>
                <w:rPrChange w:id="2457" w:author="IEC960923" w:date="2013-03-25T16:31:00Z">
                  <w:rPr/>
                </w:rPrChange>
              </w:rPr>
            </w:pPr>
            <w:r w:rsidRPr="00F73009">
              <w:t>7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Save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Save</w:t>
            </w:r>
            <w:r w:rsidRPr="00F73009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804F62" w:rsidRDefault="00F73009" w:rsidP="001A5983">
            <w:pPr>
              <w:rPr>
                <w:rFonts w:ascii="SimSun" w:eastAsia="新細明體"/>
                <w:lang w:eastAsia="zh-TW"/>
                <w:rPrChange w:id="2458" w:author="IEC960923" w:date="2013-03-25T16:44:00Z">
                  <w:rPr>
                    <w:rFonts w:ascii="SimSun"/>
                  </w:rPr>
                </w:rPrChange>
              </w:rPr>
            </w:pPr>
            <w:r w:rsidRPr="00F73009">
              <w:rPr>
                <w:rFonts w:ascii="SimSun" w:hAnsi="SimSun"/>
              </w:rPr>
              <w:t>Click</w:t>
            </w:r>
            <w:r w:rsidRPr="00F73009">
              <w:rPr>
                <w:rFonts w:ascii="SimSun" w:hAnsi="SimSun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当前选项已经存在于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中并且不是当前高亮被选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，则提示用户，放弃后续操作。</w:t>
            </w:r>
          </w:p>
          <w:p w:rsidR="003F145A" w:rsidRDefault="00F73009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框中内容未改变，则将</w:t>
            </w:r>
            <w:r w:rsidRPr="00F73009">
              <w:rPr>
                <w:rFonts w:ascii="SimSun" w:hAnsi="SimSun"/>
              </w:rPr>
              <w:t>Status</w:t>
            </w:r>
            <w:r w:rsidRPr="00F73009">
              <w:rPr>
                <w:rFonts w:ascii="SimSun" w:hAnsi="SimSun" w:hint="eastAsia"/>
              </w:rPr>
              <w:t>的当前</w:t>
            </w:r>
            <w:r w:rsidRPr="00F73009">
              <w:rPr>
                <w:rFonts w:ascii="SimSun" w:hAnsi="SimSun" w:hint="eastAsia"/>
              </w:rPr>
              <w:lastRenderedPageBreak/>
              <w:t>选项保存到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当前被选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关联中，同时记录修改人和时间。</w:t>
            </w:r>
          </w:p>
          <w:p w:rsidR="003F145A" w:rsidRDefault="00F73009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、反之，则根据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、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和</w:t>
            </w:r>
            <w:r w:rsidRPr="00F73009">
              <w:rPr>
                <w:rFonts w:ascii="SimSun" w:hAnsi="SimSun"/>
              </w:rPr>
              <w:t>Status</w:t>
            </w:r>
            <w:r w:rsidRPr="00F73009">
              <w:rPr>
                <w:rFonts w:ascii="SimSun" w:hAnsi="SimSun" w:hint="eastAsia"/>
              </w:rPr>
              <w:t>框中内容新建一个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和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的关联记录。</w:t>
            </w:r>
          </w:p>
          <w:p w:rsidR="001A5983" w:rsidRPr="00434D5C" w:rsidRDefault="00F73009" w:rsidP="001A5983">
            <w:pPr>
              <w:rPr>
                <w:rFonts w:eastAsia="新細明體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、刷新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的显示。</w:t>
            </w:r>
          </w:p>
        </w:tc>
        <w:tc>
          <w:tcPr>
            <w:tcW w:w="3512" w:type="dxa"/>
          </w:tcPr>
          <w:p w:rsidR="001A5983" w:rsidRPr="00434D5C" w:rsidRDefault="001A5983" w:rsidP="001A5983"/>
        </w:tc>
      </w:tr>
      <w:tr w:rsidR="001A5983" w:rsidRPr="00434D5C" w:rsidTr="001A5983">
        <w:tc>
          <w:tcPr>
            <w:tcW w:w="445" w:type="dxa"/>
          </w:tcPr>
          <w:p w:rsidR="001A5983" w:rsidRPr="00434D5C" w:rsidRDefault="00F73009" w:rsidP="001A5983">
            <w:r w:rsidRPr="00F73009">
              <w:lastRenderedPageBreak/>
              <w:t>8</w:t>
            </w:r>
          </w:p>
        </w:tc>
        <w:tc>
          <w:tcPr>
            <w:tcW w:w="1310" w:type="dxa"/>
          </w:tcPr>
          <w:p w:rsidR="001A5983" w:rsidRPr="00434D5C" w:rsidRDefault="00F73009" w:rsidP="001A5983">
            <w:r w:rsidRPr="00F73009">
              <w:t>Delete</w:t>
            </w:r>
          </w:p>
        </w:tc>
        <w:tc>
          <w:tcPr>
            <w:tcW w:w="916" w:type="dxa"/>
          </w:tcPr>
          <w:p w:rsidR="001A5983" w:rsidRPr="00434D5C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1A5983" w:rsidRPr="00434D5C" w:rsidRDefault="001A5983" w:rsidP="001A5983"/>
        </w:tc>
        <w:tc>
          <w:tcPr>
            <w:tcW w:w="1432" w:type="dxa"/>
          </w:tcPr>
          <w:p w:rsidR="001A5983" w:rsidRDefault="00F73009" w:rsidP="001A5983">
            <w:pPr>
              <w:rPr>
                <w:rFonts w:ascii="SimSun" w:hAns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Delete</w:t>
            </w:r>
            <w:r w:rsidRPr="00F73009">
              <w:rPr>
                <w:rFonts w:ascii="SimSun" w:hAnsi="SimSun" w:hint="eastAsia"/>
              </w:rPr>
              <w:t>”</w:t>
            </w:r>
          </w:p>
          <w:p w:rsidR="002A3E2D" w:rsidRPr="00434D5C" w:rsidRDefault="002A3E2D" w:rsidP="001A5983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1A5983" w:rsidRPr="00434D5C" w:rsidRDefault="001A5983" w:rsidP="001A5983"/>
        </w:tc>
        <w:tc>
          <w:tcPr>
            <w:tcW w:w="1845" w:type="dxa"/>
          </w:tcPr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eastAsia="新細明體"/>
              </w:rPr>
              <w:t>Click</w:t>
            </w:r>
            <w:r w:rsidRPr="00F73009">
              <w:rPr>
                <w:rFonts w:eastAsia="新細明體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中当前没有任何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被选，则提示用户，放弃后续操作。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、要求用户再次确认要执行删除操作。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、若用户选择放弃，则放弃后续操作。</w:t>
            </w:r>
          </w:p>
          <w:p w:rsidR="001A5983" w:rsidRPr="00434D5C" w:rsidRDefault="00F73009" w:rsidP="001A5983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、删除该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与当前</w:t>
            </w:r>
            <w:r w:rsidRPr="00F73009">
              <w:rPr>
                <w:rFonts w:ascii="SimSun" w:hAnsi="SimSun"/>
              </w:rPr>
              <w:t>PdLine</w:t>
            </w:r>
            <w:r w:rsidRPr="00F73009">
              <w:rPr>
                <w:rFonts w:ascii="SimSun" w:hAnsi="SimSun" w:hint="eastAsia"/>
              </w:rPr>
              <w:t>的关联。该</w:t>
            </w:r>
            <w:r w:rsidRPr="00F73009">
              <w:rPr>
                <w:rFonts w:ascii="SimSun" w:hAnsi="SimSun"/>
              </w:rPr>
              <w:t>Station</w:t>
            </w:r>
            <w:r w:rsidRPr="00F73009">
              <w:rPr>
                <w:rFonts w:ascii="SimSun" w:hAnsi="SimSun" w:hint="eastAsia"/>
              </w:rPr>
              <w:t>从</w:t>
            </w:r>
            <w:r w:rsidRPr="00F73009">
              <w:rPr>
                <w:rFonts w:ascii="SimSun" w:hAnsi="SimSun"/>
              </w:rPr>
              <w:t>Station List</w:t>
            </w:r>
            <w:r w:rsidRPr="00F73009">
              <w:rPr>
                <w:rFonts w:ascii="SimSun" w:hAnsi="SimSun" w:hint="eastAsia"/>
              </w:rPr>
              <w:t>中消失。</w:t>
            </w:r>
          </w:p>
        </w:tc>
        <w:tc>
          <w:tcPr>
            <w:tcW w:w="3512" w:type="dxa"/>
          </w:tcPr>
          <w:p w:rsidR="001A5983" w:rsidRPr="00434D5C" w:rsidRDefault="001A5983" w:rsidP="001A5983"/>
        </w:tc>
      </w:tr>
    </w:tbl>
    <w:p w:rsidR="0053209B" w:rsidRDefault="0053209B" w:rsidP="001A5983">
      <w:pPr>
        <w:rPr>
          <w:ins w:id="2459" w:author="IEC960923" w:date="2013-03-27T14:02:00Z"/>
        </w:rPr>
      </w:pPr>
    </w:p>
    <w:p w:rsidR="0053209B" w:rsidRDefault="0053209B">
      <w:pPr>
        <w:rPr>
          <w:ins w:id="2460" w:author="IEC960923" w:date="2013-03-27T14:02:00Z"/>
        </w:rPr>
      </w:pPr>
      <w:ins w:id="2461" w:author="IEC960923" w:date="2013-03-27T14:02:00Z">
        <w:r>
          <w:br w:type="page"/>
        </w:r>
      </w:ins>
    </w:p>
    <w:p w:rsidR="0053209B" w:rsidRDefault="0053209B" w:rsidP="001A5983">
      <w:pPr>
        <w:rPr>
          <w:ins w:id="2462" w:author="IEC960923" w:date="2013-03-27T14:00:00Z"/>
        </w:rPr>
      </w:pPr>
    </w:p>
    <w:p w:rsidR="001A5983" w:rsidRPr="00782924" w:rsidDel="0061434F" w:rsidRDefault="001A5983" w:rsidP="001A5983">
      <w:pPr>
        <w:rPr>
          <w:del w:id="2463" w:author="IEC960923" w:date="2013-03-27T17:32:00Z"/>
        </w:rPr>
      </w:pPr>
      <w:bookmarkStart w:id="2464" w:name="_Toc352169587"/>
      <w:bookmarkStart w:id="2465" w:name="_Toc352227397"/>
      <w:bookmarkStart w:id="2466" w:name="_Toc352227435"/>
      <w:bookmarkStart w:id="2467" w:name="_Toc353205275"/>
      <w:bookmarkStart w:id="2468" w:name="_Toc353205623"/>
      <w:bookmarkStart w:id="2469" w:name="_Toc353207257"/>
      <w:bookmarkEnd w:id="2464"/>
      <w:bookmarkEnd w:id="2465"/>
      <w:bookmarkEnd w:id="2466"/>
      <w:bookmarkEnd w:id="2467"/>
      <w:bookmarkEnd w:id="2468"/>
      <w:bookmarkEnd w:id="2469"/>
    </w:p>
    <w:p w:rsidR="00221F6C" w:rsidRDefault="005E2A39" w:rsidP="00221F6C">
      <w:pPr>
        <w:pStyle w:val="3"/>
      </w:pPr>
      <w:bookmarkStart w:id="2470" w:name="_Toc264183188"/>
      <w:bookmarkStart w:id="2471" w:name="_Toc298315912"/>
      <w:bookmarkStart w:id="2472" w:name="_Toc353207258"/>
      <w:r>
        <w:t>ECR Version Maintain</w:t>
      </w:r>
      <w:r w:rsidRPr="004D7EEF">
        <w:rPr>
          <w:rFonts w:hint="eastAsia"/>
        </w:rPr>
        <w:t>维护界面</w:t>
      </w:r>
      <w:bookmarkEnd w:id="2470"/>
      <w:bookmarkEnd w:id="2471"/>
      <w:r w:rsidRPr="00434D5C">
        <w:rPr>
          <w:rFonts w:hint="eastAsia"/>
        </w:rPr>
        <w:t>（延用</w:t>
      </w:r>
      <w:r w:rsidRPr="00434D5C">
        <w:rPr>
          <w:rFonts w:hint="eastAsia"/>
        </w:rPr>
        <w:t>iMES2011</w:t>
      </w:r>
      <w:r w:rsidR="00FB26B4">
        <w:rPr>
          <w:rFonts w:hint="eastAsia"/>
        </w:rPr>
        <w:t>，红色部分变化</w:t>
      </w:r>
      <w:r w:rsidRPr="00434D5C">
        <w:rPr>
          <w:rFonts w:hint="eastAsia"/>
        </w:rPr>
        <w:t>）</w:t>
      </w:r>
      <w:bookmarkEnd w:id="2472"/>
    </w:p>
    <w:p w:rsidR="005E2A39" w:rsidRPr="004D7EEF" w:rsidRDefault="005E2A39" w:rsidP="00221F6C">
      <w:pPr>
        <w:pStyle w:val="4"/>
        <w:rPr>
          <w:rFonts w:ascii="SimHei" w:eastAsia="SimHei" w:hAnsi="Arial"/>
          <w:b w:val="0"/>
          <w:sz w:val="24"/>
          <w:szCs w:val="24"/>
        </w:rPr>
      </w:pPr>
      <w:r w:rsidRPr="004D7EEF">
        <w:rPr>
          <w:rFonts w:ascii="SimHei" w:eastAsia="SimHei" w:hint="eastAsia"/>
          <w:b w:val="0"/>
          <w:sz w:val="24"/>
          <w:szCs w:val="24"/>
        </w:rPr>
        <w:t>示意图</w:t>
      </w:r>
    </w:p>
    <w:p w:rsidR="005E2A39" w:rsidRDefault="00220C93" w:rsidP="005E2A39">
      <w:pPr>
        <w:keepNext/>
        <w:jc w:val="center"/>
      </w:pPr>
      <w:r>
        <w:rPr>
          <w:noProof/>
        </w:rPr>
        <w:pict>
          <v:oval id="_x0000_s3257" style="position:absolute;left:0;text-align:left;margin-left:490.5pt;margin-top:301.95pt;width:19.85pt;height:19.85pt;z-index:251726848" fillcolor="yellow" strokecolor="blue" strokeweight="1pt">
            <v:fill opacity="39322f"/>
            <v:textbox style="mso-next-textbox:#_x0000_s3257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260" style="position:absolute;left:0;text-align:left;margin-left:231pt;margin-top:295.5pt;width:19.85pt;height:19.85pt;z-index:251728896" fillcolor="yellow" strokecolor="blue" strokeweight="1pt">
            <v:fill opacity="39322f"/>
            <v:textbox style="mso-next-textbox:#_x0000_s3260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262" style="position:absolute;left:0;text-align:left;margin-left:380.65pt;margin-top:280.85pt;width:19.85pt;height:19.85pt;z-index:251729920" fillcolor="yellow" strokecolor="blue" strokeweight="1pt">
            <v:fill opacity="39322f"/>
            <v:textbox style="mso-next-textbox:#_x0000_s3262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3" style="position:absolute;left:0;text-align:left;margin-left:455.3pt;margin-top:59.25pt;width:19.85pt;height:19.85pt;z-index:251722752" fillcolor="yellow" strokecolor="blue" strokeweight="1pt">
            <v:fill opacity="39322f"/>
            <v:textbox style="mso-next-textbox:#_x0000_s3253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9" style="position:absolute;left:0;text-align:left;margin-left:147.4pt;margin-top:280.85pt;width:19.85pt;height:19.85pt;z-index:251727872" fillcolor="yellow" strokecolor="blue" strokeweight="1pt">
            <v:fill opacity="39322f"/>
            <v:textbox style="mso-next-textbox:#_x0000_s3259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6" style="position:absolute;left:0;text-align:left;margin-left:346.15pt;margin-top:261pt;width:19.85pt;height:19.85pt;z-index:251725824" fillcolor="yellow" strokecolor="blue" strokeweight="1pt">
            <v:fill opacity="39322f"/>
            <v:textbox style="mso-next-textbox:#_x0000_s3256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2" style="position:absolute;left:0;text-align:left;margin-left:152.65pt;margin-top:33pt;width:19.85pt;height:19.85pt;z-index:251721728" fillcolor="yellow" strokecolor="blue" strokeweight="1pt">
            <v:fill opacity="39322f"/>
            <v:textbox style="mso-next-textbox:#_x0000_s3252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6B7E25">
                    <w:rPr>
                      <w:rFonts w:ascii="Arial" w:hAnsi="Arial" w:cs="Arial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5" style="position:absolute;left:0;text-align:left;margin-left:186pt;margin-top:265.25pt;width:19.85pt;height:19.85pt;z-index:251724800" fillcolor="yellow" strokecolor="blue" strokeweight="1pt">
            <v:fill opacity="39322f"/>
            <v:textbox style="mso-next-textbox:#_x0000_s3255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254" style="position:absolute;left:0;text-align:left;margin-left:226.15pt;margin-top:132.45pt;width:19.85pt;height:19.85pt;z-index:251723776" fillcolor="yellow" strokecolor="blue" strokeweight="1pt">
            <v:fill opacity="39322f"/>
            <v:textbox style="mso-next-textbox:#_x0000_s3254" inset="0,0,0,0">
              <w:txbxContent>
                <w:p w:rsidR="00220C93" w:rsidRPr="006B7E25" w:rsidRDefault="00220C93" w:rsidP="005E2A39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9" name="图片 38" descr="EcrVer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rVersio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39" w:rsidRPr="00F93D69" w:rsidRDefault="005E2A39" w:rsidP="005E2A39">
      <w:pPr>
        <w:pStyle w:val="ae"/>
        <w:jc w:val="center"/>
      </w:pPr>
      <w:r>
        <w:rPr>
          <w:rFonts w:hint="eastAsia"/>
        </w:rPr>
        <w:t>图表</w:t>
      </w:r>
      <w:r>
        <w:t xml:space="preserve"> </w:t>
      </w:r>
      <w:r w:rsidR="008E4B75">
        <w:fldChar w:fldCharType="begin"/>
      </w:r>
      <w:r w:rsidR="008F5B53">
        <w:instrText xml:space="preserve"> SEQ </w:instrText>
      </w:r>
      <w:r w:rsidR="008F5B53">
        <w:rPr>
          <w:rFonts w:hint="eastAsia"/>
        </w:rPr>
        <w:instrText>图表</w:instrText>
      </w:r>
      <w:r w:rsidR="008F5B53">
        <w:instrText xml:space="preserve"> \* ARABIC </w:instrText>
      </w:r>
      <w:r w:rsidR="008E4B75">
        <w:fldChar w:fldCharType="separate"/>
      </w:r>
      <w:r w:rsidR="008F5B53">
        <w:rPr>
          <w:noProof/>
        </w:rPr>
        <w:t>1</w:t>
      </w:r>
      <w:r w:rsidR="008F5B53">
        <w:rPr>
          <w:rFonts w:hint="eastAsia"/>
          <w:noProof/>
        </w:rPr>
        <w:t>.24</w:t>
      </w:r>
      <w:r w:rsidR="008E4B75">
        <w:fldChar w:fldCharType="end"/>
      </w:r>
      <w:r w:rsidR="00A1650B">
        <w:rPr>
          <w:rFonts w:hint="eastAsia"/>
        </w:rPr>
        <w:t>-1</w:t>
      </w:r>
    </w:p>
    <w:p w:rsidR="005E2A39" w:rsidRDefault="005E2A39" w:rsidP="005E2A39">
      <w:pPr>
        <w:jc w:val="center"/>
      </w:pPr>
    </w:p>
    <w:p w:rsidR="005E2A39" w:rsidRPr="00CE0AB8" w:rsidRDefault="005E2A39" w:rsidP="005E2A39"/>
    <w:p w:rsidR="005E2A39" w:rsidRDefault="005E2A39" w:rsidP="00221F6C">
      <w:pPr>
        <w:pStyle w:val="4"/>
      </w:pPr>
      <w:r>
        <w:rPr>
          <w:rFonts w:hint="eastAsia"/>
        </w:rPr>
        <w:t>界面说明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界面名称：</w:t>
      </w:r>
      <w:r>
        <w:t>ECR Version</w:t>
      </w:r>
      <w:r w:rsidRPr="005A3A59">
        <w:t xml:space="preserve"> </w:t>
      </w:r>
      <w:r>
        <w:t>Maintain</w:t>
      </w:r>
      <w:r>
        <w:rPr>
          <w:rFonts w:hint="eastAsia"/>
        </w:rPr>
        <w:t>维护界面。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概述：使用此界面来</w:t>
      </w:r>
      <w:r>
        <w:t>Maintain ECR Version</w:t>
      </w:r>
      <w:r>
        <w:rPr>
          <w:rFonts w:hint="eastAsia"/>
        </w:rPr>
        <w:t>信息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界面类型：非</w:t>
      </w:r>
      <w:r>
        <w:t>M</w:t>
      </w:r>
      <w:r w:rsidRPr="00F93D69">
        <w:t>odal</w:t>
      </w:r>
      <w:r w:rsidRPr="00F93D69">
        <w:rPr>
          <w:rFonts w:hint="eastAsia"/>
        </w:rPr>
        <w:t>界面，不固定尺寸</w:t>
      </w:r>
      <w:r>
        <w:rPr>
          <w:rFonts w:hint="eastAsia"/>
        </w:rPr>
        <w:t>。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进入途径：</w:t>
      </w:r>
      <w:r w:rsidRPr="00F93D69">
        <w:rPr>
          <w:rFonts w:hint="eastAsia"/>
        </w:rPr>
        <w:t>在</w:t>
      </w:r>
      <w:r w:rsidRPr="00F93D69">
        <w:t>iMES</w:t>
      </w:r>
      <w:r w:rsidRPr="00F93D69">
        <w:rPr>
          <w:rFonts w:hint="eastAsia"/>
        </w:rPr>
        <w:t>框架</w:t>
      </w:r>
      <w:r w:rsidRPr="00F93D69">
        <w:t>Function Tree</w:t>
      </w:r>
      <w:r w:rsidRPr="00F93D69">
        <w:rPr>
          <w:rFonts w:hint="eastAsia"/>
        </w:rPr>
        <w:t>的</w:t>
      </w:r>
      <w:r>
        <w:t xml:space="preserve">SA </w:t>
      </w:r>
      <w:r w:rsidRPr="00F93D69">
        <w:t>Maint</w:t>
      </w:r>
      <w:r>
        <w:t>enance</w:t>
      </w:r>
      <w:r w:rsidRPr="00F93D69">
        <w:rPr>
          <w:rFonts w:hint="eastAsia"/>
        </w:rPr>
        <w:t>节点下点击“</w:t>
      </w:r>
      <w:r>
        <w:t>ECR Version</w:t>
      </w:r>
      <w:r w:rsidRPr="005A3A59">
        <w:t xml:space="preserve"> </w:t>
      </w:r>
      <w:r>
        <w:t>Maintain</w:t>
      </w:r>
      <w:r w:rsidRPr="00F93D69">
        <w:rPr>
          <w:rFonts w:hint="eastAsia"/>
        </w:rPr>
        <w:t>”节点后进入</w:t>
      </w:r>
      <w:r>
        <w:rPr>
          <w:rFonts w:hint="eastAsia"/>
        </w:rPr>
        <w:t>。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用例：</w:t>
      </w:r>
    </w:p>
    <w:p w:rsidR="00D53514" w:rsidRDefault="005E2A39">
      <w:pPr>
        <w:numPr>
          <w:ilvl w:val="0"/>
          <w:numId w:val="5"/>
        </w:numPr>
      </w:pPr>
      <w:r w:rsidRPr="00F93D69">
        <w:rPr>
          <w:rFonts w:hint="eastAsia"/>
        </w:rPr>
        <w:t>特殊考虑：此界面</w:t>
      </w:r>
      <w:r>
        <w:rPr>
          <w:rFonts w:hint="eastAsia"/>
        </w:rPr>
        <w:t>仅能够维护</w:t>
      </w:r>
      <w:r>
        <w:t>ECR Version</w:t>
      </w:r>
      <w:r w:rsidRPr="005A3A59">
        <w:t xml:space="preserve"> </w:t>
      </w:r>
      <w:r>
        <w:t>Maintain</w:t>
      </w:r>
      <w:r>
        <w:rPr>
          <w:rFonts w:hint="eastAsia"/>
        </w:rPr>
        <w:t>的人</w:t>
      </w:r>
      <w:r w:rsidRPr="00F93D69">
        <w:rPr>
          <w:rFonts w:hint="eastAsia"/>
        </w:rPr>
        <w:t>有权限进来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所有示意图仅为示例</w:t>
      </w:r>
    </w:p>
    <w:p w:rsidR="00D53514" w:rsidRDefault="005E2A39">
      <w:pPr>
        <w:numPr>
          <w:ilvl w:val="0"/>
          <w:numId w:val="5"/>
        </w:numPr>
      </w:pPr>
      <w:r>
        <w:rPr>
          <w:rFonts w:hint="eastAsia"/>
        </w:rPr>
        <w:t>所有</w:t>
      </w:r>
      <w:r>
        <w:t xml:space="preserve">Label </w:t>
      </w:r>
      <w:r>
        <w:rPr>
          <w:rFonts w:hint="eastAsia"/>
        </w:rPr>
        <w:t>的标题，在下文的控件说明中不做特别说明，请参考示意图</w:t>
      </w:r>
    </w:p>
    <w:p w:rsidR="00D53514" w:rsidRDefault="00F73009">
      <w:pPr>
        <w:numPr>
          <w:ilvl w:val="0"/>
          <w:numId w:val="5"/>
        </w:numPr>
        <w:rPr>
          <w:color w:val="FF0000"/>
        </w:rPr>
      </w:pPr>
      <w:r w:rsidRPr="00F73009">
        <w:rPr>
          <w:rFonts w:hint="eastAsia"/>
          <w:color w:val="FF0000"/>
        </w:rPr>
        <w:t>对应数据表：</w:t>
      </w:r>
      <w:r w:rsidRPr="00F73009">
        <w:rPr>
          <w:color w:val="FF0000"/>
        </w:rPr>
        <w:t>EcrVersion</w:t>
      </w:r>
      <w:r w:rsidRPr="00F73009">
        <w:rPr>
          <w:rFonts w:hint="eastAsia"/>
          <w:color w:val="FF0000"/>
        </w:rPr>
        <w:t>，去除</w:t>
      </w:r>
      <w:r w:rsidRPr="00F73009">
        <w:rPr>
          <w:color w:val="FF0000"/>
        </w:rPr>
        <w:t>CustVer</w:t>
      </w:r>
      <w:r w:rsidRPr="00F73009">
        <w:rPr>
          <w:rFonts w:hint="eastAsia"/>
          <w:color w:val="FF0000"/>
        </w:rPr>
        <w:t>栏位，增加</w:t>
      </w:r>
      <w:r w:rsidRPr="00F73009">
        <w:rPr>
          <w:color w:val="FF0000"/>
        </w:rPr>
        <w:t>Remark</w:t>
      </w:r>
      <w:r w:rsidRPr="00F73009">
        <w:rPr>
          <w:rFonts w:hint="eastAsia"/>
          <w:color w:val="FF0000"/>
        </w:rPr>
        <w:t>（</w:t>
      </w:r>
      <w:r w:rsidRPr="00F73009">
        <w:rPr>
          <w:color w:val="FF0000"/>
        </w:rPr>
        <w:t>varchar50</w:t>
      </w:r>
      <w:r w:rsidRPr="00F73009">
        <w:rPr>
          <w:rFonts w:hint="eastAsia"/>
          <w:color w:val="FF0000"/>
        </w:rPr>
        <w:t>）栏位</w:t>
      </w:r>
    </w:p>
    <w:p w:rsidR="005E2A39" w:rsidRDefault="005E2A39" w:rsidP="005E2A39"/>
    <w:p w:rsidR="005E2A39" w:rsidRPr="008B143C" w:rsidRDefault="005E2A39" w:rsidP="005E2A39"/>
    <w:p w:rsidR="005E2A39" w:rsidRPr="00440060" w:rsidRDefault="005E2A39" w:rsidP="005E2A39">
      <w:pPr>
        <w:pStyle w:val="ae"/>
        <w:jc w:val="center"/>
      </w:pPr>
    </w:p>
    <w:p w:rsidR="005E2A39" w:rsidRDefault="005E2A39" w:rsidP="00221F6C">
      <w:pPr>
        <w:pStyle w:val="4"/>
      </w:pPr>
      <w:r>
        <w:rPr>
          <w:rFonts w:hint="eastAsia"/>
        </w:rPr>
        <w:t>控件说明</w:t>
      </w:r>
    </w:p>
    <w:p w:rsidR="005E2A39" w:rsidRPr="007E3AE8" w:rsidRDefault="005E2A39" w:rsidP="005E2A39">
      <w:pPr>
        <w:pStyle w:val="ae"/>
        <w:jc w:val="right"/>
      </w:pPr>
      <w:r>
        <w:rPr>
          <w:rFonts w:hint="eastAsia"/>
        </w:rPr>
        <w:t>表</w:t>
      </w:r>
      <w:r>
        <w:t xml:space="preserve">: </w:t>
      </w:r>
      <w:r w:rsidR="00A1650B">
        <w:rPr>
          <w:rFonts w:hint="eastAsia"/>
        </w:rPr>
        <w:t>1.</w:t>
      </w:r>
      <w:r w:rsidR="008F5B53">
        <w:rPr>
          <w:rFonts w:hint="eastAsia"/>
        </w:rPr>
        <w:t>24</w:t>
      </w:r>
      <w:r w:rsidR="00A1650B">
        <w:rPr>
          <w:rFonts w:hint="eastAsia"/>
        </w:rPr>
        <w:t>-1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5E2A39" w:rsidRPr="004D697A" w:rsidTr="0007152E">
        <w:trPr>
          <w:tblHeader/>
        </w:trPr>
        <w:tc>
          <w:tcPr>
            <w:tcW w:w="445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名称</w:t>
            </w:r>
          </w:p>
        </w:tc>
        <w:tc>
          <w:tcPr>
            <w:tcW w:w="916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类型</w:t>
            </w:r>
          </w:p>
        </w:tc>
        <w:tc>
          <w:tcPr>
            <w:tcW w:w="677" w:type="dxa"/>
            <w:shd w:val="clear" w:color="auto" w:fill="CCCCCC"/>
            <w:tcFitText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8B3DCE">
              <w:rPr>
                <w:rFonts w:eastAsia="SimHei" w:hint="eastAsia"/>
                <w:spacing w:val="46"/>
              </w:rPr>
              <w:t>格</w:t>
            </w:r>
            <w:r w:rsidRPr="008B3DCE">
              <w:rPr>
                <w:rFonts w:eastAsia="SimHei" w:hint="eastAsia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默认</w:t>
            </w:r>
          </w:p>
        </w:tc>
        <w:tc>
          <w:tcPr>
            <w:tcW w:w="680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必填</w:t>
            </w:r>
          </w:p>
        </w:tc>
        <w:tc>
          <w:tcPr>
            <w:tcW w:w="1845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事件</w:t>
            </w:r>
          </w:p>
        </w:tc>
        <w:tc>
          <w:tcPr>
            <w:tcW w:w="3512" w:type="dxa"/>
            <w:shd w:val="clear" w:color="auto" w:fill="CCCCCC"/>
          </w:tcPr>
          <w:p w:rsidR="005E2A39" w:rsidRPr="004D697A" w:rsidRDefault="005E2A39" w:rsidP="0007152E">
            <w:pPr>
              <w:jc w:val="center"/>
              <w:rPr>
                <w:rFonts w:eastAsia="SimHei"/>
              </w:rPr>
            </w:pPr>
            <w:r w:rsidRPr="004D697A">
              <w:rPr>
                <w:rFonts w:eastAsia="SimHei" w:hint="eastAsia"/>
              </w:rPr>
              <w:t>备注</w:t>
            </w: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31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cmbQryFamily</w:t>
            </w:r>
          </w:p>
        </w:tc>
        <w:tc>
          <w:tcPr>
            <w:tcW w:w="916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FB26B4" w:rsidRDefault="00F73009" w:rsidP="0007152E">
            <w:pPr>
              <w:rPr>
                <w:rFonts w:ascii="Tahoma" w:hAnsi="Tahoma"/>
                <w:color w:val="FF0000"/>
              </w:rPr>
            </w:pPr>
            <w:r w:rsidRPr="00F73009">
              <w:rPr>
                <w:rFonts w:ascii="Tahoma" w:hAnsi="Tahoma" w:hint="eastAsia"/>
                <w:color w:val="FF0000"/>
              </w:rPr>
              <w:t>第一个选项被选</w:t>
            </w:r>
          </w:p>
        </w:tc>
        <w:tc>
          <w:tcPr>
            <w:tcW w:w="680" w:type="dxa"/>
          </w:tcPr>
          <w:p w:rsidR="005E2A39" w:rsidRPr="00FB26B4" w:rsidRDefault="005E2A39" w:rsidP="0007152E">
            <w:pPr>
              <w:rPr>
                <w:rFonts w:ascii="Tahoma" w:hAnsi="Tahoma"/>
                <w:color w:val="FF0000"/>
              </w:rPr>
            </w:pPr>
          </w:p>
        </w:tc>
        <w:tc>
          <w:tcPr>
            <w:tcW w:w="1845" w:type="dxa"/>
          </w:tcPr>
          <w:p w:rsidR="005E2A39" w:rsidRPr="00FB26B4" w:rsidRDefault="00F73009" w:rsidP="0007152E">
            <w:pPr>
              <w:rPr>
                <w:rFonts w:ascii="Tahoma" w:hAnsi="Tahoma"/>
                <w:color w:val="FF0000"/>
              </w:rPr>
            </w:pPr>
            <w:r w:rsidRPr="00F73009">
              <w:rPr>
                <w:rFonts w:ascii="Tahoma" w:hAnsi="Tahoma"/>
                <w:color w:val="FF0000"/>
              </w:rPr>
              <w:t>Change</w:t>
            </w:r>
            <w:r w:rsidRPr="00F73009">
              <w:rPr>
                <w:rFonts w:ascii="Tahoma" w:hAnsi="Tahoma" w:hint="eastAsia"/>
                <w:color w:val="FF0000"/>
              </w:rPr>
              <w:t>：</w:t>
            </w:r>
            <w:r w:rsidRPr="00F73009">
              <w:rPr>
                <w:rFonts w:ascii="Tahoma" w:hAnsi="Tahoma"/>
                <w:color w:val="FF0000"/>
              </w:rPr>
              <w:t>tabResult</w:t>
            </w:r>
            <w:r w:rsidRPr="00F73009">
              <w:rPr>
                <w:rFonts w:ascii="Tahoma" w:hAnsi="Tahoma" w:hint="eastAsia"/>
                <w:color w:val="FF0000"/>
              </w:rPr>
              <w:t>表格中</w:t>
            </w:r>
            <w:r w:rsidRPr="00F73009">
              <w:rPr>
                <w:rFonts w:ascii="Tahoma" w:hAnsi="Tahoma" w:hint="eastAsia"/>
                <w:color w:val="FF0000"/>
              </w:rPr>
              <w:lastRenderedPageBreak/>
              <w:t>换为显示新选</w:t>
            </w:r>
            <w:r w:rsidRPr="00F73009">
              <w:rPr>
                <w:rFonts w:ascii="Tahoma" w:hAnsi="Tahoma"/>
                <w:color w:val="FF0000"/>
              </w:rPr>
              <w:t>Family</w:t>
            </w:r>
            <w:r w:rsidRPr="00F73009">
              <w:rPr>
                <w:rFonts w:ascii="Tahoma" w:hAnsi="Tahoma" w:hint="eastAsia"/>
                <w:color w:val="FF0000"/>
              </w:rPr>
              <w:t>对应的所有</w:t>
            </w:r>
            <w:r w:rsidRPr="00F73009">
              <w:rPr>
                <w:rFonts w:ascii="Tahoma" w:hAnsi="Tahoma"/>
                <w:color w:val="FF0000"/>
              </w:rPr>
              <w:t>EcrVersion</w:t>
            </w:r>
            <w:r w:rsidRPr="00F73009">
              <w:rPr>
                <w:rFonts w:ascii="Tahoma" w:hAnsi="Tahoma" w:hint="eastAsia"/>
                <w:color w:val="FF0000"/>
              </w:rPr>
              <w:t>记录。</w:t>
            </w:r>
          </w:p>
        </w:tc>
        <w:tc>
          <w:tcPr>
            <w:tcW w:w="3512" w:type="dxa"/>
          </w:tcPr>
          <w:p w:rsidR="00DD6852" w:rsidRDefault="00F73009">
            <w:pPr>
              <w:rPr>
                <w:rFonts w:ascii="Tahoma" w:hAnsi="Tahoma"/>
                <w:color w:val="FF0000"/>
                <w:rPrChange w:id="2473" w:author="itc94010" w:date="2012-05-11T09:30:00Z">
                  <w:rPr>
                    <w:rFonts w:ascii="Tahoma" w:hAnsi="Tahoma" w:cs="Arial"/>
                    <w:b/>
                    <w:bCs/>
                    <w:iCs/>
                    <w:color w:val="FF0000"/>
                    <w:kern w:val="32"/>
                    <w:sz w:val="28"/>
                    <w:szCs w:val="32"/>
                  </w:rPr>
                </w:rPrChange>
              </w:rPr>
              <w:pPrChange w:id="2474" w:author="itc94010" w:date="2012-05-11T09:30:00Z">
                <w:pPr>
                  <w:pStyle w:val="af1"/>
                  <w:keepNext/>
                  <w:numPr>
                    <w:numId w:val="18"/>
                  </w:numPr>
                  <w:spacing w:before="240" w:after="60"/>
                  <w:ind w:left="360" w:firstLineChars="0" w:hanging="360"/>
                  <w:outlineLvl w:val="0"/>
                </w:pPr>
              </w:pPrChange>
            </w:pPr>
            <w:r w:rsidRPr="00F73009">
              <w:rPr>
                <w:rFonts w:ascii="Tahoma" w:hAnsi="Tahoma" w:hint="eastAsia"/>
                <w:color w:val="FF0000"/>
              </w:rPr>
              <w:lastRenderedPageBreak/>
              <w:t>页面打开时，加载</w:t>
            </w:r>
            <w:r w:rsidRPr="00F73009">
              <w:rPr>
                <w:rFonts w:ascii="Tahoma" w:hAnsi="Tahoma"/>
                <w:color w:val="FF0000"/>
              </w:rPr>
              <w:t xml:space="preserve">cmbQryFamily </w:t>
            </w:r>
            <w:r w:rsidRPr="00F73009">
              <w:rPr>
                <w:rFonts w:ascii="Tahoma" w:hAnsi="Tahoma" w:hint="eastAsia"/>
                <w:color w:val="FF0000"/>
              </w:rPr>
              <w:t>数据</w:t>
            </w:r>
          </w:p>
          <w:p w:rsidR="00DD6852" w:rsidRDefault="00F73009">
            <w:pPr>
              <w:rPr>
                <w:del w:id="2475" w:author="itc94010" w:date="2012-05-11T09:39:00Z"/>
                <w:rFonts w:ascii="Courier New" w:hAnsi="Courier New" w:cs="Courier New"/>
                <w:b/>
                <w:bCs/>
                <w:strike/>
                <w:color w:val="0070C0"/>
                <w:kern w:val="32"/>
                <w:sz w:val="32"/>
                <w:szCs w:val="20"/>
              </w:rPr>
              <w:pPrChange w:id="2476" w:author="itc94010" w:date="2012-05-11T09:39:00Z">
                <w:pPr>
                  <w:keepNext/>
                  <w:widowControl w:val="0"/>
                  <w:numPr>
                    <w:numId w:val="3"/>
                  </w:numPr>
                  <w:tabs>
                    <w:tab w:val="num" w:pos="425"/>
                  </w:tabs>
                  <w:autoSpaceDE w:val="0"/>
                  <w:autoSpaceDN w:val="0"/>
                  <w:adjustRightInd w:val="0"/>
                  <w:spacing w:before="240" w:after="60"/>
                  <w:ind w:left="425" w:hanging="425"/>
                  <w:outlineLvl w:val="0"/>
                </w:pPr>
              </w:pPrChange>
            </w:pPr>
            <w:r w:rsidRPr="00F73009">
              <w:rPr>
                <w:rFonts w:ascii="Tahoma" w:hAnsi="Tahoma" w:hint="eastAsia"/>
                <w:color w:val="FF0000"/>
              </w:rPr>
              <w:lastRenderedPageBreak/>
              <w:t>参考方法：</w:t>
            </w:r>
          </w:p>
          <w:p w:rsidR="0099511E" w:rsidRPr="00FB26B4" w:rsidRDefault="0099511E" w:rsidP="0007152E">
            <w:pPr>
              <w:rPr>
                <w:ins w:id="2477" w:author="itc94010" w:date="2012-05-11T09:39:00Z"/>
                <w:rFonts w:ascii="Tahoma" w:hAnsi="Tahoma"/>
                <w:color w:val="FF0000"/>
              </w:rPr>
            </w:pPr>
          </w:p>
          <w:p w:rsidR="00DD6852" w:rsidRDefault="008E4B75">
            <w:pPr>
              <w:rPr>
                <w:ins w:id="2478" w:author="itc94010" w:date="2012-05-08T08:57:00Z"/>
                <w:rFonts w:ascii="Courier New" w:hAnsi="Courier New" w:cs="Courier New"/>
                <w:strike/>
                <w:color w:val="0070C0"/>
                <w:szCs w:val="20"/>
                <w:rPrChange w:id="2479" w:author="itc94010" w:date="2012-05-11T09:37:00Z">
                  <w:rPr>
                    <w:ins w:id="2480" w:author="itc94010" w:date="2012-05-08T08:57:00Z"/>
                    <w:rFonts w:ascii="Courier New" w:hAnsi="Courier New" w:cs="Courier New"/>
                    <w:b/>
                    <w:bCs/>
                    <w:noProof/>
                    <w:color w:val="FF0000"/>
                    <w:kern w:val="32"/>
                    <w:sz w:val="32"/>
                    <w:szCs w:val="20"/>
                  </w:rPr>
                </w:rPrChange>
              </w:rPr>
              <w:pPrChange w:id="2481" w:author="itc94010" w:date="2012-05-11T09:39:00Z">
                <w:pPr>
                  <w:keepNext/>
                  <w:widowControl w:val="0"/>
                  <w:numPr>
                    <w:numId w:val="3"/>
                  </w:numPr>
                  <w:tabs>
                    <w:tab w:val="num" w:pos="425"/>
                  </w:tabs>
                  <w:autoSpaceDE w:val="0"/>
                  <w:autoSpaceDN w:val="0"/>
                  <w:adjustRightInd w:val="0"/>
                  <w:spacing w:before="240" w:after="60"/>
                  <w:ind w:left="425" w:hanging="425"/>
                  <w:outlineLvl w:val="0"/>
                </w:pPr>
              </w:pPrChange>
            </w:pPr>
            <w:r w:rsidRPr="008E4B75">
              <w:rPr>
                <w:rFonts w:ascii="Courier New" w:hAnsi="Courier New" w:cs="Courier New"/>
                <w:strike/>
                <w:color w:val="0070C0"/>
                <w:szCs w:val="20"/>
                <w:rPrChange w:id="2482" w:author="itc94010" w:date="2012-05-11T09:37:00Z">
                  <w:rPr>
                    <w:rFonts w:ascii="Courier New" w:hAnsi="Courier New" w:cs="Courier New"/>
                    <w:noProof/>
                    <w:color w:val="FF0000"/>
                    <w:szCs w:val="20"/>
                    <w:u w:val="single"/>
                  </w:rPr>
                </w:rPrChange>
              </w:rPr>
              <w:t>SELECT Family FROM Family ORDER BY Family</w:t>
            </w:r>
          </w:p>
          <w:p w:rsidR="00DD6852" w:rsidRDefault="008E4B75">
            <w:pPr>
              <w:widowControl w:val="0"/>
              <w:autoSpaceDE w:val="0"/>
              <w:autoSpaceDN w:val="0"/>
              <w:adjustRightInd w:val="0"/>
              <w:ind w:left="272" w:right="18" w:hanging="150"/>
              <w:rPr>
                <w:rFonts w:ascii="Tahoma" w:hAnsi="Tahoma"/>
                <w:color w:val="0070C0"/>
                <w:rPrChange w:id="2483" w:author="itc94010" w:date="2012-05-08T09:19:00Z">
                  <w:rPr>
                    <w:rFonts w:ascii="Tahoma" w:hAnsi="Tahoma"/>
                    <w:color w:val="FF0000"/>
                  </w:rPr>
                </w:rPrChange>
              </w:rPr>
              <w:pPrChange w:id="2484" w:author="itc94010" w:date="2012-05-08T09:19:00Z">
                <w:pPr>
                  <w:widowControl w:val="0"/>
                  <w:autoSpaceDE w:val="0"/>
                  <w:autoSpaceDN w:val="0"/>
                  <w:adjustRightInd w:val="0"/>
                </w:pPr>
              </w:pPrChange>
            </w:pPr>
            <w:ins w:id="2485" w:author="itc94010" w:date="2012-05-08T09:18:00Z">
              <w:r w:rsidRPr="008E4B75">
                <w:rPr>
                  <w:rFonts w:ascii="Courier New" w:hAnsi="Courier New" w:cs="Courier New"/>
                  <w:color w:val="0070C0"/>
                  <w:szCs w:val="20"/>
                  <w:rPrChange w:id="2486" w:author="itc94010" w:date="2012-05-08T09:19:00Z">
                    <w:rPr>
                      <w:rFonts w:ascii="Courier New" w:hAnsi="Courier New" w:cs="Courier New"/>
                      <w:color w:val="0000FF"/>
                      <w:szCs w:val="20"/>
                      <w:u w:val="single"/>
                    </w:rPr>
                  </w:rPrChange>
                </w:rPr>
                <w:t>select distinct Descr from Part  nolock where BomNodeType = 'MB'    order by Descr</w:t>
              </w:r>
            </w:ins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FB26B4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lastRenderedPageBreak/>
              <w:t>2</w:t>
            </w: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tabResult</w:t>
            </w: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Table</w:t>
            </w: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On Click:</w:t>
            </w:r>
          </w:p>
          <w:p w:rsidR="00DD6852" w:rsidRDefault="005E2A39">
            <w:pPr>
              <w:rPr>
                <w:del w:id="2487" w:author="itc94010" w:date="2012-05-11T09:31:00Z"/>
                <w:rFonts w:ascii="Tahoma" w:hAnsi="Tahoma"/>
                <w:rPrChange w:id="2488" w:author="itc94010" w:date="2012-05-11T09:31:00Z">
                  <w:rPr>
                    <w:del w:id="2489" w:author="itc94010" w:date="2012-05-11T09:31:00Z"/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490" w:author="itc94010" w:date="2012-05-11T09:31:00Z">
                <w:pPr>
                  <w:pStyle w:val="af1"/>
                  <w:numPr>
                    <w:numId w:val="19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/>
              </w:rPr>
              <w:t xml:space="preserve">High Light </w:t>
            </w:r>
            <w:r>
              <w:rPr>
                <w:rFonts w:ascii="Tahoma" w:hAnsi="Tahoma" w:hint="eastAsia"/>
              </w:rPr>
              <w:t>点击的记录</w:t>
            </w:r>
          </w:p>
          <w:p w:rsidR="00DD6852" w:rsidRDefault="005E2A39">
            <w:pPr>
              <w:rPr>
                <w:rFonts w:ascii="Tahoma" w:hAnsi="Tahoma" w:cs="Arial"/>
                <w:b/>
                <w:bCs/>
                <w:iCs/>
                <w:sz w:val="28"/>
              </w:rPr>
              <w:pPrChange w:id="2491" w:author="itc94010" w:date="2012-05-11T09:31:00Z">
                <w:pPr>
                  <w:pStyle w:val="af1"/>
                  <w:numPr>
                    <w:numId w:val="19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 w:hint="eastAsia"/>
              </w:rPr>
              <w:t>并显示</w:t>
            </w:r>
            <w:r>
              <w:rPr>
                <w:rFonts w:ascii="Tahoma" w:hAnsi="Tahoma"/>
              </w:rPr>
              <w:t xml:space="preserve">Hight Light </w:t>
            </w:r>
            <w:r>
              <w:rPr>
                <w:rFonts w:ascii="Tahoma" w:hAnsi="Tahoma" w:hint="eastAsia"/>
              </w:rPr>
              <w:t>记录于</w:t>
            </w:r>
            <w:r>
              <w:rPr>
                <w:rFonts w:ascii="Tahoma" w:hAnsi="Tahoma"/>
              </w:rPr>
              <w:t>cmbFamily/txtMBCode/txtECR/</w:t>
            </w:r>
            <w:r w:rsidR="00F73009" w:rsidRPr="00F73009">
              <w:rPr>
                <w:rFonts w:ascii="Tahoma" w:hAnsi="Tahoma"/>
                <w:color w:val="FF0000"/>
              </w:rPr>
              <w:t>txtVer/txtRemark</w:t>
            </w:r>
          </w:p>
        </w:tc>
        <w:tc>
          <w:tcPr>
            <w:tcW w:w="3512" w:type="dxa"/>
          </w:tcPr>
          <w:p w:rsidR="00DD6852" w:rsidRDefault="005E2A39">
            <w:pPr>
              <w:rPr>
                <w:rFonts w:ascii="Tahoma" w:hAnsi="Tahoma"/>
                <w:rPrChange w:id="2492" w:author="itc94010" w:date="2012-05-11T09:32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493" w:author="itc94010" w:date="2012-05-11T09:32:00Z">
                <w:pPr>
                  <w:pStyle w:val="af1"/>
                  <w:numPr>
                    <w:numId w:val="20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/>
              </w:rPr>
              <w:t xml:space="preserve">tabResult </w:t>
            </w:r>
            <w:r>
              <w:rPr>
                <w:rFonts w:ascii="Tahoma" w:hAnsi="Tahoma" w:hint="eastAsia"/>
              </w:rPr>
              <w:t>各栏位标题：</w:t>
            </w:r>
          </w:p>
          <w:p w:rsidR="00A8732F" w:rsidRDefault="005E2A39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Family | MB Code | ECR |</w:t>
            </w:r>
            <w:r w:rsidR="00F73009" w:rsidRPr="00F73009">
              <w:rPr>
                <w:rFonts w:ascii="Tahoma" w:hAnsi="Tahoma"/>
                <w:color w:val="FF0000"/>
              </w:rPr>
              <w:t xml:space="preserve"> Version | Remark </w:t>
            </w:r>
            <w:r>
              <w:rPr>
                <w:rFonts w:ascii="Tahoma" w:hAnsi="Tahoma"/>
              </w:rPr>
              <w:t>| Editor | Cdt | Udt</w:t>
            </w: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FB26B4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3</w:t>
            </w: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cmbFamily</w:t>
            </w: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Combo Box</w:t>
            </w: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7327EE" w:rsidRDefault="00F73009" w:rsidP="0007152E">
            <w:pPr>
              <w:rPr>
                <w:rFonts w:ascii="Tahoma" w:hAnsi="Tahoma"/>
                <w:color w:val="FF0000"/>
              </w:rPr>
            </w:pPr>
            <w:r w:rsidRPr="00F73009">
              <w:rPr>
                <w:rFonts w:ascii="Tahoma" w:hAnsi="Tahoma" w:hint="eastAsia"/>
                <w:color w:val="FF0000"/>
              </w:rPr>
              <w:t>是</w:t>
            </w: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Default="005E2A39">
            <w:pPr>
              <w:rPr>
                <w:rFonts w:ascii="Tahoma" w:hAnsi="Tahoma"/>
                <w:rPrChange w:id="2494" w:author="itc94010" w:date="2012-05-11T09:32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495" w:author="itc94010" w:date="2012-05-11T09:32:00Z">
                <w:pPr>
                  <w:pStyle w:val="af1"/>
                  <w:numPr>
                    <w:numId w:val="21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 w:hint="eastAsia"/>
              </w:rPr>
              <w:t>页面打开时，加载</w:t>
            </w:r>
            <w:r>
              <w:rPr>
                <w:rFonts w:ascii="Tahoma" w:hAnsi="Tahoma"/>
              </w:rPr>
              <w:t xml:space="preserve">cmbFamily </w:t>
            </w:r>
            <w:r>
              <w:rPr>
                <w:rFonts w:ascii="Tahoma" w:hAnsi="Tahoma" w:hint="eastAsia"/>
              </w:rPr>
              <w:t>数据</w:t>
            </w:r>
          </w:p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参考方法：</w:t>
            </w:r>
          </w:p>
          <w:p w:rsidR="005E2A39" w:rsidRDefault="008E4B75" w:rsidP="0007152E">
            <w:pPr>
              <w:rPr>
                <w:ins w:id="2496" w:author="itc94010" w:date="2012-05-11T09:32:00Z"/>
                <w:rFonts w:ascii="Courier New" w:hAnsi="Courier New" w:cs="Courier New"/>
                <w:strike/>
                <w:noProof/>
                <w:color w:val="0070C0"/>
                <w:szCs w:val="20"/>
              </w:rPr>
            </w:pPr>
            <w:r w:rsidRPr="008E4B75">
              <w:rPr>
                <w:rFonts w:ascii="Courier New" w:hAnsi="Courier New" w:cs="Courier New"/>
                <w:strike/>
                <w:noProof/>
                <w:color w:val="0070C0"/>
                <w:szCs w:val="20"/>
                <w:rPrChange w:id="2497" w:author="itc94010" w:date="2012-05-11T09:32:00Z">
                  <w:rPr>
                    <w:rFonts w:ascii="Courier New" w:hAnsi="Courier New" w:cs="Courier New"/>
                    <w:noProof/>
                    <w:color w:val="FF0000"/>
                    <w:szCs w:val="20"/>
                    <w:u w:val="single"/>
                  </w:rPr>
                </w:rPrChange>
              </w:rPr>
              <w:t xml:space="preserve">SELECT Family FROM Family ORDER BY Family </w:t>
            </w:r>
          </w:p>
          <w:p w:rsidR="002E5C7D" w:rsidRPr="005A53AF" w:rsidRDefault="002E5C7D" w:rsidP="0007152E">
            <w:pPr>
              <w:rPr>
                <w:rFonts w:ascii="Tahoma" w:hAnsi="Tahoma"/>
              </w:rPr>
            </w:pPr>
            <w:ins w:id="2498" w:author="itc94010" w:date="2012-05-11T09:32:00Z">
              <w:r w:rsidRPr="008772C6">
                <w:rPr>
                  <w:rFonts w:ascii="Courier New" w:hAnsi="Courier New" w:cs="Courier New"/>
                  <w:color w:val="0070C0"/>
                  <w:szCs w:val="20"/>
                </w:rPr>
                <w:t>select distinct Descr from Part  nolock where BomNodeType = 'MB'    order by Descr</w:t>
              </w:r>
            </w:ins>
          </w:p>
        </w:tc>
      </w:tr>
      <w:tr w:rsidR="007327EE" w:rsidRPr="00352F05" w:rsidTr="0007152E">
        <w:trPr>
          <w:trHeight w:val="93"/>
        </w:trPr>
        <w:tc>
          <w:tcPr>
            <w:tcW w:w="445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4</w:t>
            </w:r>
          </w:p>
        </w:tc>
        <w:tc>
          <w:tcPr>
            <w:tcW w:w="1310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txtMBCode</w:t>
            </w:r>
          </w:p>
        </w:tc>
        <w:tc>
          <w:tcPr>
            <w:tcW w:w="916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长度为</w:t>
            </w:r>
            <w:r>
              <w:rPr>
                <w:rFonts w:ascii="Tahoma" w:hAnsi="Tahoma"/>
              </w:rPr>
              <w:t xml:space="preserve">2 </w:t>
            </w:r>
            <w:r>
              <w:rPr>
                <w:rFonts w:ascii="Tahoma" w:hAnsi="Tahoma" w:hint="eastAsia"/>
              </w:rPr>
              <w:t>的字符串；</w:t>
            </w:r>
          </w:p>
          <w:p w:rsidR="007327EE" w:rsidRPr="004D697A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0~9</w:t>
            </w:r>
            <w:r>
              <w:rPr>
                <w:rFonts w:ascii="Tahoma" w:hAnsi="Tahoma" w:hint="eastAsia"/>
              </w:rPr>
              <w:t>，</w:t>
            </w:r>
            <w:r>
              <w:rPr>
                <w:rFonts w:ascii="Tahoma" w:hAnsi="Tahoma"/>
              </w:rPr>
              <w:t>A~Z</w:t>
            </w:r>
          </w:p>
        </w:tc>
        <w:tc>
          <w:tcPr>
            <w:tcW w:w="1432" w:type="dxa"/>
          </w:tcPr>
          <w:p w:rsidR="007327EE" w:rsidRPr="004D697A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7327EE" w:rsidRPr="004D697A" w:rsidRDefault="007327EE" w:rsidP="0007152E">
            <w:pPr>
              <w:rPr>
                <w:rFonts w:ascii="Tahoma" w:hAnsi="Tahoma"/>
              </w:rPr>
            </w:pPr>
            <w:r w:rsidRPr="00672196">
              <w:rPr>
                <w:rFonts w:ascii="Tahoma" w:hAnsi="Tahoma" w:hint="eastAsia"/>
                <w:color w:val="FF0000"/>
              </w:rPr>
              <w:t>是</w:t>
            </w:r>
          </w:p>
        </w:tc>
        <w:tc>
          <w:tcPr>
            <w:tcW w:w="1845" w:type="dxa"/>
          </w:tcPr>
          <w:p w:rsidR="007327EE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7327EE" w:rsidRPr="00215DF3" w:rsidRDefault="007327EE" w:rsidP="0007152E">
            <w:pPr>
              <w:rPr>
                <w:rFonts w:ascii="Tahoma" w:hAnsi="Tahoma"/>
              </w:rPr>
            </w:pPr>
          </w:p>
        </w:tc>
      </w:tr>
      <w:tr w:rsidR="007327EE" w:rsidRPr="00352F05" w:rsidTr="0007152E">
        <w:trPr>
          <w:trHeight w:val="93"/>
        </w:trPr>
        <w:tc>
          <w:tcPr>
            <w:tcW w:w="445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5</w:t>
            </w:r>
          </w:p>
        </w:tc>
        <w:tc>
          <w:tcPr>
            <w:tcW w:w="1310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txtECR</w:t>
            </w:r>
          </w:p>
        </w:tc>
        <w:tc>
          <w:tcPr>
            <w:tcW w:w="916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7327EE" w:rsidRDefault="007327E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长度为</w:t>
            </w:r>
            <w:r>
              <w:rPr>
                <w:rFonts w:ascii="Tahoma" w:hAnsi="Tahoma" w:hint="eastAsia"/>
              </w:rPr>
              <w:t>5</w:t>
            </w:r>
            <w:r>
              <w:rPr>
                <w:rFonts w:ascii="Tahoma" w:hAnsi="Tahoma"/>
              </w:rPr>
              <w:t xml:space="preserve"> </w:t>
            </w:r>
            <w:r>
              <w:rPr>
                <w:rFonts w:ascii="Tahoma" w:hAnsi="Tahoma" w:hint="eastAsia"/>
              </w:rPr>
              <w:t>的字符串；</w:t>
            </w:r>
            <w:r>
              <w:rPr>
                <w:rFonts w:ascii="Tahoma" w:hAnsi="Tahoma"/>
              </w:rPr>
              <w:t>0~9</w:t>
            </w:r>
            <w:r>
              <w:rPr>
                <w:rFonts w:ascii="Tahoma" w:hAnsi="Tahoma" w:hint="eastAsia"/>
              </w:rPr>
              <w:t>，</w:t>
            </w:r>
            <w:r>
              <w:rPr>
                <w:rFonts w:ascii="Tahoma" w:hAnsi="Tahoma"/>
              </w:rPr>
              <w:t>A~Z</w:t>
            </w:r>
          </w:p>
        </w:tc>
        <w:tc>
          <w:tcPr>
            <w:tcW w:w="1432" w:type="dxa"/>
          </w:tcPr>
          <w:p w:rsidR="007327EE" w:rsidRDefault="007327EE" w:rsidP="0007152E">
            <w:pPr>
              <w:rPr>
                <w:rFonts w:ascii="Tahoma" w:hAnsi="Tahoma"/>
              </w:rPr>
            </w:pPr>
          </w:p>
          <w:p w:rsidR="007327EE" w:rsidRPr="00412A5D" w:rsidRDefault="007327EE" w:rsidP="0007152E">
            <w:pPr>
              <w:rPr>
                <w:rFonts w:ascii="Tahoma" w:hAnsi="Tahoma"/>
              </w:rPr>
            </w:pPr>
          </w:p>
          <w:p w:rsidR="007327EE" w:rsidRPr="00412A5D" w:rsidRDefault="007327EE" w:rsidP="0007152E">
            <w:pPr>
              <w:rPr>
                <w:rFonts w:ascii="Tahoma" w:hAnsi="Tahoma"/>
              </w:rPr>
            </w:pPr>
          </w:p>
          <w:p w:rsidR="007327EE" w:rsidRPr="00412A5D" w:rsidRDefault="007327EE" w:rsidP="0007152E">
            <w:pPr>
              <w:rPr>
                <w:rFonts w:ascii="Tahoma" w:hAnsi="Tahoma"/>
              </w:rPr>
            </w:pPr>
          </w:p>
          <w:p w:rsidR="007327EE" w:rsidRPr="00412A5D" w:rsidRDefault="007327EE" w:rsidP="0007152E">
            <w:pPr>
              <w:rPr>
                <w:rFonts w:ascii="Tahoma" w:hAnsi="Tahoma"/>
              </w:rPr>
            </w:pPr>
          </w:p>
          <w:p w:rsidR="007327EE" w:rsidRDefault="007327EE" w:rsidP="0007152E">
            <w:pPr>
              <w:rPr>
                <w:rFonts w:ascii="Tahoma" w:hAnsi="Tahoma"/>
              </w:rPr>
            </w:pPr>
          </w:p>
          <w:p w:rsidR="007327EE" w:rsidRPr="00412A5D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7327EE" w:rsidRPr="004D697A" w:rsidRDefault="007327EE" w:rsidP="0007152E">
            <w:pPr>
              <w:rPr>
                <w:rFonts w:ascii="Tahoma" w:hAnsi="Tahoma"/>
              </w:rPr>
            </w:pPr>
            <w:r w:rsidRPr="00672196">
              <w:rPr>
                <w:rFonts w:ascii="Tahoma" w:hAnsi="Tahoma" w:hint="eastAsia"/>
                <w:color w:val="FF0000"/>
              </w:rPr>
              <w:t>是</w:t>
            </w:r>
          </w:p>
        </w:tc>
        <w:tc>
          <w:tcPr>
            <w:tcW w:w="1845" w:type="dxa"/>
          </w:tcPr>
          <w:p w:rsidR="007327EE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7327EE" w:rsidRPr="00215DF3" w:rsidRDefault="007327EE" w:rsidP="0007152E">
            <w:pPr>
              <w:rPr>
                <w:rFonts w:ascii="Tahoma" w:hAnsi="Tahoma"/>
              </w:rPr>
            </w:pPr>
          </w:p>
        </w:tc>
      </w:tr>
      <w:tr w:rsidR="007327EE" w:rsidRPr="00352F05" w:rsidTr="0007152E">
        <w:trPr>
          <w:trHeight w:val="93"/>
        </w:trPr>
        <w:tc>
          <w:tcPr>
            <w:tcW w:w="445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6</w:t>
            </w:r>
          </w:p>
        </w:tc>
        <w:tc>
          <w:tcPr>
            <w:tcW w:w="1310" w:type="dxa"/>
          </w:tcPr>
          <w:p w:rsidR="00A8732F" w:rsidRDefault="00F73009">
            <w:pPr>
              <w:rPr>
                <w:rFonts w:ascii="Tahoma" w:hAnsi="Tahoma"/>
                <w:color w:val="FF0000"/>
              </w:rPr>
            </w:pPr>
            <w:r w:rsidRPr="00F73009">
              <w:rPr>
                <w:rFonts w:ascii="Tahoma" w:hAnsi="Tahoma"/>
                <w:color w:val="FF0000"/>
              </w:rPr>
              <w:t>txtVer</w:t>
            </w:r>
          </w:p>
        </w:tc>
        <w:tc>
          <w:tcPr>
            <w:tcW w:w="916" w:type="dxa"/>
          </w:tcPr>
          <w:p w:rsidR="007327EE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7327EE" w:rsidRPr="00F83DFC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长度为</w:t>
            </w:r>
            <w:r>
              <w:rPr>
                <w:rFonts w:ascii="Tahoma" w:hAnsi="Tahoma"/>
              </w:rPr>
              <w:t>4</w:t>
            </w:r>
            <w:r>
              <w:rPr>
                <w:rFonts w:ascii="Tahoma" w:hAnsi="Tahoma" w:hint="eastAsia"/>
              </w:rPr>
              <w:t>的字符串；第二个字符必须是小数点，其余字符为</w:t>
            </w:r>
            <w:r>
              <w:rPr>
                <w:rFonts w:ascii="Tahoma" w:hAnsi="Tahoma"/>
              </w:rPr>
              <w:t>0~9</w:t>
            </w:r>
          </w:p>
        </w:tc>
        <w:tc>
          <w:tcPr>
            <w:tcW w:w="1432" w:type="dxa"/>
          </w:tcPr>
          <w:p w:rsidR="007327EE" w:rsidRPr="00F83DFC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7327EE" w:rsidRPr="004D697A" w:rsidRDefault="007327EE" w:rsidP="0007152E">
            <w:pPr>
              <w:rPr>
                <w:rFonts w:ascii="Tahoma" w:hAnsi="Tahoma"/>
              </w:rPr>
            </w:pPr>
            <w:r w:rsidRPr="00672196">
              <w:rPr>
                <w:rFonts w:ascii="Tahoma" w:hAnsi="Tahoma" w:hint="eastAsia"/>
                <w:color w:val="FF0000"/>
              </w:rPr>
              <w:t>是</w:t>
            </w:r>
          </w:p>
        </w:tc>
        <w:tc>
          <w:tcPr>
            <w:tcW w:w="1845" w:type="dxa"/>
          </w:tcPr>
          <w:p w:rsidR="007327EE" w:rsidRDefault="007327EE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7327EE" w:rsidRPr="00215DF3" w:rsidRDefault="007327EE" w:rsidP="0007152E">
            <w:pPr>
              <w:rPr>
                <w:rFonts w:ascii="Tahoma" w:hAnsi="Tahoma"/>
              </w:rPr>
            </w:pP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FB26B4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7</w:t>
            </w: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txt</w:t>
            </w:r>
            <w:r w:rsidR="00FB26B4">
              <w:rPr>
                <w:rFonts w:ascii="Tahoma" w:hAnsi="Tahoma" w:hint="eastAsia"/>
              </w:rPr>
              <w:t>Remark</w:t>
            </w: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Text</w:t>
            </w:r>
          </w:p>
        </w:tc>
        <w:tc>
          <w:tcPr>
            <w:tcW w:w="677" w:type="dxa"/>
          </w:tcPr>
          <w:p w:rsidR="00A8732F" w:rsidRDefault="005E2A39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长度</w:t>
            </w:r>
            <w:r>
              <w:rPr>
                <w:rFonts w:ascii="Tahoma" w:hAnsi="Tahoma" w:hint="eastAsia"/>
              </w:rPr>
              <w:lastRenderedPageBreak/>
              <w:t>为</w:t>
            </w:r>
            <w:r w:rsidR="00FB26B4">
              <w:rPr>
                <w:rFonts w:ascii="Tahoma" w:hAnsi="Tahoma" w:hint="eastAsia"/>
              </w:rPr>
              <w:t>50</w:t>
            </w:r>
            <w:r>
              <w:rPr>
                <w:rFonts w:ascii="Tahoma" w:hAnsi="Tahoma" w:hint="eastAsia"/>
              </w:rPr>
              <w:t>的字符串</w:t>
            </w: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5E2A39" w:rsidRPr="00215DF3" w:rsidRDefault="000C561E" w:rsidP="0007152E">
            <w:pPr>
              <w:rPr>
                <w:rFonts w:ascii="Tahoma" w:hAnsi="Tahoma"/>
              </w:rPr>
            </w:pPr>
            <w:r w:rsidRPr="000C561E">
              <w:rPr>
                <w:rFonts w:hint="eastAsia"/>
                <w:color w:val="00B050"/>
              </w:rPr>
              <w:t>可输中文</w:t>
            </w: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Pr="0096707D" w:rsidRDefault="00FB26B4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lastRenderedPageBreak/>
              <w:t>8</w:t>
            </w: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btnSave</w:t>
            </w: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On Click:</w:t>
            </w:r>
          </w:p>
          <w:p w:rsidR="00DD6852" w:rsidRDefault="002E5C7D">
            <w:pPr>
              <w:rPr>
                <w:rFonts w:ascii="Tahoma" w:hAnsi="Tahoma"/>
                <w:rPrChange w:id="2499" w:author="itc94010" w:date="2012-05-11T09:33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00" w:author="itc94010" w:date="2012-05-11T09:33:00Z">
                <w:pPr>
                  <w:pStyle w:val="af1"/>
                  <w:numPr>
                    <w:numId w:val="22"/>
                  </w:numPr>
                  <w:ind w:left="360" w:firstLineChars="0" w:hanging="360"/>
                </w:pPr>
              </w:pPrChange>
            </w:pPr>
            <w:ins w:id="2501" w:author="itc94010" w:date="2012-05-11T09:34:00Z">
              <w:r>
                <w:rPr>
                  <w:rFonts w:ascii="Tahoma" w:hAnsi="Tahoma" w:hint="eastAsia"/>
                </w:rPr>
                <w:t>1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5E2A39">
              <w:rPr>
                <w:rFonts w:ascii="Tahoma" w:hAnsi="Tahoma"/>
              </w:rPr>
              <w:t xml:space="preserve">cmbFamily </w:t>
            </w:r>
            <w:r w:rsidR="005E2A39">
              <w:rPr>
                <w:rFonts w:ascii="Tahoma" w:hAnsi="Tahoma" w:hint="eastAsia"/>
              </w:rPr>
              <w:t>为空，则报告错误：“请选择</w:t>
            </w:r>
            <w:r w:rsidR="005E2A39">
              <w:rPr>
                <w:rFonts w:ascii="Tahoma" w:hAnsi="Tahoma"/>
              </w:rPr>
              <w:t>Family!</w:t>
            </w:r>
            <w:r w:rsidR="005E2A39">
              <w:rPr>
                <w:rFonts w:ascii="Tahoma" w:hAnsi="Tahoma" w:hint="eastAsia"/>
              </w:rPr>
              <w:t>”，焦点置于</w:t>
            </w:r>
            <w:r w:rsidR="005E2A39">
              <w:rPr>
                <w:rFonts w:ascii="Tahoma" w:hAnsi="Tahoma"/>
              </w:rPr>
              <w:t xml:space="preserve">cmbFamily </w:t>
            </w:r>
            <w:r w:rsidR="005E2A39">
              <w:rPr>
                <w:rFonts w:ascii="Tahoma" w:hAnsi="Tahoma" w:hint="eastAsia"/>
              </w:rPr>
              <w:t>后，退出</w:t>
            </w:r>
          </w:p>
          <w:p w:rsidR="00DD6852" w:rsidRDefault="002E5C7D">
            <w:pPr>
              <w:rPr>
                <w:rFonts w:ascii="Tahoma" w:hAnsi="Tahoma"/>
                <w:rPrChange w:id="2502" w:author="itc94010" w:date="2012-05-11T09:33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03" w:author="itc94010" w:date="2012-05-11T09:33:00Z">
                <w:pPr>
                  <w:pStyle w:val="af1"/>
                  <w:numPr>
                    <w:numId w:val="22"/>
                  </w:numPr>
                  <w:ind w:left="360" w:firstLineChars="0" w:hanging="360"/>
                </w:pPr>
              </w:pPrChange>
            </w:pPr>
            <w:ins w:id="2504" w:author="itc94010" w:date="2012-05-11T09:34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5E2A39">
              <w:rPr>
                <w:rFonts w:ascii="Tahoma" w:hAnsi="Tahoma"/>
              </w:rPr>
              <w:t xml:space="preserve">txtMBCode </w:t>
            </w:r>
            <w:r w:rsidR="005E2A39">
              <w:rPr>
                <w:rFonts w:ascii="Tahoma" w:hAnsi="Tahoma" w:hint="eastAsia"/>
              </w:rPr>
              <w:t>为空，则报告错误：“请输入</w:t>
            </w:r>
            <w:r w:rsidR="005E2A39">
              <w:rPr>
                <w:rFonts w:ascii="Tahoma" w:hAnsi="Tahoma"/>
              </w:rPr>
              <w:t>MB Code!</w:t>
            </w:r>
            <w:r w:rsidR="005E2A39">
              <w:rPr>
                <w:rFonts w:ascii="Tahoma" w:hAnsi="Tahoma" w:hint="eastAsia"/>
              </w:rPr>
              <w:t>”，焦点置于</w:t>
            </w:r>
            <w:r w:rsidR="005E2A39">
              <w:rPr>
                <w:rFonts w:ascii="Tahoma" w:hAnsi="Tahoma"/>
              </w:rPr>
              <w:t>txtMBCode</w:t>
            </w:r>
            <w:r w:rsidR="005E2A39">
              <w:rPr>
                <w:rFonts w:ascii="Tahoma" w:hAnsi="Tahoma" w:hint="eastAsia"/>
              </w:rPr>
              <w:t>后，退出</w:t>
            </w:r>
          </w:p>
          <w:p w:rsidR="00DD6852" w:rsidRDefault="002E5C7D">
            <w:pPr>
              <w:rPr>
                <w:rFonts w:ascii="Tahoma" w:hAnsi="Tahoma"/>
                <w:rPrChange w:id="2505" w:author="itc94010" w:date="2012-05-11T09:33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06" w:author="itc94010" w:date="2012-05-11T09:33:00Z">
                <w:pPr>
                  <w:pStyle w:val="af1"/>
                  <w:numPr>
                    <w:numId w:val="22"/>
                  </w:numPr>
                  <w:ind w:left="360" w:firstLineChars="0" w:hanging="360"/>
                </w:pPr>
              </w:pPrChange>
            </w:pPr>
            <w:ins w:id="2507" w:author="itc94010" w:date="2012-05-11T09:34:00Z">
              <w:r>
                <w:rPr>
                  <w:rFonts w:ascii="Tahoma" w:hAnsi="Tahoma" w:hint="eastAsia"/>
                </w:rPr>
                <w:t>3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5E2A39">
              <w:rPr>
                <w:rFonts w:ascii="Tahoma" w:hAnsi="Tahoma"/>
              </w:rPr>
              <w:t xml:space="preserve">txtECR </w:t>
            </w:r>
            <w:r w:rsidR="005E2A39">
              <w:rPr>
                <w:rFonts w:ascii="Tahoma" w:hAnsi="Tahoma" w:hint="eastAsia"/>
              </w:rPr>
              <w:t>为空，则报告错误：“请输入</w:t>
            </w:r>
            <w:r w:rsidR="005E2A39">
              <w:rPr>
                <w:rFonts w:ascii="Tahoma" w:hAnsi="Tahoma"/>
              </w:rPr>
              <w:t>ECR!</w:t>
            </w:r>
            <w:r w:rsidR="005E2A39">
              <w:rPr>
                <w:rFonts w:ascii="Tahoma" w:hAnsi="Tahoma" w:hint="eastAsia"/>
              </w:rPr>
              <w:t>”，焦点置于</w:t>
            </w:r>
            <w:r w:rsidR="005E2A39">
              <w:rPr>
                <w:rFonts w:ascii="Tahoma" w:hAnsi="Tahoma"/>
              </w:rPr>
              <w:t>txtECR</w:t>
            </w:r>
            <w:r w:rsidR="005E2A39">
              <w:rPr>
                <w:rFonts w:ascii="Tahoma" w:hAnsi="Tahoma" w:hint="eastAsia"/>
              </w:rPr>
              <w:t>后，退出</w:t>
            </w:r>
          </w:p>
          <w:p w:rsidR="00DD6852" w:rsidRDefault="002E5C7D">
            <w:pPr>
              <w:rPr>
                <w:rFonts w:ascii="Tahoma" w:hAnsi="Tahoma"/>
                <w:rPrChange w:id="2508" w:author="itc94010" w:date="2012-05-11T09:33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09" w:author="itc94010" w:date="2012-05-11T09:33:00Z">
                <w:pPr>
                  <w:pStyle w:val="af1"/>
                  <w:numPr>
                    <w:numId w:val="22"/>
                  </w:numPr>
                  <w:ind w:left="360" w:firstLineChars="0" w:hanging="360"/>
                </w:pPr>
              </w:pPrChange>
            </w:pPr>
            <w:ins w:id="2510" w:author="itc94010" w:date="2012-05-11T09:34:00Z">
              <w:r>
                <w:rPr>
                  <w:rFonts w:ascii="Tahoma" w:hAnsi="Tahoma" w:hint="eastAsia"/>
                </w:rPr>
                <w:t>4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8E4B75" w:rsidRPr="008E4B75">
              <w:rPr>
                <w:rFonts w:ascii="Tahoma" w:hAnsi="Tahoma"/>
                <w:rPrChange w:id="2511" w:author="itc94010" w:date="2012-05-11T09:33:00Z">
                  <w:rPr>
                    <w:rFonts w:ascii="Tahoma" w:hAnsi="Tahoma"/>
                    <w:color w:val="FF0000"/>
                    <w:u w:val="single"/>
                  </w:rPr>
                </w:rPrChange>
              </w:rPr>
              <w:t>txtVer</w:t>
            </w:r>
            <w:r w:rsidR="005E2A39">
              <w:rPr>
                <w:rFonts w:ascii="Tahoma" w:hAnsi="Tahoma"/>
              </w:rPr>
              <w:t xml:space="preserve"> </w:t>
            </w:r>
            <w:r w:rsidR="005E2A39">
              <w:rPr>
                <w:rFonts w:ascii="Tahoma" w:hAnsi="Tahoma" w:hint="eastAsia"/>
              </w:rPr>
              <w:t>为空，则报告错误：“请输入</w:t>
            </w:r>
            <w:r w:rsidR="005E2A39">
              <w:rPr>
                <w:rFonts w:ascii="Tahoma" w:hAnsi="Tahoma"/>
              </w:rPr>
              <w:t>Version!</w:t>
            </w:r>
            <w:r w:rsidR="005E2A39">
              <w:rPr>
                <w:rFonts w:ascii="Tahoma" w:hAnsi="Tahoma" w:hint="eastAsia"/>
              </w:rPr>
              <w:t>”，焦点置于</w:t>
            </w:r>
            <w:r w:rsidR="008E4B75" w:rsidRPr="008E4B75">
              <w:rPr>
                <w:rFonts w:ascii="Tahoma" w:hAnsi="Tahoma"/>
                <w:rPrChange w:id="2512" w:author="itc94010" w:date="2012-05-11T09:33:00Z">
                  <w:rPr>
                    <w:rFonts w:ascii="Tahoma" w:hAnsi="Tahoma"/>
                    <w:color w:val="FF0000"/>
                    <w:u w:val="single"/>
                  </w:rPr>
                </w:rPrChange>
              </w:rPr>
              <w:t>txtVer</w:t>
            </w:r>
            <w:r w:rsidR="005E2A39">
              <w:rPr>
                <w:rFonts w:ascii="Tahoma" w:hAnsi="Tahoma" w:hint="eastAsia"/>
              </w:rPr>
              <w:t>后，退出</w:t>
            </w:r>
          </w:p>
          <w:p w:rsidR="00DD6852" w:rsidRDefault="002E5C7D">
            <w:pPr>
              <w:rPr>
                <w:rFonts w:ascii="Tahoma" w:hAnsi="Tahoma"/>
                <w:rPrChange w:id="2513" w:author="itc94010" w:date="2012-05-11T09:33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14" w:author="itc94010" w:date="2012-05-11T09:33:00Z">
                <w:pPr>
                  <w:numPr>
                    <w:numId w:val="22"/>
                  </w:numPr>
                  <w:ind w:left="360" w:hanging="360"/>
                </w:pPr>
              </w:pPrChange>
            </w:pPr>
            <w:ins w:id="2515" w:author="itc94010" w:date="2012-05-11T09:34:00Z">
              <w:r>
                <w:rPr>
                  <w:rFonts w:ascii="Tahoma" w:hAnsi="Tahoma" w:hint="eastAsia"/>
                </w:rPr>
                <w:t>5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8E4B75" w:rsidRPr="008E4B75">
              <w:rPr>
                <w:rFonts w:ascii="Tahoma" w:hAnsi="Tahoma" w:hint="eastAsia"/>
                <w:rPrChange w:id="2516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若</w:t>
            </w:r>
            <w:r w:rsidR="008E4B75" w:rsidRPr="008E4B75">
              <w:rPr>
                <w:rFonts w:ascii="Tahoma" w:hAnsi="Tahoma"/>
                <w:rPrChange w:id="2517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cmb</w:t>
            </w:r>
            <w:r w:rsidR="00F73009" w:rsidRPr="00F73009">
              <w:rPr>
                <w:rFonts w:ascii="Tahoma" w:hAnsi="Tahoma"/>
              </w:rPr>
              <w:t>Family</w:t>
            </w:r>
            <w:r w:rsidR="00F73009" w:rsidRPr="00F73009">
              <w:rPr>
                <w:rFonts w:ascii="Tahoma" w:hAnsi="Tahoma" w:hint="eastAsia"/>
              </w:rPr>
              <w:t>、</w:t>
            </w:r>
            <w:r w:rsidR="00F73009" w:rsidRPr="00F73009">
              <w:rPr>
                <w:rFonts w:ascii="Tahoma" w:hAnsi="Tahoma"/>
              </w:rPr>
              <w:t>txtMBCode</w:t>
            </w:r>
            <w:r w:rsidR="00F73009" w:rsidRPr="00F73009">
              <w:rPr>
                <w:rFonts w:ascii="Tahoma" w:hAnsi="Tahoma" w:hint="eastAsia"/>
              </w:rPr>
              <w:t>和</w:t>
            </w:r>
            <w:r w:rsidR="00F73009" w:rsidRPr="00F73009">
              <w:rPr>
                <w:rFonts w:ascii="Tahoma" w:hAnsi="Tahoma"/>
              </w:rPr>
              <w:t>txtECR</w:t>
            </w:r>
            <w:r w:rsidR="008E4B75" w:rsidRPr="008E4B75">
              <w:rPr>
                <w:rFonts w:ascii="Tahoma" w:hAnsi="Tahoma"/>
                <w:rPrChange w:id="2518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框中内容未改变，则将</w:t>
            </w:r>
            <w:r w:rsidR="008E4B75" w:rsidRPr="008E4B75">
              <w:rPr>
                <w:rFonts w:ascii="Tahoma" w:hAnsi="Tahoma"/>
                <w:rPrChange w:id="2519" w:author="itc94010" w:date="2012-05-11T09:33:00Z">
                  <w:rPr>
                    <w:rFonts w:ascii="SimSun" w:hAnsi="SimSun"/>
                    <w:color w:val="FF0000"/>
                    <w:u w:val="single"/>
                  </w:rPr>
                </w:rPrChange>
              </w:rPr>
              <w:t>txtVer</w:t>
            </w:r>
            <w:r w:rsidR="008E4B75" w:rsidRPr="008E4B75">
              <w:rPr>
                <w:rFonts w:ascii="Tahoma" w:hAnsi="Tahoma" w:hint="eastAsia"/>
                <w:rPrChange w:id="2520" w:author="itc94010" w:date="2012-05-11T09:33:00Z">
                  <w:rPr>
                    <w:rFonts w:ascii="SimSun" w:hAnsi="SimSun" w:hint="eastAsia"/>
                    <w:color w:val="FF0000"/>
                    <w:u w:val="single"/>
                  </w:rPr>
                </w:rPrChange>
              </w:rPr>
              <w:t>、</w:t>
            </w:r>
            <w:r w:rsidR="008E4B75" w:rsidRPr="008E4B75">
              <w:rPr>
                <w:rFonts w:ascii="Tahoma" w:hAnsi="Tahoma"/>
                <w:rPrChange w:id="2521" w:author="itc94010" w:date="2012-05-11T09:33:00Z">
                  <w:rPr>
                    <w:rFonts w:ascii="SimSun" w:hAnsi="SimSun"/>
                    <w:color w:val="FF0000"/>
                    <w:u w:val="single"/>
                  </w:rPr>
                </w:rPrChange>
              </w:rPr>
              <w:t>txtRemark</w:t>
            </w:r>
            <w:r w:rsidR="008E4B75" w:rsidRPr="008E4B75">
              <w:rPr>
                <w:rFonts w:ascii="Tahoma" w:hAnsi="Tahoma"/>
                <w:rPrChange w:id="2522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文本框中内容保存到</w:t>
            </w:r>
            <w:r w:rsidR="00F73009" w:rsidRPr="00F73009">
              <w:rPr>
                <w:rFonts w:ascii="Tahoma" w:hAnsi="Tahoma"/>
              </w:rPr>
              <w:t>tabResult</w:t>
            </w:r>
            <w:r w:rsidR="008E4B75" w:rsidRPr="008E4B75">
              <w:rPr>
                <w:rFonts w:ascii="Tahoma" w:hAnsi="Tahoma"/>
                <w:rPrChange w:id="2523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当前被选记录中，同时记录修改人和时间。</w:t>
            </w:r>
          </w:p>
          <w:p w:rsidR="00DD6852" w:rsidRDefault="002E5C7D">
            <w:pPr>
              <w:rPr>
                <w:rFonts w:ascii="Tahoma" w:hAnsi="Tahoma"/>
                <w:rPrChange w:id="2524" w:author="itc94010" w:date="2012-05-11T09:33:00Z">
                  <w:rPr>
                    <w:rFonts w:ascii="SimSun" w:hAnsi="Arial" w:cs="Arial"/>
                    <w:b/>
                    <w:bCs/>
                    <w:iCs/>
                    <w:sz w:val="28"/>
                  </w:rPr>
                </w:rPrChange>
              </w:rPr>
              <w:pPrChange w:id="2525" w:author="itc94010" w:date="2012-05-11T09:33:00Z">
                <w:pPr>
                  <w:numPr>
                    <w:numId w:val="22"/>
                  </w:numPr>
                  <w:ind w:left="360" w:hanging="360"/>
                </w:pPr>
              </w:pPrChange>
            </w:pPr>
            <w:ins w:id="2526" w:author="itc94010" w:date="2012-05-11T09:34:00Z">
              <w:r>
                <w:rPr>
                  <w:rFonts w:ascii="Tahoma" w:hAnsi="Tahoma" w:hint="eastAsia"/>
                </w:rPr>
                <w:t>6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8E4B75" w:rsidRPr="008E4B75">
              <w:rPr>
                <w:rFonts w:ascii="Tahoma" w:hAnsi="Tahoma"/>
                <w:rPrChange w:id="2527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反之，则根据</w:t>
            </w:r>
            <w:r w:rsidR="008E4B75" w:rsidRPr="008E4B75">
              <w:rPr>
                <w:rFonts w:ascii="Tahoma" w:hAnsi="Tahoma"/>
                <w:rPrChange w:id="2528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cmb</w:t>
            </w:r>
            <w:r w:rsidR="00F73009" w:rsidRPr="00F73009">
              <w:rPr>
                <w:rFonts w:ascii="Tahoma" w:hAnsi="Tahoma"/>
              </w:rPr>
              <w:t>Family</w:t>
            </w:r>
            <w:r w:rsidR="008E4B75" w:rsidRPr="008E4B75">
              <w:rPr>
                <w:rFonts w:ascii="Tahoma" w:hAnsi="Tahoma" w:hint="eastAsia"/>
                <w:rPrChange w:id="2529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、</w:t>
            </w:r>
            <w:r w:rsidR="00F73009" w:rsidRPr="00F73009">
              <w:rPr>
                <w:rFonts w:ascii="Tahoma" w:hAnsi="Tahoma"/>
              </w:rPr>
              <w:t>txtMBCode</w:t>
            </w:r>
            <w:r w:rsidR="00F73009" w:rsidRPr="00F73009">
              <w:rPr>
                <w:rFonts w:ascii="Tahoma" w:hAnsi="Tahoma" w:hint="eastAsia"/>
              </w:rPr>
              <w:t>、</w:t>
            </w:r>
            <w:r w:rsidR="00F73009" w:rsidRPr="00F73009">
              <w:rPr>
                <w:rFonts w:ascii="Tahoma" w:hAnsi="Tahoma"/>
              </w:rPr>
              <w:t>txtECR</w:t>
            </w:r>
            <w:r w:rsidR="00F73009" w:rsidRPr="00F73009">
              <w:rPr>
                <w:rFonts w:ascii="Tahoma" w:hAnsi="Tahoma" w:hint="eastAsia"/>
              </w:rPr>
              <w:t>、</w:t>
            </w:r>
            <w:r w:rsidR="008E4B75" w:rsidRPr="008E4B75">
              <w:rPr>
                <w:rFonts w:ascii="Tahoma" w:hAnsi="Tahoma"/>
                <w:rPrChange w:id="2530" w:author="itc94010" w:date="2012-05-11T09:33:00Z">
                  <w:rPr>
                    <w:rFonts w:ascii="SimSun" w:hAnsi="SimSun"/>
                    <w:color w:val="FF0000"/>
                    <w:u w:val="single"/>
                  </w:rPr>
                </w:rPrChange>
              </w:rPr>
              <w:t>txtVer</w:t>
            </w:r>
            <w:r w:rsidR="008E4B75" w:rsidRPr="008E4B75">
              <w:rPr>
                <w:rFonts w:ascii="Tahoma" w:hAnsi="Tahoma" w:hint="eastAsia"/>
                <w:rPrChange w:id="2531" w:author="itc94010" w:date="2012-05-11T09:33:00Z">
                  <w:rPr>
                    <w:rFonts w:ascii="SimSun" w:hAnsi="SimSun" w:hint="eastAsia"/>
                    <w:color w:val="FF0000"/>
                    <w:u w:val="single"/>
                  </w:rPr>
                </w:rPrChange>
              </w:rPr>
              <w:t>、</w:t>
            </w:r>
            <w:r w:rsidR="008E4B75" w:rsidRPr="008E4B75">
              <w:rPr>
                <w:rFonts w:ascii="Tahoma" w:hAnsi="Tahoma"/>
                <w:rPrChange w:id="2532" w:author="itc94010" w:date="2012-05-11T09:33:00Z">
                  <w:rPr>
                    <w:rFonts w:ascii="SimSun" w:hAnsi="SimSun"/>
                    <w:color w:val="FF0000"/>
                    <w:u w:val="single"/>
                  </w:rPr>
                </w:rPrChange>
              </w:rPr>
              <w:t>txtRemark</w:t>
            </w:r>
            <w:r w:rsidR="008E4B75" w:rsidRPr="008E4B75">
              <w:rPr>
                <w:rFonts w:ascii="Tahoma" w:hAnsi="Tahoma"/>
                <w:rPrChange w:id="2533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框中内容新建一个记录。</w:t>
            </w:r>
            <w:ins w:id="2534" w:author="itc94010" w:date="2012-05-11T09:35:00Z">
              <w:r>
                <w:rPr>
                  <w:rFonts w:ascii="Tahoma" w:hAnsi="Tahoma" w:hint="eastAsia"/>
                </w:rPr>
                <w:t>6.1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8E4B75" w:rsidRPr="008E4B75">
              <w:rPr>
                <w:rFonts w:ascii="Tahoma" w:hAnsi="Tahoma" w:hint="eastAsia"/>
                <w:rPrChange w:id="2535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若</w:t>
            </w:r>
            <w:r w:rsidR="008E4B75" w:rsidRPr="008E4B75">
              <w:rPr>
                <w:rFonts w:ascii="Tahoma" w:hAnsi="Tahoma"/>
                <w:rPrChange w:id="2536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cmbFamily</w:t>
            </w:r>
            <w:r w:rsidR="008E4B75" w:rsidRPr="008E4B75">
              <w:rPr>
                <w:rFonts w:ascii="Tahoma" w:hAnsi="Tahoma" w:hint="eastAsia"/>
                <w:rPrChange w:id="2537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、</w:t>
            </w:r>
            <w:r w:rsidR="008E4B75" w:rsidRPr="008E4B75">
              <w:rPr>
                <w:rFonts w:ascii="Tahoma" w:hAnsi="Tahoma"/>
                <w:rPrChange w:id="2538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txtMBCode</w:t>
            </w:r>
            <w:r w:rsidR="008E4B75" w:rsidRPr="008E4B75">
              <w:rPr>
                <w:rFonts w:ascii="Tahoma" w:hAnsi="Tahoma" w:hint="eastAsia"/>
                <w:rPrChange w:id="2539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和</w:t>
            </w:r>
            <w:r w:rsidR="008E4B75" w:rsidRPr="008E4B75">
              <w:rPr>
                <w:rFonts w:ascii="Tahoma" w:hAnsi="Tahoma"/>
                <w:rPrChange w:id="2540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txtECR</w:t>
            </w:r>
            <w:r w:rsidR="008E4B75" w:rsidRPr="008E4B75">
              <w:rPr>
                <w:rFonts w:ascii="Tahoma" w:hAnsi="Tahoma"/>
                <w:rPrChange w:id="2541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框中内容</w:t>
            </w:r>
            <w:r w:rsidR="008E4B75" w:rsidRPr="008E4B75">
              <w:rPr>
                <w:rFonts w:ascii="Tahoma" w:hAnsi="Tahoma"/>
                <w:rPrChange w:id="2542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lastRenderedPageBreak/>
              <w:t>已经是其他记录对应的</w:t>
            </w:r>
            <w:r w:rsidR="008E4B75" w:rsidRPr="008E4B75">
              <w:rPr>
                <w:rFonts w:ascii="Tahoma" w:hAnsi="Tahoma"/>
                <w:rPrChange w:id="2543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Family</w:t>
            </w:r>
            <w:r w:rsidR="008E4B75" w:rsidRPr="008E4B75">
              <w:rPr>
                <w:rFonts w:ascii="Tahoma" w:hAnsi="Tahoma" w:hint="eastAsia"/>
                <w:rPrChange w:id="2544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、</w:t>
            </w:r>
            <w:r w:rsidR="008E4B75" w:rsidRPr="008E4B75">
              <w:rPr>
                <w:rFonts w:ascii="Tahoma" w:hAnsi="Tahoma"/>
                <w:rPrChange w:id="2545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MBCode</w:t>
            </w:r>
            <w:r w:rsidR="008E4B75" w:rsidRPr="008E4B75">
              <w:rPr>
                <w:rFonts w:ascii="Tahoma" w:hAnsi="Tahoma" w:hint="eastAsia"/>
                <w:rPrChange w:id="2546" w:author="itc94010" w:date="2012-05-11T09:33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和</w:t>
            </w:r>
            <w:r w:rsidR="008E4B75" w:rsidRPr="008E4B75">
              <w:rPr>
                <w:rFonts w:ascii="Tahoma" w:hAnsi="Tahoma"/>
                <w:rPrChange w:id="2547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ECR</w:t>
            </w:r>
            <w:r w:rsidR="008E4B75" w:rsidRPr="008E4B75">
              <w:rPr>
                <w:rFonts w:ascii="Tahoma" w:hAnsi="Tahoma"/>
                <w:rPrChange w:id="2548" w:author="itc94010" w:date="2012-05-11T09:33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，则提示用户，放弃后续操作。</w:t>
            </w:r>
          </w:p>
          <w:p w:rsidR="00DD6852" w:rsidRDefault="002E5C7D">
            <w:pPr>
              <w:rPr>
                <w:rFonts w:ascii="Tahoma" w:hAnsi="Tahoma" w:cs="Arial"/>
                <w:b/>
                <w:bCs/>
                <w:iCs/>
                <w:sz w:val="28"/>
              </w:rPr>
              <w:pPrChange w:id="2549" w:author="itc94010" w:date="2012-05-11T09:33:00Z">
                <w:pPr>
                  <w:pStyle w:val="af1"/>
                  <w:numPr>
                    <w:numId w:val="22"/>
                  </w:numPr>
                  <w:ind w:left="360" w:firstLineChars="0" w:hanging="360"/>
                </w:pPr>
              </w:pPrChange>
            </w:pPr>
            <w:ins w:id="2550" w:author="itc94010" w:date="2012-05-11T09:35:00Z">
              <w:r>
                <w:rPr>
                  <w:rFonts w:ascii="Tahoma" w:hAnsi="Tahoma" w:hint="eastAsia"/>
                </w:rPr>
                <w:t>7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F73009" w:rsidRPr="00F73009">
              <w:rPr>
                <w:rFonts w:ascii="Tahoma" w:hAnsi="Tahoma"/>
              </w:rPr>
              <w:t xml:space="preserve">Save </w:t>
            </w:r>
            <w:r w:rsidR="00F73009" w:rsidRPr="00F73009">
              <w:rPr>
                <w:rFonts w:ascii="Tahoma" w:hAnsi="Tahoma" w:hint="eastAsia"/>
              </w:rPr>
              <w:t>成</w:t>
            </w:r>
            <w:r w:rsidR="005E2A39">
              <w:rPr>
                <w:rFonts w:ascii="Tahoma" w:hAnsi="Tahoma" w:hint="eastAsia"/>
              </w:rPr>
              <w:t>功后，显示保存记录</w:t>
            </w:r>
            <w:r w:rsidR="007327EE">
              <w:rPr>
                <w:rFonts w:ascii="Tahoma" w:hAnsi="Tahoma" w:hint="eastAsia"/>
              </w:rPr>
              <w:t>至</w:t>
            </w:r>
            <w:r w:rsidR="005E2A39">
              <w:rPr>
                <w:rFonts w:ascii="Tahoma" w:hAnsi="Tahoma"/>
              </w:rPr>
              <w:t>tabResult</w:t>
            </w:r>
            <w:r w:rsidR="005E2A39">
              <w:rPr>
                <w:rFonts w:ascii="Tahoma" w:hAnsi="Tahoma" w:hint="eastAsia"/>
              </w:rPr>
              <w:t>，并</w:t>
            </w:r>
            <w:r w:rsidR="005E2A39">
              <w:rPr>
                <w:rFonts w:ascii="Tahoma" w:hAnsi="Tahoma"/>
              </w:rPr>
              <w:t>High Light</w:t>
            </w:r>
          </w:p>
        </w:tc>
        <w:tc>
          <w:tcPr>
            <w:tcW w:w="3512" w:type="dxa"/>
          </w:tcPr>
          <w:p w:rsidR="00DD6852" w:rsidRDefault="005E2A39">
            <w:pPr>
              <w:rPr>
                <w:rFonts w:ascii="Tahoma" w:hAnsi="Tahoma"/>
                <w:rPrChange w:id="2551" w:author="itc94010" w:date="2012-05-11T09:35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52" w:author="itc94010" w:date="2012-05-11T09:35:00Z">
                <w:pPr>
                  <w:pStyle w:val="af1"/>
                  <w:numPr>
                    <w:numId w:val="23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/>
              </w:rPr>
              <w:lastRenderedPageBreak/>
              <w:t>Save</w:t>
            </w:r>
          </w:p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参考方法：</w:t>
            </w:r>
          </w:p>
          <w:p w:rsid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IF EXISTS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 xml:space="preserve">(SELECT * FROM IMES_PCA..EcrVersion 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WHERE Family = @Family AND MBCode = @MBCode</w:t>
            </w:r>
            <w:r w:rsidR="007327EE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 </w:t>
            </w: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AND ECR = @ECR)</w:t>
            </w:r>
          </w:p>
          <w:p w:rsidR="00A92673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ab/>
              <w:t xml:space="preserve">UPDATE IMES_PCA..EcrVersion </w:t>
            </w:r>
          </w:p>
          <w:p w:rsid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SET IECVer = @Ver,</w:t>
            </w:r>
            <w:r w:rsidR="007327EE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 Remark = @Remark, </w:t>
            </w: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Editor = @Editor, Udt = GETDATE()</w:t>
            </w:r>
            <w:r w:rsidR="007327EE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 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WHERE Family = @Family AND MBCode = @MBCode</w:t>
            </w:r>
            <w:r w:rsidR="00A92673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 </w:t>
            </w: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AND ECR = @ECR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ELSE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 xml:space="preserve">INSERT INTO IMES_PCA..EcrVersion (Family, MBCode, ECR, IECVer, </w:t>
            </w:r>
            <w:r w:rsidR="00A92673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Remark, </w:t>
            </w: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Editor, Cdt, Udt)</w:t>
            </w:r>
          </w:p>
          <w:p w:rsidR="005E2A39" w:rsidRPr="007327EE" w:rsidRDefault="00F7300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szCs w:val="20"/>
              </w:rPr>
            </w:pP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 xml:space="preserve">VALUES(@Family, @MBCode, @ECR, @Ver, </w:t>
            </w:r>
            <w:r w:rsidR="00A92673">
              <w:rPr>
                <w:rFonts w:ascii="Courier New" w:hAnsi="Courier New" w:cs="Courier New" w:hint="eastAsia"/>
                <w:noProof/>
                <w:color w:val="FF0000"/>
                <w:szCs w:val="20"/>
              </w:rPr>
              <w:t xml:space="preserve">@Remak, </w:t>
            </w:r>
            <w:r w:rsidRPr="00F73009">
              <w:rPr>
                <w:rFonts w:ascii="Courier New" w:hAnsi="Courier New" w:cs="Courier New"/>
                <w:noProof/>
                <w:color w:val="FF0000"/>
                <w:szCs w:val="20"/>
              </w:rPr>
              <w:t>@Editor, GETDATE(), GETDATE())</w:t>
            </w:r>
          </w:p>
          <w:p w:rsidR="005E2A39" w:rsidRPr="00E24C4E" w:rsidRDefault="005E2A39" w:rsidP="0007152E">
            <w:pPr>
              <w:rPr>
                <w:rFonts w:ascii="Tahoma" w:hAnsi="Tahoma"/>
              </w:rPr>
            </w:pP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7327EE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lastRenderedPageBreak/>
              <w:t>9</w:t>
            </w: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btnDelete</w:t>
            </w: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Button</w:t>
            </w: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On Click:</w:t>
            </w:r>
          </w:p>
          <w:p w:rsidR="00DD6852" w:rsidRDefault="002E5C7D">
            <w:pPr>
              <w:rPr>
                <w:rFonts w:ascii="Tahoma" w:hAnsi="Tahoma"/>
                <w:rPrChange w:id="2553" w:author="itc94010" w:date="2012-05-11T09:36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54" w:author="itc94010" w:date="2012-05-11T09:36:00Z">
                <w:pPr>
                  <w:numPr>
                    <w:numId w:val="24"/>
                  </w:numPr>
                  <w:ind w:left="360" w:hanging="360"/>
                </w:pPr>
              </w:pPrChange>
            </w:pPr>
            <w:ins w:id="2555" w:author="itc94010" w:date="2012-05-11T09:36:00Z">
              <w:r>
                <w:rPr>
                  <w:rFonts w:ascii="Tahoma" w:hAnsi="Tahoma" w:hint="eastAsia"/>
                </w:rPr>
                <w:t>1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5E2A39">
              <w:rPr>
                <w:rFonts w:ascii="Tahoma" w:hAnsi="Tahoma"/>
              </w:rPr>
              <w:t xml:space="preserve">tabResult </w:t>
            </w:r>
            <w:r w:rsidR="005E2A39">
              <w:rPr>
                <w:rFonts w:ascii="Tahoma" w:hAnsi="Tahoma" w:hint="eastAsia"/>
              </w:rPr>
              <w:t>中存在</w:t>
            </w:r>
            <w:r w:rsidR="005E2A39">
              <w:rPr>
                <w:rFonts w:ascii="Tahoma" w:hAnsi="Tahoma"/>
              </w:rPr>
              <w:t xml:space="preserve">High Light </w:t>
            </w:r>
            <w:r w:rsidR="005E2A39">
              <w:rPr>
                <w:rFonts w:ascii="Tahoma" w:hAnsi="Tahoma" w:hint="eastAsia"/>
              </w:rPr>
              <w:t>记录，则提示用户“您确实要删除该记录吗？”，如果用户选择“</w:t>
            </w:r>
            <w:r w:rsidR="005E2A39">
              <w:rPr>
                <w:rFonts w:ascii="Tahoma" w:hAnsi="Tahoma"/>
              </w:rPr>
              <w:t>Yes</w:t>
            </w:r>
            <w:r w:rsidR="005E2A39">
              <w:rPr>
                <w:rFonts w:ascii="Tahoma" w:hAnsi="Tahoma" w:hint="eastAsia"/>
              </w:rPr>
              <w:t>”，则删除选中记录</w:t>
            </w:r>
            <w:r w:rsidR="00A92673">
              <w:rPr>
                <w:rFonts w:ascii="Tahoma" w:hAnsi="Tahoma"/>
              </w:rPr>
              <w:t xml:space="preserve"> </w:t>
            </w:r>
          </w:p>
          <w:p w:rsidR="00DD6852" w:rsidRDefault="002E5C7D">
            <w:pPr>
              <w:rPr>
                <w:rFonts w:ascii="Tahoma" w:hAnsi="Tahoma" w:cs="Arial"/>
                <w:b/>
                <w:bCs/>
                <w:iCs/>
                <w:sz w:val="28"/>
              </w:rPr>
              <w:pPrChange w:id="2556" w:author="itc94010" w:date="2012-05-11T09:36:00Z">
                <w:pPr>
                  <w:pStyle w:val="af1"/>
                  <w:numPr>
                    <w:numId w:val="23"/>
                  </w:numPr>
                  <w:ind w:left="360" w:firstLineChars="0" w:hanging="360"/>
                </w:pPr>
              </w:pPrChange>
            </w:pPr>
            <w:ins w:id="2557" w:author="itc94010" w:date="2012-05-11T09:36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</w:t>
              </w:r>
            </w:ins>
            <w:r w:rsidR="005E2A39">
              <w:rPr>
                <w:rFonts w:ascii="Tahoma" w:hAnsi="Tahoma" w:hint="eastAsia"/>
              </w:rPr>
              <w:t>如果</w:t>
            </w:r>
            <w:r w:rsidR="005E2A39">
              <w:rPr>
                <w:rFonts w:ascii="Tahoma" w:hAnsi="Tahoma"/>
              </w:rPr>
              <w:t>tabResult</w:t>
            </w:r>
            <w:r w:rsidR="005E2A39">
              <w:rPr>
                <w:rFonts w:ascii="Tahoma" w:hAnsi="Tahoma" w:hint="eastAsia"/>
              </w:rPr>
              <w:t>中没有</w:t>
            </w:r>
            <w:r w:rsidR="005E2A39">
              <w:rPr>
                <w:rFonts w:ascii="Tahoma" w:hAnsi="Tahoma"/>
              </w:rPr>
              <w:t xml:space="preserve">High Light </w:t>
            </w:r>
            <w:r w:rsidR="005E2A39">
              <w:rPr>
                <w:rFonts w:ascii="Tahoma" w:hAnsi="Tahoma" w:hint="eastAsia"/>
              </w:rPr>
              <w:t>记录，则不做任何处理</w:t>
            </w:r>
          </w:p>
        </w:tc>
        <w:tc>
          <w:tcPr>
            <w:tcW w:w="3512" w:type="dxa"/>
          </w:tcPr>
          <w:p w:rsidR="00DD6852" w:rsidRDefault="005E2A39">
            <w:pPr>
              <w:rPr>
                <w:rFonts w:ascii="Tahoma" w:hAnsi="Tahoma"/>
                <w:rPrChange w:id="2558" w:author="itc94010" w:date="2012-05-11T09:36:00Z">
                  <w:rPr>
                    <w:rFonts w:ascii="Tahoma" w:hAnsi="Tahoma" w:cs="Arial"/>
                    <w:b/>
                    <w:bCs/>
                    <w:iCs/>
                    <w:sz w:val="28"/>
                  </w:rPr>
                </w:rPrChange>
              </w:rPr>
              <w:pPrChange w:id="2559" w:author="itc94010" w:date="2012-05-11T09:36:00Z">
                <w:pPr>
                  <w:pStyle w:val="af1"/>
                  <w:numPr>
                    <w:numId w:val="25"/>
                  </w:numPr>
                  <w:ind w:left="360" w:firstLineChars="0" w:hanging="360"/>
                </w:pPr>
              </w:pPrChange>
            </w:pPr>
            <w:r>
              <w:rPr>
                <w:rFonts w:ascii="Tahoma" w:hAnsi="Tahoma"/>
              </w:rPr>
              <w:t>Delete</w:t>
            </w:r>
          </w:p>
          <w:p w:rsidR="005E2A39" w:rsidRDefault="005E2A39" w:rsidP="0007152E">
            <w:pPr>
              <w:rPr>
                <w:rFonts w:ascii="Tahoma" w:hAnsi="Tahoma"/>
              </w:rPr>
            </w:pPr>
            <w:r>
              <w:rPr>
                <w:rFonts w:ascii="Tahoma" w:hAnsi="Tahoma" w:hint="eastAsia"/>
              </w:rPr>
              <w:t>参考方法：</w:t>
            </w:r>
          </w:p>
          <w:p w:rsidR="005E2A39" w:rsidRDefault="005E2A3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IMES_PCA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EcrVersion </w:t>
            </w:r>
          </w:p>
          <w:p w:rsidR="005E2A39" w:rsidRDefault="005E2A3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Family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@Family </w:t>
            </w:r>
          </w:p>
          <w:p w:rsidR="005E2A39" w:rsidRDefault="005E2A3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MBCode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@MBCode</w:t>
            </w:r>
          </w:p>
          <w:p w:rsidR="005E2A39" w:rsidRDefault="005E2A39" w:rsidP="0007152E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Cs w:val="20"/>
              </w:rPr>
            </w:pP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ECR </w:t>
            </w:r>
            <w:r>
              <w:rPr>
                <w:rFonts w:ascii="Courier New" w:hAnsi="Courier New" w:cs="Courier New"/>
                <w:noProof/>
                <w:color w:val="80808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Cs w:val="20"/>
              </w:rPr>
              <w:t xml:space="preserve"> @ECR</w:t>
            </w:r>
          </w:p>
          <w:p w:rsidR="005E2A39" w:rsidRPr="00237A41" w:rsidRDefault="005E2A39" w:rsidP="0007152E">
            <w:pPr>
              <w:rPr>
                <w:rFonts w:ascii="Tahoma" w:hAnsi="Tahoma"/>
              </w:rPr>
            </w:pP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5E2A39" w:rsidRPr="00215DF3" w:rsidRDefault="005E2A39" w:rsidP="0007152E">
            <w:pPr>
              <w:rPr>
                <w:rFonts w:ascii="Tahoma" w:hAnsi="Tahoma"/>
              </w:rPr>
            </w:pPr>
          </w:p>
        </w:tc>
      </w:tr>
      <w:tr w:rsidR="005E2A39" w:rsidRPr="00352F05" w:rsidTr="0007152E">
        <w:trPr>
          <w:trHeight w:val="93"/>
        </w:trPr>
        <w:tc>
          <w:tcPr>
            <w:tcW w:w="4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310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916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77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432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680" w:type="dxa"/>
          </w:tcPr>
          <w:p w:rsidR="005E2A39" w:rsidRPr="004D697A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1845" w:type="dxa"/>
          </w:tcPr>
          <w:p w:rsidR="005E2A39" w:rsidRDefault="005E2A39" w:rsidP="0007152E">
            <w:pPr>
              <w:rPr>
                <w:rFonts w:ascii="Tahoma" w:hAnsi="Tahoma"/>
              </w:rPr>
            </w:pPr>
          </w:p>
        </w:tc>
        <w:tc>
          <w:tcPr>
            <w:tcW w:w="3512" w:type="dxa"/>
          </w:tcPr>
          <w:p w:rsidR="005E2A39" w:rsidRPr="00215DF3" w:rsidRDefault="005E2A39" w:rsidP="0007152E">
            <w:pPr>
              <w:rPr>
                <w:rFonts w:ascii="Tahoma" w:hAnsi="Tahoma"/>
              </w:rPr>
            </w:pPr>
          </w:p>
        </w:tc>
      </w:tr>
    </w:tbl>
    <w:p w:rsidR="005E2A39" w:rsidRPr="00385392" w:rsidRDefault="005E2A39" w:rsidP="005E2A39"/>
    <w:p w:rsidR="00221F6C" w:rsidRDefault="0007152E" w:rsidP="00221F6C">
      <w:pPr>
        <w:pStyle w:val="3"/>
      </w:pPr>
      <w:bookmarkStart w:id="2560" w:name="_Toc353207259"/>
      <w:r>
        <w:rPr>
          <w:rFonts w:hint="eastAsia"/>
        </w:rPr>
        <w:lastRenderedPageBreak/>
        <w:t>ICASA</w:t>
      </w:r>
      <w:r w:rsidRPr="004518BD">
        <w:rPr>
          <w:rFonts w:hint="eastAsia"/>
        </w:rPr>
        <w:t>维护界面</w:t>
      </w:r>
      <w:bookmarkEnd w:id="2560"/>
    </w:p>
    <w:p w:rsidR="0007152E" w:rsidRPr="00434D5C" w:rsidRDefault="0007152E" w:rsidP="00221F6C">
      <w:pPr>
        <w:pStyle w:val="4"/>
      </w:pPr>
      <w:r w:rsidRPr="004518BD">
        <w:rPr>
          <w:rFonts w:hint="eastAsia"/>
        </w:rPr>
        <w:t>示意圖</w:t>
      </w:r>
    </w:p>
    <w:p w:rsidR="0007152E" w:rsidRPr="00434D5C" w:rsidRDefault="00220C93" w:rsidP="0007152E">
      <w:pPr>
        <w:jc w:val="center"/>
      </w:pPr>
      <w:r>
        <w:rPr>
          <w:noProof/>
        </w:rPr>
        <w:pict>
          <v:oval id="_x0000_s3276" style="position:absolute;left:0;text-align:left;margin-left:456.05pt;margin-top:26.2pt;width:19.45pt;height:17.25pt;z-index:251740160" fillcolor="yellow" strokecolor="red" strokeweight="1pt">
            <v:textbox style="mso-next-textbox:#_x0000_s3276" inset="0,0,0,0">
              <w:txbxContent>
                <w:p w:rsidR="00220C93" w:rsidRPr="008721B4" w:rsidRDefault="00220C93" w:rsidP="00E045C3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5" style="position:absolute;left:0;text-align:left;margin-left:93.75pt;margin-top:301.45pt;width:19.45pt;height:17.25pt;z-index:251739136" fillcolor="yellow" strokecolor="red" strokeweight="1pt">
            <v:textbox style="mso-next-textbox:#_x0000_s3275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3269" style="position:absolute;left:0;text-align:left;margin-left:97.55pt;margin-top:280.45pt;width:19.45pt;height:17.25pt;z-index:251732992" fillcolor="yellow" strokecolor="red" strokeweight="1pt">
            <v:textbox style="mso-next-textbox:#_x0000_s3269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4" style="position:absolute;left:0;text-align:left;margin-left:134.25pt;margin-top:26.2pt;width:19.45pt;height:17.25pt;z-index:251738112" fillcolor="yellow" strokecolor="red" strokeweight="1pt">
            <v:textbox style="mso-next-textbox:#_x0000_s3274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0" style="position:absolute;left:0;text-align:left;margin-left:450pt;margin-top:272.95pt;width:19.45pt;height:17.25pt;z-index:251734016" fillcolor="yellow" strokecolor="red" strokeweight="1pt">
            <v:textbox style="mso-next-textbox:#_x0000_s3270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</w:rPr>
        <w:pict>
          <v:oval id="_x0000_s3268" style="position:absolute;left:0;text-align:left;margin-left:450pt;margin-top:293.2pt;width:19.45pt;height:17.25pt;z-index:251731968" fillcolor="yellow" strokecolor="red" strokeweight="1pt">
            <v:textbox style="mso-next-textbox:#_x0000_s3268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3" style="position:absolute;left:0;text-align:left;margin-left:387pt;margin-top:273.7pt;width:19.45pt;height:17.25pt;z-index:251737088" fillcolor="yellow" strokecolor="red" strokeweight="1pt">
            <v:textbox style="mso-next-textbox:#_x0000_s3273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1" style="position:absolute;left:0;text-align:left;margin-left:243pt;margin-top:273.7pt;width:19.45pt;height:17.25pt;z-index:251735040" fillcolor="yellow" strokecolor="red" strokeweight="1pt">
            <v:textbox style="mso-next-textbox:#_x0000_s3271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272" style="position:absolute;left:0;text-align:left;margin-left:225pt;margin-top:293.95pt;width:19.45pt;height:17.25pt;z-index:251736064" fillcolor="yellow" strokecolor="red" strokeweight="1pt">
            <v:textbox style="mso-next-textbox:#_x0000_s3272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267" style="position:absolute;left:0;text-align:left;margin-left:171pt;margin-top:132.7pt;width:19.45pt;height:17.25pt;z-index:251730944" fillcolor="yellow" strokecolor="red" strokeweight="1pt">
            <v:textbox style="mso-next-textbox:#_x0000_s3267;mso-fit-shape-to-text:t" inset="0,0,0,0">
              <w:txbxContent>
                <w:p w:rsidR="00220C93" w:rsidRPr="008721B4" w:rsidRDefault="00220C93" w:rsidP="0007152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3F145A">
        <w:rPr>
          <w:noProof/>
          <w:lang w:eastAsia="zh-TW"/>
        </w:rPr>
        <w:drawing>
          <wp:inline distT="0" distB="0" distL="0" distR="0">
            <wp:extent cx="6647815" cy="4121785"/>
            <wp:effectExtent l="19050" t="0" r="635" b="0"/>
            <wp:docPr id="36" name="图片 35" descr="ICA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AS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2E" w:rsidRPr="00434D5C" w:rsidRDefault="0007152E" w:rsidP="0007152E">
      <w:pPr>
        <w:jc w:val="center"/>
        <w:rPr>
          <w:lang w:eastAsia="zh-TW"/>
        </w:rPr>
      </w:pPr>
      <w:r w:rsidRPr="004518BD">
        <w:rPr>
          <w:rFonts w:hint="eastAsia"/>
          <w:lang w:eastAsia="zh-TW"/>
        </w:rPr>
        <w:t>圖</w:t>
      </w:r>
      <w:r w:rsidRPr="004518BD">
        <w:rPr>
          <w:lang w:eastAsia="zh-TW"/>
        </w:rPr>
        <w:t xml:space="preserve"> </w:t>
      </w:r>
      <w:r w:rsidR="008E4B75" w:rsidRPr="004518BD">
        <w:fldChar w:fldCharType="begin"/>
      </w:r>
      <w:r w:rsidR="008F5B53" w:rsidRPr="004518BD">
        <w:rPr>
          <w:lang w:eastAsia="zh-TW"/>
        </w:rPr>
        <w:instrText xml:space="preserve"> STYLEREF 2 \s </w:instrText>
      </w:r>
      <w:r w:rsidR="008E4B75" w:rsidRPr="004518BD">
        <w:fldChar w:fldCharType="separate"/>
      </w:r>
      <w:r w:rsidR="008F5B53" w:rsidRPr="004518BD">
        <w:rPr>
          <w:noProof/>
          <w:lang w:eastAsia="zh-TW"/>
        </w:rPr>
        <w:t>1.2</w:t>
      </w:r>
      <w:r w:rsidR="008E4B75" w:rsidRPr="004518BD">
        <w:fldChar w:fldCharType="end"/>
      </w:r>
      <w:r w:rsidR="008F5B53">
        <w:rPr>
          <w:rFonts w:hint="eastAsia"/>
          <w:lang w:eastAsia="zh-TW"/>
        </w:rPr>
        <w:t>5</w:t>
      </w:r>
      <w:r w:rsidRPr="004518BD">
        <w:rPr>
          <w:lang w:eastAsia="zh-TW"/>
        </w:rPr>
        <w:noBreakHyphen/>
      </w:r>
      <w:r w:rsidR="008E4B75" w:rsidRPr="004518BD">
        <w:fldChar w:fldCharType="begin"/>
      </w:r>
      <w:r w:rsidRPr="004518BD">
        <w:rPr>
          <w:lang w:eastAsia="zh-TW"/>
        </w:rPr>
        <w:instrText xml:space="preserve"> SEQ </w:instrText>
      </w:r>
      <w:r w:rsidRPr="004518BD">
        <w:rPr>
          <w:rFonts w:hint="eastAsia"/>
          <w:lang w:eastAsia="zh-TW"/>
        </w:rPr>
        <w:instrText>圖</w:instrText>
      </w:r>
      <w:r w:rsidRPr="004518BD">
        <w:rPr>
          <w:lang w:eastAsia="zh-TW"/>
        </w:rPr>
        <w:instrText xml:space="preserve"> \* ARABIC \s 2 </w:instrText>
      </w:r>
      <w:r w:rsidR="008E4B75" w:rsidRPr="004518BD">
        <w:fldChar w:fldCharType="separate"/>
      </w:r>
      <w:r w:rsidRPr="004518BD">
        <w:rPr>
          <w:noProof/>
          <w:lang w:eastAsia="zh-TW"/>
        </w:rPr>
        <w:t>1</w:t>
      </w:r>
      <w:r w:rsidR="008E4B75" w:rsidRPr="004518BD">
        <w:fldChar w:fldCharType="end"/>
      </w:r>
    </w:p>
    <w:p w:rsidR="0007152E" w:rsidRPr="00434D5C" w:rsidRDefault="0007152E" w:rsidP="0007152E">
      <w:pPr>
        <w:jc w:val="center"/>
        <w:rPr>
          <w:lang w:eastAsia="zh-TW"/>
        </w:rPr>
      </w:pPr>
    </w:p>
    <w:p w:rsidR="0007152E" w:rsidRPr="00434D5C" w:rsidRDefault="0007152E" w:rsidP="00221F6C">
      <w:pPr>
        <w:pStyle w:val="4"/>
        <w:rPr>
          <w:lang w:eastAsia="zh-TW"/>
        </w:rPr>
      </w:pPr>
      <w:r w:rsidRPr="004518BD">
        <w:rPr>
          <w:rFonts w:hint="eastAsia"/>
          <w:lang w:eastAsia="zh-TW"/>
        </w:rPr>
        <w:t>界面說明</w:t>
      </w:r>
    </w:p>
    <w:p w:rsidR="0007152E" w:rsidRPr="00434D5C" w:rsidRDefault="0007152E" w:rsidP="0007152E">
      <w:pPr>
        <w:rPr>
          <w:lang w:eastAsia="zh-TW"/>
        </w:rPr>
      </w:pPr>
      <w:r w:rsidRPr="004518BD">
        <w:rPr>
          <w:rFonts w:hint="eastAsia"/>
          <w:lang w:eastAsia="zh-TW"/>
        </w:rPr>
        <w:t>●界面名稱：</w:t>
      </w:r>
      <w:r>
        <w:rPr>
          <w:rFonts w:hint="eastAsia"/>
          <w:lang w:eastAsia="zh-TW"/>
        </w:rPr>
        <w:t>ICASA</w:t>
      </w:r>
      <w:r w:rsidRPr="004518BD">
        <w:rPr>
          <w:rFonts w:hint="eastAsia"/>
          <w:lang w:eastAsia="zh-TW"/>
        </w:rPr>
        <w:t>维护界面。</w:t>
      </w:r>
    </w:p>
    <w:p w:rsidR="0007152E" w:rsidRPr="00434D5C" w:rsidRDefault="0007152E" w:rsidP="0007152E">
      <w:pPr>
        <w:jc w:val="both"/>
      </w:pPr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概述：</w:t>
      </w:r>
      <w:r w:rsidRPr="004518BD">
        <w:rPr>
          <w:rFonts w:eastAsia="新細明體" w:hint="eastAsia"/>
        </w:rPr>
        <w:t>使用此界面來</w:t>
      </w:r>
      <w:r w:rsidRPr="004518BD">
        <w:rPr>
          <w:rFonts w:ascii="SimSun" w:hAnsi="SimSun" w:hint="eastAsia"/>
        </w:rPr>
        <w:t>维护</w:t>
      </w:r>
      <w:r>
        <w:rPr>
          <w:rFonts w:hint="eastAsia"/>
        </w:rPr>
        <w:t>ICASA</w:t>
      </w:r>
      <w:r w:rsidRPr="004518BD">
        <w:rPr>
          <w:rFonts w:ascii="SimSun" w:hAnsi="SimSun" w:hint="eastAsia"/>
        </w:rPr>
        <w:t>的资料</w:t>
      </w:r>
      <w:r w:rsidRPr="004518BD">
        <w:rPr>
          <w:rFonts w:hint="eastAsia"/>
        </w:rPr>
        <w:t>。</w:t>
      </w:r>
    </w:p>
    <w:p w:rsidR="0007152E" w:rsidRPr="00434D5C" w:rsidRDefault="0007152E" w:rsidP="0007152E">
      <w:pPr>
        <w:rPr>
          <w:lang w:eastAsia="zh-TW"/>
        </w:rPr>
      </w:pPr>
      <w:r w:rsidRPr="004518BD">
        <w:rPr>
          <w:rFonts w:hint="eastAsia"/>
          <w:lang w:eastAsia="zh-TW"/>
        </w:rPr>
        <w:t>●</w:t>
      </w:r>
      <w:r w:rsidRPr="004518BD">
        <w:rPr>
          <w:lang w:eastAsia="zh-TW"/>
        </w:rPr>
        <w:t xml:space="preserve"> </w:t>
      </w:r>
      <w:r w:rsidRPr="004518BD">
        <w:rPr>
          <w:rFonts w:hint="eastAsia"/>
          <w:lang w:eastAsia="zh-TW"/>
        </w:rPr>
        <w:t>界面類型：非</w:t>
      </w:r>
      <w:r w:rsidRPr="004518BD">
        <w:rPr>
          <w:rFonts w:eastAsia="新細明體"/>
          <w:lang w:eastAsia="zh-TW"/>
        </w:rPr>
        <w:t>modal</w:t>
      </w:r>
      <w:r w:rsidRPr="004518BD">
        <w:rPr>
          <w:rFonts w:eastAsia="新細明體" w:hint="eastAsia"/>
          <w:lang w:eastAsia="zh-TW"/>
        </w:rPr>
        <w:t>界面</w:t>
      </w:r>
      <w:r w:rsidRPr="004518BD">
        <w:rPr>
          <w:rFonts w:ascii="SimSun" w:hAnsi="SimSun" w:hint="eastAsia"/>
          <w:lang w:eastAsia="zh-TW"/>
        </w:rPr>
        <w:t>，不固定尺寸</w:t>
      </w:r>
      <w:r w:rsidRPr="004518BD">
        <w:rPr>
          <w:rFonts w:hint="eastAsia"/>
          <w:lang w:eastAsia="zh-TW"/>
        </w:rPr>
        <w:t>。</w:t>
      </w:r>
    </w:p>
    <w:p w:rsidR="0007152E" w:rsidRPr="00434D5C" w:rsidRDefault="0007152E" w:rsidP="0007152E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進入途徑：</w:t>
      </w:r>
      <w:r w:rsidRPr="004518BD">
        <w:rPr>
          <w:rFonts w:eastAsia="新細明體" w:hint="eastAsia"/>
        </w:rPr>
        <w:t>在</w:t>
      </w:r>
      <w:r w:rsidRPr="004518BD">
        <w:rPr>
          <w:rFonts w:ascii="SimSun" w:hAnsi="SimSun"/>
        </w:rPr>
        <w:t>iMES</w:t>
      </w:r>
      <w:r w:rsidRPr="004518BD">
        <w:rPr>
          <w:rFonts w:ascii="SimSun" w:hAnsi="SimSun" w:hint="eastAsia"/>
        </w:rPr>
        <w:t>框架</w:t>
      </w:r>
      <w:r w:rsidRPr="004518BD">
        <w:rPr>
          <w:rFonts w:ascii="SimSun" w:hAnsi="SimSun"/>
        </w:rPr>
        <w:t>Function Tree</w:t>
      </w:r>
      <w:r w:rsidRPr="004518BD">
        <w:rPr>
          <w:rFonts w:ascii="SimSun" w:hAnsi="SimSun" w:hint="eastAsia"/>
        </w:rPr>
        <w:t>的</w:t>
      </w:r>
      <w:r w:rsidRPr="004518BD">
        <w:rPr>
          <w:rFonts w:ascii="SimSun" w:hAnsi="SimSun"/>
        </w:rPr>
        <w:t>Maintain</w:t>
      </w:r>
      <w:r w:rsidRPr="004518BD">
        <w:rPr>
          <w:rFonts w:ascii="SimSun" w:hAnsi="SimSun" w:hint="eastAsia"/>
        </w:rPr>
        <w:t>节点下点击“</w:t>
      </w:r>
      <w:r>
        <w:rPr>
          <w:rFonts w:hint="eastAsia"/>
        </w:rPr>
        <w:t>ICASA Maintain</w:t>
      </w:r>
      <w:r w:rsidRPr="004518BD">
        <w:rPr>
          <w:rFonts w:ascii="SimSun" w:hAnsi="SimSun" w:hint="eastAsia"/>
        </w:rPr>
        <w:t>”节点后进入</w:t>
      </w:r>
      <w:r w:rsidRPr="004518BD">
        <w:rPr>
          <w:rFonts w:hint="eastAsia"/>
        </w:rPr>
        <w:t>。</w:t>
      </w:r>
    </w:p>
    <w:p w:rsidR="0007152E" w:rsidRPr="00434D5C" w:rsidRDefault="0007152E" w:rsidP="0007152E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用例：</w:t>
      </w:r>
    </w:p>
    <w:p w:rsidR="0007152E" w:rsidRDefault="0007152E" w:rsidP="0007152E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eastAsia="新細明體" w:hint="eastAsia"/>
        </w:rPr>
        <w:t>特殊考量：此界面</w:t>
      </w:r>
      <w:r w:rsidRPr="004518BD">
        <w:rPr>
          <w:rFonts w:hint="eastAsia"/>
        </w:rPr>
        <w:t>仅能够维护</w:t>
      </w:r>
      <w:r>
        <w:rPr>
          <w:rFonts w:hint="eastAsia"/>
        </w:rPr>
        <w:t>ICASA</w:t>
      </w:r>
      <w:r w:rsidRPr="004518BD">
        <w:rPr>
          <w:rFonts w:hint="eastAsia"/>
        </w:rPr>
        <w:t>资料的人</w:t>
      </w:r>
      <w:r w:rsidRPr="004518BD">
        <w:rPr>
          <w:rFonts w:eastAsia="新細明體" w:hint="eastAsia"/>
        </w:rPr>
        <w:t>有權限進來</w:t>
      </w:r>
    </w:p>
    <w:p w:rsidR="009B2392" w:rsidRPr="009B2392" w:rsidRDefault="009B2392" w:rsidP="0007152E">
      <w:r>
        <w:rPr>
          <w:rFonts w:hint="eastAsia"/>
        </w:rPr>
        <w:t>对应数据表：</w:t>
      </w:r>
      <w:r>
        <w:rPr>
          <w:rFonts w:hint="eastAsia"/>
        </w:rPr>
        <w:t>ICASA</w:t>
      </w:r>
      <w:r>
        <w:rPr>
          <w:rFonts w:hint="eastAsia"/>
        </w:rPr>
        <w:t>，含</w:t>
      </w:r>
      <w:r>
        <w:rPr>
          <w:rFonts w:hint="eastAsia"/>
        </w:rPr>
        <w:t>VC(char5)</w:t>
      </w:r>
      <w:r>
        <w:rPr>
          <w:rFonts w:hint="eastAsia"/>
        </w:rPr>
        <w:t>、</w:t>
      </w:r>
      <w:r>
        <w:rPr>
          <w:rFonts w:hint="eastAsia"/>
        </w:rPr>
        <w:t>AV</w:t>
      </w:r>
      <w:r>
        <w:rPr>
          <w:rFonts w:hint="eastAsia"/>
        </w:rPr>
        <w:t>（</w:t>
      </w:r>
      <w:r>
        <w:rPr>
          <w:rFonts w:hint="eastAsia"/>
        </w:rPr>
        <w:t>char12</w:t>
      </w:r>
      <w:r>
        <w:rPr>
          <w:rFonts w:hint="eastAsia"/>
        </w:rPr>
        <w:t>）、</w:t>
      </w:r>
      <w:r>
        <w:rPr>
          <w:rFonts w:hint="eastAsia"/>
        </w:rPr>
        <w:t>Antel1</w:t>
      </w:r>
      <w:r>
        <w:rPr>
          <w:rFonts w:hint="eastAsia"/>
        </w:rPr>
        <w:t>（</w:t>
      </w:r>
      <w:r>
        <w:rPr>
          <w:rFonts w:hint="eastAsia"/>
        </w:rPr>
        <w:t>varchar25</w:t>
      </w:r>
      <w:r>
        <w:rPr>
          <w:rFonts w:hint="eastAsia"/>
        </w:rPr>
        <w:t>）、</w:t>
      </w:r>
      <w:r>
        <w:rPr>
          <w:rFonts w:hint="eastAsia"/>
        </w:rPr>
        <w:t>Antel2</w:t>
      </w:r>
      <w:r>
        <w:rPr>
          <w:rFonts w:hint="eastAsia"/>
        </w:rPr>
        <w:t>（</w:t>
      </w:r>
      <w:r>
        <w:rPr>
          <w:rFonts w:hint="eastAsia"/>
        </w:rPr>
        <w:t>varchar25</w:t>
      </w:r>
      <w:r>
        <w:rPr>
          <w:rFonts w:hint="eastAsia"/>
        </w:rPr>
        <w:t>）、</w:t>
      </w:r>
      <w:r>
        <w:rPr>
          <w:rFonts w:hint="eastAsia"/>
        </w:rPr>
        <w:t>ICASA</w:t>
      </w:r>
      <w:r>
        <w:rPr>
          <w:rFonts w:hint="eastAsia"/>
        </w:rPr>
        <w:t>（</w:t>
      </w:r>
      <w:r>
        <w:rPr>
          <w:rFonts w:hint="eastAsia"/>
        </w:rPr>
        <w:t>varchar25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07152E" w:rsidRPr="00434D5C" w:rsidRDefault="0007152E" w:rsidP="0007152E"/>
    <w:p w:rsidR="0007152E" w:rsidRPr="00434D5C" w:rsidRDefault="0007152E" w:rsidP="0007152E">
      <w:pPr>
        <w:pStyle w:val="ae"/>
        <w:jc w:val="center"/>
      </w:pPr>
    </w:p>
    <w:p w:rsidR="0007152E" w:rsidRPr="00434D5C" w:rsidRDefault="0007152E" w:rsidP="00221F6C">
      <w:pPr>
        <w:pStyle w:val="4"/>
      </w:pPr>
      <w:r w:rsidRPr="004518BD">
        <w:rPr>
          <w:rFonts w:hint="eastAsia"/>
        </w:rPr>
        <w:t>控件說明</w:t>
      </w:r>
    </w:p>
    <w:p w:rsidR="0007152E" w:rsidRPr="00434D5C" w:rsidRDefault="0007152E" w:rsidP="0007152E">
      <w:pPr>
        <w:pStyle w:val="ae"/>
        <w:jc w:val="right"/>
      </w:pPr>
      <w:r w:rsidRPr="004518BD">
        <w:rPr>
          <w:rFonts w:hint="eastAsia"/>
        </w:rPr>
        <w:t>表</w:t>
      </w:r>
      <w:r w:rsidRPr="004518BD">
        <w:t xml:space="preserve">: </w:t>
      </w:r>
      <w:r w:rsidR="008E4B75" w:rsidRPr="004518BD">
        <w:fldChar w:fldCharType="begin"/>
      </w:r>
      <w:r w:rsidR="008F5B53" w:rsidRPr="004518BD">
        <w:instrText xml:space="preserve"> STYLEREF 2 \s </w:instrText>
      </w:r>
      <w:r w:rsidR="008E4B75" w:rsidRPr="004518BD">
        <w:fldChar w:fldCharType="separate"/>
      </w:r>
      <w:r w:rsidR="008F5B53" w:rsidRPr="004518BD">
        <w:rPr>
          <w:noProof/>
        </w:rPr>
        <w:t>1.2</w:t>
      </w:r>
      <w:r w:rsidR="008E4B75" w:rsidRPr="004518BD">
        <w:fldChar w:fldCharType="end"/>
      </w:r>
      <w:r w:rsidR="008F5B53">
        <w:rPr>
          <w:rFonts w:hint="eastAsia"/>
        </w:rPr>
        <w:t>5</w:t>
      </w:r>
      <w:r w:rsidRPr="004518BD">
        <w:noBreakHyphen/>
      </w:r>
      <w:r w:rsidR="008E4B75" w:rsidRPr="004518BD">
        <w:fldChar w:fldCharType="begin"/>
      </w:r>
      <w:r w:rsidRPr="004518BD">
        <w:instrText xml:space="preserve"> SEQ </w:instrText>
      </w:r>
      <w:r w:rsidRPr="004518BD">
        <w:rPr>
          <w:rFonts w:hint="eastAsia"/>
        </w:rPr>
        <w:instrText>表</w:instrText>
      </w:r>
      <w:r w:rsidRPr="004518BD">
        <w:instrText xml:space="preserve">: \* ARABIC \s 2 </w:instrText>
      </w:r>
      <w:r w:rsidR="008E4B75" w:rsidRPr="004518BD">
        <w:fldChar w:fldCharType="separate"/>
      </w:r>
      <w:r w:rsidRPr="004518BD">
        <w:rPr>
          <w:noProof/>
        </w:rPr>
        <w:t>1</w:t>
      </w:r>
      <w:r w:rsidR="008E4B75" w:rsidRPr="004518BD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07152E" w:rsidRPr="00434D5C" w:rsidTr="002F5CCB">
        <w:trPr>
          <w:tblHeader/>
        </w:trPr>
        <w:tc>
          <w:tcPr>
            <w:tcW w:w="445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  <w:spacing w:val="39"/>
              </w:rPr>
              <w:t>格</w:t>
            </w:r>
            <w:r w:rsidRPr="004518BD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07152E" w:rsidRPr="00434D5C" w:rsidRDefault="0007152E" w:rsidP="0007152E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備注</w:t>
            </w:r>
          </w:p>
        </w:tc>
      </w:tr>
      <w:tr w:rsidR="0007152E" w:rsidRPr="00A03460" w:rsidTr="0007152E">
        <w:tc>
          <w:tcPr>
            <w:tcW w:w="445" w:type="dxa"/>
          </w:tcPr>
          <w:p w:rsidR="0007152E" w:rsidRPr="00A03460" w:rsidRDefault="00F73009" w:rsidP="0007152E">
            <w:r w:rsidRPr="00F73009">
              <w:t>1</w:t>
            </w:r>
          </w:p>
        </w:tc>
        <w:tc>
          <w:tcPr>
            <w:tcW w:w="1310" w:type="dxa"/>
          </w:tcPr>
          <w:p w:rsidR="0007152E" w:rsidRPr="00A03460" w:rsidRDefault="00F73009" w:rsidP="0007152E">
            <w:r w:rsidRPr="00F73009">
              <w:t>Find Code</w:t>
            </w:r>
          </w:p>
        </w:tc>
        <w:tc>
          <w:tcPr>
            <w:tcW w:w="916" w:type="dxa"/>
          </w:tcPr>
          <w:p w:rsidR="0007152E" w:rsidRPr="00A03460" w:rsidRDefault="00F73009" w:rsidP="0007152E">
            <w:r w:rsidRPr="00F73009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07152E" w:rsidRPr="00A03460" w:rsidRDefault="0007152E" w:rsidP="0007152E"/>
        </w:tc>
        <w:tc>
          <w:tcPr>
            <w:tcW w:w="1432" w:type="dxa"/>
          </w:tcPr>
          <w:p w:rsidR="0007152E" w:rsidRPr="00A03460" w:rsidRDefault="00F73009" w:rsidP="0007152E">
            <w:r w:rsidRPr="00F73009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07152E" w:rsidRPr="00A03460" w:rsidRDefault="0007152E" w:rsidP="0007152E"/>
        </w:tc>
        <w:tc>
          <w:tcPr>
            <w:tcW w:w="2728" w:type="dxa"/>
          </w:tcPr>
          <w:p w:rsidR="0007152E" w:rsidRPr="00A03460" w:rsidRDefault="00F73009" w:rsidP="0007152E">
            <w:r w:rsidRPr="00F73009">
              <w:t>EnterKey</w:t>
            </w:r>
            <w:r w:rsidRPr="00F73009">
              <w:rPr>
                <w:rFonts w:hint="eastAsia"/>
              </w:rPr>
              <w:t>：</w:t>
            </w:r>
          </w:p>
          <w:p w:rsidR="0007152E" w:rsidRPr="00A03460" w:rsidRDefault="00F73009" w:rsidP="0007152E">
            <w:r w:rsidRPr="00F73009">
              <w:rPr>
                <w:rFonts w:hint="eastAsia"/>
              </w:rPr>
              <w:t>若本框中内容不为空，则在</w:t>
            </w:r>
            <w:r w:rsidR="00A03460">
              <w:rPr>
                <w:rFonts w:hint="eastAsia"/>
              </w:rPr>
              <w:t>ICASA</w:t>
            </w:r>
            <w:r w:rsidRPr="00F73009">
              <w:t xml:space="preserve"> List</w:t>
            </w:r>
            <w:r w:rsidRPr="00F73009">
              <w:rPr>
                <w:rFonts w:hint="eastAsia"/>
              </w:rPr>
              <w:t>表格的</w:t>
            </w:r>
            <w:r w:rsidR="00A03460">
              <w:rPr>
                <w:rFonts w:hint="eastAsia"/>
              </w:rPr>
              <w:t>VC</w:t>
            </w:r>
            <w:r w:rsidRPr="00F73009">
              <w:rPr>
                <w:rFonts w:hint="eastAsia"/>
              </w:rPr>
              <w:t>列中搜索并高亮第一条与本框中内容左端匹配的</w:t>
            </w:r>
            <w:r w:rsidR="00A03460">
              <w:rPr>
                <w:rFonts w:hint="eastAsia"/>
              </w:rPr>
              <w:t>ICASA</w:t>
            </w:r>
            <w:r w:rsidRPr="00F73009"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07152E" w:rsidRPr="00A03460" w:rsidRDefault="0007152E" w:rsidP="0007152E">
            <w:pPr>
              <w:rPr>
                <w:rFonts w:ascii="Tahoma" w:hAnsi="Tahoma"/>
                <w:sz w:val="18"/>
              </w:rPr>
            </w:pPr>
          </w:p>
        </w:tc>
      </w:tr>
      <w:tr w:rsidR="0007152E" w:rsidRPr="00A03460" w:rsidTr="0007152E">
        <w:tc>
          <w:tcPr>
            <w:tcW w:w="445" w:type="dxa"/>
          </w:tcPr>
          <w:p w:rsidR="0007152E" w:rsidRPr="00A03460" w:rsidRDefault="00F73009" w:rsidP="0007152E">
            <w:r w:rsidRPr="00F73009">
              <w:t>2</w:t>
            </w:r>
          </w:p>
        </w:tc>
        <w:tc>
          <w:tcPr>
            <w:tcW w:w="1310" w:type="dxa"/>
          </w:tcPr>
          <w:p w:rsidR="0007152E" w:rsidRPr="00A03460" w:rsidRDefault="00A03460" w:rsidP="0007152E">
            <w:r>
              <w:rPr>
                <w:rFonts w:hint="eastAsia"/>
              </w:rPr>
              <w:t xml:space="preserve">ICASA </w:t>
            </w:r>
            <w:r w:rsidR="00F73009" w:rsidRPr="00F73009">
              <w:t>List</w:t>
            </w:r>
          </w:p>
        </w:tc>
        <w:tc>
          <w:tcPr>
            <w:tcW w:w="916" w:type="dxa"/>
          </w:tcPr>
          <w:p w:rsidR="0007152E" w:rsidRPr="00A03460" w:rsidRDefault="00F73009" w:rsidP="0007152E">
            <w:r w:rsidRPr="00F73009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07152E" w:rsidRPr="00A03460" w:rsidRDefault="0007152E" w:rsidP="0007152E"/>
        </w:tc>
        <w:tc>
          <w:tcPr>
            <w:tcW w:w="1432" w:type="dxa"/>
          </w:tcPr>
          <w:p w:rsidR="0007152E" w:rsidRPr="00A03460" w:rsidRDefault="00F73009" w:rsidP="0007152E">
            <w:r w:rsidRPr="00F73009">
              <w:rPr>
                <w:rFonts w:hint="eastAsia"/>
              </w:rPr>
              <w:t>显示所有</w:t>
            </w:r>
            <w:r w:rsidR="00A03460">
              <w:rPr>
                <w:rFonts w:hint="eastAsia"/>
              </w:rPr>
              <w:lastRenderedPageBreak/>
              <w:t>ICASA</w:t>
            </w:r>
            <w:r w:rsidRPr="00F73009">
              <w:rPr>
                <w:rFonts w:hint="eastAsia"/>
              </w:rPr>
              <w:t>的资料</w:t>
            </w:r>
            <w:r w:rsidRPr="00F73009">
              <w:t xml:space="preserve"> </w:t>
            </w:r>
          </w:p>
        </w:tc>
        <w:tc>
          <w:tcPr>
            <w:tcW w:w="680" w:type="dxa"/>
          </w:tcPr>
          <w:p w:rsidR="0007152E" w:rsidRPr="00A03460" w:rsidRDefault="0007152E" w:rsidP="0007152E"/>
        </w:tc>
        <w:tc>
          <w:tcPr>
            <w:tcW w:w="2728" w:type="dxa"/>
          </w:tcPr>
          <w:p w:rsidR="00DD6852" w:rsidRDefault="00F73009">
            <w:pPr>
              <w:rPr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561" w:author="高永勃" w:date="2012-08-04T15:47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r w:rsidRPr="00F73009">
              <w:t>Click</w:t>
            </w:r>
            <w:r w:rsidRPr="00F73009">
              <w:rPr>
                <w:rFonts w:hint="eastAsia"/>
              </w:rPr>
              <w:t>：原高亮被选的</w:t>
            </w:r>
            <w:r w:rsidR="00A03460">
              <w:rPr>
                <w:rFonts w:hint="eastAsia"/>
              </w:rPr>
              <w:t>行</w:t>
            </w:r>
            <w:r w:rsidRPr="00F73009">
              <w:rPr>
                <w:rFonts w:hint="eastAsia"/>
              </w:rPr>
              <w:t>恢复</w:t>
            </w:r>
            <w:r w:rsidRPr="00F73009">
              <w:rPr>
                <w:rFonts w:hint="eastAsia"/>
              </w:rPr>
              <w:lastRenderedPageBreak/>
              <w:t>正常显示，被点击的</w:t>
            </w:r>
            <w:r w:rsidR="00A03460">
              <w:rPr>
                <w:rFonts w:hint="eastAsia"/>
              </w:rPr>
              <w:t>数据行</w:t>
            </w:r>
            <w:r w:rsidRPr="00F73009">
              <w:rPr>
                <w:rFonts w:hint="eastAsia"/>
              </w:rPr>
              <w:t>被高亮选择，下部的</w:t>
            </w:r>
            <w:del w:id="2562" w:author="高永勃" w:date="2012-08-04T15:47:00Z">
              <w:r w:rsidR="00A03460" w:rsidDel="00CF2198">
                <w:rPr>
                  <w:rFonts w:hint="eastAsia"/>
                </w:rPr>
                <w:delText>3</w:delText>
              </w:r>
            </w:del>
            <w:r w:rsidR="00A03460">
              <w:rPr>
                <w:rFonts w:hint="eastAsia"/>
              </w:rPr>
              <w:t>到</w:t>
            </w:r>
            <w:r w:rsidR="00A03460">
              <w:rPr>
                <w:rFonts w:hint="eastAsia"/>
              </w:rPr>
              <w:t>7</w:t>
            </w:r>
            <w:r w:rsidR="00A03460">
              <w:rPr>
                <w:rFonts w:hint="eastAsia"/>
              </w:rPr>
              <w:t>号控件</w:t>
            </w:r>
            <w:r w:rsidRPr="00F73009">
              <w:rPr>
                <w:rFonts w:hint="eastAsia"/>
              </w:rPr>
              <w:t>显示被点击</w:t>
            </w:r>
            <w:r w:rsidR="00A03460">
              <w:rPr>
                <w:rFonts w:hint="eastAsia"/>
              </w:rPr>
              <w:t>行</w:t>
            </w:r>
            <w:r w:rsidRPr="00F73009">
              <w:rPr>
                <w:rFonts w:hint="eastAsia"/>
              </w:rPr>
              <w:t>的相关资料。若被点击行为空行，则</w:t>
            </w:r>
            <w:r w:rsidRPr="00F73009">
              <w:t>Disable Delete</w:t>
            </w:r>
            <w:r w:rsidR="00A03460">
              <w:rPr>
                <w:rFonts w:hint="eastAsia"/>
              </w:rPr>
              <w:t>和</w:t>
            </w:r>
            <w:r w:rsidR="00A03460">
              <w:rPr>
                <w:rFonts w:hint="eastAsia"/>
              </w:rPr>
              <w:t>Save</w:t>
            </w:r>
            <w:r w:rsidRPr="00F73009">
              <w:rPr>
                <w:rFonts w:hint="eastAsia"/>
              </w:rPr>
              <w:t>按钮。</w:t>
            </w:r>
          </w:p>
        </w:tc>
        <w:tc>
          <w:tcPr>
            <w:tcW w:w="2629" w:type="dxa"/>
          </w:tcPr>
          <w:p w:rsidR="0007152E" w:rsidRPr="00A03460" w:rsidRDefault="00F73009" w:rsidP="0007152E">
            <w:pPr>
              <w:rPr>
                <w:rFonts w:ascii="Tahoma" w:hAnsi="Tahoma"/>
                <w:sz w:val="18"/>
              </w:rPr>
            </w:pPr>
            <w:r w:rsidRPr="00F73009">
              <w:rPr>
                <w:rFonts w:ascii="Tahoma" w:hAnsi="Tahoma" w:hint="eastAsia"/>
                <w:sz w:val="18"/>
              </w:rPr>
              <w:lastRenderedPageBreak/>
              <w:t>栏位包括</w:t>
            </w:r>
            <w:r w:rsidR="00A03460">
              <w:rPr>
                <w:rFonts w:ascii="Tahoma" w:hAnsi="Tahoma" w:hint="eastAsia"/>
                <w:sz w:val="18"/>
              </w:rPr>
              <w:t>VC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="00A03460">
              <w:rPr>
                <w:rFonts w:ascii="Tahoma" w:hAnsi="Tahoma" w:hint="eastAsia"/>
                <w:sz w:val="18"/>
              </w:rPr>
              <w:t>AV</w:t>
            </w:r>
            <w:r w:rsidR="00A03460">
              <w:rPr>
                <w:rFonts w:ascii="Tahoma" w:hAnsi="Tahoma" w:hint="eastAsia"/>
                <w:sz w:val="18"/>
              </w:rPr>
              <w:t>、</w:t>
            </w:r>
            <w:r w:rsidR="00A03460">
              <w:rPr>
                <w:rFonts w:ascii="Tahoma" w:hAnsi="Tahoma" w:hint="eastAsia"/>
                <w:sz w:val="18"/>
              </w:rPr>
              <w:t>Antel1</w:t>
            </w:r>
            <w:r w:rsidR="00A03460">
              <w:rPr>
                <w:rFonts w:ascii="Tahoma" w:hAnsi="Tahoma" w:hint="eastAsia"/>
                <w:sz w:val="18"/>
              </w:rPr>
              <w:t>、</w:t>
            </w:r>
            <w:r w:rsidR="00A03460">
              <w:rPr>
                <w:rFonts w:ascii="Tahoma" w:hAnsi="Tahoma" w:hint="eastAsia"/>
                <w:sz w:val="18"/>
              </w:rPr>
              <w:lastRenderedPageBreak/>
              <w:t>Antel2</w:t>
            </w:r>
            <w:r w:rsidR="00A03460">
              <w:rPr>
                <w:rFonts w:ascii="Tahoma" w:hAnsi="Tahoma" w:hint="eastAsia"/>
                <w:sz w:val="18"/>
              </w:rPr>
              <w:t>、</w:t>
            </w:r>
            <w:r w:rsidR="00A03460">
              <w:rPr>
                <w:rFonts w:ascii="Tahoma" w:hAnsi="Tahoma" w:hint="eastAsia"/>
                <w:sz w:val="18"/>
              </w:rPr>
              <w:t>ICASA</w:t>
            </w:r>
            <w:r w:rsidR="00A03460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Editor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Cdt</w:t>
            </w:r>
            <w:r w:rsidRPr="00F73009">
              <w:rPr>
                <w:rFonts w:ascii="Tahoma" w:hAnsi="Tahoma" w:hint="eastAsia"/>
                <w:sz w:val="18"/>
              </w:rPr>
              <w:t>、</w:t>
            </w:r>
            <w:r w:rsidRPr="00F73009">
              <w:rPr>
                <w:rFonts w:ascii="Tahoma" w:hAnsi="Tahoma"/>
                <w:sz w:val="18"/>
              </w:rPr>
              <w:t>Udt</w:t>
            </w:r>
          </w:p>
          <w:p w:rsidR="0007152E" w:rsidRPr="00A03460" w:rsidRDefault="00F73009" w:rsidP="0007152E">
            <w:pPr>
              <w:rPr>
                <w:rFonts w:ascii="Tahoma" w:hAnsi="Tahoma"/>
                <w:sz w:val="18"/>
              </w:rPr>
            </w:pPr>
            <w:r w:rsidRPr="00F73009">
              <w:rPr>
                <w:rFonts w:hint="eastAsia"/>
              </w:rPr>
              <w:t>按</w:t>
            </w:r>
            <w:r w:rsidR="00A03460">
              <w:rPr>
                <w:rFonts w:hint="eastAsia"/>
              </w:rPr>
              <w:t>VC</w:t>
            </w:r>
            <w:r w:rsidR="00A03460">
              <w:rPr>
                <w:rFonts w:hint="eastAsia"/>
              </w:rPr>
              <w:t>栏位</w:t>
            </w:r>
            <w:r w:rsidRPr="00F73009">
              <w:rPr>
                <w:rFonts w:hint="eastAsia"/>
              </w:rPr>
              <w:t>排序</w:t>
            </w:r>
          </w:p>
        </w:tc>
      </w:tr>
      <w:tr w:rsidR="0007152E" w:rsidRPr="00A03460" w:rsidTr="0007152E">
        <w:tc>
          <w:tcPr>
            <w:tcW w:w="445" w:type="dxa"/>
          </w:tcPr>
          <w:p w:rsidR="0007152E" w:rsidRPr="00A03460" w:rsidRDefault="00F73009" w:rsidP="0007152E">
            <w:r w:rsidRPr="00F73009">
              <w:lastRenderedPageBreak/>
              <w:t>3</w:t>
            </w:r>
          </w:p>
        </w:tc>
        <w:tc>
          <w:tcPr>
            <w:tcW w:w="1310" w:type="dxa"/>
          </w:tcPr>
          <w:p w:rsidR="0007152E" w:rsidRPr="00A03460" w:rsidRDefault="00D85964" w:rsidP="0007152E">
            <w:r>
              <w:rPr>
                <w:rFonts w:hint="eastAsia"/>
              </w:rPr>
              <w:t>VC</w:t>
            </w:r>
          </w:p>
        </w:tc>
        <w:tc>
          <w:tcPr>
            <w:tcW w:w="916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7E7004" w:rsidRDefault="00F73009">
            <w:r w:rsidRPr="00F73009">
              <w:rPr>
                <w:rFonts w:hint="eastAsia"/>
              </w:rPr>
              <w:t>长度不超过</w:t>
            </w:r>
            <w:r w:rsidR="00D85964">
              <w:rPr>
                <w:rFonts w:hint="eastAsia"/>
              </w:rPr>
              <w:t>5</w:t>
            </w:r>
            <w:r w:rsidRPr="00F73009">
              <w:rPr>
                <w:rFonts w:hint="eastAsia"/>
              </w:rPr>
              <w:t>的</w:t>
            </w:r>
            <w:r w:rsidR="00D85964">
              <w:rPr>
                <w:rFonts w:hint="eastAsia"/>
              </w:rPr>
              <w:t>字母和数字</w:t>
            </w:r>
          </w:p>
        </w:tc>
        <w:tc>
          <w:tcPr>
            <w:tcW w:w="1432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7152E" w:rsidRPr="00A03460" w:rsidRDefault="00F73009" w:rsidP="0007152E">
            <w:r w:rsidRPr="00F73009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07152E" w:rsidRPr="00A03460" w:rsidRDefault="0007152E" w:rsidP="0007152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85964" w:rsidRDefault="00D85964" w:rsidP="0007152E">
            <w:r>
              <w:rPr>
                <w:rFonts w:hint="eastAsia"/>
              </w:rPr>
              <w:t>字母开头</w:t>
            </w:r>
          </w:p>
          <w:p w:rsidR="0007152E" w:rsidRPr="00A03460" w:rsidRDefault="00D85964" w:rsidP="0007152E">
            <w:r>
              <w:rPr>
                <w:rFonts w:hint="eastAsia"/>
              </w:rPr>
              <w:t>小写字母自动转成大写</w:t>
            </w:r>
          </w:p>
        </w:tc>
      </w:tr>
      <w:tr w:rsidR="0007152E" w:rsidRPr="00A03460" w:rsidTr="0007152E">
        <w:tc>
          <w:tcPr>
            <w:tcW w:w="445" w:type="dxa"/>
          </w:tcPr>
          <w:p w:rsidR="0007152E" w:rsidRPr="00A03460" w:rsidRDefault="00F73009" w:rsidP="0007152E">
            <w:r w:rsidRPr="00F73009">
              <w:t>4</w:t>
            </w:r>
          </w:p>
        </w:tc>
        <w:tc>
          <w:tcPr>
            <w:tcW w:w="1310" w:type="dxa"/>
          </w:tcPr>
          <w:p w:rsidR="0007152E" w:rsidRPr="00A03460" w:rsidRDefault="00D85964" w:rsidP="0007152E">
            <w:r>
              <w:rPr>
                <w:rFonts w:hint="eastAsia"/>
              </w:rPr>
              <w:t>AV</w:t>
            </w:r>
          </w:p>
        </w:tc>
        <w:tc>
          <w:tcPr>
            <w:tcW w:w="916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7E7004" w:rsidRDefault="00F73009">
            <w:r w:rsidRPr="00F73009">
              <w:rPr>
                <w:rFonts w:hint="eastAsia"/>
              </w:rPr>
              <w:t>长度不超过</w:t>
            </w:r>
            <w:r w:rsidRPr="00F73009">
              <w:t>1</w:t>
            </w:r>
            <w:r w:rsidR="00D85964">
              <w:rPr>
                <w:rFonts w:hint="eastAsia"/>
              </w:rPr>
              <w:t>2</w:t>
            </w:r>
            <w:r w:rsidRPr="00F73009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07152E" w:rsidRPr="00A03460" w:rsidRDefault="00F73009" w:rsidP="0007152E">
            <w:r w:rsidRPr="00F73009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07152E" w:rsidRPr="00A03460" w:rsidRDefault="0007152E" w:rsidP="0007152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07152E" w:rsidRPr="00A03460" w:rsidRDefault="0007152E" w:rsidP="0007152E"/>
        </w:tc>
      </w:tr>
      <w:tr w:rsidR="00D85964" w:rsidRPr="00A03460" w:rsidTr="00163FCF">
        <w:tc>
          <w:tcPr>
            <w:tcW w:w="445" w:type="dxa"/>
          </w:tcPr>
          <w:p w:rsidR="00D85964" w:rsidRPr="00A03460" w:rsidRDefault="00D85964" w:rsidP="00163FCF">
            <w:r w:rsidRPr="00A03460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7E7004" w:rsidRDefault="00D85964">
            <w:r>
              <w:rPr>
                <w:rFonts w:hint="eastAsia"/>
              </w:rPr>
              <w:t>Antel1</w:t>
            </w:r>
          </w:p>
        </w:tc>
        <w:tc>
          <w:tcPr>
            <w:tcW w:w="916" w:type="dxa"/>
          </w:tcPr>
          <w:p w:rsidR="00D85964" w:rsidRPr="00A03460" w:rsidRDefault="00D85964" w:rsidP="00163FCF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D85964" w:rsidRPr="00A03460" w:rsidRDefault="00D85964" w:rsidP="00163FCF">
            <w:r w:rsidRPr="00A03460"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25</w:t>
            </w:r>
            <w:r w:rsidRPr="00A03460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85964" w:rsidRPr="00A03460" w:rsidRDefault="00D85964" w:rsidP="00163FCF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85964" w:rsidRPr="00A03460" w:rsidRDefault="00D85964" w:rsidP="00163FCF"/>
        </w:tc>
        <w:tc>
          <w:tcPr>
            <w:tcW w:w="2728" w:type="dxa"/>
          </w:tcPr>
          <w:p w:rsidR="00D85964" w:rsidRPr="00A03460" w:rsidRDefault="00D85964" w:rsidP="00163FCF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85964" w:rsidRPr="00A03460" w:rsidRDefault="00D85964" w:rsidP="00163FCF"/>
        </w:tc>
      </w:tr>
      <w:tr w:rsidR="00D85964" w:rsidRPr="00A03460" w:rsidTr="0007152E">
        <w:tc>
          <w:tcPr>
            <w:tcW w:w="445" w:type="dxa"/>
          </w:tcPr>
          <w:p w:rsidR="00D85964" w:rsidRPr="00A03460" w:rsidRDefault="00D85964" w:rsidP="0007152E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7E7004" w:rsidRDefault="00D85964">
            <w:r>
              <w:rPr>
                <w:rFonts w:hint="eastAsia"/>
              </w:rPr>
              <w:t>Antel2</w:t>
            </w:r>
          </w:p>
        </w:tc>
        <w:tc>
          <w:tcPr>
            <w:tcW w:w="916" w:type="dxa"/>
          </w:tcPr>
          <w:p w:rsidR="00D85964" w:rsidRPr="00A03460" w:rsidRDefault="00D85964" w:rsidP="0007152E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D85964" w:rsidRPr="00A03460" w:rsidRDefault="00D85964" w:rsidP="0007152E">
            <w:r w:rsidRPr="00A03460"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25</w:t>
            </w:r>
            <w:r w:rsidRPr="00A03460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85964" w:rsidRPr="00A03460" w:rsidRDefault="00D85964" w:rsidP="0007152E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D85964" w:rsidRPr="00A03460" w:rsidRDefault="00D85964" w:rsidP="0007152E"/>
        </w:tc>
        <w:tc>
          <w:tcPr>
            <w:tcW w:w="2728" w:type="dxa"/>
          </w:tcPr>
          <w:p w:rsidR="00D85964" w:rsidRPr="00A03460" w:rsidRDefault="00D85964" w:rsidP="0007152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D85964" w:rsidRPr="00A03460" w:rsidRDefault="00D85964" w:rsidP="0007152E"/>
        </w:tc>
      </w:tr>
      <w:tr w:rsidR="00E045C3" w:rsidRPr="00A03460" w:rsidTr="0007152E">
        <w:tc>
          <w:tcPr>
            <w:tcW w:w="445" w:type="dxa"/>
          </w:tcPr>
          <w:p w:rsidR="00E045C3" w:rsidRPr="00A03460" w:rsidRDefault="00F73009" w:rsidP="0007152E">
            <w:r w:rsidRPr="00F73009">
              <w:t>7</w:t>
            </w:r>
          </w:p>
        </w:tc>
        <w:tc>
          <w:tcPr>
            <w:tcW w:w="1310" w:type="dxa"/>
          </w:tcPr>
          <w:p w:rsidR="00E045C3" w:rsidRPr="00A03460" w:rsidRDefault="00E045C3" w:rsidP="0007152E">
            <w:r>
              <w:rPr>
                <w:rFonts w:hint="eastAsia"/>
              </w:rPr>
              <w:t>ICASA</w:t>
            </w:r>
          </w:p>
        </w:tc>
        <w:tc>
          <w:tcPr>
            <w:tcW w:w="916" w:type="dxa"/>
          </w:tcPr>
          <w:p w:rsidR="00E045C3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E045C3" w:rsidRPr="00A03460" w:rsidRDefault="00E045C3" w:rsidP="0007152E">
            <w:r w:rsidRPr="00A03460"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25</w:t>
            </w:r>
            <w:r w:rsidRPr="00A03460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E045C3" w:rsidRPr="00A03460" w:rsidRDefault="00E045C3" w:rsidP="0007152E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E045C3" w:rsidRPr="00A03460" w:rsidRDefault="00E045C3" w:rsidP="0007152E"/>
        </w:tc>
        <w:tc>
          <w:tcPr>
            <w:tcW w:w="2728" w:type="dxa"/>
          </w:tcPr>
          <w:p w:rsidR="00E045C3" w:rsidRPr="00A03460" w:rsidRDefault="00E045C3" w:rsidP="0007152E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E045C3" w:rsidRPr="00A03460" w:rsidRDefault="00E045C3" w:rsidP="0007152E"/>
        </w:tc>
      </w:tr>
      <w:tr w:rsidR="00E045C3" w:rsidRPr="00A03460" w:rsidTr="00163FCF">
        <w:tc>
          <w:tcPr>
            <w:tcW w:w="445" w:type="dxa"/>
          </w:tcPr>
          <w:p w:rsidR="00E045C3" w:rsidRPr="00A03460" w:rsidRDefault="00E045C3" w:rsidP="00163FCF">
            <w:r w:rsidRPr="00A03460"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E045C3" w:rsidRPr="00A03460" w:rsidRDefault="00E045C3" w:rsidP="00163FCF">
            <w:r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E045C3" w:rsidRPr="00A03460" w:rsidRDefault="00E045C3" w:rsidP="00163FCF">
            <w:pPr>
              <w:rPr>
                <w:rFonts w:ascii="SimSun" w:hAnsi="SimSun"/>
              </w:rPr>
            </w:pPr>
            <w:r w:rsidRPr="00A03460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E045C3" w:rsidRPr="00A03460" w:rsidRDefault="00E045C3" w:rsidP="00163FCF"/>
        </w:tc>
        <w:tc>
          <w:tcPr>
            <w:tcW w:w="1432" w:type="dxa"/>
          </w:tcPr>
          <w:p w:rsidR="00E045C3" w:rsidRPr="00A03460" w:rsidRDefault="00E045C3" w:rsidP="00163FCF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Add</w:t>
            </w:r>
            <w:r w:rsidRPr="00A03460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E045C3" w:rsidRPr="00A03460" w:rsidRDefault="00E045C3" w:rsidP="00163FCF"/>
        </w:tc>
        <w:tc>
          <w:tcPr>
            <w:tcW w:w="2728" w:type="dxa"/>
          </w:tcPr>
          <w:p w:rsidR="00E045C3" w:rsidRPr="00A03460" w:rsidRDefault="00E045C3" w:rsidP="00163FCF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Click</w:t>
            </w:r>
            <w:r w:rsidRPr="00A03460">
              <w:rPr>
                <w:rFonts w:ascii="SimSun" w:hAnsi="SimSun" w:hint="eastAsia"/>
              </w:rPr>
              <w:t>：</w:t>
            </w:r>
            <w:r w:rsidRPr="00A03460">
              <w:rPr>
                <w:rFonts w:ascii="SimSun" w:hAnsi="SimSun"/>
              </w:rPr>
              <w:t>1</w:t>
            </w:r>
            <w:r w:rsidRPr="00A03460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VC</w:t>
            </w:r>
            <w:r w:rsidRPr="00A03460">
              <w:rPr>
                <w:rFonts w:ascii="SimSun" w:hAnsi="SimSun" w:hint="eastAsia"/>
              </w:rPr>
              <w:t>或</w:t>
            </w:r>
            <w:r>
              <w:rPr>
                <w:rFonts w:ascii="SimSun" w:hAnsi="SimSun" w:hint="eastAsia"/>
              </w:rPr>
              <w:t>AV</w:t>
            </w:r>
            <w:r w:rsidRPr="00A03460">
              <w:rPr>
                <w:rFonts w:ascii="SimSun" w:hAnsi="SimSun" w:hint="eastAsia"/>
              </w:rPr>
              <w:t>文本框中内容为空，则提示用户，放弃后续操作。</w:t>
            </w:r>
          </w:p>
          <w:p w:rsidR="00E045C3" w:rsidRPr="00A03460" w:rsidRDefault="00E045C3" w:rsidP="00163FCF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2</w:t>
            </w:r>
            <w:r w:rsidRPr="00A03460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VC</w:t>
            </w:r>
            <w:r w:rsidRPr="00A03460">
              <w:rPr>
                <w:rFonts w:ascii="SimSun" w:hAnsi="SimSun" w:hint="eastAsia"/>
              </w:rPr>
              <w:t>框中内容</w:t>
            </w:r>
            <w:r>
              <w:rPr>
                <w:rFonts w:ascii="SimSun" w:hAnsi="SimSun" w:hint="eastAsia"/>
              </w:rPr>
              <w:t>已经存在于</w:t>
            </w:r>
            <w:r>
              <w:rPr>
                <w:rFonts w:ascii="SimSun" w:hAnsi="SimSun" w:hint="eastAsia"/>
              </w:rPr>
              <w:t>ICASA</w:t>
            </w:r>
            <w:r>
              <w:rPr>
                <w:rFonts w:ascii="SimSun" w:hAnsi="SimSun" w:hint="eastAsia"/>
              </w:rPr>
              <w:t>数据表的</w:t>
            </w:r>
            <w:r>
              <w:rPr>
                <w:rFonts w:ascii="SimSun" w:hAnsi="SimSun" w:hint="eastAsia"/>
              </w:rPr>
              <w:t>VC</w:t>
            </w:r>
            <w:r>
              <w:rPr>
                <w:rFonts w:ascii="SimSun" w:hAnsi="SimSun" w:hint="eastAsia"/>
              </w:rPr>
              <w:t>栏位中，则提示用户，放弃后续操作</w:t>
            </w:r>
            <w:r w:rsidRPr="00A03460">
              <w:rPr>
                <w:rFonts w:ascii="SimSun" w:hAnsi="SimSun" w:hint="eastAsia"/>
              </w:rPr>
              <w:t>。</w:t>
            </w:r>
          </w:p>
          <w:p w:rsidR="00E045C3" w:rsidRPr="00A03460" w:rsidRDefault="00E045C3" w:rsidP="00163FCF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3</w:t>
            </w:r>
            <w:r w:rsidRPr="00A03460">
              <w:rPr>
                <w:rFonts w:ascii="SimSun" w:hAnsi="SimSun" w:hint="eastAsia"/>
              </w:rPr>
              <w:t>、根据</w:t>
            </w: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到</w:t>
            </w:r>
            <w:r>
              <w:rPr>
                <w:rFonts w:ascii="SimSun" w:hAnsi="SimSun" w:hint="eastAsia"/>
              </w:rPr>
              <w:t>7</w:t>
            </w:r>
            <w:r>
              <w:rPr>
                <w:rFonts w:ascii="SimSun" w:hAnsi="SimSun" w:hint="eastAsia"/>
              </w:rPr>
              <w:t>号</w:t>
            </w:r>
            <w:r w:rsidRPr="00A03460">
              <w:rPr>
                <w:rFonts w:ascii="SimSun" w:hAnsi="SimSun" w:hint="eastAsia"/>
              </w:rPr>
              <w:t>框中内容新建一个</w:t>
            </w:r>
            <w:r>
              <w:rPr>
                <w:rFonts w:ascii="SimSun" w:hAnsi="SimSun" w:hint="eastAsia"/>
              </w:rPr>
              <w:t>ICASA</w:t>
            </w:r>
            <w:r w:rsidRPr="00A03460">
              <w:rPr>
                <w:rFonts w:ascii="SimSun" w:hAnsi="SimSun" w:hint="eastAsia"/>
              </w:rPr>
              <w:t>记录</w:t>
            </w:r>
            <w:r>
              <w:rPr>
                <w:rFonts w:ascii="SimSun" w:hAnsi="SimSun" w:hint="eastAsia"/>
              </w:rPr>
              <w:t>，记录创建人和创建时间</w:t>
            </w:r>
            <w:r w:rsidRPr="00A03460">
              <w:rPr>
                <w:rFonts w:ascii="SimSun" w:hAnsi="SimSun" w:hint="eastAsia"/>
              </w:rPr>
              <w:t>。</w:t>
            </w:r>
          </w:p>
          <w:p w:rsidR="00E045C3" w:rsidRPr="00A03460" w:rsidRDefault="00E045C3" w:rsidP="00163FCF">
            <w:pPr>
              <w:rPr>
                <w:rFonts w:eastAsia="新細明體"/>
              </w:rPr>
            </w:pPr>
            <w:r w:rsidRPr="00A03460">
              <w:rPr>
                <w:rFonts w:ascii="SimSun" w:hAnsi="SimSun"/>
              </w:rPr>
              <w:t>4</w:t>
            </w:r>
            <w:r w:rsidRPr="00A03460">
              <w:rPr>
                <w:rFonts w:ascii="SimSun" w:hAnsi="SimSun" w:hint="eastAsia"/>
              </w:rPr>
              <w:t>、刷新</w:t>
            </w:r>
            <w:r>
              <w:rPr>
                <w:rFonts w:ascii="SimSun" w:hAnsi="SimSun" w:hint="eastAsia"/>
              </w:rPr>
              <w:t>ICASA</w:t>
            </w:r>
            <w:r w:rsidRPr="00A03460">
              <w:rPr>
                <w:rFonts w:ascii="SimSun" w:hAnsi="SimSun"/>
              </w:rPr>
              <w:t xml:space="preserve"> List</w:t>
            </w:r>
            <w:r w:rsidRPr="00A03460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E045C3" w:rsidRPr="00A03460" w:rsidRDefault="00E045C3" w:rsidP="00163FCF"/>
        </w:tc>
      </w:tr>
      <w:tr w:rsidR="0007152E" w:rsidRPr="00A03460" w:rsidTr="0007152E">
        <w:tc>
          <w:tcPr>
            <w:tcW w:w="445" w:type="dxa"/>
          </w:tcPr>
          <w:p w:rsidR="0007152E" w:rsidRPr="00A03460" w:rsidRDefault="00E045C3" w:rsidP="0007152E">
            <w:r>
              <w:rPr>
                <w:rFonts w:hint="eastAsia"/>
              </w:rPr>
              <w:t>9</w:t>
            </w:r>
          </w:p>
        </w:tc>
        <w:tc>
          <w:tcPr>
            <w:tcW w:w="1310" w:type="dxa"/>
          </w:tcPr>
          <w:p w:rsidR="0007152E" w:rsidRPr="00A03460" w:rsidRDefault="00F73009" w:rsidP="0007152E">
            <w:r w:rsidRPr="00F73009">
              <w:t>Save</w:t>
            </w:r>
          </w:p>
        </w:tc>
        <w:tc>
          <w:tcPr>
            <w:tcW w:w="916" w:type="dxa"/>
          </w:tcPr>
          <w:p w:rsidR="0007152E" w:rsidRPr="00A03460" w:rsidRDefault="00F73009" w:rsidP="0007152E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7152E" w:rsidRPr="00A03460" w:rsidRDefault="0007152E" w:rsidP="0007152E"/>
        </w:tc>
        <w:tc>
          <w:tcPr>
            <w:tcW w:w="1432" w:type="dxa"/>
          </w:tcPr>
          <w:p w:rsidR="0007152E" w:rsidRDefault="00F73009" w:rsidP="0007152E">
            <w:pPr>
              <w:rPr>
                <w:rFonts w:ascii="SimSun" w:hAns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Save</w:t>
            </w:r>
            <w:r w:rsidRPr="00F73009">
              <w:rPr>
                <w:rFonts w:ascii="SimSun" w:hAnsi="SimSun" w:hint="eastAsia"/>
              </w:rPr>
              <w:t>”</w:t>
            </w:r>
          </w:p>
          <w:p w:rsidR="002A3E2D" w:rsidRPr="00A03460" w:rsidRDefault="002A3E2D" w:rsidP="0007152E">
            <w:pPr>
              <w:rPr>
                <w:rFonts w:ascii="SimSun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7152E" w:rsidRPr="00A03460" w:rsidRDefault="0007152E" w:rsidP="0007152E"/>
        </w:tc>
        <w:tc>
          <w:tcPr>
            <w:tcW w:w="2728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Click</w:t>
            </w:r>
            <w:r w:rsidRPr="00F73009">
              <w:rPr>
                <w:rFonts w:ascii="SimSun" w:hAnsi="SimSun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="00E045C3">
              <w:rPr>
                <w:rFonts w:ascii="SimSun" w:hAnsi="SimSun" w:hint="eastAsia"/>
              </w:rPr>
              <w:t>VC</w:t>
            </w:r>
            <w:r w:rsidR="00E045C3" w:rsidRPr="00A03460">
              <w:rPr>
                <w:rFonts w:ascii="SimSun" w:hAnsi="SimSun" w:hint="eastAsia"/>
              </w:rPr>
              <w:t>或</w:t>
            </w:r>
            <w:r w:rsidR="00E045C3">
              <w:rPr>
                <w:rFonts w:ascii="SimSun" w:hAnsi="SimSun" w:hint="eastAsia"/>
              </w:rPr>
              <w:t>AV</w:t>
            </w:r>
            <w:r w:rsidRPr="00F73009">
              <w:rPr>
                <w:rFonts w:ascii="SimSun" w:hAnsi="SimSun" w:hint="eastAsia"/>
              </w:rPr>
              <w:t>文本框中内容为空，则提示用户，放弃后续操作。</w:t>
            </w:r>
          </w:p>
          <w:p w:rsidR="00E045C3" w:rsidRDefault="00F73009" w:rsidP="0007152E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、若</w:t>
            </w:r>
            <w:r w:rsidR="00E045C3">
              <w:rPr>
                <w:rFonts w:ascii="SimSun" w:hAnsi="SimSun" w:hint="eastAsia"/>
              </w:rPr>
              <w:t>VC</w:t>
            </w:r>
            <w:r w:rsidR="00E045C3" w:rsidRPr="00A03460">
              <w:rPr>
                <w:rFonts w:ascii="SimSun" w:hAnsi="SimSun" w:hint="eastAsia"/>
              </w:rPr>
              <w:t>框中内容</w:t>
            </w:r>
            <w:r w:rsidR="00E045C3">
              <w:rPr>
                <w:rFonts w:ascii="SimSun" w:hAnsi="SimSun" w:hint="eastAsia"/>
              </w:rPr>
              <w:t>已经存在于</w:t>
            </w:r>
            <w:r w:rsidR="00E045C3">
              <w:rPr>
                <w:rFonts w:ascii="SimSun" w:hAnsi="SimSun" w:hint="eastAsia"/>
              </w:rPr>
              <w:t>ICASA</w:t>
            </w:r>
            <w:r w:rsidR="00E045C3">
              <w:rPr>
                <w:rFonts w:ascii="SimSun" w:hAnsi="SimSun" w:hint="eastAsia"/>
              </w:rPr>
              <w:t>数据表的非当前记录的</w:t>
            </w:r>
            <w:r w:rsidR="00E045C3">
              <w:rPr>
                <w:rFonts w:ascii="SimSun" w:hAnsi="SimSun" w:hint="eastAsia"/>
              </w:rPr>
              <w:t>VC</w:t>
            </w:r>
            <w:r w:rsidR="00E045C3">
              <w:rPr>
                <w:rFonts w:ascii="SimSun" w:hAnsi="SimSun" w:hint="eastAsia"/>
              </w:rPr>
              <w:t>栏位中，则提示用户，放弃后续操作</w:t>
            </w:r>
            <w:r w:rsidR="00E045C3" w:rsidRPr="00A03460">
              <w:rPr>
                <w:rFonts w:ascii="SimSun" w:hAnsi="SimSun" w:hint="eastAsia"/>
              </w:rPr>
              <w:t>。</w:t>
            </w:r>
          </w:p>
          <w:p w:rsidR="0007152E" w:rsidRPr="00A03460" w:rsidRDefault="00E045C3" w:rsidP="0007152E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、用</w:t>
            </w:r>
            <w:r>
              <w:rPr>
                <w:rFonts w:ascii="SimSun" w:hAnsi="SimSun" w:hint="eastAsia"/>
              </w:rPr>
              <w:t>3</w:t>
            </w:r>
            <w:r>
              <w:rPr>
                <w:rFonts w:ascii="SimSun" w:hAnsi="SimSun" w:hint="eastAsia"/>
              </w:rPr>
              <w:t>到</w:t>
            </w:r>
            <w:r>
              <w:rPr>
                <w:rFonts w:ascii="SimSun" w:hAnsi="SimSun" w:hint="eastAsia"/>
              </w:rPr>
              <w:t>7</w:t>
            </w:r>
            <w:r>
              <w:rPr>
                <w:rFonts w:ascii="SimSun" w:hAnsi="SimSun" w:hint="eastAsia"/>
              </w:rPr>
              <w:t>号框中</w:t>
            </w:r>
            <w:r w:rsidR="00F73009" w:rsidRPr="00F73009">
              <w:rPr>
                <w:rFonts w:ascii="SimSun" w:hAnsi="SimSun" w:hint="eastAsia"/>
              </w:rPr>
              <w:t>内容</w:t>
            </w:r>
            <w:r>
              <w:rPr>
                <w:rFonts w:ascii="SimSun" w:hAnsi="SimSun" w:hint="eastAsia"/>
              </w:rPr>
              <w:t>修改</w:t>
            </w:r>
            <w:r>
              <w:rPr>
                <w:rFonts w:ascii="SimSun" w:hAnsi="SimSun" w:hint="eastAsia"/>
              </w:rPr>
              <w:lastRenderedPageBreak/>
              <w:t>ICASA</w:t>
            </w:r>
            <w:r w:rsidR="00F73009" w:rsidRPr="00F73009">
              <w:rPr>
                <w:rFonts w:ascii="SimSun" w:hAnsi="SimSun"/>
              </w:rPr>
              <w:t xml:space="preserve"> List</w:t>
            </w:r>
            <w:r w:rsidR="00F73009" w:rsidRPr="00F73009">
              <w:rPr>
                <w:rFonts w:ascii="SimSun" w:hAnsi="SimSun" w:hint="eastAsia"/>
              </w:rPr>
              <w:t>当前被选</w:t>
            </w:r>
            <w:r>
              <w:rPr>
                <w:rFonts w:ascii="SimSun" w:hAnsi="SimSun" w:hint="eastAsia"/>
              </w:rPr>
              <w:t>记录</w:t>
            </w:r>
            <w:r w:rsidR="00F73009" w:rsidRPr="00F73009">
              <w:rPr>
                <w:rFonts w:ascii="SimSun" w:hAnsi="SimSun" w:hint="eastAsia"/>
              </w:rPr>
              <w:t>，同时记录修改人和时间。</w:t>
            </w:r>
          </w:p>
          <w:p w:rsidR="0007152E" w:rsidRPr="00A03460" w:rsidRDefault="00F73009" w:rsidP="0007152E">
            <w:pPr>
              <w:rPr>
                <w:rFonts w:eastAsia="新細明體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、刷新</w:t>
            </w:r>
            <w:r w:rsidR="00E045C3">
              <w:rPr>
                <w:rFonts w:ascii="SimSun" w:hAnsi="SimSun" w:hint="eastAsia"/>
              </w:rPr>
              <w:t>ICASA</w:t>
            </w:r>
            <w:r w:rsidRPr="00F73009">
              <w:rPr>
                <w:rFonts w:ascii="SimSun" w:hAnsi="SimSun"/>
              </w:rPr>
              <w:t xml:space="preserve"> List</w:t>
            </w:r>
            <w:r w:rsidRPr="00F73009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07152E" w:rsidRPr="00A03460" w:rsidRDefault="0007152E" w:rsidP="0007152E"/>
        </w:tc>
      </w:tr>
      <w:tr w:rsidR="0007152E" w:rsidRPr="00A03460" w:rsidTr="0007152E">
        <w:tc>
          <w:tcPr>
            <w:tcW w:w="445" w:type="dxa"/>
          </w:tcPr>
          <w:p w:rsidR="0007152E" w:rsidRPr="00A03460" w:rsidRDefault="00E045C3" w:rsidP="0007152E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310" w:type="dxa"/>
          </w:tcPr>
          <w:p w:rsidR="0007152E" w:rsidRPr="00A03460" w:rsidRDefault="00F73009" w:rsidP="0007152E">
            <w:r w:rsidRPr="00F73009">
              <w:t>Delete</w:t>
            </w:r>
          </w:p>
        </w:tc>
        <w:tc>
          <w:tcPr>
            <w:tcW w:w="916" w:type="dxa"/>
          </w:tcPr>
          <w:p w:rsidR="0007152E" w:rsidRPr="00A03460" w:rsidRDefault="00F73009" w:rsidP="0007152E">
            <w:pPr>
              <w:rPr>
                <w:rFonts w:ascii="SimSun" w:hAnsi="SimSun"/>
              </w:rPr>
            </w:pPr>
            <w:r w:rsidRPr="00F73009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07152E" w:rsidRPr="00A03460" w:rsidRDefault="0007152E" w:rsidP="0007152E"/>
        </w:tc>
        <w:tc>
          <w:tcPr>
            <w:tcW w:w="1432" w:type="dxa"/>
          </w:tcPr>
          <w:p w:rsidR="0007152E" w:rsidRDefault="00F73009" w:rsidP="0007152E">
            <w:pPr>
              <w:rPr>
                <w:rFonts w:ascii="SimSun" w:hAnsi="SimSun"/>
              </w:rPr>
            </w:pPr>
            <w:r w:rsidRPr="00F73009">
              <w:rPr>
                <w:rFonts w:ascii="SimSun" w:hAnsi="SimSun" w:hint="eastAsia"/>
              </w:rPr>
              <w:t>“</w:t>
            </w:r>
            <w:r w:rsidRPr="00F73009">
              <w:rPr>
                <w:rFonts w:ascii="SimSun" w:hAnsi="SimSun"/>
              </w:rPr>
              <w:t>Delete</w:t>
            </w:r>
            <w:r w:rsidRPr="00F73009">
              <w:rPr>
                <w:rFonts w:ascii="SimSun" w:hAnsi="SimSun" w:hint="eastAsia"/>
              </w:rPr>
              <w:t>”</w:t>
            </w:r>
          </w:p>
          <w:p w:rsidR="002A3E2D" w:rsidRPr="00A03460" w:rsidRDefault="002A3E2D" w:rsidP="0007152E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</w:tcPr>
          <w:p w:rsidR="0007152E" w:rsidRPr="00A03460" w:rsidRDefault="0007152E" w:rsidP="0007152E"/>
        </w:tc>
        <w:tc>
          <w:tcPr>
            <w:tcW w:w="2728" w:type="dxa"/>
          </w:tcPr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eastAsia="新細明體"/>
              </w:rPr>
              <w:t>Click</w:t>
            </w:r>
            <w:r w:rsidRPr="00F73009">
              <w:rPr>
                <w:rFonts w:eastAsia="新細明體" w:hint="eastAsia"/>
              </w:rPr>
              <w:t>：</w:t>
            </w:r>
            <w:r w:rsidRPr="00F73009">
              <w:rPr>
                <w:rFonts w:ascii="SimSun" w:hAnsi="SimSun"/>
              </w:rPr>
              <w:t>1</w:t>
            </w:r>
            <w:r w:rsidRPr="00F73009">
              <w:rPr>
                <w:rFonts w:ascii="SimSun" w:hAnsi="SimSun" w:hint="eastAsia"/>
              </w:rPr>
              <w:t>、若</w:t>
            </w:r>
            <w:r w:rsidR="00E045C3">
              <w:rPr>
                <w:rFonts w:ascii="SimSun" w:hAnsi="SimSun" w:hint="eastAsia"/>
              </w:rPr>
              <w:t>ICASA</w:t>
            </w:r>
            <w:r w:rsidRPr="00F73009">
              <w:rPr>
                <w:rFonts w:ascii="SimSun" w:hAnsi="SimSun"/>
              </w:rPr>
              <w:t xml:space="preserve"> List</w:t>
            </w:r>
            <w:r w:rsidRPr="00F73009">
              <w:rPr>
                <w:rFonts w:ascii="SimSun" w:hAnsi="SimSun" w:hint="eastAsia"/>
              </w:rPr>
              <w:t>中当前没有任何</w:t>
            </w:r>
            <w:r w:rsidR="00E045C3">
              <w:rPr>
                <w:rFonts w:ascii="SimSun" w:hAnsi="SimSun" w:hint="eastAsia"/>
              </w:rPr>
              <w:t>行</w:t>
            </w:r>
            <w:r w:rsidRPr="00F73009">
              <w:rPr>
                <w:rFonts w:ascii="SimSun" w:hAnsi="SimSun" w:hint="eastAsia"/>
              </w:rPr>
              <w:t>被选，则提示用户，放弃后续操作。</w:t>
            </w:r>
          </w:p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2</w:t>
            </w:r>
            <w:r w:rsidRPr="00F73009">
              <w:rPr>
                <w:rFonts w:ascii="SimSun" w:hAnsi="SimSun" w:hint="eastAsia"/>
              </w:rPr>
              <w:t>、要求用户再次确认要执行删除操作。</w:t>
            </w:r>
          </w:p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3</w:t>
            </w:r>
            <w:r w:rsidRPr="00F73009">
              <w:rPr>
                <w:rFonts w:ascii="SimSun" w:hAnsi="SimSun" w:hint="eastAsia"/>
              </w:rPr>
              <w:t>、若用户选择放弃，则放弃后续操作。</w:t>
            </w:r>
          </w:p>
          <w:p w:rsidR="0007152E" w:rsidRPr="00A03460" w:rsidRDefault="00F73009" w:rsidP="0007152E">
            <w:pPr>
              <w:rPr>
                <w:rFonts w:ascii="SimSun"/>
              </w:rPr>
            </w:pPr>
            <w:r w:rsidRPr="00F73009">
              <w:rPr>
                <w:rFonts w:ascii="SimSun" w:hAnsi="SimSun"/>
              </w:rPr>
              <w:t>4</w:t>
            </w:r>
            <w:r w:rsidRPr="00F73009">
              <w:rPr>
                <w:rFonts w:ascii="SimSun" w:hAnsi="SimSun" w:hint="eastAsia"/>
              </w:rPr>
              <w:t>、删除该</w:t>
            </w:r>
            <w:r w:rsidR="00E045C3">
              <w:rPr>
                <w:rFonts w:ascii="SimSun" w:hAnsi="SimSun" w:hint="eastAsia"/>
              </w:rPr>
              <w:t>行对应记录</w:t>
            </w:r>
            <w:r w:rsidRPr="00F73009">
              <w:rPr>
                <w:rFonts w:ascii="SimSun" w:hAnsi="SimSun" w:hint="eastAsia"/>
              </w:rPr>
              <w:t>。该</w:t>
            </w:r>
            <w:r w:rsidR="00E045C3">
              <w:rPr>
                <w:rFonts w:ascii="SimSun" w:hAnsi="SimSun" w:hint="eastAsia"/>
              </w:rPr>
              <w:t>行</w:t>
            </w:r>
            <w:r w:rsidRPr="00F73009">
              <w:rPr>
                <w:rFonts w:ascii="SimSun" w:hAnsi="SimSun" w:hint="eastAsia"/>
              </w:rPr>
              <w:t>从</w:t>
            </w:r>
            <w:r w:rsidR="00E045C3">
              <w:rPr>
                <w:rFonts w:ascii="SimSun" w:hAnsi="SimSun" w:hint="eastAsia"/>
              </w:rPr>
              <w:t>ICASA</w:t>
            </w:r>
            <w:r w:rsidRPr="00F73009">
              <w:rPr>
                <w:rFonts w:ascii="SimSun" w:hAnsi="SimSun"/>
              </w:rPr>
              <w:t xml:space="preserve"> List</w:t>
            </w:r>
            <w:r w:rsidRPr="00F73009">
              <w:rPr>
                <w:rFonts w:ascii="SimSun" w:hAnsi="SimSun" w:hint="eastAsia"/>
              </w:rPr>
              <w:t>中消失。</w:t>
            </w:r>
          </w:p>
          <w:p w:rsidR="007E7004" w:rsidRDefault="007E7004">
            <w:pPr>
              <w:rPr>
                <w:rFonts w:ascii="SimSun"/>
              </w:rPr>
            </w:pPr>
          </w:p>
        </w:tc>
        <w:tc>
          <w:tcPr>
            <w:tcW w:w="2629" w:type="dxa"/>
          </w:tcPr>
          <w:p w:rsidR="0007152E" w:rsidRPr="00A03460" w:rsidRDefault="0007152E" w:rsidP="0007152E"/>
        </w:tc>
      </w:tr>
    </w:tbl>
    <w:p w:rsidR="0007152E" w:rsidRPr="00434D5C" w:rsidRDefault="0007152E" w:rsidP="0007152E"/>
    <w:p w:rsidR="0061434F" w:rsidRDefault="0061434F">
      <w:pPr>
        <w:rPr>
          <w:ins w:id="2563" w:author="IEC960923" w:date="2013-03-27T17:35:00Z"/>
          <w:rFonts w:ascii="Arial" w:hAnsi="Arial" w:cs="Arial"/>
          <w:b/>
          <w:bCs/>
          <w:sz w:val="24"/>
          <w:szCs w:val="26"/>
        </w:rPr>
      </w:pPr>
      <w:ins w:id="2564" w:author="IEC960923" w:date="2013-03-27T17:35:00Z">
        <w:r>
          <w:br w:type="page"/>
        </w:r>
      </w:ins>
    </w:p>
    <w:p w:rsidR="00221F6C" w:rsidRDefault="007E7004" w:rsidP="00221F6C">
      <w:pPr>
        <w:pStyle w:val="3"/>
      </w:pPr>
      <w:bookmarkStart w:id="2565" w:name="_Toc353207260"/>
      <w:r>
        <w:rPr>
          <w:rFonts w:hint="eastAsia"/>
        </w:rPr>
        <w:lastRenderedPageBreak/>
        <w:t>Vendor Code</w:t>
      </w:r>
      <w:r w:rsidRPr="004518BD">
        <w:rPr>
          <w:rFonts w:hint="eastAsia"/>
        </w:rPr>
        <w:t>维护界面</w:t>
      </w:r>
      <w:bookmarkEnd w:id="2565"/>
    </w:p>
    <w:p w:rsidR="007E7004" w:rsidRPr="00434D5C" w:rsidRDefault="007E7004" w:rsidP="00221F6C">
      <w:pPr>
        <w:pStyle w:val="4"/>
      </w:pPr>
      <w:r w:rsidRPr="004518BD">
        <w:rPr>
          <w:rFonts w:hint="eastAsia"/>
        </w:rPr>
        <w:t>示意圖</w:t>
      </w:r>
    </w:p>
    <w:p w:rsidR="007E7004" w:rsidRPr="00434D5C" w:rsidRDefault="00220C93" w:rsidP="007E7004">
      <w:pPr>
        <w:jc w:val="center"/>
      </w:pPr>
      <w:ins w:id="2566" w:author="Gao, Guan-Wei (高貫偉 ITC)" w:date="2012-07-17T09:36:00Z">
        <w:r>
          <w:rPr>
            <w:noProof/>
          </w:rPr>
          <w:pict>
            <v:oval id="_x0000_s3750" style="position:absolute;left:0;text-align:left;margin-left:218.25pt;margin-top:297.7pt;width:19.45pt;height:17.25pt;z-index:251773952" fillcolor="yellow" strokecolor="red" strokeweight="1pt">
              <v:textbox style="mso-next-textbox:#_x0000_s3750;mso-fit-shape-to-text:t" inset="0,0,0,0">
                <w:txbxContent>
                  <w:p w:rsidR="00220C93" w:rsidRPr="008721B4" w:rsidRDefault="00220C93" w:rsidP="006963A5">
                    <w:pPr>
                      <w:jc w:val="center"/>
                      <w:rPr>
                        <w:b/>
                        <w:szCs w:val="20"/>
                      </w:rPr>
                    </w:pPr>
                    <w:del w:id="2567" w:author="Gao, Guan-Wei (高貫偉 ITC)" w:date="2012-07-17T09:37:00Z">
                      <w:r w:rsidDel="006963A5">
                        <w:rPr>
                          <w:rFonts w:hint="eastAsia"/>
                          <w:b/>
                          <w:szCs w:val="20"/>
                        </w:rPr>
                        <w:delText>5</w:delText>
                      </w:r>
                    </w:del>
                    <w:ins w:id="2568" w:author="Gao, Guan-Wei (高貫偉 ITC)" w:date="2012-07-17T09:37:00Z">
                      <w:r>
                        <w:rPr>
                          <w:rFonts w:hint="eastAsia"/>
                          <w:b/>
                          <w:szCs w:val="20"/>
                        </w:rPr>
                        <w:t>8</w:t>
                      </w:r>
                    </w:ins>
                  </w:p>
                </w:txbxContent>
              </v:textbox>
            </v:oval>
          </w:pict>
        </w:r>
      </w:ins>
      <w:r>
        <w:rPr>
          <w:noProof/>
        </w:rPr>
        <w:pict>
          <v:oval id="_x0000_s3282" style="position:absolute;left:0;text-align:left;margin-left:475.5pt;margin-top:284.2pt;width:19.45pt;height:17.25pt;z-index:251742208" fillcolor="yellow" strokecolor="red" strokeweight="1pt">
            <v:textbox style="mso-next-textbox:#_x0000_s3282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>
        <w:rPr>
          <w:noProof/>
        </w:rPr>
        <w:pict>
          <v:oval id="_x0000_s3286" style="position:absolute;left:0;text-align:left;margin-left:302.3pt;margin-top:297.7pt;width:19.45pt;height:17.25pt;z-index:251743232" fillcolor="yellow" strokecolor="red" strokeweight="1pt">
            <v:textbox style="mso-next-textbox:#_x0000_s3286;mso-fit-shape-to-text:t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ins w:id="2569" w:author="Gao, Guan-Wei (高貫偉 ITC)" w:date="2012-07-17T09:36:00Z">
        <w:r w:rsidR="00DD6852">
          <w:rPr>
            <w:noProof/>
            <w:lang w:eastAsia="zh-TW"/>
            <w:rPrChange w:id="2570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6647815" cy="4121785"/>
              <wp:effectExtent l="19050" t="0" r="635" b="0"/>
              <wp:docPr id="2" name="图片 1" descr="VendorCod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VendorCode.jpg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7815" cy="4121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noProof/>
        </w:rPr>
        <w:pict>
          <v:oval id="_x0000_s3287" style="position:absolute;left:0;text-align:left;margin-left:399.8pt;margin-top:297.7pt;width:19.45pt;height:17.25pt;z-index:251744256;mso-position-horizontal-relative:text;mso-position-vertical-relative:text" fillcolor="yellow" strokecolor="red" strokeweight="1pt">
            <v:textbox style="mso-next-textbox:#_x0000_s3287;mso-fit-shape-to-text:t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3290" style="position:absolute;left:0;text-align:left;margin-left:456.05pt;margin-top:26.2pt;width:19.45pt;height:17.25pt;z-index:251747328;mso-position-horizontal-relative:text;mso-position-vertical-relative:text" fillcolor="yellow" strokecolor="red" strokeweight="1pt">
            <v:textbox style="mso-next-textbox:#_x0000_s3290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3289" style="position:absolute;left:0;text-align:left;margin-left:93.75pt;margin-top:301.45pt;width:19.45pt;height:17.25pt;z-index:251746304;mso-position-horizontal-relative:text;mso-position-vertical-relative:text" fillcolor="yellow" strokecolor="red" strokeweight="1pt">
            <v:textbox style="mso-next-textbox:#_x0000_s3289;mso-fit-shape-to-text:t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3288" style="position:absolute;left:0;text-align:left;margin-left:134.25pt;margin-top:26.2pt;width:19.45pt;height:17.25pt;z-index:251745280;mso-position-horizontal-relative:text;mso-position-vertical-relative:text" fillcolor="yellow" strokecolor="red" strokeweight="1pt">
            <v:textbox style="mso-next-textbox:#_x0000_s3288;mso-fit-shape-to-text:t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3281" style="position:absolute;left:0;text-align:left;margin-left:171pt;margin-top:132.7pt;width:19.45pt;height:17.25pt;z-index:251741184;mso-position-horizontal-relative:text;mso-position-vertical-relative:text" fillcolor="yellow" strokecolor="red" strokeweight="1pt">
            <v:textbox style="mso-next-textbox:#_x0000_s3281;mso-fit-shape-to-text:t" inset="0,0,0,0">
              <w:txbxContent>
                <w:p w:rsidR="00220C93" w:rsidRPr="008721B4" w:rsidRDefault="00220C93" w:rsidP="007E70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del w:id="2571" w:author="Gao, Guan-Wei (高貫偉 ITC)" w:date="2012-07-17T09:35:00Z">
        <w:r w:rsidR="00DD6852">
          <w:rPr>
            <w:noProof/>
            <w:lang w:eastAsia="zh-TW"/>
            <w:rPrChange w:id="2572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6647815" cy="4121785"/>
              <wp:effectExtent l="19050" t="0" r="635" b="0"/>
              <wp:docPr id="32" name="图片 31" descr="VendorCod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VendorCode.jpg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7815" cy="4121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="007E7004" w:rsidRPr="00434D5C" w:rsidRDefault="007E7004" w:rsidP="007E7004">
      <w:pPr>
        <w:jc w:val="center"/>
      </w:pPr>
      <w:r w:rsidRPr="004518BD">
        <w:rPr>
          <w:rFonts w:hint="eastAsia"/>
        </w:rPr>
        <w:t>圖</w:t>
      </w:r>
      <w:r w:rsidRPr="004518BD">
        <w:t xml:space="preserve"> </w:t>
      </w:r>
      <w:r w:rsidR="008E4B75" w:rsidRPr="004518BD">
        <w:fldChar w:fldCharType="begin"/>
      </w:r>
      <w:r w:rsidR="008F5B53" w:rsidRPr="004518BD">
        <w:instrText xml:space="preserve"> STYLEREF 2 \s </w:instrText>
      </w:r>
      <w:r w:rsidR="008E4B75" w:rsidRPr="004518BD">
        <w:fldChar w:fldCharType="separate"/>
      </w:r>
      <w:r w:rsidR="008F5B53" w:rsidRPr="004518BD">
        <w:rPr>
          <w:noProof/>
        </w:rPr>
        <w:t>1.2</w:t>
      </w:r>
      <w:r w:rsidR="008E4B75" w:rsidRPr="004518BD">
        <w:fldChar w:fldCharType="end"/>
      </w:r>
      <w:r w:rsidR="008F5B53">
        <w:rPr>
          <w:rFonts w:hint="eastAsia"/>
        </w:rPr>
        <w:t>6</w:t>
      </w:r>
      <w:r w:rsidRPr="004518BD">
        <w:noBreakHyphen/>
      </w:r>
      <w:r w:rsidR="008E4B75" w:rsidRPr="004518BD">
        <w:fldChar w:fldCharType="begin"/>
      </w:r>
      <w:r w:rsidRPr="004518BD">
        <w:instrText xml:space="preserve"> SEQ </w:instrText>
      </w:r>
      <w:r w:rsidRPr="004518BD">
        <w:rPr>
          <w:rFonts w:hint="eastAsia"/>
        </w:rPr>
        <w:instrText>圖</w:instrText>
      </w:r>
      <w:r w:rsidRPr="004518BD">
        <w:instrText xml:space="preserve"> \* ARABIC \s 2 </w:instrText>
      </w:r>
      <w:r w:rsidR="008E4B75" w:rsidRPr="004518BD">
        <w:fldChar w:fldCharType="separate"/>
      </w:r>
      <w:r w:rsidRPr="004518BD">
        <w:rPr>
          <w:noProof/>
        </w:rPr>
        <w:t>1</w:t>
      </w:r>
      <w:r w:rsidR="008E4B75" w:rsidRPr="004518BD">
        <w:fldChar w:fldCharType="end"/>
      </w:r>
    </w:p>
    <w:p w:rsidR="007E7004" w:rsidRPr="00434D5C" w:rsidRDefault="007E7004" w:rsidP="007E7004">
      <w:pPr>
        <w:jc w:val="center"/>
      </w:pPr>
    </w:p>
    <w:p w:rsidR="007E7004" w:rsidRPr="00434D5C" w:rsidRDefault="007E7004" w:rsidP="00221F6C">
      <w:pPr>
        <w:pStyle w:val="4"/>
      </w:pPr>
      <w:r w:rsidRPr="004518BD">
        <w:rPr>
          <w:rFonts w:hint="eastAsia"/>
        </w:rPr>
        <w:t>界面說明</w:t>
      </w:r>
    </w:p>
    <w:p w:rsidR="007E7004" w:rsidRPr="00434D5C" w:rsidRDefault="007E7004" w:rsidP="007E7004">
      <w:r w:rsidRPr="004518BD">
        <w:rPr>
          <w:rFonts w:hint="eastAsia"/>
        </w:rPr>
        <w:t>●界面名稱：</w:t>
      </w:r>
      <w:r w:rsidR="00567E71">
        <w:rPr>
          <w:rFonts w:hint="eastAsia"/>
        </w:rPr>
        <w:t>Vendor Code</w:t>
      </w:r>
      <w:r w:rsidRPr="004518BD">
        <w:rPr>
          <w:rFonts w:hint="eastAsia"/>
        </w:rPr>
        <w:t>维护界面。</w:t>
      </w:r>
    </w:p>
    <w:p w:rsidR="007E7004" w:rsidRPr="00434D5C" w:rsidRDefault="007E7004" w:rsidP="007E7004">
      <w:pPr>
        <w:jc w:val="both"/>
      </w:pPr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概述：</w:t>
      </w:r>
      <w:r w:rsidRPr="004518BD">
        <w:rPr>
          <w:rFonts w:eastAsia="新細明體" w:hint="eastAsia"/>
        </w:rPr>
        <w:t>使用此界面來</w:t>
      </w:r>
      <w:r w:rsidRPr="004518BD">
        <w:rPr>
          <w:rFonts w:ascii="SimSun" w:hAnsi="SimSun" w:hint="eastAsia"/>
        </w:rPr>
        <w:t>维护</w:t>
      </w:r>
      <w:r w:rsidR="00567E71">
        <w:rPr>
          <w:rFonts w:hint="eastAsia"/>
        </w:rPr>
        <w:t>Vendor Code</w:t>
      </w:r>
      <w:r w:rsidRPr="004518BD">
        <w:rPr>
          <w:rFonts w:ascii="SimSun" w:hAnsi="SimSun" w:hint="eastAsia"/>
        </w:rPr>
        <w:t>的资料</w:t>
      </w:r>
      <w:r w:rsidRPr="004518BD">
        <w:rPr>
          <w:rFonts w:hint="eastAsia"/>
        </w:rPr>
        <w:t>。</w:t>
      </w:r>
    </w:p>
    <w:p w:rsidR="007E7004" w:rsidRPr="00434D5C" w:rsidRDefault="007E7004" w:rsidP="007E7004">
      <w:pPr>
        <w:rPr>
          <w:lang w:eastAsia="zh-TW"/>
        </w:rPr>
      </w:pPr>
      <w:r w:rsidRPr="004518BD">
        <w:rPr>
          <w:rFonts w:hint="eastAsia"/>
          <w:lang w:eastAsia="zh-TW"/>
        </w:rPr>
        <w:t>●</w:t>
      </w:r>
      <w:r w:rsidRPr="004518BD">
        <w:rPr>
          <w:lang w:eastAsia="zh-TW"/>
        </w:rPr>
        <w:t xml:space="preserve"> </w:t>
      </w:r>
      <w:r w:rsidRPr="004518BD">
        <w:rPr>
          <w:rFonts w:hint="eastAsia"/>
          <w:lang w:eastAsia="zh-TW"/>
        </w:rPr>
        <w:t>界面類型：非</w:t>
      </w:r>
      <w:r w:rsidRPr="004518BD">
        <w:rPr>
          <w:rFonts w:eastAsia="新細明體"/>
          <w:lang w:eastAsia="zh-TW"/>
        </w:rPr>
        <w:t>modal</w:t>
      </w:r>
      <w:r w:rsidRPr="004518BD">
        <w:rPr>
          <w:rFonts w:eastAsia="新細明體" w:hint="eastAsia"/>
          <w:lang w:eastAsia="zh-TW"/>
        </w:rPr>
        <w:t>界面</w:t>
      </w:r>
      <w:r w:rsidRPr="004518BD">
        <w:rPr>
          <w:rFonts w:ascii="SimSun" w:hAnsi="SimSun" w:hint="eastAsia"/>
          <w:lang w:eastAsia="zh-TW"/>
        </w:rPr>
        <w:t>，不固定尺寸</w:t>
      </w:r>
      <w:r w:rsidRPr="004518BD">
        <w:rPr>
          <w:rFonts w:hint="eastAsia"/>
          <w:lang w:eastAsia="zh-TW"/>
        </w:rPr>
        <w:t>。</w:t>
      </w:r>
    </w:p>
    <w:p w:rsidR="007E7004" w:rsidRPr="00434D5C" w:rsidRDefault="007E7004" w:rsidP="007E7004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進入途徑：</w:t>
      </w:r>
      <w:r w:rsidRPr="004518BD">
        <w:rPr>
          <w:rFonts w:eastAsia="新細明體" w:hint="eastAsia"/>
        </w:rPr>
        <w:t>在</w:t>
      </w:r>
      <w:r w:rsidRPr="004518BD">
        <w:rPr>
          <w:rFonts w:ascii="SimSun" w:hAnsi="SimSun"/>
        </w:rPr>
        <w:t>iMES</w:t>
      </w:r>
      <w:r w:rsidRPr="004518BD">
        <w:rPr>
          <w:rFonts w:ascii="SimSun" w:hAnsi="SimSun" w:hint="eastAsia"/>
        </w:rPr>
        <w:t>框架</w:t>
      </w:r>
      <w:r w:rsidRPr="004518BD">
        <w:rPr>
          <w:rFonts w:ascii="SimSun" w:hAnsi="SimSun"/>
        </w:rPr>
        <w:t>Function Tree</w:t>
      </w:r>
      <w:r w:rsidRPr="004518BD">
        <w:rPr>
          <w:rFonts w:ascii="SimSun" w:hAnsi="SimSun" w:hint="eastAsia"/>
        </w:rPr>
        <w:t>的</w:t>
      </w:r>
      <w:r w:rsidRPr="004518BD">
        <w:rPr>
          <w:rFonts w:ascii="SimSun" w:hAnsi="SimSun"/>
        </w:rPr>
        <w:t>Maintain</w:t>
      </w:r>
      <w:r w:rsidRPr="004518BD">
        <w:rPr>
          <w:rFonts w:ascii="SimSun" w:hAnsi="SimSun" w:hint="eastAsia"/>
        </w:rPr>
        <w:t>节点下点击“</w:t>
      </w:r>
      <w:r w:rsidR="00567E71">
        <w:rPr>
          <w:rFonts w:hint="eastAsia"/>
        </w:rPr>
        <w:t>Vendor Code</w:t>
      </w:r>
      <w:r>
        <w:rPr>
          <w:rFonts w:hint="eastAsia"/>
        </w:rPr>
        <w:t xml:space="preserve"> Maintain</w:t>
      </w:r>
      <w:r w:rsidRPr="004518BD">
        <w:rPr>
          <w:rFonts w:ascii="SimSun" w:hAnsi="SimSun" w:hint="eastAsia"/>
        </w:rPr>
        <w:t>”节点后进入</w:t>
      </w:r>
      <w:r w:rsidRPr="004518BD">
        <w:rPr>
          <w:rFonts w:hint="eastAsia"/>
        </w:rPr>
        <w:t>。</w:t>
      </w:r>
    </w:p>
    <w:p w:rsidR="007E7004" w:rsidRPr="00434D5C" w:rsidRDefault="007E7004" w:rsidP="007E7004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hint="eastAsia"/>
        </w:rPr>
        <w:t>用例：</w:t>
      </w:r>
    </w:p>
    <w:p w:rsidR="007E7004" w:rsidRDefault="007E7004" w:rsidP="007E7004">
      <w:r w:rsidRPr="004518BD">
        <w:rPr>
          <w:rFonts w:hint="eastAsia"/>
        </w:rPr>
        <w:t>●</w:t>
      </w:r>
      <w:r w:rsidRPr="004518BD">
        <w:t xml:space="preserve"> </w:t>
      </w:r>
      <w:r w:rsidRPr="004518BD">
        <w:rPr>
          <w:rFonts w:eastAsia="新細明體" w:hint="eastAsia"/>
        </w:rPr>
        <w:t>特殊考量：此界面</w:t>
      </w:r>
      <w:r w:rsidRPr="004518BD">
        <w:rPr>
          <w:rFonts w:hint="eastAsia"/>
        </w:rPr>
        <w:t>仅能够维护</w:t>
      </w:r>
      <w:r w:rsidR="00567E71">
        <w:rPr>
          <w:rFonts w:hint="eastAsia"/>
        </w:rPr>
        <w:t>Vendor Code</w:t>
      </w:r>
      <w:r w:rsidRPr="004518BD">
        <w:rPr>
          <w:rFonts w:hint="eastAsia"/>
        </w:rPr>
        <w:t>资料的人</w:t>
      </w:r>
      <w:r w:rsidRPr="004518BD">
        <w:rPr>
          <w:rFonts w:eastAsia="新細明體" w:hint="eastAsia"/>
        </w:rPr>
        <w:t>有權限進來</w:t>
      </w:r>
    </w:p>
    <w:p w:rsidR="007E7004" w:rsidRDefault="007E7004" w:rsidP="007E7004">
      <w:r>
        <w:rPr>
          <w:rFonts w:hint="eastAsia"/>
        </w:rPr>
        <w:t>对应数据表：</w:t>
      </w:r>
      <w:r w:rsidR="00567E71">
        <w:rPr>
          <w:rFonts w:hint="eastAsia"/>
        </w:rPr>
        <w:t>SupplierCode</w:t>
      </w:r>
      <w:r>
        <w:rPr>
          <w:rFonts w:hint="eastAsia"/>
        </w:rPr>
        <w:t>，含</w:t>
      </w:r>
      <w:r w:rsidR="00567E71">
        <w:rPr>
          <w:rFonts w:hint="eastAsia"/>
        </w:rPr>
        <w:t>Vendor</w:t>
      </w:r>
      <w:r>
        <w:rPr>
          <w:rFonts w:hint="eastAsia"/>
        </w:rPr>
        <w:t>(</w:t>
      </w:r>
      <w:r w:rsidR="00567E71">
        <w:rPr>
          <w:rFonts w:hint="eastAsia"/>
        </w:rPr>
        <w:t>var</w:t>
      </w:r>
      <w:r>
        <w:rPr>
          <w:rFonts w:hint="eastAsia"/>
        </w:rPr>
        <w:t>char5</w:t>
      </w:r>
      <w:r w:rsidR="00567E71">
        <w:rPr>
          <w:rFonts w:hint="eastAsia"/>
        </w:rPr>
        <w:t>0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567E71">
        <w:rPr>
          <w:rFonts w:hint="eastAsia"/>
        </w:rPr>
        <w:t>Idex</w:t>
      </w:r>
      <w:r>
        <w:rPr>
          <w:rFonts w:hint="eastAsia"/>
        </w:rPr>
        <w:t>（</w:t>
      </w:r>
      <w:r>
        <w:rPr>
          <w:rFonts w:hint="eastAsia"/>
        </w:rPr>
        <w:t>char2</w:t>
      </w:r>
      <w:r>
        <w:rPr>
          <w:rFonts w:hint="eastAsia"/>
        </w:rPr>
        <w:t>）、</w:t>
      </w:r>
      <w:r w:rsidR="00567E71">
        <w:rPr>
          <w:rFonts w:hint="eastAsia"/>
        </w:rPr>
        <w:t>Code</w:t>
      </w:r>
      <w:r>
        <w:rPr>
          <w:rFonts w:hint="eastAsia"/>
        </w:rPr>
        <w:t>（</w:t>
      </w:r>
      <w:r>
        <w:rPr>
          <w:rFonts w:hint="eastAsia"/>
        </w:rPr>
        <w:t>varchar</w:t>
      </w:r>
      <w:r w:rsidR="00567E71">
        <w:rPr>
          <w:rFonts w:hint="eastAsia"/>
        </w:rPr>
        <w:t>10</w:t>
      </w:r>
      <w:r>
        <w:rPr>
          <w:rFonts w:hint="eastAsia"/>
        </w:rPr>
        <w:t>）、</w:t>
      </w:r>
      <w:r>
        <w:rPr>
          <w:rFonts w:hint="eastAsia"/>
        </w:rPr>
        <w:t>Editor</w:t>
      </w:r>
      <w:r>
        <w:rPr>
          <w:rFonts w:hint="eastAsia"/>
        </w:rPr>
        <w:t>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  <w:r>
        <w:rPr>
          <w:rFonts w:hint="eastAsia"/>
        </w:rPr>
        <w:t>栏位</w:t>
      </w:r>
    </w:p>
    <w:p w:rsidR="00556B0A" w:rsidRPr="009B2392" w:rsidRDefault="00556B0A" w:rsidP="007E7004">
      <w:r>
        <w:rPr>
          <w:rFonts w:hint="eastAsia"/>
        </w:rPr>
        <w:t>IqcPnoBom</w:t>
      </w:r>
      <w:r>
        <w:rPr>
          <w:rFonts w:hint="eastAsia"/>
        </w:rPr>
        <w:t>：含</w:t>
      </w:r>
      <w:r>
        <w:rPr>
          <w:rFonts w:hint="eastAsia"/>
        </w:rPr>
        <w:t>SPS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Pno</w:t>
      </w:r>
      <w:r>
        <w:rPr>
          <w:rFonts w:hint="eastAsia"/>
        </w:rPr>
        <w:t>（</w:t>
      </w:r>
      <w:r>
        <w:rPr>
          <w:rFonts w:hint="eastAsia"/>
        </w:rPr>
        <w:t>vhar12</w:t>
      </w:r>
      <w:r>
        <w:rPr>
          <w:rFonts w:hint="eastAsia"/>
        </w:rPr>
        <w:t>）、</w:t>
      </w:r>
      <w:r>
        <w:rPr>
          <w:rFonts w:hint="eastAsia"/>
        </w:rPr>
        <w:t>VC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Descr</w:t>
      </w:r>
      <w:r>
        <w:rPr>
          <w:rFonts w:hint="eastAsia"/>
        </w:rPr>
        <w:t>（</w:t>
      </w:r>
      <w:r>
        <w:rPr>
          <w:rFonts w:hint="eastAsia"/>
        </w:rPr>
        <w:t>varchar50</w:t>
      </w:r>
      <w:r>
        <w:rPr>
          <w:rFonts w:hint="eastAsia"/>
        </w:rPr>
        <w:t>）、</w:t>
      </w:r>
      <w:r>
        <w:rPr>
          <w:rFonts w:hint="eastAsia"/>
        </w:rPr>
        <w:t>Vendor</w:t>
      </w:r>
      <w:r>
        <w:rPr>
          <w:rFonts w:hint="eastAsia"/>
        </w:rPr>
        <w:t>（</w:t>
      </w:r>
      <w:r>
        <w:rPr>
          <w:rFonts w:hint="eastAsia"/>
        </w:rPr>
        <w:t>varchar40</w:t>
      </w:r>
      <w:r>
        <w:rPr>
          <w:rFonts w:hint="eastAsia"/>
        </w:rPr>
        <w:t>）、</w:t>
      </w:r>
      <w:r>
        <w:rPr>
          <w:rFonts w:hint="eastAsia"/>
        </w:rPr>
        <w:t>IECPN</w:t>
      </w:r>
      <w:r>
        <w:rPr>
          <w:rFonts w:hint="eastAsia"/>
        </w:rPr>
        <w:t>（</w:t>
      </w:r>
      <w:r>
        <w:rPr>
          <w:rFonts w:hint="eastAsia"/>
        </w:rPr>
        <w:t>varchar20</w:t>
      </w:r>
      <w:r>
        <w:rPr>
          <w:rFonts w:hint="eastAsia"/>
        </w:rPr>
        <w:t>）、</w:t>
      </w:r>
      <w:r>
        <w:rPr>
          <w:rFonts w:hint="eastAsia"/>
        </w:rPr>
        <w:t>Cdt</w:t>
      </w:r>
      <w:r>
        <w:rPr>
          <w:rFonts w:hint="eastAsia"/>
        </w:rPr>
        <w:t>、</w:t>
      </w:r>
      <w:r>
        <w:rPr>
          <w:rFonts w:hint="eastAsia"/>
        </w:rPr>
        <w:t>Udt</w:t>
      </w:r>
    </w:p>
    <w:p w:rsidR="007E7004" w:rsidRPr="00434D5C" w:rsidRDefault="007E7004" w:rsidP="007E7004"/>
    <w:p w:rsidR="007E7004" w:rsidRPr="00434D5C" w:rsidRDefault="007E7004" w:rsidP="007E7004">
      <w:pPr>
        <w:pStyle w:val="ae"/>
        <w:jc w:val="center"/>
      </w:pPr>
    </w:p>
    <w:p w:rsidR="007E7004" w:rsidRPr="00434D5C" w:rsidRDefault="007E7004" w:rsidP="00221F6C">
      <w:pPr>
        <w:pStyle w:val="4"/>
      </w:pPr>
      <w:r w:rsidRPr="004518BD">
        <w:rPr>
          <w:rFonts w:hint="eastAsia"/>
        </w:rPr>
        <w:t>控件說明</w:t>
      </w:r>
    </w:p>
    <w:p w:rsidR="007E7004" w:rsidRPr="00434D5C" w:rsidRDefault="007E7004" w:rsidP="007E7004">
      <w:pPr>
        <w:pStyle w:val="ae"/>
        <w:jc w:val="right"/>
      </w:pPr>
      <w:r w:rsidRPr="004518BD">
        <w:rPr>
          <w:rFonts w:hint="eastAsia"/>
        </w:rPr>
        <w:t>表</w:t>
      </w:r>
      <w:r w:rsidRPr="004518BD">
        <w:t xml:space="preserve">: </w:t>
      </w:r>
      <w:r w:rsidR="008E4B75" w:rsidRPr="004518BD">
        <w:fldChar w:fldCharType="begin"/>
      </w:r>
      <w:r w:rsidR="008F5B53" w:rsidRPr="004518BD">
        <w:instrText xml:space="preserve"> STYLEREF 2 \s </w:instrText>
      </w:r>
      <w:r w:rsidR="008E4B75" w:rsidRPr="004518BD">
        <w:fldChar w:fldCharType="separate"/>
      </w:r>
      <w:r w:rsidR="008F5B53" w:rsidRPr="004518BD">
        <w:rPr>
          <w:noProof/>
        </w:rPr>
        <w:t>1.2</w:t>
      </w:r>
      <w:r w:rsidR="008E4B75" w:rsidRPr="004518BD">
        <w:fldChar w:fldCharType="end"/>
      </w:r>
      <w:r w:rsidR="008F5B53">
        <w:rPr>
          <w:rFonts w:hint="eastAsia"/>
        </w:rPr>
        <w:t>6</w:t>
      </w:r>
      <w:r w:rsidRPr="004518BD">
        <w:noBreakHyphen/>
      </w:r>
      <w:r w:rsidR="008E4B75" w:rsidRPr="004518BD">
        <w:fldChar w:fldCharType="begin"/>
      </w:r>
      <w:r w:rsidRPr="004518BD">
        <w:instrText xml:space="preserve"> SEQ </w:instrText>
      </w:r>
      <w:r w:rsidRPr="004518BD">
        <w:rPr>
          <w:rFonts w:hint="eastAsia"/>
        </w:rPr>
        <w:instrText>表</w:instrText>
      </w:r>
      <w:r w:rsidRPr="004518BD">
        <w:instrText xml:space="preserve">: \* ARABIC \s 2 </w:instrText>
      </w:r>
      <w:r w:rsidR="008E4B75" w:rsidRPr="004518BD">
        <w:fldChar w:fldCharType="separate"/>
      </w:r>
      <w:r w:rsidRPr="004518BD">
        <w:rPr>
          <w:noProof/>
        </w:rPr>
        <w:t>1</w:t>
      </w:r>
      <w:r w:rsidR="008E4B75" w:rsidRPr="004518BD">
        <w:fldChar w:fldCharType="end"/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  <w:tblGridChange w:id="2573">
          <w:tblGrid>
            <w:gridCol w:w="445"/>
            <w:gridCol w:w="1310"/>
            <w:gridCol w:w="916"/>
            <w:gridCol w:w="677"/>
            <w:gridCol w:w="1432"/>
            <w:gridCol w:w="680"/>
            <w:gridCol w:w="2728"/>
            <w:gridCol w:w="2629"/>
          </w:tblGrid>
        </w:tblGridChange>
      </w:tblGrid>
      <w:tr w:rsidR="007E7004" w:rsidRPr="00434D5C" w:rsidTr="002F5CCB">
        <w:trPr>
          <w:tblHeader/>
        </w:trPr>
        <w:tc>
          <w:tcPr>
            <w:tcW w:w="445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b/>
              </w:rPr>
              <w:t>#</w:t>
            </w:r>
          </w:p>
        </w:tc>
        <w:tc>
          <w:tcPr>
            <w:tcW w:w="1310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名稱</w:t>
            </w:r>
          </w:p>
        </w:tc>
        <w:tc>
          <w:tcPr>
            <w:tcW w:w="916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類型</w:t>
            </w:r>
          </w:p>
        </w:tc>
        <w:tc>
          <w:tcPr>
            <w:tcW w:w="677" w:type="dxa"/>
            <w:shd w:val="clear" w:color="auto" w:fill="CCCCCC"/>
            <w:tcFitText/>
          </w:tcPr>
          <w:p w:rsidR="007E7004" w:rsidRPr="00434D5C" w:rsidRDefault="009F5390" w:rsidP="007E7004">
            <w:pPr>
              <w:jc w:val="center"/>
              <w:rPr>
                <w:b/>
              </w:rPr>
            </w:pPr>
            <w:r w:rsidRPr="009F5390">
              <w:rPr>
                <w:rFonts w:hint="eastAsia"/>
                <w:b/>
                <w:spacing w:val="39"/>
              </w:rPr>
              <w:t>格</w:t>
            </w:r>
            <w:r w:rsidRPr="009F5390">
              <w:rPr>
                <w:rFonts w:hint="eastAsia"/>
                <w:b/>
                <w:spacing w:val="1"/>
              </w:rPr>
              <w:t>式</w:t>
            </w:r>
          </w:p>
        </w:tc>
        <w:tc>
          <w:tcPr>
            <w:tcW w:w="1432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默認</w:t>
            </w:r>
          </w:p>
        </w:tc>
        <w:tc>
          <w:tcPr>
            <w:tcW w:w="680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必填</w:t>
            </w:r>
          </w:p>
        </w:tc>
        <w:tc>
          <w:tcPr>
            <w:tcW w:w="2728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事件</w:t>
            </w:r>
          </w:p>
        </w:tc>
        <w:tc>
          <w:tcPr>
            <w:tcW w:w="2629" w:type="dxa"/>
            <w:shd w:val="clear" w:color="auto" w:fill="CCCCCC"/>
          </w:tcPr>
          <w:p w:rsidR="007E7004" w:rsidRPr="00434D5C" w:rsidRDefault="007E7004" w:rsidP="007E7004">
            <w:pPr>
              <w:jc w:val="center"/>
              <w:rPr>
                <w:b/>
              </w:rPr>
            </w:pPr>
            <w:r w:rsidRPr="004518BD">
              <w:rPr>
                <w:rFonts w:hint="eastAsia"/>
                <w:b/>
              </w:rPr>
              <w:t>備注</w:t>
            </w:r>
          </w:p>
        </w:tc>
      </w:tr>
      <w:tr w:rsidR="007E7004" w:rsidRPr="00A03460" w:rsidTr="007E7004">
        <w:tc>
          <w:tcPr>
            <w:tcW w:w="445" w:type="dxa"/>
          </w:tcPr>
          <w:p w:rsidR="007E7004" w:rsidRPr="00A03460" w:rsidRDefault="007E7004" w:rsidP="007E7004">
            <w:r w:rsidRPr="007E729F">
              <w:t>1</w:t>
            </w:r>
          </w:p>
        </w:tc>
        <w:tc>
          <w:tcPr>
            <w:tcW w:w="1310" w:type="dxa"/>
          </w:tcPr>
          <w:p w:rsidR="007E7004" w:rsidRPr="00A03460" w:rsidRDefault="007E7004" w:rsidP="007E7004">
            <w:r w:rsidRPr="007E729F">
              <w:t>Find Code</w:t>
            </w:r>
          </w:p>
        </w:tc>
        <w:tc>
          <w:tcPr>
            <w:tcW w:w="916" w:type="dxa"/>
          </w:tcPr>
          <w:p w:rsidR="007E7004" w:rsidRPr="00A03460" w:rsidRDefault="007E7004" w:rsidP="007E7004">
            <w:r w:rsidRPr="007E729F">
              <w:rPr>
                <w:rFonts w:ascii="SimSun" w:hAnsi="SimSun"/>
              </w:rPr>
              <w:t>TextBox</w:t>
            </w:r>
          </w:p>
        </w:tc>
        <w:tc>
          <w:tcPr>
            <w:tcW w:w="677" w:type="dxa"/>
          </w:tcPr>
          <w:p w:rsidR="007E7004" w:rsidRPr="00A03460" w:rsidRDefault="007E7004" w:rsidP="007E7004"/>
        </w:tc>
        <w:tc>
          <w:tcPr>
            <w:tcW w:w="1432" w:type="dxa"/>
          </w:tcPr>
          <w:p w:rsidR="007E7004" w:rsidRPr="00A03460" w:rsidRDefault="007E7004" w:rsidP="007E7004">
            <w:r w:rsidRPr="007E729F">
              <w:rPr>
                <w:rFonts w:hint="eastAsia"/>
              </w:rPr>
              <w:t>空</w:t>
            </w:r>
          </w:p>
        </w:tc>
        <w:tc>
          <w:tcPr>
            <w:tcW w:w="680" w:type="dxa"/>
          </w:tcPr>
          <w:p w:rsidR="007E7004" w:rsidRPr="00A03460" w:rsidRDefault="007E7004" w:rsidP="007E7004"/>
        </w:tc>
        <w:tc>
          <w:tcPr>
            <w:tcW w:w="2728" w:type="dxa"/>
          </w:tcPr>
          <w:p w:rsidR="007E7004" w:rsidRPr="00A03460" w:rsidRDefault="007E7004" w:rsidP="007E7004">
            <w:r w:rsidRPr="007E729F">
              <w:t>EnterKey</w:t>
            </w:r>
            <w:r w:rsidRPr="007E729F">
              <w:rPr>
                <w:rFonts w:hint="eastAsia"/>
              </w:rPr>
              <w:t>：</w:t>
            </w:r>
          </w:p>
          <w:p w:rsidR="007E7004" w:rsidRPr="00A03460" w:rsidRDefault="007E7004" w:rsidP="007E7004">
            <w:r w:rsidRPr="007E729F">
              <w:rPr>
                <w:rFonts w:hint="eastAsia"/>
              </w:rPr>
              <w:t>若本框中内容不为空，则在</w:t>
            </w:r>
            <w:r w:rsidR="00567E71">
              <w:rPr>
                <w:rFonts w:hint="eastAsia"/>
              </w:rPr>
              <w:t>Vendor Code</w:t>
            </w:r>
            <w:r w:rsidRPr="007E729F">
              <w:t xml:space="preserve"> List</w:t>
            </w:r>
            <w:r w:rsidRPr="007E729F">
              <w:rPr>
                <w:rFonts w:hint="eastAsia"/>
              </w:rPr>
              <w:t>表格的</w:t>
            </w:r>
            <w:r w:rsidR="00567E71">
              <w:rPr>
                <w:rFonts w:hint="eastAsia"/>
              </w:rPr>
              <w:t xml:space="preserve">Vendor </w:t>
            </w:r>
            <w:r w:rsidR="008E4B75" w:rsidRPr="008E4B75">
              <w:rPr>
                <w:strike/>
                <w:rPrChange w:id="2574" w:author="Gao, Guan-Wei (高貫偉 ITC)" w:date="2012-09-04T17:58:00Z">
                  <w:rPr>
                    <w:color w:val="0000FF"/>
                    <w:u w:val="single"/>
                  </w:rPr>
                </w:rPrChange>
              </w:rPr>
              <w:t>Code</w:t>
            </w:r>
            <w:r w:rsidRPr="007E729F">
              <w:rPr>
                <w:rFonts w:hint="eastAsia"/>
              </w:rPr>
              <w:t>列中搜索并高亮第一条与本框中内容左端匹配的</w:t>
            </w:r>
            <w:r w:rsidR="00567E71">
              <w:rPr>
                <w:rFonts w:hint="eastAsia"/>
              </w:rPr>
              <w:t xml:space="preserve">Vendor </w:t>
            </w:r>
            <w:r w:rsidR="008E4B75" w:rsidRPr="008E4B75">
              <w:rPr>
                <w:strike/>
                <w:rPrChange w:id="2575" w:author="Gao, Guan-Wei (高貫偉 ITC)" w:date="2012-09-04T17:58:00Z">
                  <w:rPr>
                    <w:color w:val="0000FF"/>
                    <w:u w:val="single"/>
                  </w:rPr>
                </w:rPrChange>
              </w:rPr>
              <w:t>Code</w:t>
            </w:r>
            <w:r w:rsidRPr="007E729F">
              <w:rPr>
                <w:rFonts w:hint="eastAsia"/>
              </w:rPr>
              <w:t>记录。</w:t>
            </w:r>
          </w:p>
        </w:tc>
        <w:tc>
          <w:tcPr>
            <w:tcW w:w="2629" w:type="dxa"/>
          </w:tcPr>
          <w:p w:rsidR="007E7004" w:rsidRPr="00A03460" w:rsidRDefault="007E7004" w:rsidP="007E7004">
            <w:pPr>
              <w:rPr>
                <w:rFonts w:ascii="Tahoma" w:hAnsi="Tahoma"/>
                <w:sz w:val="18"/>
              </w:rPr>
            </w:pPr>
          </w:p>
        </w:tc>
      </w:tr>
      <w:tr w:rsidR="007E7004" w:rsidRPr="00A03460" w:rsidTr="007E7004">
        <w:tc>
          <w:tcPr>
            <w:tcW w:w="445" w:type="dxa"/>
          </w:tcPr>
          <w:p w:rsidR="007E7004" w:rsidRPr="00A03460" w:rsidRDefault="007E7004" w:rsidP="007E7004">
            <w:r w:rsidRPr="007E729F">
              <w:lastRenderedPageBreak/>
              <w:t>2</w:t>
            </w:r>
          </w:p>
        </w:tc>
        <w:tc>
          <w:tcPr>
            <w:tcW w:w="1310" w:type="dxa"/>
          </w:tcPr>
          <w:p w:rsidR="007E7004" w:rsidRPr="00A03460" w:rsidRDefault="00567E71" w:rsidP="007E7004">
            <w:r>
              <w:rPr>
                <w:rFonts w:hint="eastAsia"/>
              </w:rPr>
              <w:t>Vendor Code</w:t>
            </w:r>
            <w:r w:rsidR="007E7004">
              <w:rPr>
                <w:rFonts w:hint="eastAsia"/>
              </w:rPr>
              <w:t xml:space="preserve"> </w:t>
            </w:r>
            <w:r w:rsidR="007E7004" w:rsidRPr="007E729F">
              <w:t>List</w:t>
            </w:r>
          </w:p>
        </w:tc>
        <w:tc>
          <w:tcPr>
            <w:tcW w:w="916" w:type="dxa"/>
          </w:tcPr>
          <w:p w:rsidR="007E7004" w:rsidRPr="00A03460" w:rsidRDefault="007E7004" w:rsidP="007E7004">
            <w:r w:rsidRPr="007E729F">
              <w:rPr>
                <w:rFonts w:ascii="SimSun" w:hAnsi="SimSun"/>
              </w:rPr>
              <w:t>Table</w:t>
            </w:r>
          </w:p>
        </w:tc>
        <w:tc>
          <w:tcPr>
            <w:tcW w:w="677" w:type="dxa"/>
          </w:tcPr>
          <w:p w:rsidR="007E7004" w:rsidRPr="00A03460" w:rsidRDefault="007E7004" w:rsidP="007E7004"/>
        </w:tc>
        <w:tc>
          <w:tcPr>
            <w:tcW w:w="1432" w:type="dxa"/>
          </w:tcPr>
          <w:p w:rsidR="007E7004" w:rsidRPr="00A03460" w:rsidRDefault="007E7004" w:rsidP="007E7004">
            <w:r w:rsidRPr="007E729F">
              <w:rPr>
                <w:rFonts w:hint="eastAsia"/>
              </w:rPr>
              <w:t>显示所有</w:t>
            </w:r>
            <w:r w:rsidR="00567E71">
              <w:rPr>
                <w:rFonts w:hint="eastAsia"/>
              </w:rPr>
              <w:t>Vendor Code</w:t>
            </w:r>
            <w:r w:rsidRPr="007E729F">
              <w:rPr>
                <w:rFonts w:hint="eastAsia"/>
              </w:rPr>
              <w:t>的资料</w:t>
            </w:r>
            <w:r w:rsidRPr="007E729F">
              <w:t xml:space="preserve"> </w:t>
            </w:r>
          </w:p>
        </w:tc>
        <w:tc>
          <w:tcPr>
            <w:tcW w:w="680" w:type="dxa"/>
          </w:tcPr>
          <w:p w:rsidR="007E7004" w:rsidRPr="00A03460" w:rsidRDefault="007E7004" w:rsidP="007E7004"/>
        </w:tc>
        <w:tc>
          <w:tcPr>
            <w:tcW w:w="2728" w:type="dxa"/>
          </w:tcPr>
          <w:p w:rsidR="00F12C1F" w:rsidRDefault="007E7004">
            <w:pPr>
              <w:rPr>
                <w:ins w:id="2576" w:author="Gao, Guan-Wei (高貫偉 ITC)" w:date="2012-07-18T16:21:00Z"/>
              </w:rPr>
            </w:pPr>
            <w:r w:rsidRPr="007E729F">
              <w:t>Click</w:t>
            </w:r>
            <w:r w:rsidRPr="007E729F">
              <w:rPr>
                <w:rFonts w:hint="eastAsia"/>
              </w:rPr>
              <w:t>：原高亮被选的</w:t>
            </w:r>
            <w:r>
              <w:rPr>
                <w:rFonts w:hint="eastAsia"/>
              </w:rPr>
              <w:t>行</w:t>
            </w:r>
            <w:r w:rsidRPr="007E729F">
              <w:rPr>
                <w:rFonts w:hint="eastAsia"/>
              </w:rPr>
              <w:t>恢复正常显示，被点击的</w:t>
            </w:r>
            <w:r>
              <w:rPr>
                <w:rFonts w:hint="eastAsia"/>
              </w:rPr>
              <w:t>数据行</w:t>
            </w:r>
            <w:r w:rsidRPr="007E729F">
              <w:rPr>
                <w:rFonts w:hint="eastAsia"/>
              </w:rPr>
              <w:t>被高亮选择，下部的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到</w:t>
            </w:r>
            <w:r w:rsidR="00567E71">
              <w:rPr>
                <w:rFonts w:hint="eastAsia"/>
              </w:rPr>
              <w:t>5</w:t>
            </w:r>
            <w:r>
              <w:rPr>
                <w:rFonts w:hint="eastAsia"/>
              </w:rPr>
              <w:t>号控件</w:t>
            </w:r>
            <w:r w:rsidRPr="007E729F">
              <w:rPr>
                <w:rFonts w:hint="eastAsia"/>
              </w:rPr>
              <w:t>显示被点击</w:t>
            </w:r>
            <w:r>
              <w:rPr>
                <w:rFonts w:hint="eastAsia"/>
              </w:rPr>
              <w:t>行</w:t>
            </w:r>
            <w:r w:rsidRPr="007E729F">
              <w:rPr>
                <w:rFonts w:hint="eastAsia"/>
              </w:rPr>
              <w:t>的相关资料。若被点击行为空行，则</w:t>
            </w:r>
            <w:r w:rsidRPr="007E729F">
              <w:t>Disable Delete</w:t>
            </w:r>
            <w:r w:rsidRPr="007E729F">
              <w:rPr>
                <w:rFonts w:hint="eastAsia"/>
              </w:rPr>
              <w:t>按钮。</w:t>
            </w:r>
          </w:p>
          <w:p w:rsidR="00450F5E" w:rsidRDefault="00450F5E">
            <w:ins w:id="2577" w:author="Gao, Guan-Wei (高貫偉 ITC)" w:date="2012-07-18T16:21:00Z">
              <w:r>
                <w:rPr>
                  <w:rFonts w:hint="eastAsia"/>
                </w:rPr>
                <w:t>若选中的</w:t>
              </w:r>
              <w:r>
                <w:rPr>
                  <w:rFonts w:hint="eastAsia"/>
                </w:rPr>
                <w:t>Vendor</w:t>
              </w:r>
              <w:r>
                <w:rPr>
                  <w:rFonts w:hint="eastAsia"/>
                </w:rPr>
                <w:t>的前</w:t>
              </w:r>
              <w:r>
                <w:rPr>
                  <w:rFonts w:hint="eastAsia"/>
                </w:rPr>
                <w:t>3</w:t>
              </w:r>
              <w:r>
                <w:rPr>
                  <w:rFonts w:hint="eastAsia"/>
                </w:rPr>
                <w:t>码为</w:t>
              </w:r>
              <w:r>
                <w:t>’</w:t>
              </w:r>
              <w:r>
                <w:rPr>
                  <w:rFonts w:hint="eastAsia"/>
                </w:rPr>
                <w:t>2TG</w:t>
              </w:r>
              <w:r>
                <w:t>’</w:t>
              </w:r>
              <w:r>
                <w:rPr>
                  <w:rFonts w:hint="eastAsia"/>
                </w:rPr>
                <w:t>，则判断为</w:t>
              </w:r>
              <w:r>
                <w:t>’</w:t>
              </w:r>
              <w:r>
                <w:rPr>
                  <w:rFonts w:hint="eastAsia"/>
                </w:rPr>
                <w:t>AST</w:t>
              </w:r>
              <w:r>
                <w:t>’</w:t>
              </w:r>
              <w:r>
                <w:rPr>
                  <w:rFonts w:hint="eastAsia"/>
                </w:rPr>
                <w:t>，</w:t>
              </w:r>
              <w:r>
                <w:rPr>
                  <w:rFonts w:hint="eastAsia"/>
                </w:rPr>
                <w:t>[</w:t>
              </w:r>
            </w:ins>
            <w:ins w:id="2578" w:author="Gao, Guan-Wei (高貫偉 ITC)" w:date="2012-07-18T16:22:00Z">
              <w:r>
                <w:rPr>
                  <w:rFonts w:hint="eastAsia"/>
                </w:rPr>
                <w:t>Vendor</w:t>
              </w:r>
            </w:ins>
            <w:ins w:id="2579" w:author="Gao, Guan-Wei (高貫偉 ITC)" w:date="2012-07-18T16:21:00Z">
              <w:r>
                <w:rPr>
                  <w:rFonts w:hint="eastAsia"/>
                </w:rPr>
                <w:t>]</w:t>
              </w:r>
            </w:ins>
            <w:ins w:id="2580" w:author="Gao, Guan-Wei (高貫偉 ITC)" w:date="2012-07-18T16:22:00Z">
              <w:r>
                <w:rPr>
                  <w:rFonts w:hint="eastAsia"/>
                </w:rPr>
                <w:t>显示</w:t>
              </w:r>
              <w:r>
                <w:rPr>
                  <w:rFonts w:hint="eastAsia"/>
                </w:rPr>
                <w:t>AST</w:t>
              </w:r>
              <w:r>
                <w:rPr>
                  <w:rFonts w:hint="eastAsia"/>
                </w:rPr>
                <w:t>，</w:t>
              </w:r>
              <w:r>
                <w:rPr>
                  <w:rFonts w:hint="eastAsia"/>
                </w:rPr>
                <w:t>[PartNo]</w:t>
              </w:r>
              <w:r>
                <w:rPr>
                  <w:rFonts w:hint="eastAsia"/>
                </w:rPr>
                <w:t>显示</w:t>
              </w:r>
              <w:r>
                <w:rPr>
                  <w:rFonts w:hint="eastAsia"/>
                </w:rPr>
                <w:t>Vendor</w:t>
              </w:r>
            </w:ins>
          </w:p>
        </w:tc>
        <w:tc>
          <w:tcPr>
            <w:tcW w:w="2629" w:type="dxa"/>
          </w:tcPr>
          <w:p w:rsidR="007E7004" w:rsidRPr="00A03460" w:rsidRDefault="007E7004" w:rsidP="007E7004">
            <w:pPr>
              <w:rPr>
                <w:rFonts w:ascii="Tahoma" w:hAnsi="Tahoma"/>
                <w:sz w:val="18"/>
              </w:rPr>
            </w:pPr>
            <w:r w:rsidRPr="007E729F">
              <w:rPr>
                <w:rFonts w:ascii="Tahoma" w:hAnsi="Tahoma" w:hint="eastAsia"/>
                <w:sz w:val="18"/>
              </w:rPr>
              <w:t>栏位包括</w:t>
            </w:r>
            <w:r w:rsidR="00567E71">
              <w:rPr>
                <w:rFonts w:ascii="Tahoma" w:hAnsi="Tahoma" w:hint="eastAsia"/>
                <w:sz w:val="18"/>
              </w:rPr>
              <w:t>Vendor</w:t>
            </w:r>
            <w:r w:rsidR="00567E71">
              <w:rPr>
                <w:rFonts w:ascii="Tahoma" w:hAnsi="Tahoma" w:hint="eastAsia"/>
                <w:sz w:val="18"/>
              </w:rPr>
              <w:t>、</w:t>
            </w:r>
            <w:r w:rsidR="00567E71">
              <w:rPr>
                <w:rFonts w:ascii="Tahoma" w:hAnsi="Tahoma" w:hint="eastAsia"/>
                <w:sz w:val="18"/>
              </w:rPr>
              <w:t>Priority</w:t>
            </w:r>
            <w:r w:rsidR="00567E71">
              <w:rPr>
                <w:rFonts w:ascii="Tahoma" w:hAnsi="Tahoma" w:hint="eastAsia"/>
                <w:sz w:val="18"/>
              </w:rPr>
              <w:t>、</w:t>
            </w:r>
            <w:r w:rsidR="00567E71">
              <w:rPr>
                <w:rFonts w:ascii="Tahoma" w:hAnsi="Tahoma" w:hint="eastAsia"/>
                <w:sz w:val="18"/>
              </w:rPr>
              <w:t>Vendor Code</w:t>
            </w:r>
            <w:r>
              <w:rPr>
                <w:rFonts w:ascii="Tahoma" w:hAnsi="Tahoma" w:hint="eastAsia"/>
                <w:sz w:val="18"/>
              </w:rPr>
              <w:t>、</w:t>
            </w:r>
            <w:r w:rsidRPr="007E729F">
              <w:rPr>
                <w:rFonts w:ascii="Tahoma" w:hAnsi="Tahoma"/>
                <w:sz w:val="18"/>
              </w:rPr>
              <w:t>Editor</w:t>
            </w:r>
            <w:r w:rsidRPr="007E729F">
              <w:rPr>
                <w:rFonts w:ascii="Tahoma" w:hAnsi="Tahoma" w:hint="eastAsia"/>
                <w:sz w:val="18"/>
              </w:rPr>
              <w:t>、</w:t>
            </w:r>
            <w:r w:rsidRPr="007E729F">
              <w:rPr>
                <w:rFonts w:ascii="Tahoma" w:hAnsi="Tahoma"/>
                <w:sz w:val="18"/>
              </w:rPr>
              <w:t>Cdt</w:t>
            </w:r>
            <w:r w:rsidRPr="007E729F">
              <w:rPr>
                <w:rFonts w:ascii="Tahoma" w:hAnsi="Tahoma" w:hint="eastAsia"/>
                <w:sz w:val="18"/>
              </w:rPr>
              <w:t>、</w:t>
            </w:r>
            <w:r w:rsidRPr="007E729F">
              <w:rPr>
                <w:rFonts w:ascii="Tahoma" w:hAnsi="Tahoma"/>
                <w:sz w:val="18"/>
              </w:rPr>
              <w:t>Udt</w:t>
            </w:r>
          </w:p>
          <w:p w:rsidR="007E7004" w:rsidRPr="00A03460" w:rsidRDefault="007E7004" w:rsidP="007E7004">
            <w:pPr>
              <w:rPr>
                <w:rFonts w:ascii="Tahoma" w:hAnsi="Tahoma"/>
                <w:sz w:val="18"/>
              </w:rPr>
            </w:pPr>
            <w:r w:rsidRPr="007E729F">
              <w:rPr>
                <w:rFonts w:hint="eastAsia"/>
              </w:rPr>
              <w:t>按</w:t>
            </w:r>
            <w:r w:rsidR="00567E71">
              <w:rPr>
                <w:rFonts w:hint="eastAsia"/>
              </w:rPr>
              <w:t>Vendor</w:t>
            </w:r>
            <w:r w:rsidR="00567E71">
              <w:rPr>
                <w:rFonts w:hint="eastAsia"/>
              </w:rPr>
              <w:t>、</w:t>
            </w:r>
            <w:r w:rsidR="00567E71">
              <w:rPr>
                <w:rFonts w:hint="eastAsia"/>
              </w:rPr>
              <w:t>Priority</w:t>
            </w:r>
            <w:r>
              <w:rPr>
                <w:rFonts w:hint="eastAsia"/>
              </w:rPr>
              <w:t>栏位</w:t>
            </w:r>
            <w:r w:rsidRPr="007E729F">
              <w:rPr>
                <w:rFonts w:hint="eastAsia"/>
              </w:rPr>
              <w:t>排序</w:t>
            </w:r>
          </w:p>
        </w:tc>
      </w:tr>
      <w:tr w:rsidR="007E7004" w:rsidRPr="00A03460" w:rsidTr="007E7004">
        <w:tc>
          <w:tcPr>
            <w:tcW w:w="445" w:type="dxa"/>
          </w:tcPr>
          <w:p w:rsidR="007E7004" w:rsidRPr="00A03460" w:rsidRDefault="007E7004" w:rsidP="007E7004">
            <w:r w:rsidRPr="007E729F">
              <w:t>3</w:t>
            </w:r>
          </w:p>
        </w:tc>
        <w:tc>
          <w:tcPr>
            <w:tcW w:w="1310" w:type="dxa"/>
          </w:tcPr>
          <w:p w:rsidR="007E7004" w:rsidRPr="00A03460" w:rsidRDefault="00567E71" w:rsidP="007E7004">
            <w:r>
              <w:rPr>
                <w:rFonts w:hint="eastAsia"/>
              </w:rPr>
              <w:t>Vendor</w:t>
            </w:r>
          </w:p>
        </w:tc>
        <w:tc>
          <w:tcPr>
            <w:tcW w:w="916" w:type="dxa"/>
          </w:tcPr>
          <w:p w:rsidR="007E7004" w:rsidRPr="00A03460" w:rsidRDefault="00567E71" w:rsidP="007E700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7E7004" w:rsidRDefault="007E7004" w:rsidP="007E7004"/>
        </w:tc>
        <w:tc>
          <w:tcPr>
            <w:tcW w:w="1432" w:type="dxa"/>
          </w:tcPr>
          <w:p w:rsidR="007E7004" w:rsidRPr="00A03460" w:rsidRDefault="00567E71" w:rsidP="007E700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第一个选项被选</w:t>
            </w:r>
          </w:p>
        </w:tc>
        <w:tc>
          <w:tcPr>
            <w:tcW w:w="680" w:type="dxa"/>
          </w:tcPr>
          <w:p w:rsidR="007E7004" w:rsidRPr="00A03460" w:rsidRDefault="007E7004" w:rsidP="007E7004">
            <w:r w:rsidRPr="007E729F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7E7004" w:rsidRPr="00D75D85" w:rsidRDefault="008E4B75" w:rsidP="007E7004">
            <w:pPr>
              <w:rPr>
                <w:ins w:id="2581" w:author="Gao, Guan-Wei (高貫偉 ITC)" w:date="2012-07-17T09:44:00Z"/>
                <w:highlight w:val="magenta"/>
                <w:rPrChange w:id="2582" w:author="Gao, Guan-Wei (高貫偉 ITC)" w:date="2012-07-17T09:45:00Z">
                  <w:rPr>
                    <w:ins w:id="2583" w:author="Gao, Guan-Wei (高貫偉 ITC)" w:date="2012-07-17T09:44:00Z"/>
                  </w:rPr>
                </w:rPrChange>
              </w:rPr>
            </w:pPr>
            <w:ins w:id="2584" w:author="Gao, Guan-Wei (高貫偉 ITC)" w:date="2012-07-17T09:44:00Z">
              <w:r w:rsidRPr="008E4B75">
                <w:rPr>
                  <w:highlight w:val="magenta"/>
                  <w:rPrChange w:id="2585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OnChange</w:t>
              </w:r>
              <w:r w:rsidRPr="008E4B75">
                <w:rPr>
                  <w:rFonts w:hint="eastAsia"/>
                  <w:highlight w:val="magenta"/>
                  <w:rPrChange w:id="2586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：</w:t>
              </w:r>
            </w:ins>
          </w:p>
          <w:p w:rsidR="00D75D85" w:rsidRPr="00D75D85" w:rsidRDefault="008E4B75" w:rsidP="007E7004">
            <w:pPr>
              <w:rPr>
                <w:rPrChange w:id="2587" w:author="Gao, Guan-Wei (高貫偉 ITC)" w:date="2012-07-17T09:44:00Z">
                  <w:rPr>
                    <w:rFonts w:eastAsia="新細明體"/>
                  </w:rPr>
                </w:rPrChange>
              </w:rPr>
            </w:pPr>
            <w:ins w:id="2588" w:author="Gao, Guan-Wei (高貫偉 ITC)" w:date="2012-07-17T09:44:00Z">
              <w:r w:rsidRPr="008E4B75">
                <w:rPr>
                  <w:rFonts w:hint="eastAsia"/>
                  <w:highlight w:val="magenta"/>
                  <w:rPrChange w:id="2589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若</w:t>
              </w:r>
              <w:r w:rsidRPr="008E4B75">
                <w:rPr>
                  <w:highlight w:val="magenta"/>
                  <w:rPrChange w:id="2590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Value</w:t>
              </w:r>
              <w:r w:rsidRPr="008E4B75">
                <w:rPr>
                  <w:rFonts w:hint="eastAsia"/>
                  <w:highlight w:val="magenta"/>
                  <w:rPrChange w:id="2591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为“</w:t>
              </w:r>
              <w:r w:rsidRPr="008E4B75">
                <w:rPr>
                  <w:highlight w:val="magenta"/>
                  <w:rPrChange w:id="2592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AST</w:t>
              </w:r>
              <w:r w:rsidRPr="008E4B75">
                <w:rPr>
                  <w:rFonts w:hint="eastAsia"/>
                  <w:highlight w:val="magenta"/>
                  <w:rPrChange w:id="2593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”，则</w:t>
              </w:r>
              <w:r w:rsidRPr="008E4B75">
                <w:rPr>
                  <w:highlight w:val="magenta"/>
                  <w:rPrChange w:id="2594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 xml:space="preserve">Enable </w:t>
              </w:r>
            </w:ins>
            <w:ins w:id="2595" w:author="Gao, Guan-Wei (高貫偉 ITC)" w:date="2012-07-17T09:45:00Z">
              <w:r w:rsidRPr="008E4B75">
                <w:rPr>
                  <w:highlight w:val="magenta"/>
                  <w:rPrChange w:id="2596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hint="eastAsia"/>
                  <w:highlight w:val="magenta"/>
                  <w:rPrChange w:id="2597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；否则</w:t>
              </w:r>
              <w:r w:rsidRPr="008E4B75">
                <w:rPr>
                  <w:highlight w:val="magenta"/>
                  <w:rPrChange w:id="2598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Disable PartNo</w:t>
              </w:r>
            </w:ins>
          </w:p>
        </w:tc>
        <w:tc>
          <w:tcPr>
            <w:tcW w:w="2629" w:type="dxa"/>
          </w:tcPr>
          <w:p w:rsidR="007E7004" w:rsidRDefault="00567E71" w:rsidP="007E7004">
            <w:pPr>
              <w:rPr>
                <w:ins w:id="2599" w:author="Gao, Guan-Wei (高貫偉 ITC)" w:date="2012-07-17T09:39:00Z"/>
              </w:rPr>
            </w:pPr>
            <w:r>
              <w:rPr>
                <w:rFonts w:hint="eastAsia"/>
              </w:rPr>
              <w:t>选项包括</w:t>
            </w:r>
            <w:r w:rsidR="001F2D42">
              <w:rPr>
                <w:rFonts w:hint="eastAsia"/>
              </w:rPr>
              <w:t>：</w:t>
            </w:r>
            <w:r w:rsidR="001F2D42" w:rsidRPr="001F2D42">
              <w:t>select distinct upper(Vendor) from IqcPnoBom where Descr like 'MEM%' and Vendor&lt;&gt;'' order by upper(Vendor)</w:t>
            </w:r>
            <w:r w:rsidR="001F2D42">
              <w:rPr>
                <w:rFonts w:hint="eastAsia"/>
              </w:rPr>
              <w:t>取得的数据和一个“</w:t>
            </w:r>
            <w:r w:rsidR="001F2D42">
              <w:rPr>
                <w:rFonts w:hint="eastAsia"/>
              </w:rPr>
              <w:t>MB</w:t>
            </w:r>
            <w:r w:rsidR="001F2D42">
              <w:rPr>
                <w:rFonts w:hint="eastAsia"/>
              </w:rPr>
              <w:t>”项</w:t>
            </w:r>
          </w:p>
          <w:p w:rsidR="00D75D85" w:rsidRPr="00A03460" w:rsidRDefault="008E4B75" w:rsidP="007E7004">
            <w:ins w:id="2600" w:author="Gao, Guan-Wei (高貫偉 ITC)" w:date="2012-07-17T09:39:00Z">
              <w:r w:rsidRPr="008E4B75">
                <w:rPr>
                  <w:rFonts w:hint="eastAsia"/>
                  <w:highlight w:val="magenta"/>
                  <w:rPrChange w:id="2601" w:author="Gao, Guan-Wei (高貫偉 ITC)" w:date="2012-07-17T09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还有一个“</w:t>
              </w:r>
              <w:r w:rsidRPr="008E4B75">
                <w:rPr>
                  <w:highlight w:val="magenta"/>
                  <w:rPrChange w:id="2602" w:author="Gao, Guan-Wei (高貫偉 ITC)" w:date="2012-07-17T09:40:00Z">
                    <w:rPr>
                      <w:color w:val="0000FF"/>
                      <w:u w:val="single"/>
                    </w:rPr>
                  </w:rPrChange>
                </w:rPr>
                <w:t>AST</w:t>
              </w:r>
              <w:r w:rsidRPr="008E4B75">
                <w:rPr>
                  <w:rFonts w:hint="eastAsia"/>
                  <w:highlight w:val="magenta"/>
                  <w:rPrChange w:id="2603" w:author="Gao, Guan-Wei (高貫偉 ITC)" w:date="2012-07-17T09:40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”项</w:t>
              </w:r>
            </w:ins>
          </w:p>
        </w:tc>
      </w:tr>
      <w:tr w:rsidR="007E7004" w:rsidRPr="00A03460" w:rsidTr="007E7004">
        <w:tc>
          <w:tcPr>
            <w:tcW w:w="445" w:type="dxa"/>
          </w:tcPr>
          <w:p w:rsidR="007E7004" w:rsidRPr="00A03460" w:rsidRDefault="007E7004" w:rsidP="007E7004">
            <w:r w:rsidRPr="007E729F">
              <w:t>4</w:t>
            </w:r>
          </w:p>
        </w:tc>
        <w:tc>
          <w:tcPr>
            <w:tcW w:w="1310" w:type="dxa"/>
          </w:tcPr>
          <w:p w:rsidR="007E7004" w:rsidRPr="00A03460" w:rsidRDefault="001F2D42" w:rsidP="007E7004">
            <w:r>
              <w:rPr>
                <w:rFonts w:hint="eastAsia"/>
              </w:rPr>
              <w:t>Priority</w:t>
            </w:r>
          </w:p>
        </w:tc>
        <w:tc>
          <w:tcPr>
            <w:tcW w:w="916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7E729F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F12C1F" w:rsidRDefault="001F2D42">
            <w:r>
              <w:rPr>
                <w:rFonts w:hint="eastAsia"/>
              </w:rPr>
              <w:t>1~99</w:t>
            </w:r>
            <w:r>
              <w:t xml:space="preserve"> </w:t>
            </w:r>
          </w:p>
        </w:tc>
        <w:tc>
          <w:tcPr>
            <w:tcW w:w="1432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7E729F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E7004" w:rsidRPr="00A03460" w:rsidRDefault="007E7004" w:rsidP="007E7004">
            <w:r w:rsidRPr="007E729F"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7E7004" w:rsidRPr="00A03460" w:rsidRDefault="007E7004" w:rsidP="007E70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E7004" w:rsidRPr="00A03460" w:rsidRDefault="007E7004" w:rsidP="007E7004"/>
        </w:tc>
      </w:tr>
      <w:tr w:rsidR="007E7004" w:rsidRPr="00A03460" w:rsidTr="007E7004">
        <w:tc>
          <w:tcPr>
            <w:tcW w:w="445" w:type="dxa"/>
          </w:tcPr>
          <w:p w:rsidR="007E7004" w:rsidRPr="00A03460" w:rsidRDefault="007E7004" w:rsidP="007E7004">
            <w:r w:rsidRPr="00A03460"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7E7004" w:rsidRDefault="001F2D42" w:rsidP="007E7004">
            <w:r>
              <w:rPr>
                <w:rFonts w:hint="eastAsia"/>
              </w:rPr>
              <w:t>Vendor Code</w:t>
            </w:r>
          </w:p>
        </w:tc>
        <w:tc>
          <w:tcPr>
            <w:tcW w:w="916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Text</w:t>
            </w:r>
          </w:p>
        </w:tc>
        <w:tc>
          <w:tcPr>
            <w:tcW w:w="677" w:type="dxa"/>
          </w:tcPr>
          <w:p w:rsidR="00221F6C" w:rsidRDefault="007E7004">
            <w:pPr>
              <w:rPr>
                <w:rFonts w:ascii="Arial" w:hAnsi="Arial" w:cs="Arial"/>
                <w:b/>
                <w:bCs/>
                <w:kern w:val="32"/>
                <w:sz w:val="32"/>
              </w:rPr>
            </w:pPr>
            <w:r w:rsidRPr="00A03460">
              <w:rPr>
                <w:rFonts w:hint="eastAsia"/>
              </w:rPr>
              <w:t>长度不超过</w:t>
            </w:r>
            <w:r w:rsidR="009F5390" w:rsidRPr="009F5390">
              <w:rPr>
                <w:color w:val="31849B" w:themeColor="accent5" w:themeShade="BF"/>
              </w:rPr>
              <w:t>20</w:t>
            </w:r>
            <w:r w:rsidRPr="00A03460"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空</w:t>
            </w:r>
          </w:p>
        </w:tc>
        <w:tc>
          <w:tcPr>
            <w:tcW w:w="680" w:type="dxa"/>
          </w:tcPr>
          <w:p w:rsidR="007E7004" w:rsidRPr="00A03460" w:rsidRDefault="001F2D42" w:rsidP="007E7004">
            <w:r>
              <w:rPr>
                <w:rFonts w:hint="eastAsia"/>
              </w:rPr>
              <w:t>是</w:t>
            </w:r>
          </w:p>
        </w:tc>
        <w:tc>
          <w:tcPr>
            <w:tcW w:w="2728" w:type="dxa"/>
          </w:tcPr>
          <w:p w:rsidR="007E7004" w:rsidRPr="00A03460" w:rsidRDefault="007E7004" w:rsidP="007E7004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7E7004" w:rsidRPr="00142809" w:rsidRDefault="00DE4E70" w:rsidP="007E7004">
            <w:pPr>
              <w:rPr>
                <w:color w:val="00B050"/>
              </w:rPr>
            </w:pPr>
            <w:r w:rsidRPr="00DE4E70">
              <w:rPr>
                <w:rFonts w:hint="eastAsia"/>
                <w:color w:val="00B050"/>
              </w:rPr>
              <w:t>小写字母转成大写</w:t>
            </w:r>
          </w:p>
        </w:tc>
      </w:tr>
      <w:tr w:rsidR="007E7004" w:rsidRPr="00A03460" w:rsidTr="007E7004">
        <w:tc>
          <w:tcPr>
            <w:tcW w:w="445" w:type="dxa"/>
          </w:tcPr>
          <w:p w:rsidR="007E7004" w:rsidRPr="00A03460" w:rsidRDefault="001F2D42" w:rsidP="007E7004">
            <w:r>
              <w:rPr>
                <w:rFonts w:hint="eastAsia"/>
              </w:rPr>
              <w:t>6</w:t>
            </w:r>
          </w:p>
        </w:tc>
        <w:tc>
          <w:tcPr>
            <w:tcW w:w="1310" w:type="dxa"/>
          </w:tcPr>
          <w:p w:rsidR="007E7004" w:rsidRPr="00A03460" w:rsidRDefault="007E7004" w:rsidP="007E7004">
            <w:r>
              <w:rPr>
                <w:rFonts w:hint="eastAsia"/>
              </w:rPr>
              <w:t>Add</w:t>
            </w:r>
          </w:p>
        </w:tc>
        <w:tc>
          <w:tcPr>
            <w:tcW w:w="916" w:type="dxa"/>
          </w:tcPr>
          <w:p w:rsidR="007E7004" w:rsidRPr="00A03460" w:rsidRDefault="007E7004" w:rsidP="007E7004">
            <w:pPr>
              <w:rPr>
                <w:rFonts w:ascii="SimSun" w:hAnsi="SimSun"/>
              </w:rPr>
            </w:pPr>
            <w:r w:rsidRPr="00A03460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</w:tcPr>
          <w:p w:rsidR="007E7004" w:rsidRPr="00A03460" w:rsidRDefault="007E7004" w:rsidP="007E7004"/>
        </w:tc>
        <w:tc>
          <w:tcPr>
            <w:tcW w:w="1432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A03460">
              <w:rPr>
                <w:rFonts w:ascii="SimSun" w:hAnsi="SimSun" w:hint="eastAsia"/>
              </w:rPr>
              <w:t>“</w:t>
            </w:r>
            <w:r>
              <w:rPr>
                <w:rFonts w:ascii="SimSun" w:hAnsi="SimSun" w:hint="eastAsia"/>
              </w:rPr>
              <w:t>Add</w:t>
            </w:r>
            <w:r w:rsidRPr="00A03460">
              <w:rPr>
                <w:rFonts w:ascii="SimSun" w:hAnsi="SimSun" w:hint="eastAsia"/>
              </w:rPr>
              <w:t>”</w:t>
            </w:r>
          </w:p>
        </w:tc>
        <w:tc>
          <w:tcPr>
            <w:tcW w:w="680" w:type="dxa"/>
          </w:tcPr>
          <w:p w:rsidR="007E7004" w:rsidRPr="00A03460" w:rsidRDefault="007E7004" w:rsidP="007E7004"/>
        </w:tc>
        <w:tc>
          <w:tcPr>
            <w:tcW w:w="2728" w:type="dxa"/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A03460">
              <w:rPr>
                <w:rFonts w:ascii="SimSun" w:hAnsi="SimSun"/>
              </w:rPr>
              <w:t>Click</w:t>
            </w:r>
            <w:r w:rsidRPr="00A03460">
              <w:rPr>
                <w:rFonts w:ascii="SimSun" w:hAnsi="SimSun" w:hint="eastAsia"/>
              </w:rPr>
              <w:t>：</w:t>
            </w:r>
            <w:r w:rsidRPr="00A03460">
              <w:rPr>
                <w:rFonts w:ascii="SimSun" w:hAnsi="SimSun"/>
              </w:rPr>
              <w:t>1</w:t>
            </w:r>
            <w:r w:rsidRPr="00A03460">
              <w:rPr>
                <w:rFonts w:ascii="SimSun" w:hAnsi="SimSun" w:hint="eastAsia"/>
              </w:rPr>
              <w:t>、若</w:t>
            </w:r>
            <w:r w:rsidR="001F2D42">
              <w:rPr>
                <w:rFonts w:ascii="SimSun" w:hAnsi="SimSun" w:hint="eastAsia"/>
              </w:rPr>
              <w:t>有任何项未填</w:t>
            </w:r>
            <w:r w:rsidRPr="00A03460">
              <w:rPr>
                <w:rFonts w:ascii="SimSun" w:hAnsi="SimSun" w:hint="eastAsia"/>
              </w:rPr>
              <w:t>，则提示用户，放弃后续操作。</w:t>
            </w:r>
          </w:p>
          <w:p w:rsidR="007E7004" w:rsidRPr="00ED40C1" w:rsidRDefault="008E4B75" w:rsidP="007E7004">
            <w:pPr>
              <w:rPr>
                <w:ins w:id="2604" w:author="Gao, Guan-Wei (高貫偉 ITC)" w:date="2012-07-23T22:50:00Z"/>
                <w:rFonts w:ascii="SimSun" w:hAnsi="SimSun"/>
                <w:highlight w:val="yellow"/>
                <w:rPrChange w:id="2605" w:author="Gao, Guan-Wei (高貫偉 ITC)" w:date="2012-07-23T22:51:00Z">
                  <w:rPr>
                    <w:ins w:id="2606" w:author="Gao, Guan-Wei (高貫偉 ITC)" w:date="2012-07-23T22:50:00Z"/>
                    <w:rFonts w:ascii="SimSun" w:hAnsi="SimSun"/>
                  </w:rPr>
                </w:rPrChange>
              </w:rPr>
            </w:pPr>
            <w:r w:rsidRPr="008E4B75">
              <w:rPr>
                <w:rFonts w:ascii="SimSun" w:hAnsi="SimSun"/>
                <w:highlight w:val="yellow"/>
                <w:rPrChange w:id="2607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2</w:t>
            </w:r>
            <w:r w:rsidRPr="008E4B75">
              <w:rPr>
                <w:rFonts w:ascii="SimSun" w:hAnsi="SimSun" w:hint="eastAsia"/>
                <w:highlight w:val="yellow"/>
                <w:rPrChange w:id="2608" w:author="Gao, Guan-Wei (高貫偉 ITC)" w:date="2012-07-23T22:51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、</w:t>
            </w:r>
            <w:ins w:id="2609" w:author="Gao, Guan-Wei (高貫偉 ITC)" w:date="2012-07-23T22:49:00Z">
              <w:r w:rsidRPr="008E4B75">
                <w:rPr>
                  <w:rFonts w:ascii="SimSun" w:hAnsi="SimSun" w:hint="eastAsia"/>
                  <w:highlight w:val="yellow"/>
                  <w:rPrChange w:id="2610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若</w:t>
              </w:r>
              <w:r w:rsidRPr="008E4B75">
                <w:rPr>
                  <w:rFonts w:ascii="SimSun" w:hAnsi="SimSun"/>
                  <w:highlight w:val="yellow"/>
                  <w:rPrChange w:id="2611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Vendor&lt;&gt;</w:t>
              </w:r>
              <w:r w:rsidRPr="008E4B75">
                <w:rPr>
                  <w:rFonts w:ascii="SimSun" w:hAnsi="SimSun" w:hint="eastAsia"/>
                  <w:highlight w:val="yellow"/>
                  <w:rPrChange w:id="2612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’</w:t>
              </w:r>
              <w:r w:rsidRPr="008E4B75">
                <w:rPr>
                  <w:rFonts w:ascii="SimSun" w:hAnsi="SimSun"/>
                  <w:highlight w:val="yellow"/>
                  <w:rPrChange w:id="2613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AST</w:t>
              </w:r>
              <w:r w:rsidRPr="008E4B75">
                <w:rPr>
                  <w:rFonts w:ascii="SimSun" w:hAnsi="SimSun" w:hint="eastAsia"/>
                  <w:highlight w:val="yellow"/>
                  <w:rPrChange w:id="2614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’</w:t>
              </w:r>
              <w:r w:rsidRPr="008E4B75">
                <w:rPr>
                  <w:rFonts w:ascii="SimSun" w:hAnsi="SimSun"/>
                  <w:highlight w:val="yellow"/>
                  <w:rPrChange w:id="2615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,</w:t>
              </w:r>
            </w:ins>
            <w:r w:rsidRPr="008E4B75">
              <w:rPr>
                <w:rFonts w:ascii="SimSun" w:hAnsi="SimSun" w:hint="eastAsia"/>
                <w:highlight w:val="yellow"/>
                <w:rPrChange w:id="2616" w:author="Gao, Guan-Wei (高貫偉 ITC)" w:date="2012-07-23T22:51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若</w:t>
            </w:r>
            <w:r w:rsidRPr="008E4B75">
              <w:rPr>
                <w:rFonts w:ascii="SimSun" w:hAnsi="SimSun"/>
                <w:highlight w:val="yellow"/>
                <w:rPrChange w:id="2617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Vendor Code</w:t>
            </w:r>
            <w:r w:rsidRPr="008E4B75">
              <w:rPr>
                <w:rFonts w:ascii="SimSun" w:hAnsi="SimSun"/>
                <w:highlight w:val="yellow"/>
                <w:rPrChange w:id="2618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框中内容已经</w:t>
            </w:r>
            <w:r w:rsidRPr="008E4B75">
              <w:rPr>
                <w:rFonts w:ascii="SimSun" w:hAnsi="SimSun" w:hint="eastAsia"/>
                <w:highlight w:val="yellow"/>
                <w:rPrChange w:id="2619" w:author="Gao, Guan-Wei (高貫偉 ITC)" w:date="2012-07-23T22:51:00Z">
                  <w:rPr>
                    <w:rFonts w:ascii="SimSun" w:hAnsi="SimSun" w:hint="eastAsia"/>
                    <w:color w:val="0000FF"/>
                    <w:u w:val="single"/>
                  </w:rPr>
                </w:rPrChange>
              </w:rPr>
              <w:t>存在于</w:t>
            </w:r>
            <w:r w:rsidRPr="008E4B75">
              <w:rPr>
                <w:rFonts w:ascii="SimSun" w:hAnsi="SimSun"/>
                <w:highlight w:val="yellow"/>
                <w:rPrChange w:id="2620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SupplierCode</w:t>
            </w:r>
            <w:r w:rsidRPr="008E4B75">
              <w:rPr>
                <w:rFonts w:ascii="SimSun" w:hAnsi="SimSun"/>
                <w:highlight w:val="yellow"/>
                <w:rPrChange w:id="2621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数据表的</w:t>
            </w:r>
            <w:r w:rsidRPr="008E4B75">
              <w:rPr>
                <w:rFonts w:ascii="SimSun" w:hAnsi="SimSun"/>
                <w:highlight w:val="yellow"/>
                <w:rPrChange w:id="2622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Code</w:t>
            </w:r>
            <w:r w:rsidRPr="008E4B75">
              <w:rPr>
                <w:rFonts w:ascii="SimSun" w:hAnsi="SimSun"/>
                <w:highlight w:val="yellow"/>
                <w:rPrChange w:id="2623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栏位中，则提示用户</w:t>
            </w:r>
            <w:r w:rsidRPr="008E4B75">
              <w:rPr>
                <w:rFonts w:ascii="SimSun" w:hAnsi="SimSun"/>
                <w:highlight w:val="yellow"/>
                <w:rPrChange w:id="2624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“</w:t>
            </w:r>
            <w:r w:rsidRPr="008E4B75">
              <w:rPr>
                <w:rFonts w:ascii="NSimSun" w:eastAsia="NSimSun" w:hint="eastAsia"/>
                <w:noProof/>
                <w:color w:val="A31515"/>
                <w:sz w:val="18"/>
                <w:szCs w:val="18"/>
                <w:highlight w:val="yellow"/>
                <w:rPrChange w:id="2625" w:author="Gao, Guan-Wei (高貫偉 ITC)" w:date="2012-07-23T22:51:00Z">
                  <w:rPr>
                    <w:rFonts w:ascii="NSimSun" w:eastAsia="NSimSun" w:hint="eastAsia"/>
                    <w:noProof/>
                    <w:color w:val="A31515"/>
                    <w:sz w:val="18"/>
                    <w:szCs w:val="18"/>
                    <w:u w:val="single"/>
                  </w:rPr>
                </w:rPrChange>
              </w:rPr>
              <w:t>此</w:t>
            </w:r>
            <w:r w:rsidRPr="008E4B75">
              <w:rPr>
                <w:rFonts w:ascii="NSimSun" w:eastAsia="NSimSun"/>
                <w:noProof/>
                <w:color w:val="A31515"/>
                <w:sz w:val="18"/>
                <w:szCs w:val="18"/>
                <w:highlight w:val="yellow"/>
                <w:rPrChange w:id="2626" w:author="Gao, Guan-Wei (高貫偉 ITC)" w:date="2012-07-23T22:51:00Z">
                  <w:rPr>
                    <w:rFonts w:ascii="NSimSun" w:eastAsia="NSimSun"/>
                    <w:noProof/>
                    <w:color w:val="A31515"/>
                    <w:sz w:val="18"/>
                    <w:szCs w:val="18"/>
                    <w:u w:val="single"/>
                  </w:rPr>
                </w:rPrChange>
              </w:rPr>
              <w:t xml:space="preserve">Vendor Code </w:t>
            </w:r>
            <w:r w:rsidRPr="008E4B75">
              <w:rPr>
                <w:rFonts w:ascii="NSimSun" w:eastAsia="NSimSun" w:hint="eastAsia"/>
                <w:noProof/>
                <w:color w:val="A31515"/>
                <w:sz w:val="18"/>
                <w:szCs w:val="18"/>
                <w:highlight w:val="yellow"/>
                <w:rPrChange w:id="2627" w:author="Gao, Guan-Wei (高貫偉 ITC)" w:date="2012-07-23T22:51:00Z">
                  <w:rPr>
                    <w:rFonts w:ascii="NSimSun" w:eastAsia="NSimSun" w:hint="eastAsia"/>
                    <w:noProof/>
                    <w:color w:val="A31515"/>
                    <w:sz w:val="18"/>
                    <w:szCs w:val="18"/>
                    <w:u w:val="single"/>
                  </w:rPr>
                </w:rPrChange>
              </w:rPr>
              <w:t>已經存在！</w:t>
            </w:r>
            <w:r w:rsidRPr="008E4B75">
              <w:rPr>
                <w:rFonts w:ascii="SimSun" w:hAnsi="SimSun"/>
                <w:highlight w:val="yellow"/>
                <w:rPrChange w:id="2628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”</w:t>
            </w:r>
            <w:r w:rsidRPr="008E4B75">
              <w:rPr>
                <w:rFonts w:ascii="SimSun" w:hAnsi="SimSun"/>
                <w:highlight w:val="yellow"/>
                <w:rPrChange w:id="2629" w:author="Gao, Guan-Wei (高貫偉 ITC)" w:date="2012-07-23T22:51:00Z">
                  <w:rPr>
                    <w:rFonts w:ascii="SimSun" w:hAnsi="SimSun"/>
                    <w:color w:val="0000FF"/>
                    <w:u w:val="single"/>
                  </w:rPr>
                </w:rPrChange>
              </w:rPr>
              <w:t>，放弃后续操作。</w:t>
            </w:r>
          </w:p>
          <w:p w:rsidR="00ED40C1" w:rsidRPr="00A03460" w:rsidRDefault="008E4B75" w:rsidP="007E7004">
            <w:pPr>
              <w:rPr>
                <w:rFonts w:ascii="SimSun"/>
              </w:rPr>
            </w:pPr>
            <w:ins w:id="2630" w:author="Gao, Guan-Wei (高貫偉 ITC)" w:date="2012-07-23T22:50:00Z">
              <w:r w:rsidRPr="008E4B75">
                <w:rPr>
                  <w:rFonts w:ascii="SimSun" w:hAnsi="SimSun" w:hint="eastAsia"/>
                  <w:highlight w:val="yellow"/>
                  <w:rPrChange w:id="2631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若</w:t>
              </w:r>
              <w:r w:rsidRPr="008E4B75">
                <w:rPr>
                  <w:rFonts w:ascii="SimSun" w:hAnsi="SimSun"/>
                  <w:highlight w:val="yellow"/>
                  <w:rPrChange w:id="2632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Vendor=</w:t>
              </w:r>
              <w:r w:rsidRPr="008E4B75">
                <w:rPr>
                  <w:rFonts w:ascii="SimSun" w:hAnsi="SimSun" w:hint="eastAsia"/>
                  <w:highlight w:val="yellow"/>
                  <w:rPrChange w:id="2633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‘</w:t>
              </w:r>
              <w:r w:rsidRPr="008E4B75">
                <w:rPr>
                  <w:rFonts w:ascii="SimSun" w:hAnsi="SimSun"/>
                  <w:highlight w:val="yellow"/>
                  <w:rPrChange w:id="2634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AST’</w:t>
              </w:r>
              <w:r w:rsidRPr="008E4B75">
                <w:rPr>
                  <w:rFonts w:ascii="SimSun" w:hAnsi="SimSun"/>
                  <w:highlight w:val="yellow"/>
                  <w:rPrChange w:id="2635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，则检查</w:t>
              </w:r>
              <w:r w:rsidRPr="008E4B75">
                <w:rPr>
                  <w:rFonts w:ascii="SimSun" w:hAnsi="SimSun"/>
                  <w:highlight w:val="yellow"/>
                  <w:rPrChange w:id="2636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ascii="SimSun" w:hAnsi="SimSun" w:hint="eastAsia"/>
                  <w:highlight w:val="yellow"/>
                  <w:rPrChange w:id="2637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是否在</w:t>
              </w:r>
              <w:r w:rsidRPr="008E4B75">
                <w:rPr>
                  <w:rFonts w:ascii="SimSun" w:hAnsi="SimSun"/>
                  <w:highlight w:val="yellow"/>
                  <w:rPrChange w:id="2638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SupplierCode</w:t>
              </w:r>
              <w:r w:rsidRPr="008E4B75">
                <w:rPr>
                  <w:rFonts w:ascii="SimSun" w:hAnsi="SimSun"/>
                  <w:highlight w:val="yellow"/>
                  <w:rPrChange w:id="2639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数据表的</w:t>
              </w:r>
            </w:ins>
            <w:ins w:id="2640" w:author="Gao, Guan-Wei (高貫偉 ITC)" w:date="2012-08-02T11:52:00Z">
              <w:r w:rsidR="00FE674E">
                <w:rPr>
                  <w:rFonts w:ascii="SimSun" w:hAnsi="SimSun" w:hint="eastAsia"/>
                  <w:highlight w:val="yellow"/>
                </w:rPr>
                <w:t>Vendor</w:t>
              </w:r>
            </w:ins>
            <w:ins w:id="2641" w:author="Gao, Guan-Wei (高貫偉 ITC)" w:date="2012-07-23T22:50:00Z">
              <w:r w:rsidRPr="008E4B75">
                <w:rPr>
                  <w:rFonts w:ascii="SimSun" w:hAnsi="SimSun"/>
                  <w:highlight w:val="yellow"/>
                  <w:rPrChange w:id="2642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栏位，若存在，则提示用户</w:t>
              </w:r>
            </w:ins>
            <w:ins w:id="2643" w:author="Gao, Guan-Wei (高貫偉 ITC)" w:date="2012-07-23T22:51:00Z">
              <w:r w:rsidRPr="008E4B75">
                <w:rPr>
                  <w:rFonts w:ascii="SimSun" w:hAnsi="SimSun" w:hint="eastAsia"/>
                  <w:highlight w:val="yellow"/>
                  <w:rPrChange w:id="2644" w:author="Gao, Guan-Wei (高貫偉 ITC)" w:date="2012-07-23T22:51:00Z">
                    <w:rPr>
                      <w:rFonts w:ascii="SimSun" w:hAnsi="SimSun" w:hint="eastAsia"/>
                      <w:color w:val="0000FF"/>
                      <w:u w:val="single"/>
                    </w:rPr>
                  </w:rPrChange>
                </w:rPr>
                <w:t>“此</w:t>
              </w:r>
              <w:r w:rsidRPr="008E4B75">
                <w:rPr>
                  <w:rFonts w:ascii="SimSun" w:hAnsi="SimSun"/>
                  <w:highlight w:val="yellow"/>
                  <w:rPrChange w:id="2645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ascii="SimSun" w:hAnsi="SimSun"/>
                  <w:highlight w:val="yellow"/>
                  <w:rPrChange w:id="2646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已经存在</w:t>
              </w:r>
              <w:r w:rsidRPr="008E4B75">
                <w:rPr>
                  <w:rFonts w:ascii="SimSun" w:hAnsi="SimSun"/>
                  <w:highlight w:val="yellow"/>
                  <w:rPrChange w:id="2647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”</w:t>
              </w:r>
              <w:r w:rsidRPr="008E4B75">
                <w:rPr>
                  <w:rFonts w:ascii="SimSun" w:hAnsi="SimSun"/>
                  <w:highlight w:val="yellow"/>
                  <w:rPrChange w:id="2648" w:author="Gao, Guan-Wei (高貫偉 ITC)" w:date="2012-07-23T22:51:00Z">
                    <w:rPr>
                      <w:rFonts w:ascii="SimSun" w:hAnsi="SimSun"/>
                      <w:color w:val="0000FF"/>
                      <w:u w:val="single"/>
                    </w:rPr>
                  </w:rPrChange>
                </w:rPr>
                <w:t>，放弃后续操作</w:t>
              </w:r>
            </w:ins>
          </w:p>
          <w:p w:rsidR="001F2D42" w:rsidRPr="00A03460" w:rsidRDefault="001F2D42" w:rsidP="001F2D42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3</w:t>
            </w:r>
            <w:r w:rsidRPr="00A03460">
              <w:rPr>
                <w:rFonts w:ascii="SimSun" w:hAnsi="SimSun" w:hint="eastAsia"/>
              </w:rPr>
              <w:t>、若</w:t>
            </w:r>
            <w:r>
              <w:rPr>
                <w:rFonts w:ascii="SimSun" w:hAnsi="SimSun" w:hint="eastAsia"/>
              </w:rPr>
              <w:t>Vendor</w:t>
            </w:r>
            <w:r>
              <w:rPr>
                <w:rFonts w:ascii="SimSun" w:hAnsi="SimSun" w:hint="eastAsia"/>
              </w:rPr>
              <w:t>和</w:t>
            </w:r>
            <w:r>
              <w:rPr>
                <w:rFonts w:ascii="SimSun" w:hAnsi="SimSun" w:hint="eastAsia"/>
              </w:rPr>
              <w:t>Priority</w:t>
            </w:r>
            <w:r w:rsidRPr="00A03460">
              <w:rPr>
                <w:rFonts w:ascii="SimSun" w:hAnsi="SimSun" w:hint="eastAsia"/>
              </w:rPr>
              <w:t>框中内容</w:t>
            </w:r>
            <w:r>
              <w:rPr>
                <w:rFonts w:ascii="SimSun" w:hAnsi="SimSun" w:hint="eastAsia"/>
              </w:rPr>
              <w:t>已经同时作为某个</w:t>
            </w:r>
            <w:r>
              <w:rPr>
                <w:rFonts w:ascii="SimSun" w:hAnsi="SimSun" w:hint="eastAsia"/>
              </w:rPr>
              <w:t>SupplierCode</w:t>
            </w:r>
            <w:r>
              <w:rPr>
                <w:rFonts w:ascii="SimSun" w:hAnsi="SimSun" w:hint="eastAsia"/>
              </w:rPr>
              <w:t>记录的</w:t>
            </w:r>
            <w:r>
              <w:rPr>
                <w:rFonts w:ascii="SimSun" w:hAnsi="SimSun" w:hint="eastAsia"/>
              </w:rPr>
              <w:t>Vendor</w:t>
            </w:r>
            <w:r>
              <w:rPr>
                <w:rFonts w:ascii="SimSun" w:hAnsi="SimSun" w:hint="eastAsia"/>
              </w:rPr>
              <w:t>和</w:t>
            </w:r>
            <w:r>
              <w:rPr>
                <w:rFonts w:ascii="SimSun" w:hAnsi="SimSun" w:hint="eastAsia"/>
              </w:rPr>
              <w:t>Indx</w:t>
            </w:r>
            <w:r>
              <w:rPr>
                <w:rFonts w:ascii="SimSun" w:hAnsi="SimSun" w:hint="eastAsia"/>
              </w:rPr>
              <w:t>，则提示用户</w:t>
            </w:r>
            <w:r w:rsidR="00556B0A">
              <w:rPr>
                <w:rFonts w:ascii="SimSun" w:hAnsi="SimSun" w:hint="eastAsia"/>
              </w:rPr>
              <w:t>“</w:t>
            </w:r>
            <w:r w:rsidR="00556B0A">
              <w:rPr>
                <w:rFonts w:ascii="NSimSun" w:eastAsia="NSimSun"/>
                <w:noProof/>
                <w:color w:val="A31515"/>
                <w:sz w:val="18"/>
                <w:szCs w:val="18"/>
              </w:rPr>
              <w:t>此Vendor Code的優先級重復！</w:t>
            </w:r>
            <w:r w:rsidR="00556B0A">
              <w:rPr>
                <w:rFonts w:ascii="SimSun" w:hAnsi="SimSun" w:hint="eastAsia"/>
              </w:rPr>
              <w:t>”</w:t>
            </w:r>
            <w:r>
              <w:rPr>
                <w:rFonts w:ascii="SimSun" w:hAnsi="SimSun" w:hint="eastAsia"/>
              </w:rPr>
              <w:t>，放弃后续操作</w:t>
            </w:r>
            <w:r w:rsidRPr="00A03460">
              <w:rPr>
                <w:rFonts w:ascii="SimSun" w:hAnsi="SimSun" w:hint="eastAsia"/>
              </w:rPr>
              <w:t>。</w:t>
            </w:r>
          </w:p>
          <w:p w:rsidR="007E7004" w:rsidRPr="00A03460" w:rsidRDefault="00556B0A" w:rsidP="007E7004">
            <w:pPr>
              <w:rPr>
                <w:rFonts w:ascii="SimSun"/>
              </w:rPr>
            </w:pPr>
            <w:r>
              <w:rPr>
                <w:rFonts w:ascii="SimSun" w:hAnsi="SimSun" w:hint="eastAsia"/>
              </w:rPr>
              <w:t>4</w:t>
            </w:r>
            <w:r w:rsidR="007E7004" w:rsidRPr="00A03460">
              <w:rPr>
                <w:rFonts w:ascii="SimSun" w:hAnsi="SimSun" w:hint="eastAsia"/>
              </w:rPr>
              <w:t>、根据</w:t>
            </w:r>
            <w:r w:rsidR="007E7004">
              <w:rPr>
                <w:rFonts w:ascii="SimSun" w:hAnsi="SimSun" w:hint="eastAsia"/>
              </w:rPr>
              <w:t>3</w:t>
            </w:r>
            <w:r w:rsidR="007E7004">
              <w:rPr>
                <w:rFonts w:ascii="SimSun" w:hAnsi="SimSun" w:hint="eastAsia"/>
              </w:rPr>
              <w:t>到</w:t>
            </w:r>
            <w:r>
              <w:rPr>
                <w:rFonts w:ascii="SimSun" w:hAnsi="SimSun" w:hint="eastAsia"/>
              </w:rPr>
              <w:t>5</w:t>
            </w:r>
            <w:r w:rsidR="007E7004">
              <w:rPr>
                <w:rFonts w:ascii="SimSun" w:hAnsi="SimSun" w:hint="eastAsia"/>
              </w:rPr>
              <w:t>号</w:t>
            </w:r>
            <w:r w:rsidR="007E7004" w:rsidRPr="00A03460">
              <w:rPr>
                <w:rFonts w:ascii="SimSun" w:hAnsi="SimSun" w:hint="eastAsia"/>
              </w:rPr>
              <w:t>框中内容新建一个</w:t>
            </w:r>
            <w:r>
              <w:rPr>
                <w:rFonts w:ascii="SimSun" w:hAnsi="SimSun" w:hint="eastAsia"/>
              </w:rPr>
              <w:t>SupplierCode</w:t>
            </w:r>
            <w:r w:rsidR="007E7004" w:rsidRPr="00A03460">
              <w:rPr>
                <w:rFonts w:ascii="SimSun" w:hAnsi="SimSun" w:hint="eastAsia"/>
              </w:rPr>
              <w:t>记录</w:t>
            </w:r>
            <w:r w:rsidR="007E7004">
              <w:rPr>
                <w:rFonts w:ascii="SimSun" w:hAnsi="SimSun" w:hint="eastAsia"/>
              </w:rPr>
              <w:t>，记录创建人和创建时间</w:t>
            </w:r>
            <w:r w:rsidR="007E7004" w:rsidRPr="00A03460">
              <w:rPr>
                <w:rFonts w:ascii="SimSun" w:hAnsi="SimSun" w:hint="eastAsia"/>
              </w:rPr>
              <w:t>。</w:t>
            </w:r>
          </w:p>
          <w:p w:rsidR="007E7004" w:rsidRPr="00A03460" w:rsidRDefault="007E7004" w:rsidP="007E7004">
            <w:pPr>
              <w:rPr>
                <w:rFonts w:eastAsia="新細明體"/>
              </w:rPr>
            </w:pPr>
            <w:r w:rsidRPr="00A03460">
              <w:rPr>
                <w:rFonts w:ascii="SimSun" w:hAnsi="SimSun"/>
              </w:rPr>
              <w:t>4</w:t>
            </w:r>
            <w:r w:rsidRPr="00A03460">
              <w:rPr>
                <w:rFonts w:ascii="SimSun" w:hAnsi="SimSun" w:hint="eastAsia"/>
              </w:rPr>
              <w:t>、刷新</w:t>
            </w:r>
            <w:r w:rsidR="00556B0A">
              <w:rPr>
                <w:rFonts w:ascii="SimSun" w:hAnsi="SimSun" w:hint="eastAsia"/>
              </w:rPr>
              <w:t>Vendor Code</w:t>
            </w:r>
            <w:r w:rsidRPr="00A03460">
              <w:rPr>
                <w:rFonts w:ascii="SimSun" w:hAnsi="SimSun"/>
              </w:rPr>
              <w:t xml:space="preserve"> List</w:t>
            </w:r>
            <w:r w:rsidRPr="00A03460">
              <w:rPr>
                <w:rFonts w:ascii="SimSun" w:hAnsi="SimSun" w:hint="eastAsia"/>
              </w:rPr>
              <w:t>的显示。</w:t>
            </w:r>
          </w:p>
        </w:tc>
        <w:tc>
          <w:tcPr>
            <w:tcW w:w="2629" w:type="dxa"/>
          </w:tcPr>
          <w:p w:rsidR="00D75D85" w:rsidRDefault="00D75D85" w:rsidP="007E7004">
            <w:pPr>
              <w:rPr>
                <w:ins w:id="2649" w:author="Gao, Guan-Wei (高貫偉 ITC)" w:date="2012-07-17T09:46:00Z"/>
                <w:highlight w:val="magenta"/>
              </w:rPr>
            </w:pPr>
            <w:ins w:id="2650" w:author="Gao, Guan-Wei (高貫偉 ITC)" w:date="2012-07-17T09:46:00Z">
              <w:r>
                <w:rPr>
                  <w:rFonts w:hint="eastAsia"/>
                  <w:highlight w:val="magenta"/>
                </w:rPr>
                <w:t>前提条件：</w:t>
              </w:r>
            </w:ins>
          </w:p>
          <w:p w:rsidR="00925087" w:rsidRDefault="008E4B75" w:rsidP="007E7004">
            <w:pPr>
              <w:rPr>
                <w:ins w:id="2651" w:author="Gao, Guan-Wei (高貫偉 ITC)" w:date="2012-07-18T16:43:00Z"/>
              </w:rPr>
            </w:pPr>
            <w:ins w:id="2652" w:author="Gao, Guan-Wei (高貫偉 ITC)" w:date="2012-07-17T09:42:00Z">
              <w:r w:rsidRPr="008E4B75">
                <w:rPr>
                  <w:rFonts w:hint="eastAsia"/>
                  <w:highlight w:val="magenta"/>
                  <w:rPrChange w:id="2653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若</w:t>
              </w:r>
              <w:r w:rsidRPr="008E4B75">
                <w:rPr>
                  <w:highlight w:val="magenta"/>
                  <w:rPrChange w:id="2654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Vendor</w:t>
              </w:r>
              <w:r w:rsidRPr="008E4B75">
                <w:rPr>
                  <w:rFonts w:hint="eastAsia"/>
                  <w:highlight w:val="magenta"/>
                  <w:rPrChange w:id="2655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为“</w:t>
              </w:r>
              <w:r w:rsidRPr="008E4B75">
                <w:rPr>
                  <w:highlight w:val="magenta"/>
                  <w:rPrChange w:id="2656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AST</w:t>
              </w:r>
              <w:r w:rsidRPr="008E4B75">
                <w:rPr>
                  <w:rFonts w:hint="eastAsia"/>
                  <w:highlight w:val="magenta"/>
                  <w:rPrChange w:id="2657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”，</w:t>
              </w:r>
              <w:r w:rsidRPr="008E4B75">
                <w:rPr>
                  <w:highlight w:val="magenta"/>
                  <w:rPrChange w:id="2658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Vendor</w:t>
              </w:r>
            </w:ins>
            <w:ins w:id="2659" w:author="Gao, Guan-Wei (高貫偉 ITC)" w:date="2012-07-17T09:43:00Z">
              <w:r w:rsidRPr="008E4B75">
                <w:rPr>
                  <w:rFonts w:hint="eastAsia"/>
                  <w:highlight w:val="magenta"/>
                  <w:rPrChange w:id="2660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值取</w:t>
              </w:r>
              <w:r w:rsidRPr="008E4B75">
                <w:rPr>
                  <w:highlight w:val="magenta"/>
                  <w:rPrChange w:id="2661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hint="eastAsia"/>
                  <w:highlight w:val="magenta"/>
                  <w:rPrChange w:id="2662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，若</w:t>
              </w:r>
              <w:r w:rsidRPr="008E4B75">
                <w:rPr>
                  <w:highlight w:val="magenta"/>
                  <w:rPrChange w:id="2663" w:author="Gao, Guan-Wei (高貫偉 ITC)" w:date="2012-07-17T09:45:00Z">
                    <w:rPr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hint="eastAsia"/>
                  <w:highlight w:val="magenta"/>
                  <w:rPrChange w:id="2664" w:author="Gao, Guan-Wei (高貫偉 ITC)" w:date="2012-07-17T09:45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为空，则报错，并放弃后续操作</w:t>
              </w:r>
            </w:ins>
          </w:p>
          <w:p w:rsidR="00925087" w:rsidRPr="00925087" w:rsidRDefault="008E4B75" w:rsidP="007E7004">
            <w:ins w:id="2665" w:author="Gao, Guan-Wei (高貫偉 ITC)" w:date="2012-07-18T16:43:00Z">
              <w:r w:rsidRPr="008E4B75">
                <w:rPr>
                  <w:rFonts w:hint="eastAsia"/>
                  <w:highlight w:val="magenta"/>
                  <w:rPrChange w:id="2666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若</w:t>
              </w:r>
              <w:r w:rsidRPr="008E4B75">
                <w:rPr>
                  <w:highlight w:val="magenta"/>
                  <w:rPrChange w:id="2667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Vendor</w:t>
              </w:r>
              <w:r w:rsidRPr="008E4B75">
                <w:rPr>
                  <w:rFonts w:hint="eastAsia"/>
                  <w:highlight w:val="magenta"/>
                  <w:rPrChange w:id="2668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为</w:t>
              </w:r>
              <w:r w:rsidRPr="008E4B75">
                <w:rPr>
                  <w:highlight w:val="magenta"/>
                  <w:rPrChange w:id="2669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’AST’</w:t>
              </w:r>
              <w:r w:rsidRPr="008E4B75">
                <w:rPr>
                  <w:rFonts w:hint="eastAsia"/>
                  <w:highlight w:val="magenta"/>
                  <w:rPrChange w:id="2670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，前</w:t>
              </w:r>
              <w:r w:rsidRPr="008E4B75">
                <w:rPr>
                  <w:highlight w:val="magenta"/>
                  <w:rPrChange w:id="2671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hint="eastAsia"/>
                  <w:highlight w:val="magenta"/>
                  <w:rPrChange w:id="2672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的前</w:t>
              </w:r>
            </w:ins>
            <w:ins w:id="2673" w:author="Gao, Guan-Wei (高貫偉 ITC)" w:date="2012-07-18T16:44:00Z">
              <w:r w:rsidRPr="008E4B75">
                <w:rPr>
                  <w:highlight w:val="magenta"/>
                  <w:rPrChange w:id="2674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3</w:t>
              </w:r>
              <w:r w:rsidRPr="008E4B75">
                <w:rPr>
                  <w:rFonts w:hint="eastAsia"/>
                  <w:highlight w:val="magenta"/>
                  <w:rPrChange w:id="2675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码非</w:t>
              </w:r>
              <w:r w:rsidRPr="008E4B75">
                <w:rPr>
                  <w:highlight w:val="magenta"/>
                  <w:rPrChange w:id="2676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’2TG’</w:t>
              </w:r>
              <w:r w:rsidRPr="008E4B75">
                <w:rPr>
                  <w:rFonts w:hint="eastAsia"/>
                  <w:highlight w:val="magenta"/>
                  <w:rPrChange w:id="2677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，则报错：“非</w:t>
              </w:r>
              <w:r w:rsidRPr="008E4B75">
                <w:rPr>
                  <w:highlight w:val="magenta"/>
                  <w:rPrChange w:id="2678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AST</w:t>
              </w:r>
              <w:r w:rsidRPr="008E4B75">
                <w:rPr>
                  <w:rFonts w:hint="eastAsia"/>
                  <w:highlight w:val="magenta"/>
                  <w:rPrChange w:id="2679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的</w:t>
              </w:r>
              <w:r w:rsidRPr="008E4B75">
                <w:rPr>
                  <w:highlight w:val="magenta"/>
                  <w:rPrChange w:id="2680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PartNo</w:t>
              </w:r>
              <w:r w:rsidRPr="008E4B75">
                <w:rPr>
                  <w:rFonts w:hint="eastAsia"/>
                  <w:highlight w:val="magenta"/>
                  <w:rPrChange w:id="2681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”等信息，并放弃</w:t>
              </w:r>
              <w:r w:rsidRPr="008E4B75">
                <w:rPr>
                  <w:highlight w:val="magenta"/>
                  <w:rPrChange w:id="2682" w:author="Gao, Guan-Wei (高貫偉 ITC)" w:date="2012-07-18T16:44:00Z">
                    <w:rPr>
                      <w:color w:val="0000FF"/>
                      <w:u w:val="single"/>
                    </w:rPr>
                  </w:rPrChange>
                </w:rPr>
                <w:t>Save</w:t>
              </w:r>
              <w:r w:rsidRPr="008E4B75">
                <w:rPr>
                  <w:rFonts w:hint="eastAsia"/>
                  <w:highlight w:val="magenta"/>
                  <w:rPrChange w:id="2683" w:author="Gao, Guan-Wei (高貫偉 ITC)" w:date="2012-07-18T16:44:00Z">
                    <w:rPr>
                      <w:rFonts w:hint="eastAsia"/>
                      <w:color w:val="0000FF"/>
                      <w:u w:val="single"/>
                    </w:rPr>
                  </w:rPrChange>
                </w:rPr>
                <w:t>操作</w:t>
              </w:r>
            </w:ins>
          </w:p>
        </w:tc>
      </w:tr>
      <w:tr w:rsidR="007E7004" w:rsidRPr="00A03460" w:rsidTr="00D75D85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2684" w:author="Gao, Guan-Wei (高貫偉 ITC)" w:date="2012-07-17T09:41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c>
          <w:tcPr>
            <w:tcW w:w="445" w:type="dxa"/>
            <w:tcBorders>
              <w:bottom w:val="single" w:sz="4" w:space="0" w:color="auto"/>
            </w:tcBorders>
            <w:tcPrChange w:id="2685" w:author="Gao, Guan-Wei (高貫偉 ITC)" w:date="2012-07-17T09:41:00Z">
              <w:tcPr>
                <w:tcW w:w="445" w:type="dxa"/>
              </w:tcPr>
            </w:tcPrChange>
          </w:tcPr>
          <w:p w:rsidR="007E7004" w:rsidRPr="00A03460" w:rsidRDefault="00556B0A" w:rsidP="007E7004">
            <w:r>
              <w:rPr>
                <w:rFonts w:hint="eastAsia"/>
              </w:rPr>
              <w:t>7</w:t>
            </w:r>
          </w:p>
        </w:tc>
        <w:tc>
          <w:tcPr>
            <w:tcW w:w="1310" w:type="dxa"/>
            <w:tcBorders>
              <w:bottom w:val="single" w:sz="4" w:space="0" w:color="auto"/>
            </w:tcBorders>
            <w:tcPrChange w:id="2686" w:author="Gao, Guan-Wei (高貫偉 ITC)" w:date="2012-07-17T09:41:00Z">
              <w:tcPr>
                <w:tcW w:w="1310" w:type="dxa"/>
              </w:tcPr>
            </w:tcPrChange>
          </w:tcPr>
          <w:p w:rsidR="007E7004" w:rsidRPr="00A03460" w:rsidRDefault="007E7004" w:rsidP="007E7004">
            <w:r w:rsidRPr="007E729F">
              <w:t>Delete</w:t>
            </w:r>
          </w:p>
        </w:tc>
        <w:tc>
          <w:tcPr>
            <w:tcW w:w="916" w:type="dxa"/>
            <w:tcBorders>
              <w:bottom w:val="single" w:sz="4" w:space="0" w:color="auto"/>
            </w:tcBorders>
            <w:tcPrChange w:id="2687" w:author="Gao, Guan-Wei (高貫偉 ITC)" w:date="2012-07-17T09:41:00Z">
              <w:tcPr>
                <w:tcW w:w="916" w:type="dxa"/>
              </w:tcPr>
            </w:tcPrChange>
          </w:tcPr>
          <w:p w:rsidR="007E7004" w:rsidRPr="00A03460" w:rsidRDefault="007E7004" w:rsidP="007E7004">
            <w:pPr>
              <w:rPr>
                <w:rFonts w:ascii="SimSun" w:hAnsi="SimSun"/>
              </w:rPr>
            </w:pPr>
            <w:r w:rsidRPr="007E729F">
              <w:rPr>
                <w:rFonts w:ascii="SimSun" w:hAnsi="SimSun"/>
              </w:rPr>
              <w:t>Button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tcPrChange w:id="2688" w:author="Gao, Guan-Wei (高貫偉 ITC)" w:date="2012-07-17T09:41:00Z">
              <w:tcPr>
                <w:tcW w:w="677" w:type="dxa"/>
              </w:tcPr>
            </w:tcPrChange>
          </w:tcPr>
          <w:p w:rsidR="007E7004" w:rsidRPr="00A03460" w:rsidRDefault="007E7004" w:rsidP="007E7004"/>
        </w:tc>
        <w:tc>
          <w:tcPr>
            <w:tcW w:w="1432" w:type="dxa"/>
            <w:tcBorders>
              <w:bottom w:val="single" w:sz="4" w:space="0" w:color="auto"/>
            </w:tcBorders>
            <w:tcPrChange w:id="2689" w:author="Gao, Guan-Wei (高貫偉 ITC)" w:date="2012-07-17T09:41:00Z">
              <w:tcPr>
                <w:tcW w:w="1432" w:type="dxa"/>
              </w:tcPr>
            </w:tcPrChange>
          </w:tcPr>
          <w:p w:rsidR="007E7004" w:rsidRDefault="007E7004" w:rsidP="007E7004">
            <w:pPr>
              <w:rPr>
                <w:rFonts w:ascii="SimSun" w:hAnsi="SimSun"/>
              </w:rPr>
            </w:pPr>
            <w:r w:rsidRPr="007E729F">
              <w:rPr>
                <w:rFonts w:ascii="SimSun" w:hAnsi="SimSun" w:hint="eastAsia"/>
              </w:rPr>
              <w:t>“</w:t>
            </w:r>
            <w:r w:rsidRPr="007E729F">
              <w:rPr>
                <w:rFonts w:ascii="SimSun" w:hAnsi="SimSun"/>
              </w:rPr>
              <w:t>Delete</w:t>
            </w:r>
            <w:r w:rsidRPr="007E729F">
              <w:rPr>
                <w:rFonts w:ascii="SimSun" w:hAnsi="SimSun" w:hint="eastAsia"/>
              </w:rPr>
              <w:t>”</w:t>
            </w:r>
          </w:p>
          <w:p w:rsidR="002A3E2D" w:rsidRPr="00A03460" w:rsidRDefault="002A3E2D" w:rsidP="007E7004">
            <w:pPr>
              <w:rPr>
                <w:rFonts w:eastAsia="新細明體"/>
                <w:lang w:eastAsia="zh-TW"/>
              </w:rPr>
            </w:pPr>
            <w:r w:rsidRPr="002A3E2D">
              <w:rPr>
                <w:rFonts w:ascii="SimSun" w:hAnsi="SimSun" w:hint="eastAsia"/>
                <w:color w:val="FF0000"/>
              </w:rPr>
              <w:t>Disable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PrChange w:id="2690" w:author="Gao, Guan-Wei (高貫偉 ITC)" w:date="2012-07-17T09:41:00Z">
              <w:tcPr>
                <w:tcW w:w="680" w:type="dxa"/>
              </w:tcPr>
            </w:tcPrChange>
          </w:tcPr>
          <w:p w:rsidR="007E7004" w:rsidRPr="00A03460" w:rsidRDefault="007E7004" w:rsidP="007E7004"/>
        </w:tc>
        <w:tc>
          <w:tcPr>
            <w:tcW w:w="2728" w:type="dxa"/>
            <w:tcBorders>
              <w:bottom w:val="single" w:sz="4" w:space="0" w:color="auto"/>
            </w:tcBorders>
            <w:tcPrChange w:id="2691" w:author="Gao, Guan-Wei (高貫偉 ITC)" w:date="2012-07-17T09:41:00Z">
              <w:tcPr>
                <w:tcW w:w="2728" w:type="dxa"/>
              </w:tcPr>
            </w:tcPrChange>
          </w:tcPr>
          <w:p w:rsidR="007E7004" w:rsidRPr="00A03460" w:rsidRDefault="007E7004" w:rsidP="007E7004">
            <w:pPr>
              <w:rPr>
                <w:rFonts w:ascii="SimSun"/>
              </w:rPr>
            </w:pPr>
            <w:r w:rsidRPr="007E729F">
              <w:rPr>
                <w:rFonts w:eastAsia="新細明體"/>
              </w:rPr>
              <w:t>Click</w:t>
            </w:r>
            <w:r w:rsidRPr="007E729F">
              <w:rPr>
                <w:rFonts w:eastAsia="新細明體" w:hint="eastAsia"/>
              </w:rPr>
              <w:t>：</w:t>
            </w:r>
            <w:r w:rsidRPr="007E729F">
              <w:rPr>
                <w:rFonts w:ascii="SimSun" w:hAnsi="SimSun"/>
              </w:rPr>
              <w:t>1</w:t>
            </w:r>
            <w:r w:rsidRPr="007E729F">
              <w:rPr>
                <w:rFonts w:ascii="SimSun" w:hAnsi="SimSun" w:hint="eastAsia"/>
              </w:rPr>
              <w:t>、若</w:t>
            </w:r>
            <w:r w:rsidR="00556B0A">
              <w:rPr>
                <w:rFonts w:ascii="SimSun" w:hAnsi="SimSun" w:hint="eastAsia"/>
              </w:rPr>
              <w:t>Vendor Code</w:t>
            </w:r>
            <w:r w:rsidRPr="007E729F">
              <w:rPr>
                <w:rFonts w:ascii="SimSun" w:hAnsi="SimSun"/>
              </w:rPr>
              <w:t xml:space="preserve"> List</w:t>
            </w:r>
            <w:r w:rsidRPr="007E729F">
              <w:rPr>
                <w:rFonts w:ascii="SimSun" w:hAnsi="SimSun" w:hint="eastAsia"/>
              </w:rPr>
              <w:t>中当前没有任何</w:t>
            </w:r>
            <w:r>
              <w:rPr>
                <w:rFonts w:ascii="SimSun" w:hAnsi="SimSun" w:hint="eastAsia"/>
              </w:rPr>
              <w:t>行</w:t>
            </w:r>
            <w:r w:rsidRPr="007E729F">
              <w:rPr>
                <w:rFonts w:ascii="SimSun" w:hAnsi="SimSun" w:hint="eastAsia"/>
              </w:rPr>
              <w:t>被选，则提示用户，放弃后续</w:t>
            </w:r>
            <w:r w:rsidRPr="007E729F">
              <w:rPr>
                <w:rFonts w:ascii="SimSun" w:hAnsi="SimSun" w:hint="eastAsia"/>
              </w:rPr>
              <w:lastRenderedPageBreak/>
              <w:t>操作。</w:t>
            </w:r>
          </w:p>
          <w:p w:rsidR="007E7004" w:rsidRPr="00A03460" w:rsidRDefault="007E7004" w:rsidP="007E7004">
            <w:pPr>
              <w:rPr>
                <w:rFonts w:ascii="SimSun"/>
              </w:rPr>
            </w:pPr>
            <w:r w:rsidRPr="007E729F">
              <w:rPr>
                <w:rFonts w:ascii="SimSun" w:hAnsi="SimSun"/>
              </w:rPr>
              <w:t>2</w:t>
            </w:r>
            <w:r w:rsidRPr="007E729F">
              <w:rPr>
                <w:rFonts w:ascii="SimSun" w:hAnsi="SimSun" w:hint="eastAsia"/>
              </w:rPr>
              <w:t>、要求用户再次确认要执行删除操作。</w:t>
            </w:r>
          </w:p>
          <w:p w:rsidR="007E7004" w:rsidRPr="00A03460" w:rsidRDefault="007E7004" w:rsidP="007E7004">
            <w:pPr>
              <w:rPr>
                <w:rFonts w:ascii="SimSun"/>
              </w:rPr>
            </w:pPr>
            <w:r w:rsidRPr="007E729F">
              <w:rPr>
                <w:rFonts w:ascii="SimSun" w:hAnsi="SimSun"/>
              </w:rPr>
              <w:t>3</w:t>
            </w:r>
            <w:r w:rsidRPr="007E729F">
              <w:rPr>
                <w:rFonts w:ascii="SimSun" w:hAnsi="SimSun" w:hint="eastAsia"/>
              </w:rPr>
              <w:t>、若用户选择放弃，则放弃后续操作。</w:t>
            </w:r>
          </w:p>
          <w:p w:rsidR="00F12C1F" w:rsidRDefault="007E7004">
            <w:pPr>
              <w:rPr>
                <w:rFonts w:ascii="SimSun"/>
              </w:rPr>
            </w:pPr>
            <w:r w:rsidRPr="007E729F">
              <w:rPr>
                <w:rFonts w:ascii="SimSun" w:hAnsi="SimSun"/>
              </w:rPr>
              <w:t>4</w:t>
            </w:r>
            <w:r w:rsidRPr="007E729F">
              <w:rPr>
                <w:rFonts w:ascii="SimSun" w:hAnsi="SimSun" w:hint="eastAsia"/>
              </w:rPr>
              <w:t>、删除该</w:t>
            </w:r>
            <w:r>
              <w:rPr>
                <w:rFonts w:ascii="SimSun" w:hAnsi="SimSun" w:hint="eastAsia"/>
              </w:rPr>
              <w:t>行对应记录</w:t>
            </w:r>
            <w:r w:rsidRPr="007E729F">
              <w:rPr>
                <w:rFonts w:ascii="SimSun" w:hAnsi="SimSun" w:hint="eastAsia"/>
              </w:rPr>
              <w:t>。该</w:t>
            </w:r>
            <w:r>
              <w:rPr>
                <w:rFonts w:ascii="SimSun" w:hAnsi="SimSun" w:hint="eastAsia"/>
              </w:rPr>
              <w:t>行</w:t>
            </w:r>
            <w:r w:rsidRPr="007E729F">
              <w:rPr>
                <w:rFonts w:ascii="SimSun" w:hAnsi="SimSun" w:hint="eastAsia"/>
              </w:rPr>
              <w:t>从</w:t>
            </w:r>
            <w:r w:rsidR="00556B0A">
              <w:rPr>
                <w:rFonts w:ascii="SimSun" w:hAnsi="SimSun" w:hint="eastAsia"/>
              </w:rPr>
              <w:t>Vendor Code</w:t>
            </w:r>
            <w:r w:rsidRPr="007E729F">
              <w:rPr>
                <w:rFonts w:ascii="SimSun" w:hAnsi="SimSun"/>
              </w:rPr>
              <w:t xml:space="preserve"> List</w:t>
            </w:r>
            <w:r w:rsidRPr="007E729F">
              <w:rPr>
                <w:rFonts w:ascii="SimSun" w:hAnsi="SimSun" w:hint="eastAsia"/>
              </w:rPr>
              <w:t>中消失。</w:t>
            </w:r>
          </w:p>
        </w:tc>
        <w:tc>
          <w:tcPr>
            <w:tcW w:w="2629" w:type="dxa"/>
            <w:tcBorders>
              <w:bottom w:val="single" w:sz="4" w:space="0" w:color="auto"/>
            </w:tcBorders>
            <w:tcPrChange w:id="2692" w:author="Gao, Guan-Wei (高貫偉 ITC)" w:date="2012-07-17T09:41:00Z">
              <w:tcPr>
                <w:tcW w:w="2629" w:type="dxa"/>
              </w:tcPr>
            </w:tcPrChange>
          </w:tcPr>
          <w:p w:rsidR="007E7004" w:rsidRPr="00A03460" w:rsidRDefault="007E7004" w:rsidP="007E7004"/>
        </w:tc>
      </w:tr>
      <w:tr w:rsidR="006963A5" w:rsidRPr="00A03460" w:rsidTr="00D75D85">
        <w:tblPrEx>
          <w:tblW w:w="1081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1E0" w:firstRow="1" w:lastRow="1" w:firstColumn="1" w:lastColumn="1" w:noHBand="0" w:noVBand="0"/>
          <w:tblPrExChange w:id="2693" w:author="Gao, Guan-Wei (高貫偉 ITC)" w:date="2012-07-17T09:41:00Z">
            <w:tblPrEx>
              <w:tblW w:w="108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Ex>
          </w:tblPrExChange>
        </w:tblPrEx>
        <w:trPr>
          <w:ins w:id="2694" w:author="Gao, Guan-Wei (高貫偉 ITC)" w:date="2012-07-17T09:37:00Z"/>
        </w:trPr>
        <w:tc>
          <w:tcPr>
            <w:tcW w:w="445" w:type="dxa"/>
            <w:shd w:val="clear" w:color="auto" w:fill="D52BC1"/>
            <w:tcPrChange w:id="2695" w:author="Gao, Guan-Wei (高貫偉 ITC)" w:date="2012-07-17T09:41:00Z">
              <w:tcPr>
                <w:tcW w:w="445" w:type="dxa"/>
              </w:tcPr>
            </w:tcPrChange>
          </w:tcPr>
          <w:p w:rsidR="006963A5" w:rsidRDefault="00D75D85" w:rsidP="007E7004">
            <w:pPr>
              <w:rPr>
                <w:ins w:id="2696" w:author="Gao, Guan-Wei (高貫偉 ITC)" w:date="2012-07-17T09:37:00Z"/>
              </w:rPr>
            </w:pPr>
            <w:ins w:id="2697" w:author="Gao, Guan-Wei (高貫偉 ITC)" w:date="2012-07-17T09:38:00Z">
              <w:r>
                <w:rPr>
                  <w:rFonts w:hint="eastAsia"/>
                </w:rPr>
                <w:lastRenderedPageBreak/>
                <w:t>8</w:t>
              </w:r>
            </w:ins>
          </w:p>
        </w:tc>
        <w:tc>
          <w:tcPr>
            <w:tcW w:w="1310" w:type="dxa"/>
            <w:shd w:val="clear" w:color="auto" w:fill="D52BC1"/>
            <w:tcPrChange w:id="2698" w:author="Gao, Guan-Wei (高貫偉 ITC)" w:date="2012-07-17T09:41:00Z">
              <w:tcPr>
                <w:tcW w:w="1310" w:type="dxa"/>
              </w:tcPr>
            </w:tcPrChange>
          </w:tcPr>
          <w:p w:rsidR="006963A5" w:rsidRPr="007E729F" w:rsidRDefault="00D75D85" w:rsidP="007E7004">
            <w:pPr>
              <w:rPr>
                <w:ins w:id="2699" w:author="Gao, Guan-Wei (高貫偉 ITC)" w:date="2012-07-17T09:37:00Z"/>
              </w:rPr>
            </w:pPr>
            <w:ins w:id="2700" w:author="Gao, Guan-Wei (高貫偉 ITC)" w:date="2012-07-17T09:38:00Z">
              <w:r>
                <w:rPr>
                  <w:rFonts w:hint="eastAsia"/>
                </w:rPr>
                <w:t>PartNo</w:t>
              </w:r>
            </w:ins>
          </w:p>
        </w:tc>
        <w:tc>
          <w:tcPr>
            <w:tcW w:w="916" w:type="dxa"/>
            <w:shd w:val="clear" w:color="auto" w:fill="D52BC1"/>
            <w:tcPrChange w:id="2701" w:author="Gao, Guan-Wei (高貫偉 ITC)" w:date="2012-07-17T09:41:00Z">
              <w:tcPr>
                <w:tcW w:w="916" w:type="dxa"/>
              </w:tcPr>
            </w:tcPrChange>
          </w:tcPr>
          <w:p w:rsidR="006963A5" w:rsidRPr="007E729F" w:rsidRDefault="00D75D85" w:rsidP="007E7004">
            <w:pPr>
              <w:rPr>
                <w:ins w:id="2702" w:author="Gao, Guan-Wei (高貫偉 ITC)" w:date="2012-07-17T09:37:00Z"/>
                <w:rFonts w:ascii="SimSun" w:hAnsi="SimSun"/>
              </w:rPr>
            </w:pPr>
            <w:ins w:id="2703" w:author="Gao, Guan-Wei (高貫偉 ITC)" w:date="2012-07-17T09:38:00Z">
              <w:r>
                <w:rPr>
                  <w:rFonts w:ascii="SimSun" w:hAnsi="SimSun" w:hint="eastAsia"/>
                </w:rPr>
                <w:t>TextBox</w:t>
              </w:r>
            </w:ins>
          </w:p>
        </w:tc>
        <w:tc>
          <w:tcPr>
            <w:tcW w:w="677" w:type="dxa"/>
            <w:shd w:val="clear" w:color="auto" w:fill="D52BC1"/>
            <w:tcPrChange w:id="2704" w:author="Gao, Guan-Wei (高貫偉 ITC)" w:date="2012-07-17T09:41:00Z">
              <w:tcPr>
                <w:tcW w:w="677" w:type="dxa"/>
              </w:tcPr>
            </w:tcPrChange>
          </w:tcPr>
          <w:p w:rsidR="006963A5" w:rsidRPr="00A03460" w:rsidRDefault="006963A5" w:rsidP="007E7004">
            <w:pPr>
              <w:rPr>
                <w:ins w:id="2705" w:author="Gao, Guan-Wei (高貫偉 ITC)" w:date="2012-07-17T09:37:00Z"/>
              </w:rPr>
            </w:pPr>
          </w:p>
        </w:tc>
        <w:tc>
          <w:tcPr>
            <w:tcW w:w="1432" w:type="dxa"/>
            <w:shd w:val="clear" w:color="auto" w:fill="D52BC1"/>
            <w:tcPrChange w:id="2706" w:author="Gao, Guan-Wei (高貫偉 ITC)" w:date="2012-07-17T09:41:00Z">
              <w:tcPr>
                <w:tcW w:w="1432" w:type="dxa"/>
              </w:tcPr>
            </w:tcPrChange>
          </w:tcPr>
          <w:p w:rsidR="006963A5" w:rsidRPr="007E729F" w:rsidRDefault="00D75D85" w:rsidP="007E7004">
            <w:pPr>
              <w:rPr>
                <w:ins w:id="2707" w:author="Gao, Guan-Wei (高貫偉 ITC)" w:date="2012-07-17T09:37:00Z"/>
                <w:rFonts w:ascii="SimSun" w:hAnsi="SimSun"/>
              </w:rPr>
            </w:pPr>
            <w:ins w:id="2708" w:author="Gao, Guan-Wei (高貫偉 ITC)" w:date="2012-07-17T09:38:00Z">
              <w:r>
                <w:rPr>
                  <w:rFonts w:ascii="SimSun" w:hAnsi="SimSun" w:hint="eastAsia"/>
                </w:rPr>
                <w:t>Disable</w:t>
              </w:r>
            </w:ins>
          </w:p>
        </w:tc>
        <w:tc>
          <w:tcPr>
            <w:tcW w:w="680" w:type="dxa"/>
            <w:shd w:val="clear" w:color="auto" w:fill="D52BC1"/>
            <w:tcPrChange w:id="2709" w:author="Gao, Guan-Wei (高貫偉 ITC)" w:date="2012-07-17T09:41:00Z">
              <w:tcPr>
                <w:tcW w:w="680" w:type="dxa"/>
              </w:tcPr>
            </w:tcPrChange>
          </w:tcPr>
          <w:p w:rsidR="006963A5" w:rsidRPr="00A03460" w:rsidRDefault="006963A5" w:rsidP="007E7004">
            <w:pPr>
              <w:rPr>
                <w:ins w:id="2710" w:author="Gao, Guan-Wei (高貫偉 ITC)" w:date="2012-07-17T09:37:00Z"/>
              </w:rPr>
            </w:pPr>
          </w:p>
        </w:tc>
        <w:tc>
          <w:tcPr>
            <w:tcW w:w="2728" w:type="dxa"/>
            <w:shd w:val="clear" w:color="auto" w:fill="D52BC1"/>
            <w:tcPrChange w:id="2711" w:author="Gao, Guan-Wei (高貫偉 ITC)" w:date="2012-07-17T09:41:00Z">
              <w:tcPr>
                <w:tcW w:w="2728" w:type="dxa"/>
              </w:tcPr>
            </w:tcPrChange>
          </w:tcPr>
          <w:p w:rsidR="006963A5" w:rsidRPr="007E729F" w:rsidRDefault="006963A5" w:rsidP="007E7004">
            <w:pPr>
              <w:rPr>
                <w:ins w:id="2712" w:author="Gao, Guan-Wei (高貫偉 ITC)" w:date="2012-07-17T09:37:00Z"/>
                <w:rFonts w:eastAsia="新細明體"/>
              </w:rPr>
            </w:pPr>
          </w:p>
        </w:tc>
        <w:tc>
          <w:tcPr>
            <w:tcW w:w="2629" w:type="dxa"/>
            <w:shd w:val="clear" w:color="auto" w:fill="D52BC1"/>
            <w:tcPrChange w:id="2713" w:author="Gao, Guan-Wei (高貫偉 ITC)" w:date="2012-07-17T09:41:00Z">
              <w:tcPr>
                <w:tcW w:w="2629" w:type="dxa"/>
              </w:tcPr>
            </w:tcPrChange>
          </w:tcPr>
          <w:p w:rsidR="006963A5" w:rsidRPr="00A03460" w:rsidRDefault="006963A5" w:rsidP="007E7004">
            <w:pPr>
              <w:rPr>
                <w:ins w:id="2714" w:author="Gao, Guan-Wei (高貫偉 ITC)" w:date="2012-07-17T09:37:00Z"/>
              </w:rPr>
            </w:pPr>
          </w:p>
        </w:tc>
      </w:tr>
    </w:tbl>
    <w:p w:rsidR="007E7004" w:rsidRPr="00434D5C" w:rsidRDefault="007E7004" w:rsidP="007E7004"/>
    <w:p w:rsidR="004B4D39" w:rsidRDefault="004B4D39" w:rsidP="004B4D39">
      <w:pPr>
        <w:pStyle w:val="3"/>
        <w:rPr>
          <w:ins w:id="2715" w:author="高永勃" w:date="2012-08-04T15:08:00Z"/>
        </w:rPr>
      </w:pPr>
      <w:bookmarkStart w:id="2716" w:name="_Toc311038027"/>
      <w:bookmarkStart w:id="2717" w:name="_Toc311203347"/>
      <w:bookmarkStart w:id="2718" w:name="_Toc311537849"/>
      <w:bookmarkStart w:id="2719" w:name="_Toc311038028"/>
      <w:bookmarkStart w:id="2720" w:name="_Toc311203348"/>
      <w:bookmarkStart w:id="2721" w:name="_Toc311537850"/>
      <w:bookmarkStart w:id="2722" w:name="_Toc311038029"/>
      <w:bookmarkStart w:id="2723" w:name="_Toc311203349"/>
      <w:bookmarkStart w:id="2724" w:name="_Toc311537851"/>
      <w:bookmarkStart w:id="2725" w:name="_Toc311038030"/>
      <w:bookmarkStart w:id="2726" w:name="_Toc311203350"/>
      <w:bookmarkStart w:id="2727" w:name="_Toc311537852"/>
      <w:bookmarkStart w:id="2728" w:name="_Toc311038031"/>
      <w:bookmarkStart w:id="2729" w:name="_Toc311203351"/>
      <w:bookmarkStart w:id="2730" w:name="_Toc311537853"/>
      <w:bookmarkStart w:id="2731" w:name="_Toc311038032"/>
      <w:bookmarkStart w:id="2732" w:name="_Toc311203352"/>
      <w:bookmarkStart w:id="2733" w:name="_Toc311537854"/>
      <w:bookmarkStart w:id="2734" w:name="_Toc311038033"/>
      <w:bookmarkStart w:id="2735" w:name="_Toc311203353"/>
      <w:bookmarkStart w:id="2736" w:name="_Toc311537855"/>
      <w:bookmarkStart w:id="2737" w:name="_Toc311038034"/>
      <w:bookmarkStart w:id="2738" w:name="_Toc311203354"/>
      <w:bookmarkStart w:id="2739" w:name="_Toc311537856"/>
      <w:bookmarkStart w:id="2740" w:name="_Toc311038035"/>
      <w:bookmarkStart w:id="2741" w:name="_Toc311203355"/>
      <w:bookmarkStart w:id="2742" w:name="_Toc311537857"/>
      <w:bookmarkStart w:id="2743" w:name="_Toc311038036"/>
      <w:bookmarkStart w:id="2744" w:name="_Toc311203356"/>
      <w:bookmarkStart w:id="2745" w:name="_Toc311537858"/>
      <w:bookmarkStart w:id="2746" w:name="_Toc311038037"/>
      <w:bookmarkStart w:id="2747" w:name="_Toc311203357"/>
      <w:bookmarkStart w:id="2748" w:name="_Toc311537859"/>
      <w:bookmarkStart w:id="2749" w:name="_Toc311038038"/>
      <w:bookmarkStart w:id="2750" w:name="_Toc311203358"/>
      <w:bookmarkStart w:id="2751" w:name="_Toc311537860"/>
      <w:bookmarkStart w:id="2752" w:name="_Toc311038039"/>
      <w:bookmarkStart w:id="2753" w:name="_Toc311203359"/>
      <w:bookmarkStart w:id="2754" w:name="_Toc311537861"/>
      <w:bookmarkStart w:id="2755" w:name="_Toc311038040"/>
      <w:bookmarkStart w:id="2756" w:name="_Toc311203360"/>
      <w:bookmarkStart w:id="2757" w:name="_Toc311537862"/>
      <w:bookmarkStart w:id="2758" w:name="_Toc311038041"/>
      <w:bookmarkStart w:id="2759" w:name="_Toc311203361"/>
      <w:bookmarkStart w:id="2760" w:name="_Toc311537863"/>
      <w:bookmarkStart w:id="2761" w:name="_Toc311038042"/>
      <w:bookmarkStart w:id="2762" w:name="_Toc311203362"/>
      <w:bookmarkStart w:id="2763" w:name="_Toc311537864"/>
      <w:bookmarkStart w:id="2764" w:name="_Toc311038043"/>
      <w:bookmarkStart w:id="2765" w:name="_Toc311203363"/>
      <w:bookmarkStart w:id="2766" w:name="_Toc311537865"/>
      <w:bookmarkStart w:id="2767" w:name="_Toc311038044"/>
      <w:bookmarkStart w:id="2768" w:name="_Toc311203364"/>
      <w:bookmarkStart w:id="2769" w:name="_Toc311537866"/>
      <w:bookmarkStart w:id="2770" w:name="_Toc311038213"/>
      <w:bookmarkStart w:id="2771" w:name="_Toc311203533"/>
      <w:bookmarkStart w:id="2772" w:name="_Toc311538035"/>
      <w:bookmarkStart w:id="2773" w:name="_Toc311038214"/>
      <w:bookmarkStart w:id="2774" w:name="_Toc311203534"/>
      <w:bookmarkStart w:id="2775" w:name="_Toc311538036"/>
      <w:bookmarkStart w:id="2776" w:name="_Toc311038215"/>
      <w:bookmarkStart w:id="2777" w:name="_Toc311203535"/>
      <w:bookmarkStart w:id="2778" w:name="_Toc311538037"/>
      <w:bookmarkStart w:id="2779" w:name="_Toc311038216"/>
      <w:bookmarkStart w:id="2780" w:name="_Toc311203536"/>
      <w:bookmarkStart w:id="2781" w:name="_Toc311538038"/>
      <w:bookmarkStart w:id="2782" w:name="_Toc311038217"/>
      <w:bookmarkStart w:id="2783" w:name="_Toc311203537"/>
      <w:bookmarkStart w:id="2784" w:name="_Toc311538039"/>
      <w:bookmarkStart w:id="2785" w:name="_Toc311038218"/>
      <w:bookmarkStart w:id="2786" w:name="_Toc311203538"/>
      <w:bookmarkStart w:id="2787" w:name="_Toc311538040"/>
      <w:bookmarkStart w:id="2788" w:name="_Toc311038219"/>
      <w:bookmarkStart w:id="2789" w:name="_Toc311203539"/>
      <w:bookmarkStart w:id="2790" w:name="_Toc311538041"/>
      <w:bookmarkStart w:id="2791" w:name="_Toc311038220"/>
      <w:bookmarkStart w:id="2792" w:name="_Toc311203540"/>
      <w:bookmarkStart w:id="2793" w:name="_Toc311538042"/>
      <w:bookmarkStart w:id="2794" w:name="_Toc311038221"/>
      <w:bookmarkStart w:id="2795" w:name="_Toc311203541"/>
      <w:bookmarkStart w:id="2796" w:name="_Toc311538043"/>
      <w:bookmarkStart w:id="2797" w:name="_Toc311038222"/>
      <w:bookmarkStart w:id="2798" w:name="_Toc311203542"/>
      <w:bookmarkStart w:id="2799" w:name="_Toc311538044"/>
      <w:bookmarkStart w:id="2800" w:name="_Toc311038223"/>
      <w:bookmarkStart w:id="2801" w:name="_Toc311203543"/>
      <w:bookmarkStart w:id="2802" w:name="_Toc311538045"/>
      <w:bookmarkStart w:id="2803" w:name="_Toc311038224"/>
      <w:bookmarkStart w:id="2804" w:name="_Toc311203544"/>
      <w:bookmarkStart w:id="2805" w:name="_Toc311538046"/>
      <w:bookmarkStart w:id="2806" w:name="_Toc311038225"/>
      <w:bookmarkStart w:id="2807" w:name="_Toc311203545"/>
      <w:bookmarkStart w:id="2808" w:name="_Toc311538047"/>
      <w:bookmarkStart w:id="2809" w:name="_Toc311038226"/>
      <w:bookmarkStart w:id="2810" w:name="_Toc311203546"/>
      <w:bookmarkStart w:id="2811" w:name="_Toc311538048"/>
      <w:bookmarkStart w:id="2812" w:name="_Toc311038227"/>
      <w:bookmarkStart w:id="2813" w:name="_Toc311203547"/>
      <w:bookmarkStart w:id="2814" w:name="_Toc311538049"/>
      <w:bookmarkStart w:id="2815" w:name="_Toc311038228"/>
      <w:bookmarkStart w:id="2816" w:name="_Toc311203548"/>
      <w:bookmarkStart w:id="2817" w:name="_Toc311538050"/>
      <w:bookmarkStart w:id="2818" w:name="_Toc311038229"/>
      <w:bookmarkStart w:id="2819" w:name="_Toc311203549"/>
      <w:bookmarkStart w:id="2820" w:name="_Toc311538051"/>
      <w:bookmarkStart w:id="2821" w:name="_Toc311038230"/>
      <w:bookmarkStart w:id="2822" w:name="_Toc311203550"/>
      <w:bookmarkStart w:id="2823" w:name="_Toc311538052"/>
      <w:bookmarkStart w:id="2824" w:name="_Toc311038231"/>
      <w:bookmarkStart w:id="2825" w:name="_Toc311203551"/>
      <w:bookmarkStart w:id="2826" w:name="_Toc311538053"/>
      <w:bookmarkStart w:id="2827" w:name="_Toc311038232"/>
      <w:bookmarkStart w:id="2828" w:name="_Toc311203552"/>
      <w:bookmarkStart w:id="2829" w:name="_Toc311538054"/>
      <w:bookmarkStart w:id="2830" w:name="_Toc311038233"/>
      <w:bookmarkStart w:id="2831" w:name="_Toc311203553"/>
      <w:bookmarkStart w:id="2832" w:name="_Toc311538055"/>
      <w:bookmarkStart w:id="2833" w:name="_Toc311038374"/>
      <w:bookmarkStart w:id="2834" w:name="_Toc311203694"/>
      <w:bookmarkStart w:id="2835" w:name="_Toc311538196"/>
      <w:bookmarkStart w:id="2836" w:name="_Toc311038375"/>
      <w:bookmarkStart w:id="2837" w:name="_Toc311203695"/>
      <w:bookmarkStart w:id="2838" w:name="_Toc311538197"/>
      <w:bookmarkStart w:id="2839" w:name="_Toc311038463"/>
      <w:bookmarkStart w:id="2840" w:name="_Toc311203783"/>
      <w:bookmarkStart w:id="2841" w:name="_Toc311538285"/>
      <w:bookmarkStart w:id="2842" w:name="_Toc311038533"/>
      <w:bookmarkStart w:id="2843" w:name="_Toc311203853"/>
      <w:bookmarkStart w:id="2844" w:name="_Toc311538355"/>
      <w:bookmarkStart w:id="2845" w:name="_Toc353207261"/>
      <w:bookmarkEnd w:id="2716"/>
      <w:bookmarkEnd w:id="2717"/>
      <w:bookmarkEnd w:id="2718"/>
      <w:bookmarkEnd w:id="2719"/>
      <w:bookmarkEnd w:id="2720"/>
      <w:bookmarkEnd w:id="2721"/>
      <w:bookmarkEnd w:id="2722"/>
      <w:bookmarkEnd w:id="2723"/>
      <w:bookmarkEnd w:id="2724"/>
      <w:bookmarkEnd w:id="2725"/>
      <w:bookmarkEnd w:id="2726"/>
      <w:bookmarkEnd w:id="2727"/>
      <w:bookmarkEnd w:id="2728"/>
      <w:bookmarkEnd w:id="2729"/>
      <w:bookmarkEnd w:id="2730"/>
      <w:bookmarkEnd w:id="2731"/>
      <w:bookmarkEnd w:id="2732"/>
      <w:bookmarkEnd w:id="2733"/>
      <w:bookmarkEnd w:id="2734"/>
      <w:bookmarkEnd w:id="2735"/>
      <w:bookmarkEnd w:id="2736"/>
      <w:bookmarkEnd w:id="2737"/>
      <w:bookmarkEnd w:id="2738"/>
      <w:bookmarkEnd w:id="2739"/>
      <w:bookmarkEnd w:id="2740"/>
      <w:bookmarkEnd w:id="2741"/>
      <w:bookmarkEnd w:id="2742"/>
      <w:bookmarkEnd w:id="2743"/>
      <w:bookmarkEnd w:id="2744"/>
      <w:bookmarkEnd w:id="2745"/>
      <w:bookmarkEnd w:id="2746"/>
      <w:bookmarkEnd w:id="2747"/>
      <w:bookmarkEnd w:id="2748"/>
      <w:bookmarkEnd w:id="2749"/>
      <w:bookmarkEnd w:id="2750"/>
      <w:bookmarkEnd w:id="2751"/>
      <w:bookmarkEnd w:id="2752"/>
      <w:bookmarkEnd w:id="2753"/>
      <w:bookmarkEnd w:id="2754"/>
      <w:bookmarkEnd w:id="2755"/>
      <w:bookmarkEnd w:id="2756"/>
      <w:bookmarkEnd w:id="2757"/>
      <w:bookmarkEnd w:id="2758"/>
      <w:bookmarkEnd w:id="2759"/>
      <w:bookmarkEnd w:id="2760"/>
      <w:bookmarkEnd w:id="2761"/>
      <w:bookmarkEnd w:id="2762"/>
      <w:bookmarkEnd w:id="2763"/>
      <w:bookmarkEnd w:id="2764"/>
      <w:bookmarkEnd w:id="2765"/>
      <w:bookmarkEnd w:id="2766"/>
      <w:bookmarkEnd w:id="2767"/>
      <w:bookmarkEnd w:id="2768"/>
      <w:bookmarkEnd w:id="2769"/>
      <w:bookmarkEnd w:id="2770"/>
      <w:bookmarkEnd w:id="2771"/>
      <w:bookmarkEnd w:id="2772"/>
      <w:bookmarkEnd w:id="2773"/>
      <w:bookmarkEnd w:id="2774"/>
      <w:bookmarkEnd w:id="2775"/>
      <w:bookmarkEnd w:id="2776"/>
      <w:bookmarkEnd w:id="2777"/>
      <w:bookmarkEnd w:id="2778"/>
      <w:bookmarkEnd w:id="2779"/>
      <w:bookmarkEnd w:id="2780"/>
      <w:bookmarkEnd w:id="2781"/>
      <w:bookmarkEnd w:id="2782"/>
      <w:bookmarkEnd w:id="2783"/>
      <w:bookmarkEnd w:id="2784"/>
      <w:bookmarkEnd w:id="2785"/>
      <w:bookmarkEnd w:id="2786"/>
      <w:bookmarkEnd w:id="2787"/>
      <w:bookmarkEnd w:id="2788"/>
      <w:bookmarkEnd w:id="2789"/>
      <w:bookmarkEnd w:id="2790"/>
      <w:bookmarkEnd w:id="2791"/>
      <w:bookmarkEnd w:id="2792"/>
      <w:bookmarkEnd w:id="2793"/>
      <w:bookmarkEnd w:id="2794"/>
      <w:bookmarkEnd w:id="2795"/>
      <w:bookmarkEnd w:id="2796"/>
      <w:bookmarkEnd w:id="2797"/>
      <w:bookmarkEnd w:id="2798"/>
      <w:bookmarkEnd w:id="2799"/>
      <w:bookmarkEnd w:id="2800"/>
      <w:bookmarkEnd w:id="2801"/>
      <w:bookmarkEnd w:id="2802"/>
      <w:bookmarkEnd w:id="2803"/>
      <w:bookmarkEnd w:id="2804"/>
      <w:bookmarkEnd w:id="2805"/>
      <w:bookmarkEnd w:id="2806"/>
      <w:bookmarkEnd w:id="2807"/>
      <w:bookmarkEnd w:id="2808"/>
      <w:bookmarkEnd w:id="2809"/>
      <w:bookmarkEnd w:id="2810"/>
      <w:bookmarkEnd w:id="2811"/>
      <w:bookmarkEnd w:id="2812"/>
      <w:bookmarkEnd w:id="2813"/>
      <w:bookmarkEnd w:id="2814"/>
      <w:bookmarkEnd w:id="2815"/>
      <w:bookmarkEnd w:id="2816"/>
      <w:bookmarkEnd w:id="2817"/>
      <w:bookmarkEnd w:id="2818"/>
      <w:bookmarkEnd w:id="2819"/>
      <w:bookmarkEnd w:id="2820"/>
      <w:bookmarkEnd w:id="2821"/>
      <w:bookmarkEnd w:id="2822"/>
      <w:bookmarkEnd w:id="2823"/>
      <w:bookmarkEnd w:id="2824"/>
      <w:bookmarkEnd w:id="2825"/>
      <w:bookmarkEnd w:id="2826"/>
      <w:bookmarkEnd w:id="2827"/>
      <w:bookmarkEnd w:id="2828"/>
      <w:bookmarkEnd w:id="2829"/>
      <w:bookmarkEnd w:id="2830"/>
      <w:bookmarkEnd w:id="2831"/>
      <w:bookmarkEnd w:id="2832"/>
      <w:bookmarkEnd w:id="2833"/>
      <w:bookmarkEnd w:id="2834"/>
      <w:bookmarkEnd w:id="2835"/>
      <w:bookmarkEnd w:id="2836"/>
      <w:bookmarkEnd w:id="2837"/>
      <w:bookmarkEnd w:id="2838"/>
      <w:bookmarkEnd w:id="2839"/>
      <w:bookmarkEnd w:id="2840"/>
      <w:bookmarkEnd w:id="2841"/>
      <w:bookmarkEnd w:id="2842"/>
      <w:bookmarkEnd w:id="2843"/>
      <w:bookmarkEnd w:id="2844"/>
      <w:ins w:id="2846" w:author="高永勃" w:date="2012-08-04T15:09:00Z">
        <w:r>
          <w:rPr>
            <w:rFonts w:hint="eastAsia"/>
          </w:rPr>
          <w:t>HP WWAN Label</w:t>
        </w:r>
      </w:ins>
      <w:ins w:id="2847" w:author="高永勃" w:date="2012-08-04T15:08:00Z">
        <w:r w:rsidRPr="004518BD">
          <w:rPr>
            <w:rFonts w:hint="eastAsia"/>
          </w:rPr>
          <w:t>维护界面</w:t>
        </w:r>
        <w:bookmarkEnd w:id="2845"/>
      </w:ins>
    </w:p>
    <w:p w:rsidR="004B4D39" w:rsidRPr="00434D5C" w:rsidRDefault="004B4D39" w:rsidP="004B4D39">
      <w:pPr>
        <w:pStyle w:val="4"/>
        <w:rPr>
          <w:ins w:id="2848" w:author="高永勃" w:date="2012-08-04T15:08:00Z"/>
        </w:rPr>
      </w:pPr>
      <w:ins w:id="2849" w:author="高永勃" w:date="2012-08-04T15:08:00Z">
        <w:r w:rsidRPr="004518BD">
          <w:rPr>
            <w:rFonts w:hint="eastAsia"/>
          </w:rPr>
          <w:t>示意圖</w:t>
        </w:r>
      </w:ins>
    </w:p>
    <w:p w:rsidR="004B4D39" w:rsidRPr="00434D5C" w:rsidRDefault="00220C93" w:rsidP="004B4D39">
      <w:pPr>
        <w:jc w:val="center"/>
        <w:rPr>
          <w:ins w:id="2850" w:author="高永勃" w:date="2012-08-04T15:08:00Z"/>
        </w:rPr>
      </w:pPr>
      <w:ins w:id="2851" w:author="高永勃" w:date="2012-08-04T15:23:00Z">
        <w:r>
          <w:rPr>
            <w:noProof/>
            <w:lang w:eastAsia="zh-TW"/>
          </w:rPr>
          <w:pict>
            <v:oval id="_x0000_s3777" style="position:absolute;left:0;text-align:left;margin-left:454.9pt;margin-top:295.4pt;width:19.85pt;height:19.85pt;z-index:251784192" fillcolor="yellow" strokecolor="blue" strokeweight="1pt">
              <v:fill opacity="39322f"/>
              <v:textbox style="mso-next-textbox:#_x0000_s3777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  <w:ins w:id="2852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1</w:t>
                      </w:r>
                    </w:ins>
                  </w:p>
                </w:txbxContent>
              </v:textbox>
            </v:oval>
          </w:pict>
        </w:r>
      </w:ins>
      <w:ins w:id="2853" w:author="高永勃" w:date="2012-08-04T15:22:00Z">
        <w:r>
          <w:rPr>
            <w:noProof/>
            <w:lang w:eastAsia="zh-TW"/>
          </w:rPr>
          <w:pict>
            <v:oval id="_x0000_s3776" style="position:absolute;left:0;text-align:left;margin-left:453pt;margin-top:275.55pt;width:19.85pt;height:19.85pt;z-index:251786240" fillcolor="yellow" strokecolor="blue" strokeweight="1pt">
              <v:fill opacity="39322f"/>
              <v:textbox style="mso-next-textbox:#_x0000_s3776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  <w:ins w:id="2854" w:author="高永勃" w:date="2012-08-04T15:23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2</w:t>
                      </w:r>
                    </w:ins>
                  </w:p>
                </w:txbxContent>
              </v:textbox>
            </v:oval>
          </w:pict>
        </w:r>
      </w:ins>
      <w:r>
        <w:rPr>
          <w:noProof/>
          <w:lang w:eastAsia="zh-TW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3775" type="#_x0000_t32" style="position:absolute;left:0;text-align:left;margin-left:157.5pt;margin-top:288.8pt;width:235.9pt;height:0;z-index:251785216" o:connectortype="straight" strokeweight="1pt">
            <v:stroke dashstyle="dash"/>
          </v:shape>
        </w:pict>
      </w:r>
      <w:ins w:id="2855" w:author="高永勃" w:date="2012-08-04T15:11:00Z">
        <w:r>
          <w:rPr>
            <w:noProof/>
            <w:lang w:eastAsia="zh-TW"/>
          </w:rPr>
          <w:pict>
            <v:oval id="_x0000_s3773" style="position:absolute;left:0;text-align:left;margin-left:366.4pt;margin-top:295.4pt;width:19.85pt;height:19.85pt;z-index:251783168" fillcolor="yellow" strokecolor="blue" strokeweight="1pt">
              <v:fill opacity="39322f"/>
              <v:textbox style="mso-next-textbox:#_x0000_s3773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  <w:ins w:id="2856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0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71" style="position:absolute;left:0;text-align:left;margin-left:393.4pt;margin-top:278.85pt;width:19.85pt;height:19.85pt;z-index:251782144" fillcolor="yellow" strokecolor="blue" strokeweight="1pt">
              <v:fill opacity="39322f"/>
              <v:textbox style="mso-next-textbox:#_x0000_s3771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57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58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9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70" style="position:absolute;left:0;text-align:left;margin-left:-118.1pt;margin-top:298.7pt;width:19.85pt;height:19.85pt;z-index:251781120" fillcolor="yellow" strokecolor="blue" strokeweight="1pt">
              <v:fill opacity="39322f"/>
              <v:textbox style="mso-next-textbox:#_x0000_s3770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69" style="position:absolute;left:0;text-align:left;margin-left:137.65pt;margin-top:278.85pt;width:19.85pt;height:19.85pt;z-index:251780096" fillcolor="yellow" strokecolor="blue" strokeweight="1pt">
              <v:fill opacity="39322f"/>
              <v:textbox style="mso-next-textbox:#_x0000_s3769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59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60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6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67" style="position:absolute;left:0;text-align:left;margin-left:393.4pt;margin-top:259pt;width:19.85pt;height:19.85pt;z-index:251779072" fillcolor="yellow" strokecolor="blue" strokeweight="1pt">
              <v:fill opacity="39322f"/>
              <v:textbox style="mso-next-textbox:#_x0000_s3767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61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62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5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66" style="position:absolute;left:0;text-align:left;margin-left:212.65pt;margin-top:259pt;width:19.85pt;height:19.85pt;z-index:251778048" fillcolor="yellow" strokecolor="blue" strokeweight="1pt">
              <v:fill opacity="39322f"/>
              <v:textbox style="mso-next-textbox:#_x0000_s3766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63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64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4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65" style="position:absolute;left:0;text-align:left;margin-left:275.65pt;margin-top:170.9pt;width:19.85pt;height:19.85pt;z-index:251777024" fillcolor="yellow" strokecolor="blue" strokeweight="1pt">
              <v:fill opacity="39322f"/>
              <v:textbox style="mso-next-textbox:#_x0000_s3765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65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66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3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64" style="position:absolute;left:0;text-align:left;margin-left:454.9pt;margin-top:10.05pt;width:19.85pt;height:19.85pt;z-index:251776000" fillcolor="yellow" strokecolor="blue" strokeweight="1pt">
              <v:fill opacity="39322f"/>
              <v:textbox style="mso-next-textbox:#_x0000_s3764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67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68" w:author="高永勃" w:date="2012-08-04T15:12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2</w:t>
                      </w:r>
                    </w:ins>
                  </w:p>
                </w:txbxContent>
              </v:textbox>
            </v:oval>
          </w:pict>
        </w:r>
      </w:ins>
      <w:ins w:id="2869" w:author="高永勃" w:date="2012-08-04T15:10:00Z">
        <w:r>
          <w:rPr>
            <w:noProof/>
            <w:lang w:eastAsia="zh-TW"/>
          </w:rPr>
          <w:pict>
            <v:oval id="_x0000_s3763" style="position:absolute;left:0;text-align:left;margin-left:226.9pt;margin-top:9.1pt;width:19.85pt;height:19.85pt;z-index:251774976" fillcolor="yellow" strokecolor="blue" strokeweight="1pt">
              <v:fill opacity="39322f"/>
              <v:textbox style="mso-next-textbox:#_x0000_s3763" inset="0,0,0,0">
                <w:txbxContent>
                  <w:p w:rsidR="00220C93" w:rsidRPr="006B7E25" w:rsidRDefault="00220C93" w:rsidP="004B4D39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2870" w:author="高永勃" w:date="2012-08-04T15:12:00Z">
                      <w:r w:rsidDel="004B4D39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</w:delText>
                      </w:r>
                    </w:del>
                    <w:ins w:id="2871" w:author="高永勃" w:date="2012-08-04T15:15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1</w:t>
                      </w:r>
                    </w:ins>
                  </w:p>
                </w:txbxContent>
              </v:textbox>
            </v:oval>
          </w:pict>
        </w:r>
      </w:ins>
      <w:ins w:id="2872" w:author="高永勃" w:date="2012-08-04T15:08:00Z">
        <w:r w:rsidR="00DD6852">
          <w:rPr>
            <w:noProof/>
            <w:lang w:eastAsia="zh-TW"/>
            <w:rPrChange w:id="2873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5495713" cy="4121785"/>
              <wp:effectExtent l="19050" t="0" r="0" b="0"/>
              <wp:docPr id="6" name="图片 1" descr="VendorCod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VendorCode.jpg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5713" cy="4121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4B4D39" w:rsidRPr="00434D5C" w:rsidRDefault="004B4D39" w:rsidP="004B4D39">
      <w:pPr>
        <w:jc w:val="center"/>
        <w:rPr>
          <w:ins w:id="2874" w:author="高永勃" w:date="2012-08-04T15:08:00Z"/>
        </w:rPr>
      </w:pPr>
      <w:ins w:id="2875" w:author="高永勃" w:date="2012-08-04T15:08:00Z">
        <w:r w:rsidRPr="004518BD">
          <w:rPr>
            <w:rFonts w:hint="eastAsia"/>
          </w:rPr>
          <w:t>圖</w:t>
        </w:r>
        <w:r w:rsidRPr="004518BD">
          <w:t xml:space="preserve"> </w:t>
        </w:r>
        <w:r w:rsidR="008E4B75" w:rsidRPr="004518BD">
          <w:fldChar w:fldCharType="begin"/>
        </w:r>
        <w:r w:rsidRPr="004518BD">
          <w:instrText xml:space="preserve"> STYLEREF 2 \s </w:instrText>
        </w:r>
        <w:r w:rsidR="008E4B75" w:rsidRPr="004518BD">
          <w:fldChar w:fldCharType="separate"/>
        </w:r>
        <w:r w:rsidRPr="004518BD">
          <w:rPr>
            <w:noProof/>
          </w:rPr>
          <w:t>1.2</w:t>
        </w:r>
        <w:r w:rsidR="008E4B75" w:rsidRPr="004518BD">
          <w:fldChar w:fldCharType="end"/>
        </w:r>
        <w:r>
          <w:rPr>
            <w:rFonts w:hint="eastAsia"/>
          </w:rPr>
          <w:t>6</w:t>
        </w:r>
        <w:r w:rsidRPr="004518BD">
          <w:noBreakHyphen/>
        </w:r>
        <w:r w:rsidR="008E4B75" w:rsidRPr="004518BD">
          <w:fldChar w:fldCharType="begin"/>
        </w:r>
        <w:r w:rsidRPr="004518BD">
          <w:instrText xml:space="preserve"> SEQ </w:instrText>
        </w:r>
        <w:r w:rsidRPr="004518BD">
          <w:rPr>
            <w:rFonts w:hint="eastAsia"/>
          </w:rPr>
          <w:instrText>圖</w:instrText>
        </w:r>
        <w:r w:rsidRPr="004518BD">
          <w:instrText xml:space="preserve"> \* ARABIC \s 2 </w:instrText>
        </w:r>
        <w:r w:rsidR="008E4B75" w:rsidRPr="004518BD">
          <w:fldChar w:fldCharType="separate"/>
        </w:r>
        <w:r w:rsidRPr="004518BD">
          <w:rPr>
            <w:noProof/>
          </w:rPr>
          <w:t>1</w:t>
        </w:r>
        <w:r w:rsidR="008E4B75" w:rsidRPr="004518BD">
          <w:fldChar w:fldCharType="end"/>
        </w:r>
      </w:ins>
    </w:p>
    <w:p w:rsidR="004B4D39" w:rsidRPr="00434D5C" w:rsidRDefault="004B4D39" w:rsidP="004B4D39">
      <w:pPr>
        <w:jc w:val="center"/>
        <w:rPr>
          <w:ins w:id="2876" w:author="高永勃" w:date="2012-08-04T15:08:00Z"/>
        </w:rPr>
      </w:pPr>
    </w:p>
    <w:p w:rsidR="004B4D39" w:rsidRPr="00434D5C" w:rsidRDefault="004B4D39" w:rsidP="004B4D39">
      <w:pPr>
        <w:pStyle w:val="4"/>
        <w:rPr>
          <w:ins w:id="2877" w:author="高永勃" w:date="2012-08-04T15:08:00Z"/>
        </w:rPr>
      </w:pPr>
      <w:ins w:id="2878" w:author="高永勃" w:date="2012-08-04T15:08:00Z">
        <w:r w:rsidRPr="004518BD">
          <w:rPr>
            <w:rFonts w:hint="eastAsia"/>
          </w:rPr>
          <w:t>界面說明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879" w:author="高永勃" w:date="2012-08-04T15:08:00Z"/>
        </w:rPr>
        <w:pPrChange w:id="2880" w:author="高永勃" w:date="2012-08-04T15:51:00Z">
          <w:pPr/>
        </w:pPrChange>
      </w:pPr>
      <w:ins w:id="2881" w:author="高永勃" w:date="2012-08-04T15:52:00Z">
        <w:r w:rsidRPr="004518BD">
          <w:rPr>
            <w:rFonts w:hint="eastAsia"/>
          </w:rPr>
          <w:t>界面名称：</w:t>
        </w:r>
        <w:r>
          <w:t>HP WWAN Label</w:t>
        </w:r>
        <w:r w:rsidRPr="004518BD">
          <w:rPr>
            <w:rFonts w:hint="eastAsia"/>
          </w:rPr>
          <w:t>维护界面。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882" w:author="高永勃" w:date="2012-08-04T15:08:00Z"/>
        </w:rPr>
        <w:pPrChange w:id="2883" w:author="高永勃" w:date="2012-08-04T15:51:00Z">
          <w:pPr>
            <w:jc w:val="both"/>
          </w:pPr>
        </w:pPrChange>
      </w:pPr>
      <w:ins w:id="2884" w:author="高永勃" w:date="2012-08-04T15:52:00Z">
        <w:r w:rsidRPr="004518BD">
          <w:rPr>
            <w:rFonts w:hint="eastAsia"/>
          </w:rPr>
          <w:t>概述：</w:t>
        </w:r>
        <w:r w:rsidR="008E4B75" w:rsidRPr="008E4B75">
          <w:rPr>
            <w:rFonts w:hint="eastAsia"/>
            <w:rPrChange w:id="2885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使用此界面来维护</w:t>
        </w:r>
        <w:r>
          <w:t>HP WWAN Label</w:t>
        </w:r>
        <w:r w:rsidR="008E4B75" w:rsidRPr="008E4B75">
          <w:rPr>
            <w:rFonts w:hint="eastAsia"/>
            <w:rPrChange w:id="2886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的资料</w:t>
        </w:r>
        <w:r w:rsidRPr="004518BD">
          <w:rPr>
            <w:rFonts w:hint="eastAsia"/>
          </w:rPr>
          <w:t>。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887" w:author="高永勃" w:date="2012-08-04T15:08:00Z"/>
        </w:rPr>
        <w:pPrChange w:id="2888" w:author="高永勃" w:date="2012-08-04T15:51:00Z">
          <w:pPr/>
        </w:pPrChange>
      </w:pPr>
      <w:ins w:id="2889" w:author="高永勃" w:date="2012-08-04T15:52:00Z">
        <w:r w:rsidRPr="004518BD">
          <w:rPr>
            <w:rFonts w:hint="eastAsia"/>
          </w:rPr>
          <w:t>界面类型：非</w:t>
        </w:r>
        <w:r>
          <w:t>M</w:t>
        </w:r>
        <w:r w:rsidR="008E4B75" w:rsidRPr="008E4B75">
          <w:rPr>
            <w:rPrChange w:id="2890" w:author="高永勃" w:date="2012-08-04T15:51:00Z">
              <w:rPr>
                <w:color w:val="0000FF"/>
                <w:u w:val="single"/>
              </w:rPr>
            </w:rPrChange>
          </w:rPr>
          <w:t>odal</w:t>
        </w:r>
        <w:r w:rsidR="008E4B75" w:rsidRPr="008E4B75">
          <w:rPr>
            <w:rFonts w:hint="eastAsia"/>
            <w:rPrChange w:id="2891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界面，不固定尺寸</w:t>
        </w:r>
        <w:r w:rsidRPr="004518BD">
          <w:rPr>
            <w:rFonts w:hint="eastAsia"/>
          </w:rPr>
          <w:t>。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892" w:author="高永勃" w:date="2012-08-04T15:08:00Z"/>
        </w:rPr>
        <w:pPrChange w:id="2893" w:author="高永勃" w:date="2012-08-04T15:51:00Z">
          <w:pPr/>
        </w:pPrChange>
      </w:pPr>
      <w:ins w:id="2894" w:author="高永勃" w:date="2012-08-04T15:52:00Z">
        <w:r w:rsidRPr="004518BD">
          <w:rPr>
            <w:rFonts w:hint="eastAsia"/>
          </w:rPr>
          <w:t>进入途径：</w:t>
        </w:r>
        <w:r w:rsidR="008E4B75" w:rsidRPr="008E4B75">
          <w:rPr>
            <w:rFonts w:hint="eastAsia"/>
            <w:rPrChange w:id="2895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在</w:t>
        </w:r>
        <w:r w:rsidR="008E4B75" w:rsidRPr="008E4B75">
          <w:rPr>
            <w:rPrChange w:id="2896" w:author="高永勃" w:date="2012-08-04T15:51:00Z">
              <w:rPr>
                <w:color w:val="0000FF"/>
                <w:u w:val="single"/>
              </w:rPr>
            </w:rPrChange>
          </w:rPr>
          <w:t>iMES</w:t>
        </w:r>
        <w:r w:rsidR="008E4B75" w:rsidRPr="008E4B75">
          <w:rPr>
            <w:rFonts w:hint="eastAsia"/>
            <w:rPrChange w:id="2897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框架</w:t>
        </w:r>
        <w:r w:rsidR="008E4B75" w:rsidRPr="008E4B75">
          <w:rPr>
            <w:rPrChange w:id="2898" w:author="高永勃" w:date="2012-08-04T15:51:00Z">
              <w:rPr>
                <w:color w:val="0000FF"/>
                <w:u w:val="single"/>
              </w:rPr>
            </w:rPrChange>
          </w:rPr>
          <w:t>Function Tree</w:t>
        </w:r>
        <w:r w:rsidR="008E4B75" w:rsidRPr="008E4B75">
          <w:rPr>
            <w:rFonts w:hint="eastAsia"/>
            <w:rPrChange w:id="2899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的</w:t>
        </w:r>
        <w:r w:rsidR="008E4B75" w:rsidRPr="008E4B75">
          <w:rPr>
            <w:rPrChange w:id="2900" w:author="高永勃" w:date="2012-08-04T15:51:00Z">
              <w:rPr>
                <w:color w:val="0000FF"/>
                <w:u w:val="single"/>
              </w:rPr>
            </w:rPrChange>
          </w:rPr>
          <w:t>Maintain</w:t>
        </w:r>
        <w:r w:rsidR="008E4B75" w:rsidRPr="008E4B75">
          <w:rPr>
            <w:rFonts w:hint="eastAsia"/>
            <w:rPrChange w:id="2901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节点下</w:t>
        </w:r>
        <w:r w:rsidR="008E4B75" w:rsidRPr="008E4B75">
          <w:rPr>
            <w:rPrChange w:id="2902" w:author="高永勃" w:date="2012-08-04T15:51:00Z">
              <w:rPr>
                <w:color w:val="0000FF"/>
                <w:u w:val="single"/>
              </w:rPr>
            </w:rPrChange>
          </w:rPr>
          <w:t>PAK</w:t>
        </w:r>
        <w:r w:rsidR="008E4B75" w:rsidRPr="008E4B75">
          <w:rPr>
            <w:rFonts w:hint="eastAsia"/>
            <w:rPrChange w:id="2903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节点下点击“</w:t>
        </w:r>
        <w:r>
          <w:t>HP WWAN Label Maintain</w:t>
        </w:r>
        <w:r w:rsidR="008E4B75" w:rsidRPr="008E4B75">
          <w:rPr>
            <w:rFonts w:hint="eastAsia"/>
            <w:rPrChange w:id="2904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”节点后进入</w:t>
        </w:r>
        <w:r w:rsidRPr="004518BD">
          <w:rPr>
            <w:rFonts w:hint="eastAsia"/>
          </w:rPr>
          <w:t>。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905" w:author="高永勃" w:date="2012-08-04T15:08:00Z"/>
        </w:rPr>
        <w:pPrChange w:id="2906" w:author="高永勃" w:date="2012-08-04T15:51:00Z">
          <w:pPr/>
        </w:pPrChange>
      </w:pPr>
      <w:ins w:id="2907" w:author="高永勃" w:date="2012-08-04T15:52:00Z">
        <w:r w:rsidRPr="004518BD">
          <w:rPr>
            <w:rFonts w:hint="eastAsia"/>
          </w:rPr>
          <w:t>用例：</w:t>
        </w:r>
      </w:ins>
    </w:p>
    <w:p w:rsidR="00DD6852" w:rsidRDefault="008E4B75">
      <w:pPr>
        <w:pStyle w:val="af1"/>
        <w:numPr>
          <w:ilvl w:val="0"/>
          <w:numId w:val="75"/>
        </w:numPr>
        <w:ind w:firstLineChars="0"/>
        <w:rPr>
          <w:ins w:id="2908" w:author="高永勃" w:date="2012-08-04T15:08:00Z"/>
          <w:rFonts w:eastAsia="SimSun"/>
          <w:rPrChange w:id="2909" w:author="高永勃" w:date="2012-08-04T15:51:00Z">
            <w:rPr>
              <w:ins w:id="2910" w:author="高永勃" w:date="2012-08-04T15:08:00Z"/>
            </w:rPr>
          </w:rPrChange>
        </w:rPr>
        <w:pPrChange w:id="2911" w:author="高永勃" w:date="2012-08-04T15:51:00Z">
          <w:pPr/>
        </w:pPrChange>
      </w:pPr>
      <w:ins w:id="2912" w:author="高永勃" w:date="2012-08-04T15:52:00Z">
        <w:r w:rsidRPr="008E4B75">
          <w:rPr>
            <w:rFonts w:hint="eastAsia"/>
            <w:rPrChange w:id="2913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特殊考虑：此界面</w:t>
        </w:r>
        <w:r w:rsidR="000C2B9B" w:rsidRPr="004518BD">
          <w:rPr>
            <w:rFonts w:hint="eastAsia"/>
          </w:rPr>
          <w:t>仅能够维护</w:t>
        </w:r>
        <w:r w:rsidR="000C2B9B">
          <w:t>HP WWAN Label</w:t>
        </w:r>
        <w:r w:rsidR="000C2B9B" w:rsidRPr="004518BD">
          <w:rPr>
            <w:rFonts w:hint="eastAsia"/>
          </w:rPr>
          <w:t>资料的人</w:t>
        </w:r>
        <w:r w:rsidRPr="008E4B75">
          <w:rPr>
            <w:rFonts w:hint="eastAsia"/>
            <w:rPrChange w:id="2914" w:author="高永勃" w:date="2012-08-04T15:51:00Z">
              <w:rPr>
                <w:rFonts w:hint="eastAsia"/>
                <w:color w:val="0000FF"/>
                <w:u w:val="single"/>
              </w:rPr>
            </w:rPrChange>
          </w:rPr>
          <w:t>有权限进来</w:t>
        </w:r>
      </w:ins>
    </w:p>
    <w:p w:rsidR="00DD6852" w:rsidRDefault="000C2B9B">
      <w:pPr>
        <w:pStyle w:val="af1"/>
        <w:numPr>
          <w:ilvl w:val="0"/>
          <w:numId w:val="75"/>
        </w:numPr>
        <w:ind w:firstLineChars="0"/>
        <w:rPr>
          <w:ins w:id="2915" w:author="高永勃" w:date="2012-08-04T15:38:00Z"/>
        </w:rPr>
        <w:pPrChange w:id="2916" w:author="高永勃" w:date="2012-08-04T15:51:00Z">
          <w:pPr/>
        </w:pPrChange>
      </w:pPr>
      <w:ins w:id="2917" w:author="高永勃" w:date="2012-08-04T15:52:00Z">
        <w:r>
          <w:rPr>
            <w:rFonts w:hint="eastAsia"/>
          </w:rPr>
          <w:t>对应数据表：</w:t>
        </w:r>
        <w:r w:rsidRPr="002B5041">
          <w:t>HP_WWANLabel</w:t>
        </w:r>
      </w:ins>
    </w:p>
    <w:p w:rsidR="004B4D39" w:rsidRPr="00434D5C" w:rsidRDefault="004B4D39" w:rsidP="004B4D39">
      <w:pPr>
        <w:rPr>
          <w:ins w:id="2918" w:author="高永勃" w:date="2012-08-04T15:08:00Z"/>
        </w:rPr>
      </w:pPr>
    </w:p>
    <w:p w:rsidR="004B4D39" w:rsidRPr="00434D5C" w:rsidRDefault="004B4D39" w:rsidP="004B4D39">
      <w:pPr>
        <w:pStyle w:val="ae"/>
        <w:jc w:val="center"/>
        <w:rPr>
          <w:ins w:id="2919" w:author="高永勃" w:date="2012-08-04T15:08:00Z"/>
        </w:rPr>
      </w:pPr>
    </w:p>
    <w:p w:rsidR="004B4D39" w:rsidRPr="00434D5C" w:rsidRDefault="004B4D39" w:rsidP="004B4D39">
      <w:pPr>
        <w:pStyle w:val="4"/>
        <w:rPr>
          <w:ins w:id="2920" w:author="高永勃" w:date="2012-08-04T15:08:00Z"/>
        </w:rPr>
      </w:pPr>
      <w:ins w:id="2921" w:author="高永勃" w:date="2012-08-04T15:08:00Z">
        <w:r w:rsidRPr="004518BD">
          <w:rPr>
            <w:rFonts w:hint="eastAsia"/>
          </w:rPr>
          <w:t>控件說明</w:t>
        </w:r>
      </w:ins>
    </w:p>
    <w:p w:rsidR="004B4D39" w:rsidRPr="00434D5C" w:rsidRDefault="004B4D39" w:rsidP="004B4D39">
      <w:pPr>
        <w:pStyle w:val="ae"/>
        <w:jc w:val="right"/>
        <w:rPr>
          <w:ins w:id="2922" w:author="高永勃" w:date="2012-08-04T15:08:00Z"/>
        </w:rPr>
      </w:pPr>
      <w:ins w:id="2923" w:author="高永勃" w:date="2012-08-04T15:08:00Z">
        <w:r w:rsidRPr="004518BD">
          <w:rPr>
            <w:rFonts w:hint="eastAsia"/>
          </w:rPr>
          <w:t>表</w:t>
        </w:r>
        <w:r w:rsidRPr="004518BD">
          <w:t xml:space="preserve">: </w:t>
        </w:r>
        <w:r w:rsidR="008E4B75" w:rsidRPr="004518BD">
          <w:fldChar w:fldCharType="begin"/>
        </w:r>
        <w:r w:rsidRPr="004518BD">
          <w:instrText xml:space="preserve"> STYLEREF 2 \s </w:instrText>
        </w:r>
        <w:r w:rsidR="008E4B75" w:rsidRPr="004518BD">
          <w:fldChar w:fldCharType="separate"/>
        </w:r>
        <w:r w:rsidRPr="004518BD">
          <w:rPr>
            <w:noProof/>
          </w:rPr>
          <w:t>1.2</w:t>
        </w:r>
        <w:r w:rsidR="008E4B75" w:rsidRPr="004518BD">
          <w:fldChar w:fldCharType="end"/>
        </w:r>
        <w:r>
          <w:rPr>
            <w:rFonts w:hint="eastAsia"/>
          </w:rPr>
          <w:t>6</w:t>
        </w:r>
        <w:r w:rsidRPr="004518BD">
          <w:noBreakHyphen/>
        </w:r>
        <w:r w:rsidR="008E4B75" w:rsidRPr="004518BD">
          <w:fldChar w:fldCharType="begin"/>
        </w:r>
        <w:r w:rsidRPr="004518BD">
          <w:instrText xml:space="preserve"> SEQ </w:instrText>
        </w:r>
        <w:r w:rsidRPr="004518BD">
          <w:rPr>
            <w:rFonts w:hint="eastAsia"/>
          </w:rPr>
          <w:instrText>表</w:instrText>
        </w:r>
        <w:r w:rsidRPr="004518BD">
          <w:instrText xml:space="preserve">: \* ARABIC \s 2 </w:instrText>
        </w:r>
        <w:r w:rsidR="008E4B75" w:rsidRPr="004518BD">
          <w:fldChar w:fldCharType="separate"/>
        </w:r>
        <w:r w:rsidRPr="004518BD">
          <w:rPr>
            <w:noProof/>
          </w:rPr>
          <w:t>1</w:t>
        </w:r>
        <w:r w:rsidR="008E4B75" w:rsidRPr="004518BD">
          <w:fldChar w:fldCharType="end"/>
        </w:r>
      </w:ins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4B4D39" w:rsidRPr="00434D5C" w:rsidTr="0080225D">
        <w:trPr>
          <w:tblHeader/>
          <w:ins w:id="2924" w:author="高永勃" w:date="2012-08-04T15:08:00Z"/>
        </w:trPr>
        <w:tc>
          <w:tcPr>
            <w:tcW w:w="445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25" w:author="高永勃" w:date="2012-08-04T15:08:00Z"/>
                <w:b/>
              </w:rPr>
            </w:pPr>
            <w:ins w:id="2926" w:author="高永勃" w:date="2012-08-04T15:08:00Z">
              <w:r w:rsidRPr="004518BD">
                <w:rPr>
                  <w:b/>
                </w:rPr>
                <w:t>#</w:t>
              </w:r>
            </w:ins>
          </w:p>
        </w:tc>
        <w:tc>
          <w:tcPr>
            <w:tcW w:w="1310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27" w:author="高永勃" w:date="2012-08-04T15:08:00Z"/>
                <w:b/>
              </w:rPr>
            </w:pPr>
            <w:ins w:id="2928" w:author="高永勃" w:date="2012-08-04T15:08:00Z">
              <w:r w:rsidRPr="004518BD">
                <w:rPr>
                  <w:rFonts w:hint="eastAsia"/>
                  <w:b/>
                </w:rPr>
                <w:t>名稱</w:t>
              </w:r>
            </w:ins>
          </w:p>
        </w:tc>
        <w:tc>
          <w:tcPr>
            <w:tcW w:w="916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29" w:author="高永勃" w:date="2012-08-04T15:08:00Z"/>
                <w:b/>
              </w:rPr>
            </w:pPr>
            <w:ins w:id="2930" w:author="高永勃" w:date="2012-08-04T15:08:00Z">
              <w:r w:rsidRPr="004518BD">
                <w:rPr>
                  <w:rFonts w:hint="eastAsia"/>
                  <w:b/>
                </w:rPr>
                <w:t>類型</w:t>
              </w:r>
            </w:ins>
          </w:p>
        </w:tc>
        <w:tc>
          <w:tcPr>
            <w:tcW w:w="677" w:type="dxa"/>
            <w:shd w:val="clear" w:color="auto" w:fill="CCCCCC"/>
            <w:tcFitText/>
          </w:tcPr>
          <w:p w:rsidR="004B4D39" w:rsidRPr="00434D5C" w:rsidRDefault="004B4D39" w:rsidP="0080225D">
            <w:pPr>
              <w:jc w:val="center"/>
              <w:rPr>
                <w:ins w:id="2931" w:author="高永勃" w:date="2012-08-04T15:08:00Z"/>
                <w:b/>
              </w:rPr>
            </w:pPr>
            <w:ins w:id="2932" w:author="高永勃" w:date="2012-08-04T15:08:00Z">
              <w:r w:rsidRPr="009F5390">
                <w:rPr>
                  <w:rFonts w:hint="eastAsia"/>
                  <w:b/>
                  <w:spacing w:val="39"/>
                </w:rPr>
                <w:t>格</w:t>
              </w:r>
              <w:r w:rsidRPr="009F5390">
                <w:rPr>
                  <w:rFonts w:hint="eastAsia"/>
                  <w:b/>
                  <w:spacing w:val="1"/>
                </w:rPr>
                <w:t>式</w:t>
              </w:r>
            </w:ins>
          </w:p>
        </w:tc>
        <w:tc>
          <w:tcPr>
            <w:tcW w:w="1432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33" w:author="高永勃" w:date="2012-08-04T15:08:00Z"/>
                <w:b/>
              </w:rPr>
            </w:pPr>
            <w:ins w:id="2934" w:author="高永勃" w:date="2012-08-04T15:08:00Z">
              <w:r w:rsidRPr="004518BD">
                <w:rPr>
                  <w:rFonts w:hint="eastAsia"/>
                  <w:b/>
                </w:rPr>
                <w:t>默認</w:t>
              </w:r>
            </w:ins>
          </w:p>
        </w:tc>
        <w:tc>
          <w:tcPr>
            <w:tcW w:w="680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35" w:author="高永勃" w:date="2012-08-04T15:08:00Z"/>
                <w:b/>
              </w:rPr>
            </w:pPr>
            <w:ins w:id="2936" w:author="高永勃" w:date="2012-08-04T15:08:00Z">
              <w:r w:rsidRPr="004518BD">
                <w:rPr>
                  <w:rFonts w:hint="eastAsia"/>
                  <w:b/>
                </w:rPr>
                <w:t>必填</w:t>
              </w:r>
            </w:ins>
          </w:p>
        </w:tc>
        <w:tc>
          <w:tcPr>
            <w:tcW w:w="2728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37" w:author="高永勃" w:date="2012-08-04T15:08:00Z"/>
                <w:b/>
              </w:rPr>
            </w:pPr>
            <w:ins w:id="2938" w:author="高永勃" w:date="2012-08-04T15:08:00Z">
              <w:r w:rsidRPr="004518BD">
                <w:rPr>
                  <w:rFonts w:hint="eastAsia"/>
                  <w:b/>
                </w:rPr>
                <w:t>事件</w:t>
              </w:r>
            </w:ins>
          </w:p>
        </w:tc>
        <w:tc>
          <w:tcPr>
            <w:tcW w:w="2629" w:type="dxa"/>
            <w:shd w:val="clear" w:color="auto" w:fill="CCCCCC"/>
          </w:tcPr>
          <w:p w:rsidR="004B4D39" w:rsidRPr="00434D5C" w:rsidRDefault="004B4D39" w:rsidP="0080225D">
            <w:pPr>
              <w:jc w:val="center"/>
              <w:rPr>
                <w:ins w:id="2939" w:author="高永勃" w:date="2012-08-04T15:08:00Z"/>
                <w:b/>
              </w:rPr>
            </w:pPr>
            <w:ins w:id="2940" w:author="高永勃" w:date="2012-08-04T15:08:00Z">
              <w:r w:rsidRPr="004518BD">
                <w:rPr>
                  <w:rFonts w:hint="eastAsia"/>
                  <w:b/>
                </w:rPr>
                <w:t>備注</w:t>
              </w:r>
            </w:ins>
          </w:p>
        </w:tc>
      </w:tr>
      <w:tr w:rsidR="001303E7" w:rsidRPr="00A03460" w:rsidTr="0080225D">
        <w:trPr>
          <w:ins w:id="2941" w:author="高永勃" w:date="2012-08-04T15:08:00Z"/>
        </w:trPr>
        <w:tc>
          <w:tcPr>
            <w:tcW w:w="445" w:type="dxa"/>
          </w:tcPr>
          <w:p w:rsidR="001303E7" w:rsidRPr="00A03460" w:rsidRDefault="001303E7" w:rsidP="0080225D">
            <w:pPr>
              <w:rPr>
                <w:ins w:id="2942" w:author="高永勃" w:date="2012-08-04T15:08:00Z"/>
              </w:rPr>
            </w:pPr>
            <w:ins w:id="2943" w:author="高永勃" w:date="2012-08-04T15:15:0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1310" w:type="dxa"/>
          </w:tcPr>
          <w:p w:rsidR="00DD6852" w:rsidRDefault="001303E7">
            <w:pPr>
              <w:rPr>
                <w:ins w:id="2944" w:author="高永勃" w:date="2012-08-04T15:08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45" w:author="高永勃" w:date="2012-08-04T15:2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46" w:author="高永勃" w:date="2012-08-04T15:15:00Z">
              <w:r>
                <w:rPr>
                  <w:rFonts w:hint="eastAsia"/>
                </w:rPr>
                <w:t>txt</w:t>
              </w:r>
            </w:ins>
            <w:ins w:id="2947" w:author="高永勃" w:date="2012-08-04T15:23:00Z">
              <w:r>
                <w:rPr>
                  <w:rFonts w:hint="eastAsia"/>
                </w:rPr>
                <w:t>FindModule</w:t>
              </w:r>
            </w:ins>
          </w:p>
        </w:tc>
        <w:tc>
          <w:tcPr>
            <w:tcW w:w="916" w:type="dxa"/>
          </w:tcPr>
          <w:p w:rsidR="001303E7" w:rsidRPr="00A03460" w:rsidRDefault="001303E7" w:rsidP="0080225D">
            <w:pPr>
              <w:rPr>
                <w:ins w:id="2948" w:author="高永勃" w:date="2012-08-04T15:08:00Z"/>
              </w:rPr>
            </w:pPr>
            <w:ins w:id="2949" w:author="高永勃" w:date="2012-08-04T15:15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</w:tcPr>
          <w:p w:rsidR="001303E7" w:rsidRPr="00A03460" w:rsidRDefault="001303E7" w:rsidP="0080225D">
            <w:pPr>
              <w:rPr>
                <w:ins w:id="2950" w:author="高永勃" w:date="2012-08-04T15:08:00Z"/>
              </w:rPr>
            </w:pPr>
            <w:ins w:id="2951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</w:tcPr>
          <w:p w:rsidR="001303E7" w:rsidRPr="00A03460" w:rsidRDefault="001303E7" w:rsidP="0080225D">
            <w:pPr>
              <w:rPr>
                <w:ins w:id="2952" w:author="高永勃" w:date="2012-08-04T15:08:00Z"/>
              </w:rPr>
            </w:pPr>
            <w:ins w:id="2953" w:author="高永勃" w:date="2012-08-04T15:18:00Z">
              <w:r>
                <w:rPr>
                  <w:rFonts w:hint="eastAsia"/>
                </w:rPr>
                <w:t>空</w:t>
              </w:r>
            </w:ins>
          </w:p>
        </w:tc>
        <w:tc>
          <w:tcPr>
            <w:tcW w:w="680" w:type="dxa"/>
          </w:tcPr>
          <w:p w:rsidR="001303E7" w:rsidRPr="00A03460" w:rsidRDefault="001303E7" w:rsidP="0080225D">
            <w:pPr>
              <w:rPr>
                <w:ins w:id="2954" w:author="高永勃" w:date="2012-08-04T15:08:00Z"/>
              </w:rPr>
            </w:pPr>
          </w:p>
        </w:tc>
        <w:tc>
          <w:tcPr>
            <w:tcW w:w="2728" w:type="dxa"/>
          </w:tcPr>
          <w:p w:rsidR="001303E7" w:rsidRDefault="001303E7" w:rsidP="00AA6DA2">
            <w:pPr>
              <w:rPr>
                <w:ins w:id="2955" w:author="高永勃" w:date="2012-08-04T15:24:00Z"/>
              </w:rPr>
            </w:pPr>
            <w:ins w:id="2956" w:author="高永勃" w:date="2012-08-04T15:24:00Z">
              <w:r>
                <w:rPr>
                  <w:rFonts w:hint="eastAsia"/>
                </w:rPr>
                <w:t>EnterKey</w:t>
              </w:r>
              <w:r>
                <w:rPr>
                  <w:rFonts w:hint="eastAsia"/>
                </w:rPr>
                <w:t>：</w:t>
              </w:r>
            </w:ins>
          </w:p>
          <w:p w:rsidR="00DD6852" w:rsidRDefault="001303E7">
            <w:pPr>
              <w:rPr>
                <w:ins w:id="2957" w:author="高永勃" w:date="2012-08-04T15:08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58" w:author="高永勃" w:date="2012-08-04T15:25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59" w:author="高永勃" w:date="2012-08-04T15:24:00Z">
              <w:r>
                <w:rPr>
                  <w:rFonts w:hint="eastAsia"/>
                </w:rPr>
                <w:t>若本框中内容不为空，则在</w:t>
              </w:r>
              <w:r>
                <w:rPr>
                  <w:rFonts w:hint="eastAsia"/>
                </w:rPr>
                <w:t>HP WWAN Label List</w:t>
              </w:r>
              <w:r>
                <w:rPr>
                  <w:rFonts w:hint="eastAsia"/>
                </w:rPr>
                <w:t>表格的</w:t>
              </w:r>
              <w:r>
                <w:rPr>
                  <w:rFonts w:hint="eastAsia"/>
                </w:rPr>
                <w:t>Module No</w:t>
              </w:r>
              <w:r>
                <w:rPr>
                  <w:rFonts w:hint="eastAsia"/>
                </w:rPr>
                <w:t>列中搜索并高亮第一条与本框中内容左端匹配的</w:t>
              </w:r>
            </w:ins>
            <w:ins w:id="2960" w:author="高永勃" w:date="2012-08-04T15:25:00Z">
              <w:r>
                <w:rPr>
                  <w:rFonts w:hint="eastAsia"/>
                </w:rPr>
                <w:t>HP WWAN Label</w:t>
              </w:r>
            </w:ins>
            <w:ins w:id="2961" w:author="高永勃" w:date="2012-08-04T15:24:00Z">
              <w:r>
                <w:rPr>
                  <w:rFonts w:hint="eastAsia"/>
                </w:rPr>
                <w:t>记录。</w:t>
              </w:r>
            </w:ins>
          </w:p>
        </w:tc>
        <w:tc>
          <w:tcPr>
            <w:tcW w:w="2629" w:type="dxa"/>
          </w:tcPr>
          <w:p w:rsidR="001303E7" w:rsidRPr="00A03460" w:rsidRDefault="001303E7" w:rsidP="0080225D">
            <w:pPr>
              <w:rPr>
                <w:ins w:id="2962" w:author="高永勃" w:date="2012-08-04T15:08:00Z"/>
                <w:rFonts w:ascii="Tahoma" w:hAnsi="Tahoma"/>
                <w:sz w:val="18"/>
              </w:rPr>
            </w:pPr>
          </w:p>
        </w:tc>
      </w:tr>
      <w:tr w:rsidR="001303E7" w:rsidRPr="00A03460" w:rsidTr="0080225D">
        <w:trPr>
          <w:ins w:id="2963" w:author="高永勃" w:date="2012-08-04T15:15:00Z"/>
        </w:trPr>
        <w:tc>
          <w:tcPr>
            <w:tcW w:w="445" w:type="dxa"/>
          </w:tcPr>
          <w:p w:rsidR="001303E7" w:rsidRDefault="001303E7" w:rsidP="0080225D">
            <w:pPr>
              <w:rPr>
                <w:ins w:id="2964" w:author="高永勃" w:date="2012-08-04T15:15:00Z"/>
              </w:rPr>
            </w:pPr>
            <w:ins w:id="2965" w:author="高永勃" w:date="2012-08-04T15:15:0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1310" w:type="dxa"/>
          </w:tcPr>
          <w:p w:rsidR="00DD6852" w:rsidRDefault="001303E7">
            <w:pPr>
              <w:rPr>
                <w:ins w:id="2966" w:author="高永勃" w:date="2012-08-04T15:1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67" w:author="高永勃" w:date="2012-08-04T15:2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68" w:author="高永勃" w:date="2012-08-04T15:16:00Z">
              <w:r>
                <w:rPr>
                  <w:rFonts w:hint="eastAsia"/>
                </w:rPr>
                <w:t>btn</w:t>
              </w:r>
            </w:ins>
            <w:ins w:id="2969" w:author="高永勃" w:date="2012-08-04T15:23:00Z">
              <w:r>
                <w:rPr>
                  <w:rFonts w:hint="eastAsia"/>
                </w:rPr>
                <w:t>Delete</w:t>
              </w:r>
            </w:ins>
          </w:p>
        </w:tc>
        <w:tc>
          <w:tcPr>
            <w:tcW w:w="916" w:type="dxa"/>
          </w:tcPr>
          <w:p w:rsidR="001303E7" w:rsidRDefault="001303E7" w:rsidP="0080225D">
            <w:pPr>
              <w:rPr>
                <w:ins w:id="2970" w:author="高永勃" w:date="2012-08-04T15:15:00Z"/>
              </w:rPr>
            </w:pPr>
            <w:ins w:id="2971" w:author="高永勃" w:date="2012-08-04T15:16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</w:tcPr>
          <w:p w:rsidR="001303E7" w:rsidRPr="00A03460" w:rsidRDefault="001303E7" w:rsidP="0080225D">
            <w:pPr>
              <w:rPr>
                <w:ins w:id="2972" w:author="高永勃" w:date="2012-08-04T15:15:00Z"/>
              </w:rPr>
            </w:pPr>
          </w:p>
        </w:tc>
        <w:tc>
          <w:tcPr>
            <w:tcW w:w="1432" w:type="dxa"/>
          </w:tcPr>
          <w:p w:rsidR="001303E7" w:rsidRPr="00A03460" w:rsidRDefault="001303E7" w:rsidP="0080225D">
            <w:pPr>
              <w:rPr>
                <w:ins w:id="2973" w:author="高永勃" w:date="2012-08-04T15:15:00Z"/>
              </w:rPr>
            </w:pPr>
          </w:p>
        </w:tc>
        <w:tc>
          <w:tcPr>
            <w:tcW w:w="680" w:type="dxa"/>
          </w:tcPr>
          <w:p w:rsidR="001303E7" w:rsidRPr="00A03460" w:rsidRDefault="001303E7" w:rsidP="0080225D">
            <w:pPr>
              <w:rPr>
                <w:ins w:id="2974" w:author="高永勃" w:date="2012-08-04T15:15:00Z"/>
              </w:rPr>
            </w:pPr>
          </w:p>
        </w:tc>
        <w:tc>
          <w:tcPr>
            <w:tcW w:w="2728" w:type="dxa"/>
          </w:tcPr>
          <w:p w:rsidR="001303E7" w:rsidRDefault="001303E7" w:rsidP="00AA6DA2">
            <w:pPr>
              <w:rPr>
                <w:ins w:id="2975" w:author="高永勃" w:date="2012-08-04T15:25:00Z"/>
              </w:rPr>
            </w:pPr>
            <w:ins w:id="2976" w:author="高永勃" w:date="2012-08-04T15:25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DD6852" w:rsidRDefault="001303E7">
            <w:pPr>
              <w:pStyle w:val="af1"/>
              <w:numPr>
                <w:ilvl w:val="0"/>
                <w:numId w:val="70"/>
              </w:numPr>
              <w:ind w:firstLineChars="0"/>
              <w:rPr>
                <w:ins w:id="2977" w:author="高永勃" w:date="2012-08-04T15:2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78" w:author="高永勃" w:date="2012-08-04T15:25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79" w:author="高永勃" w:date="2012-08-04T15:25:00Z">
              <w:r>
                <w:rPr>
                  <w:rFonts w:hint="eastAsia"/>
                </w:rPr>
                <w:t>若</w:t>
              </w:r>
            </w:ins>
            <w:ins w:id="2980" w:author="高永勃" w:date="2012-08-04T15:26:00Z">
              <w:r>
                <w:rPr>
                  <w:rFonts w:hint="eastAsia"/>
                </w:rPr>
                <w:t>HP WWAN Label</w:t>
              </w:r>
            </w:ins>
            <w:ins w:id="2981" w:author="高永勃" w:date="2012-08-04T15:25:00Z">
              <w:r>
                <w:rPr>
                  <w:rFonts w:hint="eastAsia"/>
                </w:rPr>
                <w:t xml:space="preserve"> List</w:t>
              </w:r>
              <w:r>
                <w:rPr>
                  <w:rFonts w:hint="eastAsia"/>
                </w:rPr>
                <w:t>中当前没有任何行被选，则提示用户，放弃后续操作。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0"/>
              </w:numPr>
              <w:ind w:firstLineChars="0"/>
              <w:rPr>
                <w:ins w:id="2982" w:author="高永勃" w:date="2012-08-04T15:2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83" w:author="高永勃" w:date="2012-08-04T15:25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84" w:author="高永勃" w:date="2012-08-04T15:25:00Z">
              <w:r>
                <w:rPr>
                  <w:rFonts w:hint="eastAsia"/>
                </w:rPr>
                <w:t>要求用户再次确认要执行删除操作。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0"/>
              </w:numPr>
              <w:ind w:firstLineChars="0"/>
              <w:rPr>
                <w:ins w:id="2985" w:author="高永勃" w:date="2012-08-04T15:2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86" w:author="高永勃" w:date="2012-08-04T15:25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87" w:author="高永勃" w:date="2012-08-04T15:25:00Z">
              <w:r>
                <w:rPr>
                  <w:rFonts w:hint="eastAsia"/>
                </w:rPr>
                <w:t>若用户选择放弃，则放弃后续操作。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0"/>
              </w:numPr>
              <w:ind w:firstLineChars="0"/>
              <w:rPr>
                <w:ins w:id="2988" w:author="高永勃" w:date="2012-08-04T15:1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2989" w:author="高永勃" w:date="2012-08-04T15:25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2990" w:author="高永勃" w:date="2012-08-04T15:25:00Z">
              <w:r>
                <w:rPr>
                  <w:rFonts w:hint="eastAsia"/>
                </w:rPr>
                <w:t>删除该行对应记录。该行从</w:t>
              </w:r>
            </w:ins>
            <w:ins w:id="2991" w:author="高永勃" w:date="2012-08-04T15:26:00Z">
              <w:r>
                <w:rPr>
                  <w:rFonts w:hint="eastAsia"/>
                </w:rPr>
                <w:t>HP WWAN Label</w:t>
              </w:r>
            </w:ins>
            <w:ins w:id="2992" w:author="高永勃" w:date="2012-08-04T15:25:00Z">
              <w:r>
                <w:rPr>
                  <w:rFonts w:hint="eastAsia"/>
                </w:rPr>
                <w:t xml:space="preserve"> List</w:t>
              </w:r>
              <w:r>
                <w:rPr>
                  <w:rFonts w:hint="eastAsia"/>
                </w:rPr>
                <w:t>中消失。</w:t>
              </w:r>
            </w:ins>
          </w:p>
        </w:tc>
        <w:tc>
          <w:tcPr>
            <w:tcW w:w="2629" w:type="dxa"/>
          </w:tcPr>
          <w:p w:rsidR="001303E7" w:rsidRPr="00A03460" w:rsidRDefault="000C2B9B" w:rsidP="0080225D">
            <w:pPr>
              <w:rPr>
                <w:ins w:id="2993" w:author="高永勃" w:date="2012-08-04T15:15:00Z"/>
                <w:rFonts w:ascii="Tahoma" w:hAnsi="Tahoma"/>
                <w:sz w:val="18"/>
              </w:rPr>
            </w:pPr>
            <w:ins w:id="2994" w:author="高永勃" w:date="2012-08-04T15:49:00Z">
              <w:r>
                <w:rPr>
                  <w:rFonts w:ascii="Tahoma" w:hAnsi="Tahoma" w:hint="eastAsia"/>
                  <w:sz w:val="18"/>
                </w:rPr>
                <w:t>页面打开时，为</w:t>
              </w:r>
              <w:r>
                <w:rPr>
                  <w:rFonts w:ascii="Tahoma" w:hAnsi="Tahoma" w:hint="eastAsia"/>
                  <w:sz w:val="18"/>
                </w:rPr>
                <w:t xml:space="preserve">Disable </w:t>
              </w:r>
              <w:r>
                <w:rPr>
                  <w:rFonts w:ascii="Tahoma" w:hAnsi="Tahoma" w:hint="eastAsia"/>
                  <w:sz w:val="18"/>
                </w:rPr>
                <w:t>状态</w:t>
              </w:r>
            </w:ins>
          </w:p>
        </w:tc>
      </w:tr>
      <w:tr w:rsidR="001303E7" w:rsidRPr="00A03460" w:rsidTr="008C31E2">
        <w:trPr>
          <w:ins w:id="2995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2996" w:author="高永勃" w:date="2012-08-04T15:15:00Z"/>
              </w:rPr>
            </w:pPr>
            <w:ins w:id="2997" w:author="高永勃" w:date="2012-08-04T15:15:00Z">
              <w:r>
                <w:rPr>
                  <w:rFonts w:hint="eastAsia"/>
                </w:rPr>
                <w:t>3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2998" w:author="高永勃" w:date="2012-08-04T15:15:00Z"/>
              </w:rPr>
            </w:pPr>
            <w:ins w:id="2999" w:author="高永勃" w:date="2012-08-04T15:16:00Z">
              <w:r>
                <w:rPr>
                  <w:rFonts w:hint="eastAsia"/>
                </w:rPr>
                <w:t>tabWWAN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00" w:author="高永勃" w:date="2012-08-04T15:15:00Z"/>
              </w:rPr>
            </w:pPr>
            <w:ins w:id="3001" w:author="高永勃" w:date="2012-08-04T15:16:00Z">
              <w:r>
                <w:rPr>
                  <w:rFonts w:hint="eastAsia"/>
                </w:rPr>
                <w:t>Table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02" w:author="高永勃" w:date="2012-08-04T15:15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03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04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A9399B">
            <w:pPr>
              <w:rPr>
                <w:ins w:id="3005" w:author="高永勃" w:date="2012-08-04T15:27:00Z"/>
              </w:rPr>
            </w:pPr>
            <w:ins w:id="3006" w:author="高永勃" w:date="2012-08-04T15:26:00Z">
              <w:r w:rsidRPr="007E729F">
                <w:t>Click</w:t>
              </w:r>
              <w:r w:rsidRPr="007E729F">
                <w:rPr>
                  <w:rFonts w:hint="eastAsia"/>
                </w:rPr>
                <w:t>：</w:t>
              </w:r>
            </w:ins>
          </w:p>
          <w:p w:rsidR="00DD6852" w:rsidRDefault="001303E7">
            <w:pPr>
              <w:pStyle w:val="af1"/>
              <w:numPr>
                <w:ilvl w:val="0"/>
                <w:numId w:val="71"/>
              </w:numPr>
              <w:ind w:firstLineChars="0"/>
              <w:rPr>
                <w:ins w:id="3007" w:author="高永勃" w:date="2012-08-04T15:1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008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09" w:author="高永勃" w:date="2012-08-04T15:26:00Z">
              <w:r w:rsidRPr="007E729F">
                <w:rPr>
                  <w:rFonts w:hint="eastAsia"/>
                </w:rPr>
                <w:t>原高亮被选的</w:t>
              </w:r>
              <w:r>
                <w:rPr>
                  <w:rFonts w:hint="eastAsia"/>
                </w:rPr>
                <w:t>行</w:t>
              </w:r>
              <w:r w:rsidRPr="007E729F">
                <w:rPr>
                  <w:rFonts w:hint="eastAsia"/>
                </w:rPr>
                <w:t>恢复正常显示，被点击的</w:t>
              </w:r>
              <w:r>
                <w:rPr>
                  <w:rFonts w:hint="eastAsia"/>
                </w:rPr>
                <w:t>数据行</w:t>
              </w:r>
              <w:r w:rsidRPr="007E729F">
                <w:rPr>
                  <w:rFonts w:hint="eastAsia"/>
                </w:rPr>
                <w:t>被高亮选择，下部的</w:t>
              </w:r>
            </w:ins>
            <w:ins w:id="3010" w:author="高永勃" w:date="2012-08-04T15:27:00Z">
              <w:r>
                <w:rPr>
                  <w:rFonts w:hint="eastAsia"/>
                </w:rPr>
                <w:t>4</w:t>
              </w:r>
            </w:ins>
            <w:ins w:id="3011" w:author="高永勃" w:date="2012-08-04T15:26:00Z">
              <w:r>
                <w:rPr>
                  <w:rFonts w:hint="eastAsia"/>
                </w:rPr>
                <w:t>到</w:t>
              </w:r>
            </w:ins>
            <w:ins w:id="3012" w:author="高永勃" w:date="2012-08-04T15:27:00Z">
              <w:r>
                <w:rPr>
                  <w:rFonts w:hint="eastAsia"/>
                </w:rPr>
                <w:t xml:space="preserve">10 </w:t>
              </w:r>
            </w:ins>
            <w:ins w:id="3013" w:author="高永勃" w:date="2012-08-04T15:26:00Z">
              <w:r>
                <w:rPr>
                  <w:rFonts w:hint="eastAsia"/>
                </w:rPr>
                <w:t>号控件</w:t>
              </w:r>
              <w:r w:rsidRPr="007E729F">
                <w:rPr>
                  <w:rFonts w:hint="eastAsia"/>
                </w:rPr>
                <w:t>显示被点击</w:t>
              </w:r>
              <w:r>
                <w:rPr>
                  <w:rFonts w:hint="eastAsia"/>
                </w:rPr>
                <w:t>行</w:t>
              </w:r>
              <w:r w:rsidRPr="007E729F">
                <w:rPr>
                  <w:rFonts w:hint="eastAsia"/>
                </w:rPr>
                <w:t>的相关资料。若被点击行为空行，则</w:t>
              </w:r>
              <w:r w:rsidRPr="007E729F">
                <w:t xml:space="preserve">Disable </w:t>
              </w:r>
            </w:ins>
            <w:ins w:id="3014" w:author="高永勃" w:date="2012-08-04T15:48:00Z">
              <w:r w:rsidR="00CF2198">
                <w:rPr>
                  <w:rFonts w:hint="eastAsia"/>
                </w:rPr>
                <w:t xml:space="preserve">Save / </w:t>
              </w:r>
            </w:ins>
            <w:ins w:id="3015" w:author="高永勃" w:date="2012-08-04T15:26:00Z">
              <w:r w:rsidRPr="007E729F">
                <w:t>Delete</w:t>
              </w:r>
              <w:r w:rsidRPr="007E729F">
                <w:rPr>
                  <w:rFonts w:hint="eastAsia"/>
                </w:rPr>
                <w:t>按钮</w:t>
              </w:r>
            </w:ins>
            <w:ins w:id="3016" w:author="高永勃" w:date="2012-08-04T15:48:00Z">
              <w:r w:rsidR="00CF2198">
                <w:rPr>
                  <w:rFonts w:hint="eastAsia"/>
                </w:rPr>
                <w:t>；否则</w:t>
              </w:r>
              <w:r w:rsidR="00CF2198">
                <w:rPr>
                  <w:rFonts w:hint="eastAsia"/>
                </w:rPr>
                <w:t>Enable</w:t>
              </w:r>
            </w:ins>
            <w:ins w:id="3017" w:author="高永勃" w:date="2012-08-04T15:49:00Z">
              <w:r w:rsidR="00CF2198">
                <w:rPr>
                  <w:rFonts w:hint="eastAsia"/>
                </w:rPr>
                <w:t xml:space="preserve"> Save / </w:t>
              </w:r>
              <w:r w:rsidR="00CF2198" w:rsidRPr="007E729F">
                <w:t>Delete</w:t>
              </w:r>
              <w:r w:rsidR="00CF2198" w:rsidRPr="007E729F">
                <w:rPr>
                  <w:rFonts w:hint="eastAsia"/>
                </w:rPr>
                <w:t>按钮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18" w:author="高永勃" w:date="2012-08-04T15:31:00Z"/>
                <w:rFonts w:ascii="Tahoma" w:hAnsi="Tahoma"/>
                <w:sz w:val="18"/>
              </w:rPr>
            </w:pPr>
            <w:ins w:id="3019" w:author="高永勃" w:date="2012-08-04T15:31:00Z">
              <w:r>
                <w:rPr>
                  <w:rFonts w:ascii="Tahoma" w:hAnsi="Tahoma" w:hint="eastAsia"/>
                  <w:sz w:val="18"/>
                </w:rPr>
                <w:t>页面打开时，自动查询记录并显示在</w:t>
              </w:r>
              <w:r>
                <w:rPr>
                  <w:rFonts w:ascii="Tahoma" w:hAnsi="Tahoma" w:hint="eastAsia"/>
                  <w:sz w:val="18"/>
                </w:rPr>
                <w:t xml:space="preserve">HP WWAN Label List </w:t>
              </w:r>
              <w:r>
                <w:rPr>
                  <w:rFonts w:ascii="Tahoma" w:hAnsi="Tahoma" w:hint="eastAsia"/>
                  <w:sz w:val="18"/>
                </w:rPr>
                <w:t>中：</w:t>
              </w:r>
            </w:ins>
          </w:p>
          <w:p w:rsidR="001303E7" w:rsidRDefault="001303E7" w:rsidP="0080225D">
            <w:pPr>
              <w:rPr>
                <w:ins w:id="3020" w:author="高永勃" w:date="2012-08-04T15:31:00Z"/>
                <w:rFonts w:ascii="Tahoma" w:hAnsi="Tahoma"/>
                <w:sz w:val="18"/>
              </w:rPr>
            </w:pPr>
            <w:ins w:id="3021" w:author="高永勃" w:date="2012-08-04T15:31:00Z">
              <w:r>
                <w:rPr>
                  <w:rFonts w:ascii="Tahoma" w:hAnsi="Tahoma" w:hint="eastAsia"/>
                  <w:sz w:val="18"/>
                </w:rPr>
                <w:t>参考方法：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22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23" w:author="高永勃" w:date="2012-08-04T15:3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[ID]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24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25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[ModuleNo]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[Module No]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26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27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[Descr]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[Descr]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28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29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[LabelMEID]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[MEID]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30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31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[LabelIMEI]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[IMEI]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32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33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[LabelICCID]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[ICCID]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34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35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[LabelESn]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[ESN]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36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37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[PrintType]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[Print Type]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38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39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[Editor]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[Editor]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40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41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[Cdt]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[Cdt]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42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43" w:author="高永勃" w:date="2012-08-04T15:36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[Udt]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as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[Udt]</w:t>
              </w:r>
            </w:ins>
          </w:p>
          <w:p w:rsidR="001303E7" w:rsidRDefault="001303E7" w:rsidP="0023517B">
            <w:pPr>
              <w:widowControl w:val="0"/>
              <w:autoSpaceDE w:val="0"/>
              <w:autoSpaceDN w:val="0"/>
              <w:adjustRightInd w:val="0"/>
              <w:rPr>
                <w:ins w:id="3044" w:author="高永勃" w:date="2012-08-04T15:36:00Z"/>
                <w:rFonts w:ascii="Courier New" w:hAnsi="Courier New" w:cs="Courier New"/>
                <w:noProof/>
                <w:color w:val="008080"/>
                <w:szCs w:val="20"/>
              </w:rPr>
            </w:pPr>
            <w:ins w:id="3045" w:author="高永勃" w:date="2012-08-04T15:3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[HP_WWANLabel]</w:t>
              </w:r>
            </w:ins>
          </w:p>
          <w:p w:rsidR="001303E7" w:rsidRDefault="001303E7" w:rsidP="0023517B">
            <w:pPr>
              <w:rPr>
                <w:ins w:id="3046" w:author="高永勃" w:date="2012-08-04T15:36:00Z"/>
                <w:rFonts w:ascii="Tahoma" w:hAnsi="Tahoma"/>
                <w:sz w:val="18"/>
              </w:rPr>
            </w:pPr>
            <w:ins w:id="3047" w:author="高永勃" w:date="2012-08-04T15:3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[ModuleNo]</w:t>
              </w:r>
            </w:ins>
          </w:p>
          <w:p w:rsidR="001303E7" w:rsidRDefault="001303E7" w:rsidP="0080225D">
            <w:pPr>
              <w:rPr>
                <w:ins w:id="3048" w:author="高永勃" w:date="2012-08-04T15:31:00Z"/>
                <w:rFonts w:ascii="Tahoma" w:hAnsi="Tahoma"/>
                <w:sz w:val="18"/>
              </w:rPr>
            </w:pPr>
          </w:p>
          <w:p w:rsidR="001303E7" w:rsidRDefault="001303E7" w:rsidP="0080225D">
            <w:pPr>
              <w:rPr>
                <w:ins w:id="3049" w:author="高永勃" w:date="2012-08-04T15:28:00Z"/>
                <w:rFonts w:ascii="Tahoma" w:hAnsi="Tahoma"/>
                <w:sz w:val="18"/>
              </w:rPr>
            </w:pPr>
            <w:ins w:id="3050" w:author="高永勃" w:date="2012-08-04T15:37:00Z">
              <w:r>
                <w:rPr>
                  <w:rFonts w:ascii="Tahoma" w:hAnsi="Tahoma" w:hint="eastAsia"/>
                  <w:sz w:val="18"/>
                </w:rPr>
                <w:t xml:space="preserve">HP WWAN Label List </w:t>
              </w:r>
            </w:ins>
            <w:ins w:id="3051" w:author="高永勃" w:date="2012-08-04T15:28:00Z">
              <w:r>
                <w:rPr>
                  <w:rFonts w:ascii="Tahoma" w:hAnsi="Tahoma" w:hint="eastAsia"/>
                  <w:sz w:val="18"/>
                </w:rPr>
                <w:t>栏位包括：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52" w:author="高永勃" w:date="2012-08-04T15:28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53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54" w:author="高永勃" w:date="2012-08-04T15:28:00Z">
              <w:r>
                <w:rPr>
                  <w:rFonts w:ascii="Tahoma" w:hAnsi="Tahoma" w:hint="eastAsia"/>
                  <w:sz w:val="18"/>
                </w:rPr>
                <w:t>Module No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55" w:author="高永勃" w:date="2012-08-04T15:28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56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57" w:author="高永勃" w:date="2012-08-04T15:28:00Z">
              <w:r>
                <w:rPr>
                  <w:rFonts w:ascii="Tahoma" w:hAnsi="Tahoma" w:hint="eastAsia"/>
                  <w:sz w:val="18"/>
                </w:rPr>
                <w:lastRenderedPageBreak/>
                <w:t>Descr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58" w:author="高永勃" w:date="2012-08-04T15:28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59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60" w:author="高永勃" w:date="2012-08-04T15:28:00Z">
              <w:r>
                <w:rPr>
                  <w:rFonts w:ascii="Tahoma" w:hAnsi="Tahoma" w:hint="eastAsia"/>
                  <w:sz w:val="18"/>
                </w:rPr>
                <w:t>MEID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61" w:author="高永勃" w:date="2012-08-04T15:28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62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63" w:author="高永勃" w:date="2012-08-04T15:28:00Z">
              <w:r>
                <w:rPr>
                  <w:rFonts w:ascii="Tahoma" w:hAnsi="Tahoma" w:hint="eastAsia"/>
                  <w:sz w:val="18"/>
                </w:rPr>
                <w:t>IMEI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64" w:author="高永勃" w:date="2012-08-04T15:29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65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66" w:author="高永勃" w:date="2012-08-04T15:29:00Z">
              <w:r>
                <w:rPr>
                  <w:rFonts w:ascii="Tahoma" w:hAnsi="Tahoma" w:hint="eastAsia"/>
                  <w:sz w:val="18"/>
                </w:rPr>
                <w:t>ICCID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67" w:author="高永勃" w:date="2012-08-04T15:29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68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69" w:author="高永勃" w:date="2012-08-04T15:29:00Z">
              <w:r>
                <w:rPr>
                  <w:rFonts w:ascii="Tahoma" w:hAnsi="Tahoma" w:hint="eastAsia"/>
                  <w:sz w:val="18"/>
                </w:rPr>
                <w:t>ESN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70" w:author="高永勃" w:date="2012-08-04T15:29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71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72" w:author="高永勃" w:date="2012-08-04T15:29:00Z">
              <w:r>
                <w:rPr>
                  <w:rFonts w:ascii="Tahoma" w:hAnsi="Tahoma" w:hint="eastAsia"/>
                  <w:sz w:val="18"/>
                </w:rPr>
                <w:t>Print Type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73" w:author="高永勃" w:date="2012-08-04T15:29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74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75" w:author="高永勃" w:date="2012-08-04T15:29:00Z">
              <w:r>
                <w:rPr>
                  <w:rFonts w:ascii="Tahoma" w:hAnsi="Tahoma" w:hint="eastAsia"/>
                  <w:sz w:val="18"/>
                </w:rPr>
                <w:t>Editor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76" w:author="高永勃" w:date="2012-08-04T15:29:00Z"/>
                <w:rFonts w:ascii="Tahoma" w:hAnsi="Tahoma" w:cs="Arial"/>
                <w:b/>
                <w:bCs/>
                <w:kern w:val="32"/>
                <w:sz w:val="18"/>
                <w:szCs w:val="32"/>
              </w:rPr>
              <w:pPrChange w:id="3077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78" w:author="高永勃" w:date="2012-08-04T15:29:00Z">
              <w:r>
                <w:rPr>
                  <w:rFonts w:ascii="Tahoma" w:hAnsi="Tahoma" w:hint="eastAsia"/>
                  <w:sz w:val="18"/>
                </w:rPr>
                <w:t>Cdt</w:t>
              </w:r>
            </w:ins>
          </w:p>
          <w:p w:rsidR="00DD6852" w:rsidRDefault="001303E7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079" w:author="高永勃" w:date="2012-08-04T15:15:00Z"/>
                <w:rFonts w:ascii="Tahoma" w:hAnsi="Tahoma"/>
                <w:sz w:val="18"/>
                <w:rPrChange w:id="3080" w:author="高永勃" w:date="2012-08-04T15:28:00Z">
                  <w:rPr>
                    <w:ins w:id="3081" w:author="高永勃" w:date="2012-08-04T15:15:00Z"/>
                    <w:rFonts w:ascii="Arial" w:hAnsi="Arial" w:cs="Arial"/>
                    <w:b/>
                    <w:bCs/>
                    <w:kern w:val="32"/>
                    <w:sz w:val="32"/>
                    <w:szCs w:val="32"/>
                  </w:rPr>
                </w:rPrChange>
              </w:rPr>
              <w:pPrChange w:id="3082" w:author="高永勃" w:date="2012-08-04T15:28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083" w:author="高永勃" w:date="2012-08-04T15:29:00Z">
              <w:r>
                <w:rPr>
                  <w:rFonts w:ascii="Tahoma" w:hAnsi="Tahoma" w:hint="eastAsia"/>
                  <w:sz w:val="18"/>
                </w:rPr>
                <w:t>Udt</w:t>
              </w:r>
            </w:ins>
          </w:p>
        </w:tc>
      </w:tr>
      <w:tr w:rsidR="001303E7" w:rsidRPr="00A03460" w:rsidTr="008C31E2">
        <w:trPr>
          <w:ins w:id="3084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85" w:author="高永勃" w:date="2012-08-04T15:15:00Z"/>
              </w:rPr>
            </w:pPr>
            <w:ins w:id="3086" w:author="高永勃" w:date="2012-08-04T15:15:00Z">
              <w:r>
                <w:rPr>
                  <w:rFonts w:hint="eastAsia"/>
                </w:rPr>
                <w:lastRenderedPageBreak/>
                <w:t>4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87" w:author="高永勃" w:date="2012-08-04T15:15:00Z"/>
              </w:rPr>
            </w:pPr>
            <w:ins w:id="3088" w:author="高永勃" w:date="2012-08-04T15:16:00Z">
              <w:r>
                <w:rPr>
                  <w:rFonts w:hint="eastAsia"/>
                </w:rPr>
                <w:t>txtModule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89" w:author="高永勃" w:date="2012-08-04T15:15:00Z"/>
              </w:rPr>
            </w:pPr>
            <w:ins w:id="3090" w:author="高永勃" w:date="2012-08-04T15:16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91" w:author="高永勃" w:date="2012-08-04T15:15:00Z"/>
              </w:rPr>
            </w:pPr>
            <w:ins w:id="3092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93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94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95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096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097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098" w:author="高永勃" w:date="2012-08-04T15:15:00Z"/>
              </w:rPr>
            </w:pPr>
            <w:ins w:id="3099" w:author="高永勃" w:date="2012-08-04T15:15:00Z">
              <w:r>
                <w:rPr>
                  <w:rFonts w:hint="eastAsia"/>
                </w:rPr>
                <w:t>5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00" w:author="高永勃" w:date="2012-08-04T15:15:00Z"/>
              </w:rPr>
            </w:pPr>
            <w:ins w:id="3101" w:author="高永勃" w:date="2012-08-04T15:16:00Z">
              <w:r>
                <w:rPr>
                  <w:rFonts w:hint="eastAsia"/>
                </w:rPr>
                <w:t>txtPrintType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02" w:author="高永勃" w:date="2012-08-04T15:15:00Z"/>
              </w:rPr>
            </w:pPr>
            <w:ins w:id="3103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04" w:author="高永勃" w:date="2012-08-04T15:15:00Z"/>
              </w:rPr>
            </w:pPr>
            <w:ins w:id="3105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06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07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08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09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10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11" w:author="高永勃" w:date="2012-08-04T15:15:00Z"/>
              </w:rPr>
            </w:pPr>
            <w:ins w:id="3112" w:author="高永勃" w:date="2012-08-04T15:15:00Z">
              <w:r>
                <w:rPr>
                  <w:rFonts w:hint="eastAsia"/>
                </w:rPr>
                <w:t>6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13" w:author="高永勃" w:date="2012-08-04T15:15:00Z"/>
              </w:rPr>
            </w:pPr>
            <w:ins w:id="3114" w:author="高永勃" w:date="2012-08-04T15:17:00Z">
              <w:r>
                <w:rPr>
                  <w:rFonts w:hint="eastAsia"/>
                </w:rPr>
                <w:t>txtMEID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15" w:author="高永勃" w:date="2012-08-04T15:15:00Z"/>
              </w:rPr>
            </w:pPr>
            <w:ins w:id="3116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17" w:author="高永勃" w:date="2012-08-04T15:15:00Z"/>
              </w:rPr>
            </w:pPr>
            <w:ins w:id="3118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19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20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21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22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23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24" w:author="高永勃" w:date="2012-08-04T15:15:00Z"/>
              </w:rPr>
            </w:pPr>
            <w:ins w:id="3125" w:author="高永勃" w:date="2012-08-04T15:15:00Z">
              <w:r>
                <w:rPr>
                  <w:rFonts w:hint="eastAsia"/>
                </w:rPr>
                <w:t>7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26" w:author="高永勃" w:date="2012-08-04T15:15:00Z"/>
              </w:rPr>
            </w:pPr>
            <w:ins w:id="3127" w:author="高永勃" w:date="2012-08-04T15:17:00Z">
              <w:r>
                <w:rPr>
                  <w:rFonts w:hint="eastAsia"/>
                </w:rPr>
                <w:t>txtIMEI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28" w:author="高永勃" w:date="2012-08-04T15:15:00Z"/>
              </w:rPr>
            </w:pPr>
            <w:ins w:id="3129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30" w:author="高永勃" w:date="2012-08-04T15:15:00Z"/>
              </w:rPr>
            </w:pPr>
            <w:ins w:id="3131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32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33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34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35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36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37" w:author="高永勃" w:date="2012-08-04T15:15:00Z"/>
              </w:rPr>
            </w:pPr>
            <w:ins w:id="3138" w:author="高永勃" w:date="2012-08-04T15:15:00Z">
              <w:r>
                <w:rPr>
                  <w:rFonts w:hint="eastAsia"/>
                </w:rPr>
                <w:t>8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39" w:author="高永勃" w:date="2012-08-04T15:15:00Z"/>
              </w:rPr>
            </w:pPr>
            <w:ins w:id="3140" w:author="高永勃" w:date="2012-08-04T15:17:00Z">
              <w:r>
                <w:rPr>
                  <w:rFonts w:hint="eastAsia"/>
                </w:rPr>
                <w:t>txtICCID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41" w:author="高永勃" w:date="2012-08-04T15:15:00Z"/>
              </w:rPr>
            </w:pPr>
            <w:ins w:id="3142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43" w:author="高永勃" w:date="2012-08-04T15:15:00Z"/>
              </w:rPr>
            </w:pPr>
            <w:ins w:id="3144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45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46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47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48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49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50" w:author="高永勃" w:date="2012-08-04T15:15:00Z"/>
              </w:rPr>
            </w:pPr>
            <w:ins w:id="3151" w:author="高永勃" w:date="2012-08-04T15:15:00Z">
              <w:r>
                <w:rPr>
                  <w:rFonts w:hint="eastAsia"/>
                </w:rPr>
                <w:t>9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52" w:author="高永勃" w:date="2012-08-04T15:15:00Z"/>
              </w:rPr>
            </w:pPr>
            <w:ins w:id="3153" w:author="高永勃" w:date="2012-08-04T15:17:00Z">
              <w:r>
                <w:rPr>
                  <w:rFonts w:hint="eastAsia"/>
                </w:rPr>
                <w:t>txtESN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54" w:author="高永勃" w:date="2012-08-04T15:15:00Z"/>
              </w:rPr>
            </w:pPr>
            <w:ins w:id="3155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56" w:author="高永勃" w:date="2012-08-04T15:15:00Z"/>
              </w:rPr>
            </w:pPr>
            <w:ins w:id="3157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58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59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60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61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62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63" w:author="高永勃" w:date="2012-08-04T15:15:00Z"/>
              </w:rPr>
            </w:pPr>
            <w:ins w:id="3164" w:author="高永勃" w:date="2012-08-04T15:15:00Z">
              <w:r>
                <w:rPr>
                  <w:rFonts w:hint="eastAsia"/>
                </w:rPr>
                <w:t>10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65" w:author="高永勃" w:date="2012-08-04T15:15:00Z"/>
              </w:rPr>
            </w:pPr>
            <w:ins w:id="3166" w:author="高永勃" w:date="2012-08-04T15:17:00Z">
              <w:r>
                <w:rPr>
                  <w:rFonts w:hint="eastAsia"/>
                </w:rPr>
                <w:t>txtDescr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67" w:author="高永勃" w:date="2012-08-04T15:15:00Z"/>
              </w:rPr>
            </w:pPr>
            <w:ins w:id="3168" w:author="高永勃" w:date="2012-08-04T15:17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69" w:author="高永勃" w:date="2012-08-04T15:15:00Z"/>
              </w:rPr>
            </w:pPr>
            <w:ins w:id="3170" w:author="高永勃" w:date="2012-08-04T15:39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71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72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73" w:author="高永勃" w:date="2012-08-04T15:15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74" w:author="高永勃" w:date="2012-08-04T15:15:00Z"/>
                <w:rFonts w:ascii="Tahoma" w:hAnsi="Tahoma"/>
                <w:sz w:val="18"/>
              </w:rPr>
            </w:pPr>
          </w:p>
        </w:tc>
      </w:tr>
      <w:tr w:rsidR="001303E7" w:rsidRPr="00A03460" w:rsidTr="008C31E2">
        <w:trPr>
          <w:ins w:id="3175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76" w:author="高永勃" w:date="2012-08-04T15:15:00Z"/>
              </w:rPr>
            </w:pPr>
            <w:ins w:id="3177" w:author="高永勃" w:date="2012-08-04T15:16:00Z">
              <w:r>
                <w:rPr>
                  <w:rFonts w:hint="eastAsia"/>
                </w:rPr>
                <w:t>11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78" w:author="高永勃" w:date="2012-08-04T15:15:00Z"/>
              </w:rPr>
            </w:pPr>
            <w:ins w:id="3179" w:author="高永勃" w:date="2012-08-04T15:17:00Z">
              <w:r>
                <w:rPr>
                  <w:rFonts w:hint="eastAsia"/>
                </w:rPr>
                <w:t>btnSave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180" w:author="高永勃" w:date="2012-08-04T15:15:00Z"/>
              </w:rPr>
            </w:pPr>
            <w:ins w:id="3181" w:author="高永勃" w:date="2012-08-04T15:17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82" w:author="高永勃" w:date="2012-08-04T15:15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83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184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B9B" w:rsidRDefault="000C2B9B" w:rsidP="000C2B9B">
            <w:pPr>
              <w:rPr>
                <w:ins w:id="3185" w:author="高永勃" w:date="2012-08-04T15:50:00Z"/>
              </w:rPr>
            </w:pPr>
            <w:ins w:id="3186" w:author="高永勃" w:date="2012-08-04T15:50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DD6852" w:rsidRDefault="0080225D">
            <w:pPr>
              <w:pStyle w:val="af1"/>
              <w:numPr>
                <w:ilvl w:val="0"/>
                <w:numId w:val="73"/>
              </w:numPr>
              <w:ind w:firstLineChars="0"/>
              <w:rPr>
                <w:ins w:id="3187" w:author="高永勃" w:date="2012-08-04T16:02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188" w:author="高永勃" w:date="2012-08-04T15:52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189" w:author="高永勃" w:date="2012-08-04T15:52:00Z">
              <w:r>
                <w:rPr>
                  <w:rFonts w:hint="eastAsia"/>
                </w:rPr>
                <w:t>若有任何数据表定义的必填项未填，则提示用户，放弃后续操作。</w:t>
              </w:r>
            </w:ins>
          </w:p>
          <w:p w:rsidR="00DD6852" w:rsidRDefault="0080225D">
            <w:pPr>
              <w:pStyle w:val="af1"/>
              <w:numPr>
                <w:ilvl w:val="0"/>
                <w:numId w:val="73"/>
              </w:numPr>
              <w:ind w:firstLineChars="0"/>
              <w:rPr>
                <w:ins w:id="3190" w:author="高永勃" w:date="2012-08-04T15:50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191" w:author="高永勃" w:date="2012-08-04T15:52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192" w:author="高永勃" w:date="2012-08-04T16:02:00Z">
              <w:r>
                <w:rPr>
                  <w:rFonts w:hint="eastAsia"/>
                </w:rPr>
                <w:t>若</w:t>
              </w:r>
              <w:r>
                <w:rPr>
                  <w:rFonts w:hint="eastAsia"/>
                </w:rPr>
                <w:t xml:space="preserve">txtModule </w:t>
              </w:r>
              <w:r>
                <w:rPr>
                  <w:rFonts w:hint="eastAsia"/>
                </w:rPr>
                <w:t>框中的内容</w:t>
              </w:r>
            </w:ins>
            <w:ins w:id="3193" w:author="高永勃" w:date="2012-08-04T16:03:00Z">
              <w:r w:rsidR="00C91DF8">
                <w:rPr>
                  <w:rFonts w:hint="eastAsia"/>
                </w:rPr>
                <w:t>在</w:t>
              </w:r>
              <w:r w:rsidR="00C91DF8">
                <w:rPr>
                  <w:rFonts w:hint="eastAsia"/>
                </w:rPr>
                <w:t xml:space="preserve">HP_WWANLabel.ModuleNo </w:t>
              </w:r>
              <w:r w:rsidR="00C91DF8">
                <w:rPr>
                  <w:rFonts w:hint="eastAsia"/>
                </w:rPr>
                <w:t>中存在，并且非当前</w:t>
              </w:r>
              <w:r w:rsidR="00C91DF8">
                <w:rPr>
                  <w:rFonts w:hint="eastAsia"/>
                </w:rPr>
                <w:lastRenderedPageBreak/>
                <w:t>选中记录，则提示用户，放弃后续操作</w:t>
              </w:r>
            </w:ins>
          </w:p>
          <w:p w:rsidR="00DD6852" w:rsidRDefault="000C2B9B">
            <w:pPr>
              <w:pStyle w:val="af1"/>
              <w:numPr>
                <w:ilvl w:val="0"/>
                <w:numId w:val="73"/>
              </w:numPr>
              <w:ind w:firstLineChars="0"/>
              <w:rPr>
                <w:ins w:id="3194" w:author="高永勃" w:date="2012-08-04T15:50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195" w:author="高永勃" w:date="2012-08-04T15:52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196" w:author="高永勃" w:date="2012-08-04T15:50:00Z">
              <w:r>
                <w:rPr>
                  <w:rFonts w:hint="eastAsia"/>
                </w:rPr>
                <w:t>将</w:t>
              </w:r>
            </w:ins>
            <w:ins w:id="3197" w:author="高永勃" w:date="2012-08-04T16:02:00Z">
              <w:r w:rsidR="0080225D">
                <w:rPr>
                  <w:rFonts w:hint="eastAsia"/>
                </w:rPr>
                <w:t>4</w:t>
              </w:r>
            </w:ins>
            <w:ins w:id="3198" w:author="高永勃" w:date="2012-08-04T15:55:00Z">
              <w:r w:rsidR="0080225D">
                <w:rPr>
                  <w:rFonts w:hint="eastAsia"/>
                </w:rPr>
                <w:t>~10</w:t>
              </w:r>
            </w:ins>
            <w:ins w:id="3199" w:author="高永勃" w:date="2012-08-04T15:50:00Z">
              <w:r>
                <w:rPr>
                  <w:rFonts w:hint="eastAsia"/>
                </w:rPr>
                <w:t>框中内容保存到</w:t>
              </w:r>
            </w:ins>
            <w:ins w:id="3200" w:author="高永勃" w:date="2012-08-04T15:57:00Z">
              <w:r w:rsidR="0080225D">
                <w:rPr>
                  <w:rFonts w:hint="eastAsia"/>
                </w:rPr>
                <w:t>HP_WWANLabel</w:t>
              </w:r>
            </w:ins>
            <w:ins w:id="3201" w:author="高永勃" w:date="2012-08-04T15:50:00Z">
              <w:r>
                <w:rPr>
                  <w:rFonts w:hint="eastAsia"/>
                </w:rPr>
                <w:t>当前被选</w:t>
              </w:r>
            </w:ins>
            <w:ins w:id="3202" w:author="高永勃" w:date="2012-08-04T15:56:00Z">
              <w:r w:rsidR="0080225D">
                <w:rPr>
                  <w:rFonts w:hint="eastAsia"/>
                </w:rPr>
                <w:t>中</w:t>
              </w:r>
            </w:ins>
            <w:ins w:id="3203" w:author="高永勃" w:date="2012-08-04T15:50:00Z">
              <w:r>
                <w:rPr>
                  <w:rFonts w:hint="eastAsia"/>
                </w:rPr>
                <w:t>行</w:t>
              </w:r>
            </w:ins>
            <w:ins w:id="3204" w:author="高永勃" w:date="2012-08-04T15:57:00Z">
              <w:r w:rsidR="0080225D">
                <w:rPr>
                  <w:rFonts w:hint="eastAsia"/>
                </w:rPr>
                <w:t>对应记录中</w:t>
              </w:r>
            </w:ins>
            <w:ins w:id="3205" w:author="高永勃" w:date="2012-08-04T15:50:00Z">
              <w:r>
                <w:rPr>
                  <w:rFonts w:hint="eastAsia"/>
                </w:rPr>
                <w:t>，同时</w:t>
              </w:r>
            </w:ins>
            <w:ins w:id="3206" w:author="高永勃" w:date="2012-08-04T15:57:00Z">
              <w:r w:rsidR="0080225D">
                <w:rPr>
                  <w:rFonts w:hint="eastAsia"/>
                </w:rPr>
                <w:t>更新盖</w:t>
              </w:r>
            </w:ins>
            <w:ins w:id="3207" w:author="高永勃" w:date="2012-08-04T15:50:00Z">
              <w:r>
                <w:rPr>
                  <w:rFonts w:hint="eastAsia"/>
                </w:rPr>
                <w:t>记录</w:t>
              </w:r>
            </w:ins>
            <w:ins w:id="3208" w:author="高永勃" w:date="2012-08-04T15:57:00Z">
              <w:r w:rsidR="0080225D">
                <w:rPr>
                  <w:rFonts w:hint="eastAsia"/>
                </w:rPr>
                <w:t>的</w:t>
              </w:r>
              <w:r w:rsidR="0080225D">
                <w:rPr>
                  <w:rFonts w:hint="eastAsia"/>
                </w:rPr>
                <w:t xml:space="preserve">Editor / Udt </w:t>
              </w:r>
              <w:r w:rsidR="0080225D">
                <w:rPr>
                  <w:rFonts w:hint="eastAsia"/>
                </w:rPr>
                <w:t>栏位</w:t>
              </w:r>
            </w:ins>
            <w:ins w:id="3209" w:author="高永勃" w:date="2012-08-04T15:50:00Z">
              <w:r>
                <w:rPr>
                  <w:rFonts w:hint="eastAsia"/>
                </w:rPr>
                <w:t>。</w:t>
              </w:r>
            </w:ins>
          </w:p>
          <w:p w:rsidR="00DD6852" w:rsidRDefault="000C2B9B">
            <w:pPr>
              <w:pStyle w:val="af1"/>
              <w:numPr>
                <w:ilvl w:val="0"/>
                <w:numId w:val="73"/>
              </w:numPr>
              <w:ind w:firstLineChars="0"/>
              <w:rPr>
                <w:ins w:id="3210" w:author="高永勃" w:date="2012-08-04T15:1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211" w:author="高永勃" w:date="2012-08-04T16:04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212" w:author="高永勃" w:date="2012-08-04T15:50:00Z">
              <w:r>
                <w:rPr>
                  <w:rFonts w:hint="eastAsia"/>
                </w:rPr>
                <w:t>刷新</w:t>
              </w:r>
            </w:ins>
            <w:ins w:id="3213" w:author="高永勃" w:date="2012-08-04T16:04:00Z">
              <w:r w:rsidR="00C91DF8">
                <w:rPr>
                  <w:rFonts w:hint="eastAsia"/>
                </w:rPr>
                <w:t>HP WWAN Label List</w:t>
              </w:r>
            </w:ins>
            <w:ins w:id="3214" w:author="高永勃" w:date="2012-08-04T15:50:00Z">
              <w:r>
                <w:rPr>
                  <w:rFonts w:hint="eastAsia"/>
                </w:rPr>
                <w:t>的显示。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0C2B9B" w:rsidP="0080225D">
            <w:pPr>
              <w:rPr>
                <w:ins w:id="3215" w:author="高永勃" w:date="2012-08-04T15:15:00Z"/>
                <w:rFonts w:ascii="Tahoma" w:hAnsi="Tahoma"/>
                <w:sz w:val="18"/>
              </w:rPr>
            </w:pPr>
            <w:ins w:id="3216" w:author="高永勃" w:date="2012-08-04T15:49:00Z">
              <w:r>
                <w:rPr>
                  <w:rFonts w:ascii="Tahoma" w:hAnsi="Tahoma" w:hint="eastAsia"/>
                  <w:sz w:val="18"/>
                </w:rPr>
                <w:lastRenderedPageBreak/>
                <w:t>页面打开时，为</w:t>
              </w:r>
              <w:r>
                <w:rPr>
                  <w:rFonts w:ascii="Tahoma" w:hAnsi="Tahoma" w:hint="eastAsia"/>
                  <w:sz w:val="18"/>
                </w:rPr>
                <w:t xml:space="preserve">Disable </w:t>
              </w:r>
              <w:r>
                <w:rPr>
                  <w:rFonts w:ascii="Tahoma" w:hAnsi="Tahoma" w:hint="eastAsia"/>
                  <w:sz w:val="18"/>
                </w:rPr>
                <w:t>状态</w:t>
              </w:r>
            </w:ins>
          </w:p>
        </w:tc>
      </w:tr>
      <w:tr w:rsidR="001303E7" w:rsidRPr="00A03460" w:rsidTr="008C31E2">
        <w:trPr>
          <w:ins w:id="3217" w:author="高永勃" w:date="2012-08-04T15:15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218" w:author="高永勃" w:date="2012-08-04T15:15:00Z"/>
              </w:rPr>
            </w:pPr>
            <w:ins w:id="3219" w:author="高永勃" w:date="2012-08-04T15:23:00Z">
              <w:r>
                <w:rPr>
                  <w:rFonts w:hint="eastAsia"/>
                </w:rPr>
                <w:lastRenderedPageBreak/>
                <w:t>12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220" w:author="高永勃" w:date="2012-08-04T15:15:00Z"/>
              </w:rPr>
            </w:pPr>
            <w:ins w:id="3221" w:author="高永勃" w:date="2012-08-04T15:23:00Z">
              <w:r>
                <w:rPr>
                  <w:rFonts w:hint="eastAsia"/>
                </w:rPr>
                <w:t>btnAdd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80225D">
            <w:pPr>
              <w:rPr>
                <w:ins w:id="3222" w:author="高永勃" w:date="2012-08-04T15:15:00Z"/>
              </w:rPr>
            </w:pPr>
            <w:ins w:id="3223" w:author="高永勃" w:date="2012-08-04T15:23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224" w:author="高永勃" w:date="2012-08-04T15:15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225" w:author="高永勃" w:date="2012-08-04T15:15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226" w:author="高永勃" w:date="2012-08-04T15:15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Default="001303E7" w:rsidP="001303E7">
            <w:pPr>
              <w:rPr>
                <w:ins w:id="3227" w:author="高永勃" w:date="2012-08-04T15:40:00Z"/>
              </w:rPr>
            </w:pPr>
            <w:ins w:id="3228" w:author="高永勃" w:date="2012-08-04T15:40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DD6852" w:rsidRDefault="001303E7">
            <w:pPr>
              <w:pStyle w:val="af1"/>
              <w:numPr>
                <w:ilvl w:val="0"/>
                <w:numId w:val="76"/>
              </w:numPr>
              <w:ind w:firstLineChars="0"/>
              <w:rPr>
                <w:ins w:id="3229" w:author="高永勃" w:date="2012-08-04T15:40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230" w:author="高永勃" w:date="2012-08-04T15:5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231" w:author="高永勃" w:date="2012-08-04T15:40:00Z">
              <w:r>
                <w:rPr>
                  <w:rFonts w:hint="eastAsia"/>
                </w:rPr>
                <w:t>若有任何</w:t>
              </w:r>
            </w:ins>
            <w:ins w:id="3232" w:author="高永勃" w:date="2012-08-04T15:42:00Z">
              <w:r>
                <w:rPr>
                  <w:rFonts w:hint="eastAsia"/>
                </w:rPr>
                <w:t>数据表定义的必填</w:t>
              </w:r>
            </w:ins>
            <w:ins w:id="3233" w:author="高永勃" w:date="2012-08-04T15:40:00Z">
              <w:r>
                <w:rPr>
                  <w:rFonts w:hint="eastAsia"/>
                </w:rPr>
                <w:t>项未填，则提示用户，放弃后续操作。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6"/>
              </w:numPr>
              <w:ind w:firstLineChars="0"/>
              <w:rPr>
                <w:ins w:id="3234" w:author="高永勃" w:date="2012-08-04T15:40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235" w:author="高永勃" w:date="2012-08-04T15:5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236" w:author="高永勃" w:date="2012-08-04T15:42:00Z">
              <w:r>
                <w:rPr>
                  <w:rFonts w:hint="eastAsia"/>
                </w:rPr>
                <w:t>若</w:t>
              </w:r>
              <w:r>
                <w:rPr>
                  <w:rFonts w:hint="eastAsia"/>
                </w:rPr>
                <w:t>txtModule</w:t>
              </w:r>
            </w:ins>
            <w:ins w:id="3237" w:author="高永勃" w:date="2012-08-04T15:40:00Z">
              <w:r>
                <w:rPr>
                  <w:rFonts w:hint="eastAsia"/>
                </w:rPr>
                <w:t>框中内容已经存在于</w:t>
              </w:r>
            </w:ins>
            <w:ins w:id="3238" w:author="高永勃" w:date="2012-08-04T15:43:00Z">
              <w:r>
                <w:rPr>
                  <w:rFonts w:hint="eastAsia"/>
                </w:rPr>
                <w:t>HP_WWANLabel</w:t>
              </w:r>
            </w:ins>
            <w:ins w:id="3239" w:author="高永勃" w:date="2012-08-04T15:40:00Z">
              <w:r>
                <w:rPr>
                  <w:rFonts w:hint="eastAsia"/>
                </w:rPr>
                <w:t>数据表的</w:t>
              </w:r>
            </w:ins>
            <w:ins w:id="3240" w:author="高永勃" w:date="2012-08-04T15:43:00Z">
              <w:r>
                <w:rPr>
                  <w:rFonts w:hint="eastAsia"/>
                </w:rPr>
                <w:t>ModuleNo</w:t>
              </w:r>
            </w:ins>
            <w:ins w:id="3241" w:author="高永勃" w:date="2012-08-04T15:40:00Z">
              <w:r>
                <w:rPr>
                  <w:rFonts w:hint="eastAsia"/>
                </w:rPr>
                <w:t>栏位中，则提示用户“此</w:t>
              </w:r>
            </w:ins>
            <w:ins w:id="3242" w:author="高永勃" w:date="2012-08-04T15:43:00Z">
              <w:r>
                <w:rPr>
                  <w:rFonts w:hint="eastAsia"/>
                </w:rPr>
                <w:t>Module No</w:t>
              </w:r>
            </w:ins>
            <w:ins w:id="3243" w:author="高永勃" w:date="2012-08-04T15:40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已經存在！”，放弃后续操作。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6"/>
              </w:numPr>
              <w:ind w:firstLineChars="0"/>
              <w:rPr>
                <w:ins w:id="3244" w:author="高永勃" w:date="2012-08-04T15:40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245" w:author="高永勃" w:date="2012-08-04T15:5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246" w:author="高永勃" w:date="2012-08-04T15:40:00Z">
              <w:r>
                <w:rPr>
                  <w:rFonts w:hint="eastAsia"/>
                </w:rPr>
                <w:t>根据</w:t>
              </w:r>
            </w:ins>
            <w:ins w:id="3247" w:author="高永勃" w:date="2012-08-04T15:44:00Z">
              <w:r>
                <w:rPr>
                  <w:rFonts w:hint="eastAsia"/>
                </w:rPr>
                <w:t>4</w:t>
              </w:r>
            </w:ins>
            <w:ins w:id="3248" w:author="高永勃" w:date="2012-08-04T15:40:00Z">
              <w:r>
                <w:rPr>
                  <w:rFonts w:hint="eastAsia"/>
                </w:rPr>
                <w:t>到</w:t>
              </w:r>
            </w:ins>
            <w:ins w:id="3249" w:author="高永勃" w:date="2012-08-04T15:44:00Z">
              <w:r>
                <w:rPr>
                  <w:rFonts w:hint="eastAsia"/>
                </w:rPr>
                <w:t>10</w:t>
              </w:r>
            </w:ins>
            <w:ins w:id="3250" w:author="高永勃" w:date="2012-08-04T15:40:00Z">
              <w:r>
                <w:rPr>
                  <w:rFonts w:hint="eastAsia"/>
                </w:rPr>
                <w:t>号框中内容新建一个</w:t>
              </w:r>
            </w:ins>
            <w:ins w:id="3251" w:author="高永勃" w:date="2012-08-04T15:44:00Z">
              <w:r>
                <w:rPr>
                  <w:rFonts w:hint="eastAsia"/>
                </w:rPr>
                <w:t>HP_WWANLabel</w:t>
              </w:r>
            </w:ins>
            <w:ins w:id="3252" w:author="高永勃" w:date="2012-08-04T15:40:00Z">
              <w:r>
                <w:rPr>
                  <w:rFonts w:hint="eastAsia"/>
                </w:rPr>
                <w:t>记录，记录创建人和创建时间</w:t>
              </w:r>
            </w:ins>
            <w:ins w:id="3253" w:author="高永勃" w:date="2012-08-04T15:44:00Z">
              <w:r>
                <w:rPr>
                  <w:rFonts w:hint="eastAsia"/>
                </w:rPr>
                <w:t>和修改时间</w:t>
              </w:r>
            </w:ins>
            <w:ins w:id="3254" w:author="高永勃" w:date="2012-08-04T15:40:00Z">
              <w:r>
                <w:rPr>
                  <w:rFonts w:hint="eastAsia"/>
                </w:rPr>
                <w:t>。</w:t>
              </w:r>
            </w:ins>
          </w:p>
          <w:p w:rsidR="00DD6852" w:rsidRDefault="001303E7">
            <w:pPr>
              <w:pStyle w:val="af1"/>
              <w:numPr>
                <w:ilvl w:val="0"/>
                <w:numId w:val="76"/>
              </w:numPr>
              <w:ind w:firstLineChars="0"/>
              <w:rPr>
                <w:ins w:id="3255" w:author="高永勃" w:date="2012-08-04T15:15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256" w:author="高永勃" w:date="2012-08-04T15:53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257" w:author="高永勃" w:date="2012-08-04T15:40:00Z">
              <w:r>
                <w:rPr>
                  <w:rFonts w:hint="eastAsia"/>
                </w:rPr>
                <w:t>刷新</w:t>
              </w:r>
            </w:ins>
            <w:ins w:id="3258" w:author="高永勃" w:date="2012-08-04T15:44:00Z">
              <w:r>
                <w:rPr>
                  <w:rFonts w:hint="eastAsia"/>
                </w:rPr>
                <w:t>HP WWAN Label</w:t>
              </w:r>
            </w:ins>
            <w:ins w:id="3259" w:author="高永勃" w:date="2012-08-04T15:40:00Z">
              <w:r>
                <w:rPr>
                  <w:rFonts w:hint="eastAsia"/>
                </w:rPr>
                <w:t xml:space="preserve"> List</w:t>
              </w:r>
              <w:r>
                <w:rPr>
                  <w:rFonts w:hint="eastAsia"/>
                </w:rPr>
                <w:t>的显示。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E7" w:rsidRPr="00A03460" w:rsidRDefault="001303E7" w:rsidP="0080225D">
            <w:pPr>
              <w:rPr>
                <w:ins w:id="3260" w:author="高永勃" w:date="2012-08-04T15:15:00Z"/>
                <w:rFonts w:ascii="Tahoma" w:hAnsi="Tahoma"/>
                <w:sz w:val="18"/>
              </w:rPr>
            </w:pPr>
          </w:p>
        </w:tc>
      </w:tr>
    </w:tbl>
    <w:p w:rsidR="001A40E0" w:rsidRDefault="001A40E0" w:rsidP="006C0375">
      <w:pPr>
        <w:rPr>
          <w:ins w:id="3261" w:author="Gao, Yong-Bo (高永勃 ITC)" w:date="2012-08-20T16:22:00Z"/>
        </w:rPr>
      </w:pPr>
    </w:p>
    <w:p w:rsidR="0061434F" w:rsidRDefault="0061434F">
      <w:pPr>
        <w:rPr>
          <w:ins w:id="3262" w:author="IEC960923" w:date="2013-03-27T17:35:00Z"/>
          <w:rFonts w:ascii="Arial" w:hAnsi="Arial" w:cs="Arial"/>
          <w:b/>
          <w:bCs/>
          <w:sz w:val="24"/>
          <w:szCs w:val="26"/>
        </w:rPr>
      </w:pPr>
      <w:ins w:id="3263" w:author="IEC960923" w:date="2013-03-27T17:35:00Z">
        <w:r>
          <w:br w:type="page"/>
        </w:r>
      </w:ins>
    </w:p>
    <w:p w:rsidR="00771383" w:rsidRDefault="00771383" w:rsidP="00771383">
      <w:pPr>
        <w:pStyle w:val="3"/>
        <w:rPr>
          <w:ins w:id="3264" w:author="Gao, Yong-Bo (高永勃 ITC)" w:date="2012-08-20T16:22:00Z"/>
        </w:rPr>
      </w:pPr>
      <w:bookmarkStart w:id="3265" w:name="_Toc353207262"/>
      <w:ins w:id="3266" w:author="Gao, Yong-Bo (高永勃 ITC)" w:date="2012-08-20T16:22:00Z">
        <w:r>
          <w:rPr>
            <w:rFonts w:hint="eastAsia"/>
          </w:rPr>
          <w:lastRenderedPageBreak/>
          <w:t>Pallet Standard</w:t>
        </w:r>
        <w:r w:rsidRPr="004518BD">
          <w:rPr>
            <w:rFonts w:hint="eastAsia"/>
          </w:rPr>
          <w:t>维护界面</w:t>
        </w:r>
        <w:bookmarkEnd w:id="3265"/>
      </w:ins>
    </w:p>
    <w:p w:rsidR="00771383" w:rsidRPr="00434D5C" w:rsidRDefault="00771383" w:rsidP="00771383">
      <w:pPr>
        <w:pStyle w:val="4"/>
        <w:rPr>
          <w:ins w:id="3267" w:author="Gao, Yong-Bo (高永勃 ITC)" w:date="2012-08-20T16:22:00Z"/>
        </w:rPr>
      </w:pPr>
      <w:ins w:id="3268" w:author="Gao, Yong-Bo (高永勃 ITC)" w:date="2012-08-20T16:22:00Z">
        <w:r w:rsidRPr="004518BD">
          <w:rPr>
            <w:rFonts w:hint="eastAsia"/>
          </w:rPr>
          <w:t>示意圖</w:t>
        </w:r>
      </w:ins>
    </w:p>
    <w:p w:rsidR="00771383" w:rsidRPr="00434D5C" w:rsidRDefault="00220C93" w:rsidP="00771383">
      <w:pPr>
        <w:jc w:val="center"/>
        <w:rPr>
          <w:ins w:id="3269" w:author="Gao, Yong-Bo (高永勃 ITC)" w:date="2012-08-20T16:22:00Z"/>
        </w:rPr>
      </w:pPr>
      <w:ins w:id="3270" w:author="Gao, Yong-Bo (高永勃 ITC)" w:date="2012-08-20T16:22:00Z">
        <w:r>
          <w:rPr>
            <w:noProof/>
            <w:lang w:eastAsia="zh-TW"/>
          </w:rPr>
          <w:pict>
            <v:oval id="_x0000_s3791" style="position:absolute;left:0;text-align:left;margin-left:241.15pt;margin-top:285.3pt;width:19.85pt;height:19.85pt;z-index:251796480" fillcolor="yellow" strokecolor="blue" strokeweight="1pt">
              <v:fill opacity="39322f"/>
              <v:textbox style="mso-next-textbox:#_x0000_s3791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3271" w:author="Gao, Yong-Bo (高永勃 ITC)" w:date="2012-08-20T16:24:00Z">
                      <w:r w:rsidDel="00771383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12</w:delText>
                      </w:r>
                    </w:del>
                    <w:ins w:id="3272" w:author="Gao, Yong-Bo (高永勃 ITC)" w:date="2012-08-20T16:24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11</w:t>
                      </w:r>
                    </w:ins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8" style="position:absolute;left:0;text-align:left;margin-left:241.15pt;margin-top:190.1pt;width:19.85pt;height:19.85pt;z-index:251795456" fillcolor="yellow" strokecolor="blue" strokeweight="1pt">
              <v:fill opacity="39322f"/>
              <v:textbox style="mso-next-textbox:#_x0000_s3788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10</w:t>
                    </w:r>
                  </w:p>
                </w:txbxContent>
              </v:textbox>
            </v:oval>
          </w:pict>
        </w:r>
      </w:ins>
      <w:ins w:id="3273" w:author="Gao, Yong-Bo (高永勃 ITC)" w:date="2012-08-20T16:24:00Z">
        <w:r>
          <w:rPr>
            <w:noProof/>
          </w:rPr>
          <w:pict>
            <v:oval id="_x0000_s3793" style="position:absolute;left:0;text-align:left;margin-left:453pt;margin-top:65.9pt;width:19.85pt;height:19.85pt;z-index:251798528" fillcolor="yellow" strokecolor="blue" strokeweight="1pt">
              <v:fill opacity="39322f"/>
              <v:textbox style="mso-next-textbox:#_x0000_s3793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3274" w:author="Gao, Yong-Bo (高永勃 ITC)" w:date="2012-08-20T16:24:00Z">
                      <w:r w:rsidDel="00771383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9</w:delText>
                      </w:r>
                    </w:del>
                    <w:ins w:id="3275" w:author="Gao, Yong-Bo (高永勃 ITC)" w:date="2012-08-20T16:24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8</w:t>
                      </w:r>
                    </w:ins>
                  </w:p>
                </w:txbxContent>
              </v:textbox>
            </v:oval>
          </w:pict>
        </w:r>
      </w:ins>
      <w:ins w:id="3276" w:author="Gao, Yong-Bo (高永勃 ITC)" w:date="2012-08-20T16:22:00Z">
        <w:r>
          <w:rPr>
            <w:noProof/>
            <w:lang w:eastAsia="zh-TW"/>
          </w:rPr>
          <w:pict>
            <v:oval id="_x0000_s3787" style="position:absolute;left:0;text-align:left;margin-left:453pt;margin-top:85.75pt;width:19.85pt;height:19.85pt;z-index:251794432" fillcolor="yellow" strokecolor="blue" strokeweight="1pt">
              <v:fill opacity="39322f"/>
              <v:textbox style="mso-next-textbox:#_x0000_s3787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9</w:t>
                    </w:r>
                  </w:p>
                </w:txbxContent>
              </v:textbox>
            </v:oval>
          </w:pict>
        </w:r>
      </w:ins>
      <w:ins w:id="3277" w:author="Gao, Yong-Bo (高永勃 ITC)" w:date="2012-08-20T16:24:00Z">
        <w:r>
          <w:rPr>
            <w:noProof/>
          </w:rPr>
          <w:pict>
            <v:oval id="_x0000_s3792" style="position:absolute;left:0;text-align:left;margin-left:373.55pt;margin-top:105.6pt;width:19.85pt;height:19.85pt;z-index:251797504" fillcolor="yellow" strokecolor="blue" strokeweight="1pt">
              <v:fill opacity="39322f"/>
              <v:textbox style="mso-next-textbox:#_x0000_s3792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del w:id="3278" w:author="Gao, Yong-Bo (高永勃 ITC)" w:date="2012-08-20T16:24:00Z">
                      <w:r w:rsidDel="00771383"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delText>6</w:delText>
                      </w:r>
                    </w:del>
                    <w:ins w:id="3279" w:author="Gao, Yong-Bo (高永勃 ITC)" w:date="2012-08-20T16:24:00Z">
                      <w:r>
                        <w:rPr>
                          <w:rFonts w:ascii="Arial" w:hAnsi="Arial" w:cs="Arial" w:hint="eastAsia"/>
                          <w:b/>
                          <w:sz w:val="18"/>
                          <w:szCs w:val="18"/>
                        </w:rPr>
                        <w:t>7</w:t>
                      </w:r>
                    </w:ins>
                  </w:p>
                </w:txbxContent>
              </v:textbox>
            </v:oval>
          </w:pict>
        </w:r>
      </w:ins>
      <w:ins w:id="3280" w:author="Gao, Yong-Bo (高永勃 ITC)" w:date="2012-08-20T16:22:00Z">
        <w:r>
          <w:rPr>
            <w:noProof/>
            <w:lang w:eastAsia="zh-TW"/>
          </w:rPr>
          <w:pict>
            <v:oval id="_x0000_s3785" style="position:absolute;left:0;text-align:left;margin-left:373.55pt;margin-top:85.75pt;width:19.85pt;height:19.85pt;z-index:251792384" fillcolor="yellow" strokecolor="blue" strokeweight="1pt">
              <v:fill opacity="39322f"/>
              <v:textbox style="mso-next-textbox:#_x0000_s3785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6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4" style="position:absolute;left:0;text-align:left;margin-left:373.55pt;margin-top:65.9pt;width:19.85pt;height:19.85pt;z-index:251791360" fillcolor="yellow" strokecolor="blue" strokeweight="1pt">
              <v:fill opacity="39322f"/>
              <v:textbox style="mso-next-textbox:#_x0000_s3784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3" style="position:absolute;left:0;text-align:left;margin-left:198.4pt;margin-top:65.9pt;width:19.85pt;height:19.85pt;z-index:251790336" fillcolor="yellow" strokecolor="blue" strokeweight="1pt">
              <v:fill opacity="39322f"/>
              <v:textbox style="mso-next-textbox:#_x0000_s3783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4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2" style="position:absolute;left:0;text-align:left;margin-left:386.25pt;margin-top:39.35pt;width:19.85pt;height:19.85pt;z-index:251789312" fillcolor="yellow" strokecolor="blue" strokeweight="1pt">
              <v:fill opacity="39322f"/>
              <v:textbox style="mso-next-textbox:#_x0000_s3782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3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0" style="position:absolute;left:0;text-align:left;margin-left:386.25pt;margin-top:9.1pt;width:19.85pt;height:19.85pt;z-index:251787264" fillcolor="yellow" strokecolor="blue" strokeweight="1pt">
              <v:fill opacity="39322f"/>
              <v:textbox style="mso-next-textbox:#_x0000_s3780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6" style="position:absolute;left:0;text-align:left;margin-left:-118.1pt;margin-top:298.7pt;width:19.85pt;height:19.85pt;z-index:251793408" fillcolor="yellow" strokecolor="blue" strokeweight="1pt">
              <v:fill opacity="39322f"/>
              <v:textbox style="mso-next-textbox:#_x0000_s3786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</v:oval>
          </w:pict>
        </w:r>
        <w:r>
          <w:rPr>
            <w:noProof/>
            <w:lang w:eastAsia="zh-TW"/>
          </w:rPr>
          <w:pict>
            <v:oval id="_x0000_s3781" style="position:absolute;left:0;text-align:left;margin-left:454.9pt;margin-top:10.05pt;width:19.85pt;height:19.85pt;z-index:251788288" fillcolor="yellow" strokecolor="blue" strokeweight="1pt">
              <v:fill opacity="39322f"/>
              <v:textbox style="mso-next-textbox:#_x0000_s3781" inset="0,0,0,0">
                <w:txbxContent>
                  <w:p w:rsidR="00220C93" w:rsidRPr="006B7E25" w:rsidRDefault="00220C93" w:rsidP="00771383">
                    <w:pPr>
                      <w:jc w:val="center"/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 w:hint="eastAsia"/>
                        <w:b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oval>
          </w:pict>
        </w:r>
        <w:r w:rsidR="00DD6852">
          <w:rPr>
            <w:noProof/>
            <w:lang w:eastAsia="zh-TW"/>
            <w:rPrChange w:id="3281" w:author="Unknown">
              <w:rPr>
                <w:noProof/>
                <w:color w:val="0000FF"/>
                <w:u w:val="single"/>
                <w:lang w:eastAsia="zh-TW"/>
              </w:rPr>
            </w:rPrChange>
          </w:rPr>
          <w:drawing>
            <wp:inline distT="0" distB="0" distL="0" distR="0">
              <wp:extent cx="5495713" cy="4121784"/>
              <wp:effectExtent l="19050" t="0" r="0" b="0"/>
              <wp:docPr id="20" name="图片 1" descr="VendorCode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VendorCode.jpg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5713" cy="41217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771383" w:rsidRPr="00434D5C" w:rsidRDefault="00771383" w:rsidP="00771383">
      <w:pPr>
        <w:jc w:val="center"/>
        <w:rPr>
          <w:ins w:id="3282" w:author="Gao, Yong-Bo (高永勃 ITC)" w:date="2012-08-20T16:22:00Z"/>
        </w:rPr>
      </w:pPr>
      <w:ins w:id="3283" w:author="Gao, Yong-Bo (高永勃 ITC)" w:date="2012-08-20T16:22:00Z">
        <w:r w:rsidRPr="004518BD">
          <w:rPr>
            <w:rFonts w:hint="eastAsia"/>
          </w:rPr>
          <w:t>圖</w:t>
        </w:r>
        <w:r w:rsidRPr="004518BD">
          <w:t xml:space="preserve"> </w:t>
        </w:r>
        <w:r w:rsidR="008E4B75" w:rsidRPr="004518BD">
          <w:fldChar w:fldCharType="begin"/>
        </w:r>
        <w:r w:rsidRPr="004518BD">
          <w:instrText xml:space="preserve"> STYLEREF 2 \s </w:instrText>
        </w:r>
        <w:r w:rsidR="008E4B75" w:rsidRPr="004518BD">
          <w:fldChar w:fldCharType="separate"/>
        </w:r>
        <w:r w:rsidRPr="004518BD">
          <w:rPr>
            <w:noProof/>
          </w:rPr>
          <w:t>1.2</w:t>
        </w:r>
        <w:r w:rsidR="008E4B75" w:rsidRPr="004518BD">
          <w:fldChar w:fldCharType="end"/>
        </w:r>
        <w:r>
          <w:rPr>
            <w:rFonts w:hint="eastAsia"/>
          </w:rPr>
          <w:t>6</w:t>
        </w:r>
        <w:r w:rsidRPr="004518BD">
          <w:noBreakHyphen/>
        </w:r>
        <w:r w:rsidR="008E4B75" w:rsidRPr="004518BD">
          <w:fldChar w:fldCharType="begin"/>
        </w:r>
        <w:r w:rsidRPr="004518BD">
          <w:instrText xml:space="preserve"> SEQ </w:instrText>
        </w:r>
        <w:r w:rsidRPr="004518BD">
          <w:rPr>
            <w:rFonts w:hint="eastAsia"/>
          </w:rPr>
          <w:instrText>圖</w:instrText>
        </w:r>
        <w:r w:rsidRPr="004518BD">
          <w:instrText xml:space="preserve"> \* ARABIC \s 2 </w:instrText>
        </w:r>
        <w:r w:rsidR="008E4B75" w:rsidRPr="004518BD">
          <w:fldChar w:fldCharType="separate"/>
        </w:r>
        <w:r w:rsidRPr="004518BD">
          <w:rPr>
            <w:noProof/>
          </w:rPr>
          <w:t>1</w:t>
        </w:r>
        <w:r w:rsidR="008E4B75" w:rsidRPr="004518BD">
          <w:fldChar w:fldCharType="end"/>
        </w:r>
      </w:ins>
    </w:p>
    <w:p w:rsidR="00771383" w:rsidRPr="00434D5C" w:rsidRDefault="00771383" w:rsidP="00771383">
      <w:pPr>
        <w:jc w:val="center"/>
        <w:rPr>
          <w:ins w:id="3284" w:author="Gao, Yong-Bo (高永勃 ITC)" w:date="2012-08-20T16:22:00Z"/>
        </w:rPr>
      </w:pPr>
    </w:p>
    <w:p w:rsidR="00771383" w:rsidRPr="00434D5C" w:rsidRDefault="00771383" w:rsidP="00771383">
      <w:pPr>
        <w:pStyle w:val="4"/>
        <w:rPr>
          <w:ins w:id="3285" w:author="Gao, Yong-Bo (高永勃 ITC)" w:date="2012-08-20T16:22:00Z"/>
        </w:rPr>
      </w:pPr>
      <w:ins w:id="3286" w:author="Gao, Yong-Bo (高永勃 ITC)" w:date="2012-08-20T16:22:00Z">
        <w:r w:rsidRPr="004518BD">
          <w:rPr>
            <w:rFonts w:hint="eastAsia"/>
          </w:rPr>
          <w:t>界面說明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87" w:author="Gao, Yong-Bo (高永勃 ITC)" w:date="2012-08-20T16:22:00Z"/>
        </w:rPr>
      </w:pPr>
      <w:ins w:id="3288" w:author="Gao, Yong-Bo (高永勃 ITC)" w:date="2012-08-20T16:22:00Z">
        <w:r w:rsidRPr="004518BD">
          <w:rPr>
            <w:rFonts w:hint="eastAsia"/>
          </w:rPr>
          <w:t>界面名称：</w:t>
        </w:r>
        <w:r>
          <w:t>Pallet Standard</w:t>
        </w:r>
        <w:r w:rsidRPr="004518BD">
          <w:rPr>
            <w:rFonts w:hint="eastAsia"/>
          </w:rPr>
          <w:t>维护界面。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89" w:author="Gao, Yong-Bo (高永勃 ITC)" w:date="2012-08-20T16:22:00Z"/>
        </w:rPr>
      </w:pPr>
      <w:ins w:id="3290" w:author="Gao, Yong-Bo (高永勃 ITC)" w:date="2012-08-20T16:22:00Z">
        <w:r w:rsidRPr="004518BD">
          <w:rPr>
            <w:rFonts w:hint="eastAsia"/>
          </w:rPr>
          <w:t>概述：</w:t>
        </w:r>
        <w:r w:rsidRPr="00126D52">
          <w:rPr>
            <w:rFonts w:hint="eastAsia"/>
          </w:rPr>
          <w:t>使用此界面来维护</w:t>
        </w:r>
        <w:r>
          <w:t>Pallet Standard</w:t>
        </w:r>
        <w:r w:rsidRPr="00126D52">
          <w:rPr>
            <w:rFonts w:hint="eastAsia"/>
          </w:rPr>
          <w:t>的资料</w:t>
        </w:r>
        <w:r w:rsidRPr="004518BD">
          <w:rPr>
            <w:rFonts w:hint="eastAsia"/>
          </w:rPr>
          <w:t>。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91" w:author="Gao, Yong-Bo (高永勃 ITC)" w:date="2012-08-20T16:22:00Z"/>
        </w:rPr>
      </w:pPr>
      <w:ins w:id="3292" w:author="Gao, Yong-Bo (高永勃 ITC)" w:date="2012-08-20T16:22:00Z">
        <w:r w:rsidRPr="004518BD">
          <w:rPr>
            <w:rFonts w:hint="eastAsia"/>
          </w:rPr>
          <w:t>界面类型：非</w:t>
        </w:r>
        <w:r>
          <w:t>M</w:t>
        </w:r>
        <w:r w:rsidRPr="00126D52">
          <w:t>odal</w:t>
        </w:r>
        <w:r w:rsidRPr="00126D52">
          <w:rPr>
            <w:rFonts w:hint="eastAsia"/>
          </w:rPr>
          <w:t>界面，不固定尺寸</w:t>
        </w:r>
        <w:r w:rsidRPr="004518BD">
          <w:rPr>
            <w:rFonts w:hint="eastAsia"/>
          </w:rPr>
          <w:t>。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93" w:author="Gao, Yong-Bo (高永勃 ITC)" w:date="2012-08-20T16:22:00Z"/>
        </w:rPr>
      </w:pPr>
      <w:ins w:id="3294" w:author="Gao, Yong-Bo (高永勃 ITC)" w:date="2012-08-20T16:22:00Z">
        <w:r w:rsidRPr="004518BD">
          <w:rPr>
            <w:rFonts w:hint="eastAsia"/>
          </w:rPr>
          <w:t>进入途径：</w:t>
        </w:r>
        <w:r w:rsidRPr="00126D52">
          <w:rPr>
            <w:rFonts w:hint="eastAsia"/>
          </w:rPr>
          <w:t>在</w:t>
        </w:r>
        <w:r w:rsidRPr="00126D52">
          <w:t>iMES</w:t>
        </w:r>
        <w:r w:rsidRPr="00126D52">
          <w:rPr>
            <w:rFonts w:hint="eastAsia"/>
          </w:rPr>
          <w:t>框架</w:t>
        </w:r>
        <w:r w:rsidRPr="00126D52">
          <w:t>Function Tree</w:t>
        </w:r>
        <w:r w:rsidRPr="00126D52">
          <w:rPr>
            <w:rFonts w:hint="eastAsia"/>
          </w:rPr>
          <w:t>的</w:t>
        </w:r>
        <w:r w:rsidRPr="00126D52">
          <w:t>Maintain</w:t>
        </w:r>
        <w:r w:rsidRPr="00126D52">
          <w:rPr>
            <w:rFonts w:hint="eastAsia"/>
          </w:rPr>
          <w:t>节点下</w:t>
        </w:r>
        <w:r w:rsidRPr="00126D52">
          <w:t>PAK</w:t>
        </w:r>
        <w:r w:rsidRPr="00126D52">
          <w:rPr>
            <w:rFonts w:hint="eastAsia"/>
          </w:rPr>
          <w:t>节点下点击“</w:t>
        </w:r>
        <w:r>
          <w:t>Pallet Standard Maintain</w:t>
        </w:r>
        <w:r w:rsidRPr="00126D52">
          <w:rPr>
            <w:rFonts w:hint="eastAsia"/>
          </w:rPr>
          <w:t>”节点后进入</w:t>
        </w:r>
        <w:r w:rsidRPr="004518BD">
          <w:rPr>
            <w:rFonts w:hint="eastAsia"/>
          </w:rPr>
          <w:t>。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95" w:author="Gao, Yong-Bo (高永勃 ITC)" w:date="2012-08-20T16:22:00Z"/>
        </w:rPr>
      </w:pPr>
      <w:ins w:id="3296" w:author="Gao, Yong-Bo (高永勃 ITC)" w:date="2012-08-20T16:22:00Z">
        <w:r w:rsidRPr="004518BD">
          <w:rPr>
            <w:rFonts w:hint="eastAsia"/>
          </w:rPr>
          <w:t>用例：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97" w:author="Gao, Yong-Bo (高永勃 ITC)" w:date="2012-08-20T16:22:00Z"/>
        </w:rPr>
      </w:pPr>
      <w:ins w:id="3298" w:author="Gao, Yong-Bo (高永勃 ITC)" w:date="2012-08-20T16:22:00Z">
        <w:r w:rsidRPr="00126D52">
          <w:rPr>
            <w:rFonts w:hint="eastAsia"/>
          </w:rPr>
          <w:t>特殊考虑：此界面</w:t>
        </w:r>
        <w:r w:rsidRPr="004518BD">
          <w:rPr>
            <w:rFonts w:hint="eastAsia"/>
          </w:rPr>
          <w:t>仅能够维护</w:t>
        </w:r>
        <w:r>
          <w:t>Pallet Standard</w:t>
        </w:r>
        <w:r w:rsidRPr="004518BD">
          <w:rPr>
            <w:rFonts w:hint="eastAsia"/>
          </w:rPr>
          <w:t>资料的人</w:t>
        </w:r>
        <w:r w:rsidRPr="00126D52">
          <w:rPr>
            <w:rFonts w:hint="eastAsia"/>
          </w:rPr>
          <w:t>有权限进来</w:t>
        </w:r>
      </w:ins>
    </w:p>
    <w:p w:rsidR="00771383" w:rsidRDefault="00771383" w:rsidP="00771383">
      <w:pPr>
        <w:pStyle w:val="af1"/>
        <w:numPr>
          <w:ilvl w:val="0"/>
          <w:numId w:val="75"/>
        </w:numPr>
        <w:ind w:firstLineChars="0"/>
        <w:rPr>
          <w:ins w:id="3299" w:author="Gao, Yong-Bo (高永勃 ITC)" w:date="2012-08-20T16:22:00Z"/>
        </w:rPr>
      </w:pPr>
      <w:ins w:id="3300" w:author="Gao, Yong-Bo (高永勃 ITC)" w:date="2012-08-20T16:22:00Z">
        <w:r>
          <w:rPr>
            <w:rFonts w:hint="eastAsia"/>
          </w:rPr>
          <w:t>对应数据表：</w:t>
        </w:r>
        <w:r>
          <w:rPr>
            <w:rFonts w:hint="eastAsia"/>
          </w:rPr>
          <w:t>PLTStandard</w:t>
        </w:r>
      </w:ins>
      <w:ins w:id="3301" w:author="IEC960923" w:date="2013-04-08T17:50:00Z">
        <w:r w:rsidR="00C5072F" w:rsidRPr="00C5072F">
          <w:rPr>
            <w:rFonts w:hint="eastAsia"/>
            <w:highlight w:val="cyan"/>
            <w:lang w:eastAsia="zh-TW"/>
            <w:rPrChange w:id="3302" w:author="IEC960923" w:date="2013-04-08T17:52:00Z">
              <w:rPr>
                <w:rFonts w:hint="eastAsia"/>
                <w:lang w:eastAsia="zh-TW"/>
              </w:rPr>
            </w:rPrChange>
          </w:rPr>
          <w:t>、</w:t>
        </w:r>
        <w:r w:rsidR="00C5072F" w:rsidRPr="00C5072F">
          <w:rPr>
            <w:rFonts w:hint="eastAsia"/>
            <w:highlight w:val="cyan"/>
            <w:lang w:eastAsia="zh-TW"/>
            <w:rPrChange w:id="3303" w:author="IEC960923" w:date="2013-04-08T17:52:00Z">
              <w:rPr>
                <w:rFonts w:hint="eastAsia"/>
                <w:lang w:eastAsia="zh-TW"/>
              </w:rPr>
            </w:rPrChange>
          </w:rPr>
          <w:t>PalletAttr</w:t>
        </w:r>
      </w:ins>
    </w:p>
    <w:p w:rsidR="00771383" w:rsidRPr="00434D5C" w:rsidRDefault="00771383" w:rsidP="00771383">
      <w:pPr>
        <w:rPr>
          <w:ins w:id="3304" w:author="Gao, Yong-Bo (高永勃 ITC)" w:date="2012-08-20T16:22:00Z"/>
        </w:rPr>
      </w:pPr>
    </w:p>
    <w:p w:rsidR="00771383" w:rsidRPr="00434D5C" w:rsidRDefault="00771383" w:rsidP="00771383">
      <w:pPr>
        <w:pStyle w:val="ae"/>
        <w:jc w:val="center"/>
        <w:rPr>
          <w:ins w:id="3305" w:author="Gao, Yong-Bo (高永勃 ITC)" w:date="2012-08-20T16:22:00Z"/>
        </w:rPr>
      </w:pPr>
    </w:p>
    <w:p w:rsidR="00771383" w:rsidRPr="00434D5C" w:rsidRDefault="00771383" w:rsidP="00771383">
      <w:pPr>
        <w:pStyle w:val="4"/>
        <w:rPr>
          <w:ins w:id="3306" w:author="Gao, Yong-Bo (高永勃 ITC)" w:date="2012-08-20T16:22:00Z"/>
        </w:rPr>
      </w:pPr>
      <w:ins w:id="3307" w:author="Gao, Yong-Bo (高永勃 ITC)" w:date="2012-08-20T16:22:00Z">
        <w:r w:rsidRPr="004518BD">
          <w:rPr>
            <w:rFonts w:hint="eastAsia"/>
          </w:rPr>
          <w:t>控件說明</w:t>
        </w:r>
      </w:ins>
    </w:p>
    <w:p w:rsidR="00771383" w:rsidRPr="00434D5C" w:rsidRDefault="00771383" w:rsidP="00771383">
      <w:pPr>
        <w:pStyle w:val="ae"/>
        <w:jc w:val="right"/>
        <w:rPr>
          <w:ins w:id="3308" w:author="Gao, Yong-Bo (高永勃 ITC)" w:date="2012-08-20T16:22:00Z"/>
        </w:rPr>
      </w:pPr>
      <w:ins w:id="3309" w:author="Gao, Yong-Bo (高永勃 ITC)" w:date="2012-08-20T16:22:00Z">
        <w:r w:rsidRPr="004518BD">
          <w:rPr>
            <w:rFonts w:hint="eastAsia"/>
          </w:rPr>
          <w:t>表</w:t>
        </w:r>
        <w:r w:rsidRPr="004518BD">
          <w:t xml:space="preserve">: </w:t>
        </w:r>
        <w:r w:rsidR="008E4B75" w:rsidRPr="004518BD">
          <w:fldChar w:fldCharType="begin"/>
        </w:r>
        <w:r w:rsidRPr="004518BD">
          <w:instrText xml:space="preserve"> STYLEREF 2 \s </w:instrText>
        </w:r>
        <w:r w:rsidR="008E4B75" w:rsidRPr="004518BD">
          <w:fldChar w:fldCharType="separate"/>
        </w:r>
        <w:r w:rsidRPr="004518BD">
          <w:rPr>
            <w:noProof/>
          </w:rPr>
          <w:t>1.2</w:t>
        </w:r>
        <w:r w:rsidR="008E4B75" w:rsidRPr="004518BD">
          <w:fldChar w:fldCharType="end"/>
        </w:r>
        <w:r>
          <w:rPr>
            <w:rFonts w:hint="eastAsia"/>
          </w:rPr>
          <w:t>6</w:t>
        </w:r>
        <w:r w:rsidRPr="004518BD">
          <w:noBreakHyphen/>
        </w:r>
        <w:r w:rsidR="008E4B75" w:rsidRPr="004518BD">
          <w:fldChar w:fldCharType="begin"/>
        </w:r>
        <w:r w:rsidRPr="004518BD">
          <w:instrText xml:space="preserve"> SEQ </w:instrText>
        </w:r>
        <w:r w:rsidRPr="004518BD">
          <w:rPr>
            <w:rFonts w:hint="eastAsia"/>
          </w:rPr>
          <w:instrText>表</w:instrText>
        </w:r>
        <w:r w:rsidRPr="004518BD">
          <w:instrText xml:space="preserve">: \* ARABIC \s 2 </w:instrText>
        </w:r>
        <w:r w:rsidR="008E4B75" w:rsidRPr="004518BD">
          <w:fldChar w:fldCharType="separate"/>
        </w:r>
        <w:r w:rsidRPr="004518BD">
          <w:rPr>
            <w:noProof/>
          </w:rPr>
          <w:t>1</w:t>
        </w:r>
        <w:r w:rsidR="008E4B75" w:rsidRPr="004518BD">
          <w:fldChar w:fldCharType="end"/>
        </w:r>
      </w:ins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728"/>
        <w:gridCol w:w="2629"/>
      </w:tblGrid>
      <w:tr w:rsidR="00771383" w:rsidRPr="00434D5C" w:rsidTr="00241156">
        <w:trPr>
          <w:tblHeader/>
          <w:ins w:id="3310" w:author="Gao, Yong-Bo (高永勃 ITC)" w:date="2012-08-20T16:22:00Z"/>
        </w:trPr>
        <w:tc>
          <w:tcPr>
            <w:tcW w:w="445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11" w:author="Gao, Yong-Bo (高永勃 ITC)" w:date="2012-08-20T16:22:00Z"/>
                <w:b/>
              </w:rPr>
            </w:pPr>
            <w:ins w:id="3312" w:author="Gao, Yong-Bo (高永勃 ITC)" w:date="2012-08-20T16:22:00Z">
              <w:r w:rsidRPr="004518BD">
                <w:rPr>
                  <w:b/>
                </w:rPr>
                <w:t>#</w:t>
              </w:r>
            </w:ins>
          </w:p>
        </w:tc>
        <w:tc>
          <w:tcPr>
            <w:tcW w:w="1310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13" w:author="Gao, Yong-Bo (高永勃 ITC)" w:date="2012-08-20T16:22:00Z"/>
                <w:b/>
              </w:rPr>
            </w:pPr>
            <w:ins w:id="3314" w:author="Gao, Yong-Bo (高永勃 ITC)" w:date="2012-08-20T16:22:00Z">
              <w:r w:rsidRPr="004518BD">
                <w:rPr>
                  <w:rFonts w:hint="eastAsia"/>
                  <w:b/>
                </w:rPr>
                <w:t>名稱</w:t>
              </w:r>
            </w:ins>
          </w:p>
        </w:tc>
        <w:tc>
          <w:tcPr>
            <w:tcW w:w="916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15" w:author="Gao, Yong-Bo (高永勃 ITC)" w:date="2012-08-20T16:22:00Z"/>
                <w:b/>
              </w:rPr>
            </w:pPr>
            <w:ins w:id="3316" w:author="Gao, Yong-Bo (高永勃 ITC)" w:date="2012-08-20T16:22:00Z">
              <w:r w:rsidRPr="004518BD">
                <w:rPr>
                  <w:rFonts w:hint="eastAsia"/>
                  <w:b/>
                </w:rPr>
                <w:t>類型</w:t>
              </w:r>
            </w:ins>
          </w:p>
        </w:tc>
        <w:tc>
          <w:tcPr>
            <w:tcW w:w="677" w:type="dxa"/>
            <w:shd w:val="clear" w:color="auto" w:fill="CCCCCC"/>
            <w:tcFitText/>
          </w:tcPr>
          <w:p w:rsidR="00771383" w:rsidRPr="00434D5C" w:rsidRDefault="00771383" w:rsidP="00241156">
            <w:pPr>
              <w:jc w:val="center"/>
              <w:rPr>
                <w:ins w:id="3317" w:author="Gao, Yong-Bo (高永勃 ITC)" w:date="2012-08-20T16:22:00Z"/>
                <w:b/>
              </w:rPr>
            </w:pPr>
            <w:ins w:id="3318" w:author="Gao, Yong-Bo (高永勃 ITC)" w:date="2012-08-20T16:22:00Z">
              <w:r w:rsidRPr="009F5390">
                <w:rPr>
                  <w:rFonts w:hint="eastAsia"/>
                  <w:b/>
                  <w:spacing w:val="39"/>
                </w:rPr>
                <w:t>格</w:t>
              </w:r>
              <w:r w:rsidRPr="009F5390">
                <w:rPr>
                  <w:rFonts w:hint="eastAsia"/>
                  <w:b/>
                  <w:spacing w:val="1"/>
                </w:rPr>
                <w:t>式</w:t>
              </w:r>
            </w:ins>
          </w:p>
        </w:tc>
        <w:tc>
          <w:tcPr>
            <w:tcW w:w="1432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19" w:author="Gao, Yong-Bo (高永勃 ITC)" w:date="2012-08-20T16:22:00Z"/>
                <w:b/>
              </w:rPr>
            </w:pPr>
            <w:ins w:id="3320" w:author="Gao, Yong-Bo (高永勃 ITC)" w:date="2012-08-20T16:22:00Z">
              <w:r w:rsidRPr="004518BD">
                <w:rPr>
                  <w:rFonts w:hint="eastAsia"/>
                  <w:b/>
                </w:rPr>
                <w:t>默認</w:t>
              </w:r>
            </w:ins>
          </w:p>
        </w:tc>
        <w:tc>
          <w:tcPr>
            <w:tcW w:w="680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21" w:author="Gao, Yong-Bo (高永勃 ITC)" w:date="2012-08-20T16:22:00Z"/>
                <w:b/>
              </w:rPr>
            </w:pPr>
            <w:ins w:id="3322" w:author="Gao, Yong-Bo (高永勃 ITC)" w:date="2012-08-20T16:22:00Z">
              <w:r w:rsidRPr="004518BD">
                <w:rPr>
                  <w:rFonts w:hint="eastAsia"/>
                  <w:b/>
                </w:rPr>
                <w:t>必填</w:t>
              </w:r>
            </w:ins>
          </w:p>
        </w:tc>
        <w:tc>
          <w:tcPr>
            <w:tcW w:w="2728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23" w:author="Gao, Yong-Bo (高永勃 ITC)" w:date="2012-08-20T16:22:00Z"/>
                <w:b/>
              </w:rPr>
            </w:pPr>
            <w:ins w:id="3324" w:author="Gao, Yong-Bo (高永勃 ITC)" w:date="2012-08-20T16:22:00Z">
              <w:r w:rsidRPr="004518BD">
                <w:rPr>
                  <w:rFonts w:hint="eastAsia"/>
                  <w:b/>
                </w:rPr>
                <w:t>事件</w:t>
              </w:r>
            </w:ins>
          </w:p>
        </w:tc>
        <w:tc>
          <w:tcPr>
            <w:tcW w:w="2629" w:type="dxa"/>
            <w:shd w:val="clear" w:color="auto" w:fill="CCCCCC"/>
          </w:tcPr>
          <w:p w:rsidR="00771383" w:rsidRPr="00434D5C" w:rsidRDefault="00771383" w:rsidP="00241156">
            <w:pPr>
              <w:jc w:val="center"/>
              <w:rPr>
                <w:ins w:id="3325" w:author="Gao, Yong-Bo (高永勃 ITC)" w:date="2012-08-20T16:22:00Z"/>
                <w:b/>
              </w:rPr>
            </w:pPr>
            <w:ins w:id="3326" w:author="Gao, Yong-Bo (高永勃 ITC)" w:date="2012-08-20T16:22:00Z">
              <w:r w:rsidRPr="004518BD">
                <w:rPr>
                  <w:rFonts w:hint="eastAsia"/>
                  <w:b/>
                </w:rPr>
                <w:t>備注</w:t>
              </w:r>
            </w:ins>
          </w:p>
        </w:tc>
      </w:tr>
      <w:tr w:rsidR="00771383" w:rsidRPr="00A03460" w:rsidTr="00241156">
        <w:trPr>
          <w:ins w:id="3327" w:author="Gao, Yong-Bo (高永勃 ITC)" w:date="2012-08-20T16:22:00Z"/>
        </w:trPr>
        <w:tc>
          <w:tcPr>
            <w:tcW w:w="445" w:type="dxa"/>
          </w:tcPr>
          <w:p w:rsidR="00771383" w:rsidRPr="00A03460" w:rsidRDefault="00771383" w:rsidP="00241156">
            <w:pPr>
              <w:rPr>
                <w:ins w:id="3328" w:author="Gao, Yong-Bo (高永勃 ITC)" w:date="2012-08-20T16:22:00Z"/>
              </w:rPr>
            </w:pPr>
            <w:ins w:id="3329" w:author="Gao, Yong-Bo (高永勃 ITC)" w:date="2012-08-20T16:22:0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1310" w:type="dxa"/>
          </w:tcPr>
          <w:p w:rsidR="00DD6852" w:rsidRDefault="00771383">
            <w:pPr>
              <w:rPr>
                <w:ins w:id="3330" w:author="Gao, Yong-Bo (高永勃 ITC)" w:date="2012-08-20T16:22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331" w:author="Gao, Yong-Bo (高永勃 ITC)" w:date="2012-08-20T16:29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332" w:author="Gao, Yong-Bo (高永勃 ITC)" w:date="2012-08-20T16:22:00Z">
              <w:r>
                <w:rPr>
                  <w:rFonts w:hint="eastAsia"/>
                </w:rPr>
                <w:t>txt</w:t>
              </w:r>
            </w:ins>
            <w:ins w:id="3333" w:author="Gao, Yong-Bo (高永勃 ITC)" w:date="2012-08-20T16:29:00Z">
              <w:r w:rsidR="0077584D">
                <w:rPr>
                  <w:rFonts w:hint="eastAsia"/>
                </w:rPr>
                <w:t>Query</w:t>
              </w:r>
            </w:ins>
            <w:ins w:id="3334" w:author="Gao, Yong-Bo (高永勃 ITC)" w:date="2012-08-20T16:25:00Z">
              <w:r w:rsidR="0077584D">
                <w:rPr>
                  <w:rFonts w:hint="eastAsia"/>
                </w:rPr>
                <w:t>Pallet</w:t>
              </w:r>
            </w:ins>
          </w:p>
        </w:tc>
        <w:tc>
          <w:tcPr>
            <w:tcW w:w="916" w:type="dxa"/>
          </w:tcPr>
          <w:p w:rsidR="00771383" w:rsidRPr="00A03460" w:rsidRDefault="00771383" w:rsidP="00241156">
            <w:pPr>
              <w:rPr>
                <w:ins w:id="3335" w:author="Gao, Yong-Bo (高永勃 ITC)" w:date="2012-08-20T16:22:00Z"/>
              </w:rPr>
            </w:pPr>
            <w:ins w:id="3336" w:author="Gao, Yong-Bo (高永勃 ITC)" w:date="2012-08-20T16:22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</w:tcPr>
          <w:p w:rsidR="00771383" w:rsidRPr="00A03460" w:rsidRDefault="00771383" w:rsidP="00241156">
            <w:pPr>
              <w:rPr>
                <w:ins w:id="3337" w:author="Gao, Yong-Bo (高永勃 ITC)" w:date="2012-08-20T16:22:00Z"/>
              </w:rPr>
            </w:pPr>
            <w:ins w:id="3338" w:author="Gao, Yong-Bo (高永勃 ITC)" w:date="2012-08-20T16:22:00Z">
              <w:r>
                <w:rPr>
                  <w:rFonts w:hint="eastAsia"/>
                </w:rPr>
                <w:t>长度不超过数据库定义</w:t>
              </w:r>
            </w:ins>
          </w:p>
        </w:tc>
        <w:tc>
          <w:tcPr>
            <w:tcW w:w="1432" w:type="dxa"/>
          </w:tcPr>
          <w:p w:rsidR="00771383" w:rsidRPr="00A03460" w:rsidRDefault="00771383" w:rsidP="00241156">
            <w:pPr>
              <w:rPr>
                <w:ins w:id="3339" w:author="Gao, Yong-Bo (高永勃 ITC)" w:date="2012-08-20T16:22:00Z"/>
              </w:rPr>
            </w:pPr>
            <w:ins w:id="3340" w:author="Gao, Yong-Bo (高永勃 ITC)" w:date="2012-08-20T16:22:00Z">
              <w:r>
                <w:rPr>
                  <w:rFonts w:hint="eastAsia"/>
                </w:rPr>
                <w:t>空</w:t>
              </w:r>
            </w:ins>
          </w:p>
        </w:tc>
        <w:tc>
          <w:tcPr>
            <w:tcW w:w="680" w:type="dxa"/>
          </w:tcPr>
          <w:p w:rsidR="00771383" w:rsidRPr="00A03460" w:rsidRDefault="00771383" w:rsidP="00241156">
            <w:pPr>
              <w:rPr>
                <w:ins w:id="3341" w:author="Gao, Yong-Bo (高永勃 ITC)" w:date="2012-08-20T16:22:00Z"/>
              </w:rPr>
            </w:pPr>
          </w:p>
        </w:tc>
        <w:tc>
          <w:tcPr>
            <w:tcW w:w="2728" w:type="dxa"/>
          </w:tcPr>
          <w:p w:rsidR="00162082" w:rsidRDefault="00162082">
            <w:pPr>
              <w:rPr>
                <w:ins w:id="3342" w:author="Gao, Yong-Bo (高永勃 ITC)" w:date="2012-08-20T16:22:00Z"/>
                <w:rFonts w:ascii="Arial" w:hAnsi="Arial" w:cs="Arial"/>
                <w:b/>
                <w:bCs/>
                <w:kern w:val="32"/>
                <w:sz w:val="32"/>
              </w:rPr>
            </w:pPr>
          </w:p>
        </w:tc>
        <w:tc>
          <w:tcPr>
            <w:tcW w:w="2629" w:type="dxa"/>
          </w:tcPr>
          <w:p w:rsidR="00771383" w:rsidRPr="00A03460" w:rsidRDefault="00771383" w:rsidP="00241156">
            <w:pPr>
              <w:rPr>
                <w:ins w:id="3343" w:author="Gao, Yong-Bo (高永勃 ITC)" w:date="2012-08-20T16:22:00Z"/>
                <w:rFonts w:ascii="Tahoma" w:hAnsi="Tahoma"/>
                <w:sz w:val="18"/>
              </w:rPr>
            </w:pPr>
          </w:p>
        </w:tc>
      </w:tr>
      <w:tr w:rsidR="003E64A1" w:rsidRPr="00A03460" w:rsidTr="00241156">
        <w:trPr>
          <w:ins w:id="3344" w:author="Gao, Yong-Bo (高永勃 ITC)" w:date="2012-08-20T16:48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45" w:author="Gao, Yong-Bo (高永勃 ITC)" w:date="2012-08-20T16:48:00Z"/>
              </w:rPr>
            </w:pPr>
            <w:ins w:id="3346" w:author="Gao, Yong-Bo (高永勃 ITC)" w:date="2012-08-20T16:48:0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47" w:author="Gao, Yong-Bo (高永勃 ITC)" w:date="2012-08-20T16:48:00Z"/>
              </w:rPr>
            </w:pPr>
            <w:ins w:id="3348" w:author="Gao, Yong-Bo (高永勃 ITC)" w:date="2012-08-20T16:48:00Z">
              <w:r>
                <w:rPr>
                  <w:rFonts w:hint="eastAsia"/>
                </w:rPr>
                <w:t>btnQuery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49" w:author="Gao, Yong-Bo (高永勃 ITC)" w:date="2012-08-20T16:48:00Z"/>
              </w:rPr>
            </w:pPr>
            <w:ins w:id="3350" w:author="Gao, Yong-Bo (高永勃 ITC)" w:date="2012-08-20T16:48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51" w:author="Gao, Yong-Bo (高永勃 ITC)" w:date="2012-08-20T16:48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52" w:author="Gao, Yong-Bo (高永勃 ITC)" w:date="2012-08-20T16:48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53" w:author="Gao, Yong-Bo (高永勃 ITC)" w:date="2012-08-20T16:48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8A0" w:rsidRDefault="007E58A0" w:rsidP="007E58A0">
            <w:pPr>
              <w:rPr>
                <w:ins w:id="3354" w:author="Gao, Yong-Bo (高永勃 ITC)" w:date="2012-08-20T16:53:00Z"/>
              </w:rPr>
            </w:pPr>
            <w:ins w:id="3355" w:author="Gao, Yong-Bo (高永勃 ITC)" w:date="2012-08-20T16:53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7E58A0" w:rsidRDefault="007E58A0" w:rsidP="007E58A0">
            <w:pPr>
              <w:pStyle w:val="af1"/>
              <w:numPr>
                <w:ilvl w:val="0"/>
                <w:numId w:val="79"/>
              </w:numPr>
              <w:ind w:firstLineChars="0"/>
              <w:rPr>
                <w:ins w:id="3356" w:author="Gao, Yong-Bo (高永勃 ITC)" w:date="2012-08-20T16:54:00Z"/>
              </w:rPr>
            </w:pPr>
            <w:ins w:id="3357" w:author="Gao, Yong-Bo (高永勃 ITC)" w:date="2012-08-20T16:53:00Z">
              <w:r>
                <w:rPr>
                  <w:rFonts w:hint="eastAsia"/>
                </w:rPr>
                <w:t>若有</w:t>
              </w:r>
            </w:ins>
            <w:ins w:id="3358" w:author="Gao, Yong-Bo (高永勃 ITC)" w:date="2012-08-20T16:54:00Z">
              <w:r>
                <w:rPr>
                  <w:rFonts w:hint="eastAsia"/>
                </w:rPr>
                <w:t>txtQueryPallet</w:t>
              </w:r>
            </w:ins>
            <w:ins w:id="3359" w:author="Gao, Yong-Bo (高永勃 ITC)" w:date="2012-08-20T16:53:00Z">
              <w:r>
                <w:rPr>
                  <w:rFonts w:hint="eastAsia"/>
                </w:rPr>
                <w:t>未填，则提示用户，放弃</w:t>
              </w:r>
              <w:r>
                <w:rPr>
                  <w:rFonts w:hint="eastAsia"/>
                </w:rPr>
                <w:lastRenderedPageBreak/>
                <w:t>后续操作。</w:t>
              </w:r>
            </w:ins>
          </w:p>
          <w:p w:rsidR="007E58A0" w:rsidRDefault="007E58A0" w:rsidP="007E58A0">
            <w:pPr>
              <w:pStyle w:val="af1"/>
              <w:numPr>
                <w:ilvl w:val="0"/>
                <w:numId w:val="79"/>
              </w:numPr>
              <w:ind w:firstLineChars="0"/>
              <w:rPr>
                <w:ins w:id="3360" w:author="Gao, Yong-Bo (高永勃 ITC)" w:date="2012-08-20T16:53:00Z"/>
              </w:rPr>
            </w:pPr>
            <w:ins w:id="3361" w:author="Gao, Yong-Bo (高永勃 ITC)" w:date="2012-08-20T16:54:00Z">
              <w:r>
                <w:rPr>
                  <w:rFonts w:hint="eastAsia"/>
                </w:rPr>
                <w:t>按照</w:t>
              </w:r>
              <w:r>
                <w:rPr>
                  <w:rFonts w:hint="eastAsia"/>
                </w:rPr>
                <w:t>txtQueryPallet</w:t>
              </w:r>
              <w:r>
                <w:rPr>
                  <w:rFonts w:hint="eastAsia"/>
                </w:rPr>
                <w:t>框中的内容查询</w:t>
              </w:r>
              <w:r>
                <w:rPr>
                  <w:rFonts w:hint="eastAsia"/>
                </w:rPr>
                <w:t xml:space="preserve">PLTStandard </w:t>
              </w:r>
              <w:r>
                <w:rPr>
                  <w:rFonts w:hint="eastAsia"/>
                </w:rPr>
                <w:t>表，更新</w:t>
              </w:r>
              <w:r>
                <w:rPr>
                  <w:rFonts w:hint="eastAsia"/>
                </w:rPr>
                <w:t>Pallet Standard List</w:t>
              </w:r>
              <w:r>
                <w:rPr>
                  <w:rFonts w:hint="eastAsia"/>
                </w:rPr>
                <w:t>的显示。</w:t>
              </w:r>
            </w:ins>
          </w:p>
          <w:p w:rsidR="003E64A1" w:rsidRPr="007E58A0" w:rsidRDefault="003E64A1" w:rsidP="00241156">
            <w:pPr>
              <w:rPr>
                <w:ins w:id="3362" w:author="Gao, Yong-Bo (高永勃 ITC)" w:date="2012-08-20T16:48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115DEC" w:rsidP="00241156">
            <w:pPr>
              <w:rPr>
                <w:ins w:id="3363" w:author="Gao, Yong-Bo (高永勃 ITC)" w:date="2012-08-20T16:55:00Z"/>
                <w:rFonts w:ascii="Tahoma" w:hAnsi="Tahoma"/>
                <w:sz w:val="18"/>
              </w:rPr>
            </w:pPr>
            <w:ins w:id="3364" w:author="Gao, Yong-Bo (高永勃 ITC)" w:date="2012-08-20T16:54:00Z">
              <w:r>
                <w:rPr>
                  <w:rFonts w:ascii="Tahoma" w:hAnsi="Tahoma" w:hint="eastAsia"/>
                  <w:sz w:val="18"/>
                </w:rPr>
                <w:lastRenderedPageBreak/>
                <w:t>参考方法：</w:t>
              </w:r>
            </w:ins>
          </w:p>
          <w:p w:rsidR="00115DEC" w:rsidRDefault="00115DEC" w:rsidP="00241156">
            <w:pPr>
              <w:rPr>
                <w:ins w:id="3365" w:author="Gao, Yong-Bo (高永勃 ITC)" w:date="2012-08-20T16:55:00Z"/>
                <w:rFonts w:ascii="Tahoma" w:hAnsi="Tahoma"/>
                <w:sz w:val="18"/>
              </w:rPr>
            </w:pPr>
            <w:ins w:id="3366" w:author="Gao, Yong-Bo (高永勃 ITC)" w:date="2012-08-20T16:55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*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PLTStandard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lastRenderedPageBreak/>
                <w:t>PLTNO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@PLT</w:t>
              </w:r>
            </w:ins>
          </w:p>
          <w:p w:rsidR="00115DEC" w:rsidRDefault="00115DEC" w:rsidP="00241156">
            <w:pPr>
              <w:rPr>
                <w:ins w:id="3367" w:author="Gao, Yong-Bo (高永勃 ITC)" w:date="2012-08-20T16:55:00Z"/>
                <w:rFonts w:ascii="Tahoma" w:hAnsi="Tahoma"/>
                <w:sz w:val="18"/>
              </w:rPr>
            </w:pPr>
          </w:p>
          <w:p w:rsidR="00115DEC" w:rsidRDefault="00115DEC" w:rsidP="00241156">
            <w:pPr>
              <w:rPr>
                <w:ins w:id="3368" w:author="Gao, Yong-Bo (高永勃 ITC)" w:date="2012-08-20T16:55:00Z"/>
                <w:rFonts w:ascii="Tahoma" w:hAnsi="Tahoma"/>
                <w:sz w:val="18"/>
              </w:rPr>
            </w:pPr>
            <w:ins w:id="3369" w:author="Gao, Yong-Bo (高永勃 ITC)" w:date="2012-08-20T16:55:00Z">
              <w:r>
                <w:rPr>
                  <w:rFonts w:ascii="Tahoma" w:hAnsi="Tahoma" w:hint="eastAsia"/>
                  <w:sz w:val="18"/>
                </w:rPr>
                <w:t>Remark</w:t>
              </w:r>
              <w:r>
                <w:rPr>
                  <w:rFonts w:ascii="Tahoma" w:hAnsi="Tahoma" w:hint="eastAsia"/>
                  <w:sz w:val="18"/>
                </w:rPr>
                <w:t>：</w:t>
              </w:r>
            </w:ins>
          </w:p>
          <w:p w:rsidR="00115DEC" w:rsidRPr="00A03460" w:rsidRDefault="00115DEC" w:rsidP="00241156">
            <w:pPr>
              <w:rPr>
                <w:ins w:id="3370" w:author="Gao, Yong-Bo (高永勃 ITC)" w:date="2012-08-20T16:48:00Z"/>
                <w:rFonts w:ascii="Tahoma" w:hAnsi="Tahoma"/>
                <w:sz w:val="18"/>
              </w:rPr>
            </w:pPr>
            <w:ins w:id="3371" w:author="Gao, Yong-Bo (高永勃 ITC)" w:date="2012-08-20T16:55:00Z">
              <w:r>
                <w:rPr>
                  <w:rFonts w:ascii="Tahoma" w:hAnsi="Tahoma" w:hint="eastAsia"/>
                  <w:sz w:val="18"/>
                </w:rPr>
                <w:t xml:space="preserve">@PLT </w:t>
              </w:r>
              <w:r>
                <w:rPr>
                  <w:rFonts w:ascii="Tahoma" w:hAnsi="Tahoma"/>
                  <w:sz w:val="18"/>
                </w:rPr>
                <w:t>–</w:t>
              </w:r>
              <w:r>
                <w:rPr>
                  <w:rFonts w:ascii="Tahoma" w:hAnsi="Tahoma" w:hint="eastAsia"/>
                  <w:sz w:val="18"/>
                </w:rPr>
                <w:t xml:space="preserve"> txtQueryPallet </w:t>
              </w:r>
              <w:r>
                <w:rPr>
                  <w:rFonts w:ascii="Tahoma" w:hAnsi="Tahoma" w:hint="eastAsia"/>
                  <w:sz w:val="18"/>
                </w:rPr>
                <w:t>框中的内容</w:t>
              </w:r>
            </w:ins>
          </w:p>
        </w:tc>
      </w:tr>
      <w:tr w:rsidR="003E64A1" w:rsidRPr="00A03460" w:rsidTr="00241156">
        <w:trPr>
          <w:ins w:id="3372" w:author="Gao, Yong-Bo (高永勃 ITC)" w:date="2012-08-20T16:48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73" w:author="Gao, Yong-Bo (高永勃 ITC)" w:date="2012-08-20T16:48:00Z"/>
              </w:rPr>
            </w:pPr>
            <w:ins w:id="3374" w:author="Gao, Yong-Bo (高永勃 ITC)" w:date="2012-08-20T16:48:00Z">
              <w:r>
                <w:rPr>
                  <w:rFonts w:hint="eastAsia"/>
                </w:rPr>
                <w:lastRenderedPageBreak/>
                <w:t>3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75" w:author="Gao, Yong-Bo (高永勃 ITC)" w:date="2012-08-20T16:48:00Z"/>
              </w:rPr>
            </w:pPr>
            <w:ins w:id="3376" w:author="Gao, Yong-Bo (高永勃 ITC)" w:date="2012-08-20T16:48:00Z">
              <w:r>
                <w:rPr>
                  <w:rFonts w:hint="eastAsia"/>
                </w:rPr>
                <w:t>cmbPalletSpec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377" w:author="Gao, Yong-Bo (高永勃 ITC)" w:date="2012-08-20T16:48:00Z"/>
              </w:rPr>
            </w:pPr>
            <w:ins w:id="3378" w:author="Gao, Yong-Bo (高永勃 ITC)" w:date="2012-08-20T16:48:00Z">
              <w:r>
                <w:rPr>
                  <w:rFonts w:hint="eastAsia"/>
                </w:rPr>
                <w:t>Combo Box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79" w:author="Gao, Yong-Bo (高永勃 ITC)" w:date="2012-08-20T16:48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80" w:author="Gao, Yong-Bo (高永勃 ITC)" w:date="2012-08-20T16:48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381" w:author="Gao, Yong-Bo (高永勃 ITC)" w:date="2012-08-20T16:48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241156" w:rsidP="00241156">
            <w:pPr>
              <w:rPr>
                <w:ins w:id="3382" w:author="Gao, Yong-Bo (高永勃 ITC)" w:date="2012-08-20T16:55:00Z"/>
              </w:rPr>
            </w:pPr>
            <w:ins w:id="3383" w:author="Gao, Yong-Bo (高永勃 ITC)" w:date="2012-08-20T16:55:00Z">
              <w:r>
                <w:rPr>
                  <w:rFonts w:hint="eastAsia"/>
                </w:rPr>
                <w:t>OnChange:</w:t>
              </w:r>
            </w:ins>
          </w:p>
          <w:p w:rsidR="00DD6852" w:rsidRDefault="00241156">
            <w:pPr>
              <w:pStyle w:val="af1"/>
              <w:numPr>
                <w:ilvl w:val="0"/>
                <w:numId w:val="81"/>
              </w:numPr>
              <w:ind w:firstLineChars="0"/>
              <w:rPr>
                <w:ins w:id="3384" w:author="Gao, Yong-Bo (高永勃 ITC)" w:date="2012-08-20T17:02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385" w:author="Gao, Yong-Bo (高永勃 ITC)" w:date="2012-08-20T17:01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386" w:author="Gao, Yong-Bo (高永勃 ITC)" w:date="2012-08-20T17:00:00Z">
              <w:r>
                <w:rPr>
                  <w:rFonts w:hint="eastAsia"/>
                </w:rPr>
                <w:t>当用户选择空</w:t>
              </w:r>
            </w:ins>
            <w:ins w:id="3387" w:author="Gao, Yong-Bo (高永勃 ITC)" w:date="2012-08-20T17:03:00Z">
              <w:r>
                <w:rPr>
                  <w:rFonts w:hint="eastAsia"/>
                </w:rPr>
                <w:t>项</w:t>
              </w:r>
            </w:ins>
            <w:ins w:id="3388" w:author="Gao, Yong-Bo (高永勃 ITC)" w:date="2012-08-20T17:00:00Z">
              <w:r>
                <w:rPr>
                  <w:rFonts w:hint="eastAsia"/>
                </w:rPr>
                <w:t>的时候，</w:t>
              </w:r>
            </w:ins>
            <w:ins w:id="3389" w:author="Gao, Yong-Bo (高永勃 ITC)" w:date="2012-08-20T17:01:00Z">
              <w:r>
                <w:rPr>
                  <w:rFonts w:hint="eastAsia"/>
                </w:rPr>
                <w:t xml:space="preserve">Enable </w:t>
              </w:r>
            </w:ins>
            <w:ins w:id="3390" w:author="Gao, Yong-Bo (高永勃 ITC)" w:date="2012-08-20T17:02:00Z">
              <w:r>
                <w:rPr>
                  <w:rFonts w:hint="eastAsia"/>
                </w:rPr>
                <w:t>5</w:t>
              </w:r>
            </w:ins>
            <w:ins w:id="3391" w:author="Gao, Yong-Bo (高永勃 ITC)" w:date="2012-08-20T17:01:00Z">
              <w:r>
                <w:rPr>
                  <w:rFonts w:hint="eastAsia"/>
                </w:rPr>
                <w:t>~7</w:t>
              </w:r>
              <w:r>
                <w:rPr>
                  <w:rFonts w:hint="eastAsia"/>
                </w:rPr>
                <w:t>框，并清空</w:t>
              </w:r>
            </w:ins>
            <w:ins w:id="3392" w:author="Gao, Yong-Bo (高永勃 ITC)" w:date="2012-08-20T17:02:00Z">
              <w:r>
                <w:rPr>
                  <w:rFonts w:hint="eastAsia"/>
                </w:rPr>
                <w:t>5~7</w:t>
              </w:r>
              <w:r>
                <w:rPr>
                  <w:rFonts w:hint="eastAsia"/>
                </w:rPr>
                <w:t>框，焦点至于</w:t>
              </w:r>
              <w:r>
                <w:rPr>
                  <w:rFonts w:hint="eastAsia"/>
                </w:rPr>
                <w:t>4</w:t>
              </w:r>
              <w:r>
                <w:rPr>
                  <w:rFonts w:hint="eastAsia"/>
                </w:rPr>
                <w:t>框中</w:t>
              </w:r>
            </w:ins>
          </w:p>
          <w:p w:rsidR="00DD6852" w:rsidRDefault="00241156">
            <w:pPr>
              <w:pStyle w:val="af1"/>
              <w:numPr>
                <w:ilvl w:val="0"/>
                <w:numId w:val="81"/>
              </w:numPr>
              <w:ind w:firstLineChars="0"/>
              <w:rPr>
                <w:ins w:id="3393" w:author="Gao, Yong-Bo (高永勃 ITC)" w:date="2012-08-20T16:48:00Z"/>
                <w:rFonts w:ascii="Arial" w:hAnsi="Arial" w:cs="Arial"/>
                <w:b/>
                <w:bCs/>
                <w:kern w:val="32"/>
                <w:sz w:val="32"/>
                <w:szCs w:val="32"/>
              </w:rPr>
              <w:pPrChange w:id="3394" w:author="Gao, Yong-Bo (高永勃 ITC)" w:date="2012-08-20T17:01:00Z">
                <w:pPr>
                  <w:keepNext/>
                  <w:numPr>
                    <w:numId w:val="3"/>
                  </w:numPr>
                  <w:tabs>
                    <w:tab w:val="num" w:pos="425"/>
                  </w:tabs>
                  <w:spacing w:before="240" w:after="60"/>
                  <w:ind w:left="425" w:hanging="425"/>
                  <w:outlineLvl w:val="0"/>
                </w:pPr>
              </w:pPrChange>
            </w:pPr>
            <w:ins w:id="3395" w:author="Gao, Yong-Bo (高永勃 ITC)" w:date="2012-08-20T17:02:00Z">
              <w:r>
                <w:rPr>
                  <w:rFonts w:hint="eastAsia"/>
                </w:rPr>
                <w:t>当用户选择</w:t>
              </w:r>
            </w:ins>
            <w:ins w:id="3396" w:author="Gao, Yong-Bo (高永勃 ITC)" w:date="2012-08-20T17:03:00Z">
              <w:r>
                <w:rPr>
                  <w:rFonts w:hint="eastAsia"/>
                </w:rPr>
                <w:t>为非空项时，则取得该项目对应</w:t>
              </w:r>
              <w:r>
                <w:rPr>
                  <w:rFonts w:hint="eastAsia"/>
                </w:rPr>
                <w:t xml:space="preserve">PLTSpecification </w:t>
              </w:r>
            </w:ins>
            <w:ins w:id="3397" w:author="Gao, Yong-Bo (高永勃 ITC)" w:date="2012-08-20T17:04:00Z">
              <w:r>
                <w:rPr>
                  <w:rFonts w:hint="eastAsia"/>
                </w:rPr>
                <w:t>表记录的</w:t>
              </w:r>
              <w:r>
                <w:rPr>
                  <w:rFonts w:hint="eastAsia"/>
                </w:rPr>
                <w:t xml:space="preserve">Length / Width / Height </w:t>
              </w:r>
            </w:ins>
            <w:ins w:id="3398" w:author="Gao, Yong-Bo (高永勃 ITC)" w:date="2012-08-20T17:05:00Z">
              <w:r>
                <w:rPr>
                  <w:rFonts w:hint="eastAsia"/>
                </w:rPr>
                <w:t>值，如果相关数据不为</w:t>
              </w:r>
              <w:r>
                <w:rPr>
                  <w:rFonts w:hint="eastAsia"/>
                </w:rPr>
                <w:t>0.0</w:t>
              </w:r>
              <w:r>
                <w:rPr>
                  <w:rFonts w:hint="eastAsia"/>
                </w:rPr>
                <w:t>，则</w:t>
              </w:r>
              <w:r w:rsidR="00A41731">
                <w:rPr>
                  <w:rFonts w:hint="eastAsia"/>
                </w:rPr>
                <w:t>将相关数据显示在对应的框中，</w:t>
              </w:r>
            </w:ins>
            <w:ins w:id="3399" w:author="Gao, Yong-Bo (高永勃 ITC)" w:date="2012-08-20T17:06:00Z">
              <w:r w:rsidR="00A41731">
                <w:rPr>
                  <w:rFonts w:hint="eastAsia"/>
                </w:rPr>
                <w:t>并</w:t>
              </w:r>
              <w:r w:rsidR="00A41731">
                <w:rPr>
                  <w:rFonts w:hint="eastAsia"/>
                </w:rPr>
                <w:t xml:space="preserve">Disable </w:t>
              </w:r>
              <w:r w:rsidR="00A41731">
                <w:rPr>
                  <w:rFonts w:hint="eastAsia"/>
                </w:rPr>
                <w:t>对应框；如果为</w:t>
              </w:r>
              <w:r w:rsidR="00A41731">
                <w:rPr>
                  <w:rFonts w:hint="eastAsia"/>
                </w:rPr>
                <w:t>0.0</w:t>
              </w:r>
              <w:r w:rsidR="00A41731">
                <w:rPr>
                  <w:rFonts w:hint="eastAsia"/>
                </w:rPr>
                <w:t>，则清空对应框中的相关数据，并</w:t>
              </w:r>
              <w:r w:rsidR="00A41731">
                <w:rPr>
                  <w:rFonts w:hint="eastAsia"/>
                </w:rPr>
                <w:t xml:space="preserve">Enable </w:t>
              </w:r>
              <w:r w:rsidR="00A41731">
                <w:rPr>
                  <w:rFonts w:hint="eastAsia"/>
                </w:rPr>
                <w:t>对应框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241156" w:rsidP="00241156">
            <w:pPr>
              <w:rPr>
                <w:ins w:id="3400" w:author="Gao, Yong-Bo (高永勃 ITC)" w:date="2012-08-20T16:57:00Z"/>
              </w:rPr>
            </w:pPr>
            <w:ins w:id="3401" w:author="Gao, Yong-Bo (高永勃 ITC)" w:date="2012-08-20T16:56:00Z">
              <w:r>
                <w:rPr>
                  <w:rFonts w:ascii="Tahoma" w:hAnsi="Tahoma" w:hint="eastAsia"/>
                  <w:sz w:val="18"/>
                </w:rPr>
                <w:t>页面初始化时，</w:t>
              </w:r>
              <w:r>
                <w:rPr>
                  <w:rFonts w:hint="eastAsia"/>
                </w:rPr>
                <w:t>查询</w:t>
              </w:r>
              <w:r>
                <w:rPr>
                  <w:rFonts w:hint="eastAsia"/>
                </w:rPr>
                <w:t xml:space="preserve">PLTSpecification </w:t>
              </w:r>
              <w:r>
                <w:rPr>
                  <w:rFonts w:hint="eastAsia"/>
                </w:rPr>
                <w:t>表，获取</w:t>
              </w:r>
              <w:r>
                <w:rPr>
                  <w:rFonts w:hint="eastAsia"/>
                </w:rPr>
                <w:t xml:space="preserve">cmbPalletSpec </w:t>
              </w:r>
            </w:ins>
            <w:ins w:id="3402" w:author="Gao, Yong-Bo (高永勃 ITC)" w:date="2012-08-20T16:57:00Z">
              <w:r>
                <w:rPr>
                  <w:rFonts w:hint="eastAsia"/>
                </w:rPr>
                <w:t>下拉列表内容，需要</w:t>
              </w:r>
            </w:ins>
            <w:ins w:id="3403" w:author="Gao, Yong-Bo (高永勃 ITC)" w:date="2012-08-20T16:58:00Z">
              <w:r>
                <w:rPr>
                  <w:rFonts w:hint="eastAsia"/>
                </w:rPr>
                <w:t>增加一空选项，并选中</w:t>
              </w:r>
            </w:ins>
          </w:p>
          <w:p w:rsidR="00241156" w:rsidRDefault="00241156" w:rsidP="00241156">
            <w:pPr>
              <w:rPr>
                <w:ins w:id="3404" w:author="Gao, Yong-Bo (高永勃 ITC)" w:date="2012-08-20T16:58:00Z"/>
              </w:rPr>
            </w:pPr>
            <w:ins w:id="3405" w:author="Gao, Yong-Bo (高永勃 ITC)" w:date="2012-08-20T16:57:00Z">
              <w:r>
                <w:rPr>
                  <w:rFonts w:hint="eastAsia"/>
                </w:rPr>
                <w:t>参考方法：</w:t>
              </w:r>
            </w:ins>
          </w:p>
          <w:p w:rsidR="00241156" w:rsidRDefault="00241156" w:rsidP="00241156">
            <w:pPr>
              <w:widowControl w:val="0"/>
              <w:autoSpaceDE w:val="0"/>
              <w:autoSpaceDN w:val="0"/>
              <w:adjustRightInd w:val="0"/>
              <w:rPr>
                <w:ins w:id="3406" w:author="Gao, Yong-Bo (高永勃 ITC)" w:date="2012-08-20T17:00:00Z"/>
                <w:rFonts w:ascii="Courier New" w:hAnsi="Courier New" w:cs="Courier New"/>
                <w:noProof/>
                <w:color w:val="0000FF"/>
                <w:szCs w:val="20"/>
              </w:rPr>
            </w:pPr>
            <w:ins w:id="3407" w:author="Gao, Yong-Bo (高永勃 ITC)" w:date="2012-08-20T17:00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Descr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PLTSpecification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NOLOCK</w:t>
              </w:r>
            </w:ins>
          </w:p>
          <w:p w:rsidR="00241156" w:rsidRDefault="00241156" w:rsidP="00241156">
            <w:pPr>
              <w:rPr>
                <w:ins w:id="3408" w:author="Gao, Yong-Bo (高永勃 ITC)" w:date="2012-08-20T17:00:00Z"/>
                <w:rFonts w:ascii="Tahoma" w:hAnsi="Tahoma"/>
                <w:sz w:val="18"/>
              </w:rPr>
            </w:pPr>
            <w:ins w:id="3409" w:author="Gao, Yong-Bo (高永勃 ITC)" w:date="2012-08-20T17:00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ID</w:t>
              </w:r>
            </w:ins>
          </w:p>
          <w:p w:rsidR="00241156" w:rsidRPr="00A03460" w:rsidRDefault="00241156" w:rsidP="00241156">
            <w:pPr>
              <w:rPr>
                <w:ins w:id="3410" w:author="Gao, Yong-Bo (高永勃 ITC)" w:date="2012-08-20T16:48:00Z"/>
                <w:rFonts w:ascii="Tahoma" w:hAnsi="Tahoma"/>
                <w:sz w:val="18"/>
              </w:rPr>
            </w:pPr>
          </w:p>
        </w:tc>
      </w:tr>
      <w:tr w:rsidR="00771383" w:rsidRPr="00A03460" w:rsidTr="00241156">
        <w:trPr>
          <w:ins w:id="3411" w:author="Gao, Yong-Bo (高永勃 ITC)" w:date="2012-08-20T16:22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Default="00771383" w:rsidP="00241156">
            <w:pPr>
              <w:rPr>
                <w:ins w:id="3412" w:author="Gao, Yong-Bo (高永勃 ITC)" w:date="2012-08-20T16:22:00Z"/>
              </w:rPr>
            </w:pPr>
            <w:ins w:id="3413" w:author="Gao, Yong-Bo (高永勃 ITC)" w:date="2012-08-20T16:22:0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Default="0077584D" w:rsidP="00241156">
            <w:pPr>
              <w:rPr>
                <w:ins w:id="3414" w:author="Gao, Yong-Bo (高永勃 ITC)" w:date="2012-08-20T16:22:00Z"/>
              </w:rPr>
            </w:pPr>
            <w:ins w:id="3415" w:author="Gao, Yong-Bo (高永勃 ITC)" w:date="2012-08-20T16:32:00Z">
              <w:r>
                <w:rPr>
                  <w:rFonts w:hint="eastAsia"/>
                </w:rPr>
                <w:t>txtPallet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Default="00771383" w:rsidP="00241156">
            <w:pPr>
              <w:rPr>
                <w:ins w:id="3416" w:author="Gao, Yong-Bo (高永勃 ITC)" w:date="2012-08-20T16:22:00Z"/>
              </w:rPr>
            </w:pPr>
            <w:ins w:id="3417" w:author="Gao, Yong-Bo (高永勃 ITC)" w:date="2012-08-20T16:22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Pr="00A03460" w:rsidRDefault="0077584D" w:rsidP="00241156">
            <w:pPr>
              <w:rPr>
                <w:ins w:id="3418" w:author="Gao, Yong-Bo (高永勃 ITC)" w:date="2012-08-20T16:22:00Z"/>
              </w:rPr>
            </w:pPr>
            <w:ins w:id="3419" w:author="Gao, Yong-Bo (高永勃 ITC)" w:date="2012-08-20T16:33:00Z">
              <w:r>
                <w:rPr>
                  <w:rFonts w:hint="eastAsia"/>
                </w:rPr>
                <w:t>参考</w:t>
              </w:r>
            </w:ins>
            <w:ins w:id="3420" w:author="Gao, Yong-Bo (高永勃 ITC)" w:date="2012-08-20T16:22:00Z">
              <w:r w:rsidR="00771383">
                <w:rPr>
                  <w:rFonts w:hint="eastAsia"/>
                </w:rPr>
                <w:t>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Pr="00A03460" w:rsidRDefault="00771383" w:rsidP="00241156">
            <w:pPr>
              <w:rPr>
                <w:ins w:id="3421" w:author="Gao, Yong-Bo (高永勃 ITC)" w:date="2012-08-20T16:22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Pr="00A03460" w:rsidRDefault="00771383" w:rsidP="00241156">
            <w:pPr>
              <w:rPr>
                <w:ins w:id="3422" w:author="Gao, Yong-Bo (高永勃 ITC)" w:date="2012-08-20T16:22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Pr="00A03460" w:rsidRDefault="00771383" w:rsidP="00241156">
            <w:pPr>
              <w:rPr>
                <w:ins w:id="3423" w:author="Gao, Yong-Bo (高永勃 ITC)" w:date="2012-08-20T16:22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383" w:rsidRPr="00A03460" w:rsidRDefault="00771383" w:rsidP="00241156">
            <w:pPr>
              <w:rPr>
                <w:ins w:id="3424" w:author="Gao, Yong-Bo (高永勃 ITC)" w:date="2012-08-20T16:22:00Z"/>
                <w:rFonts w:ascii="Tahoma" w:hAnsi="Tahoma"/>
                <w:sz w:val="18"/>
              </w:rPr>
            </w:pPr>
          </w:p>
        </w:tc>
      </w:tr>
      <w:tr w:rsidR="0077584D" w:rsidRPr="00A03460" w:rsidTr="00241156">
        <w:trPr>
          <w:ins w:id="3425" w:author="Gao, Yong-Bo (高永勃 ITC)" w:date="2012-08-20T16:22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26" w:author="Gao, Yong-Bo (高永勃 ITC)" w:date="2012-08-20T16:22:00Z"/>
              </w:rPr>
            </w:pPr>
            <w:ins w:id="3427" w:author="Gao, Yong-Bo (高永勃 ITC)" w:date="2012-08-20T16:22:00Z">
              <w:r>
                <w:rPr>
                  <w:rFonts w:hint="eastAsia"/>
                </w:rPr>
                <w:t>5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28" w:author="Gao, Yong-Bo (高永勃 ITC)" w:date="2012-08-20T16:22:00Z"/>
              </w:rPr>
            </w:pPr>
            <w:ins w:id="3429" w:author="Gao, Yong-Bo (高永勃 ITC)" w:date="2012-08-20T16:32:00Z">
              <w:r>
                <w:rPr>
                  <w:rFonts w:hint="eastAsia"/>
                </w:rPr>
                <w:t>txtLength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30" w:author="Gao, Yong-Bo (高永勃 ITC)" w:date="2012-08-20T16:22:00Z"/>
              </w:rPr>
            </w:pPr>
            <w:ins w:id="3431" w:author="Gao, Yong-Bo (高永勃 ITC)" w:date="2012-08-20T16:22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32" w:author="Gao, Yong-Bo (高永勃 ITC)" w:date="2012-08-20T16:22:00Z"/>
              </w:rPr>
            </w:pPr>
            <w:ins w:id="3433" w:author="Gao, Yong-Bo (高永勃 ITC)" w:date="2012-08-20T16:33:00Z">
              <w:r w:rsidRPr="003621CD">
                <w:rPr>
                  <w:rFonts w:hint="eastAsia"/>
                </w:rPr>
                <w:t>参考数据库定义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34" w:author="Gao, Yong-Bo (高永勃 ITC)" w:date="2012-08-20T16:22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35" w:author="Gao, Yong-Bo (高永勃 ITC)" w:date="2012-08-20T16:22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36" w:author="Gao, Yong-Bo (高永勃 ITC)" w:date="2012-08-20T16:22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37" w:author="Gao, Yong-Bo (高永勃 ITC)" w:date="2012-08-20T16:22:00Z"/>
                <w:rFonts w:ascii="Tahoma" w:hAnsi="Tahoma"/>
                <w:sz w:val="18"/>
              </w:rPr>
            </w:pPr>
          </w:p>
        </w:tc>
      </w:tr>
      <w:tr w:rsidR="0077584D" w:rsidRPr="00A03460" w:rsidTr="00241156">
        <w:trPr>
          <w:ins w:id="3438" w:author="Gao, Yong-Bo (高永勃 ITC)" w:date="2012-08-20T16:22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39" w:author="Gao, Yong-Bo (高永勃 ITC)" w:date="2012-08-20T16:22:00Z"/>
              </w:rPr>
            </w:pPr>
            <w:ins w:id="3440" w:author="Gao, Yong-Bo (高永勃 ITC)" w:date="2012-08-20T16:22:00Z">
              <w:r>
                <w:rPr>
                  <w:rFonts w:hint="eastAsia"/>
                </w:rPr>
                <w:t>6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41" w:author="Gao, Yong-Bo (高永勃 ITC)" w:date="2012-08-20T16:22:00Z"/>
              </w:rPr>
            </w:pPr>
            <w:ins w:id="3442" w:author="Gao, Yong-Bo (高永勃 ITC)" w:date="2012-08-20T16:33:00Z">
              <w:r>
                <w:rPr>
                  <w:rFonts w:hint="eastAsia"/>
                </w:rPr>
                <w:t>txtWidth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43" w:author="Gao, Yong-Bo (高永勃 ITC)" w:date="2012-08-20T16:22:00Z"/>
              </w:rPr>
            </w:pPr>
            <w:ins w:id="3444" w:author="Gao, Yong-Bo (高永勃 ITC)" w:date="2012-08-20T16:22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45" w:author="Gao, Yong-Bo (高永勃 ITC)" w:date="2012-08-20T16:22:00Z"/>
              </w:rPr>
            </w:pPr>
            <w:ins w:id="3446" w:author="Gao, Yong-Bo (高永勃 ITC)" w:date="2012-08-20T16:33:00Z">
              <w:r w:rsidRPr="00033C92">
                <w:rPr>
                  <w:rFonts w:hint="eastAsia"/>
                </w:rPr>
                <w:t>参考数据库定义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47" w:author="Gao, Yong-Bo (高永勃 ITC)" w:date="2012-08-20T16:22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48" w:author="Gao, Yong-Bo (高永勃 ITC)" w:date="2012-08-20T16:22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49" w:author="Gao, Yong-Bo (高永勃 ITC)" w:date="2012-08-20T16:22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50" w:author="Gao, Yong-Bo (高永勃 ITC)" w:date="2012-08-20T16:22:00Z"/>
                <w:rFonts w:ascii="Tahoma" w:hAnsi="Tahoma"/>
                <w:sz w:val="18"/>
              </w:rPr>
            </w:pPr>
          </w:p>
        </w:tc>
      </w:tr>
      <w:tr w:rsidR="0077584D" w:rsidRPr="00A03460" w:rsidTr="00241156">
        <w:trPr>
          <w:ins w:id="3451" w:author="Gao, Yong-Bo (高永勃 ITC)" w:date="2012-08-20T16:22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52" w:author="Gao, Yong-Bo (高永勃 ITC)" w:date="2012-08-20T16:22:00Z"/>
              </w:rPr>
            </w:pPr>
            <w:ins w:id="3453" w:author="Gao, Yong-Bo (高永勃 ITC)" w:date="2012-08-20T16:22:00Z">
              <w:r>
                <w:rPr>
                  <w:rFonts w:hint="eastAsia"/>
                </w:rPr>
                <w:t>7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54" w:author="Gao, Yong-Bo (高永勃 ITC)" w:date="2012-08-20T16:22:00Z"/>
              </w:rPr>
            </w:pPr>
            <w:ins w:id="3455" w:author="Gao, Yong-Bo (高永勃 ITC)" w:date="2012-08-20T16:33:00Z">
              <w:r>
                <w:rPr>
                  <w:rFonts w:hint="eastAsia"/>
                </w:rPr>
                <w:t>txtHeight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Default="0077584D" w:rsidP="00241156">
            <w:pPr>
              <w:rPr>
                <w:ins w:id="3456" w:author="Gao, Yong-Bo (高永勃 ITC)" w:date="2012-08-20T16:22:00Z"/>
              </w:rPr>
            </w:pPr>
            <w:ins w:id="3457" w:author="Gao, Yong-Bo (高永勃 ITC)" w:date="2012-08-20T16:22:00Z">
              <w:r>
                <w:rPr>
                  <w:rFonts w:hint="eastAsia"/>
                </w:rPr>
                <w:t>Text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58" w:author="Gao, Yong-Bo (高永勃 ITC)" w:date="2012-08-20T16:22:00Z"/>
              </w:rPr>
            </w:pPr>
            <w:ins w:id="3459" w:author="Gao, Yong-Bo (高永勃 ITC)" w:date="2012-08-20T16:33:00Z">
              <w:r w:rsidRPr="00033C92">
                <w:rPr>
                  <w:rFonts w:hint="eastAsia"/>
                </w:rPr>
                <w:t>参考数据库定义</w:t>
              </w:r>
            </w:ins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60" w:author="Gao, Yong-Bo (高永勃 ITC)" w:date="2012-08-20T16:22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61" w:author="Gao, Yong-Bo (高永勃 ITC)" w:date="2012-08-20T16:22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62" w:author="Gao, Yong-Bo (高永勃 ITC)" w:date="2012-08-20T16:22:00Z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84D" w:rsidRPr="00A03460" w:rsidRDefault="0077584D" w:rsidP="00241156">
            <w:pPr>
              <w:rPr>
                <w:ins w:id="3463" w:author="Gao, Yong-Bo (高永勃 ITC)" w:date="2012-08-20T16:22:00Z"/>
                <w:rFonts w:ascii="Tahoma" w:hAnsi="Tahoma"/>
                <w:sz w:val="18"/>
              </w:rPr>
            </w:pPr>
          </w:p>
        </w:tc>
      </w:tr>
      <w:tr w:rsidR="003E64A1" w:rsidRPr="00A03460" w:rsidTr="00241156">
        <w:trPr>
          <w:ins w:id="3464" w:author="Gao, Yong-Bo (高永勃 ITC)" w:date="2012-08-20T16:49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465" w:author="Gao, Yong-Bo (高永勃 ITC)" w:date="2012-08-20T16:49:00Z"/>
              </w:rPr>
            </w:pPr>
            <w:ins w:id="3466" w:author="Gao, Yong-Bo (高永勃 ITC)" w:date="2012-08-20T16:49:00Z">
              <w:r>
                <w:rPr>
                  <w:rFonts w:hint="eastAsia"/>
                </w:rPr>
                <w:t>8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467" w:author="Gao, Yong-Bo (高永勃 ITC)" w:date="2012-08-20T16:49:00Z"/>
              </w:rPr>
            </w:pPr>
            <w:ins w:id="3468" w:author="Gao, Yong-Bo (高永勃 ITC)" w:date="2012-08-20T16:49:00Z">
              <w:r>
                <w:rPr>
                  <w:rFonts w:hint="eastAsia"/>
                </w:rPr>
                <w:t>btnSave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469" w:author="Gao, Yong-Bo (高永勃 ITC)" w:date="2012-08-20T16:49:00Z"/>
              </w:rPr>
            </w:pPr>
            <w:ins w:id="3470" w:author="Gao, Yong-Bo (高永勃 ITC)" w:date="2012-08-20T16:49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471" w:author="Gao, Yong-Bo (高永勃 ITC)" w:date="2012-08-20T16:49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472" w:author="Gao, Yong-Bo (高永勃 ITC)" w:date="2012-08-20T16:49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473" w:author="Gao, Yong-Bo (高永勃 ITC)" w:date="2012-08-20T16:49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474" w:author="Gao, Yong-Bo (高永勃 ITC)" w:date="2012-08-20T16:49:00Z"/>
              </w:rPr>
            </w:pPr>
            <w:ins w:id="3475" w:author="Gao, Yong-Bo (高永勃 ITC)" w:date="2012-08-20T16:49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DD6852" w:rsidRDefault="003E64A1">
            <w:pPr>
              <w:pStyle w:val="af1"/>
              <w:numPr>
                <w:ilvl w:val="0"/>
                <w:numId w:val="80"/>
              </w:numPr>
              <w:ind w:firstLineChars="0"/>
              <w:rPr>
                <w:ins w:id="3476" w:author="Gao, Yong-Bo (高永勃 ITC)" w:date="2012-08-20T16:49:00Z"/>
              </w:rPr>
              <w:pPrChange w:id="3477" w:author="Gao, Yong-Bo (高永勃 ITC)" w:date="2012-08-20T16:53:00Z">
                <w:pPr>
                  <w:pStyle w:val="af1"/>
                  <w:numPr>
                    <w:numId w:val="79"/>
                  </w:numPr>
                  <w:ind w:left="360" w:firstLineChars="0" w:hanging="360"/>
                </w:pPr>
              </w:pPrChange>
            </w:pPr>
            <w:ins w:id="3478" w:author="Gao, Yong-Bo (高永勃 ITC)" w:date="2012-08-20T16:49:00Z">
              <w:r>
                <w:rPr>
                  <w:rFonts w:hint="eastAsia"/>
                </w:rPr>
                <w:t>若有任何数据表定义的必填项未填，则提示用户，放弃后续操作。</w:t>
              </w:r>
            </w:ins>
          </w:p>
          <w:p w:rsidR="00DD6852" w:rsidRDefault="003E64A1">
            <w:pPr>
              <w:pStyle w:val="af1"/>
              <w:numPr>
                <w:ilvl w:val="0"/>
                <w:numId w:val="80"/>
              </w:numPr>
              <w:ind w:firstLineChars="0"/>
              <w:rPr>
                <w:ins w:id="3479" w:author="Gao, Yong-Bo (高永勃 ITC)" w:date="2012-08-20T16:49:00Z"/>
              </w:rPr>
              <w:pPrChange w:id="3480" w:author="Gao, Yong-Bo (高永勃 ITC)" w:date="2012-08-20T16:53:00Z">
                <w:pPr>
                  <w:pStyle w:val="af1"/>
                  <w:numPr>
                    <w:numId w:val="79"/>
                  </w:numPr>
                  <w:ind w:left="360" w:firstLineChars="0" w:hanging="360"/>
                </w:pPr>
              </w:pPrChange>
            </w:pPr>
            <w:ins w:id="3481" w:author="Gao, Yong-Bo (高永勃 ITC)" w:date="2012-08-20T16:49:00Z">
              <w:r>
                <w:rPr>
                  <w:rFonts w:hint="eastAsia"/>
                </w:rPr>
                <w:t>若</w:t>
              </w:r>
              <w:r>
                <w:rPr>
                  <w:rFonts w:hint="eastAsia"/>
                </w:rPr>
                <w:t xml:space="preserve">txtPallet </w:t>
              </w:r>
              <w:r>
                <w:rPr>
                  <w:rFonts w:hint="eastAsia"/>
                </w:rPr>
                <w:t>框中的内容在</w:t>
              </w:r>
              <w:r>
                <w:rPr>
                  <w:rFonts w:hint="eastAsia"/>
                </w:rPr>
                <w:t xml:space="preserve">Delivery_Pallet </w:t>
              </w:r>
              <w:r>
                <w:rPr>
                  <w:rFonts w:hint="eastAsia"/>
                </w:rPr>
                <w:t>（</w:t>
              </w:r>
              <w:r>
                <w:rPr>
                  <w:rFonts w:hint="eastAsia"/>
                </w:rPr>
                <w:t>Delivery_Pallet.PalletNo</w:t>
              </w:r>
              <w:r>
                <w:rPr>
                  <w:rFonts w:hint="eastAsia"/>
                </w:rPr>
                <w:t>）中不存在，则提示用户，放弃后续操作</w:t>
              </w:r>
            </w:ins>
          </w:p>
          <w:p w:rsidR="00DD6852" w:rsidRDefault="003E64A1">
            <w:pPr>
              <w:pStyle w:val="af1"/>
              <w:numPr>
                <w:ilvl w:val="0"/>
                <w:numId w:val="80"/>
              </w:numPr>
              <w:ind w:firstLineChars="0"/>
              <w:rPr>
                <w:ins w:id="3482" w:author="Gao, Yong-Bo (高永勃 ITC)" w:date="2012-08-20T16:49:00Z"/>
              </w:rPr>
              <w:pPrChange w:id="3483" w:author="Gao, Yong-Bo (高永勃 ITC)" w:date="2012-08-20T16:53:00Z">
                <w:pPr>
                  <w:pStyle w:val="af1"/>
                  <w:numPr>
                    <w:numId w:val="79"/>
                  </w:numPr>
                  <w:ind w:left="360" w:firstLineChars="0" w:hanging="360"/>
                </w:pPr>
              </w:pPrChange>
            </w:pPr>
            <w:ins w:id="3484" w:author="Gao, Yong-Bo (高永勃 ITC)" w:date="2012-08-20T16:49:00Z">
              <w:r>
                <w:rPr>
                  <w:rFonts w:hint="eastAsia"/>
                </w:rPr>
                <w:t>如果</w:t>
              </w:r>
              <w:r>
                <w:rPr>
                  <w:rFonts w:hint="eastAsia"/>
                </w:rPr>
                <w:t xml:space="preserve">txtPallet </w:t>
              </w:r>
              <w:r>
                <w:rPr>
                  <w:rFonts w:hint="eastAsia"/>
                </w:rPr>
                <w:t>框中的内容在</w:t>
              </w:r>
              <w:r>
                <w:rPr>
                  <w:rFonts w:hint="eastAsia"/>
                </w:rPr>
                <w:t xml:space="preserve">PLTStandard </w:t>
              </w:r>
              <w:r>
                <w:rPr>
                  <w:rFonts w:hint="eastAsia"/>
                </w:rPr>
                <w:t>表（</w:t>
              </w:r>
              <w:r>
                <w:rPr>
                  <w:rFonts w:hint="eastAsia"/>
                </w:rPr>
                <w:t>PLTStandard.PLTNO</w:t>
              </w:r>
              <w:r>
                <w:rPr>
                  <w:rFonts w:hint="eastAsia"/>
                </w:rPr>
                <w:t>）中存在，则将</w:t>
              </w:r>
              <w:r>
                <w:rPr>
                  <w:rFonts w:hint="eastAsia"/>
                </w:rPr>
                <w:t>4~7</w:t>
              </w:r>
              <w:r>
                <w:rPr>
                  <w:rFonts w:hint="eastAsia"/>
                </w:rPr>
                <w:t>框</w:t>
              </w:r>
              <w:r>
                <w:rPr>
                  <w:rFonts w:hint="eastAsia"/>
                </w:rPr>
                <w:lastRenderedPageBreak/>
                <w:t>中内容保存到</w:t>
              </w:r>
              <w:r>
                <w:rPr>
                  <w:rFonts w:hint="eastAsia"/>
                </w:rPr>
                <w:t>PLTStandard</w:t>
              </w:r>
              <w:r>
                <w:rPr>
                  <w:rFonts w:hint="eastAsia"/>
                </w:rPr>
                <w:t>对应记录中，同时更新该记录的</w:t>
              </w:r>
              <w:r>
                <w:rPr>
                  <w:rFonts w:hint="eastAsia"/>
                </w:rPr>
                <w:t xml:space="preserve">Editor / Udt </w:t>
              </w:r>
              <w:r>
                <w:rPr>
                  <w:rFonts w:hint="eastAsia"/>
                </w:rPr>
                <w:t>栏位；如果不存在，则插入新的记录至</w:t>
              </w:r>
              <w:r>
                <w:rPr>
                  <w:rFonts w:hint="eastAsia"/>
                </w:rPr>
                <w:t xml:space="preserve">PLTStandard </w:t>
              </w:r>
              <w:r>
                <w:rPr>
                  <w:rFonts w:hint="eastAsia"/>
                </w:rPr>
                <w:t>表</w:t>
              </w:r>
            </w:ins>
            <w:ins w:id="3485" w:author="IEC960923" w:date="2013-04-08T17:52:00Z">
              <w:r w:rsidR="00C5072F">
                <w:rPr>
                  <w:rFonts w:hint="eastAsia"/>
                  <w:lang w:eastAsia="zh-TW"/>
                </w:rPr>
                <w:t>。</w:t>
              </w:r>
            </w:ins>
            <w:ins w:id="3486" w:author="IEC960923" w:date="2013-04-08T17:55:00Z">
              <w:r w:rsidR="00C5072F" w:rsidRPr="00C5072F">
                <w:rPr>
                  <w:rFonts w:hint="eastAsia"/>
                  <w:highlight w:val="cyan"/>
                  <w:rPrChange w:id="3487" w:author="IEC960923" w:date="2013-04-08T17:57:00Z">
                    <w:rPr>
                      <w:rFonts w:hint="eastAsia"/>
                    </w:rPr>
                  </w:rPrChange>
                </w:rPr>
                <w:t>若</w:t>
              </w:r>
              <w:r w:rsidR="00C5072F" w:rsidRPr="00C5072F">
                <w:rPr>
                  <w:rFonts w:hint="eastAsia"/>
                  <w:highlight w:val="cyan"/>
                  <w:rPrChange w:id="3488" w:author="IEC960923" w:date="2013-04-08T17:57:00Z">
                    <w:rPr>
                      <w:rFonts w:hint="eastAsia"/>
                    </w:rPr>
                  </w:rPrChange>
                </w:rPr>
                <w:t xml:space="preserve">txtPallet </w:t>
              </w:r>
              <w:r w:rsidR="00C5072F" w:rsidRPr="00C5072F">
                <w:rPr>
                  <w:rFonts w:hint="eastAsia"/>
                  <w:highlight w:val="cyan"/>
                  <w:rPrChange w:id="3489" w:author="IEC960923" w:date="2013-04-08T17:57:00Z">
                    <w:rPr>
                      <w:rFonts w:hint="eastAsia"/>
                    </w:rPr>
                  </w:rPrChange>
                </w:rPr>
                <w:t>框中的内容在</w:t>
              </w:r>
              <w:r w:rsidR="00C5072F" w:rsidRPr="00C5072F">
                <w:rPr>
                  <w:rFonts w:hint="eastAsia"/>
                  <w:highlight w:val="cyan"/>
                  <w:rPrChange w:id="3490" w:author="IEC960923" w:date="2013-04-08T17:57:00Z">
                    <w:rPr>
                      <w:rFonts w:hint="eastAsia"/>
                    </w:rPr>
                  </w:rPrChange>
                </w:rPr>
                <w:t>Pallet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491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</w:t>
              </w:r>
              <w:r w:rsidR="00C5072F" w:rsidRPr="00C5072F">
                <w:rPr>
                  <w:rFonts w:hint="eastAsia"/>
                  <w:highlight w:val="cyan"/>
                  <w:rPrChange w:id="3492" w:author="IEC960923" w:date="2013-04-08T17:57:00Z">
                    <w:rPr>
                      <w:rFonts w:hint="eastAsia"/>
                    </w:rPr>
                  </w:rPrChange>
                </w:rPr>
                <w:t>中不存在，则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493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新增紀錄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494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:AttrName=</w:t>
              </w:r>
              <w:r w:rsidR="00C5072F" w:rsidRPr="00C5072F">
                <w:rPr>
                  <w:highlight w:val="cyan"/>
                  <w:lang w:eastAsia="zh-TW"/>
                  <w:rPrChange w:id="3495" w:author="IEC960923" w:date="2013-04-08T17:57:00Z">
                    <w:rPr>
                      <w:lang w:eastAsia="zh-TW"/>
                    </w:rPr>
                  </w:rPrChange>
                </w:rPr>
                <w:t>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496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SendStatus</w:t>
              </w:r>
              <w:r w:rsidR="00C5072F" w:rsidRPr="00C5072F">
                <w:rPr>
                  <w:highlight w:val="cyan"/>
                  <w:lang w:eastAsia="zh-TW"/>
                  <w:rPrChange w:id="3497" w:author="IEC960923" w:date="2013-04-08T17:57:00Z">
                    <w:rPr>
                      <w:lang w:eastAsia="zh-TW"/>
                    </w:rPr>
                  </w:rPrChange>
                </w:rPr>
                <w:t>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498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,</w:t>
              </w:r>
            </w:ins>
            <w:ins w:id="3499" w:author="IEC960923" w:date="2013-04-08T17:56:00Z">
              <w:r w:rsidR="00C5072F" w:rsidRPr="00C5072F">
                <w:rPr>
                  <w:rFonts w:hint="eastAsia"/>
                  <w:highlight w:val="cyan"/>
                  <w:lang w:eastAsia="zh-TW"/>
                  <w:rPrChange w:id="3500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AttrValue=</w:t>
              </w:r>
              <w:r w:rsidR="00C5072F" w:rsidRPr="00C5072F">
                <w:rPr>
                  <w:highlight w:val="cyan"/>
                  <w:lang w:eastAsia="zh-TW"/>
                  <w:rPrChange w:id="3501" w:author="IEC960923" w:date="2013-04-08T17:57:00Z">
                    <w:rPr>
                      <w:lang w:eastAsia="zh-TW"/>
                    </w:rPr>
                  </w:rPrChange>
                </w:rPr>
                <w:t>’’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2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；若存在，則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3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 xml:space="preserve">Update </w:t>
              </w:r>
              <w:r w:rsidR="00C5072F" w:rsidRPr="00C5072F">
                <w:rPr>
                  <w:rFonts w:hint="eastAsia"/>
                  <w:highlight w:val="cyan"/>
                  <w:rPrChange w:id="3504" w:author="IEC960923" w:date="2013-04-08T17:57:00Z">
                    <w:rPr>
                      <w:rFonts w:hint="eastAsia"/>
                    </w:rPr>
                  </w:rPrChange>
                </w:rPr>
                <w:t>Pallet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5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6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 xml:space="preserve"> set 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7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AttrValue=</w:t>
              </w:r>
              <w:r w:rsidR="00C5072F" w:rsidRPr="00C5072F">
                <w:rPr>
                  <w:highlight w:val="cyan"/>
                  <w:lang w:eastAsia="zh-TW"/>
                  <w:rPrChange w:id="3508" w:author="IEC960923" w:date="2013-04-08T17:57:00Z">
                    <w:rPr>
                      <w:lang w:eastAsia="zh-TW"/>
                    </w:rPr>
                  </w:rPrChange>
                </w:rPr>
                <w:t>’’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09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 xml:space="preserve"> where PalletNo=@</w:t>
              </w:r>
            </w:ins>
            <w:ins w:id="3510" w:author="IEC960923" w:date="2013-04-08T17:57:00Z">
              <w:r w:rsidR="00C5072F" w:rsidRPr="00C5072F">
                <w:rPr>
                  <w:rFonts w:hint="eastAsia"/>
                  <w:highlight w:val="cyan"/>
                  <w:rPrChange w:id="3511" w:author="IEC960923" w:date="2013-04-08T17:57:00Z">
                    <w:rPr>
                      <w:rFonts w:hint="eastAsia"/>
                    </w:rPr>
                  </w:rPrChange>
                </w:rPr>
                <w:t>txtPallet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12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 xml:space="preserve"> and 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13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AttrName=</w:t>
              </w:r>
              <w:r w:rsidR="00C5072F" w:rsidRPr="00C5072F">
                <w:rPr>
                  <w:highlight w:val="cyan"/>
                  <w:lang w:eastAsia="zh-TW"/>
                  <w:rPrChange w:id="3514" w:author="IEC960923" w:date="2013-04-08T17:57:00Z">
                    <w:rPr>
                      <w:lang w:eastAsia="zh-TW"/>
                    </w:rPr>
                  </w:rPrChange>
                </w:rPr>
                <w:t>’</w:t>
              </w:r>
              <w:r w:rsidR="00C5072F" w:rsidRPr="00C5072F">
                <w:rPr>
                  <w:rFonts w:hint="eastAsia"/>
                  <w:highlight w:val="cyan"/>
                  <w:lang w:eastAsia="zh-TW"/>
                  <w:rPrChange w:id="3515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SendStatus</w:t>
              </w:r>
              <w:r w:rsidR="00C5072F" w:rsidRPr="00C5072F">
                <w:rPr>
                  <w:highlight w:val="cyan"/>
                  <w:lang w:eastAsia="zh-TW"/>
                  <w:rPrChange w:id="3516" w:author="IEC960923" w:date="2013-04-08T17:57:00Z">
                    <w:rPr>
                      <w:lang w:eastAsia="zh-TW"/>
                    </w:rPr>
                  </w:rPrChange>
                </w:rPr>
                <w:t>’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17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(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18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更新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19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AttrValue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20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為空值，讓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21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WebService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22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抓取棧板尺寸上傳</w:t>
              </w:r>
              <w:r w:rsidR="00D83588" w:rsidRPr="00D83588">
                <w:rPr>
                  <w:rFonts w:hint="eastAsia"/>
                  <w:highlight w:val="cyan"/>
                  <w:lang w:eastAsia="zh-TW"/>
                  <w:rPrChange w:id="3523" w:author="IEC960923" w:date="2013-04-08T17:57:00Z">
                    <w:rPr>
                      <w:rFonts w:hint="eastAsia"/>
                      <w:lang w:eastAsia="zh-TW"/>
                    </w:rPr>
                  </w:rPrChange>
                </w:rPr>
                <w:t>SAP)</w:t>
              </w:r>
            </w:ins>
          </w:p>
          <w:p w:rsidR="00DD6852" w:rsidRDefault="003E64A1">
            <w:pPr>
              <w:pStyle w:val="af1"/>
              <w:numPr>
                <w:ilvl w:val="0"/>
                <w:numId w:val="80"/>
              </w:numPr>
              <w:ind w:firstLineChars="0"/>
              <w:rPr>
                <w:ins w:id="3524" w:author="Gao, Yong-Bo (高永勃 ITC)" w:date="2012-08-20T16:49:00Z"/>
              </w:rPr>
              <w:pPrChange w:id="3525" w:author="Gao, Yong-Bo (高永勃 ITC)" w:date="2012-08-20T16:53:00Z">
                <w:pPr>
                  <w:pStyle w:val="af1"/>
                  <w:numPr>
                    <w:numId w:val="79"/>
                  </w:numPr>
                  <w:ind w:left="360" w:firstLineChars="0" w:hanging="360"/>
                </w:pPr>
              </w:pPrChange>
            </w:pPr>
            <w:ins w:id="3526" w:author="Gao, Yong-Bo (高永勃 ITC)" w:date="2012-08-20T16:49:00Z">
              <w:r>
                <w:rPr>
                  <w:rFonts w:hint="eastAsia"/>
                </w:rPr>
                <w:t>按照</w:t>
              </w:r>
              <w:r>
                <w:rPr>
                  <w:rFonts w:hint="eastAsia"/>
                </w:rPr>
                <w:t xml:space="preserve">txtPallet </w:t>
              </w:r>
              <w:r>
                <w:rPr>
                  <w:rFonts w:hint="eastAsia"/>
                </w:rPr>
                <w:t>框中的内容查询</w:t>
              </w:r>
              <w:r>
                <w:rPr>
                  <w:rFonts w:hint="eastAsia"/>
                </w:rPr>
                <w:t xml:space="preserve">PLTStandard </w:t>
              </w:r>
              <w:r>
                <w:rPr>
                  <w:rFonts w:hint="eastAsia"/>
                </w:rPr>
                <w:t>表，更新</w:t>
              </w:r>
              <w:r>
                <w:rPr>
                  <w:rFonts w:hint="eastAsia"/>
                </w:rPr>
                <w:t>Pallet Standard List</w:t>
              </w:r>
              <w:r>
                <w:rPr>
                  <w:rFonts w:hint="eastAsia"/>
                </w:rPr>
                <w:t>的显示。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527" w:author="Gao, Yong-Bo (高永勃 ITC)" w:date="2012-08-20T16:49:00Z"/>
                <w:rFonts w:ascii="Tahoma" w:hAnsi="Tahoma"/>
                <w:sz w:val="18"/>
              </w:rPr>
            </w:pPr>
          </w:p>
        </w:tc>
      </w:tr>
      <w:tr w:rsidR="00BA66C5" w:rsidRPr="00A03460" w:rsidTr="00241156">
        <w:trPr>
          <w:ins w:id="3528" w:author="Gao, Yong-Bo (高永勃 ITC)" w:date="2012-08-20T16:46:00Z"/>
        </w:trPr>
        <w:tc>
          <w:tcPr>
            <w:tcW w:w="445" w:type="dxa"/>
          </w:tcPr>
          <w:p w:rsidR="00BA66C5" w:rsidRDefault="00BA66C5" w:rsidP="00241156">
            <w:pPr>
              <w:rPr>
                <w:ins w:id="3529" w:author="Gao, Yong-Bo (高永勃 ITC)" w:date="2012-08-20T16:46:00Z"/>
              </w:rPr>
            </w:pPr>
            <w:ins w:id="3530" w:author="Gao, Yong-Bo (高永勃 ITC)" w:date="2012-08-20T16:46:00Z">
              <w:r>
                <w:rPr>
                  <w:rFonts w:hint="eastAsia"/>
                </w:rPr>
                <w:lastRenderedPageBreak/>
                <w:t>9</w:t>
              </w:r>
            </w:ins>
          </w:p>
        </w:tc>
        <w:tc>
          <w:tcPr>
            <w:tcW w:w="1310" w:type="dxa"/>
          </w:tcPr>
          <w:p w:rsidR="00BA66C5" w:rsidRDefault="00BA66C5" w:rsidP="00241156">
            <w:pPr>
              <w:rPr>
                <w:ins w:id="3531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</w:rPr>
            </w:pPr>
            <w:ins w:id="3532" w:author="Gao, Yong-Bo (高永勃 ITC)" w:date="2012-08-20T16:46:00Z">
              <w:r>
                <w:rPr>
                  <w:rFonts w:hint="eastAsia"/>
                </w:rPr>
                <w:t>btnDelete</w:t>
              </w:r>
            </w:ins>
          </w:p>
        </w:tc>
        <w:tc>
          <w:tcPr>
            <w:tcW w:w="916" w:type="dxa"/>
          </w:tcPr>
          <w:p w:rsidR="00BA66C5" w:rsidRDefault="00BA66C5" w:rsidP="00241156">
            <w:pPr>
              <w:rPr>
                <w:ins w:id="3533" w:author="Gao, Yong-Bo (高永勃 ITC)" w:date="2012-08-20T16:46:00Z"/>
              </w:rPr>
            </w:pPr>
            <w:ins w:id="3534" w:author="Gao, Yong-Bo (高永勃 ITC)" w:date="2012-08-20T16:46:00Z">
              <w:r>
                <w:rPr>
                  <w:rFonts w:hint="eastAsia"/>
                </w:rPr>
                <w:t>Button</w:t>
              </w:r>
            </w:ins>
          </w:p>
        </w:tc>
        <w:tc>
          <w:tcPr>
            <w:tcW w:w="677" w:type="dxa"/>
          </w:tcPr>
          <w:p w:rsidR="00BA66C5" w:rsidRPr="00A03460" w:rsidRDefault="00BA66C5" w:rsidP="00241156">
            <w:pPr>
              <w:rPr>
                <w:ins w:id="3535" w:author="Gao, Yong-Bo (高永勃 ITC)" w:date="2012-08-20T16:46:00Z"/>
              </w:rPr>
            </w:pPr>
          </w:p>
        </w:tc>
        <w:tc>
          <w:tcPr>
            <w:tcW w:w="1432" w:type="dxa"/>
          </w:tcPr>
          <w:p w:rsidR="00BA66C5" w:rsidRPr="00A03460" w:rsidRDefault="00BA66C5" w:rsidP="00241156">
            <w:pPr>
              <w:rPr>
                <w:ins w:id="3536" w:author="Gao, Yong-Bo (高永勃 ITC)" w:date="2012-08-20T16:46:00Z"/>
              </w:rPr>
            </w:pPr>
          </w:p>
        </w:tc>
        <w:tc>
          <w:tcPr>
            <w:tcW w:w="680" w:type="dxa"/>
          </w:tcPr>
          <w:p w:rsidR="00BA66C5" w:rsidRPr="00A03460" w:rsidRDefault="00BA66C5" w:rsidP="00241156">
            <w:pPr>
              <w:rPr>
                <w:ins w:id="3537" w:author="Gao, Yong-Bo (高永勃 ITC)" w:date="2012-08-20T16:46:00Z"/>
              </w:rPr>
            </w:pPr>
          </w:p>
        </w:tc>
        <w:tc>
          <w:tcPr>
            <w:tcW w:w="2728" w:type="dxa"/>
          </w:tcPr>
          <w:p w:rsidR="00BA66C5" w:rsidRDefault="00BA66C5" w:rsidP="00241156">
            <w:pPr>
              <w:rPr>
                <w:ins w:id="3538" w:author="Gao, Yong-Bo (高永勃 ITC)" w:date="2012-08-20T16:46:00Z"/>
              </w:rPr>
            </w:pPr>
            <w:ins w:id="3539" w:author="Gao, Yong-Bo (高永勃 ITC)" w:date="2012-08-20T16:46:00Z">
              <w:r>
                <w:rPr>
                  <w:rFonts w:hint="eastAsia"/>
                </w:rPr>
                <w:t>Click</w:t>
              </w:r>
              <w:r>
                <w:rPr>
                  <w:rFonts w:hint="eastAsia"/>
                </w:rPr>
                <w:t>：</w:t>
              </w:r>
            </w:ins>
          </w:p>
          <w:p w:rsidR="00BA66C5" w:rsidRDefault="00BA66C5" w:rsidP="00241156">
            <w:pPr>
              <w:pStyle w:val="af1"/>
              <w:numPr>
                <w:ilvl w:val="0"/>
                <w:numId w:val="77"/>
              </w:numPr>
              <w:ind w:firstLineChars="0"/>
              <w:rPr>
                <w:ins w:id="3540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</w:rPr>
            </w:pPr>
            <w:ins w:id="3541" w:author="Gao, Yong-Bo (高永勃 ITC)" w:date="2012-08-20T16:46:00Z">
              <w:r>
                <w:rPr>
                  <w:rFonts w:hint="eastAsia"/>
                </w:rPr>
                <w:t>若</w:t>
              </w:r>
              <w:r>
                <w:rPr>
                  <w:rFonts w:hint="eastAsia"/>
                </w:rPr>
                <w:t>Pallet Standard List</w:t>
              </w:r>
              <w:r>
                <w:rPr>
                  <w:rFonts w:hint="eastAsia"/>
                </w:rPr>
                <w:t>中当前没有任何行被选，则提示用户，放弃后续操作。</w:t>
              </w:r>
            </w:ins>
          </w:p>
          <w:p w:rsidR="00BA66C5" w:rsidRDefault="00BA66C5" w:rsidP="00241156">
            <w:pPr>
              <w:pStyle w:val="af1"/>
              <w:numPr>
                <w:ilvl w:val="0"/>
                <w:numId w:val="77"/>
              </w:numPr>
              <w:ind w:firstLineChars="0"/>
              <w:rPr>
                <w:ins w:id="3542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</w:rPr>
            </w:pPr>
            <w:ins w:id="3543" w:author="Gao, Yong-Bo (高永勃 ITC)" w:date="2012-08-20T16:46:00Z">
              <w:r>
                <w:rPr>
                  <w:rFonts w:hint="eastAsia"/>
                </w:rPr>
                <w:t>要求用户再次确认要执行删除操作。</w:t>
              </w:r>
            </w:ins>
          </w:p>
          <w:p w:rsidR="00BA66C5" w:rsidRDefault="00BA66C5" w:rsidP="00241156">
            <w:pPr>
              <w:pStyle w:val="af1"/>
              <w:numPr>
                <w:ilvl w:val="0"/>
                <w:numId w:val="77"/>
              </w:numPr>
              <w:ind w:firstLineChars="0"/>
              <w:rPr>
                <w:ins w:id="3544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</w:rPr>
            </w:pPr>
            <w:ins w:id="3545" w:author="Gao, Yong-Bo (高永勃 ITC)" w:date="2012-08-20T16:46:00Z">
              <w:r>
                <w:rPr>
                  <w:rFonts w:hint="eastAsia"/>
                </w:rPr>
                <w:t>若用户选择放弃，则放弃后续操作。</w:t>
              </w:r>
            </w:ins>
          </w:p>
          <w:p w:rsidR="00BA66C5" w:rsidRDefault="00BA66C5" w:rsidP="00241156">
            <w:pPr>
              <w:pStyle w:val="af1"/>
              <w:numPr>
                <w:ilvl w:val="0"/>
                <w:numId w:val="77"/>
              </w:numPr>
              <w:ind w:firstLineChars="0"/>
              <w:rPr>
                <w:ins w:id="3546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</w:rPr>
            </w:pPr>
            <w:ins w:id="3547" w:author="Gao, Yong-Bo (高永勃 ITC)" w:date="2012-08-20T16:46:00Z">
              <w:r>
                <w:rPr>
                  <w:rFonts w:hint="eastAsia"/>
                </w:rPr>
                <w:t>删除该行对应记录。该行从</w:t>
              </w:r>
              <w:r>
                <w:rPr>
                  <w:rFonts w:hint="eastAsia"/>
                </w:rPr>
                <w:t>Pallet Standard List</w:t>
              </w:r>
              <w:r>
                <w:rPr>
                  <w:rFonts w:hint="eastAsia"/>
                </w:rPr>
                <w:t>中消失。</w:t>
              </w:r>
            </w:ins>
          </w:p>
        </w:tc>
        <w:tc>
          <w:tcPr>
            <w:tcW w:w="2629" w:type="dxa"/>
          </w:tcPr>
          <w:p w:rsidR="00BA66C5" w:rsidRPr="00A03460" w:rsidRDefault="00BA66C5" w:rsidP="00241156">
            <w:pPr>
              <w:rPr>
                <w:ins w:id="3548" w:author="Gao, Yong-Bo (高永勃 ITC)" w:date="2012-08-20T16:46:00Z"/>
                <w:rFonts w:ascii="Tahoma" w:hAnsi="Tahoma"/>
                <w:sz w:val="18"/>
              </w:rPr>
            </w:pPr>
            <w:ins w:id="3549" w:author="Gao, Yong-Bo (高永勃 ITC)" w:date="2012-08-20T16:46:00Z">
              <w:r>
                <w:rPr>
                  <w:rFonts w:ascii="Tahoma" w:hAnsi="Tahoma" w:hint="eastAsia"/>
                  <w:sz w:val="18"/>
                </w:rPr>
                <w:t>页面打开时，为</w:t>
              </w:r>
              <w:r>
                <w:rPr>
                  <w:rFonts w:ascii="Tahoma" w:hAnsi="Tahoma" w:hint="eastAsia"/>
                  <w:sz w:val="18"/>
                </w:rPr>
                <w:t xml:space="preserve">Disable </w:t>
              </w:r>
              <w:r>
                <w:rPr>
                  <w:rFonts w:ascii="Tahoma" w:hAnsi="Tahoma" w:hint="eastAsia"/>
                  <w:sz w:val="18"/>
                </w:rPr>
                <w:t>状态</w:t>
              </w:r>
            </w:ins>
          </w:p>
        </w:tc>
      </w:tr>
      <w:tr w:rsidR="003E64A1" w:rsidRPr="00A03460" w:rsidTr="00241156">
        <w:trPr>
          <w:ins w:id="3550" w:author="Gao, Yong-Bo (高永勃 ITC)" w:date="2012-08-20T16:49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551" w:author="Gao, Yong-Bo (高永勃 ITC)" w:date="2012-08-20T16:49:00Z"/>
              </w:rPr>
            </w:pPr>
            <w:ins w:id="3552" w:author="Gao, Yong-Bo (高永勃 ITC)" w:date="2012-08-20T16:49:00Z">
              <w:r>
                <w:rPr>
                  <w:rFonts w:hint="eastAsia"/>
                </w:rPr>
                <w:t>10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553" w:author="Gao, Yong-Bo (高永勃 ITC)" w:date="2012-08-20T16:49:00Z"/>
              </w:rPr>
            </w:pPr>
            <w:ins w:id="3554" w:author="Gao, Yong-Bo (高永勃 ITC)" w:date="2012-08-20T16:49:00Z">
              <w:r>
                <w:rPr>
                  <w:rFonts w:hint="eastAsia"/>
                </w:rPr>
                <w:t>tabPalletStandard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555" w:author="Gao, Yong-Bo (高永勃 ITC)" w:date="2012-08-20T16:49:00Z"/>
              </w:rPr>
            </w:pPr>
            <w:ins w:id="3556" w:author="Gao, Yong-Bo (高永勃 ITC)" w:date="2012-08-20T16:49:00Z">
              <w:r>
                <w:rPr>
                  <w:rFonts w:hint="eastAsia"/>
                </w:rPr>
                <w:t>Table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557" w:author="Gao, Yong-Bo (高永勃 ITC)" w:date="2012-08-20T16:49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558" w:author="Gao, Yong-Bo (高永勃 ITC)" w:date="2012-08-20T16:49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Pr="00A03460" w:rsidRDefault="003E64A1" w:rsidP="00241156">
            <w:pPr>
              <w:rPr>
                <w:ins w:id="3559" w:author="Gao, Yong-Bo (高永勃 ITC)" w:date="2012-08-20T16:49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3E64A1" w:rsidP="00241156">
            <w:pPr>
              <w:rPr>
                <w:ins w:id="3560" w:author="Gao, Yong-Bo (高永勃 ITC)" w:date="2012-08-20T16:49:00Z"/>
              </w:rPr>
            </w:pPr>
            <w:ins w:id="3561" w:author="Gao, Yong-Bo (高永勃 ITC)" w:date="2012-08-20T16:49:00Z">
              <w:r w:rsidRPr="007E729F">
                <w:t>Click</w:t>
              </w:r>
              <w:r w:rsidRPr="007E729F">
                <w:rPr>
                  <w:rFonts w:hint="eastAsia"/>
                </w:rPr>
                <w:t>：</w:t>
              </w:r>
            </w:ins>
          </w:p>
          <w:p w:rsidR="00162082" w:rsidRDefault="003E64A1">
            <w:pPr>
              <w:pStyle w:val="af1"/>
              <w:numPr>
                <w:ilvl w:val="0"/>
                <w:numId w:val="78"/>
              </w:numPr>
              <w:ind w:firstLineChars="0"/>
              <w:rPr>
                <w:ins w:id="3562" w:author="Gao, Yong-Bo (高永勃 ITC)" w:date="2012-08-20T16:49:00Z"/>
                <w:rFonts w:ascii="Arial" w:hAnsi="Arial" w:cs="Arial"/>
                <w:b/>
                <w:bCs/>
                <w:kern w:val="32"/>
                <w:sz w:val="32"/>
              </w:rPr>
            </w:pPr>
            <w:ins w:id="3563" w:author="Gao, Yong-Bo (高永勃 ITC)" w:date="2012-08-20T16:49:00Z">
              <w:r w:rsidRPr="007E729F">
                <w:rPr>
                  <w:rFonts w:hint="eastAsia"/>
                </w:rPr>
                <w:t>原高亮被选的</w:t>
              </w:r>
              <w:r>
                <w:rPr>
                  <w:rFonts w:hint="eastAsia"/>
                </w:rPr>
                <w:t>行</w:t>
              </w:r>
              <w:r w:rsidRPr="007E729F">
                <w:rPr>
                  <w:rFonts w:hint="eastAsia"/>
                </w:rPr>
                <w:t>恢复正常显示，被点击的</w:t>
              </w:r>
              <w:r>
                <w:rPr>
                  <w:rFonts w:hint="eastAsia"/>
                </w:rPr>
                <w:t>数据行</w:t>
              </w:r>
              <w:r w:rsidRPr="007E729F">
                <w:rPr>
                  <w:rFonts w:hint="eastAsia"/>
                </w:rPr>
                <w:t>被高亮选择，</w:t>
              </w:r>
              <w:r>
                <w:rPr>
                  <w:rFonts w:hint="eastAsia"/>
                </w:rPr>
                <w:t>上</w:t>
              </w:r>
              <w:r w:rsidRPr="007E729F">
                <w:rPr>
                  <w:rFonts w:hint="eastAsia"/>
                </w:rPr>
                <w:t>部的</w:t>
              </w:r>
              <w:r>
                <w:rPr>
                  <w:rFonts w:hint="eastAsia"/>
                </w:rPr>
                <w:t>4</w:t>
              </w:r>
              <w:r>
                <w:rPr>
                  <w:rFonts w:hint="eastAsia"/>
                </w:rPr>
                <w:t>到</w:t>
              </w:r>
              <w:r>
                <w:rPr>
                  <w:rFonts w:hint="eastAsia"/>
                </w:rPr>
                <w:t xml:space="preserve">7 </w:t>
              </w:r>
              <w:r>
                <w:rPr>
                  <w:rFonts w:hint="eastAsia"/>
                </w:rPr>
                <w:t>号控件</w:t>
              </w:r>
              <w:r w:rsidRPr="007E729F">
                <w:rPr>
                  <w:rFonts w:hint="eastAsia"/>
                </w:rPr>
                <w:t>显示被点击</w:t>
              </w:r>
              <w:r>
                <w:rPr>
                  <w:rFonts w:hint="eastAsia"/>
                </w:rPr>
                <w:t>行</w:t>
              </w:r>
              <w:r w:rsidRPr="007E729F">
                <w:rPr>
                  <w:rFonts w:hint="eastAsia"/>
                </w:rPr>
                <w:t>的相关资料。若被点击行为空行，则</w:t>
              </w:r>
              <w:r w:rsidRPr="007E729F">
                <w:t xml:space="preserve">Disable </w:t>
              </w:r>
              <w:r>
                <w:rPr>
                  <w:rFonts w:hint="eastAsia"/>
                </w:rPr>
                <w:t xml:space="preserve"> </w:t>
              </w:r>
              <w:r w:rsidRPr="007E729F">
                <w:t>Delete</w:t>
              </w:r>
              <w:r w:rsidRPr="007E729F">
                <w:rPr>
                  <w:rFonts w:hint="eastAsia"/>
                </w:rPr>
                <w:t>按钮</w:t>
              </w:r>
              <w:r>
                <w:rPr>
                  <w:rFonts w:hint="eastAsia"/>
                </w:rPr>
                <w:t>；否则</w:t>
              </w:r>
              <w:r>
                <w:rPr>
                  <w:rFonts w:hint="eastAsia"/>
                </w:rPr>
                <w:t xml:space="preserve">Enable </w:t>
              </w:r>
              <w:r w:rsidRPr="007E729F">
                <w:t>Delete</w:t>
              </w:r>
              <w:r w:rsidRPr="007E729F">
                <w:rPr>
                  <w:rFonts w:hint="eastAsia"/>
                </w:rPr>
                <w:t>按钮</w:t>
              </w:r>
            </w:ins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A1" w:rsidRDefault="00936172" w:rsidP="00241156">
            <w:pPr>
              <w:rPr>
                <w:ins w:id="3564" w:author="Gao, Yong-Bo (高永勃 ITC)" w:date="2012-08-20T16:49:00Z"/>
                <w:rFonts w:ascii="Tahoma" w:hAnsi="Tahoma"/>
                <w:sz w:val="18"/>
              </w:rPr>
            </w:pPr>
            <w:ins w:id="3565" w:author="Gao, Yong-Bo (高永勃 ITC)" w:date="2012-08-20T17:08:00Z">
              <w:r>
                <w:rPr>
                  <w:rFonts w:ascii="Tahoma" w:hAnsi="Tahoma" w:hint="eastAsia"/>
                  <w:sz w:val="18"/>
                </w:rPr>
                <w:t>Pallet Standard</w:t>
              </w:r>
            </w:ins>
            <w:ins w:id="3566" w:author="Gao, Yong-Bo (高永勃 ITC)" w:date="2012-08-20T16:49:00Z">
              <w:r w:rsidR="003E64A1">
                <w:rPr>
                  <w:rFonts w:ascii="Tahoma" w:hAnsi="Tahoma" w:hint="eastAsia"/>
                  <w:sz w:val="18"/>
                </w:rPr>
                <w:t xml:space="preserve"> List </w:t>
              </w:r>
              <w:r w:rsidR="003E64A1">
                <w:rPr>
                  <w:rFonts w:ascii="Tahoma" w:hAnsi="Tahoma" w:hint="eastAsia"/>
                  <w:sz w:val="18"/>
                </w:rPr>
                <w:t>栏位包括：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67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68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Pallet No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69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70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Length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71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72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Width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73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74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Height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75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76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Editor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77" w:author="Gao, Yong-Bo (高永勃 ITC)" w:date="2012-08-20T16:49:00Z"/>
                <w:rFonts w:ascii="Tahoma" w:hAnsi="Tahoma" w:cs="Arial"/>
                <w:b/>
                <w:bCs/>
                <w:kern w:val="32"/>
                <w:sz w:val="18"/>
              </w:rPr>
            </w:pPr>
            <w:ins w:id="3578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Cdt</w:t>
              </w:r>
            </w:ins>
          </w:p>
          <w:p w:rsidR="003E64A1" w:rsidRDefault="003E64A1" w:rsidP="00241156">
            <w:pPr>
              <w:pStyle w:val="af1"/>
              <w:numPr>
                <w:ilvl w:val="0"/>
                <w:numId w:val="72"/>
              </w:numPr>
              <w:ind w:firstLineChars="0"/>
              <w:rPr>
                <w:ins w:id="3579" w:author="Gao, Yong-Bo (高永勃 ITC)" w:date="2012-08-20T16:49:00Z"/>
                <w:rFonts w:ascii="Tahoma" w:hAnsi="Tahoma"/>
                <w:sz w:val="18"/>
              </w:rPr>
            </w:pPr>
            <w:ins w:id="3580" w:author="Gao, Yong-Bo (高永勃 ITC)" w:date="2012-08-20T16:49:00Z">
              <w:r>
                <w:rPr>
                  <w:rFonts w:ascii="Tahoma" w:hAnsi="Tahoma" w:hint="eastAsia"/>
                  <w:sz w:val="18"/>
                </w:rPr>
                <w:t>Udt</w:t>
              </w:r>
            </w:ins>
          </w:p>
        </w:tc>
      </w:tr>
      <w:tr w:rsidR="00BA66C5" w:rsidRPr="00A03460" w:rsidTr="00241156">
        <w:trPr>
          <w:ins w:id="3581" w:author="Gao, Yong-Bo (高永勃 ITC)" w:date="2012-08-20T16:46:00Z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2082" w:rsidRDefault="00BA66C5">
            <w:pPr>
              <w:rPr>
                <w:ins w:id="3582" w:author="Gao, Yong-Bo (高永勃 ITC)" w:date="2012-08-20T16:46:00Z"/>
              </w:rPr>
            </w:pPr>
            <w:ins w:id="3583" w:author="Gao, Yong-Bo (高永勃 ITC)" w:date="2012-08-20T16:46:00Z">
              <w:r>
                <w:rPr>
                  <w:rFonts w:hint="eastAsia"/>
                </w:rPr>
                <w:t>1</w:t>
              </w:r>
            </w:ins>
            <w:ins w:id="3584" w:author="Gao, Yong-Bo (高永勃 ITC)" w:date="2012-08-20T16:49:00Z">
              <w:r w:rsidR="003E64A1">
                <w:rPr>
                  <w:rFonts w:hint="eastAsia"/>
                </w:rPr>
                <w:t>1</w:t>
              </w:r>
            </w:ins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C5" w:rsidRDefault="003E64A1" w:rsidP="00241156">
            <w:pPr>
              <w:rPr>
                <w:ins w:id="3585" w:author="Gao, Yong-Bo (高永勃 ITC)" w:date="2012-08-20T16:46:00Z"/>
              </w:rPr>
            </w:pPr>
            <w:ins w:id="3586" w:author="Gao, Yong-Bo (高永勃 ITC)" w:date="2012-08-20T16:50:00Z">
              <w:r>
                <w:rPr>
                  <w:rFonts w:hint="eastAsia"/>
                </w:rPr>
                <w:t>txtMessage</w:t>
              </w:r>
            </w:ins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C5" w:rsidRDefault="003E64A1" w:rsidP="00241156">
            <w:pPr>
              <w:rPr>
                <w:ins w:id="3587" w:author="Gao, Yong-Bo (高永勃 ITC)" w:date="2012-08-20T16:46:00Z"/>
              </w:rPr>
            </w:pPr>
            <w:ins w:id="3588" w:author="Gao, Yong-Bo (高永勃 ITC)" w:date="2012-08-20T16:50:00Z">
              <w:r>
                <w:rPr>
                  <w:rFonts w:hint="eastAsia"/>
                </w:rPr>
                <w:t>Text Area</w:t>
              </w:r>
            </w:ins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C5" w:rsidRPr="00A03460" w:rsidRDefault="00BA66C5" w:rsidP="00241156">
            <w:pPr>
              <w:rPr>
                <w:ins w:id="3589" w:author="Gao, Yong-Bo (高永勃 ITC)" w:date="2012-08-20T16:46:00Z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C5" w:rsidRPr="00A03460" w:rsidRDefault="00BA66C5" w:rsidP="00241156">
            <w:pPr>
              <w:rPr>
                <w:ins w:id="3590" w:author="Gao, Yong-Bo (高永勃 ITC)" w:date="2012-08-20T16:46:00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6C5" w:rsidRPr="00A03460" w:rsidRDefault="00BA66C5" w:rsidP="00241156">
            <w:pPr>
              <w:rPr>
                <w:ins w:id="3591" w:author="Gao, Yong-Bo (高永勃 ITC)" w:date="2012-08-20T16:46:00Z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52" w:rsidRDefault="00DD6852">
            <w:pPr>
              <w:rPr>
                <w:ins w:id="3592" w:author="Gao, Yong-Bo (高永勃 ITC)" w:date="2012-08-20T16:46:00Z"/>
                <w:rFonts w:ascii="Arial" w:hAnsi="Arial" w:cs="Arial"/>
                <w:b/>
                <w:bCs/>
                <w:kern w:val="32"/>
                <w:sz w:val="32"/>
                <w:rPrChange w:id="3593" w:author="Gao, Yong-Bo (高永勃 ITC)" w:date="2012-08-20T16:50:00Z">
                  <w:rPr>
                    <w:ins w:id="3594" w:author="Gao, Yong-Bo (高永勃 ITC)" w:date="2012-08-20T16:46:00Z"/>
                    <w:kern w:val="32"/>
                  </w:rPr>
                </w:rPrChange>
              </w:rPr>
              <w:pPrChange w:id="3595" w:author="Gao, Yong-Bo (高永勃 ITC)" w:date="2012-08-20T16:50:00Z">
                <w:pPr>
                  <w:pStyle w:val="af1"/>
                  <w:numPr>
                    <w:numId w:val="78"/>
                  </w:numPr>
                  <w:ind w:left="360" w:firstLineChars="0" w:hanging="360"/>
                </w:pPr>
              </w:pPrChange>
            </w:pP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852" w:rsidRDefault="00DD6852">
            <w:pPr>
              <w:rPr>
                <w:ins w:id="3596" w:author="Gao, Yong-Bo (高永勃 ITC)" w:date="2012-08-20T16:46:00Z"/>
                <w:rFonts w:ascii="Tahoma" w:hAnsi="Tahoma"/>
                <w:sz w:val="18"/>
                <w:rPrChange w:id="3597" w:author="Gao, Yong-Bo (高永勃 ITC)" w:date="2012-08-20T16:50:00Z">
                  <w:rPr>
                    <w:ins w:id="3598" w:author="Gao, Yong-Bo (高永勃 ITC)" w:date="2012-08-20T16:46:00Z"/>
                  </w:rPr>
                </w:rPrChange>
              </w:rPr>
              <w:pPrChange w:id="3599" w:author="Gao, Yong-Bo (高永勃 ITC)" w:date="2012-08-20T16:50:00Z">
                <w:pPr>
                  <w:pStyle w:val="af1"/>
                  <w:numPr>
                    <w:numId w:val="72"/>
                  </w:numPr>
                  <w:ind w:left="480" w:firstLineChars="0" w:hanging="480"/>
                </w:pPr>
              </w:pPrChange>
            </w:pPr>
          </w:p>
        </w:tc>
      </w:tr>
    </w:tbl>
    <w:p w:rsidR="00DD6852" w:rsidRDefault="00DD6852">
      <w:pPr>
        <w:jc w:val="right"/>
        <w:rPr>
          <w:ins w:id="3600" w:author="IEC960923" w:date="2013-03-28T09:46:00Z"/>
          <w:rFonts w:eastAsia="新細明體"/>
          <w:lang w:eastAsia="zh-TW"/>
        </w:rPr>
        <w:pPrChange w:id="3601" w:author="Gao, Yong-Bo (高永勃 ITC)" w:date="2012-08-20T16:46:00Z">
          <w:pPr/>
        </w:pPrChange>
      </w:pPr>
    </w:p>
    <w:p w:rsidR="006A517B" w:rsidRDefault="006A517B" w:rsidP="006A517B">
      <w:pPr>
        <w:pStyle w:val="3"/>
        <w:rPr>
          <w:ins w:id="3602" w:author="IEC960923" w:date="2013-03-28T09:46:00Z"/>
          <w:rFonts w:eastAsia="新細明體"/>
          <w:lang w:eastAsia="zh-TW"/>
        </w:rPr>
      </w:pPr>
      <w:bookmarkStart w:id="3603" w:name="_Toc353207263"/>
      <w:ins w:id="3604" w:author="IEC960923" w:date="2013-03-28T09:46:00Z">
        <w:r>
          <w:rPr>
            <w:rFonts w:eastAsia="新細明體" w:hint="eastAsia"/>
            <w:lang w:eastAsia="zh-TW"/>
          </w:rPr>
          <w:lastRenderedPageBreak/>
          <w:t xml:space="preserve">Line Speed </w:t>
        </w:r>
        <w:r>
          <w:rPr>
            <w:rFonts w:eastAsia="新細明體" w:hint="eastAsia"/>
            <w:lang w:eastAsia="zh-TW"/>
          </w:rPr>
          <w:t>維護界面</w:t>
        </w:r>
        <w:bookmarkEnd w:id="3603"/>
      </w:ins>
    </w:p>
    <w:p w:rsidR="006A517B" w:rsidRDefault="006A517B" w:rsidP="006A517B">
      <w:pPr>
        <w:pStyle w:val="4"/>
        <w:rPr>
          <w:ins w:id="3605" w:author="IEC960923" w:date="2013-03-28T09:46:00Z"/>
          <w:rFonts w:eastAsia="新細明體"/>
          <w:lang w:eastAsia="zh-TW"/>
        </w:rPr>
      </w:pPr>
      <w:ins w:id="3606" w:author="IEC960923" w:date="2013-03-28T09:46:00Z">
        <w:r>
          <w:rPr>
            <w:rFonts w:eastAsia="新細明體" w:hint="eastAsia"/>
            <w:lang w:eastAsia="zh-TW"/>
          </w:rPr>
          <w:t>示意圖</w:t>
        </w:r>
      </w:ins>
    </w:p>
    <w:p w:rsidR="006A517B" w:rsidRDefault="00220C93" w:rsidP="006A517B">
      <w:pPr>
        <w:rPr>
          <w:ins w:id="3607" w:author="IEC960923" w:date="2013-03-28T09:46:00Z"/>
          <w:rFonts w:eastAsia="新細明體"/>
          <w:lang w:eastAsia="zh-TW"/>
        </w:rPr>
      </w:pPr>
      <w:ins w:id="3608" w:author="IEC960923" w:date="2013-03-28T09:46:00Z">
        <w:r>
          <w:rPr>
            <w:rFonts w:eastAsia="新細明體"/>
            <w:noProof/>
            <w:lang w:eastAsia="zh-TW"/>
          </w:rPr>
          <w:pict>
            <v:oval id="_x0000_s3844" style="position:absolute;margin-left:59.15pt;margin-top:80.95pt;width:19.45pt;height:17.25pt;z-index:251512832" fillcolor="yellow" strokecolor="red" strokeweight="1pt">
              <v:textbox style="mso-next-textbox:#_x0000_s3844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4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51" style="position:absolute;margin-left:464.4pt;margin-top:215.9pt;width:19.45pt;height:17.25pt;z-index:251513856" fillcolor="yellow" strokecolor="red" strokeweight="1pt">
              <v:textbox style="mso-next-textbox:#_x0000_s3851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10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6" style="position:absolute;margin-left:444.95pt;margin-top:183.4pt;width:19.45pt;height:17.25pt;z-index:251514880" fillcolor="yellow" strokecolor="red" strokeweight="1pt">
              <v:textbox style="mso-next-textbox:#_x0000_s3846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7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7" style="position:absolute;margin-left:266.1pt;margin-top:183.4pt;width:19.45pt;height:17.25pt;z-index:251515904" fillcolor="yellow" strokecolor="red" strokeweight="1pt">
              <v:textbox style="mso-next-textbox:#_x0000_s3847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6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9" style="position:absolute;margin-left:266.1pt;margin-top:207.6pt;width:19.45pt;height:17.25pt;z-index:251516928" fillcolor="yellow" strokecolor="red" strokeweight="1pt">
              <v:textbox style="mso-next-textbox:#_x0000_s3849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9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5" style="position:absolute;margin-left:109.5pt;margin-top:182.4pt;width:19.45pt;height:17.25pt;z-index:251517952" fillcolor="yellow" strokecolor="red" strokeweight="1pt">
              <v:textbox style="mso-next-textbox:#_x0000_s3845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5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8" style="position:absolute;margin-left:109.5pt;margin-top:211.2pt;width:19.45pt;height:17.25pt;z-index:251518976" fillcolor="yellow" strokecolor="red" strokeweight="1pt">
              <v:textbox style="mso-next-textbox:#_x0000_s3848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8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50" style="position:absolute;margin-left:495.05pt;margin-top:63.7pt;width:19.45pt;height:17.25pt;z-index:251520000" fillcolor="yellow" strokecolor="red" strokeweight="1pt">
              <v:textbox style="mso-next-textbox:#_x0000_s3850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b/>
                        <w:szCs w:val="20"/>
                      </w:rPr>
                      <w:t>1</w:t>
                    </w: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1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3" style="position:absolute;margin-left:384.8pt;margin-top:27.45pt;width:19.45pt;height:17.25pt;z-index:251521024" fillcolor="yellow" strokecolor="red" strokeweight="1pt">
              <v:textbox style="mso-next-textbox:#_x0000_s3843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3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2" style="position:absolute;margin-left:220.6pt;margin-top:27.45pt;width:19.45pt;height:17.25pt;z-index:251522048" fillcolor="yellow" strokecolor="red" strokeweight="1pt">
              <v:textbox style="mso-next-textbox:#_x0000_s3842;mso-fit-shape-to-text:t" inset="0,0,0,0">
                <w:txbxContent>
                  <w:p w:rsidR="00220C93" w:rsidRPr="00B34A15" w:rsidRDefault="00220C93" w:rsidP="006A517B">
                    <w:pPr>
                      <w:jc w:val="center"/>
                      <w:rPr>
                        <w:rFonts w:eastAsia="新細明體"/>
                        <w:b/>
                        <w:szCs w:val="20"/>
                        <w:lang w:eastAsia="zh-TW"/>
                      </w:rPr>
                    </w:pPr>
                    <w:r>
                      <w:rPr>
                        <w:rFonts w:eastAsia="新細明體" w:hint="eastAsia"/>
                        <w:b/>
                        <w:szCs w:val="20"/>
                        <w:lang w:eastAsia="zh-TW"/>
                      </w:rPr>
                      <w:t>2</w:t>
                    </w:r>
                  </w:p>
                </w:txbxContent>
              </v:textbox>
            </v:oval>
          </w:pict>
        </w:r>
        <w:r>
          <w:rPr>
            <w:rFonts w:eastAsia="新細明體"/>
            <w:noProof/>
            <w:lang w:eastAsia="zh-TW"/>
          </w:rPr>
          <w:pict>
            <v:oval id="_x0000_s3841" style="position:absolute;margin-left:85.95pt;margin-top:24pt;width:19.45pt;height:17.25pt;z-index:251523072" fillcolor="yellow" strokecolor="red" strokeweight="1pt">
              <v:textbox style="mso-next-textbox:#_x0000_s3841;mso-fit-shape-to-text:t" inset="0,0,0,0">
                <w:txbxContent>
                  <w:p w:rsidR="00220C93" w:rsidRPr="008721B4" w:rsidRDefault="00220C93" w:rsidP="006A517B">
                    <w:pPr>
                      <w:jc w:val="center"/>
                      <w:rPr>
                        <w:b/>
                        <w:szCs w:val="20"/>
                      </w:rPr>
                    </w:pPr>
                    <w:r>
                      <w:rPr>
                        <w:b/>
                        <w:szCs w:val="20"/>
                      </w:rPr>
                      <w:t>1</w:t>
                    </w:r>
                  </w:p>
                </w:txbxContent>
              </v:textbox>
            </v:oval>
          </w:pict>
        </w:r>
      </w:ins>
      <w:ins w:id="3609" w:author="IEC960923" w:date="2013-03-28T09:46:00Z">
        <w:r w:rsidR="006A517B">
          <w:object w:dxaOrig="11814" w:dyaOrig="5824">
            <v:shape id="_x0000_i1027" type="#_x0000_t75" style="width:523.6pt;height:258.05pt" o:ole="">
              <v:imagedata r:id="rId47" o:title=""/>
            </v:shape>
            <o:OLEObject Type="Embed" ProgID="Visio.Drawing.11" ShapeID="_x0000_i1027" DrawAspect="Content" ObjectID="_1426949067" r:id="rId48"/>
          </w:object>
        </w:r>
      </w:ins>
    </w:p>
    <w:p w:rsidR="006A517B" w:rsidRDefault="006A517B" w:rsidP="006A517B">
      <w:pPr>
        <w:jc w:val="center"/>
        <w:rPr>
          <w:ins w:id="3610" w:author="IEC960923" w:date="2013-03-28T09:46:00Z"/>
          <w:rFonts w:eastAsia="新細明體"/>
          <w:lang w:eastAsia="zh-TW"/>
        </w:rPr>
      </w:pPr>
      <w:ins w:id="3611" w:author="IEC960923" w:date="2013-03-28T09:46:00Z">
        <w:r w:rsidRPr="00F73009">
          <w:rPr>
            <w:rFonts w:hint="eastAsia"/>
          </w:rPr>
          <w:t>圖</w:t>
        </w:r>
        <w:r w:rsidRPr="00F73009">
          <w:t xml:space="preserve"> </w:t>
        </w:r>
        <w:r w:rsidR="008E4B75">
          <w:fldChar w:fldCharType="begin"/>
        </w:r>
        <w:r>
          <w:instrText xml:space="preserve"> STYLEREF  \s "</w:instrText>
        </w:r>
        <w:r>
          <w:instrText>標題</w:instrText>
        </w:r>
        <w:r>
          <w:instrText xml:space="preserve"> 3" </w:instrText>
        </w:r>
        <w:r w:rsidR="008E4B75">
          <w:fldChar w:fldCharType="separate"/>
        </w:r>
        <w:r>
          <w:rPr>
            <w:noProof/>
          </w:rPr>
          <w:t>1.</w:t>
        </w:r>
        <w:r w:rsidR="008E4B75">
          <w:fldChar w:fldCharType="end"/>
        </w:r>
        <w:r>
          <w:rPr>
            <w:rFonts w:eastAsia="新細明體" w:hint="eastAsia"/>
            <w:lang w:eastAsia="zh-TW"/>
          </w:rPr>
          <w:t>30</w:t>
        </w:r>
        <w:r w:rsidRPr="00F73009">
          <w:noBreakHyphen/>
        </w:r>
        <w:r w:rsidR="008E4B75" w:rsidRPr="00F73009">
          <w:fldChar w:fldCharType="begin"/>
        </w:r>
        <w:r w:rsidRPr="00F73009">
          <w:instrText xml:space="preserve"> SEQ </w:instrText>
        </w:r>
        <w:r w:rsidRPr="00F73009">
          <w:rPr>
            <w:rFonts w:hint="eastAsia"/>
          </w:rPr>
          <w:instrText>圖</w:instrText>
        </w:r>
        <w:r w:rsidRPr="00F73009">
          <w:instrText xml:space="preserve"> \* ARABIC \s 2 </w:instrText>
        </w:r>
        <w:r w:rsidR="008E4B75" w:rsidRPr="00F73009">
          <w:fldChar w:fldCharType="separate"/>
        </w:r>
        <w:r w:rsidRPr="00F73009">
          <w:rPr>
            <w:noProof/>
          </w:rPr>
          <w:t>1</w:t>
        </w:r>
        <w:r w:rsidR="008E4B75" w:rsidRPr="00F73009">
          <w:fldChar w:fldCharType="end"/>
        </w:r>
      </w:ins>
    </w:p>
    <w:p w:rsidR="006A517B" w:rsidRPr="00B34A15" w:rsidRDefault="006A517B" w:rsidP="006A517B">
      <w:pPr>
        <w:rPr>
          <w:ins w:id="3612" w:author="IEC960923" w:date="2013-03-28T09:46:00Z"/>
          <w:rFonts w:eastAsia="新細明體"/>
          <w:lang w:eastAsia="zh-TW"/>
        </w:rPr>
      </w:pPr>
    </w:p>
    <w:p w:rsidR="006A517B" w:rsidRPr="00434D5C" w:rsidRDefault="006A517B" w:rsidP="006A517B">
      <w:pPr>
        <w:pStyle w:val="4"/>
        <w:rPr>
          <w:ins w:id="3613" w:author="IEC960923" w:date="2013-03-28T09:46:00Z"/>
        </w:rPr>
      </w:pPr>
      <w:ins w:id="3614" w:author="IEC960923" w:date="2013-03-28T09:46:00Z">
        <w:r w:rsidRPr="00F73009">
          <w:rPr>
            <w:rFonts w:hint="eastAsia"/>
          </w:rPr>
          <w:t>界面說明</w:t>
        </w:r>
      </w:ins>
    </w:p>
    <w:p w:rsidR="006A517B" w:rsidRPr="00434D5C" w:rsidRDefault="006A517B" w:rsidP="006A517B">
      <w:pPr>
        <w:rPr>
          <w:ins w:id="3615" w:author="IEC960923" w:date="2013-03-28T09:46:00Z"/>
        </w:rPr>
      </w:pPr>
      <w:ins w:id="3616" w:author="IEC960923" w:date="2013-03-28T09:46:00Z">
        <w:r w:rsidRPr="00F73009">
          <w:rPr>
            <w:rFonts w:hint="eastAsia"/>
          </w:rPr>
          <w:t>●界面名稱：</w:t>
        </w:r>
        <w:r w:rsidRPr="00B34A15">
          <w:rPr>
            <w:rFonts w:hint="eastAsia"/>
          </w:rPr>
          <w:t>Line Spee</w:t>
        </w:r>
        <w:r>
          <w:rPr>
            <w:rFonts w:eastAsia="新細明體" w:hint="eastAsia"/>
            <w:lang w:eastAsia="zh-TW"/>
          </w:rPr>
          <w:t>d</w:t>
        </w:r>
        <w:r w:rsidRPr="00F73009">
          <w:rPr>
            <w:rFonts w:hint="eastAsia"/>
          </w:rPr>
          <w:t>维护界面。</w:t>
        </w:r>
      </w:ins>
    </w:p>
    <w:p w:rsidR="006A517B" w:rsidRPr="00434D5C" w:rsidRDefault="006A517B" w:rsidP="006A517B">
      <w:pPr>
        <w:jc w:val="both"/>
        <w:rPr>
          <w:ins w:id="3617" w:author="IEC960923" w:date="2013-03-28T09:46:00Z"/>
        </w:rPr>
      </w:pPr>
      <w:ins w:id="3618" w:author="IEC960923" w:date="2013-03-28T09:46:00Z">
        <w:r w:rsidRPr="00F73009">
          <w:rPr>
            <w:rFonts w:hint="eastAsia"/>
          </w:rPr>
          <w:t>●</w:t>
        </w:r>
        <w:r w:rsidRPr="00F73009">
          <w:t xml:space="preserve"> </w:t>
        </w:r>
        <w:r w:rsidRPr="00F73009">
          <w:rPr>
            <w:rFonts w:hint="eastAsia"/>
          </w:rPr>
          <w:t>概述：</w:t>
        </w:r>
        <w:r w:rsidRPr="00F73009">
          <w:rPr>
            <w:rFonts w:eastAsia="新細明體" w:hint="eastAsia"/>
          </w:rPr>
          <w:t>使用此界面來</w:t>
        </w:r>
        <w:r w:rsidRPr="00F73009">
          <w:rPr>
            <w:rFonts w:ascii="SimSun" w:hAnsi="SimSun" w:hint="eastAsia"/>
          </w:rPr>
          <w:t>维护各产线工作站</w:t>
        </w:r>
        <w:r>
          <w:rPr>
            <w:rFonts w:ascii="新細明體" w:eastAsia="新細明體" w:hAnsi="新細明體" w:hint="eastAsia"/>
            <w:lang w:eastAsia="zh-TW"/>
          </w:rPr>
          <w:t>的速限</w:t>
        </w:r>
        <w:r w:rsidRPr="00F73009">
          <w:rPr>
            <w:rFonts w:hint="eastAsia"/>
          </w:rPr>
          <w:t>。</w:t>
        </w:r>
      </w:ins>
    </w:p>
    <w:p w:rsidR="006A517B" w:rsidRPr="00434D5C" w:rsidRDefault="006A517B" w:rsidP="006A517B">
      <w:pPr>
        <w:rPr>
          <w:ins w:id="3619" w:author="IEC960923" w:date="2013-03-28T09:46:00Z"/>
          <w:lang w:eastAsia="zh-TW"/>
        </w:rPr>
      </w:pPr>
      <w:ins w:id="3620" w:author="IEC960923" w:date="2013-03-28T09:46:00Z">
        <w:r w:rsidRPr="00F73009">
          <w:rPr>
            <w:rFonts w:hint="eastAsia"/>
            <w:lang w:eastAsia="zh-TW"/>
          </w:rPr>
          <w:t>●</w:t>
        </w:r>
        <w:r w:rsidRPr="00F73009">
          <w:rPr>
            <w:lang w:eastAsia="zh-TW"/>
          </w:rPr>
          <w:t xml:space="preserve"> </w:t>
        </w:r>
        <w:r w:rsidRPr="00F73009">
          <w:rPr>
            <w:rFonts w:hint="eastAsia"/>
            <w:lang w:eastAsia="zh-TW"/>
          </w:rPr>
          <w:t>界面類型：非</w:t>
        </w:r>
        <w:r w:rsidRPr="00F73009">
          <w:rPr>
            <w:rFonts w:eastAsia="新細明體"/>
            <w:lang w:eastAsia="zh-TW"/>
          </w:rPr>
          <w:t>modal</w:t>
        </w:r>
        <w:r w:rsidRPr="00F73009">
          <w:rPr>
            <w:rFonts w:eastAsia="新細明體" w:hint="eastAsia"/>
            <w:lang w:eastAsia="zh-TW"/>
          </w:rPr>
          <w:t>界面</w:t>
        </w:r>
        <w:r w:rsidRPr="00F73009">
          <w:rPr>
            <w:rFonts w:ascii="SimSun" w:hAnsi="SimSun" w:hint="eastAsia"/>
            <w:lang w:eastAsia="zh-TW"/>
          </w:rPr>
          <w:t>，不固定尺寸</w:t>
        </w:r>
        <w:r w:rsidRPr="00F73009">
          <w:rPr>
            <w:rFonts w:hint="eastAsia"/>
            <w:lang w:eastAsia="zh-TW"/>
          </w:rPr>
          <w:t>。</w:t>
        </w:r>
      </w:ins>
    </w:p>
    <w:p w:rsidR="006A517B" w:rsidRPr="00434D5C" w:rsidRDefault="006A517B" w:rsidP="006A517B">
      <w:pPr>
        <w:rPr>
          <w:ins w:id="3621" w:author="IEC960923" w:date="2013-03-28T09:46:00Z"/>
        </w:rPr>
      </w:pPr>
      <w:ins w:id="3622" w:author="IEC960923" w:date="2013-03-28T09:46:00Z">
        <w:r w:rsidRPr="00F73009">
          <w:rPr>
            <w:rFonts w:hint="eastAsia"/>
          </w:rPr>
          <w:t>●</w:t>
        </w:r>
        <w:r w:rsidRPr="00F73009">
          <w:t xml:space="preserve"> </w:t>
        </w:r>
        <w:r w:rsidRPr="00F73009">
          <w:rPr>
            <w:rFonts w:hint="eastAsia"/>
          </w:rPr>
          <w:t>進入途徑：</w:t>
        </w:r>
        <w:r w:rsidRPr="00F73009">
          <w:rPr>
            <w:rFonts w:eastAsia="新細明體" w:hint="eastAsia"/>
          </w:rPr>
          <w:t>在</w:t>
        </w:r>
        <w:r w:rsidRPr="00F73009">
          <w:rPr>
            <w:rFonts w:ascii="SimSun" w:hAnsi="SimSun"/>
          </w:rPr>
          <w:t>iMES</w:t>
        </w:r>
        <w:r w:rsidRPr="00F73009">
          <w:rPr>
            <w:rFonts w:ascii="SimSun" w:hAnsi="SimSun" w:hint="eastAsia"/>
          </w:rPr>
          <w:t>框架</w:t>
        </w:r>
        <w:r w:rsidRPr="00F73009">
          <w:rPr>
            <w:rFonts w:ascii="SimSun" w:hAnsi="SimSun"/>
          </w:rPr>
          <w:t>Function Tree</w:t>
        </w:r>
        <w:r w:rsidRPr="00F73009">
          <w:rPr>
            <w:rFonts w:ascii="SimSun" w:hAnsi="SimSun" w:hint="eastAsia"/>
          </w:rPr>
          <w:t>的</w:t>
        </w:r>
        <w:r w:rsidRPr="00F73009">
          <w:rPr>
            <w:rFonts w:ascii="SimSun" w:hAnsi="SimSun"/>
          </w:rPr>
          <w:t>Maintain</w:t>
        </w:r>
        <w:r w:rsidRPr="00F73009">
          <w:rPr>
            <w:rFonts w:ascii="SimSun" w:hAnsi="SimSun" w:hint="eastAsia"/>
          </w:rPr>
          <w:t>节点下点击“</w:t>
        </w:r>
        <w:r w:rsidRPr="00B34A15">
          <w:rPr>
            <w:rFonts w:hint="eastAsia"/>
          </w:rPr>
          <w:t>Line Speed</w:t>
        </w:r>
        <w:r w:rsidRPr="00F73009">
          <w:rPr>
            <w:rFonts w:ascii="SimSun" w:hAnsi="SimSun" w:hint="eastAsia"/>
          </w:rPr>
          <w:t>”节点后进入</w:t>
        </w:r>
        <w:r w:rsidRPr="00F73009">
          <w:rPr>
            <w:rFonts w:hint="eastAsia"/>
          </w:rPr>
          <w:t>。</w:t>
        </w:r>
      </w:ins>
    </w:p>
    <w:p w:rsidR="006A517B" w:rsidRPr="00434D5C" w:rsidRDefault="006A517B" w:rsidP="006A517B">
      <w:pPr>
        <w:rPr>
          <w:ins w:id="3623" w:author="IEC960923" w:date="2013-03-28T09:46:00Z"/>
        </w:rPr>
      </w:pPr>
      <w:ins w:id="3624" w:author="IEC960923" w:date="2013-03-28T09:46:00Z">
        <w:r w:rsidRPr="00F73009">
          <w:rPr>
            <w:rFonts w:hint="eastAsia"/>
          </w:rPr>
          <w:t>●</w:t>
        </w:r>
        <w:r w:rsidRPr="00F73009">
          <w:t xml:space="preserve"> </w:t>
        </w:r>
        <w:r w:rsidRPr="00F73009">
          <w:rPr>
            <w:rFonts w:hint="eastAsia"/>
          </w:rPr>
          <w:t>用例：</w:t>
        </w:r>
      </w:ins>
    </w:p>
    <w:p w:rsidR="006A517B" w:rsidRDefault="006A517B" w:rsidP="006A517B">
      <w:pPr>
        <w:rPr>
          <w:ins w:id="3625" w:author="IEC960923" w:date="2013-03-28T09:46:00Z"/>
          <w:rFonts w:eastAsia="新細明體"/>
          <w:lang w:eastAsia="zh-TW"/>
        </w:rPr>
      </w:pPr>
      <w:ins w:id="3626" w:author="IEC960923" w:date="2013-03-28T09:46:00Z">
        <w:r w:rsidRPr="00F73009">
          <w:rPr>
            <w:rFonts w:hint="eastAsia"/>
          </w:rPr>
          <w:t>●</w:t>
        </w:r>
        <w:r w:rsidRPr="00F73009">
          <w:t xml:space="preserve"> </w:t>
        </w:r>
        <w:r w:rsidRPr="00F73009">
          <w:rPr>
            <w:rFonts w:eastAsia="新細明體" w:hint="eastAsia"/>
          </w:rPr>
          <w:t>特殊考量：此界面</w:t>
        </w:r>
        <w:r w:rsidRPr="00F73009">
          <w:rPr>
            <w:rFonts w:hint="eastAsia"/>
          </w:rPr>
          <w:t>仅能够维护</w:t>
        </w:r>
        <w:r w:rsidRPr="00B34A15">
          <w:rPr>
            <w:rFonts w:hint="eastAsia"/>
          </w:rPr>
          <w:t>Line Speed</w:t>
        </w:r>
        <w:r w:rsidRPr="00F73009">
          <w:rPr>
            <w:rFonts w:hint="eastAsia"/>
          </w:rPr>
          <w:t>关联的人</w:t>
        </w:r>
        <w:r w:rsidRPr="00F73009">
          <w:rPr>
            <w:rFonts w:eastAsia="新細明體" w:hint="eastAsia"/>
          </w:rPr>
          <w:t>有權限進來</w:t>
        </w:r>
      </w:ins>
    </w:p>
    <w:p w:rsidR="006A517B" w:rsidRPr="00B34A15" w:rsidRDefault="006A517B" w:rsidP="006A517B">
      <w:pPr>
        <w:rPr>
          <w:ins w:id="3627" w:author="IEC960923" w:date="2013-03-28T09:46:00Z"/>
          <w:rFonts w:eastAsia="新細明體"/>
          <w:lang w:eastAsia="zh-TW"/>
        </w:rPr>
      </w:pPr>
      <w:ins w:id="3628" w:author="IEC960923" w:date="2013-03-28T09:46:00Z">
        <w:r w:rsidRPr="00B34A15">
          <w:rPr>
            <w:rFonts w:hint="eastAsia"/>
            <w:lang w:eastAsia="zh-TW"/>
          </w:rPr>
          <w:t>●</w:t>
        </w:r>
        <w:r w:rsidRPr="00B34A15">
          <w:rPr>
            <w:rFonts w:ascii="新細明體" w:eastAsia="新細明體" w:hAnsi="新細明體"/>
            <w:lang w:eastAsia="zh-TW"/>
          </w:rPr>
          <w:t xml:space="preserve"> </w:t>
        </w:r>
        <w:r w:rsidRPr="00B34A15">
          <w:rPr>
            <w:rFonts w:hint="eastAsia"/>
            <w:lang w:eastAsia="zh-TW"/>
          </w:rPr>
          <w:t>对应数</w:t>
        </w:r>
        <w:r w:rsidRPr="00B34A15">
          <w:rPr>
            <w:rFonts w:hint="eastAsia"/>
          </w:rPr>
          <w:t>据表：</w:t>
        </w:r>
        <w:r w:rsidRPr="00B34A15">
          <w:t>Line</w:t>
        </w:r>
        <w:r w:rsidRPr="00B34A15">
          <w:rPr>
            <w:rFonts w:eastAsia="新細明體" w:hint="eastAsia"/>
            <w:lang w:eastAsia="zh-TW"/>
          </w:rPr>
          <w:t>Speed</w:t>
        </w:r>
      </w:ins>
    </w:p>
    <w:p w:rsidR="006A517B" w:rsidRPr="00434D5C" w:rsidRDefault="006A517B" w:rsidP="006A517B">
      <w:pPr>
        <w:rPr>
          <w:ins w:id="3629" w:author="IEC960923" w:date="2013-03-28T09:46:00Z"/>
          <w:lang w:eastAsia="zh-TW"/>
        </w:rPr>
      </w:pPr>
    </w:p>
    <w:p w:rsidR="006A517B" w:rsidRDefault="006A517B" w:rsidP="006A517B">
      <w:pPr>
        <w:pStyle w:val="4"/>
        <w:rPr>
          <w:ins w:id="3630" w:author="IEC960923" w:date="2013-03-28T09:46:00Z"/>
          <w:rFonts w:eastAsia="新細明體"/>
          <w:lang w:eastAsia="zh-TW"/>
        </w:rPr>
      </w:pPr>
      <w:ins w:id="3631" w:author="IEC960923" w:date="2013-03-28T09:46:00Z">
        <w:r w:rsidRPr="00F73009">
          <w:rPr>
            <w:rFonts w:hint="eastAsia"/>
          </w:rPr>
          <w:t>控件說明</w:t>
        </w:r>
      </w:ins>
    </w:p>
    <w:p w:rsidR="006A517B" w:rsidRPr="00B34A15" w:rsidRDefault="006A517B" w:rsidP="006A517B">
      <w:pPr>
        <w:pStyle w:val="ae"/>
        <w:jc w:val="right"/>
        <w:rPr>
          <w:ins w:id="3632" w:author="IEC960923" w:date="2013-03-28T09:46:00Z"/>
          <w:rFonts w:eastAsia="新細明體"/>
          <w:lang w:eastAsia="zh-TW"/>
        </w:rPr>
      </w:pPr>
      <w:ins w:id="3633" w:author="IEC960923" w:date="2013-03-28T09:46:00Z">
        <w:r w:rsidRPr="00F73009">
          <w:rPr>
            <w:rFonts w:hint="eastAsia"/>
          </w:rPr>
          <w:t>表</w:t>
        </w:r>
        <w:r w:rsidRPr="00F73009">
          <w:t xml:space="preserve">: </w:t>
        </w:r>
        <w:r w:rsidR="008E4B75">
          <w:fldChar w:fldCharType="begin"/>
        </w:r>
        <w:r>
          <w:instrText xml:space="preserve"> STYLEREF 2 \s </w:instrText>
        </w:r>
        <w:r w:rsidR="008E4B75">
          <w:fldChar w:fldCharType="separate"/>
        </w:r>
        <w:r w:rsidRPr="00F73009">
          <w:rPr>
            <w:noProof/>
          </w:rPr>
          <w:t>1.</w:t>
        </w:r>
        <w:r w:rsidR="008E4B75">
          <w:fldChar w:fldCharType="end"/>
        </w:r>
        <w:r>
          <w:rPr>
            <w:rFonts w:eastAsia="新細明體" w:hint="eastAsia"/>
            <w:lang w:eastAsia="zh-TW"/>
          </w:rPr>
          <w:t>30</w:t>
        </w:r>
        <w:r w:rsidRPr="00F73009">
          <w:noBreakHyphen/>
        </w:r>
        <w:r w:rsidR="008E4B75" w:rsidRPr="00F73009">
          <w:fldChar w:fldCharType="begin"/>
        </w:r>
        <w:r w:rsidRPr="00F73009">
          <w:instrText xml:space="preserve"> SEQ </w:instrText>
        </w:r>
        <w:r w:rsidRPr="00F73009">
          <w:rPr>
            <w:rFonts w:hint="eastAsia"/>
          </w:rPr>
          <w:instrText>表</w:instrText>
        </w:r>
        <w:r w:rsidRPr="00F73009">
          <w:instrText xml:space="preserve">: \* ARABIC \s 2 </w:instrText>
        </w:r>
        <w:r w:rsidR="008E4B75" w:rsidRPr="00F73009">
          <w:fldChar w:fldCharType="separate"/>
        </w:r>
        <w:r w:rsidRPr="00F73009">
          <w:rPr>
            <w:noProof/>
          </w:rPr>
          <w:t>1</w:t>
        </w:r>
        <w:r w:rsidR="008E4B75" w:rsidRPr="00F73009">
          <w:fldChar w:fldCharType="end"/>
        </w:r>
      </w:ins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2019"/>
        <w:gridCol w:w="3338"/>
      </w:tblGrid>
      <w:tr w:rsidR="006A517B" w:rsidRPr="00434D5C" w:rsidTr="00DD6852">
        <w:trPr>
          <w:tblHeader/>
          <w:ins w:id="3634" w:author="IEC960923" w:date="2013-03-28T09:46:00Z"/>
        </w:trPr>
        <w:tc>
          <w:tcPr>
            <w:tcW w:w="445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35" w:author="IEC960923" w:date="2013-03-28T09:46:00Z"/>
                <w:b/>
              </w:rPr>
            </w:pPr>
            <w:ins w:id="3636" w:author="IEC960923" w:date="2013-03-28T09:46:00Z">
              <w:r w:rsidRPr="00F73009">
                <w:rPr>
                  <w:b/>
                </w:rPr>
                <w:t>#</w:t>
              </w:r>
            </w:ins>
          </w:p>
        </w:tc>
        <w:tc>
          <w:tcPr>
            <w:tcW w:w="1310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37" w:author="IEC960923" w:date="2013-03-28T09:46:00Z"/>
                <w:b/>
              </w:rPr>
            </w:pPr>
            <w:ins w:id="3638" w:author="IEC960923" w:date="2013-03-28T09:46:00Z">
              <w:r w:rsidRPr="00F73009">
                <w:rPr>
                  <w:rFonts w:hint="eastAsia"/>
                  <w:b/>
                </w:rPr>
                <w:t>名稱</w:t>
              </w:r>
            </w:ins>
          </w:p>
        </w:tc>
        <w:tc>
          <w:tcPr>
            <w:tcW w:w="916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39" w:author="IEC960923" w:date="2013-03-28T09:46:00Z"/>
                <w:b/>
              </w:rPr>
            </w:pPr>
            <w:ins w:id="3640" w:author="IEC960923" w:date="2013-03-28T09:46:00Z">
              <w:r w:rsidRPr="00F73009">
                <w:rPr>
                  <w:rFonts w:hint="eastAsia"/>
                  <w:b/>
                </w:rPr>
                <w:t>類型</w:t>
              </w:r>
            </w:ins>
          </w:p>
        </w:tc>
        <w:tc>
          <w:tcPr>
            <w:tcW w:w="677" w:type="dxa"/>
            <w:shd w:val="clear" w:color="auto" w:fill="CCCCCC"/>
            <w:tcFitText/>
          </w:tcPr>
          <w:p w:rsidR="006A517B" w:rsidRPr="00434D5C" w:rsidRDefault="006A517B" w:rsidP="00DD6852">
            <w:pPr>
              <w:jc w:val="center"/>
              <w:rPr>
                <w:ins w:id="3641" w:author="IEC960923" w:date="2013-03-28T09:46:00Z"/>
                <w:b/>
              </w:rPr>
            </w:pPr>
            <w:ins w:id="3642" w:author="IEC960923" w:date="2013-03-28T09:46:00Z">
              <w:r w:rsidRPr="00F73009">
                <w:rPr>
                  <w:rFonts w:hint="eastAsia"/>
                  <w:b/>
                  <w:spacing w:val="39"/>
                </w:rPr>
                <w:t>格</w:t>
              </w:r>
              <w:r w:rsidRPr="00F73009">
                <w:rPr>
                  <w:rFonts w:hint="eastAsia"/>
                  <w:b/>
                  <w:spacing w:val="1"/>
                </w:rPr>
                <w:t>式</w:t>
              </w:r>
            </w:ins>
          </w:p>
        </w:tc>
        <w:tc>
          <w:tcPr>
            <w:tcW w:w="1432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43" w:author="IEC960923" w:date="2013-03-28T09:46:00Z"/>
                <w:b/>
              </w:rPr>
            </w:pPr>
            <w:ins w:id="3644" w:author="IEC960923" w:date="2013-03-28T09:46:00Z">
              <w:r w:rsidRPr="00F73009">
                <w:rPr>
                  <w:rFonts w:hint="eastAsia"/>
                  <w:b/>
                </w:rPr>
                <w:t>默認</w:t>
              </w:r>
            </w:ins>
          </w:p>
        </w:tc>
        <w:tc>
          <w:tcPr>
            <w:tcW w:w="680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45" w:author="IEC960923" w:date="2013-03-28T09:46:00Z"/>
                <w:b/>
              </w:rPr>
            </w:pPr>
            <w:ins w:id="3646" w:author="IEC960923" w:date="2013-03-28T09:46:00Z">
              <w:r w:rsidRPr="00F73009">
                <w:rPr>
                  <w:rFonts w:hint="eastAsia"/>
                  <w:b/>
                </w:rPr>
                <w:t>必填</w:t>
              </w:r>
            </w:ins>
          </w:p>
        </w:tc>
        <w:tc>
          <w:tcPr>
            <w:tcW w:w="2019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47" w:author="IEC960923" w:date="2013-03-28T09:46:00Z"/>
                <w:b/>
              </w:rPr>
            </w:pPr>
            <w:ins w:id="3648" w:author="IEC960923" w:date="2013-03-28T09:46:00Z">
              <w:r w:rsidRPr="00F73009">
                <w:rPr>
                  <w:rFonts w:hint="eastAsia"/>
                  <w:b/>
                </w:rPr>
                <w:t>事件</w:t>
              </w:r>
            </w:ins>
          </w:p>
        </w:tc>
        <w:tc>
          <w:tcPr>
            <w:tcW w:w="3338" w:type="dxa"/>
            <w:shd w:val="clear" w:color="auto" w:fill="CCCCCC"/>
          </w:tcPr>
          <w:p w:rsidR="006A517B" w:rsidRPr="00434D5C" w:rsidRDefault="006A517B" w:rsidP="00DD6852">
            <w:pPr>
              <w:jc w:val="center"/>
              <w:rPr>
                <w:ins w:id="3649" w:author="IEC960923" w:date="2013-03-28T09:46:00Z"/>
                <w:b/>
              </w:rPr>
            </w:pPr>
            <w:ins w:id="3650" w:author="IEC960923" w:date="2013-03-28T09:46:00Z">
              <w:r w:rsidRPr="00F73009">
                <w:rPr>
                  <w:rFonts w:hint="eastAsia"/>
                  <w:b/>
                </w:rPr>
                <w:t>備注</w:t>
              </w:r>
            </w:ins>
          </w:p>
        </w:tc>
      </w:tr>
      <w:tr w:rsidR="006A517B" w:rsidRPr="00434D5C" w:rsidTr="00DD6852">
        <w:trPr>
          <w:trHeight w:val="93"/>
          <w:ins w:id="3651" w:author="IEC960923" w:date="2013-03-28T09:46:00Z"/>
        </w:trPr>
        <w:tc>
          <w:tcPr>
            <w:tcW w:w="445" w:type="dxa"/>
          </w:tcPr>
          <w:p w:rsidR="006A517B" w:rsidRPr="00434D5C" w:rsidRDefault="006A517B" w:rsidP="00DD6852">
            <w:pPr>
              <w:rPr>
                <w:ins w:id="3652" w:author="IEC960923" w:date="2013-03-28T09:46:00Z"/>
              </w:rPr>
            </w:pPr>
            <w:ins w:id="3653" w:author="IEC960923" w:date="2013-03-28T09:46:00Z">
              <w:r w:rsidRPr="00F73009">
                <w:t>1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654" w:author="IEC960923" w:date="2013-03-28T09:46:00Z"/>
              </w:rPr>
            </w:pPr>
            <w:ins w:id="3655" w:author="IEC960923" w:date="2013-03-28T09:46:00Z">
              <w:r w:rsidRPr="00F73009">
                <w:t>Customer</w:t>
              </w:r>
            </w:ins>
          </w:p>
        </w:tc>
        <w:tc>
          <w:tcPr>
            <w:tcW w:w="916" w:type="dxa"/>
          </w:tcPr>
          <w:p w:rsidR="006A517B" w:rsidRPr="00434D5C" w:rsidRDefault="006A517B" w:rsidP="00DD6852">
            <w:pPr>
              <w:rPr>
                <w:ins w:id="3656" w:author="IEC960923" w:date="2013-03-28T09:46:00Z"/>
              </w:rPr>
            </w:pPr>
            <w:ins w:id="3657" w:author="IEC960923" w:date="2013-03-28T09:46:00Z">
              <w:r w:rsidRPr="00F73009">
                <w:t>Select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658" w:author="IEC960923" w:date="2013-03-28T09:46:00Z"/>
              </w:rPr>
            </w:pPr>
          </w:p>
        </w:tc>
        <w:tc>
          <w:tcPr>
            <w:tcW w:w="1432" w:type="dxa"/>
          </w:tcPr>
          <w:p w:rsidR="006A517B" w:rsidRPr="00434D5C" w:rsidRDefault="006A517B" w:rsidP="00DD6852">
            <w:pPr>
              <w:rPr>
                <w:ins w:id="3659" w:author="IEC960923" w:date="2013-03-28T09:46:00Z"/>
              </w:rPr>
            </w:pPr>
            <w:ins w:id="3660" w:author="IEC960923" w:date="2013-03-28T09:46:00Z">
              <w:r w:rsidRPr="00F73009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661" w:author="IEC960923" w:date="2013-03-28T09:46:00Z"/>
              </w:rPr>
            </w:pPr>
          </w:p>
        </w:tc>
        <w:tc>
          <w:tcPr>
            <w:tcW w:w="2019" w:type="dxa"/>
          </w:tcPr>
          <w:p w:rsidR="006A517B" w:rsidRPr="00434D5C" w:rsidRDefault="006A517B" w:rsidP="00DD6852">
            <w:pPr>
              <w:rPr>
                <w:ins w:id="3662" w:author="IEC960923" w:date="2013-03-28T09:46:00Z"/>
              </w:rPr>
            </w:pPr>
            <w:ins w:id="3663" w:author="IEC960923" w:date="2013-03-28T09:46:00Z">
              <w:r w:rsidRPr="00F73009">
                <w:t>Change</w:t>
              </w:r>
              <w:r w:rsidRPr="00F73009">
                <w:rPr>
                  <w:rFonts w:hint="eastAsia"/>
                </w:rPr>
                <w:t>：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中换为显示与</w:t>
              </w:r>
              <w:r w:rsidRPr="00F73009">
                <w:t>Customer</w:t>
              </w:r>
              <w:r w:rsidRPr="00F73009">
                <w:rPr>
                  <w:rFonts w:hint="eastAsia"/>
                </w:rPr>
                <w:t>、</w:t>
              </w:r>
              <w:r w:rsidRPr="00F73009">
                <w:t>Stage</w:t>
              </w:r>
              <w:r w:rsidRPr="00F73009">
                <w:rPr>
                  <w:rFonts w:hint="eastAsia"/>
                </w:rPr>
                <w:t>的当前选项对应的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。</w:t>
              </w:r>
            </w:ins>
          </w:p>
        </w:tc>
        <w:tc>
          <w:tcPr>
            <w:tcW w:w="3338" w:type="dxa"/>
          </w:tcPr>
          <w:p w:rsidR="006A517B" w:rsidRPr="00434D5C" w:rsidRDefault="006A517B" w:rsidP="00DD6852">
            <w:pPr>
              <w:rPr>
                <w:ins w:id="3664" w:author="IEC960923" w:date="2013-03-28T09:46:00Z"/>
              </w:rPr>
            </w:pPr>
            <w:ins w:id="3665" w:author="IEC960923" w:date="2013-03-28T09:46:00Z">
              <w:r w:rsidRPr="00F73009">
                <w:rPr>
                  <w:rFonts w:hint="eastAsia"/>
                </w:rPr>
                <w:t>选项包括系统中所有</w:t>
              </w:r>
              <w:r w:rsidRPr="00F73009">
                <w:t>Customer</w:t>
              </w:r>
              <w:r w:rsidRPr="00F73009">
                <w:rPr>
                  <w:rFonts w:hint="eastAsia"/>
                </w:rPr>
                <w:t>的名称</w:t>
              </w:r>
            </w:ins>
          </w:p>
        </w:tc>
      </w:tr>
      <w:tr w:rsidR="006A517B" w:rsidRPr="00434D5C" w:rsidTr="00DD6852">
        <w:trPr>
          <w:ins w:id="3666" w:author="IEC960923" w:date="2013-03-28T09:46:00Z"/>
        </w:trPr>
        <w:tc>
          <w:tcPr>
            <w:tcW w:w="445" w:type="dxa"/>
          </w:tcPr>
          <w:p w:rsidR="006A517B" w:rsidRPr="00434D5C" w:rsidRDefault="006A517B" w:rsidP="00DD6852">
            <w:pPr>
              <w:rPr>
                <w:ins w:id="3667" w:author="IEC960923" w:date="2013-03-28T09:46:00Z"/>
              </w:rPr>
            </w:pPr>
            <w:ins w:id="3668" w:author="IEC960923" w:date="2013-03-28T09:46:00Z">
              <w:r w:rsidRPr="00F73009">
                <w:t>2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669" w:author="IEC960923" w:date="2013-03-28T09:46:00Z"/>
              </w:rPr>
            </w:pPr>
            <w:ins w:id="3670" w:author="IEC960923" w:date="2013-03-28T09:46:00Z">
              <w:r w:rsidRPr="00F73009">
                <w:t>Stage</w:t>
              </w:r>
            </w:ins>
          </w:p>
        </w:tc>
        <w:tc>
          <w:tcPr>
            <w:tcW w:w="916" w:type="dxa"/>
          </w:tcPr>
          <w:p w:rsidR="006A517B" w:rsidRPr="00434D5C" w:rsidRDefault="006A517B" w:rsidP="00DD6852">
            <w:pPr>
              <w:rPr>
                <w:ins w:id="3671" w:author="IEC960923" w:date="2013-03-28T09:46:00Z"/>
              </w:rPr>
            </w:pPr>
            <w:ins w:id="3672" w:author="IEC960923" w:date="2013-03-28T09:46:00Z">
              <w:r w:rsidRPr="00B34A15">
                <w:t>Select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673" w:author="IEC960923" w:date="2013-03-28T09:46:00Z"/>
              </w:rPr>
            </w:pPr>
          </w:p>
        </w:tc>
        <w:tc>
          <w:tcPr>
            <w:tcW w:w="1432" w:type="dxa"/>
          </w:tcPr>
          <w:p w:rsidR="006A517B" w:rsidRPr="00434D5C" w:rsidRDefault="006A517B" w:rsidP="00DD6852">
            <w:pPr>
              <w:rPr>
                <w:ins w:id="3674" w:author="IEC960923" w:date="2013-03-28T09:46:00Z"/>
              </w:rPr>
            </w:pPr>
            <w:ins w:id="3675" w:author="IEC960923" w:date="2013-03-28T09:46:00Z">
              <w:r w:rsidRPr="00F73009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676" w:author="IEC960923" w:date="2013-03-28T09:46:00Z"/>
              </w:rPr>
            </w:pPr>
          </w:p>
        </w:tc>
        <w:tc>
          <w:tcPr>
            <w:tcW w:w="2019" w:type="dxa"/>
          </w:tcPr>
          <w:p w:rsidR="006A517B" w:rsidRPr="00434D5C" w:rsidRDefault="006A517B" w:rsidP="00DD6852">
            <w:pPr>
              <w:rPr>
                <w:ins w:id="3677" w:author="IEC960923" w:date="2013-03-28T09:46:00Z"/>
              </w:rPr>
            </w:pPr>
            <w:ins w:id="3678" w:author="IEC960923" w:date="2013-03-28T09:46:00Z">
              <w:r w:rsidRPr="00F73009">
                <w:t>Change</w:t>
              </w:r>
              <w:r w:rsidRPr="00F73009">
                <w:rPr>
                  <w:rFonts w:hint="eastAsia"/>
                </w:rPr>
                <w:t>：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中换为显示与</w:t>
              </w:r>
              <w:r w:rsidRPr="00F73009">
                <w:t>Customer</w:t>
              </w:r>
              <w:r w:rsidRPr="00F73009">
                <w:rPr>
                  <w:rFonts w:hint="eastAsia"/>
                </w:rPr>
                <w:t>、</w:t>
              </w:r>
              <w:r w:rsidRPr="00F73009">
                <w:t>Stage</w:t>
              </w:r>
              <w:r w:rsidRPr="00F73009">
                <w:rPr>
                  <w:rFonts w:hint="eastAsia"/>
                </w:rPr>
                <w:t>的当前选项对应的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。</w:t>
              </w:r>
            </w:ins>
          </w:p>
        </w:tc>
        <w:tc>
          <w:tcPr>
            <w:tcW w:w="3338" w:type="dxa"/>
          </w:tcPr>
          <w:p w:rsidR="006A517B" w:rsidRPr="00434D5C" w:rsidRDefault="006A517B" w:rsidP="00DD6852">
            <w:pPr>
              <w:rPr>
                <w:ins w:id="3679" w:author="IEC960923" w:date="2013-03-28T09:46:00Z"/>
              </w:rPr>
            </w:pPr>
            <w:ins w:id="3680" w:author="IEC960923" w:date="2013-03-28T09:46:00Z">
              <w:r w:rsidRPr="00F73009">
                <w:rPr>
                  <w:rFonts w:hint="eastAsia"/>
                </w:rPr>
                <w:t>选项包括系统中所有的</w:t>
              </w:r>
              <w:r w:rsidRPr="00F73009">
                <w:t>Stage</w:t>
              </w:r>
              <w:r w:rsidRPr="00F73009">
                <w:rPr>
                  <w:rFonts w:hint="eastAsia"/>
                </w:rPr>
                <w:t>：</w:t>
              </w:r>
              <w:r w:rsidRPr="00F73009" w:rsidDel="007F0843">
                <w:t xml:space="preserve"> </w:t>
              </w:r>
              <w:r w:rsidRPr="00F73009">
                <w:t>SA</w:t>
              </w:r>
              <w:r w:rsidRPr="00F73009">
                <w:rPr>
                  <w:rFonts w:hint="eastAsia"/>
                </w:rPr>
                <w:t>、</w:t>
              </w:r>
              <w:r w:rsidRPr="00F73009">
                <w:t>FA</w:t>
              </w:r>
              <w:r w:rsidRPr="00F73009">
                <w:rPr>
                  <w:rFonts w:hint="eastAsia"/>
                </w:rPr>
                <w:t>和</w:t>
              </w:r>
              <w:r w:rsidRPr="00F73009">
                <w:t>PAK</w:t>
              </w:r>
            </w:ins>
          </w:p>
        </w:tc>
      </w:tr>
      <w:tr w:rsidR="006A517B" w:rsidRPr="00434D5C" w:rsidTr="00DD6852">
        <w:trPr>
          <w:ins w:id="3681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682" w:author="IEC960923" w:date="2013-03-28T09:46:00Z"/>
                <w:rFonts w:eastAsia="新細明體"/>
                <w:lang w:eastAsia="zh-TW"/>
              </w:rPr>
            </w:pPr>
            <w:ins w:id="3683" w:author="IEC960923" w:date="2013-03-28T09:46:00Z">
              <w:r>
                <w:rPr>
                  <w:rFonts w:eastAsia="新細明體" w:hint="eastAsia"/>
                  <w:lang w:eastAsia="zh-TW"/>
                </w:rPr>
                <w:t>3</w:t>
              </w:r>
            </w:ins>
          </w:p>
        </w:tc>
        <w:tc>
          <w:tcPr>
            <w:tcW w:w="1310" w:type="dxa"/>
          </w:tcPr>
          <w:p w:rsidR="006A517B" w:rsidRPr="00B34A15" w:rsidRDefault="006A517B" w:rsidP="00DD6852">
            <w:pPr>
              <w:rPr>
                <w:ins w:id="3684" w:author="IEC960923" w:date="2013-03-28T09:46:00Z"/>
                <w:rFonts w:eastAsia="新細明體"/>
                <w:lang w:eastAsia="zh-TW"/>
              </w:rPr>
            </w:pPr>
            <w:ins w:id="3685" w:author="IEC960923" w:date="2013-03-28T09:46:00Z">
              <w:r>
                <w:rPr>
                  <w:rFonts w:eastAsia="新細明體" w:hint="eastAsia"/>
                  <w:lang w:eastAsia="zh-TW"/>
                </w:rPr>
                <w:t>Station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686" w:author="IEC960923" w:date="2013-03-28T09:46:00Z"/>
              </w:rPr>
            </w:pPr>
            <w:ins w:id="3687" w:author="IEC960923" w:date="2013-03-28T09:46:00Z">
              <w:r w:rsidRPr="00B34A15">
                <w:t>Select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688" w:author="IEC960923" w:date="2013-03-28T09:46:00Z"/>
              </w:rPr>
            </w:pPr>
          </w:p>
        </w:tc>
        <w:tc>
          <w:tcPr>
            <w:tcW w:w="1432" w:type="dxa"/>
          </w:tcPr>
          <w:p w:rsidR="006A517B" w:rsidRPr="00F73009" w:rsidRDefault="006A517B" w:rsidP="00DD6852">
            <w:pPr>
              <w:rPr>
                <w:ins w:id="3689" w:author="IEC960923" w:date="2013-03-28T09:46:00Z"/>
                <w:rFonts w:ascii="SimSun" w:hAnsi="SimSun"/>
              </w:rPr>
            </w:pPr>
            <w:ins w:id="3690" w:author="IEC960923" w:date="2013-03-28T09:46:00Z">
              <w:r w:rsidRPr="00F73009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691" w:author="IEC960923" w:date="2013-03-28T09:46:00Z"/>
              </w:rPr>
            </w:pPr>
          </w:p>
        </w:tc>
        <w:tc>
          <w:tcPr>
            <w:tcW w:w="2019" w:type="dxa"/>
          </w:tcPr>
          <w:p w:rsidR="006A517B" w:rsidRPr="00F73009" w:rsidRDefault="006A517B" w:rsidP="00DD6852">
            <w:pPr>
              <w:rPr>
                <w:ins w:id="3692" w:author="IEC960923" w:date="2013-03-28T09:46:00Z"/>
              </w:rPr>
            </w:pPr>
            <w:ins w:id="3693" w:author="IEC960923" w:date="2013-03-28T09:46:00Z">
              <w:r w:rsidRPr="00F73009">
                <w:t>Change</w:t>
              </w:r>
              <w:r w:rsidRPr="00F73009">
                <w:rPr>
                  <w:rFonts w:hint="eastAsia"/>
                </w:rPr>
                <w:t>：在</w:t>
              </w:r>
              <w:r>
                <w:rPr>
                  <w:rFonts w:eastAsia="新細明體" w:hint="eastAsia"/>
                  <w:lang w:eastAsia="zh-TW"/>
                </w:rPr>
                <w:t>Alias Line</w:t>
              </w:r>
              <w:r w:rsidRPr="00F73009">
                <w:t xml:space="preserve"> List</w:t>
              </w:r>
              <w:r w:rsidRPr="00F73009">
                <w:rPr>
                  <w:rFonts w:hint="eastAsia"/>
                </w:rPr>
                <w:t>中显示新选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下的所有</w:t>
              </w:r>
              <w:r>
                <w:rPr>
                  <w:rFonts w:eastAsia="新細明體" w:hint="eastAsia"/>
                  <w:lang w:eastAsia="zh-TW"/>
                </w:rPr>
                <w:t>Alias Line</w:t>
              </w:r>
              <w:r w:rsidRPr="00F73009">
                <w:rPr>
                  <w:rFonts w:hint="eastAsia"/>
                </w:rPr>
                <w:t>。</w:t>
              </w:r>
            </w:ins>
          </w:p>
        </w:tc>
        <w:tc>
          <w:tcPr>
            <w:tcW w:w="3338" w:type="dxa"/>
          </w:tcPr>
          <w:p w:rsidR="006A517B" w:rsidRDefault="006A517B" w:rsidP="00DD6852">
            <w:pPr>
              <w:rPr>
                <w:ins w:id="3694" w:author="IEC960923" w:date="2013-03-28T09:46:00Z"/>
                <w:rFonts w:eastAsia="新細明體"/>
                <w:lang w:eastAsia="zh-TW"/>
              </w:rPr>
            </w:pPr>
            <w:ins w:id="3695" w:author="IEC960923" w:date="2013-03-28T09:46:00Z">
              <w:r w:rsidRPr="00F73009">
                <w:rPr>
                  <w:rFonts w:ascii="Tahoma" w:hAnsi="Tahoma" w:hint="eastAsia"/>
                  <w:sz w:val="18"/>
                </w:rPr>
                <w:t>选项包括与</w:t>
              </w:r>
              <w:r w:rsidRPr="00F73009">
                <w:t>Customer</w:t>
              </w:r>
              <w:r w:rsidRPr="00F73009">
                <w:rPr>
                  <w:rFonts w:hint="eastAsia"/>
                </w:rPr>
                <w:t>、</w:t>
              </w:r>
              <w:r w:rsidRPr="00F73009">
                <w:t>Stage</w:t>
              </w:r>
              <w:r w:rsidRPr="00F73009">
                <w:rPr>
                  <w:rFonts w:hint="eastAsia"/>
                </w:rPr>
                <w:t>当前选项对应的所有</w:t>
              </w:r>
              <w:r>
                <w:rPr>
                  <w:rFonts w:eastAsia="新細明體" w:hint="eastAsia"/>
                  <w:lang w:eastAsia="zh-TW"/>
                </w:rPr>
                <w:t>Station</w:t>
              </w:r>
              <w:r w:rsidRPr="00F73009">
                <w:rPr>
                  <w:rFonts w:hint="eastAsia"/>
                </w:rPr>
                <w:t>，按字母序排序</w:t>
              </w:r>
            </w:ins>
          </w:p>
          <w:p w:rsidR="006A517B" w:rsidRDefault="006A517B" w:rsidP="00DD6852">
            <w:pPr>
              <w:rPr>
                <w:ins w:id="3696" w:author="IEC960923" w:date="2013-03-28T09:46:00Z"/>
                <w:rFonts w:eastAsia="新細明體"/>
                <w:lang w:eastAsia="zh-TW"/>
              </w:rPr>
            </w:pPr>
            <w:ins w:id="3697" w:author="IEC960923" w:date="2013-03-28T09:46:00Z">
              <w:r>
                <w:rPr>
                  <w:rFonts w:eastAsia="新細明體" w:hint="eastAsia"/>
                  <w:lang w:eastAsia="zh-TW"/>
                </w:rPr>
                <w:t>Station</w:t>
              </w:r>
              <w:r>
                <w:rPr>
                  <w:rFonts w:eastAsia="新細明體" w:hint="eastAsia"/>
                  <w:lang w:eastAsia="zh-TW"/>
                </w:rPr>
                <w:t>取的方法：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698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699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lastRenderedPageBreak/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00" w:author="IEC960923" w:date="2013-03-28T09:46:00Z"/>
                <w:rFonts w:ascii="Courier New" w:hAnsi="Courier New" w:cs="Courier New"/>
                <w:noProof/>
                <w:color w:val="008080"/>
                <w:szCs w:val="20"/>
              </w:rPr>
            </w:pPr>
            <w:ins w:id="3701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LineEx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Line_Station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02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03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04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05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Pr="00B34A15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06" w:author="IEC960923" w:date="2013-03-28T09:46:00Z"/>
                <w:rFonts w:ascii="Courier New" w:eastAsia="新細明體" w:hAnsi="Courier New" w:cs="Courier New"/>
                <w:noProof/>
                <w:color w:val="FF0000"/>
                <w:szCs w:val="20"/>
                <w:lang w:eastAsia="zh-TW"/>
              </w:rPr>
            </w:pPr>
            <w:ins w:id="3707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CustomerID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新細明體" w:eastAsia="新細明體" w:hAnsi="新細明體" w:cs="Courier New" w:hint="eastAsia"/>
                  <w:noProof/>
                  <w:color w:val="FF0000"/>
                  <w:szCs w:val="20"/>
                  <w:lang w:eastAsia="zh-TW"/>
                </w:rPr>
                <w:t>@C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ustomer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Stage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@Stage</w:t>
              </w:r>
            </w:ins>
          </w:p>
          <w:p w:rsidR="006A517B" w:rsidRPr="00B34A15" w:rsidRDefault="006A517B" w:rsidP="00DD6852">
            <w:pPr>
              <w:rPr>
                <w:ins w:id="3708" w:author="IEC960923" w:date="2013-03-28T09:46:00Z"/>
                <w:rFonts w:eastAsia="新細明體"/>
                <w:lang w:eastAsia="zh-TW"/>
              </w:rPr>
            </w:pPr>
            <w:ins w:id="3709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</w:ins>
          </w:p>
        </w:tc>
      </w:tr>
      <w:tr w:rsidR="006A517B" w:rsidRPr="00434D5C" w:rsidTr="00DD6852">
        <w:trPr>
          <w:ins w:id="3710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711" w:author="IEC960923" w:date="2013-03-28T09:46:00Z"/>
                <w:rFonts w:eastAsia="新細明體"/>
                <w:lang w:eastAsia="zh-TW"/>
              </w:rPr>
            </w:pPr>
            <w:ins w:id="3712" w:author="IEC960923" w:date="2013-03-28T09:46:00Z">
              <w:r>
                <w:rPr>
                  <w:rFonts w:eastAsia="新細明體" w:hint="eastAsia"/>
                  <w:lang w:eastAsia="zh-TW"/>
                </w:rPr>
                <w:lastRenderedPageBreak/>
                <w:t>4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713" w:author="IEC960923" w:date="2013-03-28T09:46:00Z"/>
              </w:rPr>
            </w:pPr>
            <w:ins w:id="3714" w:author="IEC960923" w:date="2013-03-28T09:46:00Z">
              <w:r>
                <w:rPr>
                  <w:rFonts w:eastAsia="新細明體" w:hint="eastAsia"/>
                  <w:lang w:eastAsia="zh-TW"/>
                </w:rPr>
                <w:t>Alias</w:t>
              </w:r>
              <w:r w:rsidRPr="00F73009">
                <w:t xml:space="preserve"> </w:t>
              </w:r>
              <w:r>
                <w:rPr>
                  <w:rFonts w:eastAsia="新細明體" w:hint="eastAsia"/>
                  <w:lang w:eastAsia="zh-TW"/>
                </w:rPr>
                <w:t xml:space="preserve">Line </w:t>
              </w:r>
              <w:r w:rsidRPr="00F73009">
                <w:t>List</w:t>
              </w:r>
            </w:ins>
          </w:p>
        </w:tc>
        <w:tc>
          <w:tcPr>
            <w:tcW w:w="916" w:type="dxa"/>
          </w:tcPr>
          <w:p w:rsidR="006A517B" w:rsidRPr="00434D5C" w:rsidRDefault="006A517B" w:rsidP="00DD6852">
            <w:pPr>
              <w:rPr>
                <w:ins w:id="3715" w:author="IEC960923" w:date="2013-03-28T09:46:00Z"/>
              </w:rPr>
            </w:pPr>
            <w:ins w:id="3716" w:author="IEC960923" w:date="2013-03-28T09:46:00Z">
              <w:r w:rsidRPr="00B34A15">
                <w:t>Table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717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718" w:author="IEC960923" w:date="2013-03-28T09:46:00Z"/>
                <w:rFonts w:eastAsia="新細明體"/>
                <w:lang w:eastAsia="zh-TW"/>
              </w:rPr>
            </w:pPr>
            <w:ins w:id="3719" w:author="IEC960923" w:date="2013-03-28T09:46:00Z">
              <w:r w:rsidRPr="00F73009">
                <w:rPr>
                  <w:rFonts w:hint="eastAsia"/>
                </w:rPr>
                <w:t>显示与</w:t>
              </w:r>
              <w:r w:rsidRPr="00F73009">
                <w:t>Customer</w:t>
              </w:r>
              <w:r w:rsidRPr="00F73009">
                <w:rPr>
                  <w:rFonts w:hint="eastAsia"/>
                </w:rPr>
                <w:t>、</w:t>
              </w:r>
              <w:r w:rsidRPr="00F73009">
                <w:t>Stage</w:t>
              </w:r>
              <w:r w:rsidRPr="00B34A15">
                <w:rPr>
                  <w:rFonts w:hint="eastAsia"/>
                </w:rPr>
                <w:t>、</w:t>
              </w:r>
              <w:r w:rsidRPr="00B34A15">
                <w:rPr>
                  <w:rFonts w:hint="eastAsia"/>
                </w:rPr>
                <w:t>Station</w:t>
              </w:r>
              <w:r w:rsidRPr="00F73009">
                <w:rPr>
                  <w:rFonts w:hint="eastAsia"/>
                </w:rPr>
                <w:t>的当前选项对应的</w:t>
              </w:r>
              <w:r w:rsidRPr="00B34A15">
                <w:rPr>
                  <w:rFonts w:hint="eastAsia"/>
                </w:rPr>
                <w:t>LineSpeed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720" w:author="IEC960923" w:date="2013-03-28T09:46:00Z"/>
              </w:rPr>
            </w:pPr>
          </w:p>
        </w:tc>
        <w:tc>
          <w:tcPr>
            <w:tcW w:w="2019" w:type="dxa"/>
          </w:tcPr>
          <w:p w:rsidR="006A517B" w:rsidRPr="00434D5C" w:rsidRDefault="006A517B" w:rsidP="00DD6852">
            <w:pPr>
              <w:rPr>
                <w:ins w:id="3721" w:author="IEC960923" w:date="2013-03-28T09:46:00Z"/>
              </w:rPr>
            </w:pPr>
            <w:ins w:id="3722" w:author="IEC960923" w:date="2013-03-28T09:46:00Z">
              <w:r w:rsidRPr="00F73009">
                <w:t>Click</w:t>
              </w:r>
              <w:r w:rsidRPr="00F73009">
                <w:rPr>
                  <w:rFonts w:hint="eastAsia"/>
                </w:rPr>
                <w:t>：原高亮被选的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F73009">
                <w:rPr>
                  <w:rFonts w:hint="eastAsia"/>
                </w:rPr>
                <w:t>恢复正常显示，被点击的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F73009">
                <w:rPr>
                  <w:rFonts w:hint="eastAsia"/>
                </w:rPr>
                <w:t>被高亮选择，下部的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SpeedExpression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LimitSpeed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IsHoldStation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IsCheckPass</w:t>
              </w:r>
              <w:r w:rsidRPr="00F73009">
                <w:rPr>
                  <w:rFonts w:hint="eastAsia"/>
                </w:rPr>
                <w:t>文本框中显示被点击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F73009">
                <w:rPr>
                  <w:rFonts w:hint="eastAsia"/>
                </w:rPr>
                <w:t>的名称和描述</w:t>
              </w:r>
              <w:r w:rsidRPr="00B34A15">
                <w:rPr>
                  <w:rFonts w:hint="eastAsia"/>
                </w:rPr>
                <w:t>及相關欄位</w:t>
              </w:r>
              <w:r w:rsidRPr="00F73009">
                <w:rPr>
                  <w:rFonts w:hint="eastAsia"/>
                </w:rPr>
                <w:t>。若被点击行为空行，则</w:t>
              </w:r>
              <w:r w:rsidRPr="00F73009">
                <w:t>Disable Delete</w:t>
              </w:r>
              <w:r w:rsidRPr="00F73009">
                <w:rPr>
                  <w:rFonts w:hint="eastAsia"/>
                </w:rPr>
                <w:t>按钮。</w:t>
              </w:r>
            </w:ins>
          </w:p>
        </w:tc>
        <w:tc>
          <w:tcPr>
            <w:tcW w:w="3338" w:type="dxa"/>
          </w:tcPr>
          <w:p w:rsidR="006A517B" w:rsidRPr="00434D5C" w:rsidRDefault="006A517B" w:rsidP="00DD6852">
            <w:pPr>
              <w:rPr>
                <w:ins w:id="3723" w:author="IEC960923" w:date="2013-03-28T09:46:00Z"/>
                <w:rFonts w:ascii="Tahoma" w:hAnsi="Tahoma"/>
                <w:sz w:val="18"/>
              </w:rPr>
            </w:pPr>
            <w:ins w:id="3724" w:author="IEC960923" w:date="2013-03-28T09:46:00Z">
              <w:r w:rsidRPr="00F73009">
                <w:rPr>
                  <w:rFonts w:ascii="Tahoma" w:hAnsi="Tahoma" w:hint="eastAsia"/>
                  <w:sz w:val="18"/>
                </w:rPr>
                <w:t>栏位包括</w:t>
              </w:r>
              <w:r w:rsidRPr="00B34A15">
                <w:t>AliasLine</w:t>
              </w:r>
              <w:r w:rsidRPr="00B34A15">
                <w:rPr>
                  <w:rFonts w:hint="eastAsia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SpeedExpression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LimitSpeed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IsHoldStation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IsCheckPass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 w:rsidRPr="00F73009">
                <w:rPr>
                  <w:rFonts w:ascii="Tahoma" w:hAnsi="Tahoma"/>
                  <w:sz w:val="18"/>
                </w:rPr>
                <w:t>Editor</w:t>
              </w:r>
              <w:r w:rsidRPr="00F73009">
                <w:rPr>
                  <w:rFonts w:ascii="Tahoma" w:hAnsi="Tahoma" w:hint="eastAsia"/>
                  <w:sz w:val="18"/>
                </w:rPr>
                <w:t>、</w:t>
              </w:r>
              <w:r w:rsidRPr="00F73009">
                <w:rPr>
                  <w:rFonts w:ascii="Tahoma" w:hAnsi="Tahoma"/>
                  <w:sz w:val="18"/>
                </w:rPr>
                <w:t>Cdt</w:t>
              </w:r>
              <w:r w:rsidRPr="00F73009">
                <w:rPr>
                  <w:rFonts w:ascii="Tahoma" w:hAnsi="Tahoma" w:hint="eastAsia"/>
                  <w:sz w:val="18"/>
                </w:rPr>
                <w:t>、</w:t>
              </w:r>
              <w:r w:rsidRPr="00F73009">
                <w:rPr>
                  <w:rFonts w:ascii="Tahoma" w:hAnsi="Tahoma"/>
                  <w:sz w:val="18"/>
                </w:rPr>
                <w:t>Udt</w:t>
              </w:r>
            </w:ins>
          </w:p>
          <w:p w:rsidR="006A517B" w:rsidRDefault="006A517B" w:rsidP="00DD6852">
            <w:pPr>
              <w:rPr>
                <w:ins w:id="3725" w:author="IEC960923" w:date="2013-03-28T09:46:00Z"/>
                <w:rFonts w:eastAsia="新細明體"/>
                <w:lang w:eastAsia="zh-TW"/>
              </w:rPr>
            </w:pPr>
            <w:ins w:id="3726" w:author="IEC960923" w:date="2013-03-28T09:46:00Z">
              <w:r w:rsidRPr="00F73009">
                <w:rPr>
                  <w:rFonts w:hint="eastAsia"/>
                </w:rPr>
                <w:t>按“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F73009">
                <w:rPr>
                  <w:rFonts w:hint="eastAsia"/>
                </w:rPr>
                <w:t>”列的字母序排序</w:t>
              </w:r>
            </w:ins>
          </w:p>
          <w:p w:rsidR="006A517B" w:rsidRDefault="006A517B" w:rsidP="00DD6852">
            <w:pPr>
              <w:rPr>
                <w:ins w:id="3727" w:author="IEC960923" w:date="2013-03-28T09:46:00Z"/>
                <w:rFonts w:eastAsia="新細明體"/>
                <w:lang w:eastAsia="zh-TW"/>
              </w:rPr>
            </w:pPr>
          </w:p>
          <w:p w:rsidR="006A517B" w:rsidRDefault="006A517B" w:rsidP="00DD6852">
            <w:pPr>
              <w:rPr>
                <w:ins w:id="3728" w:author="IEC960923" w:date="2013-03-28T09:46:00Z"/>
                <w:rFonts w:eastAsia="新細明體"/>
                <w:lang w:eastAsia="zh-TW"/>
              </w:rPr>
            </w:pPr>
            <w:ins w:id="3729" w:author="IEC960923" w:date="2013-03-28T09:46:00Z">
              <w:r>
                <w:rPr>
                  <w:rFonts w:eastAsia="新細明體" w:hint="eastAsia"/>
                  <w:lang w:eastAsia="zh-TW"/>
                </w:rPr>
                <w:t>AliasLine List</w:t>
              </w:r>
              <w:r>
                <w:rPr>
                  <w:rFonts w:eastAsia="新細明體" w:hint="eastAsia"/>
                  <w:lang w:eastAsia="zh-TW"/>
                </w:rPr>
                <w:t>取得方法：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30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31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LimitSpeedExpression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32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33" w:author="IEC960923" w:date="2013-03-28T09:46:00Z"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LimitSpeed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IsHoldStation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34" w:author="IEC960923" w:date="2013-03-28T09:46:00Z"/>
                <w:rFonts w:ascii="Courier New" w:hAnsi="Courier New" w:cs="Courier New"/>
                <w:noProof/>
                <w:color w:val="008080"/>
                <w:szCs w:val="20"/>
              </w:rPr>
            </w:pPr>
            <w:ins w:id="3735" w:author="IEC960923" w:date="2013-03-28T09:46:00Z"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IsCheckPass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Editor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Udt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36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37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LineEx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38" w:author="IEC960923" w:date="2013-03-28T09:46:00Z"/>
                <w:rFonts w:ascii="Courier New" w:eastAsia="新細明體" w:hAnsi="Courier New" w:cs="Courier New"/>
                <w:noProof/>
                <w:szCs w:val="20"/>
                <w:lang w:eastAsia="zh-TW"/>
              </w:rPr>
            </w:pPr>
            <w:ins w:id="3739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Line_Station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ind w:firstLineChars="300" w:firstLine="600"/>
              <w:rPr>
                <w:ins w:id="3740" w:author="IEC960923" w:date="2013-03-28T09:46:00Z"/>
                <w:rFonts w:ascii="Courier New" w:hAnsi="Courier New" w:cs="Courier New"/>
                <w:noProof/>
                <w:color w:val="008080"/>
                <w:szCs w:val="20"/>
              </w:rPr>
            </w:pPr>
            <w:ins w:id="3741" w:author="IEC960923" w:date="2013-03-28T09:46:00Z"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LineSpeed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42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43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44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45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46" w:author="IEC960923" w:date="2013-03-28T09:46:00Z"/>
                <w:rFonts w:ascii="Courier New" w:eastAsia="新細明體" w:hAnsi="Courier New" w:cs="Courier New"/>
                <w:noProof/>
                <w:szCs w:val="20"/>
                <w:lang w:eastAsia="zh-TW"/>
              </w:rPr>
            </w:pPr>
            <w:ins w:id="3747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ind w:firstLineChars="400" w:firstLine="800"/>
              <w:rPr>
                <w:ins w:id="3748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49" w:author="IEC960923" w:date="2013-03-28T09:46:00Z"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50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51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CustomerID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@Customer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52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53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Stage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@Stage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54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55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Station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@Station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</w:ins>
          </w:p>
          <w:p w:rsidR="006A517B" w:rsidRPr="00B34A15" w:rsidRDefault="006A517B" w:rsidP="00DD6852">
            <w:pPr>
              <w:rPr>
                <w:ins w:id="3756" w:author="IEC960923" w:date="2013-03-28T09:46:00Z"/>
                <w:rFonts w:ascii="Tahoma" w:eastAsia="新細明體" w:hAnsi="Tahoma"/>
                <w:sz w:val="18"/>
                <w:lang w:eastAsia="zh-TW"/>
              </w:rPr>
            </w:pPr>
            <w:ins w:id="3757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d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</w:ins>
          </w:p>
        </w:tc>
      </w:tr>
      <w:tr w:rsidR="006A517B" w:rsidRPr="00434D5C" w:rsidTr="00DD6852">
        <w:trPr>
          <w:ins w:id="3758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759" w:author="IEC960923" w:date="2013-03-28T09:46:00Z"/>
                <w:rFonts w:eastAsia="新細明體"/>
                <w:lang w:eastAsia="zh-TW"/>
              </w:rPr>
            </w:pPr>
            <w:ins w:id="3760" w:author="IEC960923" w:date="2013-03-28T09:46:00Z">
              <w:r>
                <w:rPr>
                  <w:rFonts w:eastAsia="新細明體" w:hint="eastAsia"/>
                  <w:lang w:eastAsia="zh-TW"/>
                </w:rPr>
                <w:t>5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761" w:author="IEC960923" w:date="2013-03-28T09:46:00Z"/>
              </w:rPr>
            </w:pPr>
            <w:ins w:id="3762" w:author="IEC960923" w:date="2013-03-28T09:46:00Z">
              <w:r>
                <w:rPr>
                  <w:rFonts w:eastAsia="新細明體" w:hint="eastAsia"/>
                  <w:lang w:eastAsia="zh-TW"/>
                </w:rPr>
                <w:t xml:space="preserve">Alias </w:t>
              </w:r>
              <w:r w:rsidRPr="00F73009">
                <w:t>Line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763" w:author="IEC960923" w:date="2013-03-28T09:46:00Z"/>
              </w:rPr>
            </w:pPr>
            <w:ins w:id="3764" w:author="IEC960923" w:date="2013-03-28T09:46:00Z">
              <w:r w:rsidRPr="00B34A15">
                <w:rPr>
                  <w:rFonts w:hint="eastAsia"/>
                </w:rPr>
                <w:t>Select</w:t>
              </w:r>
            </w:ins>
          </w:p>
        </w:tc>
        <w:tc>
          <w:tcPr>
            <w:tcW w:w="677" w:type="dxa"/>
          </w:tcPr>
          <w:p w:rsidR="006A517B" w:rsidRDefault="006A517B" w:rsidP="00DD6852">
            <w:pPr>
              <w:rPr>
                <w:ins w:id="3765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766" w:author="IEC960923" w:date="2013-03-28T09:46:00Z"/>
                <w:rFonts w:ascii="SimSun" w:eastAsia="新細明體"/>
                <w:lang w:eastAsia="zh-TW"/>
              </w:rPr>
            </w:pPr>
            <w:ins w:id="3767" w:author="IEC960923" w:date="2013-03-28T09:46:00Z">
              <w:r w:rsidRPr="00F73009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B34A15" w:rsidRDefault="006A517B" w:rsidP="00DD6852">
            <w:pPr>
              <w:rPr>
                <w:ins w:id="3768" w:author="IEC960923" w:date="2013-03-28T09:46:00Z"/>
                <w:rFonts w:eastAsia="新細明體"/>
                <w:lang w:eastAsia="zh-TW"/>
              </w:rPr>
            </w:pPr>
            <w:ins w:id="3769" w:author="IEC960923" w:date="2013-03-28T09:46:00Z">
              <w:r>
                <w:rPr>
                  <w:rFonts w:eastAsia="新細明體" w:hint="eastAsia"/>
                  <w:lang w:eastAsia="zh-TW"/>
                </w:rPr>
                <w:t>Y</w:t>
              </w:r>
            </w:ins>
          </w:p>
        </w:tc>
        <w:tc>
          <w:tcPr>
            <w:tcW w:w="2019" w:type="dxa"/>
          </w:tcPr>
          <w:p w:rsidR="006A517B" w:rsidRPr="00434D5C" w:rsidRDefault="006A517B" w:rsidP="00DD6852">
            <w:pPr>
              <w:rPr>
                <w:ins w:id="3770" w:author="IEC960923" w:date="2013-03-28T09:46:00Z"/>
                <w:rFonts w:eastAsia="新細明體"/>
              </w:rPr>
            </w:pPr>
          </w:p>
        </w:tc>
        <w:tc>
          <w:tcPr>
            <w:tcW w:w="3338" w:type="dxa"/>
          </w:tcPr>
          <w:p w:rsidR="006A517B" w:rsidRDefault="006A517B" w:rsidP="00DD6852">
            <w:pPr>
              <w:rPr>
                <w:ins w:id="3771" w:author="IEC960923" w:date="2013-03-28T09:46:00Z"/>
                <w:rFonts w:eastAsia="新細明體"/>
                <w:lang w:eastAsia="zh-TW"/>
              </w:rPr>
            </w:pPr>
            <w:ins w:id="3772" w:author="IEC960923" w:date="2013-03-28T09:46:00Z">
              <w:r>
                <w:rPr>
                  <w:rFonts w:eastAsia="新細明體" w:hint="eastAsia"/>
                  <w:lang w:eastAsia="zh-TW"/>
                </w:rPr>
                <w:t xml:space="preserve">AliasLine </w:t>
              </w:r>
              <w:r>
                <w:rPr>
                  <w:rFonts w:eastAsia="新細明體" w:hint="eastAsia"/>
                  <w:lang w:eastAsia="zh-TW"/>
                </w:rPr>
                <w:t>取得方法：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73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74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distinct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75" w:author="IEC960923" w:date="2013-03-28T09:46:00Z"/>
                <w:rFonts w:ascii="Courier New" w:hAnsi="Courier New" w:cs="Courier New"/>
                <w:noProof/>
                <w:color w:val="008080"/>
                <w:szCs w:val="20"/>
              </w:rPr>
            </w:pPr>
            <w:ins w:id="3776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LineEx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77" w:author="IEC960923" w:date="2013-03-28T09:46:00Z"/>
                <w:rFonts w:ascii="Courier New" w:hAnsi="Courier New" w:cs="Courier New"/>
                <w:noProof/>
                <w:color w:val="808080"/>
                <w:szCs w:val="20"/>
              </w:rPr>
            </w:pPr>
            <w:ins w:id="3778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Line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</w:ins>
          </w:p>
          <w:p w:rsidR="006A517B" w:rsidRDefault="006A517B" w:rsidP="00DD6852">
            <w:pPr>
              <w:widowControl w:val="0"/>
              <w:autoSpaceDE w:val="0"/>
              <w:autoSpaceDN w:val="0"/>
              <w:adjustRightInd w:val="0"/>
              <w:rPr>
                <w:ins w:id="3779" w:author="IEC960923" w:date="2013-03-28T09:46:00Z"/>
                <w:rFonts w:ascii="Courier New" w:hAnsi="Courier New" w:cs="Courier New"/>
                <w:noProof/>
                <w:szCs w:val="20"/>
              </w:rPr>
            </w:pPr>
            <w:ins w:id="3780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CustomerID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eastAsia="新細明體" w:hAnsi="Courier New" w:cs="Courier New" w:hint="eastAsia"/>
                  <w:noProof/>
                  <w:color w:val="FF0000"/>
                  <w:szCs w:val="20"/>
                  <w:lang w:eastAsia="zh-TW"/>
                </w:rPr>
                <w:t>@Customer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6A517B" w:rsidRDefault="006A517B" w:rsidP="00DD6852">
            <w:pPr>
              <w:rPr>
                <w:ins w:id="3781" w:author="IEC960923" w:date="2013-03-28T09:46:00Z"/>
                <w:rFonts w:ascii="Courier New" w:eastAsia="新細明體" w:hAnsi="Courier New" w:cs="Courier New"/>
                <w:noProof/>
                <w:color w:val="FF0000"/>
                <w:szCs w:val="20"/>
                <w:lang w:eastAsia="zh-TW"/>
              </w:rPr>
            </w:pPr>
            <w:ins w:id="3782" w:author="IEC960923" w:date="2013-03-28T09:46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     </w:t>
              </w:r>
              <w:r w:rsidRPr="00B34A15"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a.Stage=</w:t>
              </w:r>
              <w:r w:rsidRPr="00B34A15">
                <w:rPr>
                  <w:rFonts w:ascii="Courier New" w:eastAsia="新細明體" w:hAnsi="Courier New" w:cs="Courier New" w:hint="eastAsia"/>
                  <w:noProof/>
                  <w:color w:val="008080"/>
                  <w:szCs w:val="20"/>
                  <w:lang w:eastAsia="zh-TW"/>
                </w:rPr>
                <w:t>@Stage</w:t>
              </w:r>
            </w:ins>
          </w:p>
          <w:p w:rsidR="006A517B" w:rsidRPr="00824B54" w:rsidRDefault="006A517B" w:rsidP="00DD6852">
            <w:pPr>
              <w:rPr>
                <w:ins w:id="3783" w:author="IEC960923" w:date="2013-03-28T09:46:00Z"/>
                <w:color w:val="FF0000"/>
              </w:rPr>
            </w:pPr>
            <w:ins w:id="3784" w:author="IEC960923" w:date="2013-03-28T09:46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order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by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color w:val="008080"/>
                  <w:szCs w:val="20"/>
                </w:rPr>
                <w:t>AliasLine</w:t>
              </w:r>
            </w:ins>
          </w:p>
        </w:tc>
      </w:tr>
      <w:tr w:rsidR="006A517B" w:rsidRPr="00434D5C" w:rsidTr="00DD6852">
        <w:trPr>
          <w:ins w:id="3785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786" w:author="IEC960923" w:date="2013-03-28T09:46:00Z"/>
                <w:rFonts w:eastAsia="新細明體"/>
                <w:lang w:eastAsia="zh-TW"/>
              </w:rPr>
            </w:pPr>
            <w:ins w:id="3787" w:author="IEC960923" w:date="2013-03-28T09:46:00Z">
              <w:r>
                <w:rPr>
                  <w:rFonts w:eastAsia="新細明體" w:hint="eastAsia"/>
                  <w:lang w:eastAsia="zh-TW"/>
                </w:rPr>
                <w:t>6</w:t>
              </w:r>
            </w:ins>
          </w:p>
        </w:tc>
        <w:tc>
          <w:tcPr>
            <w:tcW w:w="1310" w:type="dxa"/>
          </w:tcPr>
          <w:p w:rsidR="006A517B" w:rsidRPr="00B34A15" w:rsidRDefault="006A517B" w:rsidP="00DD6852">
            <w:pPr>
              <w:rPr>
                <w:ins w:id="3788" w:author="IEC960923" w:date="2013-03-28T09:46:00Z"/>
                <w:rFonts w:eastAsia="新細明體"/>
                <w:lang w:eastAsia="zh-TW"/>
              </w:rPr>
            </w:pPr>
            <w:ins w:id="3789" w:author="IEC960923" w:date="2013-03-28T09:46:00Z">
              <w:r>
                <w:rPr>
                  <w:rFonts w:ascii="新細明體" w:eastAsia="新細明體" w:hAnsi="新細明體" w:hint="eastAsia"/>
                  <w:lang w:eastAsia="zh-TW"/>
                </w:rPr>
                <w:t>S</w:t>
              </w:r>
              <w:r>
                <w:rPr>
                  <w:rFonts w:eastAsia="新細明體" w:hint="eastAsia"/>
                  <w:lang w:eastAsia="zh-TW"/>
                </w:rPr>
                <w:t>peedExpression</w:t>
              </w:r>
            </w:ins>
          </w:p>
        </w:tc>
        <w:tc>
          <w:tcPr>
            <w:tcW w:w="916" w:type="dxa"/>
          </w:tcPr>
          <w:p w:rsidR="006A517B" w:rsidRPr="00434D5C" w:rsidRDefault="006A517B" w:rsidP="00DD6852">
            <w:pPr>
              <w:rPr>
                <w:ins w:id="3790" w:author="IEC960923" w:date="2013-03-28T09:46:00Z"/>
                <w:rFonts w:ascii="SimSun"/>
              </w:rPr>
            </w:pPr>
            <w:ins w:id="3791" w:author="IEC960923" w:date="2013-03-28T09:46:00Z">
              <w:r w:rsidRPr="00B34A15">
                <w:rPr>
                  <w:rFonts w:hint="eastAsia"/>
                </w:rPr>
                <w:t>Select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792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793" w:author="IEC960923" w:date="2013-03-28T09:46:00Z"/>
                <w:rFonts w:ascii="SimSun" w:eastAsia="新細明體"/>
                <w:lang w:eastAsia="zh-TW"/>
              </w:rPr>
            </w:pPr>
            <w:ins w:id="3794" w:author="IEC960923" w:date="2013-03-28T09:46:00Z">
              <w:r w:rsidRPr="00B34A15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B34A15" w:rsidRDefault="006A517B" w:rsidP="00DD6852">
            <w:pPr>
              <w:rPr>
                <w:ins w:id="3795" w:author="IEC960923" w:date="2013-03-28T09:46:00Z"/>
                <w:rFonts w:eastAsia="新細明體"/>
                <w:i/>
                <w:lang w:eastAsia="zh-TW"/>
              </w:rPr>
            </w:pPr>
            <w:ins w:id="3796" w:author="IEC960923" w:date="2013-03-28T09:46:00Z">
              <w:r w:rsidRPr="00B34A15">
                <w:rPr>
                  <w:rFonts w:eastAsia="新細明體" w:hint="eastAsia"/>
                  <w:i/>
                  <w:lang w:eastAsia="zh-TW"/>
                </w:rPr>
                <w:t>Y</w:t>
              </w:r>
            </w:ins>
          </w:p>
        </w:tc>
        <w:tc>
          <w:tcPr>
            <w:tcW w:w="2019" w:type="dxa"/>
          </w:tcPr>
          <w:p w:rsidR="006A517B" w:rsidRPr="00434D5C" w:rsidRDefault="006A517B" w:rsidP="00DD6852">
            <w:pPr>
              <w:rPr>
                <w:ins w:id="3797" w:author="IEC960923" w:date="2013-03-28T09:46:00Z"/>
                <w:rFonts w:eastAsia="新細明體"/>
              </w:rPr>
            </w:pPr>
          </w:p>
        </w:tc>
        <w:tc>
          <w:tcPr>
            <w:tcW w:w="3338" w:type="dxa"/>
          </w:tcPr>
          <w:p w:rsidR="006A517B" w:rsidRPr="00B34A15" w:rsidRDefault="006A517B" w:rsidP="00DD6852">
            <w:pPr>
              <w:rPr>
                <w:ins w:id="3798" w:author="IEC960923" w:date="2013-03-28T09:46:00Z"/>
                <w:rFonts w:eastAsia="新細明體"/>
                <w:lang w:eastAsia="zh-TW"/>
              </w:rPr>
            </w:pPr>
            <w:ins w:id="3799" w:author="IEC960923" w:date="2013-03-28T09:46:00Z">
              <w:r w:rsidRPr="00B34A15">
                <w:rPr>
                  <w:rFonts w:eastAsia="新細明體" w:hint="eastAsia"/>
                  <w:lang w:eastAsia="zh-TW"/>
                </w:rPr>
                <w:t>選項</w:t>
              </w:r>
              <w:r>
                <w:rPr>
                  <w:rFonts w:eastAsia="新細明體" w:hint="eastAsia"/>
                  <w:lang w:eastAsia="zh-TW"/>
                </w:rPr>
                <w:t>：</w:t>
              </w:r>
              <w:r>
                <w:rPr>
                  <w:rFonts w:eastAsia="新細明體" w:hint="eastAsia"/>
                  <w:lang w:eastAsia="zh-TW"/>
                </w:rPr>
                <w:t>=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&lt;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&gt;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&lt;=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&gt;=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&lt;&gt;</w:t>
              </w:r>
            </w:ins>
          </w:p>
        </w:tc>
      </w:tr>
      <w:tr w:rsidR="006A517B" w:rsidRPr="003E4CE1" w:rsidTr="00DD6852">
        <w:trPr>
          <w:ins w:id="3800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801" w:author="IEC960923" w:date="2013-03-28T09:46:00Z"/>
                <w:rFonts w:eastAsia="新細明體"/>
                <w:lang w:eastAsia="zh-TW"/>
              </w:rPr>
            </w:pPr>
            <w:ins w:id="3802" w:author="IEC960923" w:date="2013-03-28T09:46:00Z">
              <w:r>
                <w:rPr>
                  <w:rFonts w:eastAsia="新細明體" w:hint="eastAsia"/>
                  <w:lang w:eastAsia="zh-TW"/>
                </w:rPr>
                <w:t>7</w:t>
              </w:r>
            </w:ins>
          </w:p>
        </w:tc>
        <w:tc>
          <w:tcPr>
            <w:tcW w:w="1310" w:type="dxa"/>
          </w:tcPr>
          <w:p w:rsidR="006A517B" w:rsidRPr="00B34A15" w:rsidRDefault="006A517B" w:rsidP="00DD6852">
            <w:pPr>
              <w:rPr>
                <w:ins w:id="3803" w:author="IEC960923" w:date="2013-03-28T09:46:00Z"/>
                <w:rFonts w:eastAsia="新細明體"/>
                <w:lang w:eastAsia="zh-TW"/>
              </w:rPr>
            </w:pPr>
            <w:ins w:id="3804" w:author="IEC960923" w:date="2013-03-28T09:46:00Z">
              <w:r>
                <w:rPr>
                  <w:rFonts w:eastAsia="新細明體" w:hint="eastAsia"/>
                  <w:lang w:eastAsia="zh-TW"/>
                </w:rPr>
                <w:t>LimitSpeed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805" w:author="IEC960923" w:date="2013-03-28T09:46:00Z"/>
                <w:rFonts w:ascii="SimSun" w:eastAsia="新細明體" w:hAnsi="SimSun"/>
                <w:lang w:eastAsia="zh-TW"/>
              </w:rPr>
            </w:pPr>
            <w:ins w:id="3806" w:author="IEC960923" w:date="2013-03-28T09:46:00Z">
              <w:r>
                <w:rPr>
                  <w:rFonts w:eastAsia="新細明體" w:hint="eastAsia"/>
                  <w:lang w:eastAsia="zh-TW"/>
                </w:rPr>
                <w:t>Text</w:t>
              </w:r>
            </w:ins>
          </w:p>
        </w:tc>
        <w:tc>
          <w:tcPr>
            <w:tcW w:w="677" w:type="dxa"/>
          </w:tcPr>
          <w:p w:rsidR="006A517B" w:rsidRPr="00B34A15" w:rsidRDefault="006A517B" w:rsidP="00DD6852">
            <w:pPr>
              <w:rPr>
                <w:ins w:id="3807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808" w:author="IEC960923" w:date="2013-03-28T09:46:00Z"/>
                <w:rFonts w:ascii="SimSun" w:eastAsia="新細明體" w:hAnsi="SimSun"/>
                <w:lang w:eastAsia="zh-TW"/>
              </w:rPr>
            </w:pPr>
            <w:ins w:id="3809" w:author="IEC960923" w:date="2013-03-28T09:46:00Z">
              <w:r w:rsidRPr="00B34A15">
                <w:rPr>
                  <w:rFonts w:ascii="SimSun" w:hAnsi="SimSun" w:hint="eastAsia"/>
                </w:rPr>
                <w:t>空</w:t>
              </w:r>
            </w:ins>
          </w:p>
        </w:tc>
        <w:tc>
          <w:tcPr>
            <w:tcW w:w="680" w:type="dxa"/>
          </w:tcPr>
          <w:p w:rsidR="006A517B" w:rsidRPr="00B34A15" w:rsidRDefault="006A517B" w:rsidP="00DD6852">
            <w:pPr>
              <w:rPr>
                <w:ins w:id="3810" w:author="IEC960923" w:date="2013-03-28T09:46:00Z"/>
                <w:rFonts w:eastAsia="新細明體"/>
                <w:lang w:eastAsia="zh-TW"/>
              </w:rPr>
            </w:pPr>
            <w:ins w:id="3811" w:author="IEC960923" w:date="2013-03-28T09:46:00Z">
              <w:r w:rsidRPr="00B34A15">
                <w:rPr>
                  <w:rFonts w:eastAsia="新細明體"/>
                  <w:lang w:eastAsia="zh-TW"/>
                </w:rPr>
                <w:t>Y</w:t>
              </w:r>
            </w:ins>
          </w:p>
        </w:tc>
        <w:tc>
          <w:tcPr>
            <w:tcW w:w="2019" w:type="dxa"/>
          </w:tcPr>
          <w:p w:rsidR="006A517B" w:rsidRPr="00B34A15" w:rsidRDefault="006A517B" w:rsidP="00DD6852">
            <w:pPr>
              <w:rPr>
                <w:ins w:id="3812" w:author="IEC960923" w:date="2013-03-28T09:46:00Z"/>
                <w:rFonts w:eastAsia="新細明體"/>
              </w:rPr>
            </w:pPr>
          </w:p>
        </w:tc>
        <w:tc>
          <w:tcPr>
            <w:tcW w:w="3338" w:type="dxa"/>
          </w:tcPr>
          <w:p w:rsidR="006A517B" w:rsidRPr="00B34A15" w:rsidRDefault="006A517B" w:rsidP="00DD6852">
            <w:pPr>
              <w:rPr>
                <w:ins w:id="3813" w:author="IEC960923" w:date="2013-03-28T09:46:00Z"/>
                <w:rFonts w:eastAsia="新細明體"/>
                <w:lang w:eastAsia="zh-TW"/>
              </w:rPr>
            </w:pPr>
            <w:ins w:id="3814" w:author="IEC960923" w:date="2013-03-28T09:46:00Z">
              <w:r w:rsidRPr="00B34A15">
                <w:rPr>
                  <w:rFonts w:ascii="新細明體" w:eastAsia="新細明體" w:hAnsi="新細明體" w:hint="eastAsia"/>
                  <w:lang w:eastAsia="zh-TW"/>
                </w:rPr>
                <w:t>只能輸入大於等於</w:t>
              </w:r>
              <w:r w:rsidRPr="00B34A15">
                <w:rPr>
                  <w:rFonts w:ascii="新細明體" w:eastAsia="新細明體" w:hAnsi="新細明體"/>
                  <w:lang w:eastAsia="zh-TW"/>
                </w:rPr>
                <w:t>0的整數</w:t>
              </w:r>
            </w:ins>
          </w:p>
        </w:tc>
      </w:tr>
      <w:tr w:rsidR="006A517B" w:rsidRPr="00B34A15" w:rsidTr="00DD6852">
        <w:trPr>
          <w:ins w:id="3815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816" w:author="IEC960923" w:date="2013-03-28T09:46:00Z"/>
                <w:rFonts w:eastAsia="新細明體"/>
                <w:lang w:eastAsia="zh-TW"/>
              </w:rPr>
            </w:pPr>
            <w:ins w:id="3817" w:author="IEC960923" w:date="2013-03-28T09:46:00Z">
              <w:r>
                <w:rPr>
                  <w:rFonts w:eastAsia="新細明體" w:hint="eastAsia"/>
                  <w:lang w:eastAsia="zh-TW"/>
                </w:rPr>
                <w:t>8</w:t>
              </w:r>
            </w:ins>
          </w:p>
        </w:tc>
        <w:tc>
          <w:tcPr>
            <w:tcW w:w="1310" w:type="dxa"/>
          </w:tcPr>
          <w:p w:rsidR="006A517B" w:rsidRPr="00B34A15" w:rsidRDefault="006A517B" w:rsidP="00DD6852">
            <w:pPr>
              <w:rPr>
                <w:ins w:id="3818" w:author="IEC960923" w:date="2013-03-28T09:46:00Z"/>
                <w:rFonts w:eastAsia="新細明體"/>
                <w:lang w:eastAsia="zh-TW"/>
              </w:rPr>
            </w:pPr>
            <w:ins w:id="3819" w:author="IEC960923" w:date="2013-03-28T09:46:00Z">
              <w:r>
                <w:rPr>
                  <w:rFonts w:eastAsia="新細明體" w:hint="eastAsia"/>
                  <w:lang w:eastAsia="zh-TW"/>
                </w:rPr>
                <w:t>IsHoldStation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820" w:author="IEC960923" w:date="2013-03-28T09:46:00Z"/>
                <w:rFonts w:ascii="SimSun" w:hAnsi="SimSun"/>
              </w:rPr>
            </w:pPr>
            <w:ins w:id="3821" w:author="IEC960923" w:date="2013-03-28T09:46:00Z">
              <w:r w:rsidRPr="00B34A15">
                <w:rPr>
                  <w:rFonts w:hint="eastAsia"/>
                </w:rPr>
                <w:t>Select</w:t>
              </w:r>
            </w:ins>
          </w:p>
        </w:tc>
        <w:tc>
          <w:tcPr>
            <w:tcW w:w="677" w:type="dxa"/>
          </w:tcPr>
          <w:p w:rsidR="006A517B" w:rsidRPr="00B34A15" w:rsidRDefault="006A517B" w:rsidP="00DD6852">
            <w:pPr>
              <w:rPr>
                <w:ins w:id="3822" w:author="IEC960923" w:date="2013-03-28T09:46:00Z"/>
                <w:rFonts w:eastAsia="新細明體"/>
                <w:lang w:eastAsia="zh-TW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823" w:author="IEC960923" w:date="2013-03-28T09:46:00Z"/>
                <w:rFonts w:ascii="SimSun" w:eastAsia="新細明體" w:hAnsi="SimSun"/>
                <w:lang w:eastAsia="zh-TW"/>
              </w:rPr>
            </w:pPr>
            <w:ins w:id="3824" w:author="IEC960923" w:date="2013-03-28T09:46:00Z">
              <w:r w:rsidRPr="00B34A15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B34A15" w:rsidRDefault="006A517B" w:rsidP="00DD6852">
            <w:pPr>
              <w:rPr>
                <w:ins w:id="3825" w:author="IEC960923" w:date="2013-03-28T09:46:00Z"/>
                <w:rFonts w:eastAsia="新細明體"/>
                <w:lang w:eastAsia="zh-TW"/>
              </w:rPr>
            </w:pPr>
            <w:ins w:id="3826" w:author="IEC960923" w:date="2013-03-28T09:46:00Z">
              <w:r w:rsidRPr="00B34A15">
                <w:rPr>
                  <w:rFonts w:eastAsia="新細明體"/>
                  <w:lang w:eastAsia="zh-TW"/>
                </w:rPr>
                <w:t>Y</w:t>
              </w:r>
            </w:ins>
          </w:p>
        </w:tc>
        <w:tc>
          <w:tcPr>
            <w:tcW w:w="2019" w:type="dxa"/>
          </w:tcPr>
          <w:p w:rsidR="006A517B" w:rsidRPr="00B34A15" w:rsidRDefault="006A517B" w:rsidP="00DD6852">
            <w:pPr>
              <w:rPr>
                <w:ins w:id="3827" w:author="IEC960923" w:date="2013-03-28T09:46:00Z"/>
                <w:rFonts w:eastAsia="新細明體"/>
              </w:rPr>
            </w:pPr>
          </w:p>
        </w:tc>
        <w:tc>
          <w:tcPr>
            <w:tcW w:w="3338" w:type="dxa"/>
          </w:tcPr>
          <w:p w:rsidR="006A517B" w:rsidRPr="00B34A15" w:rsidRDefault="006A517B" w:rsidP="00DD6852">
            <w:pPr>
              <w:rPr>
                <w:ins w:id="3828" w:author="IEC960923" w:date="2013-03-28T09:46:00Z"/>
              </w:rPr>
            </w:pPr>
            <w:ins w:id="3829" w:author="IEC960923" w:date="2013-03-28T09:46:00Z">
              <w:r>
                <w:rPr>
                  <w:rFonts w:ascii="新細明體" w:eastAsia="新細明體" w:hAnsi="新細明體" w:hint="eastAsia"/>
                  <w:lang w:eastAsia="zh-TW"/>
                </w:rPr>
                <w:t>選項：Y、N</w:t>
              </w:r>
            </w:ins>
          </w:p>
        </w:tc>
      </w:tr>
      <w:tr w:rsidR="006A517B" w:rsidRPr="00B34A15" w:rsidTr="00DD6852">
        <w:trPr>
          <w:ins w:id="3830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831" w:author="IEC960923" w:date="2013-03-28T09:46:00Z"/>
                <w:rFonts w:eastAsia="新細明體"/>
                <w:lang w:eastAsia="zh-TW"/>
              </w:rPr>
            </w:pPr>
            <w:ins w:id="3832" w:author="IEC960923" w:date="2013-03-28T09:46:00Z">
              <w:r>
                <w:rPr>
                  <w:rFonts w:eastAsia="新細明體" w:hint="eastAsia"/>
                  <w:lang w:eastAsia="zh-TW"/>
                </w:rPr>
                <w:t>9</w:t>
              </w:r>
            </w:ins>
          </w:p>
        </w:tc>
        <w:tc>
          <w:tcPr>
            <w:tcW w:w="1310" w:type="dxa"/>
          </w:tcPr>
          <w:p w:rsidR="006A517B" w:rsidRPr="00B34A15" w:rsidRDefault="006A517B" w:rsidP="00DD6852">
            <w:pPr>
              <w:rPr>
                <w:ins w:id="3833" w:author="IEC960923" w:date="2013-03-28T09:46:00Z"/>
                <w:rFonts w:eastAsia="新細明體"/>
                <w:lang w:eastAsia="zh-TW"/>
              </w:rPr>
            </w:pPr>
            <w:ins w:id="3834" w:author="IEC960923" w:date="2013-03-28T09:46:00Z">
              <w:r>
                <w:rPr>
                  <w:rFonts w:eastAsia="新細明體" w:hint="eastAsia"/>
                  <w:lang w:eastAsia="zh-TW"/>
                </w:rPr>
                <w:t>IsCheckPass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835" w:author="IEC960923" w:date="2013-03-28T09:46:00Z"/>
                <w:rFonts w:ascii="SimSun" w:hAnsi="SimSun"/>
              </w:rPr>
            </w:pPr>
            <w:ins w:id="3836" w:author="IEC960923" w:date="2013-03-28T09:46:00Z">
              <w:r w:rsidRPr="00B34A15">
                <w:rPr>
                  <w:rFonts w:hint="eastAsia"/>
                </w:rPr>
                <w:t>Select</w:t>
              </w:r>
            </w:ins>
          </w:p>
        </w:tc>
        <w:tc>
          <w:tcPr>
            <w:tcW w:w="677" w:type="dxa"/>
          </w:tcPr>
          <w:p w:rsidR="006A517B" w:rsidRPr="00B34A15" w:rsidRDefault="006A517B" w:rsidP="00DD6852">
            <w:pPr>
              <w:rPr>
                <w:ins w:id="3837" w:author="IEC960923" w:date="2013-03-28T09:46:00Z"/>
                <w:rFonts w:eastAsia="新細明體"/>
                <w:lang w:eastAsia="zh-TW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838" w:author="IEC960923" w:date="2013-03-28T09:46:00Z"/>
                <w:rFonts w:ascii="SimSun" w:eastAsia="新細明體" w:hAnsi="SimSun"/>
                <w:lang w:eastAsia="zh-TW"/>
              </w:rPr>
            </w:pPr>
            <w:ins w:id="3839" w:author="IEC960923" w:date="2013-03-28T09:46:00Z">
              <w:r w:rsidRPr="00B34A15">
                <w:rPr>
                  <w:rFonts w:ascii="SimSun" w:hAnsi="SimSun" w:hint="eastAsia"/>
                </w:rPr>
                <w:t>第一个选项被选取</w:t>
              </w:r>
            </w:ins>
          </w:p>
        </w:tc>
        <w:tc>
          <w:tcPr>
            <w:tcW w:w="680" w:type="dxa"/>
          </w:tcPr>
          <w:p w:rsidR="006A517B" w:rsidRPr="00B34A15" w:rsidRDefault="006A517B" w:rsidP="00DD6852">
            <w:pPr>
              <w:rPr>
                <w:ins w:id="3840" w:author="IEC960923" w:date="2013-03-28T09:46:00Z"/>
                <w:rFonts w:eastAsia="新細明體"/>
                <w:lang w:eastAsia="zh-TW"/>
              </w:rPr>
            </w:pPr>
            <w:ins w:id="3841" w:author="IEC960923" w:date="2013-03-28T09:46:00Z">
              <w:r w:rsidRPr="00B34A15">
                <w:rPr>
                  <w:rFonts w:eastAsia="新細明體"/>
                  <w:lang w:eastAsia="zh-TW"/>
                </w:rPr>
                <w:t>Y</w:t>
              </w:r>
            </w:ins>
          </w:p>
        </w:tc>
        <w:tc>
          <w:tcPr>
            <w:tcW w:w="2019" w:type="dxa"/>
          </w:tcPr>
          <w:p w:rsidR="006A517B" w:rsidRPr="00B34A15" w:rsidRDefault="006A517B" w:rsidP="00DD6852">
            <w:pPr>
              <w:rPr>
                <w:ins w:id="3842" w:author="IEC960923" w:date="2013-03-28T09:46:00Z"/>
                <w:rFonts w:eastAsia="新細明體"/>
              </w:rPr>
            </w:pPr>
          </w:p>
        </w:tc>
        <w:tc>
          <w:tcPr>
            <w:tcW w:w="3338" w:type="dxa"/>
          </w:tcPr>
          <w:p w:rsidR="006A517B" w:rsidRPr="00B34A15" w:rsidRDefault="006A517B" w:rsidP="00DD6852">
            <w:pPr>
              <w:rPr>
                <w:ins w:id="3843" w:author="IEC960923" w:date="2013-03-28T09:46:00Z"/>
                <w:rFonts w:ascii="新細明體" w:eastAsia="新細明體" w:hAnsi="新細明體"/>
                <w:lang w:eastAsia="zh-TW"/>
              </w:rPr>
            </w:pPr>
            <w:ins w:id="3844" w:author="IEC960923" w:date="2013-03-28T09:46:00Z">
              <w:r>
                <w:rPr>
                  <w:rFonts w:ascii="新細明體" w:eastAsia="新細明體" w:hAnsi="新細明體" w:hint="eastAsia"/>
                  <w:lang w:eastAsia="zh-TW"/>
                </w:rPr>
                <w:t>選項：Y、N</w:t>
              </w:r>
            </w:ins>
          </w:p>
        </w:tc>
      </w:tr>
      <w:tr w:rsidR="006A517B" w:rsidRPr="00434D5C" w:rsidTr="00DD6852">
        <w:trPr>
          <w:ins w:id="3845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846" w:author="IEC960923" w:date="2013-03-28T09:46:00Z"/>
              </w:rPr>
            </w:pPr>
            <w:ins w:id="3847" w:author="IEC960923" w:date="2013-03-28T09:46:00Z">
              <w:r w:rsidRPr="00B34A15">
                <w:rPr>
                  <w:rFonts w:hint="eastAsia"/>
                </w:rPr>
                <w:t>10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848" w:author="IEC960923" w:date="2013-03-28T09:46:00Z"/>
              </w:rPr>
            </w:pPr>
            <w:ins w:id="3849" w:author="IEC960923" w:date="2013-03-28T09:46:00Z">
              <w:r w:rsidRPr="00F73009">
                <w:t>Save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850" w:author="IEC960923" w:date="2013-03-28T09:46:00Z"/>
              </w:rPr>
            </w:pPr>
            <w:ins w:id="3851" w:author="IEC960923" w:date="2013-03-28T09:46:00Z">
              <w:r w:rsidRPr="00B34A15">
                <w:t>Button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852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853" w:author="IEC960923" w:date="2013-03-28T09:46:00Z"/>
              </w:rPr>
            </w:pPr>
            <w:ins w:id="3854" w:author="IEC960923" w:date="2013-03-28T09:46:00Z">
              <w:r w:rsidRPr="00B34A15">
                <w:rPr>
                  <w:rFonts w:hint="eastAsia"/>
                </w:rPr>
                <w:t>“</w:t>
              </w:r>
              <w:r w:rsidRPr="00B34A15">
                <w:t>Save</w:t>
              </w:r>
              <w:r w:rsidRPr="00B34A15">
                <w:rPr>
                  <w:rFonts w:hint="eastAsia"/>
                </w:rPr>
                <w:t>”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855" w:author="IEC960923" w:date="2013-03-28T09:46:00Z"/>
              </w:rPr>
            </w:pPr>
          </w:p>
        </w:tc>
        <w:tc>
          <w:tcPr>
            <w:tcW w:w="2019" w:type="dxa"/>
          </w:tcPr>
          <w:p w:rsidR="006A517B" w:rsidRPr="00B34A15" w:rsidRDefault="006A517B" w:rsidP="00DD6852">
            <w:pPr>
              <w:rPr>
                <w:ins w:id="3856" w:author="IEC960923" w:date="2013-03-28T09:46:00Z"/>
              </w:rPr>
            </w:pPr>
            <w:ins w:id="3857" w:author="IEC960923" w:date="2013-03-28T09:46:00Z">
              <w:r w:rsidRPr="00B34A15">
                <w:t>Click</w:t>
              </w:r>
              <w:r w:rsidRPr="00B34A15">
                <w:rPr>
                  <w:rFonts w:hint="eastAsia"/>
                </w:rPr>
                <w:t>：</w:t>
              </w:r>
              <w:r w:rsidRPr="00B34A15">
                <w:t>1</w:t>
              </w:r>
              <w:r w:rsidRPr="00B34A15">
                <w:rPr>
                  <w:rFonts w:hint="eastAsia"/>
                </w:rPr>
                <w:t>、若</w:t>
              </w:r>
              <w:r>
                <w:rPr>
                  <w:rFonts w:eastAsia="新細明體" w:hint="eastAsia"/>
                  <w:lang w:eastAsia="zh-TW"/>
                </w:rPr>
                <w:t>LimitSpeed</w:t>
              </w:r>
              <w:r w:rsidRPr="00B34A15">
                <w:rPr>
                  <w:rFonts w:hint="eastAsia"/>
                </w:rPr>
                <w:t>文本框中内容为空，则提示用户，放弃后续操作。</w:t>
              </w:r>
            </w:ins>
          </w:p>
          <w:p w:rsidR="006A517B" w:rsidRPr="00B34A15" w:rsidRDefault="006A517B" w:rsidP="00DD6852">
            <w:pPr>
              <w:rPr>
                <w:ins w:id="3858" w:author="IEC960923" w:date="2013-03-28T09:46:00Z"/>
              </w:rPr>
            </w:pPr>
            <w:ins w:id="3859" w:author="IEC960923" w:date="2013-03-28T09:46:00Z">
              <w:r w:rsidRPr="00B34A15">
                <w:t>2</w:t>
              </w:r>
              <w:r w:rsidRPr="00B34A15">
                <w:rPr>
                  <w:rFonts w:hint="eastAsia"/>
                </w:rPr>
                <w:t>、若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eastAsia="新細明體" w:hint="eastAsia"/>
                  <w:lang w:eastAsia="zh-TW"/>
                </w:rPr>
                <w:t>框中</w:t>
              </w:r>
              <w:r w:rsidRPr="00B34A15">
                <w:rPr>
                  <w:rFonts w:eastAsia="新細明體" w:hint="eastAsia"/>
                  <w:lang w:eastAsia="zh-TW"/>
                </w:rPr>
                <w:lastRenderedPageBreak/>
                <w:t>内容</w:t>
              </w:r>
              <w:r>
                <w:rPr>
                  <w:rFonts w:eastAsia="新細明體" w:hint="eastAsia"/>
                  <w:lang w:eastAsia="zh-TW"/>
                </w:rPr>
                <w:t>及</w:t>
              </w:r>
              <w:r>
                <w:rPr>
                  <w:rFonts w:eastAsia="新細明體" w:hint="eastAsia"/>
                  <w:lang w:eastAsia="zh-TW"/>
                </w:rPr>
                <w:t>Staion</w:t>
              </w:r>
              <w:r w:rsidRPr="00B34A15">
                <w:rPr>
                  <w:rFonts w:eastAsia="新細明體" w:hint="eastAsia"/>
                  <w:lang w:eastAsia="zh-TW"/>
                </w:rPr>
                <w:t>存在</w:t>
              </w:r>
              <w:r w:rsidRPr="00B34A15">
                <w:rPr>
                  <w:rFonts w:eastAsia="新細明體" w:hint="eastAsia"/>
                  <w:lang w:eastAsia="zh-TW"/>
                </w:rPr>
                <w:t>LineSpeed</w:t>
              </w:r>
              <w:r w:rsidRPr="00B34A15">
                <w:rPr>
                  <w:rFonts w:eastAsia="新細明體" w:hint="eastAsia"/>
                  <w:lang w:eastAsia="zh-TW"/>
                </w:rPr>
                <w:t>表中，</w:t>
              </w:r>
              <w:r w:rsidRPr="00B34A15">
                <w:rPr>
                  <w:rFonts w:hint="eastAsia"/>
                </w:rPr>
                <w:t>则将</w:t>
              </w:r>
              <w:r>
                <w:rPr>
                  <w:rFonts w:eastAsia="新細明體" w:hint="eastAsia"/>
                  <w:lang w:eastAsia="zh-TW"/>
                </w:rPr>
                <w:t>SpeedExpression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LimitSpeed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IsHoldStation</w:t>
              </w:r>
              <w:r>
                <w:rPr>
                  <w:rFonts w:eastAsia="新細明體" w:hint="eastAsia"/>
                  <w:lang w:eastAsia="zh-TW"/>
                </w:rPr>
                <w:t>、</w:t>
              </w:r>
              <w:r>
                <w:rPr>
                  <w:rFonts w:eastAsia="新細明體" w:hint="eastAsia"/>
                  <w:lang w:eastAsia="zh-TW"/>
                </w:rPr>
                <w:t>IsCheckPass</w:t>
              </w:r>
              <w:r w:rsidRPr="00B34A15">
                <w:rPr>
                  <w:rFonts w:hint="eastAsia"/>
                </w:rPr>
                <w:t>文本框中内容保存到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t xml:space="preserve"> List</w:t>
              </w:r>
              <w:r w:rsidRPr="00B34A15">
                <w:rPr>
                  <w:rFonts w:hint="eastAsia"/>
                </w:rPr>
                <w:t>当前被选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hint="eastAsia"/>
                </w:rPr>
                <w:t>中，同时记录修改人和时间。</w:t>
              </w:r>
            </w:ins>
          </w:p>
          <w:p w:rsidR="006A517B" w:rsidRPr="00B34A15" w:rsidRDefault="006A517B" w:rsidP="00DD6852">
            <w:pPr>
              <w:rPr>
                <w:ins w:id="3860" w:author="IEC960923" w:date="2013-03-28T09:46:00Z"/>
              </w:rPr>
            </w:pPr>
            <w:ins w:id="3861" w:author="IEC960923" w:date="2013-03-28T09:46:00Z">
              <w:r w:rsidRPr="00B34A15">
                <w:t>3</w:t>
              </w:r>
              <w:r w:rsidRPr="00B34A15">
                <w:rPr>
                  <w:rFonts w:hint="eastAsia"/>
                </w:rPr>
                <w:t>、反之，则根据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hint="eastAsia"/>
                </w:rPr>
                <w:t>框中内容新建一个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hint="eastAsia"/>
                </w:rPr>
                <w:t>记录。</w:t>
              </w:r>
            </w:ins>
          </w:p>
          <w:p w:rsidR="006A517B" w:rsidRPr="00B34A15" w:rsidRDefault="006A517B" w:rsidP="00DD6852">
            <w:pPr>
              <w:rPr>
                <w:ins w:id="3862" w:author="IEC960923" w:date="2013-03-28T09:46:00Z"/>
              </w:rPr>
            </w:pPr>
            <w:ins w:id="3863" w:author="IEC960923" w:date="2013-03-28T09:46:00Z">
              <w:r w:rsidRPr="00B34A15">
                <w:t>4</w:t>
              </w:r>
              <w:r w:rsidRPr="00B34A15">
                <w:rPr>
                  <w:rFonts w:hint="eastAsia"/>
                </w:rPr>
                <w:t>、刷新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t xml:space="preserve"> List</w:t>
              </w:r>
              <w:r w:rsidRPr="00B34A15">
                <w:rPr>
                  <w:rFonts w:hint="eastAsia"/>
                </w:rPr>
                <w:t>的显示。</w:t>
              </w:r>
            </w:ins>
          </w:p>
        </w:tc>
        <w:tc>
          <w:tcPr>
            <w:tcW w:w="3338" w:type="dxa"/>
          </w:tcPr>
          <w:p w:rsidR="006A517B" w:rsidRPr="00434D5C" w:rsidRDefault="006A517B" w:rsidP="00DD6852">
            <w:pPr>
              <w:rPr>
                <w:ins w:id="3864" w:author="IEC960923" w:date="2013-03-28T09:46:00Z"/>
              </w:rPr>
            </w:pPr>
          </w:p>
        </w:tc>
      </w:tr>
      <w:tr w:rsidR="006A517B" w:rsidRPr="00434D5C" w:rsidTr="00DD6852">
        <w:trPr>
          <w:ins w:id="3865" w:author="IEC960923" w:date="2013-03-28T09:46:00Z"/>
        </w:trPr>
        <w:tc>
          <w:tcPr>
            <w:tcW w:w="445" w:type="dxa"/>
          </w:tcPr>
          <w:p w:rsidR="006A517B" w:rsidRPr="00B34A15" w:rsidRDefault="006A517B" w:rsidP="00DD6852">
            <w:pPr>
              <w:rPr>
                <w:ins w:id="3866" w:author="IEC960923" w:date="2013-03-28T09:46:00Z"/>
              </w:rPr>
            </w:pPr>
            <w:ins w:id="3867" w:author="IEC960923" w:date="2013-03-28T09:46:00Z">
              <w:r w:rsidRPr="00B34A15">
                <w:rPr>
                  <w:rFonts w:hint="eastAsia"/>
                </w:rPr>
                <w:lastRenderedPageBreak/>
                <w:t>13</w:t>
              </w:r>
            </w:ins>
          </w:p>
        </w:tc>
        <w:tc>
          <w:tcPr>
            <w:tcW w:w="1310" w:type="dxa"/>
          </w:tcPr>
          <w:p w:rsidR="006A517B" w:rsidRPr="00434D5C" w:rsidRDefault="006A517B" w:rsidP="00DD6852">
            <w:pPr>
              <w:rPr>
                <w:ins w:id="3868" w:author="IEC960923" w:date="2013-03-28T09:46:00Z"/>
              </w:rPr>
            </w:pPr>
            <w:ins w:id="3869" w:author="IEC960923" w:date="2013-03-28T09:46:00Z">
              <w:r w:rsidRPr="00F73009">
                <w:t>Delete</w:t>
              </w:r>
            </w:ins>
          </w:p>
        </w:tc>
        <w:tc>
          <w:tcPr>
            <w:tcW w:w="916" w:type="dxa"/>
          </w:tcPr>
          <w:p w:rsidR="006A517B" w:rsidRPr="00B34A15" w:rsidRDefault="006A517B" w:rsidP="00DD6852">
            <w:pPr>
              <w:rPr>
                <w:ins w:id="3870" w:author="IEC960923" w:date="2013-03-28T09:46:00Z"/>
              </w:rPr>
            </w:pPr>
            <w:ins w:id="3871" w:author="IEC960923" w:date="2013-03-28T09:46:00Z">
              <w:r w:rsidRPr="00B34A15">
                <w:t>Button</w:t>
              </w:r>
            </w:ins>
          </w:p>
        </w:tc>
        <w:tc>
          <w:tcPr>
            <w:tcW w:w="677" w:type="dxa"/>
          </w:tcPr>
          <w:p w:rsidR="006A517B" w:rsidRPr="00434D5C" w:rsidRDefault="006A517B" w:rsidP="00DD6852">
            <w:pPr>
              <w:rPr>
                <w:ins w:id="3872" w:author="IEC960923" w:date="2013-03-28T09:46:00Z"/>
              </w:rPr>
            </w:pPr>
          </w:p>
        </w:tc>
        <w:tc>
          <w:tcPr>
            <w:tcW w:w="1432" w:type="dxa"/>
          </w:tcPr>
          <w:p w:rsidR="006A517B" w:rsidRPr="00B34A15" w:rsidRDefault="006A517B" w:rsidP="00DD6852">
            <w:pPr>
              <w:rPr>
                <w:ins w:id="3873" w:author="IEC960923" w:date="2013-03-28T09:46:00Z"/>
              </w:rPr>
            </w:pPr>
            <w:ins w:id="3874" w:author="IEC960923" w:date="2013-03-28T09:46:00Z">
              <w:r w:rsidRPr="00B34A15">
                <w:rPr>
                  <w:rFonts w:hint="eastAsia"/>
                </w:rPr>
                <w:t>“</w:t>
              </w:r>
              <w:r w:rsidRPr="00B34A15">
                <w:t>Delete</w:t>
              </w:r>
              <w:r w:rsidRPr="00B34A15">
                <w:rPr>
                  <w:rFonts w:hint="eastAsia"/>
                </w:rPr>
                <w:t>”</w:t>
              </w:r>
            </w:ins>
          </w:p>
          <w:p w:rsidR="006A517B" w:rsidRPr="00B34A15" w:rsidRDefault="006A517B" w:rsidP="00DD6852">
            <w:pPr>
              <w:rPr>
                <w:ins w:id="3875" w:author="IEC960923" w:date="2013-03-28T09:46:00Z"/>
              </w:rPr>
            </w:pPr>
            <w:ins w:id="3876" w:author="IEC960923" w:date="2013-03-28T09:46:00Z">
              <w:r w:rsidRPr="00B34A15">
                <w:rPr>
                  <w:rFonts w:hint="eastAsia"/>
                </w:rPr>
                <w:t>Disable</w:t>
              </w:r>
            </w:ins>
          </w:p>
        </w:tc>
        <w:tc>
          <w:tcPr>
            <w:tcW w:w="680" w:type="dxa"/>
          </w:tcPr>
          <w:p w:rsidR="006A517B" w:rsidRPr="00434D5C" w:rsidRDefault="006A517B" w:rsidP="00DD6852">
            <w:pPr>
              <w:rPr>
                <w:ins w:id="3877" w:author="IEC960923" w:date="2013-03-28T09:46:00Z"/>
              </w:rPr>
            </w:pPr>
          </w:p>
        </w:tc>
        <w:tc>
          <w:tcPr>
            <w:tcW w:w="2019" w:type="dxa"/>
          </w:tcPr>
          <w:p w:rsidR="006A517B" w:rsidRPr="00B34A15" w:rsidRDefault="006A517B" w:rsidP="00DD6852">
            <w:pPr>
              <w:rPr>
                <w:ins w:id="3878" w:author="IEC960923" w:date="2013-03-28T09:46:00Z"/>
              </w:rPr>
            </w:pPr>
            <w:ins w:id="3879" w:author="IEC960923" w:date="2013-03-28T09:46:00Z">
              <w:r w:rsidRPr="00B34A15">
                <w:t>Click</w:t>
              </w:r>
              <w:r w:rsidRPr="00B34A15">
                <w:rPr>
                  <w:rFonts w:hint="eastAsia"/>
                </w:rPr>
                <w:t>：</w:t>
              </w:r>
              <w:r w:rsidRPr="00B34A15">
                <w:t>1</w:t>
              </w:r>
              <w:r w:rsidRPr="00B34A15">
                <w:rPr>
                  <w:rFonts w:hint="eastAsia"/>
                </w:rPr>
                <w:t>、若</w:t>
              </w:r>
              <w:r>
                <w:rPr>
                  <w:rFonts w:eastAsia="新細明體" w:hint="eastAsia"/>
                </w:rPr>
                <w:t xml:space="preserve">AliasLine </w:t>
              </w:r>
              <w:r w:rsidRPr="00B34A15">
                <w:t>List</w:t>
              </w:r>
              <w:r w:rsidRPr="00B34A15">
                <w:rPr>
                  <w:rFonts w:hint="eastAsia"/>
                </w:rPr>
                <w:t>中当前没有任何</w:t>
              </w:r>
              <w:r>
                <w:rPr>
                  <w:rFonts w:eastAsia="新細明體" w:hint="eastAsia"/>
                </w:rPr>
                <w:t>AliasLine</w:t>
              </w:r>
              <w:r w:rsidRPr="00B34A15">
                <w:rPr>
                  <w:rFonts w:hint="eastAsia"/>
                </w:rPr>
                <w:t>被选，则提示用户，放弃后续操作。</w:t>
              </w:r>
            </w:ins>
          </w:p>
          <w:p w:rsidR="006A517B" w:rsidRPr="00B34A15" w:rsidRDefault="006A517B" w:rsidP="00DD6852">
            <w:pPr>
              <w:rPr>
                <w:ins w:id="3880" w:author="IEC960923" w:date="2013-03-28T09:46:00Z"/>
              </w:rPr>
            </w:pPr>
            <w:ins w:id="3881" w:author="IEC960923" w:date="2013-03-28T09:46:00Z">
              <w:r w:rsidRPr="00B34A15">
                <w:t>2</w:t>
              </w:r>
              <w:r w:rsidRPr="00B34A15">
                <w:rPr>
                  <w:rFonts w:hint="eastAsia"/>
                </w:rPr>
                <w:t>、要求用户再次确认要执行删除操作。</w:t>
              </w:r>
            </w:ins>
          </w:p>
          <w:p w:rsidR="006A517B" w:rsidRPr="00B34A15" w:rsidRDefault="006A517B" w:rsidP="00DD6852">
            <w:pPr>
              <w:rPr>
                <w:ins w:id="3882" w:author="IEC960923" w:date="2013-03-28T09:46:00Z"/>
              </w:rPr>
            </w:pPr>
            <w:ins w:id="3883" w:author="IEC960923" w:date="2013-03-28T09:46:00Z">
              <w:r w:rsidRPr="00B34A15">
                <w:t>3</w:t>
              </w:r>
              <w:r w:rsidRPr="00B34A15">
                <w:rPr>
                  <w:rFonts w:hint="eastAsia"/>
                </w:rPr>
                <w:t>、若用户选择放弃，则放弃后续操作。</w:t>
              </w:r>
            </w:ins>
          </w:p>
          <w:p w:rsidR="006A517B" w:rsidRPr="00B34A15" w:rsidRDefault="006A517B" w:rsidP="00DD6852">
            <w:pPr>
              <w:rPr>
                <w:ins w:id="3884" w:author="IEC960923" w:date="2013-03-28T09:46:00Z"/>
              </w:rPr>
            </w:pPr>
            <w:ins w:id="3885" w:author="IEC960923" w:date="2013-03-28T09:46:00Z">
              <w:r w:rsidRPr="00B34A15">
                <w:t>4</w:t>
              </w:r>
              <w:r w:rsidRPr="00B34A15">
                <w:rPr>
                  <w:rFonts w:hint="eastAsia"/>
                </w:rPr>
                <w:t>、删除该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hint="eastAsia"/>
                </w:rPr>
                <w:t>。该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rPr>
                  <w:rFonts w:hint="eastAsia"/>
                </w:rPr>
                <w:t>从</w:t>
              </w:r>
              <w:r>
                <w:rPr>
                  <w:rFonts w:eastAsia="新細明體" w:hint="eastAsia"/>
                  <w:lang w:eastAsia="zh-TW"/>
                </w:rPr>
                <w:t>AliasLine</w:t>
              </w:r>
              <w:r w:rsidRPr="00B34A15">
                <w:t>List</w:t>
              </w:r>
              <w:r w:rsidRPr="00B34A15">
                <w:rPr>
                  <w:rFonts w:hint="eastAsia"/>
                </w:rPr>
                <w:t>中消失。</w:t>
              </w:r>
            </w:ins>
          </w:p>
          <w:p w:rsidR="006A517B" w:rsidRPr="00B34A15" w:rsidRDefault="006A517B" w:rsidP="00DD6852">
            <w:pPr>
              <w:rPr>
                <w:ins w:id="3886" w:author="IEC960923" w:date="2013-03-28T09:46:00Z"/>
              </w:rPr>
            </w:pPr>
          </w:p>
        </w:tc>
        <w:tc>
          <w:tcPr>
            <w:tcW w:w="3338" w:type="dxa"/>
          </w:tcPr>
          <w:p w:rsidR="006A517B" w:rsidRPr="00434D5C" w:rsidRDefault="006A517B" w:rsidP="00DD6852">
            <w:pPr>
              <w:rPr>
                <w:ins w:id="3887" w:author="IEC960923" w:date="2013-03-28T09:46:00Z"/>
              </w:rPr>
            </w:pPr>
          </w:p>
        </w:tc>
      </w:tr>
    </w:tbl>
    <w:p w:rsidR="006A517B" w:rsidRPr="00B34A15" w:rsidDel="00DD6852" w:rsidRDefault="006A517B" w:rsidP="006A517B">
      <w:pPr>
        <w:rPr>
          <w:ins w:id="3888" w:author="IEC960923" w:date="2013-03-28T09:46:00Z"/>
          <w:del w:id="3889" w:author="ies12q680" w:date="2013-04-01T18:18:00Z"/>
        </w:rPr>
      </w:pPr>
    </w:p>
    <w:p w:rsidR="006A517B" w:rsidRPr="004D0BA9" w:rsidDel="00DD6852" w:rsidRDefault="006A517B" w:rsidP="006A517B">
      <w:pPr>
        <w:rPr>
          <w:ins w:id="3890" w:author="IEC960923" w:date="2013-03-28T09:46:00Z"/>
          <w:del w:id="3891" w:author="ies12q680" w:date="2013-04-01T18:18:00Z"/>
          <w:rFonts w:eastAsia="新細明體"/>
          <w:lang w:eastAsia="zh-TW"/>
        </w:rPr>
      </w:pPr>
    </w:p>
    <w:p w:rsidR="00DD6852" w:rsidRPr="00DD6852" w:rsidRDefault="00DD6852">
      <w:pPr>
        <w:rPr>
          <w:ins w:id="3892" w:author="IEC960923" w:date="2013-03-28T09:46:00Z"/>
          <w:rPrChange w:id="3893" w:author="ies12q680" w:date="2013-04-01T18:18:00Z">
            <w:rPr>
              <w:ins w:id="3894" w:author="IEC960923" w:date="2013-03-28T09:46:00Z"/>
              <w:rFonts w:eastAsia="新細明體"/>
              <w:lang w:eastAsia="zh-TW"/>
            </w:rPr>
          </w:rPrChange>
        </w:rPr>
      </w:pPr>
    </w:p>
    <w:p w:rsidR="00DD6852" w:rsidDel="00485F8E" w:rsidRDefault="00DD6852">
      <w:pPr>
        <w:jc w:val="right"/>
        <w:rPr>
          <w:del w:id="3895" w:author="ies12q680" w:date="2013-04-01T18:20:00Z"/>
        </w:rPr>
        <w:pPrChange w:id="3896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897" w:author="ies12q680" w:date="2013-04-01T19:06:00Z"/>
        </w:rPr>
        <w:pPrChange w:id="3898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899" w:author="ies12q680" w:date="2013-04-01T19:06:00Z"/>
        </w:rPr>
        <w:pPrChange w:id="3900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01" w:author="ies12q680" w:date="2013-04-01T19:06:00Z"/>
        </w:rPr>
        <w:pPrChange w:id="3902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03" w:author="ies12q680" w:date="2013-04-01T19:06:00Z"/>
        </w:rPr>
        <w:pPrChange w:id="3904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05" w:author="ies12q680" w:date="2013-04-01T19:06:00Z"/>
        </w:rPr>
        <w:pPrChange w:id="3906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07" w:author="ies12q680" w:date="2013-04-01T19:06:00Z"/>
        </w:rPr>
        <w:pPrChange w:id="3908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09" w:author="ies12q680" w:date="2013-04-01T19:06:00Z"/>
        </w:rPr>
        <w:pPrChange w:id="3910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11" w:author="ies12q680" w:date="2013-04-01T19:06:00Z"/>
        </w:rPr>
        <w:pPrChange w:id="3912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13" w:author="ies12q680" w:date="2013-04-01T19:06:00Z"/>
        </w:rPr>
        <w:pPrChange w:id="3914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15" w:author="ies12q680" w:date="2013-04-01T19:06:00Z"/>
        </w:rPr>
        <w:pPrChange w:id="3916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17" w:author="ies12q680" w:date="2013-04-01T19:06:00Z"/>
        </w:rPr>
        <w:pPrChange w:id="3918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19" w:author="ies12q680" w:date="2013-04-01T19:06:00Z"/>
        </w:rPr>
        <w:pPrChange w:id="3920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21" w:author="ies12q680" w:date="2013-04-01T19:06:00Z"/>
        </w:rPr>
        <w:pPrChange w:id="3922" w:author="Gao, Yong-Bo (高永勃 ITC)" w:date="2012-08-20T16:46:00Z">
          <w:pPr/>
        </w:pPrChange>
      </w:pPr>
    </w:p>
    <w:p w:rsidR="00485F8E" w:rsidRDefault="00485F8E">
      <w:pPr>
        <w:jc w:val="right"/>
        <w:rPr>
          <w:ins w:id="3923" w:author="ies12q680" w:date="2013-04-01T19:06:00Z"/>
        </w:rPr>
        <w:pPrChange w:id="3924" w:author="Gao, Yong-Bo (高永勃 ITC)" w:date="2012-08-20T16:46:00Z">
          <w:pPr/>
        </w:pPrChange>
      </w:pPr>
    </w:p>
    <w:p w:rsidR="00485F8E" w:rsidRPr="00485F8E" w:rsidRDefault="00485F8E">
      <w:pPr>
        <w:jc w:val="right"/>
        <w:rPr>
          <w:ins w:id="3925" w:author="ies12q680" w:date="2013-04-01T19:06:00Z"/>
        </w:rPr>
        <w:pPrChange w:id="3926" w:author="Gao, Yong-Bo (高永勃 ITC)" w:date="2012-08-20T16:46:00Z">
          <w:pPr/>
        </w:pPrChange>
      </w:pPr>
    </w:p>
    <w:p w:rsidR="00485F8E" w:rsidRDefault="003D17A3">
      <w:pPr>
        <w:rPr>
          <w:ins w:id="3927" w:author="ies12q680" w:date="2013-04-01T19:08:00Z"/>
          <w:rFonts w:asciiTheme="majorEastAsia" w:eastAsiaTheme="majorEastAsia" w:hAnsiTheme="majorEastAsia"/>
          <w:sz w:val="24"/>
        </w:rPr>
      </w:pPr>
      <w:bookmarkStart w:id="3928" w:name="_Toc306872084"/>
      <w:bookmarkStart w:id="3929" w:name="_Toc342568474"/>
      <w:ins w:id="3930" w:author="ies12q680" w:date="2013-04-01T19:12:00Z">
        <w:r>
          <w:rPr>
            <w:rFonts w:asciiTheme="majorEastAsia" w:eastAsiaTheme="majorEastAsia" w:hAnsiTheme="majorEastAsia" w:hint="eastAsia"/>
            <w:sz w:val="24"/>
          </w:rPr>
          <w:t>2.1.30</w:t>
        </w:r>
      </w:ins>
      <w:ins w:id="3931" w:author="ies12q680" w:date="2013-04-01T19:23:00Z">
        <w:r w:rsidR="002C0D77">
          <w:rPr>
            <w:rFonts w:asciiTheme="majorEastAsia" w:eastAsiaTheme="majorEastAsia" w:hAnsiTheme="majorEastAsia" w:hint="eastAsia"/>
            <w:sz w:val="24"/>
          </w:rPr>
          <w:t>.</w:t>
        </w:r>
      </w:ins>
      <w:ins w:id="3932" w:author="ies12q680" w:date="2013-04-01T18:23:00Z">
        <w:r w:rsidR="00DD6852" w:rsidRPr="00DD6852">
          <w:rPr>
            <w:rFonts w:asciiTheme="majorEastAsia" w:eastAsiaTheme="majorEastAsia" w:hAnsiTheme="majorEastAsia" w:hint="eastAsia"/>
            <w:sz w:val="24"/>
          </w:rPr>
          <w:t>增加PCBVersion维护页面</w:t>
        </w:r>
        <w:r w:rsidR="00DD6852">
          <w:rPr>
            <w:rFonts w:asciiTheme="majorEastAsia" w:eastAsiaTheme="majorEastAsia" w:hAnsiTheme="majorEastAsia" w:hint="eastAsia"/>
            <w:sz w:val="24"/>
          </w:rPr>
          <w:t>：</w:t>
        </w:r>
      </w:ins>
    </w:p>
    <w:p w:rsidR="00485F8E" w:rsidRDefault="00485F8E">
      <w:pPr>
        <w:rPr>
          <w:ins w:id="3933" w:author="ies12q680" w:date="2013-04-01T19:08:00Z"/>
          <w:rFonts w:asciiTheme="majorEastAsia" w:eastAsiaTheme="majorEastAsia" w:hAnsiTheme="majorEastAsia"/>
          <w:sz w:val="24"/>
        </w:rPr>
      </w:pPr>
      <w:ins w:id="3934" w:author="ies12q680" w:date="2013-04-01T19:08:00Z">
        <w:r>
          <w:rPr>
            <w:rFonts w:asciiTheme="majorEastAsia" w:eastAsiaTheme="majorEastAsia" w:hAnsiTheme="majorEastAsia" w:hint="eastAsia"/>
            <w:sz w:val="24"/>
          </w:rPr>
          <w:t>示意图</w:t>
        </w:r>
      </w:ins>
    </w:p>
    <w:p w:rsidR="00485F8E" w:rsidRDefault="00485F8E">
      <w:pPr>
        <w:rPr>
          <w:ins w:id="3935" w:author="ies12q680" w:date="2013-04-01T19:10:00Z"/>
          <w:rFonts w:asciiTheme="majorEastAsia" w:eastAsiaTheme="majorEastAsia" w:hAnsiTheme="majorEastAsia"/>
          <w:sz w:val="24"/>
        </w:rPr>
      </w:pPr>
      <w:ins w:id="3936" w:author="ies12q680" w:date="2013-04-01T19:08:00Z">
        <w:r w:rsidRPr="009C4789">
          <w:rPr>
            <w:rFonts w:asciiTheme="majorEastAsia" w:eastAsiaTheme="majorEastAsia" w:hAnsiTheme="majorEastAsia" w:hint="eastAsia"/>
            <w:szCs w:val="20"/>
            <w:rPrChange w:id="3937" w:author="ies12q680" w:date="2013-04-01T19:12:00Z">
              <w:rPr>
                <w:rFonts w:asciiTheme="majorEastAsia" w:eastAsiaTheme="majorEastAsia" w:hAnsiTheme="majorEastAsia" w:hint="eastAsia"/>
                <w:sz w:val="24"/>
              </w:rPr>
            </w:rPrChange>
          </w:rPr>
          <w:t>请参考</w:t>
        </w:r>
      </w:ins>
      <w:ins w:id="3938" w:author="ies12q680" w:date="2013-04-01T19:09:00Z">
        <w:r w:rsidRPr="009C4789">
          <w:rPr>
            <w:rFonts w:asciiTheme="majorEastAsia" w:eastAsiaTheme="majorEastAsia" w:hAnsiTheme="majorEastAsia"/>
            <w:szCs w:val="20"/>
            <w:rPrChange w:id="3939" w:author="ies12q680" w:date="2013-04-01T19:12:00Z">
              <w:rPr>
                <w:rFonts w:asciiTheme="majorEastAsia" w:eastAsiaTheme="majorEastAsia" w:hAnsiTheme="majorEastAsia"/>
                <w:sz w:val="24"/>
              </w:rPr>
            </w:rPrChange>
          </w:rPr>
          <w:t>ECRVersion示意</w:t>
        </w:r>
        <w:r w:rsidRPr="009C4789">
          <w:rPr>
            <w:rFonts w:asciiTheme="majorEastAsia" w:eastAsiaTheme="majorEastAsia" w:hAnsiTheme="majorEastAsia" w:hint="eastAsia"/>
            <w:szCs w:val="20"/>
            <w:rPrChange w:id="3940" w:author="ies12q680" w:date="2013-04-01T19:12:00Z">
              <w:rPr>
                <w:rFonts w:asciiTheme="majorEastAsia" w:eastAsiaTheme="majorEastAsia" w:hAnsiTheme="majorEastAsia" w:hint="eastAsia"/>
                <w:sz w:val="24"/>
              </w:rPr>
            </w:rPrChange>
          </w:rPr>
          <w:t>图</w:t>
        </w:r>
        <w:r>
          <w:rPr>
            <w:rFonts w:asciiTheme="majorEastAsia" w:eastAsiaTheme="majorEastAsia" w:hAnsiTheme="majorEastAsia" w:hint="eastAsia"/>
            <w:sz w:val="24"/>
          </w:rPr>
          <w:t>（</w:t>
        </w:r>
        <w:r>
          <w:rPr>
            <w:rFonts w:ascii="Tahoma" w:hAnsi="Tahoma"/>
          </w:rPr>
          <w:t xml:space="preserve">Family | MB Code </w:t>
        </w:r>
        <w:r w:rsidRPr="00F3004A">
          <w:rPr>
            <w:rFonts w:ascii="Tahoma" w:hAnsi="Tahoma"/>
            <w:highlight w:val="yellow"/>
            <w:rPrChange w:id="3941" w:author="ies12q680" w:date="2013-04-01T19:10:00Z">
              <w:rPr>
                <w:rFonts w:ascii="Tahoma" w:hAnsi="Tahoma"/>
              </w:rPr>
            </w:rPrChange>
          </w:rPr>
          <w:t>| PCBVER |</w:t>
        </w:r>
        <w:r w:rsidRPr="00F3004A">
          <w:rPr>
            <w:rFonts w:ascii="Tahoma" w:hAnsi="Tahoma"/>
            <w:color w:val="FF0000"/>
            <w:highlight w:val="yellow"/>
            <w:rPrChange w:id="3942" w:author="ies12q680" w:date="2013-04-01T19:10:00Z">
              <w:rPr>
                <w:rFonts w:ascii="Tahoma" w:hAnsi="Tahoma"/>
                <w:color w:val="FF0000"/>
              </w:rPr>
            </w:rPrChange>
          </w:rPr>
          <w:t xml:space="preserve"> CTVER | Supplier</w:t>
        </w:r>
        <w:r>
          <w:rPr>
            <w:rFonts w:ascii="Tahoma" w:hAnsi="Tahoma" w:hint="eastAsia"/>
            <w:color w:val="FF0000"/>
          </w:rPr>
          <w:t>|</w:t>
        </w:r>
        <w:r w:rsidRPr="00F73009">
          <w:rPr>
            <w:rFonts w:ascii="Tahoma" w:hAnsi="Tahoma"/>
            <w:color w:val="FF0000"/>
          </w:rPr>
          <w:t xml:space="preserve">Remark </w:t>
        </w:r>
        <w:r>
          <w:rPr>
            <w:rFonts w:ascii="Tahoma" w:hAnsi="Tahoma"/>
          </w:rPr>
          <w:t>| Editor | Cdt | Udt</w:t>
        </w:r>
        <w:r>
          <w:rPr>
            <w:rFonts w:asciiTheme="majorEastAsia" w:eastAsiaTheme="majorEastAsia" w:hAnsiTheme="majorEastAsia" w:hint="eastAsia"/>
            <w:sz w:val="24"/>
          </w:rPr>
          <w:t>）</w:t>
        </w:r>
      </w:ins>
    </w:p>
    <w:p w:rsidR="00F3004A" w:rsidRPr="009C4789" w:rsidRDefault="00F3004A">
      <w:pPr>
        <w:rPr>
          <w:ins w:id="3943" w:author="ies12q680" w:date="2013-04-01T18:25:00Z"/>
          <w:rFonts w:asciiTheme="majorEastAsia" w:eastAsiaTheme="majorEastAsia" w:hAnsiTheme="majorEastAsia"/>
          <w:szCs w:val="20"/>
          <w:rPrChange w:id="3944" w:author="ies12q680" w:date="2013-04-01T19:12:00Z">
            <w:rPr>
              <w:ins w:id="3945" w:author="ies12q680" w:date="2013-04-01T18:25:00Z"/>
              <w:rFonts w:asciiTheme="majorEastAsia" w:eastAsiaTheme="majorEastAsia" w:hAnsiTheme="majorEastAsia"/>
              <w:sz w:val="24"/>
            </w:rPr>
          </w:rPrChange>
        </w:rPr>
      </w:pPr>
      <w:ins w:id="3946" w:author="ies12q680" w:date="2013-04-01T19:10:00Z">
        <w:r w:rsidRPr="009C4789">
          <w:rPr>
            <w:rFonts w:asciiTheme="majorEastAsia" w:eastAsiaTheme="majorEastAsia" w:hAnsiTheme="majorEastAsia" w:hint="eastAsia"/>
            <w:szCs w:val="20"/>
            <w:highlight w:val="yellow"/>
            <w:rPrChange w:id="3947" w:author="ies12q680" w:date="2013-04-01T19:12:00Z">
              <w:rPr>
                <w:rFonts w:asciiTheme="majorEastAsia" w:eastAsiaTheme="majorEastAsia" w:hAnsiTheme="majorEastAsia" w:hint="eastAsia"/>
                <w:sz w:val="24"/>
              </w:rPr>
            </w:rPrChange>
          </w:rPr>
          <w:lastRenderedPageBreak/>
          <w:t>黄色标注部分为变更</w:t>
        </w:r>
      </w:ins>
      <w:ins w:id="3948" w:author="ies12q680" w:date="2013-04-01T19:11:00Z">
        <w:r w:rsidRPr="009C4789">
          <w:rPr>
            <w:rFonts w:asciiTheme="majorEastAsia" w:eastAsiaTheme="majorEastAsia" w:hAnsiTheme="majorEastAsia" w:hint="eastAsia"/>
            <w:szCs w:val="20"/>
            <w:highlight w:val="yellow"/>
            <w:rPrChange w:id="3949" w:author="ies12q680" w:date="2013-04-01T19:12:00Z">
              <w:rPr>
                <w:rFonts w:asciiTheme="majorEastAsia" w:eastAsiaTheme="majorEastAsia" w:hAnsiTheme="majorEastAsia" w:hint="eastAsia"/>
                <w:sz w:val="24"/>
              </w:rPr>
            </w:rPrChange>
          </w:rPr>
          <w:t>部分</w:t>
        </w:r>
      </w:ins>
    </w:p>
    <w:p w:rsidR="00DD6852" w:rsidRDefault="00DD6852" w:rsidP="00DD6852">
      <w:pPr>
        <w:pStyle w:val="4"/>
        <w:rPr>
          <w:ins w:id="3950" w:author="ies12q680" w:date="2013-04-01T18:25:00Z"/>
        </w:rPr>
      </w:pPr>
      <w:ins w:id="3951" w:author="ies12q680" w:date="2013-04-01T18:25:00Z">
        <w:r>
          <w:rPr>
            <w:rFonts w:hint="eastAsia"/>
          </w:rPr>
          <w:t>界面说明</w:t>
        </w:r>
      </w:ins>
    </w:p>
    <w:p w:rsidR="00DD6852" w:rsidRDefault="00DD6852" w:rsidP="00DD6852">
      <w:pPr>
        <w:numPr>
          <w:ilvl w:val="0"/>
          <w:numId w:val="5"/>
        </w:numPr>
        <w:rPr>
          <w:ins w:id="3952" w:author="ies12q680" w:date="2013-04-01T18:25:00Z"/>
        </w:rPr>
      </w:pPr>
      <w:ins w:id="3953" w:author="ies12q680" w:date="2013-04-01T18:25:00Z">
        <w:r>
          <w:rPr>
            <w:rFonts w:hint="eastAsia"/>
          </w:rPr>
          <w:t>界面名称：</w:t>
        </w:r>
        <w:r w:rsidRPr="00DD6852">
          <w:rPr>
            <w:rFonts w:asciiTheme="majorEastAsia" w:eastAsiaTheme="majorEastAsia" w:hAnsiTheme="majorEastAsia" w:hint="eastAsia"/>
            <w:sz w:val="24"/>
          </w:rPr>
          <w:t>PCBVersion</w:t>
        </w:r>
        <w:r w:rsidRPr="005A3A59">
          <w:t xml:space="preserve"> </w:t>
        </w:r>
        <w:r>
          <w:t>Maintain</w:t>
        </w:r>
        <w:r>
          <w:rPr>
            <w:rFonts w:hint="eastAsia"/>
          </w:rPr>
          <w:t>维护界面。</w:t>
        </w:r>
      </w:ins>
    </w:p>
    <w:p w:rsidR="00DD6852" w:rsidRDefault="00DD6852" w:rsidP="00DD6852">
      <w:pPr>
        <w:numPr>
          <w:ilvl w:val="0"/>
          <w:numId w:val="5"/>
        </w:numPr>
        <w:rPr>
          <w:ins w:id="3954" w:author="ies12q680" w:date="2013-04-01T18:25:00Z"/>
        </w:rPr>
      </w:pPr>
      <w:ins w:id="3955" w:author="ies12q680" w:date="2013-04-01T18:25:00Z">
        <w:r>
          <w:rPr>
            <w:rFonts w:hint="eastAsia"/>
          </w:rPr>
          <w:t>概述：使用此界面来</w:t>
        </w:r>
        <w:r>
          <w:t xml:space="preserve">Maintain </w:t>
        </w:r>
        <w:r>
          <w:rPr>
            <w:rFonts w:hint="eastAsia"/>
          </w:rPr>
          <w:t>PCB</w:t>
        </w:r>
        <w:r>
          <w:t xml:space="preserve"> Version</w:t>
        </w:r>
        <w:r>
          <w:rPr>
            <w:rFonts w:hint="eastAsia"/>
          </w:rPr>
          <w:t>信息</w:t>
        </w:r>
      </w:ins>
    </w:p>
    <w:p w:rsidR="00DD6852" w:rsidRDefault="00DD6852" w:rsidP="00DD6852">
      <w:pPr>
        <w:numPr>
          <w:ilvl w:val="0"/>
          <w:numId w:val="5"/>
        </w:numPr>
        <w:rPr>
          <w:ins w:id="3956" w:author="ies12q680" w:date="2013-04-01T18:25:00Z"/>
        </w:rPr>
      </w:pPr>
      <w:ins w:id="3957" w:author="ies12q680" w:date="2013-04-01T18:25:00Z">
        <w:r>
          <w:rPr>
            <w:rFonts w:hint="eastAsia"/>
          </w:rPr>
          <w:t>界面类型：非</w:t>
        </w:r>
        <w:r>
          <w:t>M</w:t>
        </w:r>
        <w:r w:rsidRPr="00F93D69">
          <w:t>odal</w:t>
        </w:r>
        <w:r w:rsidRPr="00F93D69">
          <w:rPr>
            <w:rFonts w:hint="eastAsia"/>
          </w:rPr>
          <w:t>界面，不固定尺寸</w:t>
        </w:r>
        <w:r>
          <w:rPr>
            <w:rFonts w:hint="eastAsia"/>
          </w:rPr>
          <w:t>。</w:t>
        </w:r>
      </w:ins>
    </w:p>
    <w:p w:rsidR="00DD6852" w:rsidRDefault="00DD6852" w:rsidP="00DD6852">
      <w:pPr>
        <w:numPr>
          <w:ilvl w:val="0"/>
          <w:numId w:val="5"/>
        </w:numPr>
        <w:rPr>
          <w:ins w:id="3958" w:author="ies12q680" w:date="2013-04-01T18:25:00Z"/>
        </w:rPr>
      </w:pPr>
      <w:ins w:id="3959" w:author="ies12q680" w:date="2013-04-01T18:25:00Z">
        <w:r>
          <w:rPr>
            <w:rFonts w:hint="eastAsia"/>
          </w:rPr>
          <w:t>进入途径：</w:t>
        </w:r>
        <w:r w:rsidRPr="00F93D69">
          <w:rPr>
            <w:rFonts w:hint="eastAsia"/>
          </w:rPr>
          <w:t>在</w:t>
        </w:r>
        <w:r w:rsidRPr="00F93D69">
          <w:t>iMES</w:t>
        </w:r>
        <w:r w:rsidRPr="00F93D69">
          <w:rPr>
            <w:rFonts w:hint="eastAsia"/>
          </w:rPr>
          <w:t>框架</w:t>
        </w:r>
        <w:r w:rsidRPr="00F93D69">
          <w:t>Function Tree</w:t>
        </w:r>
        <w:r w:rsidRPr="00F93D69">
          <w:rPr>
            <w:rFonts w:hint="eastAsia"/>
          </w:rPr>
          <w:t>的</w:t>
        </w:r>
        <w:r>
          <w:t xml:space="preserve">SA </w:t>
        </w:r>
        <w:r w:rsidRPr="00F93D69">
          <w:t>Maint</w:t>
        </w:r>
        <w:r>
          <w:t>enance</w:t>
        </w:r>
        <w:r w:rsidRPr="00F93D69">
          <w:rPr>
            <w:rFonts w:hint="eastAsia"/>
          </w:rPr>
          <w:t>节点下点击“</w:t>
        </w:r>
        <w:r>
          <w:rPr>
            <w:rFonts w:hint="eastAsia"/>
          </w:rPr>
          <w:t>PCB</w:t>
        </w:r>
        <w:r>
          <w:t xml:space="preserve"> Version</w:t>
        </w:r>
        <w:r w:rsidRPr="005A3A59">
          <w:t xml:space="preserve"> </w:t>
        </w:r>
        <w:r>
          <w:t>Maintain</w:t>
        </w:r>
        <w:r w:rsidRPr="00F93D69">
          <w:rPr>
            <w:rFonts w:hint="eastAsia"/>
          </w:rPr>
          <w:t>”节点后进入</w:t>
        </w:r>
        <w:r>
          <w:rPr>
            <w:rFonts w:hint="eastAsia"/>
          </w:rPr>
          <w:t>。</w:t>
        </w:r>
      </w:ins>
    </w:p>
    <w:p w:rsidR="00DD6852" w:rsidRDefault="00DD6852" w:rsidP="00DD6852">
      <w:pPr>
        <w:numPr>
          <w:ilvl w:val="0"/>
          <w:numId w:val="5"/>
        </w:numPr>
        <w:rPr>
          <w:ins w:id="3960" w:author="ies12q680" w:date="2013-04-01T18:25:00Z"/>
        </w:rPr>
      </w:pPr>
      <w:ins w:id="3961" w:author="ies12q680" w:date="2013-04-01T18:25:00Z">
        <w:r>
          <w:rPr>
            <w:rFonts w:hint="eastAsia"/>
          </w:rPr>
          <w:t>用例：</w:t>
        </w:r>
      </w:ins>
    </w:p>
    <w:p w:rsidR="00DD6852" w:rsidRDefault="00DD6852" w:rsidP="00DD6852">
      <w:pPr>
        <w:numPr>
          <w:ilvl w:val="0"/>
          <w:numId w:val="5"/>
        </w:numPr>
        <w:rPr>
          <w:ins w:id="3962" w:author="ies12q680" w:date="2013-04-01T18:25:00Z"/>
        </w:rPr>
      </w:pPr>
      <w:ins w:id="3963" w:author="ies12q680" w:date="2013-04-01T18:25:00Z">
        <w:r w:rsidRPr="00F93D69">
          <w:rPr>
            <w:rFonts w:hint="eastAsia"/>
          </w:rPr>
          <w:t>特殊考虑：此界面</w:t>
        </w:r>
        <w:r>
          <w:rPr>
            <w:rFonts w:hint="eastAsia"/>
          </w:rPr>
          <w:t>仅能够维护</w:t>
        </w:r>
        <w:r>
          <w:rPr>
            <w:rFonts w:hint="eastAsia"/>
          </w:rPr>
          <w:t>PCB</w:t>
        </w:r>
        <w:r>
          <w:t xml:space="preserve"> Version</w:t>
        </w:r>
        <w:r w:rsidRPr="005A3A59">
          <w:t xml:space="preserve"> </w:t>
        </w:r>
        <w:r>
          <w:t>Maintain</w:t>
        </w:r>
        <w:r>
          <w:rPr>
            <w:rFonts w:hint="eastAsia"/>
          </w:rPr>
          <w:t>的人</w:t>
        </w:r>
        <w:r w:rsidRPr="00F93D69">
          <w:rPr>
            <w:rFonts w:hint="eastAsia"/>
          </w:rPr>
          <w:t>有权限进来</w:t>
        </w:r>
      </w:ins>
    </w:p>
    <w:p w:rsidR="00DD6852" w:rsidRDefault="00DD6852" w:rsidP="00DD6852">
      <w:pPr>
        <w:numPr>
          <w:ilvl w:val="0"/>
          <w:numId w:val="5"/>
        </w:numPr>
        <w:rPr>
          <w:ins w:id="3964" w:author="ies12q680" w:date="2013-04-01T18:25:00Z"/>
        </w:rPr>
      </w:pPr>
      <w:ins w:id="3965" w:author="ies12q680" w:date="2013-04-01T18:25:00Z">
        <w:r>
          <w:rPr>
            <w:rFonts w:hint="eastAsia"/>
          </w:rPr>
          <w:t>所有示意图仅为示例</w:t>
        </w:r>
      </w:ins>
      <w:ins w:id="3966" w:author="ies12q680" w:date="2013-04-01T18:26:00Z">
        <w:r>
          <w:rPr>
            <w:rFonts w:hint="eastAsia"/>
          </w:rPr>
          <w:t>（请参考</w:t>
        </w:r>
        <w:r>
          <w:rPr>
            <w:rFonts w:hint="eastAsia"/>
          </w:rPr>
          <w:t>ECR Version</w:t>
        </w:r>
        <w:r>
          <w:rPr>
            <w:rFonts w:hint="eastAsia"/>
          </w:rPr>
          <w:t>维护页面示意图）</w:t>
        </w:r>
      </w:ins>
    </w:p>
    <w:p w:rsidR="00DD6852" w:rsidRDefault="00DD6852" w:rsidP="00DD6852">
      <w:pPr>
        <w:numPr>
          <w:ilvl w:val="0"/>
          <w:numId w:val="5"/>
        </w:numPr>
        <w:rPr>
          <w:ins w:id="3967" w:author="ies12q680" w:date="2013-04-01T18:28:00Z"/>
        </w:rPr>
      </w:pPr>
      <w:ins w:id="3968" w:author="ies12q680" w:date="2013-04-01T18:25:00Z">
        <w:r>
          <w:rPr>
            <w:rFonts w:hint="eastAsia"/>
          </w:rPr>
          <w:t>所有</w:t>
        </w:r>
        <w:r>
          <w:t xml:space="preserve">Label </w:t>
        </w:r>
        <w:r>
          <w:rPr>
            <w:rFonts w:hint="eastAsia"/>
          </w:rPr>
          <w:t>的标题，在下文的控件说明中不做特别说明，请参考示意图</w:t>
        </w:r>
      </w:ins>
    </w:p>
    <w:p w:rsidR="00DD6852" w:rsidRDefault="00DD6852" w:rsidP="00DD6852">
      <w:pPr>
        <w:pStyle w:val="4"/>
        <w:rPr>
          <w:ins w:id="3969" w:author="ies12q680" w:date="2013-04-01T18:28:00Z"/>
        </w:rPr>
      </w:pPr>
      <w:ins w:id="3970" w:author="ies12q680" w:date="2013-04-01T18:28:00Z">
        <w:r>
          <w:rPr>
            <w:rFonts w:hint="eastAsia"/>
          </w:rPr>
          <w:t>控件说明</w:t>
        </w:r>
      </w:ins>
    </w:p>
    <w:p w:rsidR="00DD6852" w:rsidRPr="007E3AE8" w:rsidRDefault="00DD6852" w:rsidP="00DD6852">
      <w:pPr>
        <w:pStyle w:val="ae"/>
        <w:jc w:val="right"/>
        <w:rPr>
          <w:ins w:id="3971" w:author="ies12q680" w:date="2013-04-01T18:28:00Z"/>
        </w:rPr>
      </w:pPr>
      <w:ins w:id="3972" w:author="ies12q680" w:date="2013-04-01T18:28:00Z">
        <w:r>
          <w:rPr>
            <w:rFonts w:hint="eastAsia"/>
          </w:rPr>
          <w:t>表</w:t>
        </w:r>
        <w:r>
          <w:t xml:space="preserve">: </w:t>
        </w:r>
        <w:r>
          <w:rPr>
            <w:rFonts w:hint="eastAsia"/>
          </w:rPr>
          <w:t>1.24-1</w:t>
        </w:r>
      </w:ins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DD6852" w:rsidRPr="004D697A" w:rsidTr="00DD6852">
        <w:trPr>
          <w:tblHeader/>
          <w:ins w:id="3973" w:author="ies12q680" w:date="2013-04-01T18:28:00Z"/>
        </w:trPr>
        <w:tc>
          <w:tcPr>
            <w:tcW w:w="445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74" w:author="ies12q680" w:date="2013-04-01T18:28:00Z"/>
                <w:rFonts w:eastAsia="SimHei"/>
              </w:rPr>
            </w:pPr>
            <w:ins w:id="3975" w:author="ies12q680" w:date="2013-04-01T18:28:00Z">
              <w:r w:rsidRPr="004D697A">
                <w:rPr>
                  <w:rFonts w:eastAsia="SimHei"/>
                </w:rPr>
                <w:t>#</w:t>
              </w:r>
            </w:ins>
          </w:p>
        </w:tc>
        <w:tc>
          <w:tcPr>
            <w:tcW w:w="1310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76" w:author="ies12q680" w:date="2013-04-01T18:28:00Z"/>
                <w:rFonts w:eastAsia="SimHei"/>
              </w:rPr>
            </w:pPr>
            <w:ins w:id="3977" w:author="ies12q680" w:date="2013-04-01T18:28:00Z">
              <w:r w:rsidRPr="004D697A">
                <w:rPr>
                  <w:rFonts w:eastAsia="SimHei" w:hint="eastAsia"/>
                </w:rPr>
                <w:t>名称</w:t>
              </w:r>
            </w:ins>
          </w:p>
        </w:tc>
        <w:tc>
          <w:tcPr>
            <w:tcW w:w="916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78" w:author="ies12q680" w:date="2013-04-01T18:28:00Z"/>
                <w:rFonts w:eastAsia="SimHei"/>
              </w:rPr>
            </w:pPr>
            <w:ins w:id="3979" w:author="ies12q680" w:date="2013-04-01T18:28:00Z">
              <w:r w:rsidRPr="004D697A">
                <w:rPr>
                  <w:rFonts w:eastAsia="SimHei" w:hint="eastAsia"/>
                </w:rPr>
                <w:t>类型</w:t>
              </w:r>
            </w:ins>
          </w:p>
        </w:tc>
        <w:tc>
          <w:tcPr>
            <w:tcW w:w="677" w:type="dxa"/>
            <w:shd w:val="clear" w:color="auto" w:fill="CCCCCC"/>
            <w:tcFitText/>
          </w:tcPr>
          <w:p w:rsidR="00DD6852" w:rsidRPr="004D697A" w:rsidRDefault="00DD6852" w:rsidP="00DD6852">
            <w:pPr>
              <w:jc w:val="center"/>
              <w:rPr>
                <w:ins w:id="3980" w:author="ies12q680" w:date="2013-04-01T18:28:00Z"/>
                <w:rFonts w:eastAsia="SimHei"/>
              </w:rPr>
            </w:pPr>
            <w:ins w:id="3981" w:author="ies12q680" w:date="2013-04-01T18:28:00Z">
              <w:r w:rsidRPr="008B3DCE">
                <w:rPr>
                  <w:rFonts w:eastAsia="SimHei" w:hint="eastAsia"/>
                  <w:spacing w:val="46"/>
                </w:rPr>
                <w:t>格</w:t>
              </w:r>
              <w:r w:rsidRPr="008B3DCE">
                <w:rPr>
                  <w:rFonts w:eastAsia="SimHei" w:hint="eastAsia"/>
                </w:rPr>
                <w:t>式</w:t>
              </w:r>
            </w:ins>
          </w:p>
        </w:tc>
        <w:tc>
          <w:tcPr>
            <w:tcW w:w="1432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82" w:author="ies12q680" w:date="2013-04-01T18:28:00Z"/>
                <w:rFonts w:eastAsia="SimHei"/>
              </w:rPr>
            </w:pPr>
            <w:ins w:id="3983" w:author="ies12q680" w:date="2013-04-01T18:28:00Z">
              <w:r w:rsidRPr="004D697A">
                <w:rPr>
                  <w:rFonts w:eastAsia="SimHei" w:hint="eastAsia"/>
                </w:rPr>
                <w:t>默认</w:t>
              </w:r>
            </w:ins>
          </w:p>
        </w:tc>
        <w:tc>
          <w:tcPr>
            <w:tcW w:w="680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84" w:author="ies12q680" w:date="2013-04-01T18:28:00Z"/>
                <w:rFonts w:eastAsia="SimHei"/>
              </w:rPr>
            </w:pPr>
            <w:ins w:id="3985" w:author="ies12q680" w:date="2013-04-01T18:28:00Z">
              <w:r w:rsidRPr="004D697A">
                <w:rPr>
                  <w:rFonts w:eastAsia="SimHei" w:hint="eastAsia"/>
                </w:rPr>
                <w:t>必填</w:t>
              </w:r>
            </w:ins>
          </w:p>
        </w:tc>
        <w:tc>
          <w:tcPr>
            <w:tcW w:w="1845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86" w:author="ies12q680" w:date="2013-04-01T18:28:00Z"/>
                <w:rFonts w:eastAsia="SimHei"/>
              </w:rPr>
            </w:pPr>
            <w:ins w:id="3987" w:author="ies12q680" w:date="2013-04-01T18:28:00Z">
              <w:r w:rsidRPr="004D697A">
                <w:rPr>
                  <w:rFonts w:eastAsia="SimHei" w:hint="eastAsia"/>
                </w:rPr>
                <w:t>事件</w:t>
              </w:r>
            </w:ins>
          </w:p>
        </w:tc>
        <w:tc>
          <w:tcPr>
            <w:tcW w:w="3512" w:type="dxa"/>
            <w:shd w:val="clear" w:color="auto" w:fill="CCCCCC"/>
          </w:tcPr>
          <w:p w:rsidR="00DD6852" w:rsidRPr="004D697A" w:rsidRDefault="00DD6852" w:rsidP="00DD6852">
            <w:pPr>
              <w:jc w:val="center"/>
              <w:rPr>
                <w:ins w:id="3988" w:author="ies12q680" w:date="2013-04-01T18:28:00Z"/>
                <w:rFonts w:eastAsia="SimHei"/>
              </w:rPr>
            </w:pPr>
            <w:ins w:id="3989" w:author="ies12q680" w:date="2013-04-01T18:28:00Z">
              <w:r w:rsidRPr="004D697A">
                <w:rPr>
                  <w:rFonts w:eastAsia="SimHei" w:hint="eastAsia"/>
                </w:rPr>
                <w:t>备注</w:t>
              </w:r>
            </w:ins>
          </w:p>
        </w:tc>
      </w:tr>
      <w:tr w:rsidR="00DD6852" w:rsidRPr="00352F05" w:rsidTr="00DD6852">
        <w:trPr>
          <w:trHeight w:val="93"/>
          <w:ins w:id="3990" w:author="ies12q680" w:date="2013-04-01T18:28:00Z"/>
        </w:trPr>
        <w:tc>
          <w:tcPr>
            <w:tcW w:w="445" w:type="dxa"/>
          </w:tcPr>
          <w:p w:rsidR="00DD6852" w:rsidRPr="004D697A" w:rsidRDefault="00DD6852" w:rsidP="00DD6852">
            <w:pPr>
              <w:rPr>
                <w:ins w:id="3991" w:author="ies12q680" w:date="2013-04-01T18:28:00Z"/>
                <w:rFonts w:ascii="Tahoma" w:hAnsi="Tahoma"/>
              </w:rPr>
            </w:pPr>
            <w:ins w:id="3992" w:author="ies12q680" w:date="2013-04-01T18:28:00Z">
              <w:r>
                <w:rPr>
                  <w:rFonts w:ascii="Tahoma" w:hAnsi="Tahoma"/>
                </w:rPr>
                <w:t>1</w:t>
              </w:r>
            </w:ins>
          </w:p>
        </w:tc>
        <w:tc>
          <w:tcPr>
            <w:tcW w:w="1310" w:type="dxa"/>
          </w:tcPr>
          <w:p w:rsidR="00DD6852" w:rsidRPr="004D697A" w:rsidRDefault="00DD6852" w:rsidP="00DD6852">
            <w:pPr>
              <w:rPr>
                <w:ins w:id="3993" w:author="ies12q680" w:date="2013-04-01T18:28:00Z"/>
                <w:rFonts w:ascii="Tahoma" w:hAnsi="Tahoma"/>
              </w:rPr>
            </w:pPr>
            <w:ins w:id="3994" w:author="ies12q680" w:date="2013-04-01T18:28:00Z">
              <w:r>
                <w:rPr>
                  <w:rFonts w:ascii="Tahoma" w:hAnsi="Tahoma"/>
                </w:rPr>
                <w:t>cmbQryFamily</w:t>
              </w:r>
            </w:ins>
          </w:p>
        </w:tc>
        <w:tc>
          <w:tcPr>
            <w:tcW w:w="916" w:type="dxa"/>
          </w:tcPr>
          <w:p w:rsidR="00DD6852" w:rsidRPr="004D697A" w:rsidRDefault="00DD6852" w:rsidP="00DD6852">
            <w:pPr>
              <w:rPr>
                <w:ins w:id="3995" w:author="ies12q680" w:date="2013-04-01T18:28:00Z"/>
                <w:rFonts w:ascii="Tahoma" w:hAnsi="Tahoma"/>
              </w:rPr>
            </w:pPr>
            <w:ins w:id="3996" w:author="ies12q680" w:date="2013-04-01T18:28:00Z">
              <w:r>
                <w:rPr>
                  <w:rFonts w:ascii="Tahoma" w:hAnsi="Tahoma"/>
                </w:rPr>
                <w:t>Combo Box</w:t>
              </w:r>
            </w:ins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3997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FB26B4" w:rsidRDefault="00DD6852" w:rsidP="00DD6852">
            <w:pPr>
              <w:rPr>
                <w:ins w:id="3998" w:author="ies12q680" w:date="2013-04-01T18:28:00Z"/>
                <w:rFonts w:ascii="Tahoma" w:hAnsi="Tahoma"/>
                <w:color w:val="FF0000"/>
              </w:rPr>
            </w:pPr>
            <w:ins w:id="3999" w:author="ies12q680" w:date="2013-04-01T18:28:00Z">
              <w:r w:rsidRPr="00F73009">
                <w:rPr>
                  <w:rFonts w:ascii="Tahoma" w:hAnsi="Tahoma" w:hint="eastAsia"/>
                  <w:color w:val="FF0000"/>
                </w:rPr>
                <w:t>第一个选项被选</w:t>
              </w:r>
            </w:ins>
          </w:p>
        </w:tc>
        <w:tc>
          <w:tcPr>
            <w:tcW w:w="680" w:type="dxa"/>
          </w:tcPr>
          <w:p w:rsidR="00DD6852" w:rsidRPr="00FB26B4" w:rsidRDefault="00DD6852" w:rsidP="00DD6852">
            <w:pPr>
              <w:rPr>
                <w:ins w:id="4000" w:author="ies12q680" w:date="2013-04-01T18:28:00Z"/>
                <w:rFonts w:ascii="Tahoma" w:hAnsi="Tahoma"/>
                <w:color w:val="FF0000"/>
              </w:rPr>
            </w:pPr>
          </w:p>
        </w:tc>
        <w:tc>
          <w:tcPr>
            <w:tcW w:w="1845" w:type="dxa"/>
          </w:tcPr>
          <w:p w:rsidR="00DD6852" w:rsidRPr="00FB26B4" w:rsidRDefault="00DD6852" w:rsidP="00DD6852">
            <w:pPr>
              <w:rPr>
                <w:ins w:id="4001" w:author="ies12q680" w:date="2013-04-01T18:28:00Z"/>
                <w:rFonts w:ascii="Tahoma" w:hAnsi="Tahoma"/>
                <w:color w:val="FF0000"/>
              </w:rPr>
            </w:pPr>
            <w:ins w:id="4002" w:author="ies12q680" w:date="2013-04-01T18:28:00Z">
              <w:r w:rsidRPr="00F73009">
                <w:rPr>
                  <w:rFonts w:ascii="Tahoma" w:hAnsi="Tahoma"/>
                  <w:color w:val="FF0000"/>
                </w:rPr>
                <w:t>Change</w:t>
              </w:r>
              <w:r w:rsidRPr="00F73009">
                <w:rPr>
                  <w:rFonts w:ascii="Tahoma" w:hAnsi="Tahoma" w:hint="eastAsia"/>
                  <w:color w:val="FF0000"/>
                </w:rPr>
                <w:t>：</w:t>
              </w:r>
              <w:r w:rsidRPr="00F73009">
                <w:rPr>
                  <w:rFonts w:ascii="Tahoma" w:hAnsi="Tahoma"/>
                  <w:color w:val="FF0000"/>
                </w:rPr>
                <w:t>tabResult</w:t>
              </w:r>
              <w:r w:rsidRPr="00F73009">
                <w:rPr>
                  <w:rFonts w:ascii="Tahoma" w:hAnsi="Tahoma" w:hint="eastAsia"/>
                  <w:color w:val="FF0000"/>
                </w:rPr>
                <w:t>表格中换为显示新选</w:t>
              </w:r>
              <w:r w:rsidRPr="00F73009">
                <w:rPr>
                  <w:rFonts w:ascii="Tahoma" w:hAnsi="Tahoma"/>
                  <w:color w:val="FF0000"/>
                </w:rPr>
                <w:t>Family</w:t>
              </w:r>
              <w:r w:rsidRPr="00F73009">
                <w:rPr>
                  <w:rFonts w:ascii="Tahoma" w:hAnsi="Tahoma" w:hint="eastAsia"/>
                  <w:color w:val="FF0000"/>
                </w:rPr>
                <w:t>对应的所有</w:t>
              </w:r>
            </w:ins>
            <w:ins w:id="4003" w:author="ies12q680" w:date="2013-04-01T18:37:00Z">
              <w:r w:rsidR="0093168A">
                <w:rPr>
                  <w:rFonts w:ascii="Tahoma" w:hAnsi="Tahoma" w:hint="eastAsia"/>
                  <w:color w:val="FF0000"/>
                </w:rPr>
                <w:t>PCB</w:t>
              </w:r>
            </w:ins>
            <w:ins w:id="4004" w:author="ies12q680" w:date="2013-04-01T18:28:00Z">
              <w:r w:rsidRPr="00F73009">
                <w:rPr>
                  <w:rFonts w:ascii="Tahoma" w:hAnsi="Tahoma"/>
                  <w:color w:val="FF0000"/>
                </w:rPr>
                <w:t>Version</w:t>
              </w:r>
              <w:r w:rsidRPr="00F73009">
                <w:rPr>
                  <w:rFonts w:ascii="Tahoma" w:hAnsi="Tahoma" w:hint="eastAsia"/>
                  <w:color w:val="FF0000"/>
                </w:rPr>
                <w:t>记录。</w:t>
              </w:r>
            </w:ins>
          </w:p>
        </w:tc>
        <w:tc>
          <w:tcPr>
            <w:tcW w:w="3512" w:type="dxa"/>
          </w:tcPr>
          <w:p w:rsidR="00DD6852" w:rsidRDefault="00DD6852" w:rsidP="00DD6852">
            <w:pPr>
              <w:rPr>
                <w:ins w:id="4005" w:author="ies12q680" w:date="2013-04-01T18:28:00Z"/>
                <w:rFonts w:ascii="Tahoma" w:hAnsi="Tahoma"/>
                <w:color w:val="FF0000"/>
              </w:rPr>
            </w:pPr>
            <w:ins w:id="4006" w:author="ies12q680" w:date="2013-04-01T18:28:00Z">
              <w:r w:rsidRPr="00F73009">
                <w:rPr>
                  <w:rFonts w:ascii="Tahoma" w:hAnsi="Tahoma" w:hint="eastAsia"/>
                  <w:color w:val="FF0000"/>
                </w:rPr>
                <w:t>页面打开时，加载</w:t>
              </w:r>
              <w:r w:rsidRPr="00F73009">
                <w:rPr>
                  <w:rFonts w:ascii="Tahoma" w:hAnsi="Tahoma"/>
                  <w:color w:val="FF0000"/>
                </w:rPr>
                <w:t xml:space="preserve">cmbQryFamily </w:t>
              </w:r>
              <w:r w:rsidRPr="00F73009">
                <w:rPr>
                  <w:rFonts w:ascii="Tahoma" w:hAnsi="Tahoma" w:hint="eastAsia"/>
                  <w:color w:val="FF0000"/>
                </w:rPr>
                <w:t>数据</w:t>
              </w:r>
            </w:ins>
          </w:p>
          <w:p w:rsidR="00DD6852" w:rsidRPr="00FB26B4" w:rsidRDefault="00DD6852" w:rsidP="00DD6852">
            <w:pPr>
              <w:rPr>
                <w:ins w:id="4007" w:author="ies12q680" w:date="2013-04-01T18:28:00Z"/>
                <w:rFonts w:ascii="Tahoma" w:hAnsi="Tahoma"/>
                <w:color w:val="FF0000"/>
              </w:rPr>
            </w:pPr>
            <w:ins w:id="4008" w:author="ies12q680" w:date="2013-04-01T18:28:00Z">
              <w:r w:rsidRPr="00F73009">
                <w:rPr>
                  <w:rFonts w:ascii="Tahoma" w:hAnsi="Tahoma" w:hint="eastAsia"/>
                  <w:color w:val="FF0000"/>
                </w:rPr>
                <w:t>参考方法：</w:t>
              </w:r>
            </w:ins>
          </w:p>
          <w:p w:rsidR="00DD6852" w:rsidRDefault="00DD6852" w:rsidP="00DD6852">
            <w:pPr>
              <w:rPr>
                <w:ins w:id="4009" w:author="ies12q680" w:date="2013-04-01T18:28:00Z"/>
                <w:rFonts w:ascii="Courier New" w:hAnsi="Courier New" w:cs="Courier New"/>
                <w:strike/>
                <w:color w:val="0070C0"/>
                <w:szCs w:val="20"/>
              </w:rPr>
            </w:pPr>
            <w:ins w:id="4010" w:author="ies12q680" w:date="2013-04-01T18:28:00Z">
              <w:r w:rsidRPr="008E4B75">
                <w:rPr>
                  <w:rFonts w:ascii="Courier New" w:hAnsi="Courier New" w:cs="Courier New"/>
                  <w:strike/>
                  <w:color w:val="0070C0"/>
                  <w:szCs w:val="20"/>
                </w:rPr>
                <w:t>SELECT Family FROM Family ORDER BY Family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ind w:left="272" w:right="18" w:hanging="150"/>
              <w:rPr>
                <w:ins w:id="4011" w:author="ies12q680" w:date="2013-04-01T18:28:00Z"/>
                <w:rFonts w:ascii="Tahoma" w:hAnsi="Tahoma"/>
                <w:color w:val="0070C0"/>
              </w:rPr>
            </w:pPr>
            <w:ins w:id="4012" w:author="ies12q680" w:date="2013-04-01T18:28:00Z">
              <w:r w:rsidRPr="008E4B75">
                <w:rPr>
                  <w:rFonts w:ascii="Courier New" w:hAnsi="Courier New" w:cs="Courier New"/>
                  <w:color w:val="0070C0"/>
                  <w:szCs w:val="20"/>
                </w:rPr>
                <w:t>select distinct Descr from Part  nolock where BomNodeType = 'MB'    order by Descr</w:t>
              </w:r>
            </w:ins>
          </w:p>
        </w:tc>
      </w:tr>
      <w:tr w:rsidR="00DD6852" w:rsidRPr="00352F05" w:rsidTr="00DD6852">
        <w:trPr>
          <w:trHeight w:val="93"/>
          <w:ins w:id="4013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014" w:author="ies12q680" w:date="2013-04-01T18:28:00Z"/>
                <w:rFonts w:ascii="Tahoma" w:hAnsi="Tahoma"/>
              </w:rPr>
            </w:pPr>
            <w:ins w:id="4015" w:author="ies12q680" w:date="2013-04-01T18:28:00Z">
              <w:r>
                <w:rPr>
                  <w:rFonts w:ascii="Tahoma" w:hAnsi="Tahoma" w:hint="eastAsia"/>
                </w:rPr>
                <w:t>2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016" w:author="ies12q680" w:date="2013-04-01T18:28:00Z"/>
                <w:rFonts w:ascii="Tahoma" w:hAnsi="Tahoma"/>
              </w:rPr>
            </w:pPr>
            <w:ins w:id="4017" w:author="ies12q680" w:date="2013-04-01T18:28:00Z">
              <w:r>
                <w:rPr>
                  <w:rFonts w:ascii="Tahoma" w:hAnsi="Tahoma"/>
                </w:rPr>
                <w:t>tabResult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018" w:author="ies12q680" w:date="2013-04-01T18:28:00Z"/>
                <w:rFonts w:ascii="Tahoma" w:hAnsi="Tahoma"/>
              </w:rPr>
            </w:pPr>
            <w:ins w:id="4019" w:author="ies12q680" w:date="2013-04-01T18:28:00Z">
              <w:r>
                <w:rPr>
                  <w:rFonts w:ascii="Tahoma" w:hAnsi="Tahoma"/>
                </w:rPr>
                <w:t>Table</w:t>
              </w:r>
            </w:ins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020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021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022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023" w:author="ies12q680" w:date="2013-04-01T18:28:00Z"/>
                <w:rFonts w:ascii="Tahoma" w:hAnsi="Tahoma"/>
              </w:rPr>
            </w:pPr>
            <w:ins w:id="4024" w:author="ies12q680" w:date="2013-04-01T18:28:00Z">
              <w:r>
                <w:rPr>
                  <w:rFonts w:ascii="Tahoma" w:hAnsi="Tahoma"/>
                </w:rPr>
                <w:t>On Click:</w:t>
              </w:r>
            </w:ins>
          </w:p>
          <w:p w:rsidR="0093168A" w:rsidRDefault="00DD6852" w:rsidP="00DD6852">
            <w:pPr>
              <w:rPr>
                <w:ins w:id="4025" w:author="ies12q680" w:date="2013-04-01T18:38:00Z"/>
                <w:rFonts w:ascii="Tahoma" w:hAnsi="Tahoma"/>
              </w:rPr>
            </w:pPr>
            <w:ins w:id="4026" w:author="ies12q680" w:date="2013-04-01T18:28:00Z"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点击的记录并显示</w:t>
              </w:r>
              <w:r>
                <w:rPr>
                  <w:rFonts w:ascii="Tahoma" w:hAnsi="Tahoma"/>
                </w:rPr>
                <w:t xml:space="preserve">Hight Light </w:t>
              </w:r>
              <w:r>
                <w:rPr>
                  <w:rFonts w:ascii="Tahoma" w:hAnsi="Tahoma" w:hint="eastAsia"/>
                </w:rPr>
                <w:t>记录于</w:t>
              </w:r>
              <w:r w:rsidR="0093168A">
                <w:rPr>
                  <w:rFonts w:ascii="Tahoma" w:hAnsi="Tahoma"/>
                </w:rPr>
                <w:t>cmbFamily/txtMBCode/txt</w:t>
              </w:r>
            </w:ins>
            <w:ins w:id="4027" w:author="ies12q680" w:date="2013-04-01T18:37:00Z">
              <w:r w:rsidR="0093168A">
                <w:rPr>
                  <w:rFonts w:ascii="Tahoma" w:hAnsi="Tahoma" w:hint="eastAsia"/>
                </w:rPr>
                <w:t>PCBVER</w:t>
              </w:r>
            </w:ins>
            <w:ins w:id="4028" w:author="ies12q680" w:date="2013-04-01T18:28:00Z">
              <w:r>
                <w:rPr>
                  <w:rFonts w:ascii="Tahoma" w:hAnsi="Tahoma"/>
                </w:rPr>
                <w:t>/</w:t>
              </w:r>
            </w:ins>
          </w:p>
          <w:p w:rsidR="00DD6852" w:rsidRDefault="000222AF" w:rsidP="00DD6852">
            <w:pPr>
              <w:rPr>
                <w:ins w:id="4029" w:author="ies12q680" w:date="2013-04-01T18:28:00Z"/>
                <w:rFonts w:ascii="Tahoma" w:hAnsi="Tahoma" w:cs="Arial"/>
                <w:b/>
                <w:bCs/>
                <w:iCs/>
                <w:sz w:val="28"/>
              </w:rPr>
            </w:pPr>
            <w:ins w:id="4030" w:author="ies12q680" w:date="2013-04-01T18:28:00Z">
              <w:r>
                <w:rPr>
                  <w:rFonts w:ascii="Tahoma" w:hAnsi="Tahoma"/>
                  <w:color w:val="FF0000"/>
                </w:rPr>
                <w:t>txt</w:t>
              </w:r>
            </w:ins>
            <w:ins w:id="4031" w:author="ies12q680" w:date="2013-04-01T18:38:00Z">
              <w:r>
                <w:rPr>
                  <w:rFonts w:ascii="Tahoma" w:hAnsi="Tahoma" w:hint="eastAsia"/>
                  <w:color w:val="FF0000"/>
                </w:rPr>
                <w:t>CTVER</w:t>
              </w:r>
            </w:ins>
            <w:ins w:id="4032" w:author="ies12q680" w:date="2013-04-01T18:28:00Z">
              <w:r w:rsidR="00DD6852" w:rsidRPr="00F73009">
                <w:rPr>
                  <w:rFonts w:ascii="Tahoma" w:hAnsi="Tahoma"/>
                  <w:color w:val="FF0000"/>
                </w:rPr>
                <w:t>/</w:t>
              </w:r>
            </w:ins>
            <w:ins w:id="4033" w:author="ies12q680" w:date="2013-04-01T18:39:00Z">
              <w:r>
                <w:rPr>
                  <w:rFonts w:ascii="Tahoma" w:hAnsi="Tahoma" w:hint="eastAsia"/>
                  <w:color w:val="FF0000"/>
                </w:rPr>
                <w:t>txtSup</w:t>
              </w:r>
            </w:ins>
            <w:ins w:id="4034" w:author="ies12q680" w:date="2013-04-01T18:40:00Z">
              <w:r>
                <w:rPr>
                  <w:rFonts w:ascii="Tahoma" w:hAnsi="Tahoma" w:hint="eastAsia"/>
                  <w:color w:val="FF0000"/>
                </w:rPr>
                <w:t>p</w:t>
              </w:r>
              <w:r w:rsidR="00BE08E9">
                <w:rPr>
                  <w:rFonts w:ascii="Tahoma" w:hAnsi="Tahoma" w:hint="eastAsia"/>
                  <w:color w:val="FF0000"/>
                </w:rPr>
                <w:t>l</w:t>
              </w:r>
            </w:ins>
            <w:ins w:id="4035" w:author="ies12q680" w:date="2013-04-01T18:39:00Z">
              <w:r>
                <w:rPr>
                  <w:rFonts w:ascii="Tahoma" w:hAnsi="Tahoma" w:hint="eastAsia"/>
                  <w:color w:val="FF0000"/>
                </w:rPr>
                <w:t>ier/</w:t>
              </w:r>
            </w:ins>
            <w:ins w:id="4036" w:author="ies12q680" w:date="2013-04-01T18:28:00Z">
              <w:r w:rsidR="00DD6852" w:rsidRPr="00F73009">
                <w:rPr>
                  <w:rFonts w:ascii="Tahoma" w:hAnsi="Tahoma"/>
                  <w:color w:val="FF0000"/>
                </w:rPr>
                <w:t>txtRemark</w:t>
              </w:r>
            </w:ins>
          </w:p>
        </w:tc>
        <w:tc>
          <w:tcPr>
            <w:tcW w:w="3512" w:type="dxa"/>
          </w:tcPr>
          <w:p w:rsidR="00DD6852" w:rsidRDefault="00DD6852" w:rsidP="00DD6852">
            <w:pPr>
              <w:rPr>
                <w:ins w:id="4037" w:author="ies12q680" w:date="2013-04-01T18:28:00Z"/>
                <w:rFonts w:ascii="Tahoma" w:hAnsi="Tahoma"/>
              </w:rPr>
            </w:pPr>
            <w:ins w:id="4038" w:author="ies12q680" w:date="2013-04-01T18:28:00Z">
              <w:r>
                <w:rPr>
                  <w:rFonts w:ascii="Tahoma" w:hAnsi="Tahoma"/>
                </w:rPr>
                <w:t xml:space="preserve">tabResult </w:t>
              </w:r>
              <w:r>
                <w:rPr>
                  <w:rFonts w:ascii="Tahoma" w:hAnsi="Tahoma" w:hint="eastAsia"/>
                </w:rPr>
                <w:t>各栏位标题：</w:t>
              </w:r>
            </w:ins>
          </w:p>
          <w:p w:rsidR="00DD6852" w:rsidRDefault="00DD6852" w:rsidP="00A61799">
            <w:pPr>
              <w:rPr>
                <w:ins w:id="4039" w:author="ies12q680" w:date="2013-04-01T18:28:00Z"/>
                <w:rFonts w:ascii="Tahoma" w:hAnsi="Tahoma"/>
              </w:rPr>
            </w:pPr>
            <w:ins w:id="4040" w:author="ies12q680" w:date="2013-04-01T18:28:00Z">
              <w:r>
                <w:rPr>
                  <w:rFonts w:ascii="Tahoma" w:hAnsi="Tahoma"/>
                </w:rPr>
                <w:t xml:space="preserve">Family | MB Code | </w:t>
              </w:r>
            </w:ins>
            <w:ins w:id="4041" w:author="ies12q680" w:date="2013-04-01T18:35:00Z">
              <w:r w:rsidR="00A61799">
                <w:rPr>
                  <w:rFonts w:ascii="Tahoma" w:hAnsi="Tahoma" w:hint="eastAsia"/>
                </w:rPr>
                <w:t>PCB</w:t>
              </w:r>
            </w:ins>
            <w:ins w:id="4042" w:author="ies12q680" w:date="2013-04-01T18:37:00Z">
              <w:r w:rsidR="0093168A">
                <w:rPr>
                  <w:rFonts w:ascii="Tahoma" w:hAnsi="Tahoma" w:hint="eastAsia"/>
                </w:rPr>
                <w:t>V</w:t>
              </w:r>
            </w:ins>
            <w:ins w:id="4043" w:author="ies12q680" w:date="2013-04-01T18:35:00Z">
              <w:r w:rsidR="00A61799">
                <w:rPr>
                  <w:rFonts w:ascii="Tahoma" w:hAnsi="Tahoma" w:hint="eastAsia"/>
                </w:rPr>
                <w:t>ER</w:t>
              </w:r>
            </w:ins>
            <w:ins w:id="4044" w:author="ies12q680" w:date="2013-04-01T18:28:00Z">
              <w:r>
                <w:rPr>
                  <w:rFonts w:ascii="Tahoma" w:hAnsi="Tahoma"/>
                </w:rPr>
                <w:t xml:space="preserve"> |</w:t>
              </w:r>
              <w:r w:rsidRPr="00F73009">
                <w:rPr>
                  <w:rFonts w:ascii="Tahoma" w:hAnsi="Tahoma"/>
                  <w:color w:val="FF0000"/>
                </w:rPr>
                <w:t xml:space="preserve"> </w:t>
              </w:r>
            </w:ins>
            <w:ins w:id="4045" w:author="ies12q680" w:date="2013-04-01T18:35:00Z">
              <w:r w:rsidR="00A61799">
                <w:rPr>
                  <w:rFonts w:ascii="Tahoma" w:hAnsi="Tahoma" w:hint="eastAsia"/>
                  <w:color w:val="FF0000"/>
                </w:rPr>
                <w:t>CTVER</w:t>
              </w:r>
            </w:ins>
            <w:ins w:id="4046" w:author="ies12q680" w:date="2013-04-01T18:28:00Z">
              <w:r w:rsidRPr="00F73009">
                <w:rPr>
                  <w:rFonts w:ascii="Tahoma" w:hAnsi="Tahoma"/>
                  <w:color w:val="FF0000"/>
                </w:rPr>
                <w:t xml:space="preserve"> | </w:t>
              </w:r>
            </w:ins>
            <w:ins w:id="4047" w:author="ies12q680" w:date="2013-04-01T18:35:00Z">
              <w:r w:rsidR="00A61799">
                <w:rPr>
                  <w:rFonts w:ascii="Tahoma" w:hAnsi="Tahoma" w:hint="eastAsia"/>
                  <w:color w:val="FF0000"/>
                </w:rPr>
                <w:t>Sup</w:t>
              </w:r>
            </w:ins>
            <w:ins w:id="4048" w:author="ies12q680" w:date="2013-04-01T18:36:00Z">
              <w:r w:rsidR="00A61799">
                <w:rPr>
                  <w:rFonts w:ascii="Tahoma" w:hAnsi="Tahoma" w:hint="eastAsia"/>
                  <w:color w:val="FF0000"/>
                </w:rPr>
                <w:t>plier</w:t>
              </w:r>
            </w:ins>
            <w:ins w:id="4049" w:author="ies12q680" w:date="2013-04-01T18:35:00Z">
              <w:r w:rsidR="00A61799">
                <w:rPr>
                  <w:rFonts w:ascii="Tahoma" w:hAnsi="Tahoma" w:hint="eastAsia"/>
                  <w:color w:val="FF0000"/>
                </w:rPr>
                <w:t>|</w:t>
              </w:r>
            </w:ins>
            <w:ins w:id="4050" w:author="ies12q680" w:date="2013-04-01T18:28:00Z">
              <w:r w:rsidRPr="00F73009">
                <w:rPr>
                  <w:rFonts w:ascii="Tahoma" w:hAnsi="Tahoma"/>
                  <w:color w:val="FF0000"/>
                </w:rPr>
                <w:t xml:space="preserve">Remark </w:t>
              </w:r>
              <w:r>
                <w:rPr>
                  <w:rFonts w:ascii="Tahoma" w:hAnsi="Tahoma"/>
                </w:rPr>
                <w:t>| Editor | Cdt | Udt</w:t>
              </w:r>
            </w:ins>
          </w:p>
        </w:tc>
      </w:tr>
      <w:tr w:rsidR="00DD6852" w:rsidRPr="00352F05" w:rsidTr="00DD6852">
        <w:trPr>
          <w:trHeight w:val="93"/>
          <w:ins w:id="4051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052" w:author="ies12q680" w:date="2013-04-01T18:28:00Z"/>
                <w:rFonts w:ascii="Tahoma" w:hAnsi="Tahoma"/>
              </w:rPr>
            </w:pPr>
            <w:ins w:id="4053" w:author="ies12q680" w:date="2013-04-01T18:28:00Z">
              <w:r>
                <w:rPr>
                  <w:rFonts w:ascii="Tahoma" w:hAnsi="Tahoma" w:hint="eastAsia"/>
                </w:rPr>
                <w:t>3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054" w:author="ies12q680" w:date="2013-04-01T18:28:00Z"/>
                <w:rFonts w:ascii="Tahoma" w:hAnsi="Tahoma"/>
              </w:rPr>
            </w:pPr>
            <w:ins w:id="4055" w:author="ies12q680" w:date="2013-04-01T18:28:00Z">
              <w:r>
                <w:rPr>
                  <w:rFonts w:ascii="Tahoma" w:hAnsi="Tahoma"/>
                </w:rPr>
                <w:t>cmbFamily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056" w:author="ies12q680" w:date="2013-04-01T18:28:00Z"/>
                <w:rFonts w:ascii="Tahoma" w:hAnsi="Tahoma"/>
              </w:rPr>
            </w:pPr>
            <w:ins w:id="4057" w:author="ies12q680" w:date="2013-04-01T18:28:00Z">
              <w:r>
                <w:rPr>
                  <w:rFonts w:ascii="Tahoma" w:hAnsi="Tahoma"/>
                </w:rPr>
                <w:t>Combo Box</w:t>
              </w:r>
            </w:ins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058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059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7327EE" w:rsidRDefault="00DD6852" w:rsidP="00DD6852">
            <w:pPr>
              <w:rPr>
                <w:ins w:id="4060" w:author="ies12q680" w:date="2013-04-01T18:28:00Z"/>
                <w:rFonts w:ascii="Tahoma" w:hAnsi="Tahoma"/>
                <w:color w:val="FF0000"/>
              </w:rPr>
            </w:pPr>
            <w:ins w:id="4061" w:author="ies12q680" w:date="2013-04-01T18:28:00Z">
              <w:r w:rsidRPr="00F73009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DD6852" w:rsidRPr="00AF5895" w:rsidRDefault="00DD6852" w:rsidP="00DD6852">
            <w:pPr>
              <w:rPr>
                <w:ins w:id="4062" w:author="ies12q680" w:date="2013-04-01T18:28:00Z"/>
                <w:rFonts w:ascii="Tahoma" w:hAnsi="Tahoma"/>
                <w:color w:val="FF0000"/>
                <w:rPrChange w:id="4063" w:author="ies12q680" w:date="2013-04-01T18:41:00Z">
                  <w:rPr>
                    <w:ins w:id="4064" w:author="ies12q680" w:date="2013-04-01T18:28:00Z"/>
                    <w:rFonts w:ascii="Tahoma" w:hAnsi="Tahoma"/>
                  </w:rPr>
                </w:rPrChange>
              </w:rPr>
            </w:pPr>
          </w:p>
        </w:tc>
        <w:tc>
          <w:tcPr>
            <w:tcW w:w="3512" w:type="dxa"/>
          </w:tcPr>
          <w:p w:rsidR="00DD6852" w:rsidRDefault="00DD6852" w:rsidP="00DD6852">
            <w:pPr>
              <w:rPr>
                <w:ins w:id="4065" w:author="ies12q680" w:date="2013-04-01T18:28:00Z"/>
                <w:rFonts w:ascii="Tahoma" w:hAnsi="Tahoma"/>
              </w:rPr>
            </w:pPr>
            <w:ins w:id="4066" w:author="ies12q680" w:date="2013-04-01T18:28:00Z">
              <w:r>
                <w:rPr>
                  <w:rFonts w:ascii="Tahoma" w:hAnsi="Tahoma" w:hint="eastAsia"/>
                </w:rPr>
                <w:t>页面打开时，加载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数据</w:t>
              </w:r>
            </w:ins>
          </w:p>
          <w:p w:rsidR="00DD6852" w:rsidRDefault="00DD6852" w:rsidP="00DD6852">
            <w:pPr>
              <w:rPr>
                <w:ins w:id="4067" w:author="ies12q680" w:date="2013-04-01T18:28:00Z"/>
                <w:rFonts w:ascii="Tahoma" w:hAnsi="Tahoma"/>
              </w:rPr>
            </w:pPr>
            <w:ins w:id="4068" w:author="ies12q680" w:date="2013-04-01T18:28:00Z">
              <w:r>
                <w:rPr>
                  <w:rFonts w:ascii="Tahoma" w:hAnsi="Tahoma" w:hint="eastAsia"/>
                </w:rPr>
                <w:t>参考方法：</w:t>
              </w:r>
            </w:ins>
          </w:p>
          <w:p w:rsidR="00DD6852" w:rsidRDefault="00DD6852" w:rsidP="00DD6852">
            <w:pPr>
              <w:rPr>
                <w:ins w:id="4069" w:author="ies12q680" w:date="2013-04-01T18:28:00Z"/>
                <w:rFonts w:ascii="Courier New" w:hAnsi="Courier New" w:cs="Courier New"/>
                <w:strike/>
                <w:noProof/>
                <w:color w:val="0070C0"/>
                <w:szCs w:val="20"/>
              </w:rPr>
            </w:pPr>
            <w:ins w:id="4070" w:author="ies12q680" w:date="2013-04-01T18:28:00Z">
              <w:r w:rsidRPr="008E4B75">
                <w:rPr>
                  <w:rFonts w:ascii="Courier New" w:hAnsi="Courier New" w:cs="Courier New"/>
                  <w:strike/>
                  <w:noProof/>
                  <w:color w:val="0070C0"/>
                  <w:szCs w:val="20"/>
                </w:rPr>
                <w:t xml:space="preserve">SELECT Family FROM Family ORDER BY Family </w:t>
              </w:r>
            </w:ins>
          </w:p>
          <w:p w:rsidR="00DD6852" w:rsidRPr="005A53AF" w:rsidRDefault="00DD6852" w:rsidP="00DD6852">
            <w:pPr>
              <w:rPr>
                <w:ins w:id="4071" w:author="ies12q680" w:date="2013-04-01T18:28:00Z"/>
                <w:rFonts w:ascii="Tahoma" w:hAnsi="Tahoma"/>
              </w:rPr>
            </w:pPr>
            <w:ins w:id="4072" w:author="ies12q680" w:date="2013-04-01T18:28:00Z">
              <w:r w:rsidRPr="008772C6">
                <w:rPr>
                  <w:rFonts w:ascii="Courier New" w:hAnsi="Courier New" w:cs="Courier New"/>
                  <w:color w:val="0070C0"/>
                  <w:szCs w:val="20"/>
                </w:rPr>
                <w:t>select distinct Descr from Part  nolock where BomNodeType = 'MB'    order by Descr</w:t>
              </w:r>
            </w:ins>
          </w:p>
        </w:tc>
      </w:tr>
      <w:tr w:rsidR="00DD6852" w:rsidRPr="00352F05" w:rsidTr="00DD6852">
        <w:trPr>
          <w:trHeight w:val="93"/>
          <w:ins w:id="4073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074" w:author="ies12q680" w:date="2013-04-01T18:28:00Z"/>
                <w:rFonts w:ascii="Tahoma" w:hAnsi="Tahoma"/>
              </w:rPr>
            </w:pPr>
            <w:ins w:id="4075" w:author="ies12q680" w:date="2013-04-01T18:28:00Z">
              <w:r>
                <w:rPr>
                  <w:rFonts w:ascii="Tahoma" w:hAnsi="Tahoma" w:hint="eastAsia"/>
                </w:rPr>
                <w:t>4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076" w:author="ies12q680" w:date="2013-04-01T18:28:00Z"/>
                <w:rFonts w:ascii="Tahoma" w:hAnsi="Tahoma"/>
              </w:rPr>
            </w:pPr>
            <w:ins w:id="4077" w:author="ies12q680" w:date="2013-04-01T18:28:00Z">
              <w:r>
                <w:rPr>
                  <w:rFonts w:ascii="Tahoma" w:hAnsi="Tahoma"/>
                </w:rPr>
                <w:t>txtMBCode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078" w:author="ies12q680" w:date="2013-04-01T18:28:00Z"/>
                <w:rFonts w:ascii="Tahoma" w:hAnsi="Tahoma"/>
              </w:rPr>
            </w:pPr>
            <w:ins w:id="4079" w:author="ies12q680" w:date="2013-04-01T18:2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DD6852" w:rsidRDefault="00DD6852" w:rsidP="00DD6852">
            <w:pPr>
              <w:rPr>
                <w:ins w:id="4080" w:author="ies12q680" w:date="2013-04-01T18:28:00Z"/>
                <w:rFonts w:ascii="Tahoma" w:hAnsi="Tahoma"/>
              </w:rPr>
            </w:pPr>
            <w:ins w:id="4081" w:author="ies12q680" w:date="2013-04-01T18:2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/>
                </w:rPr>
                <w:t xml:space="preserve">2 </w:t>
              </w:r>
              <w:r>
                <w:rPr>
                  <w:rFonts w:ascii="Tahoma" w:hAnsi="Tahoma" w:hint="eastAsia"/>
                </w:rPr>
                <w:t>的字符串；</w:t>
              </w:r>
            </w:ins>
          </w:p>
          <w:p w:rsidR="00DD6852" w:rsidRPr="004D697A" w:rsidRDefault="00DD6852" w:rsidP="00DD6852">
            <w:pPr>
              <w:rPr>
                <w:ins w:id="4082" w:author="ies12q680" w:date="2013-04-01T18:28:00Z"/>
                <w:rFonts w:ascii="Tahoma" w:hAnsi="Tahoma"/>
              </w:rPr>
            </w:pPr>
            <w:ins w:id="4083" w:author="ies12q680" w:date="2013-04-01T18:28:00Z">
              <w:r>
                <w:rPr>
                  <w:rFonts w:ascii="Tahoma" w:hAnsi="Tahoma"/>
                </w:rPr>
                <w:t>0~9</w:t>
              </w:r>
              <w:r>
                <w:rPr>
                  <w:rFonts w:ascii="Tahoma" w:hAnsi="Tahoma" w:hint="eastAsia"/>
                </w:rPr>
                <w:t>，</w:t>
              </w:r>
              <w:r>
                <w:rPr>
                  <w:rFonts w:ascii="Tahoma" w:hAnsi="Tahoma"/>
                </w:rPr>
                <w:t>A~Z</w:t>
              </w:r>
            </w:ins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084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085" w:author="ies12q680" w:date="2013-04-01T18:28:00Z"/>
                <w:rFonts w:ascii="Tahoma" w:hAnsi="Tahoma"/>
              </w:rPr>
            </w:pPr>
            <w:ins w:id="4086" w:author="ies12q680" w:date="2013-04-01T18:2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087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088" w:author="ies12q680" w:date="2013-04-01T18:28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089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090" w:author="ies12q680" w:date="2013-04-01T18:28:00Z"/>
                <w:rFonts w:ascii="Tahoma" w:hAnsi="Tahoma"/>
              </w:rPr>
            </w:pPr>
            <w:ins w:id="4091" w:author="ies12q680" w:date="2013-04-01T18:28:00Z">
              <w:r>
                <w:rPr>
                  <w:rFonts w:ascii="Tahoma" w:hAnsi="Tahoma" w:hint="eastAsia"/>
                </w:rPr>
                <w:t>5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092" w:author="ies12q680" w:date="2013-04-01T18:28:00Z"/>
                <w:rFonts w:ascii="Tahoma" w:hAnsi="Tahoma"/>
              </w:rPr>
            </w:pPr>
            <w:ins w:id="4093" w:author="ies12q680" w:date="2013-04-01T18:28:00Z">
              <w:r>
                <w:rPr>
                  <w:rFonts w:ascii="Tahoma" w:hAnsi="Tahoma"/>
                </w:rPr>
                <w:t>txt</w:t>
              </w:r>
            </w:ins>
            <w:ins w:id="4094" w:author="ies12q680" w:date="2013-04-01T18:43:00Z">
              <w:r w:rsidR="00AF5895">
                <w:rPr>
                  <w:rFonts w:ascii="Tahoma" w:hAnsi="Tahoma" w:hint="eastAsia"/>
                </w:rPr>
                <w:t>PCB</w:t>
              </w:r>
            </w:ins>
            <w:ins w:id="4095" w:author="ies12q680" w:date="2013-04-01T18:28:00Z">
              <w:r>
                <w:rPr>
                  <w:rFonts w:ascii="Tahoma" w:hAnsi="Tahoma"/>
                </w:rPr>
                <w:t>ECR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096" w:author="ies12q680" w:date="2013-04-01T18:28:00Z"/>
                <w:rFonts w:ascii="Tahoma" w:hAnsi="Tahoma"/>
              </w:rPr>
            </w:pPr>
            <w:ins w:id="4097" w:author="ies12q680" w:date="2013-04-01T18:2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DD6852" w:rsidRDefault="00DD6852" w:rsidP="00AF5895">
            <w:pPr>
              <w:rPr>
                <w:ins w:id="4098" w:author="ies12q680" w:date="2013-04-01T18:28:00Z"/>
                <w:rFonts w:ascii="Tahoma" w:hAnsi="Tahoma"/>
              </w:rPr>
            </w:pPr>
            <w:ins w:id="4099" w:author="ies12q680" w:date="2013-04-01T18:28:00Z">
              <w:r>
                <w:rPr>
                  <w:rFonts w:ascii="Tahoma" w:hAnsi="Tahoma" w:hint="eastAsia"/>
                </w:rPr>
                <w:t>长度为</w:t>
              </w:r>
            </w:ins>
            <w:ins w:id="4100" w:author="ies12q680" w:date="2013-04-01T18:43:00Z">
              <w:r w:rsidR="00AF5895">
                <w:rPr>
                  <w:rFonts w:ascii="Tahoma" w:hAnsi="Tahoma" w:hint="eastAsia"/>
                </w:rPr>
                <w:t>3</w:t>
              </w:r>
            </w:ins>
            <w:ins w:id="4101" w:author="ies12q680" w:date="2013-04-01T18:28:00Z"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DD6852" w:rsidRDefault="00DD6852" w:rsidP="00DD6852">
            <w:pPr>
              <w:rPr>
                <w:ins w:id="4102" w:author="ies12q680" w:date="2013-04-01T18:28:00Z"/>
                <w:rFonts w:ascii="Tahoma" w:hAnsi="Tahoma"/>
              </w:rPr>
            </w:pPr>
          </w:p>
          <w:p w:rsidR="00DD6852" w:rsidRPr="00412A5D" w:rsidRDefault="00DD6852" w:rsidP="00DD6852">
            <w:pPr>
              <w:rPr>
                <w:ins w:id="4103" w:author="ies12q680" w:date="2013-04-01T18:28:00Z"/>
                <w:rFonts w:ascii="Tahoma" w:hAnsi="Tahoma"/>
              </w:rPr>
            </w:pPr>
          </w:p>
          <w:p w:rsidR="00DD6852" w:rsidRPr="00412A5D" w:rsidRDefault="00DD6852" w:rsidP="00DD6852">
            <w:pPr>
              <w:rPr>
                <w:ins w:id="4104" w:author="ies12q680" w:date="2013-04-01T18:28:00Z"/>
                <w:rFonts w:ascii="Tahoma" w:hAnsi="Tahoma"/>
              </w:rPr>
            </w:pPr>
          </w:p>
          <w:p w:rsidR="00DD6852" w:rsidRPr="00412A5D" w:rsidRDefault="00DD6852" w:rsidP="00DD6852">
            <w:pPr>
              <w:rPr>
                <w:ins w:id="4105" w:author="ies12q680" w:date="2013-04-01T18:28:00Z"/>
                <w:rFonts w:ascii="Tahoma" w:hAnsi="Tahoma"/>
              </w:rPr>
            </w:pPr>
          </w:p>
          <w:p w:rsidR="00DD6852" w:rsidRPr="00412A5D" w:rsidRDefault="00DD6852" w:rsidP="00DD6852">
            <w:pPr>
              <w:rPr>
                <w:ins w:id="4106" w:author="ies12q680" w:date="2013-04-01T18:28:00Z"/>
                <w:rFonts w:ascii="Tahoma" w:hAnsi="Tahoma"/>
              </w:rPr>
            </w:pPr>
          </w:p>
          <w:p w:rsidR="00DD6852" w:rsidRDefault="00DD6852" w:rsidP="00DD6852">
            <w:pPr>
              <w:rPr>
                <w:ins w:id="4107" w:author="ies12q680" w:date="2013-04-01T18:28:00Z"/>
                <w:rFonts w:ascii="Tahoma" w:hAnsi="Tahoma"/>
              </w:rPr>
            </w:pPr>
          </w:p>
          <w:p w:rsidR="00DD6852" w:rsidRPr="00412A5D" w:rsidRDefault="00DD6852" w:rsidP="00DD6852">
            <w:pPr>
              <w:rPr>
                <w:ins w:id="4108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109" w:author="ies12q680" w:date="2013-04-01T18:28:00Z"/>
                <w:rFonts w:ascii="Tahoma" w:hAnsi="Tahoma"/>
              </w:rPr>
            </w:pPr>
            <w:ins w:id="4110" w:author="ies12q680" w:date="2013-04-01T18:2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111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112" w:author="ies12q680" w:date="2013-04-01T18:28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113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114" w:author="ies12q680" w:date="2013-04-01T18:28:00Z"/>
                <w:rFonts w:ascii="Tahoma" w:hAnsi="Tahoma"/>
              </w:rPr>
            </w:pPr>
            <w:ins w:id="4115" w:author="ies12q680" w:date="2013-04-01T18:28:00Z">
              <w:r>
                <w:rPr>
                  <w:rFonts w:ascii="Tahoma" w:hAnsi="Tahoma" w:hint="eastAsia"/>
                </w:rPr>
                <w:lastRenderedPageBreak/>
                <w:t>6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116" w:author="ies12q680" w:date="2013-04-01T18:28:00Z"/>
                <w:rFonts w:ascii="Tahoma" w:hAnsi="Tahoma"/>
                <w:color w:val="FF0000"/>
              </w:rPr>
            </w:pPr>
            <w:ins w:id="4117" w:author="ies12q680" w:date="2013-04-01T18:28:00Z">
              <w:r w:rsidRPr="00F73009">
                <w:rPr>
                  <w:rFonts w:ascii="Tahoma" w:hAnsi="Tahoma"/>
                  <w:color w:val="FF0000"/>
                </w:rPr>
                <w:t>txt</w:t>
              </w:r>
            </w:ins>
            <w:ins w:id="4118" w:author="ies12q680" w:date="2013-04-01T18:43:00Z">
              <w:r w:rsidR="00AF5895">
                <w:rPr>
                  <w:rFonts w:ascii="Tahoma" w:hAnsi="Tahoma" w:hint="eastAsia"/>
                  <w:color w:val="FF0000"/>
                </w:rPr>
                <w:t>CT</w:t>
              </w:r>
            </w:ins>
            <w:ins w:id="4119" w:author="ies12q680" w:date="2013-04-01T18:28:00Z">
              <w:r w:rsidRPr="00F73009">
                <w:rPr>
                  <w:rFonts w:ascii="Tahoma" w:hAnsi="Tahoma"/>
                  <w:color w:val="FF0000"/>
                </w:rPr>
                <w:t>Ver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120" w:author="ies12q680" w:date="2013-04-01T18:28:00Z"/>
                <w:rFonts w:ascii="Tahoma" w:hAnsi="Tahoma"/>
              </w:rPr>
            </w:pPr>
            <w:ins w:id="4121" w:author="ies12q680" w:date="2013-04-01T18:2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DD6852" w:rsidRPr="00F83DFC" w:rsidRDefault="00DD6852" w:rsidP="00AF5895">
            <w:pPr>
              <w:rPr>
                <w:ins w:id="4122" w:author="ies12q680" w:date="2013-04-01T18:28:00Z"/>
                <w:rFonts w:ascii="Tahoma" w:hAnsi="Tahoma"/>
              </w:rPr>
            </w:pPr>
            <w:ins w:id="4123" w:author="ies12q680" w:date="2013-04-01T18:28:00Z">
              <w:r>
                <w:rPr>
                  <w:rFonts w:ascii="Tahoma" w:hAnsi="Tahoma" w:hint="eastAsia"/>
                </w:rPr>
                <w:t>长度为</w:t>
              </w:r>
            </w:ins>
            <w:ins w:id="4124" w:author="ies12q680" w:date="2013-04-01T18:44:00Z">
              <w:r w:rsidR="00AF5895">
                <w:rPr>
                  <w:rFonts w:ascii="Tahoma" w:hAnsi="Tahoma" w:hint="eastAsia"/>
                </w:rPr>
                <w:t>2</w:t>
              </w:r>
            </w:ins>
            <w:ins w:id="4125" w:author="ies12q680" w:date="2013-04-01T18:28:00Z"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DD6852" w:rsidRPr="00F83DFC" w:rsidRDefault="00DD6852" w:rsidP="00DD6852">
            <w:pPr>
              <w:rPr>
                <w:ins w:id="4126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127" w:author="ies12q680" w:date="2013-04-01T18:28:00Z"/>
                <w:rFonts w:ascii="Tahoma" w:hAnsi="Tahoma"/>
              </w:rPr>
            </w:pPr>
            <w:ins w:id="4128" w:author="ies12q680" w:date="2013-04-01T18:2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129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130" w:author="ies12q680" w:date="2013-04-01T18:28:00Z"/>
                <w:rFonts w:ascii="Tahoma" w:hAnsi="Tahoma"/>
              </w:rPr>
            </w:pPr>
          </w:p>
        </w:tc>
      </w:tr>
      <w:tr w:rsidR="00A559B1" w:rsidRPr="00352F05" w:rsidTr="00DD6852">
        <w:trPr>
          <w:trHeight w:val="93"/>
          <w:ins w:id="4131" w:author="ies12q680" w:date="2013-04-01T18:44:00Z"/>
        </w:trPr>
        <w:tc>
          <w:tcPr>
            <w:tcW w:w="445" w:type="dxa"/>
          </w:tcPr>
          <w:p w:rsidR="00A559B1" w:rsidRDefault="00A559B1" w:rsidP="00DD6852">
            <w:pPr>
              <w:rPr>
                <w:ins w:id="4132" w:author="ies12q680" w:date="2013-04-01T18:44:00Z"/>
                <w:rFonts w:ascii="Tahoma" w:hAnsi="Tahoma"/>
              </w:rPr>
            </w:pPr>
            <w:ins w:id="4133" w:author="ies12q680" w:date="2013-04-01T18:44:00Z">
              <w:r>
                <w:rPr>
                  <w:rFonts w:ascii="Tahoma" w:hAnsi="Tahoma" w:hint="eastAsia"/>
                </w:rPr>
                <w:t>7</w:t>
              </w:r>
            </w:ins>
          </w:p>
        </w:tc>
        <w:tc>
          <w:tcPr>
            <w:tcW w:w="1310" w:type="dxa"/>
          </w:tcPr>
          <w:p w:rsidR="00A559B1" w:rsidRPr="00F73009" w:rsidRDefault="00A559B1" w:rsidP="00DD6852">
            <w:pPr>
              <w:rPr>
                <w:ins w:id="4134" w:author="ies12q680" w:date="2013-04-01T18:44:00Z"/>
                <w:rFonts w:ascii="Tahoma" w:hAnsi="Tahoma"/>
                <w:color w:val="FF0000"/>
              </w:rPr>
            </w:pPr>
            <w:ins w:id="4135" w:author="ies12q680" w:date="2013-04-01T18:44:00Z">
              <w:r>
                <w:rPr>
                  <w:rFonts w:ascii="Tahoma" w:hAnsi="Tahoma" w:hint="eastAsia"/>
                  <w:color w:val="FF0000"/>
                </w:rPr>
                <w:t>txtSupplier</w:t>
              </w:r>
            </w:ins>
          </w:p>
        </w:tc>
        <w:tc>
          <w:tcPr>
            <w:tcW w:w="916" w:type="dxa"/>
          </w:tcPr>
          <w:p w:rsidR="00A559B1" w:rsidRDefault="00A559B1" w:rsidP="00DD6852">
            <w:pPr>
              <w:rPr>
                <w:ins w:id="4136" w:author="ies12q680" w:date="2013-04-01T18:44:00Z"/>
                <w:rFonts w:ascii="Tahoma" w:hAnsi="Tahoma"/>
              </w:rPr>
            </w:pPr>
            <w:ins w:id="4137" w:author="ies12q680" w:date="2013-04-01T18:45:00Z">
              <w:r>
                <w:rPr>
                  <w:rFonts w:ascii="Tahoma" w:hAnsi="Tahoma" w:hint="eastAsia"/>
                </w:rPr>
                <w:t>Text</w:t>
              </w:r>
            </w:ins>
          </w:p>
        </w:tc>
        <w:tc>
          <w:tcPr>
            <w:tcW w:w="677" w:type="dxa"/>
          </w:tcPr>
          <w:p w:rsidR="00A559B1" w:rsidRDefault="00A559B1" w:rsidP="00AF5895">
            <w:pPr>
              <w:rPr>
                <w:ins w:id="4138" w:author="ies12q680" w:date="2013-04-01T18:44:00Z"/>
                <w:rFonts w:ascii="Tahoma" w:hAnsi="Tahoma"/>
              </w:rPr>
            </w:pPr>
            <w:ins w:id="4139" w:author="ies12q680" w:date="2013-04-01T18:45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的固定字符</w:t>
              </w:r>
            </w:ins>
          </w:p>
        </w:tc>
        <w:tc>
          <w:tcPr>
            <w:tcW w:w="1432" w:type="dxa"/>
          </w:tcPr>
          <w:p w:rsidR="00A559B1" w:rsidRPr="00F83DFC" w:rsidRDefault="00A559B1" w:rsidP="00DD6852">
            <w:pPr>
              <w:rPr>
                <w:ins w:id="4140" w:author="ies12q680" w:date="2013-04-01T18:44:00Z"/>
                <w:rFonts w:ascii="Tahoma" w:hAnsi="Tahoma"/>
              </w:rPr>
            </w:pPr>
          </w:p>
        </w:tc>
        <w:tc>
          <w:tcPr>
            <w:tcW w:w="680" w:type="dxa"/>
          </w:tcPr>
          <w:p w:rsidR="00A559B1" w:rsidRPr="00672196" w:rsidRDefault="00A559B1" w:rsidP="00DD6852">
            <w:pPr>
              <w:rPr>
                <w:ins w:id="4141" w:author="ies12q680" w:date="2013-04-01T18:44:00Z"/>
                <w:rFonts w:ascii="Tahoma" w:hAnsi="Tahoma"/>
                <w:color w:val="FF0000"/>
              </w:rPr>
            </w:pPr>
            <w:ins w:id="4142" w:author="ies12q680" w:date="2013-04-01T18:45:00Z">
              <w:r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A559B1" w:rsidRDefault="00A559B1" w:rsidP="00DD6852">
            <w:pPr>
              <w:rPr>
                <w:ins w:id="4143" w:author="ies12q680" w:date="2013-04-01T18:44:00Z"/>
                <w:rFonts w:ascii="Tahoma" w:hAnsi="Tahoma"/>
              </w:rPr>
            </w:pPr>
          </w:p>
        </w:tc>
        <w:tc>
          <w:tcPr>
            <w:tcW w:w="3512" w:type="dxa"/>
          </w:tcPr>
          <w:p w:rsidR="00A559B1" w:rsidRPr="00215DF3" w:rsidRDefault="00A559B1" w:rsidP="00DD6852">
            <w:pPr>
              <w:rPr>
                <w:ins w:id="4144" w:author="ies12q680" w:date="2013-04-01T18:44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145" w:author="ies12q680" w:date="2013-04-01T18:28:00Z"/>
        </w:trPr>
        <w:tc>
          <w:tcPr>
            <w:tcW w:w="445" w:type="dxa"/>
          </w:tcPr>
          <w:p w:rsidR="00DD6852" w:rsidRDefault="00A559B1" w:rsidP="00DD6852">
            <w:pPr>
              <w:rPr>
                <w:ins w:id="4146" w:author="ies12q680" w:date="2013-04-01T18:28:00Z"/>
                <w:rFonts w:ascii="Tahoma" w:hAnsi="Tahoma"/>
              </w:rPr>
            </w:pPr>
            <w:ins w:id="4147" w:author="ies12q680" w:date="2013-04-01T18:45:00Z">
              <w:r>
                <w:rPr>
                  <w:rFonts w:ascii="Tahoma" w:hAnsi="Tahoma" w:hint="eastAsia"/>
                </w:rPr>
                <w:t>8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148" w:author="ies12q680" w:date="2013-04-01T18:28:00Z"/>
                <w:rFonts w:ascii="Tahoma" w:hAnsi="Tahoma"/>
              </w:rPr>
            </w:pPr>
            <w:ins w:id="4149" w:author="ies12q680" w:date="2013-04-01T18:28:00Z"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Remark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150" w:author="ies12q680" w:date="2013-04-01T18:28:00Z"/>
                <w:rFonts w:ascii="Tahoma" w:hAnsi="Tahoma"/>
              </w:rPr>
            </w:pPr>
            <w:ins w:id="4151" w:author="ies12q680" w:date="2013-04-01T18:2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DD6852" w:rsidRDefault="00DD6852" w:rsidP="00DD6852">
            <w:pPr>
              <w:rPr>
                <w:ins w:id="4152" w:author="ies12q680" w:date="2013-04-01T18:28:00Z"/>
                <w:rFonts w:ascii="Tahoma" w:hAnsi="Tahoma"/>
              </w:rPr>
            </w:pPr>
            <w:ins w:id="4153" w:author="ies12q680" w:date="2013-04-01T18:2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50</w:t>
              </w:r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154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155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156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157" w:author="ies12q680" w:date="2013-04-01T18:28:00Z"/>
                <w:rFonts w:ascii="Tahoma" w:hAnsi="Tahoma"/>
              </w:rPr>
            </w:pPr>
            <w:ins w:id="4158" w:author="ies12q680" w:date="2013-04-01T18:28:00Z">
              <w:r w:rsidRPr="000C561E">
                <w:rPr>
                  <w:rFonts w:hint="eastAsia"/>
                  <w:color w:val="00B050"/>
                </w:rPr>
                <w:t>可输中文</w:t>
              </w:r>
            </w:ins>
          </w:p>
        </w:tc>
      </w:tr>
      <w:tr w:rsidR="00DD6852" w:rsidRPr="00352F05" w:rsidTr="00DD6852">
        <w:trPr>
          <w:trHeight w:val="93"/>
          <w:ins w:id="4159" w:author="ies12q680" w:date="2013-04-01T18:28:00Z"/>
        </w:trPr>
        <w:tc>
          <w:tcPr>
            <w:tcW w:w="445" w:type="dxa"/>
          </w:tcPr>
          <w:p w:rsidR="00DD6852" w:rsidRPr="0096707D" w:rsidRDefault="00A559B1" w:rsidP="00DD6852">
            <w:pPr>
              <w:rPr>
                <w:ins w:id="4160" w:author="ies12q680" w:date="2013-04-01T18:28:00Z"/>
                <w:rFonts w:ascii="Tahoma" w:hAnsi="Tahoma"/>
              </w:rPr>
            </w:pPr>
            <w:ins w:id="4161" w:author="ies12q680" w:date="2013-04-01T18:45:00Z">
              <w:r>
                <w:rPr>
                  <w:rFonts w:ascii="Tahoma" w:hAnsi="Tahoma" w:hint="eastAsia"/>
                </w:rPr>
                <w:t>9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162" w:author="ies12q680" w:date="2013-04-01T18:28:00Z"/>
                <w:rFonts w:ascii="Tahoma" w:hAnsi="Tahoma"/>
              </w:rPr>
            </w:pPr>
            <w:ins w:id="4163" w:author="ies12q680" w:date="2013-04-01T18:28:00Z">
              <w:r>
                <w:rPr>
                  <w:rFonts w:ascii="Tahoma" w:hAnsi="Tahoma"/>
                </w:rPr>
                <w:t>btnSave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164" w:author="ies12q680" w:date="2013-04-01T18:28:00Z"/>
                <w:rFonts w:ascii="Tahoma" w:hAnsi="Tahoma"/>
              </w:rPr>
            </w:pPr>
            <w:ins w:id="4165" w:author="ies12q680" w:date="2013-04-01T18:28:00Z">
              <w:r>
                <w:rPr>
                  <w:rFonts w:ascii="Tahoma" w:hAnsi="Tahoma"/>
                </w:rPr>
                <w:t>Button</w:t>
              </w:r>
            </w:ins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166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167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168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169" w:author="ies12q680" w:date="2013-04-01T18:28:00Z"/>
                <w:rFonts w:ascii="Tahoma" w:hAnsi="Tahoma"/>
              </w:rPr>
            </w:pPr>
            <w:ins w:id="4170" w:author="ies12q680" w:date="2013-04-01T18:28:00Z">
              <w:r>
                <w:rPr>
                  <w:rFonts w:ascii="Tahoma" w:hAnsi="Tahoma"/>
                </w:rPr>
                <w:t>On Click:</w:t>
              </w:r>
            </w:ins>
          </w:p>
          <w:p w:rsidR="00DD6852" w:rsidRDefault="00DD6852" w:rsidP="00DD6852">
            <w:pPr>
              <w:rPr>
                <w:ins w:id="4171" w:author="ies12q680" w:date="2013-04-01T18:28:00Z"/>
                <w:rFonts w:ascii="Tahoma" w:hAnsi="Tahoma"/>
              </w:rPr>
            </w:pPr>
            <w:ins w:id="4172" w:author="ies12q680" w:date="2013-04-01T18:28:00Z">
              <w:r>
                <w:rPr>
                  <w:rFonts w:ascii="Tahoma" w:hAnsi="Tahoma" w:hint="eastAsia"/>
                </w:rPr>
                <w:t>1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为空，则报告错误：“请选择</w:t>
              </w:r>
              <w:r>
                <w:rPr>
                  <w:rFonts w:ascii="Tahoma" w:hAnsi="Tahoma"/>
                </w:rPr>
                <w:t>Family!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DD6852" w:rsidRDefault="00DD6852" w:rsidP="00DD6852">
            <w:pPr>
              <w:rPr>
                <w:ins w:id="4173" w:author="ies12q680" w:date="2013-04-01T18:28:00Z"/>
                <w:rFonts w:ascii="Tahoma" w:hAnsi="Tahoma"/>
              </w:rPr>
            </w:pPr>
            <w:ins w:id="4174" w:author="ies12q680" w:date="2013-04-01T18:28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txtMBCode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  <w:r>
                <w:rPr>
                  <w:rFonts w:ascii="Tahoma" w:hAnsi="Tahoma"/>
                </w:rPr>
                <w:t>MB Code!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>txtMBCode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DD6852" w:rsidRDefault="00DD6852" w:rsidP="00DD6852">
            <w:pPr>
              <w:rPr>
                <w:ins w:id="4175" w:author="ies12q680" w:date="2013-04-01T18:28:00Z"/>
                <w:rFonts w:ascii="Tahoma" w:hAnsi="Tahoma"/>
              </w:rPr>
            </w:pPr>
            <w:ins w:id="4176" w:author="ies12q680" w:date="2013-04-01T18:28:00Z">
              <w:r>
                <w:rPr>
                  <w:rFonts w:ascii="Tahoma" w:hAnsi="Tahoma" w:hint="eastAsia"/>
                </w:rPr>
                <w:t>3</w:t>
              </w:r>
              <w:r>
                <w:rPr>
                  <w:rFonts w:ascii="Tahoma" w:hAnsi="Tahoma" w:hint="eastAsia"/>
                </w:rPr>
                <w:t>、如果</w:t>
              </w:r>
              <w:r w:rsidR="00A562D7">
                <w:rPr>
                  <w:rFonts w:ascii="Tahoma" w:hAnsi="Tahoma"/>
                </w:rPr>
                <w:t>txt</w:t>
              </w:r>
            </w:ins>
            <w:ins w:id="4177" w:author="ies12q680" w:date="2013-04-01T18:50:00Z">
              <w:r w:rsidR="00A562D7">
                <w:rPr>
                  <w:rFonts w:ascii="Tahoma" w:hAnsi="Tahoma" w:hint="eastAsia"/>
                </w:rPr>
                <w:t>PCBVER</w:t>
              </w:r>
            </w:ins>
            <w:ins w:id="4178" w:author="ies12q680" w:date="2013-04-01T18:28:00Z"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</w:ins>
            <w:ins w:id="4179" w:author="ies12q680" w:date="2013-04-01T18:50:00Z">
              <w:r w:rsidR="00A562D7">
                <w:rPr>
                  <w:rFonts w:ascii="Tahoma" w:hAnsi="Tahoma" w:hint="eastAsia"/>
                </w:rPr>
                <w:t>PCBVER</w:t>
              </w:r>
            </w:ins>
            <w:ins w:id="4180" w:author="ies12q680" w:date="2013-04-01T18:28:00Z">
              <w:r>
                <w:rPr>
                  <w:rFonts w:ascii="Tahoma" w:hAnsi="Tahoma"/>
                </w:rPr>
                <w:t>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>txt</w:t>
              </w:r>
            </w:ins>
            <w:ins w:id="4181" w:author="ies12q680" w:date="2013-04-01T18:50:00Z">
              <w:r w:rsidR="00A562D7">
                <w:rPr>
                  <w:rFonts w:ascii="Tahoma" w:hAnsi="Tahoma" w:hint="eastAsia"/>
                </w:rPr>
                <w:t>PCBVER</w:t>
              </w:r>
            </w:ins>
            <w:ins w:id="4182" w:author="ies12q680" w:date="2013-04-01T18:28:00Z">
              <w:r>
                <w:rPr>
                  <w:rFonts w:ascii="Tahoma" w:hAnsi="Tahoma" w:hint="eastAsia"/>
                </w:rPr>
                <w:t>后，退出</w:t>
              </w:r>
            </w:ins>
          </w:p>
          <w:p w:rsidR="00DD6852" w:rsidRDefault="00DD6852" w:rsidP="00DD6852">
            <w:pPr>
              <w:rPr>
                <w:ins w:id="4183" w:author="ies12q680" w:date="2013-04-01T18:51:00Z"/>
                <w:rFonts w:ascii="Tahoma" w:hAnsi="Tahoma"/>
              </w:rPr>
            </w:pPr>
            <w:ins w:id="4184" w:author="ies12q680" w:date="2013-04-01T18:28:00Z">
              <w:r>
                <w:rPr>
                  <w:rFonts w:ascii="Tahoma" w:hAnsi="Tahoma" w:hint="eastAsia"/>
                </w:rPr>
                <w:t>4</w:t>
              </w:r>
              <w:r>
                <w:rPr>
                  <w:rFonts w:ascii="Tahoma" w:hAnsi="Tahoma" w:hint="eastAsia"/>
                </w:rPr>
                <w:t>、如果</w:t>
              </w:r>
              <w:r w:rsidRPr="008E4B75">
                <w:rPr>
                  <w:rFonts w:ascii="Tahoma" w:hAnsi="Tahoma"/>
                </w:rPr>
                <w:t>txt</w:t>
              </w:r>
            </w:ins>
            <w:ins w:id="4185" w:author="ies12q680" w:date="2013-04-01T18:50:00Z">
              <w:r w:rsidR="00A562D7">
                <w:rPr>
                  <w:rFonts w:ascii="Tahoma" w:hAnsi="Tahoma" w:hint="eastAsia"/>
                </w:rPr>
                <w:t>CT</w:t>
              </w:r>
            </w:ins>
            <w:ins w:id="4186" w:author="ies12q680" w:date="2013-04-01T18:28:00Z">
              <w:r w:rsidRPr="008E4B75">
                <w:rPr>
                  <w:rFonts w:ascii="Tahoma" w:hAnsi="Tahoma"/>
                </w:rPr>
                <w:t>Ver</w:t>
              </w:r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</w:ins>
            <w:ins w:id="4187" w:author="ies12q680" w:date="2013-04-01T18:50:00Z">
              <w:r w:rsidR="00A562D7">
                <w:rPr>
                  <w:rFonts w:ascii="Tahoma" w:hAnsi="Tahoma" w:hint="eastAsia"/>
                </w:rPr>
                <w:t>CT</w:t>
              </w:r>
            </w:ins>
            <w:ins w:id="4188" w:author="ies12q680" w:date="2013-04-01T18:28:00Z">
              <w:r>
                <w:rPr>
                  <w:rFonts w:ascii="Tahoma" w:hAnsi="Tahoma"/>
                </w:rPr>
                <w:t>Version!</w:t>
              </w:r>
              <w:r>
                <w:rPr>
                  <w:rFonts w:ascii="Tahoma" w:hAnsi="Tahoma" w:hint="eastAsia"/>
                </w:rPr>
                <w:t>”，焦点置于</w:t>
              </w:r>
              <w:r w:rsidRPr="008E4B75">
                <w:rPr>
                  <w:rFonts w:ascii="Tahoma" w:hAnsi="Tahoma"/>
                </w:rPr>
                <w:t>txt</w:t>
              </w:r>
            </w:ins>
            <w:ins w:id="4189" w:author="ies12q680" w:date="2013-04-01T18:51:00Z">
              <w:r w:rsidR="00A562D7">
                <w:rPr>
                  <w:rFonts w:ascii="Tahoma" w:hAnsi="Tahoma" w:hint="eastAsia"/>
                </w:rPr>
                <w:t>CT</w:t>
              </w:r>
            </w:ins>
            <w:ins w:id="4190" w:author="ies12q680" w:date="2013-04-01T18:28:00Z">
              <w:r w:rsidRPr="008E4B75">
                <w:rPr>
                  <w:rFonts w:ascii="Tahoma" w:hAnsi="Tahoma"/>
                </w:rPr>
                <w:t>Ver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A562D7" w:rsidRDefault="00A562D7" w:rsidP="00DD6852">
            <w:pPr>
              <w:rPr>
                <w:ins w:id="4191" w:author="ies12q680" w:date="2013-04-01T18:28:00Z"/>
                <w:rFonts w:ascii="Tahoma" w:hAnsi="Tahoma"/>
              </w:rPr>
            </w:pPr>
            <w:ins w:id="4192" w:author="ies12q680" w:date="2013-04-01T18:51:00Z">
              <w:r>
                <w:rPr>
                  <w:rFonts w:ascii="Tahoma" w:hAnsi="Tahoma" w:hint="eastAsia"/>
                </w:rPr>
                <w:t>5</w:t>
              </w:r>
              <w:r>
                <w:rPr>
                  <w:rFonts w:ascii="Tahoma" w:hAnsi="Tahoma" w:hint="eastAsia"/>
                </w:rPr>
                <w:t>、如果</w:t>
              </w:r>
              <w:r w:rsidRPr="008E4B75">
                <w:rPr>
                  <w:rFonts w:ascii="Tahoma" w:hAnsi="Tahoma"/>
                </w:rPr>
                <w:t>txt</w:t>
              </w:r>
            </w:ins>
            <w:ins w:id="4193" w:author="ies12q680" w:date="2013-04-01T18:52:00Z">
              <w:r>
                <w:rPr>
                  <w:rFonts w:ascii="Tahoma" w:hAnsi="Tahoma" w:hint="eastAsia"/>
                </w:rPr>
                <w:t>Supplier</w:t>
              </w:r>
            </w:ins>
            <w:ins w:id="4194" w:author="ies12q680" w:date="2013-04-01T18:51:00Z"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</w:ins>
            <w:ins w:id="4195" w:author="ies12q680" w:date="2013-04-01T18:52:00Z">
              <w:r>
                <w:rPr>
                  <w:rFonts w:ascii="Tahoma" w:hAnsi="Tahoma" w:hint="eastAsia"/>
                </w:rPr>
                <w:t>Supplier</w:t>
              </w:r>
            </w:ins>
            <w:ins w:id="4196" w:author="ies12q680" w:date="2013-04-01T18:51:00Z">
              <w:r>
                <w:rPr>
                  <w:rFonts w:ascii="Tahoma" w:hAnsi="Tahoma"/>
                </w:rPr>
                <w:t>!</w:t>
              </w:r>
              <w:r>
                <w:rPr>
                  <w:rFonts w:ascii="Tahoma" w:hAnsi="Tahoma" w:hint="eastAsia"/>
                </w:rPr>
                <w:t>”，焦点置于</w:t>
              </w:r>
              <w:r w:rsidRPr="008E4B75">
                <w:rPr>
                  <w:rFonts w:ascii="Tahoma" w:hAnsi="Tahoma"/>
                </w:rPr>
                <w:t>txt</w:t>
              </w:r>
            </w:ins>
            <w:ins w:id="4197" w:author="ies12q680" w:date="2013-04-01T18:52:00Z">
              <w:r>
                <w:rPr>
                  <w:rFonts w:ascii="Tahoma" w:hAnsi="Tahoma" w:hint="eastAsia"/>
                </w:rPr>
                <w:t>Supplier</w:t>
              </w:r>
            </w:ins>
            <w:ins w:id="4198" w:author="ies12q680" w:date="2013-04-01T18:51:00Z">
              <w:r>
                <w:rPr>
                  <w:rFonts w:ascii="Tahoma" w:hAnsi="Tahoma" w:hint="eastAsia"/>
                </w:rPr>
                <w:t>后，退出</w:t>
              </w:r>
            </w:ins>
          </w:p>
          <w:p w:rsidR="00DD6852" w:rsidRDefault="00A562D7" w:rsidP="00DD6852">
            <w:pPr>
              <w:rPr>
                <w:ins w:id="4199" w:author="ies12q680" w:date="2013-04-01T18:28:00Z"/>
                <w:rFonts w:ascii="Tahoma" w:hAnsi="Tahoma"/>
              </w:rPr>
            </w:pPr>
            <w:ins w:id="4200" w:author="ies12q680" w:date="2013-04-01T18:52:00Z">
              <w:r>
                <w:rPr>
                  <w:rFonts w:ascii="Tahoma" w:hAnsi="Tahoma" w:hint="eastAsia"/>
                </w:rPr>
                <w:t>6</w:t>
              </w:r>
            </w:ins>
            <w:ins w:id="4201" w:author="ies12q680" w:date="2013-04-01T18:28:00Z">
              <w:r w:rsidR="00DD6852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 w:hint="eastAsia"/>
                </w:rPr>
                <w:t>若</w:t>
              </w:r>
              <w:r w:rsidR="00DD6852" w:rsidRPr="008E4B75">
                <w:rPr>
                  <w:rFonts w:ascii="Tahoma" w:hAnsi="Tahoma"/>
                </w:rPr>
                <w:t>cmb</w:t>
              </w:r>
              <w:r w:rsidR="00DD6852" w:rsidRPr="00F73009">
                <w:rPr>
                  <w:rFonts w:ascii="Tahoma" w:hAnsi="Tahoma"/>
                </w:rPr>
                <w:t>Family</w:t>
              </w:r>
              <w:r w:rsidR="00DD6852" w:rsidRPr="00F73009">
                <w:rPr>
                  <w:rFonts w:ascii="Tahoma" w:hAnsi="Tahoma" w:hint="eastAsia"/>
                </w:rPr>
                <w:t>、</w:t>
              </w:r>
              <w:r w:rsidR="00DD6852" w:rsidRPr="00F73009">
                <w:rPr>
                  <w:rFonts w:ascii="Tahoma" w:hAnsi="Tahoma"/>
                </w:rPr>
                <w:lastRenderedPageBreak/>
                <w:t>txtMBCode</w:t>
              </w:r>
              <w:r w:rsidR="00DD6852" w:rsidRPr="00F73009">
                <w:rPr>
                  <w:rFonts w:ascii="Tahoma" w:hAnsi="Tahoma" w:hint="eastAsia"/>
                </w:rPr>
                <w:t>和</w:t>
              </w:r>
              <w:r w:rsidR="00983BCD">
                <w:rPr>
                  <w:rFonts w:ascii="Tahoma" w:hAnsi="Tahoma"/>
                </w:rPr>
                <w:t>txt</w:t>
              </w:r>
            </w:ins>
            <w:ins w:id="4202" w:author="ies12q680" w:date="2013-04-01T18:55:00Z">
              <w:r w:rsidR="00983BCD">
                <w:rPr>
                  <w:rFonts w:ascii="Tahoma" w:hAnsi="Tahoma" w:hint="eastAsia"/>
                </w:rPr>
                <w:t>PCBVER</w:t>
              </w:r>
            </w:ins>
            <w:ins w:id="4203" w:author="ies12q680" w:date="2013-04-01T18:28:00Z">
              <w:r w:rsidR="00DD6852" w:rsidRPr="008E4B75">
                <w:rPr>
                  <w:rFonts w:ascii="Tahoma" w:hAnsi="Tahoma" w:hint="eastAsia"/>
                </w:rPr>
                <w:t>框中内容未改变，则将</w:t>
              </w:r>
              <w:r w:rsidR="00DD6852" w:rsidRPr="008E4B75">
                <w:rPr>
                  <w:rFonts w:ascii="Tahoma" w:hAnsi="Tahoma"/>
                </w:rPr>
                <w:t>txt</w:t>
              </w:r>
            </w:ins>
            <w:ins w:id="4204" w:author="ies12q680" w:date="2013-04-01T18:55:00Z">
              <w:r w:rsidR="00983BCD">
                <w:rPr>
                  <w:rFonts w:ascii="Tahoma" w:hAnsi="Tahoma" w:hint="eastAsia"/>
                </w:rPr>
                <w:t>CT</w:t>
              </w:r>
            </w:ins>
            <w:ins w:id="4205" w:author="ies12q680" w:date="2013-04-01T18:28:00Z">
              <w:r w:rsidR="00DD6852" w:rsidRPr="008E4B75">
                <w:rPr>
                  <w:rFonts w:ascii="Tahoma" w:hAnsi="Tahoma"/>
                </w:rPr>
                <w:t>Ver</w:t>
              </w:r>
              <w:r w:rsidR="00DD6852" w:rsidRPr="008E4B75">
                <w:rPr>
                  <w:rFonts w:ascii="Tahoma" w:hAnsi="Tahoma" w:hint="eastAsia"/>
                </w:rPr>
                <w:t>、</w:t>
              </w:r>
            </w:ins>
            <w:ins w:id="4206" w:author="ies12q680" w:date="2013-04-01T18:55:00Z">
              <w:r w:rsidR="00983BCD">
                <w:rPr>
                  <w:rFonts w:ascii="Tahoma" w:hAnsi="Tahoma" w:hint="eastAsia"/>
                </w:rPr>
                <w:t>txtSupplier</w:t>
              </w:r>
              <w:r w:rsidR="00983BCD">
                <w:rPr>
                  <w:rFonts w:ascii="Tahoma" w:hAnsi="Tahoma" w:hint="eastAsia"/>
                </w:rPr>
                <w:t>、</w:t>
              </w:r>
            </w:ins>
            <w:ins w:id="4207" w:author="ies12q680" w:date="2013-04-01T18:28:00Z">
              <w:r w:rsidR="00DD6852" w:rsidRPr="008E4B75">
                <w:rPr>
                  <w:rFonts w:ascii="Tahoma" w:hAnsi="Tahoma"/>
                </w:rPr>
                <w:t>txtRemark</w:t>
              </w:r>
              <w:r w:rsidR="00DD6852" w:rsidRPr="008E4B75">
                <w:rPr>
                  <w:rFonts w:ascii="Tahoma" w:hAnsi="Tahoma" w:hint="eastAsia"/>
                </w:rPr>
                <w:t>文本框中内容保存到</w:t>
              </w:r>
              <w:r w:rsidR="00DD6852" w:rsidRPr="00F73009">
                <w:rPr>
                  <w:rFonts w:ascii="Tahoma" w:hAnsi="Tahoma"/>
                </w:rPr>
                <w:t>tabResult</w:t>
              </w:r>
              <w:r w:rsidR="00DD6852" w:rsidRPr="008E4B75">
                <w:rPr>
                  <w:rFonts w:ascii="Tahoma" w:hAnsi="Tahoma" w:hint="eastAsia"/>
                </w:rPr>
                <w:t>当前被选记录中，同时记录修改人和时间。</w:t>
              </w:r>
            </w:ins>
          </w:p>
          <w:p w:rsidR="00DD6852" w:rsidRDefault="00A562D7" w:rsidP="00DD6852">
            <w:pPr>
              <w:rPr>
                <w:ins w:id="4208" w:author="ies12q680" w:date="2013-04-01T18:28:00Z"/>
                <w:rFonts w:ascii="Tahoma" w:hAnsi="Tahoma"/>
              </w:rPr>
            </w:pPr>
            <w:ins w:id="4209" w:author="ies12q680" w:date="2013-04-01T18:53:00Z">
              <w:r>
                <w:rPr>
                  <w:rFonts w:ascii="Tahoma" w:hAnsi="Tahoma" w:hint="eastAsia"/>
                </w:rPr>
                <w:t>7</w:t>
              </w:r>
            </w:ins>
            <w:ins w:id="4210" w:author="ies12q680" w:date="2013-04-01T18:28:00Z">
              <w:r w:rsidR="00DD6852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 w:hint="eastAsia"/>
                </w:rPr>
                <w:t>反之，则根据</w:t>
              </w:r>
              <w:r w:rsidR="00DD6852" w:rsidRPr="008E4B75">
                <w:rPr>
                  <w:rFonts w:ascii="Tahoma" w:hAnsi="Tahoma"/>
                </w:rPr>
                <w:t>cmb</w:t>
              </w:r>
              <w:r w:rsidR="00DD6852" w:rsidRPr="00F73009">
                <w:rPr>
                  <w:rFonts w:ascii="Tahoma" w:hAnsi="Tahoma"/>
                </w:rPr>
                <w:t>Family</w:t>
              </w:r>
              <w:r w:rsidR="00DD6852" w:rsidRPr="008E4B75">
                <w:rPr>
                  <w:rFonts w:ascii="Tahoma" w:hAnsi="Tahoma" w:hint="eastAsia"/>
                </w:rPr>
                <w:t>、</w:t>
              </w:r>
              <w:r w:rsidR="00DD6852" w:rsidRPr="00F73009">
                <w:rPr>
                  <w:rFonts w:ascii="Tahoma" w:hAnsi="Tahoma"/>
                </w:rPr>
                <w:t>txtMBCode</w:t>
              </w:r>
              <w:r w:rsidR="00DD6852" w:rsidRPr="00F73009">
                <w:rPr>
                  <w:rFonts w:ascii="Tahoma" w:hAnsi="Tahoma" w:hint="eastAsia"/>
                </w:rPr>
                <w:t>、</w:t>
              </w:r>
              <w:r w:rsidR="00983BCD">
                <w:rPr>
                  <w:rFonts w:ascii="Tahoma" w:hAnsi="Tahoma"/>
                </w:rPr>
                <w:t>txt</w:t>
              </w:r>
            </w:ins>
            <w:ins w:id="4211" w:author="ies12q680" w:date="2013-04-01T18:56:00Z">
              <w:r w:rsidR="00983BCD">
                <w:rPr>
                  <w:rFonts w:ascii="Tahoma" w:hAnsi="Tahoma" w:hint="eastAsia"/>
                </w:rPr>
                <w:t>PCBVER</w:t>
              </w:r>
            </w:ins>
            <w:ins w:id="4212" w:author="ies12q680" w:date="2013-04-01T18:28:00Z">
              <w:r w:rsidR="00DD6852" w:rsidRPr="00F73009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/>
                </w:rPr>
                <w:t>txt</w:t>
              </w:r>
            </w:ins>
            <w:ins w:id="4213" w:author="ies12q680" w:date="2013-04-01T18:56:00Z">
              <w:r w:rsidR="00983BCD">
                <w:rPr>
                  <w:rFonts w:ascii="Tahoma" w:hAnsi="Tahoma" w:hint="eastAsia"/>
                </w:rPr>
                <w:t>CT</w:t>
              </w:r>
            </w:ins>
            <w:ins w:id="4214" w:author="ies12q680" w:date="2013-04-01T18:28:00Z">
              <w:r w:rsidR="00DD6852" w:rsidRPr="008E4B75">
                <w:rPr>
                  <w:rFonts w:ascii="Tahoma" w:hAnsi="Tahoma"/>
                </w:rPr>
                <w:t>Ver</w:t>
              </w:r>
              <w:r w:rsidR="00DD6852" w:rsidRPr="008E4B75">
                <w:rPr>
                  <w:rFonts w:ascii="Tahoma" w:hAnsi="Tahoma" w:hint="eastAsia"/>
                </w:rPr>
                <w:t>、</w:t>
              </w:r>
            </w:ins>
            <w:ins w:id="4215" w:author="ies12q680" w:date="2013-04-01T18:56:00Z">
              <w:r w:rsidR="00983BCD">
                <w:rPr>
                  <w:rFonts w:ascii="Tahoma" w:hAnsi="Tahoma" w:hint="eastAsia"/>
                </w:rPr>
                <w:t>txtSupplier</w:t>
              </w:r>
            </w:ins>
            <w:ins w:id="4216" w:author="ies12q680" w:date="2013-04-01T18:57:00Z">
              <w:r w:rsidR="00983BCD" w:rsidRPr="00F73009">
                <w:rPr>
                  <w:rFonts w:ascii="Tahoma" w:hAnsi="Tahoma" w:hint="eastAsia"/>
                </w:rPr>
                <w:t>、</w:t>
              </w:r>
            </w:ins>
            <w:ins w:id="4217" w:author="ies12q680" w:date="2013-04-01T18:28:00Z">
              <w:r w:rsidR="00DD6852" w:rsidRPr="008E4B75">
                <w:rPr>
                  <w:rFonts w:ascii="Tahoma" w:hAnsi="Tahoma"/>
                </w:rPr>
                <w:t>txtRemark</w:t>
              </w:r>
              <w:r w:rsidR="00DD6852" w:rsidRPr="008E4B75">
                <w:rPr>
                  <w:rFonts w:ascii="Tahoma" w:hAnsi="Tahoma" w:hint="eastAsia"/>
                </w:rPr>
                <w:t>框中内容新建一个记录。</w:t>
              </w:r>
            </w:ins>
            <w:ins w:id="4218" w:author="ies12q680" w:date="2013-04-01T18:53:00Z">
              <w:r>
                <w:rPr>
                  <w:rFonts w:ascii="Tahoma" w:hAnsi="Tahoma" w:hint="eastAsia"/>
                </w:rPr>
                <w:t>7</w:t>
              </w:r>
            </w:ins>
            <w:ins w:id="4219" w:author="ies12q680" w:date="2013-04-01T18:28:00Z">
              <w:r w:rsidR="00DD6852">
                <w:rPr>
                  <w:rFonts w:ascii="Tahoma" w:hAnsi="Tahoma" w:hint="eastAsia"/>
                </w:rPr>
                <w:t>.1</w:t>
              </w:r>
              <w:r w:rsidR="00DD6852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 w:hint="eastAsia"/>
                </w:rPr>
                <w:t>若</w:t>
              </w:r>
              <w:r w:rsidR="00DD6852" w:rsidRPr="008E4B75">
                <w:rPr>
                  <w:rFonts w:ascii="Tahoma" w:hAnsi="Tahoma"/>
                </w:rPr>
                <w:t>cmbFamily</w:t>
              </w:r>
              <w:r w:rsidR="00DD6852" w:rsidRPr="008E4B75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/>
                </w:rPr>
                <w:t>txtMBCode</w:t>
              </w:r>
              <w:r w:rsidR="00DD6852" w:rsidRPr="008E4B75">
                <w:rPr>
                  <w:rFonts w:ascii="Tahoma" w:hAnsi="Tahoma" w:hint="eastAsia"/>
                </w:rPr>
                <w:t>和</w:t>
              </w:r>
              <w:r w:rsidR="00983BCD">
                <w:rPr>
                  <w:rFonts w:ascii="Tahoma" w:hAnsi="Tahoma"/>
                </w:rPr>
                <w:t>txt</w:t>
              </w:r>
            </w:ins>
            <w:ins w:id="4220" w:author="ies12q680" w:date="2013-04-01T18:57:00Z">
              <w:r w:rsidR="00983BCD">
                <w:rPr>
                  <w:rFonts w:ascii="Tahoma" w:hAnsi="Tahoma" w:hint="eastAsia"/>
                </w:rPr>
                <w:t>PCBVER</w:t>
              </w:r>
            </w:ins>
            <w:ins w:id="4221" w:author="ies12q680" w:date="2013-04-01T18:28:00Z">
              <w:r w:rsidR="00DD6852" w:rsidRPr="008E4B75">
                <w:rPr>
                  <w:rFonts w:ascii="Tahoma" w:hAnsi="Tahoma" w:hint="eastAsia"/>
                </w:rPr>
                <w:t>框中内容已经是其他记录对应的</w:t>
              </w:r>
              <w:r w:rsidR="00DD6852" w:rsidRPr="008E4B75">
                <w:rPr>
                  <w:rFonts w:ascii="Tahoma" w:hAnsi="Tahoma"/>
                </w:rPr>
                <w:t>Family</w:t>
              </w:r>
              <w:r w:rsidR="00DD6852" w:rsidRPr="008E4B75">
                <w:rPr>
                  <w:rFonts w:ascii="Tahoma" w:hAnsi="Tahoma" w:hint="eastAsia"/>
                </w:rPr>
                <w:t>、</w:t>
              </w:r>
              <w:r w:rsidR="00DD6852" w:rsidRPr="008E4B75">
                <w:rPr>
                  <w:rFonts w:ascii="Tahoma" w:hAnsi="Tahoma"/>
                </w:rPr>
                <w:t>MBCode</w:t>
              </w:r>
              <w:r w:rsidR="00DD6852" w:rsidRPr="008E4B75">
                <w:rPr>
                  <w:rFonts w:ascii="Tahoma" w:hAnsi="Tahoma" w:hint="eastAsia"/>
                </w:rPr>
                <w:t>和</w:t>
              </w:r>
              <w:r w:rsidR="00DD6852" w:rsidRPr="008E4B75">
                <w:rPr>
                  <w:rFonts w:ascii="Tahoma" w:hAnsi="Tahoma"/>
                </w:rPr>
                <w:t>ECR</w:t>
              </w:r>
              <w:r w:rsidR="00DD6852" w:rsidRPr="008E4B75">
                <w:rPr>
                  <w:rFonts w:ascii="Tahoma" w:hAnsi="Tahoma" w:hint="eastAsia"/>
                </w:rPr>
                <w:t>，则提示用户，放弃后续操作。</w:t>
              </w:r>
            </w:ins>
          </w:p>
          <w:p w:rsidR="00DD6852" w:rsidRDefault="00A562D7" w:rsidP="00DD6852">
            <w:pPr>
              <w:rPr>
                <w:ins w:id="4222" w:author="ies12q680" w:date="2013-04-01T18:28:00Z"/>
                <w:rFonts w:ascii="Tahoma" w:hAnsi="Tahoma" w:cs="Arial"/>
                <w:b/>
                <w:bCs/>
                <w:iCs/>
                <w:sz w:val="28"/>
              </w:rPr>
            </w:pPr>
            <w:ins w:id="4223" w:author="ies12q680" w:date="2013-04-01T18:53:00Z">
              <w:r>
                <w:rPr>
                  <w:rFonts w:ascii="Tahoma" w:hAnsi="Tahoma" w:hint="eastAsia"/>
                </w:rPr>
                <w:t>8</w:t>
              </w:r>
            </w:ins>
            <w:ins w:id="4224" w:author="ies12q680" w:date="2013-04-01T18:28:00Z">
              <w:r w:rsidR="00DD6852">
                <w:rPr>
                  <w:rFonts w:ascii="Tahoma" w:hAnsi="Tahoma" w:hint="eastAsia"/>
                </w:rPr>
                <w:t>、</w:t>
              </w:r>
              <w:r w:rsidR="00DD6852" w:rsidRPr="00F73009">
                <w:rPr>
                  <w:rFonts w:ascii="Tahoma" w:hAnsi="Tahoma"/>
                </w:rPr>
                <w:t xml:space="preserve">Save </w:t>
              </w:r>
              <w:r w:rsidR="00DD6852" w:rsidRPr="00F73009">
                <w:rPr>
                  <w:rFonts w:ascii="Tahoma" w:hAnsi="Tahoma" w:hint="eastAsia"/>
                </w:rPr>
                <w:t>成</w:t>
              </w:r>
              <w:r w:rsidR="00DD6852">
                <w:rPr>
                  <w:rFonts w:ascii="Tahoma" w:hAnsi="Tahoma" w:hint="eastAsia"/>
                </w:rPr>
                <w:t>功后，显示保存记录至</w:t>
              </w:r>
              <w:r w:rsidR="00DD6852">
                <w:rPr>
                  <w:rFonts w:ascii="Tahoma" w:hAnsi="Tahoma"/>
                </w:rPr>
                <w:t>tabResult</w:t>
              </w:r>
              <w:r w:rsidR="00DD6852">
                <w:rPr>
                  <w:rFonts w:ascii="Tahoma" w:hAnsi="Tahoma" w:hint="eastAsia"/>
                </w:rPr>
                <w:t>，并</w:t>
              </w:r>
              <w:r w:rsidR="00DD6852">
                <w:rPr>
                  <w:rFonts w:ascii="Tahoma" w:hAnsi="Tahoma"/>
                </w:rPr>
                <w:t>High Light</w:t>
              </w:r>
            </w:ins>
          </w:p>
        </w:tc>
        <w:tc>
          <w:tcPr>
            <w:tcW w:w="3512" w:type="dxa"/>
          </w:tcPr>
          <w:p w:rsidR="00DD6852" w:rsidRDefault="00DD6852" w:rsidP="00DD6852">
            <w:pPr>
              <w:rPr>
                <w:ins w:id="4225" w:author="ies12q680" w:date="2013-04-01T18:28:00Z"/>
                <w:rFonts w:ascii="Tahoma" w:hAnsi="Tahoma"/>
              </w:rPr>
            </w:pPr>
            <w:ins w:id="4226" w:author="ies12q680" w:date="2013-04-01T18:28:00Z">
              <w:r>
                <w:rPr>
                  <w:rFonts w:ascii="Tahoma" w:hAnsi="Tahoma"/>
                </w:rPr>
                <w:lastRenderedPageBreak/>
                <w:t>Save</w:t>
              </w:r>
            </w:ins>
          </w:p>
          <w:p w:rsidR="00DD6852" w:rsidRDefault="00DD6852" w:rsidP="00DD6852">
            <w:pPr>
              <w:rPr>
                <w:ins w:id="4227" w:author="ies12q680" w:date="2013-04-01T18:28:00Z"/>
                <w:rFonts w:ascii="Tahoma" w:hAnsi="Tahoma"/>
              </w:rPr>
            </w:pPr>
            <w:ins w:id="4228" w:author="ies12q680" w:date="2013-04-01T18:28:00Z">
              <w:r>
                <w:rPr>
                  <w:rFonts w:ascii="Tahoma" w:hAnsi="Tahoma" w:hint="eastAsia"/>
                </w:rPr>
                <w:t>参考方法：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29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30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IF EXISTS</w:t>
              </w:r>
            </w:ins>
          </w:p>
          <w:p w:rsidR="00DD6852" w:rsidRPr="007327EE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31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32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(SELECT * FROM IMES_</w:t>
              </w:r>
            </w:ins>
            <w:ins w:id="4233" w:author="ies12q680" w:date="2013-04-01T18:48:00Z">
              <w:r w:rsidR="00CE140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</w:ins>
            <w:ins w:id="4234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</w:t>
              </w:r>
            </w:ins>
          </w:p>
          <w:p w:rsidR="00DD6852" w:rsidRPr="007327EE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35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36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WHERE Family = @Family AND MBCode = @MBCode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AND </w:t>
              </w:r>
            </w:ins>
            <w:ins w:id="4237" w:author="ies12q680" w:date="2013-04-01T18:48:00Z">
              <w:r w:rsidR="00CE140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</w:ins>
            <w:ins w:id="4238" w:author="ies12q680" w:date="2013-04-01T18:28:00Z">
              <w:r w:rsidR="00CE1401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= @</w:t>
              </w:r>
            </w:ins>
            <w:ins w:id="4239" w:author="ies12q680" w:date="2013-04-01T18:48:00Z">
              <w:r w:rsidR="00CE140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</w:ins>
            <w:ins w:id="4240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)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41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42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ab/>
                <w:t>UPDATE IMES_</w:t>
              </w:r>
            </w:ins>
            <w:ins w:id="4243" w:author="ies12q680" w:date="2013-04-01T18:49:00Z">
              <w:r w:rsidR="00A562D7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</w:ins>
            <w:ins w:id="4244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</w:t>
              </w:r>
            </w:ins>
          </w:p>
          <w:p w:rsidR="00DD6852" w:rsidRDefault="00A177D1" w:rsidP="00DD6852">
            <w:pPr>
              <w:widowControl w:val="0"/>
              <w:autoSpaceDE w:val="0"/>
              <w:autoSpaceDN w:val="0"/>
              <w:adjustRightInd w:val="0"/>
              <w:rPr>
                <w:ins w:id="4245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46" w:author="ies12q680" w:date="2013-04-01T18:28:00Z"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SET </w:t>
              </w:r>
            </w:ins>
            <w:ins w:id="4247" w:author="ies12q680" w:date="2013-04-01T18:59:00Z"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</w:ins>
            <w:ins w:id="4248" w:author="ies12q680" w:date="2013-04-01T18:28:00Z">
              <w:r w:rsidR="00DD6852"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 = @</w:t>
              </w:r>
            </w:ins>
            <w:ins w:id="4249" w:author="ies12q680" w:date="2013-04-01T18:58:00Z"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</w:ins>
            <w:ins w:id="4250" w:author="ies12q680" w:date="2013-04-01T18:28:00Z">
              <w:r w:rsidR="00DD6852"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Ver,</w:t>
              </w:r>
              <w:r w:rsidR="00DD6852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Remark = @Remark, </w:t>
              </w:r>
              <w:r w:rsidR="00DD6852"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Editor = @Editor, Udt = GETDATE()</w:t>
              </w:r>
              <w:r w:rsidR="00DD6852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</w:ins>
          </w:p>
          <w:p w:rsidR="00A177D1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51" w:author="ies12q680" w:date="2013-04-01T18:59:00Z"/>
                <w:rFonts w:ascii="Courier New" w:hAnsi="Courier New" w:cs="Courier New"/>
                <w:noProof/>
                <w:color w:val="FF0000"/>
                <w:szCs w:val="20"/>
              </w:rPr>
            </w:pPr>
            <w:ins w:id="4252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WHERE Family = @Family AND MBCode = @MBCode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AND </w:t>
              </w:r>
            </w:ins>
            <w:ins w:id="4253" w:author="ies12q680" w:date="2013-04-01T18:59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 w:rsidR="00A177D1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=@</w:t>
              </w:r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 w:rsidR="00A177D1"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</w:t>
              </w:r>
            </w:ins>
          </w:p>
          <w:p w:rsidR="00DD6852" w:rsidRPr="007327EE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54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55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ELSE</w:t>
              </w:r>
            </w:ins>
          </w:p>
          <w:p w:rsidR="00DD6852" w:rsidRPr="007327EE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56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57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INSERT INTO IMES_</w:t>
              </w:r>
            </w:ins>
            <w:ins w:id="4258" w:author="ies12q680" w:date="2013-04-01T18:59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</w:ins>
            <w:ins w:id="4259" w:author="ies12q680" w:date="2013-04-01T18:28:00Z">
              <w:r w:rsidR="00A177D1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(Family, MBCode, </w:t>
              </w:r>
            </w:ins>
            <w:ins w:id="4260" w:author="ies12q680" w:date="2013-04-01T18:59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</w:t>
              </w:r>
            </w:ins>
            <w:ins w:id="4261" w:author="ies12q680" w:date="2013-04-01T18:28:00Z">
              <w:r w:rsidR="00A177D1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CR,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C</w:t>
              </w:r>
            </w:ins>
            <w:ins w:id="4262" w:author="ies12q680" w:date="2013-04-01T19:00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T</w:t>
              </w:r>
            </w:ins>
            <w:ins w:id="4263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Ver, </w:t>
              </w:r>
            </w:ins>
            <w:ins w:id="4264" w:author="ies12q680" w:date="2013-04-01T19:00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Supplier</w:t>
              </w:r>
              <w:r w:rsidR="00A177D1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,</w:t>
              </w:r>
            </w:ins>
            <w:ins w:id="4265" w:author="ies12q680" w:date="2013-04-01T18:28:00Z"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Remark,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Editor, Cdt, Udt)</w:t>
              </w:r>
            </w:ins>
          </w:p>
          <w:p w:rsidR="00DD6852" w:rsidRPr="007327EE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66" w:author="ies12q680" w:date="2013-04-01T18:28:00Z"/>
                <w:rFonts w:ascii="Courier New" w:hAnsi="Courier New" w:cs="Courier New"/>
                <w:noProof/>
                <w:color w:val="FF0000"/>
                <w:szCs w:val="20"/>
              </w:rPr>
            </w:pPr>
            <w:ins w:id="4267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VALUES(@Family, @MBCode, @</w:t>
              </w:r>
            </w:ins>
            <w:ins w:id="4268" w:author="ies12q680" w:date="2013-04-01T19:00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</w:ins>
            <w:ins w:id="4269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ECR, @</w:t>
              </w:r>
            </w:ins>
            <w:ins w:id="4270" w:author="ies12q680" w:date="2013-04-01T19:00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</w:ins>
            <w:ins w:id="4271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Ver,</w:t>
              </w:r>
            </w:ins>
            <w:ins w:id="4272" w:author="ies12q680" w:date="2013-04-01T19:00:00Z">
              <w:r w:rsidR="00A177D1"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@Supplier, </w:t>
              </w:r>
            </w:ins>
            <w:ins w:id="4273" w:author="ies12q680" w:date="2013-04-01T18:2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@Remak,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@Editor, GETDATE(), GETDATE())</w:t>
              </w:r>
            </w:ins>
          </w:p>
          <w:p w:rsidR="00DD6852" w:rsidRPr="00A177D1" w:rsidRDefault="00DD6852" w:rsidP="00DD6852">
            <w:pPr>
              <w:rPr>
                <w:ins w:id="4274" w:author="ies12q680" w:date="2013-04-01T18:28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275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276" w:author="ies12q680" w:date="2013-04-01T18:28:00Z"/>
                <w:rFonts w:ascii="Tahoma" w:hAnsi="Tahoma"/>
              </w:rPr>
            </w:pPr>
            <w:ins w:id="4277" w:author="ies12q680" w:date="2013-04-01T18:28:00Z">
              <w:r>
                <w:rPr>
                  <w:rFonts w:ascii="Tahoma" w:hAnsi="Tahoma" w:hint="eastAsia"/>
                </w:rPr>
                <w:lastRenderedPageBreak/>
                <w:t>9</w:t>
              </w:r>
            </w:ins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278" w:author="ies12q680" w:date="2013-04-01T18:28:00Z"/>
                <w:rFonts w:ascii="Tahoma" w:hAnsi="Tahoma"/>
              </w:rPr>
            </w:pPr>
            <w:ins w:id="4279" w:author="ies12q680" w:date="2013-04-01T18:28:00Z">
              <w:r>
                <w:rPr>
                  <w:rFonts w:ascii="Tahoma" w:hAnsi="Tahoma"/>
                </w:rPr>
                <w:t>btnDelete</w:t>
              </w:r>
            </w:ins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280" w:author="ies12q680" w:date="2013-04-01T18:28:00Z"/>
                <w:rFonts w:ascii="Tahoma" w:hAnsi="Tahoma"/>
              </w:rPr>
            </w:pPr>
            <w:ins w:id="4281" w:author="ies12q680" w:date="2013-04-01T18:28:00Z">
              <w:r>
                <w:rPr>
                  <w:rFonts w:ascii="Tahoma" w:hAnsi="Tahoma"/>
                </w:rPr>
                <w:t>Button</w:t>
              </w:r>
            </w:ins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282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283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284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285" w:author="ies12q680" w:date="2013-04-01T18:28:00Z"/>
                <w:rFonts w:ascii="Tahoma" w:hAnsi="Tahoma"/>
              </w:rPr>
            </w:pPr>
            <w:ins w:id="4286" w:author="ies12q680" w:date="2013-04-01T18:28:00Z">
              <w:r>
                <w:rPr>
                  <w:rFonts w:ascii="Tahoma" w:hAnsi="Tahoma"/>
                </w:rPr>
                <w:t>On Click:</w:t>
              </w:r>
            </w:ins>
          </w:p>
          <w:p w:rsidR="00DD6852" w:rsidRDefault="00DD6852" w:rsidP="00DD6852">
            <w:pPr>
              <w:rPr>
                <w:ins w:id="4287" w:author="ies12q680" w:date="2013-04-01T18:28:00Z"/>
                <w:rFonts w:ascii="Tahoma" w:hAnsi="Tahoma"/>
              </w:rPr>
            </w:pPr>
            <w:ins w:id="4288" w:author="ies12q680" w:date="2013-04-01T18:28:00Z">
              <w:r>
                <w:rPr>
                  <w:rFonts w:ascii="Tahoma" w:hAnsi="Tahoma" w:hint="eastAsia"/>
                </w:rPr>
                <w:t>1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tabResult </w:t>
              </w:r>
              <w:r>
                <w:rPr>
                  <w:rFonts w:ascii="Tahoma" w:hAnsi="Tahoma" w:hint="eastAsia"/>
                </w:rPr>
                <w:t>中存在</w:t>
              </w:r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记录，则提示用户“您确实要删除该记录吗？”，如果用户选择“</w:t>
              </w:r>
              <w:r>
                <w:rPr>
                  <w:rFonts w:ascii="Tahoma" w:hAnsi="Tahoma"/>
                </w:rPr>
                <w:t>Yes</w:t>
              </w:r>
              <w:r>
                <w:rPr>
                  <w:rFonts w:ascii="Tahoma" w:hAnsi="Tahoma" w:hint="eastAsia"/>
                </w:rPr>
                <w:t>”，则删除选中记录</w:t>
              </w:r>
              <w:r>
                <w:rPr>
                  <w:rFonts w:ascii="Tahoma" w:hAnsi="Tahoma"/>
                </w:rPr>
                <w:t xml:space="preserve"> </w:t>
              </w:r>
            </w:ins>
          </w:p>
          <w:p w:rsidR="00DD6852" w:rsidRDefault="00DD6852" w:rsidP="00DD6852">
            <w:pPr>
              <w:rPr>
                <w:ins w:id="4289" w:author="ies12q680" w:date="2013-04-01T18:28:00Z"/>
                <w:rFonts w:ascii="Tahoma" w:hAnsi="Tahoma" w:cs="Arial"/>
                <w:b/>
                <w:bCs/>
                <w:iCs/>
                <w:sz w:val="28"/>
              </w:rPr>
            </w:pPr>
            <w:ins w:id="4290" w:author="ies12q680" w:date="2013-04-01T18:28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>tabResult</w:t>
              </w:r>
              <w:r>
                <w:rPr>
                  <w:rFonts w:ascii="Tahoma" w:hAnsi="Tahoma" w:hint="eastAsia"/>
                </w:rPr>
                <w:t>中没有</w:t>
              </w:r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记录，则不做任何处理</w:t>
              </w:r>
            </w:ins>
          </w:p>
        </w:tc>
        <w:tc>
          <w:tcPr>
            <w:tcW w:w="3512" w:type="dxa"/>
          </w:tcPr>
          <w:p w:rsidR="00DD6852" w:rsidRDefault="00DD6852" w:rsidP="00DD6852">
            <w:pPr>
              <w:rPr>
                <w:ins w:id="4291" w:author="ies12q680" w:date="2013-04-01T18:28:00Z"/>
                <w:rFonts w:ascii="Tahoma" w:hAnsi="Tahoma"/>
              </w:rPr>
            </w:pPr>
            <w:ins w:id="4292" w:author="ies12q680" w:date="2013-04-01T18:28:00Z">
              <w:r>
                <w:rPr>
                  <w:rFonts w:ascii="Tahoma" w:hAnsi="Tahoma"/>
                </w:rPr>
                <w:t>Delete</w:t>
              </w:r>
            </w:ins>
          </w:p>
          <w:p w:rsidR="00DD6852" w:rsidRDefault="00DD6852" w:rsidP="00DD6852">
            <w:pPr>
              <w:rPr>
                <w:ins w:id="4293" w:author="ies12q680" w:date="2013-04-01T18:28:00Z"/>
                <w:rFonts w:ascii="Tahoma" w:hAnsi="Tahoma"/>
              </w:rPr>
            </w:pPr>
            <w:ins w:id="4294" w:author="ies12q680" w:date="2013-04-01T18:28:00Z">
              <w:r>
                <w:rPr>
                  <w:rFonts w:ascii="Tahoma" w:hAnsi="Tahoma" w:hint="eastAsia"/>
                </w:rPr>
                <w:t>参考方法：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95" w:author="ies12q680" w:date="2013-04-01T18:28:00Z"/>
                <w:rFonts w:ascii="Courier New" w:hAnsi="Courier New" w:cs="Courier New"/>
                <w:noProof/>
                <w:szCs w:val="20"/>
              </w:rPr>
            </w:pPr>
            <w:ins w:id="4296" w:author="ies12q680" w:date="2013-04-01T18:28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DELETE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IMES_</w:t>
              </w:r>
            </w:ins>
            <w:ins w:id="4297" w:author="ies12q680" w:date="2013-04-01T18:46:00Z">
              <w:r w:rsidR="00F46927">
                <w:rPr>
                  <w:rFonts w:ascii="Courier New" w:hAnsi="Courier New" w:cs="Courier New" w:hint="eastAsia"/>
                  <w:noProof/>
                  <w:szCs w:val="20"/>
                </w:rPr>
                <w:t>PCB</w:t>
              </w:r>
            </w:ins>
            <w:ins w:id="4298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Version 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299" w:author="ies12q680" w:date="2013-04-01T18:28:00Z"/>
                <w:rFonts w:ascii="Courier New" w:hAnsi="Courier New" w:cs="Courier New"/>
                <w:noProof/>
                <w:szCs w:val="20"/>
              </w:rPr>
            </w:pPr>
            <w:ins w:id="4300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Family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@Family 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301" w:author="ies12q680" w:date="2013-04-01T18:28:00Z"/>
                <w:rFonts w:ascii="Courier New" w:hAnsi="Courier New" w:cs="Courier New"/>
                <w:noProof/>
                <w:szCs w:val="20"/>
              </w:rPr>
            </w:pPr>
            <w:ins w:id="4302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MBCode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@MBCode</w:t>
              </w:r>
            </w:ins>
          </w:p>
          <w:p w:rsidR="00C352B8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303" w:author="ies12q680" w:date="2013-04-01T18:47:00Z"/>
                <w:rFonts w:ascii="Courier New" w:hAnsi="Courier New" w:cs="Courier New"/>
                <w:noProof/>
                <w:szCs w:val="20"/>
              </w:rPr>
            </w:pPr>
            <w:ins w:id="4304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  <w:ins w:id="4305" w:author="ies12q680" w:date="2013-04-01T18:47:00Z">
              <w:r w:rsidR="00C352B8">
                <w:rPr>
                  <w:rFonts w:ascii="Courier New" w:hAnsi="Courier New" w:cs="Courier New" w:hint="eastAsia"/>
                  <w:noProof/>
                  <w:szCs w:val="20"/>
                </w:rPr>
                <w:t>PCBVER</w:t>
              </w:r>
            </w:ins>
            <w:ins w:id="4306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DD6852" w:rsidRDefault="00DD6852" w:rsidP="00DD6852">
            <w:pPr>
              <w:widowControl w:val="0"/>
              <w:autoSpaceDE w:val="0"/>
              <w:autoSpaceDN w:val="0"/>
              <w:adjustRightInd w:val="0"/>
              <w:rPr>
                <w:ins w:id="4307" w:author="ies12q680" w:date="2013-04-01T18:28:00Z"/>
                <w:rFonts w:ascii="Courier New" w:hAnsi="Courier New" w:cs="Courier New"/>
                <w:noProof/>
                <w:szCs w:val="20"/>
              </w:rPr>
            </w:pPr>
            <w:ins w:id="4308" w:author="ies12q680" w:date="2013-04-01T18:28:00Z">
              <w:r>
                <w:rPr>
                  <w:rFonts w:ascii="Courier New" w:hAnsi="Courier New" w:cs="Courier New"/>
                  <w:noProof/>
                  <w:szCs w:val="20"/>
                </w:rPr>
                <w:t>@</w:t>
              </w:r>
            </w:ins>
            <w:ins w:id="4309" w:author="ies12q680" w:date="2013-04-01T18:47:00Z">
              <w:r w:rsidR="00C352B8">
                <w:rPr>
                  <w:rFonts w:ascii="Courier New" w:hAnsi="Courier New" w:cs="Courier New" w:hint="eastAsia"/>
                  <w:noProof/>
                  <w:szCs w:val="20"/>
                </w:rPr>
                <w:t>PCBVER</w:t>
              </w:r>
            </w:ins>
          </w:p>
          <w:p w:rsidR="00DD6852" w:rsidRPr="00237A41" w:rsidRDefault="00DD6852" w:rsidP="00DD6852">
            <w:pPr>
              <w:rPr>
                <w:ins w:id="4310" w:author="ies12q680" w:date="2013-04-01T18:28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311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312" w:author="ies12q680" w:date="2013-04-01T18:28:00Z"/>
                <w:rFonts w:ascii="Tahoma" w:hAnsi="Tahoma"/>
              </w:rPr>
            </w:pPr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313" w:author="ies12q680" w:date="2013-04-01T18:28:00Z"/>
                <w:rFonts w:ascii="Tahoma" w:hAnsi="Tahoma"/>
              </w:rPr>
            </w:pPr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314" w:author="ies12q680" w:date="2013-04-01T18:28:00Z"/>
                <w:rFonts w:ascii="Tahoma" w:hAnsi="Tahoma"/>
              </w:rPr>
            </w:pPr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315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316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317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318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319" w:author="ies12q680" w:date="2013-04-01T18:28:00Z"/>
                <w:rFonts w:ascii="Tahoma" w:hAnsi="Tahoma"/>
              </w:rPr>
            </w:pPr>
          </w:p>
        </w:tc>
      </w:tr>
      <w:tr w:rsidR="00DD6852" w:rsidRPr="00352F05" w:rsidTr="00DD6852">
        <w:trPr>
          <w:trHeight w:val="93"/>
          <w:ins w:id="4320" w:author="ies12q680" w:date="2013-04-01T18:28:00Z"/>
        </w:trPr>
        <w:tc>
          <w:tcPr>
            <w:tcW w:w="445" w:type="dxa"/>
          </w:tcPr>
          <w:p w:rsidR="00DD6852" w:rsidRDefault="00DD6852" w:rsidP="00DD6852">
            <w:pPr>
              <w:rPr>
                <w:ins w:id="4321" w:author="ies12q680" w:date="2013-04-01T18:28:00Z"/>
                <w:rFonts w:ascii="Tahoma" w:hAnsi="Tahoma"/>
              </w:rPr>
            </w:pPr>
          </w:p>
        </w:tc>
        <w:tc>
          <w:tcPr>
            <w:tcW w:w="1310" w:type="dxa"/>
          </w:tcPr>
          <w:p w:rsidR="00DD6852" w:rsidRDefault="00DD6852" w:rsidP="00DD6852">
            <w:pPr>
              <w:rPr>
                <w:ins w:id="4322" w:author="ies12q680" w:date="2013-04-01T18:28:00Z"/>
                <w:rFonts w:ascii="Tahoma" w:hAnsi="Tahoma"/>
              </w:rPr>
            </w:pPr>
          </w:p>
        </w:tc>
        <w:tc>
          <w:tcPr>
            <w:tcW w:w="916" w:type="dxa"/>
          </w:tcPr>
          <w:p w:rsidR="00DD6852" w:rsidRDefault="00DD6852" w:rsidP="00DD6852">
            <w:pPr>
              <w:rPr>
                <w:ins w:id="4323" w:author="ies12q680" w:date="2013-04-01T18:28:00Z"/>
                <w:rFonts w:ascii="Tahoma" w:hAnsi="Tahoma"/>
              </w:rPr>
            </w:pPr>
          </w:p>
        </w:tc>
        <w:tc>
          <w:tcPr>
            <w:tcW w:w="677" w:type="dxa"/>
          </w:tcPr>
          <w:p w:rsidR="00DD6852" w:rsidRPr="004D697A" w:rsidRDefault="00DD6852" w:rsidP="00DD6852">
            <w:pPr>
              <w:rPr>
                <w:ins w:id="4324" w:author="ies12q680" w:date="2013-04-01T18:28:00Z"/>
                <w:rFonts w:ascii="Tahoma" w:hAnsi="Tahoma"/>
              </w:rPr>
            </w:pPr>
          </w:p>
        </w:tc>
        <w:tc>
          <w:tcPr>
            <w:tcW w:w="1432" w:type="dxa"/>
          </w:tcPr>
          <w:p w:rsidR="00DD6852" w:rsidRPr="004D697A" w:rsidRDefault="00DD6852" w:rsidP="00DD6852">
            <w:pPr>
              <w:rPr>
                <w:ins w:id="4325" w:author="ies12q680" w:date="2013-04-01T18:28:00Z"/>
                <w:rFonts w:ascii="Tahoma" w:hAnsi="Tahoma"/>
              </w:rPr>
            </w:pPr>
          </w:p>
        </w:tc>
        <w:tc>
          <w:tcPr>
            <w:tcW w:w="680" w:type="dxa"/>
          </w:tcPr>
          <w:p w:rsidR="00DD6852" w:rsidRPr="004D697A" w:rsidRDefault="00DD6852" w:rsidP="00DD6852">
            <w:pPr>
              <w:rPr>
                <w:ins w:id="4326" w:author="ies12q680" w:date="2013-04-01T18:28:00Z"/>
                <w:rFonts w:ascii="Tahoma" w:hAnsi="Tahoma"/>
              </w:rPr>
            </w:pPr>
          </w:p>
        </w:tc>
        <w:tc>
          <w:tcPr>
            <w:tcW w:w="1845" w:type="dxa"/>
          </w:tcPr>
          <w:p w:rsidR="00DD6852" w:rsidRDefault="00DD6852" w:rsidP="00DD6852">
            <w:pPr>
              <w:rPr>
                <w:ins w:id="4327" w:author="ies12q680" w:date="2013-04-01T18:28:00Z"/>
                <w:rFonts w:ascii="Tahoma" w:hAnsi="Tahoma"/>
              </w:rPr>
            </w:pPr>
          </w:p>
        </w:tc>
        <w:tc>
          <w:tcPr>
            <w:tcW w:w="3512" w:type="dxa"/>
          </w:tcPr>
          <w:p w:rsidR="00DD6852" w:rsidRPr="00215DF3" w:rsidRDefault="00DD6852" w:rsidP="00DD6852">
            <w:pPr>
              <w:rPr>
                <w:ins w:id="4328" w:author="ies12q680" w:date="2013-04-01T18:28:00Z"/>
                <w:rFonts w:ascii="Tahoma" w:hAnsi="Tahoma"/>
              </w:rPr>
            </w:pPr>
          </w:p>
        </w:tc>
      </w:tr>
    </w:tbl>
    <w:p w:rsidR="00DD6852" w:rsidRPr="00385392" w:rsidRDefault="00DD6852" w:rsidP="00DD6852">
      <w:pPr>
        <w:rPr>
          <w:ins w:id="4329" w:author="ies12q680" w:date="2013-04-01T18:28:00Z"/>
        </w:rPr>
      </w:pPr>
    </w:p>
    <w:p w:rsidR="00DD6852" w:rsidRDefault="00DD6852" w:rsidP="00DD6852">
      <w:pPr>
        <w:numPr>
          <w:ilvl w:val="0"/>
          <w:numId w:val="5"/>
        </w:numPr>
        <w:rPr>
          <w:ins w:id="4330" w:author="ies12q680" w:date="2013-04-01T18:25:00Z"/>
        </w:rPr>
      </w:pPr>
    </w:p>
    <w:p w:rsidR="006A517B" w:rsidRPr="00DD6852" w:rsidRDefault="006A517B">
      <w:pPr>
        <w:rPr>
          <w:ins w:id="4331" w:author="IEC960923" w:date="2013-03-28T09:46:00Z"/>
          <w:rFonts w:asciiTheme="majorEastAsia" w:eastAsiaTheme="majorEastAsia" w:hAnsiTheme="majorEastAsia"/>
          <w:sz w:val="24"/>
          <w:rPrChange w:id="4332" w:author="ies12q680" w:date="2013-04-01T18:20:00Z">
            <w:rPr>
              <w:ins w:id="4333" w:author="IEC960923" w:date="2013-03-28T09:46:00Z"/>
              <w:rFonts w:eastAsia="SimHei" w:cs="Arial"/>
              <w:b/>
              <w:bCs/>
              <w:sz w:val="32"/>
              <w:szCs w:val="26"/>
            </w:rPr>
          </w:rPrChange>
        </w:rPr>
      </w:pPr>
      <w:ins w:id="4334" w:author="IEC960923" w:date="2013-03-28T09:46:00Z">
        <w:del w:id="4335" w:author="ies12q680" w:date="2013-04-01T18:20:00Z">
          <w:r w:rsidRPr="00DD6852" w:rsidDel="00DD6852">
            <w:rPr>
              <w:rFonts w:eastAsia="SimHei"/>
              <w:sz w:val="24"/>
              <w:rPrChange w:id="4336" w:author="ies12q680" w:date="2013-04-01T18:19:00Z">
                <w:rPr>
                  <w:rFonts w:eastAsia="SimHei"/>
                  <w:sz w:val="32"/>
                </w:rPr>
              </w:rPrChange>
            </w:rPr>
            <w:br w:type="page"/>
          </w:r>
        </w:del>
      </w:ins>
    </w:p>
    <w:p w:rsidR="00297A7B" w:rsidRPr="00AF01AA" w:rsidRDefault="009543F3">
      <w:pPr>
        <w:pStyle w:val="3"/>
        <w:numPr>
          <w:ilvl w:val="0"/>
          <w:numId w:val="0"/>
        </w:numPr>
        <w:ind w:right="200"/>
        <w:pPrChange w:id="4337" w:author="ies12q680" w:date="2013-04-01T19:22:00Z">
          <w:pPr>
            <w:pStyle w:val="3"/>
            <w:ind w:right="200"/>
          </w:pPr>
        </w:pPrChange>
      </w:pPr>
      <w:bookmarkStart w:id="4338" w:name="_Toc353207264"/>
      <w:ins w:id="4339" w:author="ies12q680" w:date="2013-04-01T19:22:00Z">
        <w:r w:rsidRPr="003B35C8">
          <w:rPr>
            <w:rFonts w:ascii="Times New Roman" w:eastAsia="SimHei" w:hAnsi="Times New Roman"/>
            <w:b w:val="0"/>
            <w:color w:val="000000" w:themeColor="text1"/>
            <w:sz w:val="28"/>
            <w:szCs w:val="28"/>
            <w:rPrChange w:id="4340" w:author="ies12q680" w:date="2013-04-01T19:22:00Z">
              <w:rPr>
                <w:rFonts w:ascii="Times New Roman" w:eastAsia="SimHei" w:hAnsi="Times New Roman"/>
                <w:sz w:val="32"/>
              </w:rPr>
            </w:rPrChange>
          </w:rPr>
          <w:lastRenderedPageBreak/>
          <w:t>2.1.31</w:t>
        </w:r>
      </w:ins>
      <w:r w:rsidR="00297A7B" w:rsidRPr="00AF01AA">
        <w:rPr>
          <w:rFonts w:ascii="Times New Roman" w:eastAsia="SimHei" w:hAnsi="Times New Roman"/>
          <w:sz w:val="32"/>
        </w:rPr>
        <w:t>Appendix</w:t>
      </w:r>
      <w:bookmarkEnd w:id="3928"/>
      <w:bookmarkEnd w:id="3929"/>
      <w:bookmarkEnd w:id="4338"/>
    </w:p>
    <w:p w:rsidR="00297A7B" w:rsidRDefault="00297A7B" w:rsidP="00297A7B"/>
    <w:p w:rsidR="00297A7B" w:rsidRPr="00297A7B" w:rsidRDefault="008E4B75" w:rsidP="00297A7B">
      <w:pPr>
        <w:pStyle w:val="af1"/>
        <w:numPr>
          <w:ilvl w:val="0"/>
          <w:numId w:val="82"/>
        </w:numPr>
        <w:ind w:firstLineChars="0"/>
        <w:rPr>
          <w:b/>
          <w:sz w:val="24"/>
          <w:rPrChange w:id="4341" w:author="IES11FQ32" w:date="2012-12-06T15:13:00Z">
            <w:rPr>
              <w:b/>
            </w:rPr>
          </w:rPrChange>
        </w:rPr>
      </w:pPr>
      <w:r w:rsidRPr="008E4B75">
        <w:rPr>
          <w:rFonts w:hint="eastAsia"/>
          <w:b/>
          <w:sz w:val="24"/>
          <w:rPrChange w:id="4342" w:author="IES11FQ32" w:date="2012-12-06T15:13:00Z">
            <w:rPr>
              <w:rFonts w:ascii="Arial" w:hAnsi="Arial" w:cs="Arial" w:hint="eastAsia"/>
              <w:b/>
              <w:bCs/>
              <w:color w:val="0000FF"/>
              <w:sz w:val="24"/>
              <w:szCs w:val="26"/>
              <w:u w:val="single"/>
            </w:rPr>
          </w:rPrChange>
        </w:rPr>
        <w:t>修改和新增</w:t>
      </w:r>
      <w:r w:rsidRPr="008E4B75">
        <w:rPr>
          <w:b/>
          <w:sz w:val="24"/>
          <w:rPrChange w:id="4343" w:author="IES11FQ32" w:date="2012-12-06T15:13:00Z">
            <w:rPr>
              <w:rFonts w:ascii="Arial" w:hAnsi="Arial" w:cs="Arial"/>
              <w:b/>
              <w:bCs/>
              <w:color w:val="0000FF"/>
              <w:sz w:val="24"/>
              <w:szCs w:val="26"/>
              <w:u w:val="single"/>
            </w:rPr>
          </w:rPrChange>
        </w:rPr>
        <w:t>Check Item</w:t>
      </w:r>
      <w:r w:rsidRPr="008E4B75">
        <w:rPr>
          <w:rFonts w:hint="eastAsia"/>
          <w:b/>
          <w:sz w:val="24"/>
          <w:rPrChange w:id="4344" w:author="IES11FQ32" w:date="2012-12-06T15:13:00Z">
            <w:rPr>
              <w:rFonts w:ascii="Arial" w:hAnsi="Arial" w:cs="Arial" w:hint="eastAsia"/>
              <w:b/>
              <w:bCs/>
              <w:color w:val="0000FF"/>
              <w:sz w:val="24"/>
              <w:szCs w:val="26"/>
              <w:u w:val="single"/>
            </w:rPr>
          </w:rPrChange>
        </w:rPr>
        <w:t>的取值（修改日期</w:t>
      </w:r>
      <w:r w:rsidRPr="008E4B75">
        <w:rPr>
          <w:b/>
          <w:sz w:val="24"/>
          <w:rPrChange w:id="4345" w:author="IES11FQ32" w:date="2012-12-06T15:13:00Z">
            <w:rPr>
              <w:rFonts w:ascii="Arial" w:hAnsi="Arial" w:cs="Arial"/>
              <w:b/>
              <w:bCs/>
              <w:color w:val="0000FF"/>
              <w:sz w:val="24"/>
              <w:szCs w:val="26"/>
              <w:u w:val="single"/>
            </w:rPr>
          </w:rPrChange>
        </w:rPr>
        <w:t>:2012\12\6,</w:t>
      </w:r>
      <w:r w:rsidRPr="008E4B75">
        <w:rPr>
          <w:rFonts w:hint="eastAsia"/>
          <w:b/>
          <w:sz w:val="24"/>
          <w:rPrChange w:id="4346" w:author="IES11FQ32" w:date="2012-12-06T15:13:00Z">
            <w:rPr>
              <w:rFonts w:ascii="Arial" w:hAnsi="Arial" w:cs="Arial" w:hint="eastAsia"/>
              <w:b/>
              <w:bCs/>
              <w:color w:val="0000FF"/>
              <w:sz w:val="24"/>
              <w:szCs w:val="26"/>
              <w:u w:val="single"/>
            </w:rPr>
          </w:rPrChange>
        </w:rPr>
        <w:t>修改页码</w:t>
      </w:r>
      <w:r w:rsidRPr="008E4B75">
        <w:rPr>
          <w:b/>
          <w:sz w:val="24"/>
          <w:rPrChange w:id="4347" w:author="IES11FQ32" w:date="2012-12-06T15:13:00Z">
            <w:rPr>
              <w:rFonts w:ascii="Arial" w:hAnsi="Arial" w:cs="Arial"/>
              <w:b/>
              <w:bCs/>
              <w:color w:val="0000FF"/>
              <w:sz w:val="24"/>
              <w:szCs w:val="26"/>
              <w:u w:val="single"/>
            </w:rPr>
          </w:rPrChange>
        </w:rPr>
        <w:t>:</w:t>
      </w:r>
      <w:r w:rsidRPr="008E4B75">
        <w:rPr>
          <w:rFonts w:hint="eastAsia"/>
          <w:b/>
          <w:sz w:val="24"/>
          <w:rPrChange w:id="4348" w:author="IES11FQ32" w:date="2012-12-06T15:13:00Z">
            <w:rPr>
              <w:rFonts w:ascii="Arial" w:hAnsi="Arial" w:cs="Arial" w:hint="eastAsia"/>
              <w:b/>
              <w:bCs/>
              <w:color w:val="0000FF"/>
              <w:sz w:val="24"/>
              <w:szCs w:val="26"/>
              <w:u w:val="single"/>
            </w:rPr>
          </w:rPrChange>
        </w:rPr>
        <w:t>第</w:t>
      </w:r>
      <w:r w:rsidRPr="008E4B75">
        <w:rPr>
          <w:b/>
          <w:sz w:val="24"/>
          <w:rPrChange w:id="4349" w:author="IES11FQ32" w:date="2012-12-06T15:13:00Z">
            <w:rPr>
              <w:rFonts w:ascii="Arial" w:hAnsi="Arial" w:cs="Arial"/>
              <w:b/>
              <w:bCs/>
              <w:color w:val="0000FF"/>
              <w:sz w:val="24"/>
              <w:szCs w:val="26"/>
              <w:u w:val="single"/>
            </w:rPr>
          </w:rPrChange>
        </w:rPr>
        <w:t>30</w:t>
      </w:r>
      <w:r w:rsidRPr="008E4B75">
        <w:rPr>
          <w:rFonts w:hint="eastAsia"/>
          <w:b/>
          <w:sz w:val="24"/>
          <w:rPrChange w:id="4350" w:author="IES11FQ32" w:date="2012-12-06T15:13:00Z">
            <w:rPr>
              <w:rFonts w:ascii="Arial" w:hAnsi="Arial" w:cs="Arial" w:hint="eastAsia"/>
              <w:b/>
              <w:bCs/>
              <w:color w:val="0000FF"/>
              <w:sz w:val="24"/>
              <w:szCs w:val="26"/>
              <w:u w:val="single"/>
            </w:rPr>
          </w:rPrChange>
        </w:rPr>
        <w:t>页）</w:t>
      </w:r>
    </w:p>
    <w:p w:rsidR="00297A7B" w:rsidRDefault="00297A7B" w:rsidP="00297A7B">
      <w:pPr>
        <w:ind w:leftChars="400" w:left="800"/>
        <w:rPr>
          <w:b/>
        </w:rPr>
      </w:pPr>
    </w:p>
    <w:p w:rsidR="00297A7B" w:rsidRDefault="00297A7B">
      <w:pPr>
        <w:ind w:firstLineChars="294" w:firstLine="589"/>
        <w:rPr>
          <w:b/>
        </w:rPr>
      </w:pPr>
      <w:r>
        <w:rPr>
          <w:rFonts w:hint="eastAsia"/>
          <w:b/>
        </w:rPr>
        <w:t>修改前的逻辑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715"/>
        <w:gridCol w:w="2693"/>
        <w:gridCol w:w="2629"/>
      </w:tblGrid>
      <w:tr w:rsidR="00297A7B" w:rsidTr="009755BA">
        <w:tc>
          <w:tcPr>
            <w:tcW w:w="445" w:type="dxa"/>
          </w:tcPr>
          <w:p w:rsidR="00297A7B" w:rsidRDefault="00297A7B" w:rsidP="009755BA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297A7B" w:rsidRDefault="00297A7B" w:rsidP="009755BA">
            <w:r>
              <w:rPr>
                <w:rFonts w:hint="eastAsia"/>
              </w:rPr>
              <w:t>CheckItem</w:t>
            </w:r>
          </w:p>
        </w:tc>
        <w:tc>
          <w:tcPr>
            <w:tcW w:w="916" w:type="dxa"/>
          </w:tcPr>
          <w:p w:rsidR="00297A7B" w:rsidRDefault="00297A7B" w:rsidP="009755BA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297A7B" w:rsidRPr="00637F92" w:rsidRDefault="00297A7B" w:rsidP="009755BA"/>
        </w:tc>
        <w:tc>
          <w:tcPr>
            <w:tcW w:w="1432" w:type="dxa"/>
          </w:tcPr>
          <w:p w:rsidR="00297A7B" w:rsidRDefault="00297A7B" w:rsidP="009755BA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</w:tcPr>
          <w:p w:rsidR="00297A7B" w:rsidRPr="00637F92" w:rsidRDefault="00297A7B" w:rsidP="009755BA"/>
        </w:tc>
        <w:tc>
          <w:tcPr>
            <w:tcW w:w="2693" w:type="dxa"/>
          </w:tcPr>
          <w:p w:rsidR="00297A7B" w:rsidRDefault="00297A7B" w:rsidP="009755B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ATSN4</w:t>
            </w:r>
            <w:r>
              <w:rPr>
                <w:rFonts w:hint="eastAsia"/>
              </w:rPr>
              <w:t>”，则选项包括“</w:t>
            </w:r>
            <w:r>
              <w:rPr>
                <w:rFonts w:hint="eastAsia"/>
              </w:rPr>
              <w:t>PoNo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UUID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CustPo</w:t>
            </w:r>
            <w:r>
              <w:rPr>
                <w:rFonts w:hint="eastAsia"/>
              </w:rPr>
              <w:t>”</w:t>
            </w:r>
          </w:p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ATSN7</w:t>
            </w:r>
            <w:r>
              <w:rPr>
                <w:rFonts w:hint="eastAsia"/>
              </w:rPr>
              <w:t>”，则选项包括“</w:t>
            </w:r>
            <w:r>
              <w:rPr>
                <w:rFonts w:hint="eastAsia"/>
              </w:rPr>
              <w:t>PoNo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UUID</w:t>
            </w:r>
            <w:r>
              <w:rPr>
                <w:rFonts w:hint="eastAsia"/>
              </w:rPr>
              <w:t>”、</w:t>
            </w:r>
            <w:r w:rsidRPr="00AF01AA">
              <w:rPr>
                <w:rFonts w:hint="eastAsia"/>
              </w:rPr>
              <w:t>“</w:t>
            </w:r>
            <w:r w:rsidRPr="00AF01AA">
              <w:t>Wareless MAC</w:t>
            </w:r>
            <w:r w:rsidRPr="00AF01AA">
              <w:rPr>
                <w:rFonts w:hint="eastAsia"/>
              </w:rPr>
              <w:t>”</w:t>
            </w:r>
            <w:r>
              <w:rPr>
                <w:rFonts w:hint="eastAsia"/>
              </w:rPr>
              <w:t>、“</w:t>
            </w:r>
            <w:r w:rsidRPr="00BB335C">
              <w:t>MAC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CustPo</w:t>
            </w:r>
            <w:r>
              <w:rPr>
                <w:rFonts w:hint="eastAsia"/>
              </w:rPr>
              <w:t>”、和“</w:t>
            </w:r>
            <w:r w:rsidRPr="00BB335C">
              <w:t>OrdRefrence</w:t>
            </w:r>
            <w:r>
              <w:rPr>
                <w:rFonts w:hint="eastAsia"/>
              </w:rPr>
              <w:t>”</w:t>
            </w:r>
          </w:p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</w:t>
            </w:r>
            <w:r>
              <w:rPr>
                <w:rFonts w:hint="eastAsia"/>
              </w:rPr>
              <w:t>为其他值时，本框无任何选项</w:t>
            </w:r>
          </w:p>
        </w:tc>
      </w:tr>
    </w:tbl>
    <w:p w:rsidR="00297A7B" w:rsidRDefault="00297A7B" w:rsidP="00297A7B">
      <w:pPr>
        <w:ind w:leftChars="400" w:left="800"/>
        <w:rPr>
          <w:b/>
        </w:rPr>
      </w:pPr>
    </w:p>
    <w:p w:rsidR="00297A7B" w:rsidRDefault="00297A7B">
      <w:pPr>
        <w:ind w:firstLineChars="294" w:firstLine="589"/>
        <w:rPr>
          <w:b/>
        </w:rPr>
      </w:pPr>
      <w:r>
        <w:rPr>
          <w:rFonts w:hint="eastAsia"/>
          <w:b/>
        </w:rPr>
        <w:t>修改后的逻辑（黄色标注部分）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715"/>
        <w:gridCol w:w="2693"/>
        <w:gridCol w:w="2629"/>
      </w:tblGrid>
      <w:tr w:rsidR="00297A7B" w:rsidTr="009755BA">
        <w:tc>
          <w:tcPr>
            <w:tcW w:w="445" w:type="dxa"/>
          </w:tcPr>
          <w:p w:rsidR="00297A7B" w:rsidRDefault="00297A7B" w:rsidP="009755BA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297A7B" w:rsidRDefault="00297A7B" w:rsidP="009755BA">
            <w:r>
              <w:rPr>
                <w:rFonts w:hint="eastAsia"/>
              </w:rPr>
              <w:t>CheckItem</w:t>
            </w:r>
          </w:p>
        </w:tc>
        <w:tc>
          <w:tcPr>
            <w:tcW w:w="916" w:type="dxa"/>
          </w:tcPr>
          <w:p w:rsidR="00297A7B" w:rsidRDefault="00297A7B" w:rsidP="009755BA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297A7B" w:rsidRPr="00637F92" w:rsidRDefault="00297A7B" w:rsidP="009755BA"/>
        </w:tc>
        <w:tc>
          <w:tcPr>
            <w:tcW w:w="1432" w:type="dxa"/>
          </w:tcPr>
          <w:p w:rsidR="00297A7B" w:rsidRDefault="00297A7B" w:rsidP="009755BA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</w:tcPr>
          <w:p w:rsidR="00297A7B" w:rsidRPr="00637F92" w:rsidRDefault="00297A7B" w:rsidP="009755BA"/>
        </w:tc>
        <w:tc>
          <w:tcPr>
            <w:tcW w:w="2693" w:type="dxa"/>
          </w:tcPr>
          <w:p w:rsidR="00297A7B" w:rsidRDefault="00297A7B" w:rsidP="009755BA">
            <w:pPr>
              <w:rPr>
                <w:rFonts w:eastAsia="新細明體"/>
              </w:rPr>
            </w:pPr>
          </w:p>
        </w:tc>
        <w:tc>
          <w:tcPr>
            <w:tcW w:w="2629" w:type="dxa"/>
          </w:tcPr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ATSN4</w:t>
            </w:r>
            <w:r>
              <w:rPr>
                <w:rFonts w:hint="eastAsia"/>
              </w:rPr>
              <w:t>”，则选项包括“</w:t>
            </w:r>
            <w:r>
              <w:rPr>
                <w:rFonts w:hint="eastAsia"/>
              </w:rPr>
              <w:t>PoNo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UUID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CustPo</w:t>
            </w:r>
            <w:r>
              <w:rPr>
                <w:rFonts w:hint="eastAsia"/>
              </w:rPr>
              <w:t>”</w:t>
            </w:r>
            <w:r w:rsidRPr="00FB7BF3">
              <w:rPr>
                <w:rFonts w:hint="eastAsia"/>
                <w:highlight w:val="yellow"/>
              </w:rPr>
              <w:t>，增加“</w:t>
            </w:r>
            <w:r w:rsidRPr="00FB7BF3">
              <w:rPr>
                <w:rFonts w:hint="eastAsia"/>
                <w:highlight w:val="yellow"/>
              </w:rPr>
              <w:t>WM</w:t>
            </w:r>
            <w:r w:rsidRPr="00FB7BF3">
              <w:rPr>
                <w:rFonts w:hint="eastAsia"/>
                <w:highlight w:val="yellow"/>
              </w:rPr>
              <w:t>”</w:t>
            </w:r>
          </w:p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AstType=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ATSN7</w:t>
            </w:r>
            <w:r>
              <w:rPr>
                <w:rFonts w:hint="eastAsia"/>
              </w:rPr>
              <w:t>”，则选项包括“</w:t>
            </w:r>
            <w:r>
              <w:rPr>
                <w:rFonts w:hint="eastAsia"/>
              </w:rPr>
              <w:t>PoNo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UUID</w:t>
            </w:r>
            <w:r>
              <w:rPr>
                <w:rFonts w:hint="eastAsia"/>
              </w:rPr>
              <w:t>”、</w:t>
            </w:r>
            <w:r w:rsidRPr="00FB7BF3">
              <w:rPr>
                <w:rFonts w:hint="eastAsia"/>
                <w:highlight w:val="yellow"/>
              </w:rPr>
              <w:t>“</w:t>
            </w:r>
            <w:r w:rsidRPr="00FB7BF3">
              <w:rPr>
                <w:highlight w:val="yellow"/>
              </w:rPr>
              <w:t>Wareless MAC</w:t>
            </w:r>
            <w:r w:rsidRPr="00FB7BF3">
              <w:rPr>
                <w:rFonts w:hint="eastAsia"/>
                <w:highlight w:val="yellow"/>
              </w:rPr>
              <w:t>”修改为“</w:t>
            </w:r>
            <w:r w:rsidRPr="00FB7BF3">
              <w:rPr>
                <w:rFonts w:hint="eastAsia"/>
                <w:highlight w:val="yellow"/>
              </w:rPr>
              <w:t>WM</w:t>
            </w:r>
            <w:r w:rsidRPr="00FB7BF3">
              <w:rPr>
                <w:rFonts w:hint="eastAsia"/>
                <w:highlight w:val="yellow"/>
              </w:rPr>
              <w:t>”</w:t>
            </w:r>
            <w:r>
              <w:rPr>
                <w:rFonts w:hint="eastAsia"/>
              </w:rPr>
              <w:t>、“</w:t>
            </w:r>
            <w:r w:rsidRPr="00BB335C">
              <w:t>MAC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CustPo</w:t>
            </w:r>
            <w:r>
              <w:rPr>
                <w:rFonts w:hint="eastAsia"/>
              </w:rPr>
              <w:t>”、和“</w:t>
            </w:r>
            <w:r w:rsidRPr="00BB335C">
              <w:t>OrdRefrence</w:t>
            </w:r>
            <w:r>
              <w:rPr>
                <w:rFonts w:hint="eastAsia"/>
              </w:rPr>
              <w:t>”</w:t>
            </w:r>
          </w:p>
          <w:p w:rsidR="00297A7B" w:rsidRDefault="00297A7B" w:rsidP="009755B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AstType</w:t>
            </w:r>
            <w:r>
              <w:rPr>
                <w:rFonts w:hint="eastAsia"/>
              </w:rPr>
              <w:t>为其他值时，本框无任何选项</w:t>
            </w:r>
          </w:p>
        </w:tc>
      </w:tr>
    </w:tbl>
    <w:p w:rsidR="00297A7B" w:rsidRDefault="00297A7B" w:rsidP="00297A7B">
      <w:pPr>
        <w:ind w:leftChars="400" w:left="800"/>
        <w:rPr>
          <w:b/>
        </w:rPr>
      </w:pPr>
    </w:p>
    <w:p w:rsidR="00297A7B" w:rsidRDefault="00297A7B" w:rsidP="00297A7B">
      <w:pPr>
        <w:ind w:leftChars="400" w:left="800"/>
      </w:pPr>
      <w:r>
        <w:rPr>
          <w:rFonts w:hint="eastAsia"/>
          <w:b/>
        </w:rPr>
        <w:t>说明（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</w:rPr>
        <w:t>若</w:t>
      </w:r>
      <w:r>
        <w:rPr>
          <w:rFonts w:hint="eastAsia"/>
        </w:rPr>
        <w:t>AstType=</w:t>
      </w:r>
      <w:r>
        <w:rPr>
          <w:rFonts w:hint="eastAsia"/>
        </w:rPr>
        <w:t>“</w:t>
      </w:r>
      <w:r>
        <w:rPr>
          <w:rFonts w:hint="eastAsia"/>
        </w:rPr>
        <w:t>ATSN4</w:t>
      </w:r>
      <w:r>
        <w:rPr>
          <w:rFonts w:hint="eastAsia"/>
        </w:rPr>
        <w:t>”时，</w:t>
      </w:r>
      <w:r>
        <w:rPr>
          <w:rFonts w:hint="eastAsia"/>
        </w:rPr>
        <w:t>CheckItem</w:t>
      </w:r>
      <w:r>
        <w:rPr>
          <w:rFonts w:hint="eastAsia"/>
        </w:rPr>
        <w:t>选项增加一个</w:t>
      </w:r>
      <w:r w:rsidRPr="00FB7BF3">
        <w:rPr>
          <w:rFonts w:hint="eastAsia"/>
          <w:highlight w:val="yellow"/>
        </w:rPr>
        <w:t>“</w:t>
      </w:r>
      <w:r w:rsidRPr="00FB7BF3">
        <w:rPr>
          <w:rFonts w:hint="eastAsia"/>
          <w:highlight w:val="yellow"/>
        </w:rPr>
        <w:t>WM</w:t>
      </w:r>
      <w:r w:rsidRPr="00FB7BF3">
        <w:rPr>
          <w:rFonts w:hint="eastAsia"/>
          <w:highlight w:val="yellow"/>
        </w:rPr>
        <w:t>”</w:t>
      </w:r>
    </w:p>
    <w:p w:rsidR="00297A7B" w:rsidRDefault="00297A7B" w:rsidP="00297A7B">
      <w:pPr>
        <w:ind w:leftChars="600" w:left="1200"/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>
        <w:rPr>
          <w:rFonts w:hint="eastAsia"/>
        </w:rPr>
        <w:t>若</w:t>
      </w:r>
      <w:r>
        <w:rPr>
          <w:rFonts w:hint="eastAsia"/>
        </w:rPr>
        <w:t>AstType=</w:t>
      </w:r>
      <w:r>
        <w:rPr>
          <w:rFonts w:hint="eastAsia"/>
        </w:rPr>
        <w:t>“</w:t>
      </w:r>
      <w:r>
        <w:rPr>
          <w:rFonts w:hint="eastAsia"/>
        </w:rPr>
        <w:t>ATSN7</w:t>
      </w:r>
      <w:r>
        <w:rPr>
          <w:rFonts w:hint="eastAsia"/>
        </w:rPr>
        <w:t>”时，</w:t>
      </w:r>
      <w:r>
        <w:rPr>
          <w:rFonts w:hint="eastAsia"/>
        </w:rPr>
        <w:t>CheckItem</w:t>
      </w:r>
      <w:r>
        <w:rPr>
          <w:rFonts w:hint="eastAsia"/>
        </w:rPr>
        <w:t>选项</w:t>
      </w:r>
      <w:r w:rsidRPr="00FB7BF3">
        <w:rPr>
          <w:rFonts w:hint="eastAsia"/>
          <w:highlight w:val="yellow"/>
        </w:rPr>
        <w:t>“</w:t>
      </w:r>
      <w:r w:rsidRPr="00FB7BF3">
        <w:rPr>
          <w:highlight w:val="yellow"/>
        </w:rPr>
        <w:t>Wareless MAC</w:t>
      </w:r>
      <w:r w:rsidRPr="00FB7BF3">
        <w:rPr>
          <w:rFonts w:hint="eastAsia"/>
          <w:highlight w:val="yellow"/>
        </w:rPr>
        <w:t>”</w:t>
      </w:r>
      <w:r>
        <w:rPr>
          <w:rFonts w:hint="eastAsia"/>
        </w:rPr>
        <w:t>修改为</w:t>
      </w:r>
      <w:r w:rsidRPr="00FB7BF3">
        <w:rPr>
          <w:rFonts w:hint="eastAsia"/>
          <w:highlight w:val="yellow"/>
        </w:rPr>
        <w:t>“</w:t>
      </w:r>
      <w:r w:rsidRPr="00FB7BF3">
        <w:rPr>
          <w:rFonts w:hint="eastAsia"/>
          <w:highlight w:val="yellow"/>
        </w:rPr>
        <w:t>WM</w:t>
      </w:r>
      <w:r w:rsidRPr="00FB7BF3">
        <w:rPr>
          <w:rFonts w:hint="eastAsia"/>
          <w:highlight w:val="yellow"/>
        </w:rPr>
        <w:t>”</w:t>
      </w:r>
    </w:p>
    <w:p w:rsidR="00771383" w:rsidRDefault="00771383" w:rsidP="006C0375"/>
    <w:p w:rsidR="00ED728C" w:rsidRDefault="00ED728C" w:rsidP="006C0375"/>
    <w:p w:rsidR="00DD6852" w:rsidRDefault="00ED728C">
      <w:pPr>
        <w:pStyle w:val="af1"/>
        <w:numPr>
          <w:ilvl w:val="0"/>
          <w:numId w:val="82"/>
        </w:numPr>
        <w:ind w:firstLineChars="0"/>
        <w:rPr>
          <w:b/>
          <w:sz w:val="24"/>
          <w:rPrChange w:id="4351" w:author="IES11FQ32" w:date="2012-12-21T10:33:00Z">
            <w:rPr/>
          </w:rPrChange>
        </w:rPr>
        <w:pPrChange w:id="4352" w:author="IES11FQ32" w:date="2012-12-21T10:33:00Z">
          <w:pPr/>
        </w:pPrChange>
      </w:pPr>
      <w:r>
        <w:rPr>
          <w:rFonts w:hint="eastAsia"/>
          <w:b/>
          <w:sz w:val="24"/>
        </w:rPr>
        <w:t>修改</w:t>
      </w:r>
      <w:r w:rsidRPr="006D1E4F">
        <w:rPr>
          <w:b/>
          <w:sz w:val="24"/>
        </w:rPr>
        <w:t>Check Item</w:t>
      </w:r>
      <w:r>
        <w:rPr>
          <w:rFonts w:hint="eastAsia"/>
          <w:b/>
          <w:sz w:val="24"/>
        </w:rPr>
        <w:t>和</w:t>
      </w:r>
      <w:r w:rsidR="008E4B75" w:rsidRPr="008E4B75">
        <w:rPr>
          <w:b/>
          <w:sz w:val="24"/>
          <w:rPrChange w:id="4353" w:author="IES11FQ32" w:date="2012-12-21T10:34:00Z">
            <w:rPr>
              <w:color w:val="0000FF"/>
              <w:u w:val="single"/>
            </w:rPr>
          </w:rPrChange>
        </w:rPr>
        <w:t>CheckType</w:t>
      </w:r>
      <w:r>
        <w:rPr>
          <w:rFonts w:hint="eastAsia"/>
          <w:b/>
          <w:sz w:val="24"/>
        </w:rPr>
        <w:t>的取值</w:t>
      </w:r>
      <w:r w:rsidR="001C59C2">
        <w:rPr>
          <w:rFonts w:hint="eastAsia"/>
          <w:b/>
          <w:sz w:val="24"/>
        </w:rPr>
        <w:t>逻辑</w:t>
      </w:r>
      <w:r w:rsidR="008E4B75" w:rsidRPr="008E4B75">
        <w:rPr>
          <w:b/>
          <w:sz w:val="24"/>
          <w:rPrChange w:id="4354" w:author="IES11FQ32" w:date="2012-12-24T14:03:00Z">
            <w:rPr>
              <w:rFonts w:ascii="Arial" w:hAnsi="Arial"/>
              <w:color w:val="0000FF"/>
              <w:highlight w:val="yellow"/>
              <w:u w:val="single"/>
            </w:rPr>
          </w:rPrChange>
        </w:rPr>
        <w:t>,</w:t>
      </w:r>
      <w:r w:rsidR="008E4B75" w:rsidRPr="008E4B75">
        <w:rPr>
          <w:rFonts w:hint="eastAsia"/>
          <w:b/>
          <w:sz w:val="24"/>
          <w:rPrChange w:id="4355" w:author="IES11FQ32" w:date="2012-12-24T14:03:00Z">
            <w:rPr>
              <w:rFonts w:ascii="Arial" w:hAnsi="Arial" w:hint="eastAsia"/>
              <w:color w:val="0000FF"/>
              <w:highlight w:val="yellow"/>
              <w:u w:val="single"/>
            </w:rPr>
          </w:rPrChange>
        </w:rPr>
        <w:t>隐藏</w:t>
      </w:r>
      <w:r w:rsidR="008E4B75" w:rsidRPr="008E4B75">
        <w:rPr>
          <w:b/>
          <w:sz w:val="24"/>
          <w:rPrChange w:id="4356" w:author="IES11FQ32" w:date="2012-12-24T14:03:00Z">
            <w:rPr>
              <w:rFonts w:ascii="Arial" w:hAnsi="Arial"/>
              <w:color w:val="0000FF"/>
              <w:highlight w:val="yellow"/>
              <w:u w:val="single"/>
            </w:rPr>
          </w:rPrChange>
        </w:rPr>
        <w:t>CheckType</w:t>
      </w:r>
      <w:r w:rsidR="008E4B75" w:rsidRPr="008E4B75">
        <w:rPr>
          <w:rFonts w:hint="eastAsia"/>
          <w:b/>
          <w:sz w:val="24"/>
          <w:rPrChange w:id="4357" w:author="IES11FQ32" w:date="2012-12-24T14:03:00Z">
            <w:rPr>
              <w:rFonts w:ascii="Arial" w:hAnsi="Arial" w:hint="eastAsia"/>
              <w:color w:val="0000FF"/>
              <w:highlight w:val="yellow"/>
              <w:u w:val="single"/>
            </w:rPr>
          </w:rPrChange>
        </w:rPr>
        <w:t>栏位</w:t>
      </w:r>
      <w:r w:rsidRPr="006D1E4F">
        <w:rPr>
          <w:rFonts w:hint="eastAsia"/>
          <w:b/>
          <w:sz w:val="24"/>
        </w:rPr>
        <w:t>（修改日期</w:t>
      </w:r>
      <w:r>
        <w:rPr>
          <w:b/>
          <w:sz w:val="24"/>
        </w:rPr>
        <w:t>:2012\12\</w:t>
      </w:r>
      <w:r>
        <w:rPr>
          <w:rFonts w:hint="eastAsia"/>
          <w:b/>
          <w:sz w:val="24"/>
        </w:rPr>
        <w:t>2</w:t>
      </w:r>
      <w:r w:rsidR="00C75B1E">
        <w:rPr>
          <w:rFonts w:hint="eastAsia"/>
          <w:b/>
          <w:sz w:val="24"/>
        </w:rPr>
        <w:t>4</w:t>
      </w:r>
      <w:r w:rsidRPr="006D1E4F">
        <w:rPr>
          <w:b/>
          <w:sz w:val="24"/>
        </w:rPr>
        <w:t>,</w:t>
      </w:r>
      <w:r w:rsidRPr="006D1E4F">
        <w:rPr>
          <w:rFonts w:hint="eastAsia"/>
          <w:b/>
          <w:sz w:val="24"/>
        </w:rPr>
        <w:t>修改页码</w:t>
      </w:r>
      <w:r w:rsidRPr="006D1E4F">
        <w:rPr>
          <w:b/>
          <w:sz w:val="24"/>
        </w:rPr>
        <w:t>:</w:t>
      </w:r>
      <w:r w:rsidRPr="006D1E4F">
        <w:rPr>
          <w:rFonts w:hint="eastAsia"/>
          <w:b/>
          <w:sz w:val="24"/>
        </w:rPr>
        <w:t>第</w:t>
      </w:r>
      <w:r w:rsidR="00621873">
        <w:rPr>
          <w:rFonts w:hint="eastAsia"/>
          <w:b/>
          <w:sz w:val="24"/>
        </w:rPr>
        <w:t>29</w:t>
      </w:r>
      <w:r w:rsidRPr="006D1E4F">
        <w:rPr>
          <w:rFonts w:hint="eastAsia"/>
          <w:b/>
          <w:sz w:val="24"/>
        </w:rPr>
        <w:t>页）</w:t>
      </w:r>
    </w:p>
    <w:p w:rsidR="00DD6852" w:rsidRDefault="00DD6852">
      <w:pPr>
        <w:ind w:left="790"/>
        <w:pPrChange w:id="4358" w:author="IES11FQ32" w:date="2012-12-21T10:35:00Z">
          <w:pPr/>
        </w:pPrChange>
      </w:pPr>
    </w:p>
    <w:p w:rsidR="00DD6852" w:rsidRDefault="00ED728C">
      <w:pPr>
        <w:ind w:firstLineChars="343" w:firstLine="687"/>
        <w:pPrChange w:id="4359" w:author="IEC960923" w:date="2013-04-08T13:37:00Z">
          <w:pPr/>
        </w:pPrChange>
      </w:pPr>
      <w:r>
        <w:rPr>
          <w:rFonts w:hint="eastAsia"/>
          <w:b/>
        </w:rPr>
        <w:t>修改前的逻辑：</w:t>
      </w:r>
      <w:r w:rsidR="008E4B75" w:rsidRPr="008E4B75">
        <w:rPr>
          <w:rFonts w:hint="eastAsia"/>
          <w:b/>
          <w:rPrChange w:id="4360" w:author="IES11FQ32" w:date="2012-12-21T10:36:00Z">
            <w:rPr>
              <w:rFonts w:hint="eastAsia"/>
              <w:color w:val="0000FF"/>
              <w:u w:val="single"/>
            </w:rPr>
          </w:rPrChange>
        </w:rPr>
        <w:t>添加删除线的部分</w:t>
      </w:r>
      <w:r>
        <w:rPr>
          <w:rFonts w:hint="eastAsia"/>
        </w:rPr>
        <w:t xml:space="preserve"> </w:t>
      </w:r>
    </w:p>
    <w:p w:rsidR="00DD6852" w:rsidRDefault="00ED728C">
      <w:pPr>
        <w:ind w:firstLineChars="343" w:firstLine="687"/>
        <w:rPr>
          <w:b/>
          <w:rPrChange w:id="4361" w:author="IES11FQ32" w:date="2012-12-21T10:36:00Z">
            <w:rPr/>
          </w:rPrChange>
        </w:rPr>
        <w:pPrChange w:id="4362" w:author="IEC960923" w:date="2013-04-08T13:37:00Z">
          <w:pPr/>
        </w:pPrChange>
      </w:pPr>
      <w:r>
        <w:rPr>
          <w:rFonts w:hint="eastAsia"/>
          <w:b/>
        </w:rPr>
        <w:t>修改后的逻辑：黄色标注部分</w:t>
      </w:r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715"/>
        <w:gridCol w:w="2693"/>
        <w:gridCol w:w="2629"/>
      </w:tblGrid>
      <w:tr w:rsidR="00D22AAB" w:rsidRPr="00843489" w:rsidTr="00CC5364">
        <w:tc>
          <w:tcPr>
            <w:tcW w:w="445" w:type="dxa"/>
          </w:tcPr>
          <w:p w:rsidR="00D22AAB" w:rsidRDefault="00D22AAB" w:rsidP="00CC5364">
            <w:r>
              <w:rPr>
                <w:rFonts w:hint="eastAsia"/>
              </w:rPr>
              <w:t>5</w:t>
            </w:r>
          </w:p>
        </w:tc>
        <w:tc>
          <w:tcPr>
            <w:tcW w:w="1310" w:type="dxa"/>
          </w:tcPr>
          <w:p w:rsidR="00D22AAB" w:rsidRDefault="00D22AAB" w:rsidP="00CC5364">
            <w:r>
              <w:rPr>
                <w:rFonts w:hint="eastAsia"/>
              </w:rPr>
              <w:t>CheckItem</w:t>
            </w:r>
          </w:p>
        </w:tc>
        <w:tc>
          <w:tcPr>
            <w:tcW w:w="916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D22AAB" w:rsidRPr="00637F92" w:rsidRDefault="00D22AAB" w:rsidP="00CC5364"/>
        </w:tc>
        <w:tc>
          <w:tcPr>
            <w:tcW w:w="1432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</w:tcPr>
          <w:p w:rsidR="00D22AAB" w:rsidRPr="00637F92" w:rsidRDefault="00D22AAB" w:rsidP="00CC5364"/>
        </w:tc>
        <w:tc>
          <w:tcPr>
            <w:tcW w:w="2693" w:type="dxa"/>
          </w:tcPr>
          <w:p w:rsidR="00D22AAB" w:rsidRDefault="00D22AAB" w:rsidP="00CC5364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定义</w:t>
            </w:r>
            <w:r w:rsidRPr="005E4FB1">
              <w:rPr>
                <w:highlight w:val="yellow"/>
              </w:rPr>
              <w:t>@AstType</w:t>
            </w:r>
            <w:r>
              <w:rPr>
                <w:rFonts w:hint="eastAsia"/>
                <w:highlight w:val="yellow"/>
              </w:rPr>
              <w:t>为</w:t>
            </w:r>
            <w:r>
              <w:rPr>
                <w:rFonts w:hint="eastAsia"/>
                <w:highlight w:val="yellow"/>
              </w:rPr>
              <w:t>AstType</w:t>
            </w:r>
            <w:r>
              <w:rPr>
                <w:rFonts w:hint="eastAsia"/>
                <w:highlight w:val="yellow"/>
              </w:rPr>
              <w:t>栏位的值</w:t>
            </w:r>
          </w:p>
          <w:p w:rsidR="00D22AAB" w:rsidRPr="00343835" w:rsidRDefault="00D22AAB" w:rsidP="00CC5364">
            <w:pPr>
              <w:rPr>
                <w:highlight w:val="yellow"/>
              </w:rPr>
            </w:pPr>
            <w:r w:rsidRPr="00727A98">
              <w:rPr>
                <w:rFonts w:hint="eastAsia"/>
                <w:highlight w:val="yellow"/>
              </w:rPr>
              <w:t>在</w:t>
            </w:r>
            <w:r w:rsidRPr="00727A98">
              <w:rPr>
                <w:highlight w:val="yellow"/>
              </w:rPr>
              <w:t>ConsValue</w:t>
            </w:r>
            <w:r w:rsidRPr="00727A98">
              <w:rPr>
                <w:rFonts w:hint="eastAsia"/>
                <w:highlight w:val="yellow"/>
              </w:rPr>
              <w:t>表添加设置</w:t>
            </w:r>
          </w:p>
          <w:p w:rsidR="00D22AAB" w:rsidRPr="00343835" w:rsidRDefault="00D22AAB" w:rsidP="00CC5364">
            <w:pPr>
              <w:rPr>
                <w:highlight w:val="yellow"/>
              </w:rPr>
            </w:pPr>
            <w:r w:rsidRPr="00727A98">
              <w:rPr>
                <w:highlight w:val="yellow"/>
              </w:rPr>
              <w:t>Type=’ AstRuleCheckItem’</w:t>
            </w:r>
          </w:p>
          <w:p w:rsidR="00D22AAB" w:rsidRPr="00343835" w:rsidRDefault="00D22AAB" w:rsidP="00CC5364">
            <w:pPr>
              <w:rPr>
                <w:highlight w:val="yellow"/>
              </w:rPr>
            </w:pPr>
            <w:r w:rsidRPr="00727A98">
              <w:rPr>
                <w:highlight w:val="yellow"/>
              </w:rPr>
              <w:t>Name=@AstType</w:t>
            </w:r>
          </w:p>
          <w:p w:rsidR="00D22AAB" w:rsidRPr="00343835" w:rsidRDefault="00D22AAB" w:rsidP="00CC5364">
            <w:pPr>
              <w:rPr>
                <w:highlight w:val="yellow"/>
              </w:rPr>
            </w:pPr>
            <w:r w:rsidRPr="00727A98">
              <w:rPr>
                <w:highlight w:val="yellow"/>
              </w:rPr>
              <w:t>Value=’’</w:t>
            </w:r>
          </w:p>
          <w:p w:rsidR="00D22AAB" w:rsidRPr="008E364E" w:rsidRDefault="00D22AAB" w:rsidP="00CC5364">
            <w:r w:rsidRPr="008E364E">
              <w:rPr>
                <w:highlight w:val="yellow"/>
              </w:rPr>
              <w:t>CheckItem</w:t>
            </w:r>
            <w:r w:rsidRPr="008E364E">
              <w:rPr>
                <w:rFonts w:hint="eastAsia"/>
                <w:highlight w:val="yellow"/>
              </w:rPr>
              <w:t>的取值</w:t>
            </w:r>
            <w:r w:rsidRPr="008E364E">
              <w:rPr>
                <w:rFonts w:hint="eastAsia"/>
              </w:rPr>
              <w:t>：</w:t>
            </w:r>
          </w:p>
          <w:p w:rsidR="00D22AAB" w:rsidRDefault="00D22AAB" w:rsidP="00CC5364">
            <w:pPr>
              <w:ind w:firstLineChars="150" w:firstLine="300"/>
            </w:pPr>
            <w:r>
              <w:rPr>
                <w:rFonts w:hint="eastAsia"/>
                <w:highlight w:val="yellow"/>
              </w:rPr>
              <w:t>预设值为空值</w:t>
            </w:r>
            <w:r>
              <w:rPr>
                <w:rFonts w:hint="eastAsia"/>
              </w:rPr>
              <w:t>,</w:t>
            </w:r>
          </w:p>
          <w:p w:rsidR="00D22AAB" w:rsidRPr="008E364E" w:rsidRDefault="00D22AAB" w:rsidP="00CC5364">
            <w:pPr>
              <w:ind w:firstLineChars="150" w:firstLine="300"/>
              <w:rPr>
                <w:highlight w:val="yellow"/>
              </w:rPr>
            </w:pPr>
            <w:r w:rsidRPr="008E364E">
              <w:rPr>
                <w:rFonts w:hint="eastAsia"/>
                <w:highlight w:val="yellow"/>
              </w:rPr>
              <w:t>获取</w:t>
            </w:r>
            <w:r w:rsidRPr="008E364E">
              <w:rPr>
                <w:highlight w:val="yellow"/>
              </w:rPr>
              <w:t>ConsValue</w:t>
            </w:r>
            <w:r w:rsidRPr="008E364E">
              <w:rPr>
                <w:rFonts w:hint="eastAsia"/>
                <w:highlight w:val="yellow"/>
              </w:rPr>
              <w:t>表添加的</w:t>
            </w:r>
            <w:r w:rsidRPr="008E364E">
              <w:rPr>
                <w:highlight w:val="yellow"/>
              </w:rPr>
              <w:t xml:space="preserve">Type=’AstRuleCheckItem’  </w:t>
            </w:r>
            <w:r w:rsidRPr="008E364E">
              <w:rPr>
                <w:highlight w:val="yellow"/>
              </w:rPr>
              <w:lastRenderedPageBreak/>
              <w:t>and  Name=@AstType</w:t>
            </w:r>
          </w:p>
          <w:p w:rsidR="00D22AAB" w:rsidRPr="00727A98" w:rsidRDefault="00D22AAB" w:rsidP="00CC5364">
            <w:r w:rsidRPr="008E364E">
              <w:rPr>
                <w:rFonts w:hint="eastAsia"/>
                <w:highlight w:val="yellow"/>
              </w:rPr>
              <w:t>的</w:t>
            </w:r>
            <w:r w:rsidRPr="008E364E">
              <w:rPr>
                <w:highlight w:val="yellow"/>
              </w:rPr>
              <w:t>Value</w:t>
            </w:r>
            <w:r w:rsidRPr="008E364E">
              <w:rPr>
                <w:rFonts w:hint="eastAsia"/>
                <w:highlight w:val="yellow"/>
              </w:rPr>
              <w:t>值，用逗号</w:t>
            </w:r>
            <w:r w:rsidRPr="008E364E">
              <w:rPr>
                <w:highlight w:val="yellow"/>
              </w:rPr>
              <w:t>’</w:t>
            </w:r>
            <w:r w:rsidRPr="008E364E">
              <w:rPr>
                <w:rFonts w:hint="eastAsia"/>
                <w:highlight w:val="yellow"/>
              </w:rPr>
              <w:t>,</w:t>
            </w:r>
            <w:r w:rsidRPr="008E364E">
              <w:rPr>
                <w:highlight w:val="yellow"/>
              </w:rPr>
              <w:t>’</w:t>
            </w:r>
            <w:r w:rsidRPr="008E364E">
              <w:rPr>
                <w:rFonts w:hint="eastAsia"/>
                <w:highlight w:val="yellow"/>
              </w:rPr>
              <w:t>分割</w:t>
            </w:r>
          </w:p>
        </w:tc>
        <w:tc>
          <w:tcPr>
            <w:tcW w:w="2629" w:type="dxa"/>
          </w:tcPr>
          <w:p w:rsidR="00D22AAB" w:rsidRPr="00343835" w:rsidRDefault="00D22AAB" w:rsidP="00CC5364">
            <w:pPr>
              <w:rPr>
                <w:strike/>
              </w:rPr>
            </w:pPr>
            <w:r w:rsidRPr="00727A98">
              <w:rPr>
                <w:rFonts w:hint="eastAsia"/>
                <w:strike/>
              </w:rPr>
              <w:lastRenderedPageBreak/>
              <w:t>若</w:t>
            </w:r>
            <w:r w:rsidRPr="00727A98">
              <w:rPr>
                <w:strike/>
              </w:rPr>
              <w:t>AstType=</w:t>
            </w:r>
            <w:r w:rsidRPr="00727A98">
              <w:rPr>
                <w:rFonts w:hint="eastAsia"/>
                <w:strike/>
              </w:rPr>
              <w:t>“</w:t>
            </w:r>
            <w:r w:rsidRPr="00727A98">
              <w:rPr>
                <w:strike/>
              </w:rPr>
              <w:t>ATSN4</w:t>
            </w:r>
            <w:r w:rsidRPr="00727A98">
              <w:rPr>
                <w:rFonts w:hint="eastAsia"/>
                <w:strike/>
              </w:rPr>
              <w:t>”，则选项包括“</w:t>
            </w:r>
            <w:r w:rsidRPr="00727A98">
              <w:rPr>
                <w:strike/>
              </w:rPr>
              <w:t>PoNo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AST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UUID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MAC</w:t>
            </w:r>
            <w:r w:rsidRPr="00727A98">
              <w:rPr>
                <w:rFonts w:hint="eastAsia"/>
                <w:strike/>
              </w:rPr>
              <w:t>”和“</w:t>
            </w:r>
            <w:r w:rsidRPr="00727A98">
              <w:rPr>
                <w:strike/>
              </w:rPr>
              <w:t>CustPo</w:t>
            </w:r>
            <w:r w:rsidRPr="00727A98">
              <w:rPr>
                <w:rFonts w:hint="eastAsia"/>
                <w:strike/>
              </w:rPr>
              <w:t>”</w:t>
            </w:r>
            <w:r w:rsidRPr="00727A98">
              <w:rPr>
                <w:strike/>
              </w:rPr>
              <w:t xml:space="preserve"> </w:t>
            </w:r>
            <w:r w:rsidRPr="00727A98">
              <w:rPr>
                <w:rFonts w:hint="eastAsia"/>
                <w:strike/>
              </w:rPr>
              <w:t>，</w:t>
            </w:r>
            <w:r w:rsidRPr="00727A98">
              <w:rPr>
                <w:strike/>
              </w:rPr>
              <w:t xml:space="preserve"> </w:t>
            </w:r>
            <w:r w:rsidRPr="00727A98">
              <w:rPr>
                <w:rFonts w:hint="eastAsia"/>
                <w:strike/>
              </w:rPr>
              <w:t>增加“</w:t>
            </w:r>
            <w:r w:rsidRPr="00727A98">
              <w:rPr>
                <w:strike/>
              </w:rPr>
              <w:t>WM</w:t>
            </w:r>
            <w:r w:rsidRPr="00727A98">
              <w:rPr>
                <w:rFonts w:hint="eastAsia"/>
                <w:strike/>
              </w:rPr>
              <w:t>”</w:t>
            </w:r>
          </w:p>
          <w:p w:rsidR="00D22AAB" w:rsidRPr="00343835" w:rsidRDefault="00D22AAB" w:rsidP="00CC5364">
            <w:pPr>
              <w:rPr>
                <w:strike/>
              </w:rPr>
            </w:pPr>
            <w:r w:rsidRPr="00727A98">
              <w:rPr>
                <w:rFonts w:hint="eastAsia"/>
                <w:strike/>
              </w:rPr>
              <w:t>若</w:t>
            </w:r>
            <w:r w:rsidRPr="00727A98">
              <w:rPr>
                <w:strike/>
              </w:rPr>
              <w:t>AstType=</w:t>
            </w:r>
            <w:r w:rsidRPr="00727A98">
              <w:rPr>
                <w:rFonts w:hint="eastAsia"/>
                <w:strike/>
              </w:rPr>
              <w:t>“</w:t>
            </w:r>
            <w:r w:rsidRPr="00727A98">
              <w:rPr>
                <w:strike/>
              </w:rPr>
              <w:t>ATSN7</w:t>
            </w:r>
            <w:r w:rsidRPr="00727A98">
              <w:rPr>
                <w:rFonts w:hint="eastAsia"/>
                <w:strike/>
              </w:rPr>
              <w:t>”，则选项包括“</w:t>
            </w:r>
            <w:r w:rsidRPr="00727A98">
              <w:rPr>
                <w:strike/>
              </w:rPr>
              <w:t>PoNo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AST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UUID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Wareless MAC</w:t>
            </w:r>
            <w:r w:rsidRPr="00727A98">
              <w:rPr>
                <w:rFonts w:hint="eastAsia"/>
                <w:strike/>
              </w:rPr>
              <w:t>”</w:t>
            </w:r>
            <w:r w:rsidRPr="00727A98">
              <w:rPr>
                <w:strike/>
              </w:rPr>
              <w:t xml:space="preserve"> </w:t>
            </w:r>
            <w:r w:rsidRPr="00727A98">
              <w:rPr>
                <w:rFonts w:hint="eastAsia"/>
                <w:strike/>
              </w:rPr>
              <w:t>修改为</w:t>
            </w:r>
            <w:r w:rsidRPr="00727A98">
              <w:rPr>
                <w:rFonts w:hint="eastAsia"/>
                <w:strike/>
              </w:rPr>
              <w:lastRenderedPageBreak/>
              <w:t>“</w:t>
            </w:r>
            <w:r w:rsidRPr="00727A98">
              <w:rPr>
                <w:strike/>
              </w:rPr>
              <w:t>WM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MAC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CustPo</w:t>
            </w:r>
            <w:r w:rsidRPr="00727A98">
              <w:rPr>
                <w:rFonts w:hint="eastAsia"/>
                <w:strike/>
              </w:rPr>
              <w:t>”、和“</w:t>
            </w:r>
            <w:r w:rsidRPr="00727A98">
              <w:rPr>
                <w:strike/>
              </w:rPr>
              <w:t>OrdRefrence</w:t>
            </w:r>
            <w:r w:rsidRPr="00727A98">
              <w:rPr>
                <w:rFonts w:hint="eastAsia"/>
                <w:strike/>
              </w:rPr>
              <w:t>”</w:t>
            </w:r>
          </w:p>
          <w:p w:rsidR="00D22AAB" w:rsidRPr="00843489" w:rsidRDefault="00D22AAB" w:rsidP="00CC5364">
            <w:pPr>
              <w:rPr>
                <w:strike/>
              </w:rPr>
            </w:pPr>
            <w:r w:rsidRPr="00727A98">
              <w:rPr>
                <w:rFonts w:hint="eastAsia"/>
                <w:strike/>
              </w:rPr>
              <w:t>若</w:t>
            </w:r>
            <w:r w:rsidRPr="00727A98">
              <w:rPr>
                <w:strike/>
              </w:rPr>
              <w:t>AstType</w:t>
            </w:r>
            <w:r w:rsidRPr="00727A98">
              <w:rPr>
                <w:rFonts w:hint="eastAsia"/>
                <w:strike/>
              </w:rPr>
              <w:t>为其他值时，本框无任何选项</w:t>
            </w:r>
          </w:p>
        </w:tc>
      </w:tr>
      <w:tr w:rsidR="00D22AAB" w:rsidRPr="00343835" w:rsidTr="00CC5364">
        <w:tc>
          <w:tcPr>
            <w:tcW w:w="445" w:type="dxa"/>
          </w:tcPr>
          <w:p w:rsidR="00D22AAB" w:rsidRDefault="00D22AAB" w:rsidP="00CC5364"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1310" w:type="dxa"/>
          </w:tcPr>
          <w:p w:rsidR="00D22AAB" w:rsidRDefault="00D22AAB" w:rsidP="00CC5364">
            <w:r>
              <w:rPr>
                <w:rFonts w:hint="eastAsia"/>
              </w:rPr>
              <w:t>CheckType</w:t>
            </w:r>
          </w:p>
        </w:tc>
        <w:tc>
          <w:tcPr>
            <w:tcW w:w="916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Select</w:t>
            </w:r>
          </w:p>
        </w:tc>
        <w:tc>
          <w:tcPr>
            <w:tcW w:w="677" w:type="dxa"/>
          </w:tcPr>
          <w:p w:rsidR="00D22AAB" w:rsidRPr="00637F92" w:rsidRDefault="00D22AAB" w:rsidP="00CC5364"/>
        </w:tc>
        <w:tc>
          <w:tcPr>
            <w:tcW w:w="1432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</w:tcPr>
          <w:p w:rsidR="00D22AAB" w:rsidRPr="00637F92" w:rsidRDefault="00D22AAB" w:rsidP="00CC5364"/>
        </w:tc>
        <w:tc>
          <w:tcPr>
            <w:tcW w:w="2693" w:type="dxa"/>
          </w:tcPr>
          <w:p w:rsidR="00D22AAB" w:rsidRPr="00343835" w:rsidRDefault="00D22AAB" w:rsidP="00CC5364">
            <w:r w:rsidRPr="00541742">
              <w:rPr>
                <w:rFonts w:hint="eastAsia"/>
                <w:highlight w:val="yellow"/>
              </w:rPr>
              <w:t>此栏位隐藏起来</w:t>
            </w:r>
            <w:r w:rsidRPr="00541742">
              <w:rPr>
                <w:rFonts w:hint="eastAsia"/>
                <w:highlight w:val="yellow"/>
              </w:rPr>
              <w:t>,</w:t>
            </w:r>
            <w:r w:rsidRPr="00541742">
              <w:rPr>
                <w:rFonts w:hint="eastAsia"/>
                <w:highlight w:val="yellow"/>
              </w:rPr>
              <w:t>不显示在页面上</w:t>
            </w:r>
          </w:p>
        </w:tc>
        <w:tc>
          <w:tcPr>
            <w:tcW w:w="2629" w:type="dxa"/>
          </w:tcPr>
          <w:p w:rsidR="00D22AAB" w:rsidRPr="00343835" w:rsidRDefault="00D22AAB" w:rsidP="00CC5364">
            <w:pPr>
              <w:rPr>
                <w:strike/>
              </w:rPr>
            </w:pPr>
            <w:r w:rsidRPr="00727A98">
              <w:rPr>
                <w:rFonts w:hint="eastAsia"/>
                <w:strike/>
              </w:rPr>
              <w:t>选项为“</w:t>
            </w:r>
            <w:r w:rsidRPr="00727A98">
              <w:rPr>
                <w:strike/>
              </w:rPr>
              <w:t>Y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N</w:t>
            </w:r>
            <w:r w:rsidRPr="00727A98">
              <w:rPr>
                <w:rFonts w:hint="eastAsia"/>
                <w:strike/>
              </w:rPr>
              <w:t>”、“</w:t>
            </w:r>
            <w:r w:rsidRPr="00727A98">
              <w:rPr>
                <w:strike/>
              </w:rPr>
              <w:t>O</w:t>
            </w:r>
            <w:r w:rsidRPr="00727A98">
              <w:rPr>
                <w:rFonts w:hint="eastAsia"/>
                <w:strike/>
              </w:rPr>
              <w:t>”和“</w:t>
            </w:r>
            <w:r w:rsidRPr="00727A98">
              <w:rPr>
                <w:strike/>
              </w:rPr>
              <w:t>P</w:t>
            </w:r>
            <w:r w:rsidRPr="00727A98">
              <w:rPr>
                <w:rFonts w:hint="eastAsia"/>
                <w:strike/>
              </w:rPr>
              <w:t>”</w:t>
            </w:r>
          </w:p>
        </w:tc>
      </w:tr>
      <w:tr w:rsidR="00D22AAB" w:rsidTr="00CC5364">
        <w:tc>
          <w:tcPr>
            <w:tcW w:w="445" w:type="dxa"/>
          </w:tcPr>
          <w:p w:rsidR="00D22AAB" w:rsidRDefault="00D22AAB" w:rsidP="00CC5364">
            <w:r>
              <w:rPr>
                <w:rFonts w:hint="eastAsia"/>
              </w:rPr>
              <w:t>8</w:t>
            </w:r>
          </w:p>
        </w:tc>
        <w:tc>
          <w:tcPr>
            <w:tcW w:w="1310" w:type="dxa"/>
          </w:tcPr>
          <w:p w:rsidR="00D22AAB" w:rsidRDefault="00D22AAB" w:rsidP="00CC5364">
            <w:r>
              <w:rPr>
                <w:rFonts w:hint="eastAsia"/>
              </w:rPr>
              <w:t>CustName</w:t>
            </w:r>
          </w:p>
        </w:tc>
        <w:tc>
          <w:tcPr>
            <w:tcW w:w="916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TextBox</w:t>
            </w:r>
          </w:p>
        </w:tc>
        <w:tc>
          <w:tcPr>
            <w:tcW w:w="677" w:type="dxa"/>
          </w:tcPr>
          <w:p w:rsidR="00D22AAB" w:rsidRPr="00637F92" w:rsidRDefault="00D22AAB" w:rsidP="00CC5364">
            <w:r>
              <w:rPr>
                <w:rFonts w:hint="eastAsia"/>
              </w:rPr>
              <w:t>长度不超过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的字符串</w:t>
            </w:r>
          </w:p>
        </w:tc>
        <w:tc>
          <w:tcPr>
            <w:tcW w:w="1432" w:type="dxa"/>
          </w:tcPr>
          <w:p w:rsidR="00D22AAB" w:rsidRDefault="00D22AAB" w:rsidP="00CC5364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空</w:t>
            </w:r>
          </w:p>
        </w:tc>
        <w:tc>
          <w:tcPr>
            <w:tcW w:w="715" w:type="dxa"/>
          </w:tcPr>
          <w:p w:rsidR="00D22AAB" w:rsidRDefault="00D22AAB" w:rsidP="00CC5364"/>
        </w:tc>
        <w:tc>
          <w:tcPr>
            <w:tcW w:w="2693" w:type="dxa"/>
          </w:tcPr>
          <w:p w:rsidR="00D22AAB" w:rsidRPr="00541742" w:rsidRDefault="00D22AAB" w:rsidP="00CC5364">
            <w:r w:rsidRPr="00541742">
              <w:rPr>
                <w:rFonts w:hint="eastAsia"/>
                <w:highlight w:val="yellow"/>
              </w:rPr>
              <w:t>此栏位</w:t>
            </w:r>
            <w:r>
              <w:rPr>
                <w:rFonts w:hint="eastAsia"/>
                <w:highlight w:val="yellow"/>
              </w:rPr>
              <w:t>的</w:t>
            </w:r>
            <w:r w:rsidRPr="00541742">
              <w:rPr>
                <w:rFonts w:hint="eastAsia"/>
                <w:highlight w:val="yellow"/>
              </w:rPr>
              <w:t>名称</w:t>
            </w:r>
            <w:r>
              <w:rPr>
                <w:rFonts w:hint="eastAsia"/>
                <w:highlight w:val="yellow"/>
              </w:rPr>
              <w:t>修</w:t>
            </w:r>
            <w:r w:rsidRPr="00541742">
              <w:rPr>
                <w:rFonts w:hint="eastAsia"/>
                <w:highlight w:val="yellow"/>
              </w:rPr>
              <w:t>改为</w:t>
            </w:r>
            <w:r w:rsidRPr="00541742">
              <w:rPr>
                <w:highlight w:val="yellow"/>
              </w:rPr>
              <w:t>”</w:t>
            </w:r>
            <w:r w:rsidRPr="00541742">
              <w:rPr>
                <w:rFonts w:hint="eastAsia"/>
                <w:highlight w:val="yellow"/>
              </w:rPr>
              <w:t>AV</w:t>
            </w:r>
            <w:r w:rsidRPr="00541742">
              <w:rPr>
                <w:highlight w:val="yellow"/>
              </w:rPr>
              <w:t>”</w:t>
            </w:r>
          </w:p>
        </w:tc>
        <w:tc>
          <w:tcPr>
            <w:tcW w:w="2629" w:type="dxa"/>
          </w:tcPr>
          <w:p w:rsidR="00D22AAB" w:rsidRDefault="00D22AAB" w:rsidP="00CC5364">
            <w:r>
              <w:rPr>
                <w:rFonts w:hint="eastAsia"/>
              </w:rPr>
              <w:t>小写字母需转成大写</w:t>
            </w:r>
          </w:p>
        </w:tc>
      </w:tr>
    </w:tbl>
    <w:p w:rsidR="0061434F" w:rsidRDefault="0061434F" w:rsidP="006C0375">
      <w:pPr>
        <w:rPr>
          <w:ins w:id="4363" w:author="IEC960923" w:date="2013-03-27T17:32:00Z"/>
        </w:rPr>
      </w:pPr>
    </w:p>
    <w:p w:rsidR="00F3167C" w:rsidRDefault="00F3167C" w:rsidP="00F3167C">
      <w:pPr>
        <w:rPr>
          <w:ins w:id="4364" w:author="ies12q680" w:date="2013-04-01T19:18:00Z"/>
          <w:rFonts w:asciiTheme="majorEastAsia" w:eastAsiaTheme="majorEastAsia" w:hAnsiTheme="majorEastAsia"/>
          <w:sz w:val="24"/>
        </w:rPr>
      </w:pPr>
    </w:p>
    <w:p w:rsidR="00F3167C" w:rsidRDefault="00F3167C" w:rsidP="00F3167C">
      <w:pPr>
        <w:rPr>
          <w:ins w:id="4365" w:author="ies12q680" w:date="2013-04-01T19:18:00Z"/>
          <w:rFonts w:asciiTheme="majorEastAsia" w:eastAsiaTheme="majorEastAsia" w:hAnsiTheme="majorEastAsia"/>
          <w:sz w:val="24"/>
        </w:rPr>
      </w:pPr>
    </w:p>
    <w:p w:rsidR="00F3167C" w:rsidRDefault="008828F8" w:rsidP="00F3167C">
      <w:pPr>
        <w:rPr>
          <w:ins w:id="4366" w:author="ies12q680" w:date="2013-04-01T19:18:00Z"/>
          <w:rFonts w:asciiTheme="majorEastAsia" w:eastAsiaTheme="majorEastAsia" w:hAnsiTheme="majorEastAsia"/>
          <w:sz w:val="24"/>
        </w:rPr>
      </w:pPr>
      <w:ins w:id="4367" w:author="ies12q680" w:date="2013-04-01T19:21:00Z">
        <w:r>
          <w:rPr>
            <w:rFonts w:asciiTheme="majorEastAsia" w:eastAsiaTheme="majorEastAsia" w:hAnsiTheme="majorEastAsia" w:hint="eastAsia"/>
            <w:sz w:val="24"/>
          </w:rPr>
          <w:t>2.</w:t>
        </w:r>
      </w:ins>
      <w:ins w:id="4368" w:author="ies12q680" w:date="2013-04-01T19:18:00Z">
        <w:r w:rsidR="00F3167C" w:rsidRPr="00DD6852">
          <w:rPr>
            <w:rFonts w:asciiTheme="majorEastAsia" w:eastAsiaTheme="majorEastAsia" w:hAnsiTheme="majorEastAsia" w:hint="eastAsia"/>
            <w:sz w:val="24"/>
          </w:rPr>
          <w:t>增加PCBVersion维护页面</w:t>
        </w:r>
        <w:r w:rsidR="00F3167C">
          <w:rPr>
            <w:rFonts w:asciiTheme="majorEastAsia" w:eastAsiaTheme="majorEastAsia" w:hAnsiTheme="majorEastAsia" w:hint="eastAsia"/>
            <w:sz w:val="24"/>
          </w:rPr>
          <w:t>：</w:t>
        </w:r>
      </w:ins>
      <w:ins w:id="4369" w:author="ies12q680" w:date="2013-04-01T19:19:00Z">
        <w:r w:rsidR="00596FF0">
          <w:rPr>
            <w:rFonts w:asciiTheme="majorEastAsia" w:eastAsiaTheme="majorEastAsia" w:hAnsiTheme="majorEastAsia" w:hint="eastAsia"/>
            <w:sz w:val="24"/>
          </w:rPr>
          <w:t>(修改日期2013/04/01</w:t>
        </w:r>
      </w:ins>
      <w:ins w:id="4370" w:author="ies12q680" w:date="2013-04-01T19:20:00Z">
        <w:r w:rsidR="00A824D7">
          <w:rPr>
            <w:rFonts w:asciiTheme="majorEastAsia" w:eastAsiaTheme="majorEastAsia" w:hAnsiTheme="majorEastAsia" w:hint="eastAsia"/>
            <w:sz w:val="24"/>
          </w:rPr>
          <w:t>,修改页码：104-106页</w:t>
        </w:r>
      </w:ins>
      <w:ins w:id="4371" w:author="ies12q680" w:date="2013-04-01T19:19:00Z">
        <w:r w:rsidR="00596FF0">
          <w:rPr>
            <w:rFonts w:asciiTheme="majorEastAsia" w:eastAsiaTheme="majorEastAsia" w:hAnsiTheme="majorEastAsia" w:hint="eastAsia"/>
            <w:sz w:val="24"/>
          </w:rPr>
          <w:t>)</w:t>
        </w:r>
      </w:ins>
    </w:p>
    <w:p w:rsidR="00F3167C" w:rsidRDefault="00F3167C" w:rsidP="00F3167C">
      <w:pPr>
        <w:rPr>
          <w:ins w:id="4372" w:author="ies12q680" w:date="2013-04-01T19:18:00Z"/>
          <w:rFonts w:asciiTheme="majorEastAsia" w:eastAsiaTheme="majorEastAsia" w:hAnsiTheme="majorEastAsia"/>
          <w:sz w:val="24"/>
        </w:rPr>
      </w:pPr>
      <w:ins w:id="4373" w:author="ies12q680" w:date="2013-04-01T19:18:00Z">
        <w:r>
          <w:rPr>
            <w:rFonts w:asciiTheme="majorEastAsia" w:eastAsiaTheme="majorEastAsia" w:hAnsiTheme="majorEastAsia" w:hint="eastAsia"/>
            <w:sz w:val="24"/>
          </w:rPr>
          <w:t>示意图</w:t>
        </w:r>
      </w:ins>
    </w:p>
    <w:p w:rsidR="00F3167C" w:rsidRDefault="00F3167C" w:rsidP="00F3167C">
      <w:pPr>
        <w:rPr>
          <w:ins w:id="4374" w:author="ies12q680" w:date="2013-04-01T19:18:00Z"/>
          <w:rFonts w:asciiTheme="majorEastAsia" w:eastAsiaTheme="majorEastAsia" w:hAnsiTheme="majorEastAsia"/>
          <w:sz w:val="24"/>
        </w:rPr>
      </w:pPr>
      <w:ins w:id="4375" w:author="ies12q680" w:date="2013-04-01T19:18:00Z">
        <w:r w:rsidRPr="009C4789">
          <w:rPr>
            <w:rFonts w:asciiTheme="majorEastAsia" w:eastAsiaTheme="majorEastAsia" w:hAnsiTheme="majorEastAsia" w:hint="eastAsia"/>
            <w:szCs w:val="20"/>
          </w:rPr>
          <w:t>请参考ECRVersion示意图</w:t>
        </w:r>
        <w:r>
          <w:rPr>
            <w:rFonts w:asciiTheme="majorEastAsia" w:eastAsiaTheme="majorEastAsia" w:hAnsiTheme="majorEastAsia" w:hint="eastAsia"/>
            <w:sz w:val="24"/>
          </w:rPr>
          <w:t>（</w:t>
        </w:r>
        <w:r>
          <w:rPr>
            <w:rFonts w:ascii="Tahoma" w:hAnsi="Tahoma"/>
          </w:rPr>
          <w:t xml:space="preserve">Family | MB Code </w:t>
        </w:r>
        <w:r w:rsidRPr="00F3004A">
          <w:rPr>
            <w:rFonts w:ascii="Tahoma" w:hAnsi="Tahoma"/>
            <w:highlight w:val="yellow"/>
          </w:rPr>
          <w:t xml:space="preserve">| </w:t>
        </w:r>
        <w:r w:rsidRPr="00F3004A">
          <w:rPr>
            <w:rFonts w:ascii="Tahoma" w:hAnsi="Tahoma" w:hint="eastAsia"/>
            <w:highlight w:val="yellow"/>
          </w:rPr>
          <w:t>PCBVER</w:t>
        </w:r>
        <w:r w:rsidRPr="00F3004A">
          <w:rPr>
            <w:rFonts w:ascii="Tahoma" w:hAnsi="Tahoma"/>
            <w:highlight w:val="yellow"/>
          </w:rPr>
          <w:t xml:space="preserve"> |</w:t>
        </w:r>
        <w:r w:rsidRPr="00F3004A">
          <w:rPr>
            <w:rFonts w:ascii="Tahoma" w:hAnsi="Tahoma"/>
            <w:color w:val="FF0000"/>
            <w:highlight w:val="yellow"/>
          </w:rPr>
          <w:t xml:space="preserve"> </w:t>
        </w:r>
        <w:r w:rsidRPr="00F3004A">
          <w:rPr>
            <w:rFonts w:ascii="Tahoma" w:hAnsi="Tahoma" w:hint="eastAsia"/>
            <w:color w:val="FF0000"/>
            <w:highlight w:val="yellow"/>
          </w:rPr>
          <w:t>CTVER</w:t>
        </w:r>
        <w:r w:rsidRPr="00F3004A">
          <w:rPr>
            <w:rFonts w:ascii="Tahoma" w:hAnsi="Tahoma"/>
            <w:color w:val="FF0000"/>
            <w:highlight w:val="yellow"/>
          </w:rPr>
          <w:t xml:space="preserve"> | </w:t>
        </w:r>
        <w:r w:rsidRPr="00F3004A">
          <w:rPr>
            <w:rFonts w:ascii="Tahoma" w:hAnsi="Tahoma" w:hint="eastAsia"/>
            <w:color w:val="FF0000"/>
            <w:highlight w:val="yellow"/>
          </w:rPr>
          <w:t>Supplier</w:t>
        </w:r>
        <w:r>
          <w:rPr>
            <w:rFonts w:ascii="Tahoma" w:hAnsi="Tahoma" w:hint="eastAsia"/>
            <w:color w:val="FF0000"/>
          </w:rPr>
          <w:t>|</w:t>
        </w:r>
        <w:r w:rsidRPr="00F73009">
          <w:rPr>
            <w:rFonts w:ascii="Tahoma" w:hAnsi="Tahoma"/>
            <w:color w:val="FF0000"/>
          </w:rPr>
          <w:t xml:space="preserve">Remark </w:t>
        </w:r>
        <w:r>
          <w:rPr>
            <w:rFonts w:ascii="Tahoma" w:hAnsi="Tahoma"/>
          </w:rPr>
          <w:t>| Editor | Cdt | Udt</w:t>
        </w:r>
        <w:r>
          <w:rPr>
            <w:rFonts w:asciiTheme="majorEastAsia" w:eastAsiaTheme="majorEastAsia" w:hAnsiTheme="majorEastAsia" w:hint="eastAsia"/>
            <w:sz w:val="24"/>
          </w:rPr>
          <w:t>）</w:t>
        </w:r>
      </w:ins>
    </w:p>
    <w:p w:rsidR="00F3167C" w:rsidRPr="009C4789" w:rsidRDefault="00F3167C" w:rsidP="00F3167C">
      <w:pPr>
        <w:rPr>
          <w:ins w:id="4376" w:author="ies12q680" w:date="2013-04-01T19:18:00Z"/>
          <w:rFonts w:asciiTheme="majorEastAsia" w:eastAsiaTheme="majorEastAsia" w:hAnsiTheme="majorEastAsia"/>
          <w:szCs w:val="20"/>
        </w:rPr>
      </w:pPr>
      <w:ins w:id="4377" w:author="ies12q680" w:date="2013-04-01T19:18:00Z">
        <w:r w:rsidRPr="009C4789">
          <w:rPr>
            <w:rFonts w:asciiTheme="majorEastAsia" w:eastAsiaTheme="majorEastAsia" w:hAnsiTheme="majorEastAsia" w:hint="eastAsia"/>
            <w:szCs w:val="20"/>
            <w:highlight w:val="yellow"/>
          </w:rPr>
          <w:t>黄色标注部分为变更部分</w:t>
        </w:r>
      </w:ins>
    </w:p>
    <w:p w:rsidR="00F3167C" w:rsidRDefault="00F3167C" w:rsidP="00F3167C">
      <w:pPr>
        <w:pStyle w:val="4"/>
        <w:rPr>
          <w:ins w:id="4378" w:author="ies12q680" w:date="2013-04-01T19:18:00Z"/>
        </w:rPr>
      </w:pPr>
      <w:ins w:id="4379" w:author="ies12q680" w:date="2013-04-01T19:18:00Z">
        <w:r>
          <w:rPr>
            <w:rFonts w:hint="eastAsia"/>
          </w:rPr>
          <w:t>界面说明</w:t>
        </w:r>
      </w:ins>
    </w:p>
    <w:p w:rsidR="00F3167C" w:rsidRDefault="00F3167C" w:rsidP="00F3167C">
      <w:pPr>
        <w:numPr>
          <w:ilvl w:val="0"/>
          <w:numId w:val="5"/>
        </w:numPr>
        <w:rPr>
          <w:ins w:id="4380" w:author="ies12q680" w:date="2013-04-01T19:18:00Z"/>
        </w:rPr>
      </w:pPr>
      <w:ins w:id="4381" w:author="ies12q680" w:date="2013-04-01T19:18:00Z">
        <w:r>
          <w:rPr>
            <w:rFonts w:hint="eastAsia"/>
          </w:rPr>
          <w:t>界面名称：</w:t>
        </w:r>
        <w:r w:rsidRPr="00DD6852">
          <w:rPr>
            <w:rFonts w:asciiTheme="majorEastAsia" w:eastAsiaTheme="majorEastAsia" w:hAnsiTheme="majorEastAsia" w:hint="eastAsia"/>
            <w:sz w:val="24"/>
          </w:rPr>
          <w:t>PCBVersion</w:t>
        </w:r>
        <w:r w:rsidRPr="005A3A59">
          <w:t xml:space="preserve"> </w:t>
        </w:r>
        <w:r>
          <w:t>Maintain</w:t>
        </w:r>
        <w:r>
          <w:rPr>
            <w:rFonts w:hint="eastAsia"/>
          </w:rPr>
          <w:t>维护界面。</w:t>
        </w:r>
      </w:ins>
    </w:p>
    <w:p w:rsidR="00F3167C" w:rsidRDefault="00F3167C" w:rsidP="00F3167C">
      <w:pPr>
        <w:numPr>
          <w:ilvl w:val="0"/>
          <w:numId w:val="5"/>
        </w:numPr>
        <w:rPr>
          <w:ins w:id="4382" w:author="ies12q680" w:date="2013-04-01T19:18:00Z"/>
        </w:rPr>
      </w:pPr>
      <w:ins w:id="4383" w:author="ies12q680" w:date="2013-04-01T19:18:00Z">
        <w:r>
          <w:rPr>
            <w:rFonts w:hint="eastAsia"/>
          </w:rPr>
          <w:t>概述：使用此界面来</w:t>
        </w:r>
        <w:r>
          <w:t xml:space="preserve">Maintain </w:t>
        </w:r>
        <w:r>
          <w:rPr>
            <w:rFonts w:hint="eastAsia"/>
          </w:rPr>
          <w:t>PCB</w:t>
        </w:r>
        <w:r>
          <w:t xml:space="preserve"> Version</w:t>
        </w:r>
        <w:r>
          <w:rPr>
            <w:rFonts w:hint="eastAsia"/>
          </w:rPr>
          <w:t>信息</w:t>
        </w:r>
      </w:ins>
    </w:p>
    <w:p w:rsidR="00F3167C" w:rsidRDefault="00F3167C" w:rsidP="00F3167C">
      <w:pPr>
        <w:numPr>
          <w:ilvl w:val="0"/>
          <w:numId w:val="5"/>
        </w:numPr>
        <w:rPr>
          <w:ins w:id="4384" w:author="ies12q680" w:date="2013-04-01T19:18:00Z"/>
        </w:rPr>
      </w:pPr>
      <w:ins w:id="4385" w:author="ies12q680" w:date="2013-04-01T19:18:00Z">
        <w:r>
          <w:rPr>
            <w:rFonts w:hint="eastAsia"/>
          </w:rPr>
          <w:t>界面类型：非</w:t>
        </w:r>
        <w:r>
          <w:t>M</w:t>
        </w:r>
        <w:r w:rsidRPr="00F93D69">
          <w:t>odal</w:t>
        </w:r>
        <w:r w:rsidRPr="00F93D69">
          <w:rPr>
            <w:rFonts w:hint="eastAsia"/>
          </w:rPr>
          <w:t>界面，不固定尺寸</w:t>
        </w:r>
        <w:r>
          <w:rPr>
            <w:rFonts w:hint="eastAsia"/>
          </w:rPr>
          <w:t>。</w:t>
        </w:r>
      </w:ins>
    </w:p>
    <w:p w:rsidR="00F3167C" w:rsidRDefault="00F3167C" w:rsidP="00F3167C">
      <w:pPr>
        <w:numPr>
          <w:ilvl w:val="0"/>
          <w:numId w:val="5"/>
        </w:numPr>
        <w:rPr>
          <w:ins w:id="4386" w:author="ies12q680" w:date="2013-04-01T19:18:00Z"/>
        </w:rPr>
      </w:pPr>
      <w:ins w:id="4387" w:author="ies12q680" w:date="2013-04-01T19:18:00Z">
        <w:r>
          <w:rPr>
            <w:rFonts w:hint="eastAsia"/>
          </w:rPr>
          <w:t>进入途径：</w:t>
        </w:r>
        <w:r w:rsidRPr="00F93D69">
          <w:rPr>
            <w:rFonts w:hint="eastAsia"/>
          </w:rPr>
          <w:t>在</w:t>
        </w:r>
        <w:r w:rsidRPr="00F93D69">
          <w:t>iMES</w:t>
        </w:r>
        <w:r w:rsidRPr="00F93D69">
          <w:rPr>
            <w:rFonts w:hint="eastAsia"/>
          </w:rPr>
          <w:t>框架</w:t>
        </w:r>
        <w:r w:rsidRPr="00F93D69">
          <w:t>Function Tree</w:t>
        </w:r>
        <w:r w:rsidRPr="00F93D69">
          <w:rPr>
            <w:rFonts w:hint="eastAsia"/>
          </w:rPr>
          <w:t>的</w:t>
        </w:r>
        <w:r>
          <w:t xml:space="preserve">SA </w:t>
        </w:r>
        <w:r w:rsidRPr="00F93D69">
          <w:t>Maint</w:t>
        </w:r>
        <w:r>
          <w:t>enance</w:t>
        </w:r>
        <w:r w:rsidRPr="00F93D69">
          <w:rPr>
            <w:rFonts w:hint="eastAsia"/>
          </w:rPr>
          <w:t>节点下点击“</w:t>
        </w:r>
        <w:r>
          <w:rPr>
            <w:rFonts w:hint="eastAsia"/>
          </w:rPr>
          <w:t>PCB</w:t>
        </w:r>
        <w:r>
          <w:t xml:space="preserve"> Version</w:t>
        </w:r>
        <w:r w:rsidRPr="005A3A59">
          <w:t xml:space="preserve"> </w:t>
        </w:r>
        <w:r>
          <w:t>Maintain</w:t>
        </w:r>
        <w:r w:rsidRPr="00F93D69">
          <w:rPr>
            <w:rFonts w:hint="eastAsia"/>
          </w:rPr>
          <w:t>”节点后进入</w:t>
        </w:r>
        <w:r>
          <w:rPr>
            <w:rFonts w:hint="eastAsia"/>
          </w:rPr>
          <w:t>。</w:t>
        </w:r>
      </w:ins>
    </w:p>
    <w:p w:rsidR="00F3167C" w:rsidRDefault="00F3167C" w:rsidP="00F3167C">
      <w:pPr>
        <w:numPr>
          <w:ilvl w:val="0"/>
          <w:numId w:val="5"/>
        </w:numPr>
        <w:rPr>
          <w:ins w:id="4388" w:author="ies12q680" w:date="2013-04-01T19:18:00Z"/>
        </w:rPr>
      </w:pPr>
      <w:ins w:id="4389" w:author="ies12q680" w:date="2013-04-01T19:18:00Z">
        <w:r>
          <w:rPr>
            <w:rFonts w:hint="eastAsia"/>
          </w:rPr>
          <w:t>用例：</w:t>
        </w:r>
      </w:ins>
    </w:p>
    <w:p w:rsidR="00F3167C" w:rsidRDefault="00F3167C" w:rsidP="00F3167C">
      <w:pPr>
        <w:numPr>
          <w:ilvl w:val="0"/>
          <w:numId w:val="5"/>
        </w:numPr>
        <w:rPr>
          <w:ins w:id="4390" w:author="ies12q680" w:date="2013-04-01T19:18:00Z"/>
        </w:rPr>
      </w:pPr>
      <w:ins w:id="4391" w:author="ies12q680" w:date="2013-04-01T19:18:00Z">
        <w:r w:rsidRPr="00F93D69">
          <w:rPr>
            <w:rFonts w:hint="eastAsia"/>
          </w:rPr>
          <w:t>特殊考虑：此界面</w:t>
        </w:r>
        <w:r>
          <w:rPr>
            <w:rFonts w:hint="eastAsia"/>
          </w:rPr>
          <w:t>仅能够维护</w:t>
        </w:r>
        <w:r>
          <w:rPr>
            <w:rFonts w:hint="eastAsia"/>
          </w:rPr>
          <w:t>PCB</w:t>
        </w:r>
        <w:r>
          <w:t xml:space="preserve"> Version</w:t>
        </w:r>
        <w:r w:rsidRPr="005A3A59">
          <w:t xml:space="preserve"> </w:t>
        </w:r>
        <w:r>
          <w:t>Maintain</w:t>
        </w:r>
        <w:r>
          <w:rPr>
            <w:rFonts w:hint="eastAsia"/>
          </w:rPr>
          <w:t>的人</w:t>
        </w:r>
        <w:r w:rsidRPr="00F93D69">
          <w:rPr>
            <w:rFonts w:hint="eastAsia"/>
          </w:rPr>
          <w:t>有权限进来</w:t>
        </w:r>
      </w:ins>
    </w:p>
    <w:p w:rsidR="00F3167C" w:rsidRDefault="00F3167C" w:rsidP="00F3167C">
      <w:pPr>
        <w:numPr>
          <w:ilvl w:val="0"/>
          <w:numId w:val="5"/>
        </w:numPr>
        <w:rPr>
          <w:ins w:id="4392" w:author="ies12q680" w:date="2013-04-01T19:18:00Z"/>
        </w:rPr>
      </w:pPr>
      <w:ins w:id="4393" w:author="ies12q680" w:date="2013-04-01T19:18:00Z">
        <w:r>
          <w:rPr>
            <w:rFonts w:hint="eastAsia"/>
          </w:rPr>
          <w:t>所有示意图仅为示例（请参考</w:t>
        </w:r>
        <w:r>
          <w:rPr>
            <w:rFonts w:hint="eastAsia"/>
          </w:rPr>
          <w:t>ECR Version</w:t>
        </w:r>
        <w:r>
          <w:rPr>
            <w:rFonts w:hint="eastAsia"/>
          </w:rPr>
          <w:t>维护页面示意图）</w:t>
        </w:r>
      </w:ins>
    </w:p>
    <w:p w:rsidR="00F3167C" w:rsidRDefault="00F3167C" w:rsidP="00F3167C">
      <w:pPr>
        <w:numPr>
          <w:ilvl w:val="0"/>
          <w:numId w:val="5"/>
        </w:numPr>
        <w:rPr>
          <w:ins w:id="4394" w:author="ies12q680" w:date="2013-04-01T19:18:00Z"/>
        </w:rPr>
      </w:pPr>
      <w:ins w:id="4395" w:author="ies12q680" w:date="2013-04-01T19:18:00Z">
        <w:r>
          <w:rPr>
            <w:rFonts w:hint="eastAsia"/>
          </w:rPr>
          <w:t>所有</w:t>
        </w:r>
        <w:r>
          <w:t xml:space="preserve">Label </w:t>
        </w:r>
        <w:r>
          <w:rPr>
            <w:rFonts w:hint="eastAsia"/>
          </w:rPr>
          <w:t>的标题，在下文的控件说明中不做特别说明，请参考示意图</w:t>
        </w:r>
      </w:ins>
    </w:p>
    <w:p w:rsidR="00F3167C" w:rsidRDefault="00F3167C" w:rsidP="00F3167C">
      <w:pPr>
        <w:pStyle w:val="4"/>
        <w:rPr>
          <w:ins w:id="4396" w:author="ies12q680" w:date="2013-04-01T19:18:00Z"/>
        </w:rPr>
      </w:pPr>
      <w:ins w:id="4397" w:author="ies12q680" w:date="2013-04-01T19:18:00Z">
        <w:r>
          <w:rPr>
            <w:rFonts w:hint="eastAsia"/>
          </w:rPr>
          <w:t>控件说明</w:t>
        </w:r>
      </w:ins>
    </w:p>
    <w:p w:rsidR="00F3167C" w:rsidRPr="007E3AE8" w:rsidRDefault="00F3167C" w:rsidP="00F3167C">
      <w:pPr>
        <w:pStyle w:val="ae"/>
        <w:jc w:val="right"/>
        <w:rPr>
          <w:ins w:id="4398" w:author="ies12q680" w:date="2013-04-01T19:18:00Z"/>
        </w:rPr>
      </w:pPr>
      <w:ins w:id="4399" w:author="ies12q680" w:date="2013-04-01T19:18:00Z">
        <w:r>
          <w:rPr>
            <w:rFonts w:hint="eastAsia"/>
          </w:rPr>
          <w:t>表</w:t>
        </w:r>
        <w:r>
          <w:t xml:space="preserve">: </w:t>
        </w:r>
        <w:r>
          <w:rPr>
            <w:rFonts w:hint="eastAsia"/>
          </w:rPr>
          <w:t>1.24-1</w:t>
        </w:r>
      </w:ins>
    </w:p>
    <w:tbl>
      <w:tblPr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310"/>
        <w:gridCol w:w="916"/>
        <w:gridCol w:w="677"/>
        <w:gridCol w:w="1432"/>
        <w:gridCol w:w="680"/>
        <w:gridCol w:w="1845"/>
        <w:gridCol w:w="3512"/>
      </w:tblGrid>
      <w:tr w:rsidR="00F3167C" w:rsidRPr="004D697A" w:rsidTr="00220C93">
        <w:trPr>
          <w:tblHeader/>
          <w:ins w:id="4400" w:author="ies12q680" w:date="2013-04-01T19:18:00Z"/>
        </w:trPr>
        <w:tc>
          <w:tcPr>
            <w:tcW w:w="445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01" w:author="ies12q680" w:date="2013-04-01T19:18:00Z"/>
                <w:rFonts w:eastAsia="SimHei"/>
              </w:rPr>
            </w:pPr>
            <w:ins w:id="4402" w:author="ies12q680" w:date="2013-04-01T19:18:00Z">
              <w:r w:rsidRPr="004D697A">
                <w:rPr>
                  <w:rFonts w:eastAsia="SimHei"/>
                </w:rPr>
                <w:t>#</w:t>
              </w:r>
            </w:ins>
          </w:p>
        </w:tc>
        <w:tc>
          <w:tcPr>
            <w:tcW w:w="1310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03" w:author="ies12q680" w:date="2013-04-01T19:18:00Z"/>
                <w:rFonts w:eastAsia="SimHei"/>
              </w:rPr>
            </w:pPr>
            <w:ins w:id="4404" w:author="ies12q680" w:date="2013-04-01T19:18:00Z">
              <w:r w:rsidRPr="004D697A">
                <w:rPr>
                  <w:rFonts w:eastAsia="SimHei" w:hint="eastAsia"/>
                </w:rPr>
                <w:t>名称</w:t>
              </w:r>
            </w:ins>
          </w:p>
        </w:tc>
        <w:tc>
          <w:tcPr>
            <w:tcW w:w="916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05" w:author="ies12q680" w:date="2013-04-01T19:18:00Z"/>
                <w:rFonts w:eastAsia="SimHei"/>
              </w:rPr>
            </w:pPr>
            <w:ins w:id="4406" w:author="ies12q680" w:date="2013-04-01T19:18:00Z">
              <w:r w:rsidRPr="004D697A">
                <w:rPr>
                  <w:rFonts w:eastAsia="SimHei" w:hint="eastAsia"/>
                </w:rPr>
                <w:t>类型</w:t>
              </w:r>
            </w:ins>
          </w:p>
        </w:tc>
        <w:tc>
          <w:tcPr>
            <w:tcW w:w="677" w:type="dxa"/>
            <w:shd w:val="clear" w:color="auto" w:fill="CCCCCC"/>
            <w:tcFitText/>
          </w:tcPr>
          <w:p w:rsidR="00F3167C" w:rsidRPr="004D697A" w:rsidRDefault="00F3167C" w:rsidP="00220C93">
            <w:pPr>
              <w:jc w:val="center"/>
              <w:rPr>
                <w:ins w:id="4407" w:author="ies12q680" w:date="2013-04-01T19:18:00Z"/>
                <w:rFonts w:eastAsia="SimHei"/>
              </w:rPr>
            </w:pPr>
            <w:ins w:id="4408" w:author="ies12q680" w:date="2013-04-01T19:18:00Z">
              <w:r w:rsidRPr="008B3DCE">
                <w:rPr>
                  <w:rFonts w:eastAsia="SimHei" w:hint="eastAsia"/>
                  <w:spacing w:val="46"/>
                </w:rPr>
                <w:t>格</w:t>
              </w:r>
              <w:r w:rsidRPr="008B3DCE">
                <w:rPr>
                  <w:rFonts w:eastAsia="SimHei" w:hint="eastAsia"/>
                </w:rPr>
                <w:t>式</w:t>
              </w:r>
            </w:ins>
          </w:p>
        </w:tc>
        <w:tc>
          <w:tcPr>
            <w:tcW w:w="1432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09" w:author="ies12q680" w:date="2013-04-01T19:18:00Z"/>
                <w:rFonts w:eastAsia="SimHei"/>
              </w:rPr>
            </w:pPr>
            <w:ins w:id="4410" w:author="ies12q680" w:date="2013-04-01T19:18:00Z">
              <w:r w:rsidRPr="004D697A">
                <w:rPr>
                  <w:rFonts w:eastAsia="SimHei" w:hint="eastAsia"/>
                </w:rPr>
                <w:t>默认</w:t>
              </w:r>
            </w:ins>
          </w:p>
        </w:tc>
        <w:tc>
          <w:tcPr>
            <w:tcW w:w="680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11" w:author="ies12q680" w:date="2013-04-01T19:18:00Z"/>
                <w:rFonts w:eastAsia="SimHei"/>
              </w:rPr>
            </w:pPr>
            <w:ins w:id="4412" w:author="ies12q680" w:date="2013-04-01T19:18:00Z">
              <w:r w:rsidRPr="004D697A">
                <w:rPr>
                  <w:rFonts w:eastAsia="SimHei" w:hint="eastAsia"/>
                </w:rPr>
                <w:t>必填</w:t>
              </w:r>
            </w:ins>
          </w:p>
        </w:tc>
        <w:tc>
          <w:tcPr>
            <w:tcW w:w="1845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13" w:author="ies12q680" w:date="2013-04-01T19:18:00Z"/>
                <w:rFonts w:eastAsia="SimHei"/>
              </w:rPr>
            </w:pPr>
            <w:ins w:id="4414" w:author="ies12q680" w:date="2013-04-01T19:18:00Z">
              <w:r w:rsidRPr="004D697A">
                <w:rPr>
                  <w:rFonts w:eastAsia="SimHei" w:hint="eastAsia"/>
                </w:rPr>
                <w:t>事件</w:t>
              </w:r>
            </w:ins>
          </w:p>
        </w:tc>
        <w:tc>
          <w:tcPr>
            <w:tcW w:w="3512" w:type="dxa"/>
            <w:shd w:val="clear" w:color="auto" w:fill="CCCCCC"/>
          </w:tcPr>
          <w:p w:rsidR="00F3167C" w:rsidRPr="004D697A" w:rsidRDefault="00F3167C" w:rsidP="00220C93">
            <w:pPr>
              <w:jc w:val="center"/>
              <w:rPr>
                <w:ins w:id="4415" w:author="ies12q680" w:date="2013-04-01T19:18:00Z"/>
                <w:rFonts w:eastAsia="SimHei"/>
              </w:rPr>
            </w:pPr>
            <w:ins w:id="4416" w:author="ies12q680" w:date="2013-04-01T19:18:00Z">
              <w:r w:rsidRPr="004D697A">
                <w:rPr>
                  <w:rFonts w:eastAsia="SimHei" w:hint="eastAsia"/>
                </w:rPr>
                <w:t>备注</w:t>
              </w:r>
            </w:ins>
          </w:p>
        </w:tc>
      </w:tr>
      <w:tr w:rsidR="00F3167C" w:rsidRPr="00352F05" w:rsidTr="00220C93">
        <w:trPr>
          <w:trHeight w:val="93"/>
          <w:ins w:id="4417" w:author="ies12q680" w:date="2013-04-01T19:18:00Z"/>
        </w:trPr>
        <w:tc>
          <w:tcPr>
            <w:tcW w:w="445" w:type="dxa"/>
          </w:tcPr>
          <w:p w:rsidR="00F3167C" w:rsidRPr="004D697A" w:rsidRDefault="00F3167C" w:rsidP="00220C93">
            <w:pPr>
              <w:rPr>
                <w:ins w:id="4418" w:author="ies12q680" w:date="2013-04-01T19:18:00Z"/>
                <w:rFonts w:ascii="Tahoma" w:hAnsi="Tahoma"/>
              </w:rPr>
            </w:pPr>
            <w:ins w:id="4419" w:author="ies12q680" w:date="2013-04-01T19:18:00Z">
              <w:r>
                <w:rPr>
                  <w:rFonts w:ascii="Tahoma" w:hAnsi="Tahoma"/>
                </w:rPr>
                <w:t>1</w:t>
              </w:r>
            </w:ins>
          </w:p>
        </w:tc>
        <w:tc>
          <w:tcPr>
            <w:tcW w:w="1310" w:type="dxa"/>
          </w:tcPr>
          <w:p w:rsidR="00F3167C" w:rsidRPr="004D697A" w:rsidRDefault="00F3167C" w:rsidP="00220C93">
            <w:pPr>
              <w:rPr>
                <w:ins w:id="4420" w:author="ies12q680" w:date="2013-04-01T19:18:00Z"/>
                <w:rFonts w:ascii="Tahoma" w:hAnsi="Tahoma"/>
              </w:rPr>
            </w:pPr>
            <w:ins w:id="4421" w:author="ies12q680" w:date="2013-04-01T19:18:00Z">
              <w:r>
                <w:rPr>
                  <w:rFonts w:ascii="Tahoma" w:hAnsi="Tahoma"/>
                </w:rPr>
                <w:t>cmbQryFamily</w:t>
              </w:r>
            </w:ins>
          </w:p>
        </w:tc>
        <w:tc>
          <w:tcPr>
            <w:tcW w:w="916" w:type="dxa"/>
          </w:tcPr>
          <w:p w:rsidR="00F3167C" w:rsidRPr="004D697A" w:rsidRDefault="00F3167C" w:rsidP="00220C93">
            <w:pPr>
              <w:rPr>
                <w:ins w:id="4422" w:author="ies12q680" w:date="2013-04-01T19:18:00Z"/>
                <w:rFonts w:ascii="Tahoma" w:hAnsi="Tahoma"/>
              </w:rPr>
            </w:pPr>
            <w:ins w:id="4423" w:author="ies12q680" w:date="2013-04-01T19:18:00Z">
              <w:r>
                <w:rPr>
                  <w:rFonts w:ascii="Tahoma" w:hAnsi="Tahoma"/>
                </w:rPr>
                <w:t>Combo Box</w:t>
              </w:r>
            </w:ins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424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FB26B4" w:rsidRDefault="00F3167C" w:rsidP="00220C93">
            <w:pPr>
              <w:rPr>
                <w:ins w:id="4425" w:author="ies12q680" w:date="2013-04-01T19:18:00Z"/>
                <w:rFonts w:ascii="Tahoma" w:hAnsi="Tahoma"/>
                <w:color w:val="FF0000"/>
              </w:rPr>
            </w:pPr>
            <w:ins w:id="4426" w:author="ies12q680" w:date="2013-04-01T19:18:00Z">
              <w:r w:rsidRPr="00F73009">
                <w:rPr>
                  <w:rFonts w:ascii="Tahoma" w:hAnsi="Tahoma" w:hint="eastAsia"/>
                  <w:color w:val="FF0000"/>
                </w:rPr>
                <w:t>第一个选项被选</w:t>
              </w:r>
            </w:ins>
          </w:p>
        </w:tc>
        <w:tc>
          <w:tcPr>
            <w:tcW w:w="680" w:type="dxa"/>
          </w:tcPr>
          <w:p w:rsidR="00F3167C" w:rsidRPr="00FB26B4" w:rsidRDefault="00F3167C" w:rsidP="00220C93">
            <w:pPr>
              <w:rPr>
                <w:ins w:id="4427" w:author="ies12q680" w:date="2013-04-01T19:18:00Z"/>
                <w:rFonts w:ascii="Tahoma" w:hAnsi="Tahoma"/>
                <w:color w:val="FF0000"/>
              </w:rPr>
            </w:pPr>
          </w:p>
        </w:tc>
        <w:tc>
          <w:tcPr>
            <w:tcW w:w="1845" w:type="dxa"/>
          </w:tcPr>
          <w:p w:rsidR="00F3167C" w:rsidRPr="00FB26B4" w:rsidRDefault="00F3167C" w:rsidP="00220C93">
            <w:pPr>
              <w:rPr>
                <w:ins w:id="4428" w:author="ies12q680" w:date="2013-04-01T19:18:00Z"/>
                <w:rFonts w:ascii="Tahoma" w:hAnsi="Tahoma"/>
                <w:color w:val="FF0000"/>
              </w:rPr>
            </w:pPr>
            <w:ins w:id="4429" w:author="ies12q680" w:date="2013-04-01T19:18:00Z">
              <w:r w:rsidRPr="00F73009">
                <w:rPr>
                  <w:rFonts w:ascii="Tahoma" w:hAnsi="Tahoma"/>
                  <w:color w:val="FF0000"/>
                </w:rPr>
                <w:t>Change</w:t>
              </w:r>
              <w:r w:rsidRPr="00F73009">
                <w:rPr>
                  <w:rFonts w:ascii="Tahoma" w:hAnsi="Tahoma" w:hint="eastAsia"/>
                  <w:color w:val="FF0000"/>
                </w:rPr>
                <w:t>：</w:t>
              </w:r>
              <w:r w:rsidRPr="00F73009">
                <w:rPr>
                  <w:rFonts w:ascii="Tahoma" w:hAnsi="Tahoma"/>
                  <w:color w:val="FF0000"/>
                </w:rPr>
                <w:t>tabResult</w:t>
              </w:r>
              <w:r w:rsidRPr="00F73009">
                <w:rPr>
                  <w:rFonts w:ascii="Tahoma" w:hAnsi="Tahoma" w:hint="eastAsia"/>
                  <w:color w:val="FF0000"/>
                </w:rPr>
                <w:t>表格中换为显示新选</w:t>
              </w:r>
              <w:r w:rsidRPr="00F73009">
                <w:rPr>
                  <w:rFonts w:ascii="Tahoma" w:hAnsi="Tahoma"/>
                  <w:color w:val="FF0000"/>
                </w:rPr>
                <w:t>Family</w:t>
              </w:r>
              <w:r w:rsidRPr="00F73009">
                <w:rPr>
                  <w:rFonts w:ascii="Tahoma" w:hAnsi="Tahoma" w:hint="eastAsia"/>
                  <w:color w:val="FF0000"/>
                </w:rPr>
                <w:t>对应的所有</w:t>
              </w:r>
              <w:r>
                <w:rPr>
                  <w:rFonts w:ascii="Tahoma" w:hAnsi="Tahoma" w:hint="eastAsia"/>
                  <w:color w:val="FF0000"/>
                </w:rPr>
                <w:t>PCB</w:t>
              </w:r>
              <w:r w:rsidRPr="00F73009">
                <w:rPr>
                  <w:rFonts w:ascii="Tahoma" w:hAnsi="Tahoma"/>
                  <w:color w:val="FF0000"/>
                </w:rPr>
                <w:t>Version</w:t>
              </w:r>
              <w:r w:rsidRPr="00F73009">
                <w:rPr>
                  <w:rFonts w:ascii="Tahoma" w:hAnsi="Tahoma" w:hint="eastAsia"/>
                  <w:color w:val="FF0000"/>
                </w:rPr>
                <w:t>记录。</w:t>
              </w:r>
            </w:ins>
          </w:p>
        </w:tc>
        <w:tc>
          <w:tcPr>
            <w:tcW w:w="3512" w:type="dxa"/>
          </w:tcPr>
          <w:p w:rsidR="00F3167C" w:rsidRDefault="00F3167C" w:rsidP="00220C93">
            <w:pPr>
              <w:rPr>
                <w:ins w:id="4430" w:author="ies12q680" w:date="2013-04-01T19:18:00Z"/>
                <w:rFonts w:ascii="Tahoma" w:hAnsi="Tahoma"/>
                <w:color w:val="FF0000"/>
              </w:rPr>
            </w:pPr>
            <w:ins w:id="4431" w:author="ies12q680" w:date="2013-04-01T19:18:00Z">
              <w:r w:rsidRPr="00F73009">
                <w:rPr>
                  <w:rFonts w:ascii="Tahoma" w:hAnsi="Tahoma" w:hint="eastAsia"/>
                  <w:color w:val="FF0000"/>
                </w:rPr>
                <w:t>页面打开时，加载</w:t>
              </w:r>
              <w:r w:rsidRPr="00F73009">
                <w:rPr>
                  <w:rFonts w:ascii="Tahoma" w:hAnsi="Tahoma"/>
                  <w:color w:val="FF0000"/>
                </w:rPr>
                <w:t xml:space="preserve">cmbQryFamily </w:t>
              </w:r>
              <w:r w:rsidRPr="00F73009">
                <w:rPr>
                  <w:rFonts w:ascii="Tahoma" w:hAnsi="Tahoma" w:hint="eastAsia"/>
                  <w:color w:val="FF0000"/>
                </w:rPr>
                <w:t>数据</w:t>
              </w:r>
            </w:ins>
          </w:p>
          <w:p w:rsidR="00F3167C" w:rsidRPr="00FB26B4" w:rsidRDefault="00F3167C" w:rsidP="00220C93">
            <w:pPr>
              <w:rPr>
                <w:ins w:id="4432" w:author="ies12q680" w:date="2013-04-01T19:18:00Z"/>
                <w:rFonts w:ascii="Tahoma" w:hAnsi="Tahoma"/>
                <w:color w:val="FF0000"/>
              </w:rPr>
            </w:pPr>
            <w:ins w:id="4433" w:author="ies12q680" w:date="2013-04-01T19:18:00Z">
              <w:r w:rsidRPr="00F73009">
                <w:rPr>
                  <w:rFonts w:ascii="Tahoma" w:hAnsi="Tahoma" w:hint="eastAsia"/>
                  <w:color w:val="FF0000"/>
                </w:rPr>
                <w:t>参考方法：</w:t>
              </w:r>
            </w:ins>
          </w:p>
          <w:p w:rsidR="00F3167C" w:rsidRDefault="00F3167C" w:rsidP="00220C93">
            <w:pPr>
              <w:rPr>
                <w:ins w:id="4434" w:author="ies12q680" w:date="2013-04-01T19:18:00Z"/>
                <w:rFonts w:ascii="Courier New" w:hAnsi="Courier New" w:cs="Courier New"/>
                <w:strike/>
                <w:color w:val="0070C0"/>
                <w:szCs w:val="20"/>
              </w:rPr>
            </w:pPr>
            <w:ins w:id="4435" w:author="ies12q680" w:date="2013-04-01T19:18:00Z">
              <w:r w:rsidRPr="008E4B75">
                <w:rPr>
                  <w:rFonts w:ascii="Courier New" w:hAnsi="Courier New" w:cs="Courier New"/>
                  <w:strike/>
                  <w:color w:val="0070C0"/>
                  <w:szCs w:val="20"/>
                </w:rPr>
                <w:t>SELECT Family FROM Family ORDER BY Family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ind w:left="272" w:right="18" w:hanging="150"/>
              <w:rPr>
                <w:ins w:id="4436" w:author="ies12q680" w:date="2013-04-01T19:18:00Z"/>
                <w:rFonts w:ascii="Tahoma" w:hAnsi="Tahoma"/>
                <w:color w:val="0070C0"/>
              </w:rPr>
            </w:pPr>
            <w:ins w:id="4437" w:author="ies12q680" w:date="2013-04-01T19:18:00Z">
              <w:r w:rsidRPr="008E4B75">
                <w:rPr>
                  <w:rFonts w:ascii="Courier New" w:hAnsi="Courier New" w:cs="Courier New"/>
                  <w:color w:val="0070C0"/>
                  <w:szCs w:val="20"/>
                </w:rPr>
                <w:t>select distinct Descr from Part  nolock where BomNodeType = 'MB'    order by Descr</w:t>
              </w:r>
            </w:ins>
          </w:p>
        </w:tc>
      </w:tr>
      <w:tr w:rsidR="00F3167C" w:rsidRPr="00352F05" w:rsidTr="00220C93">
        <w:trPr>
          <w:trHeight w:val="93"/>
          <w:ins w:id="4438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439" w:author="ies12q680" w:date="2013-04-01T19:18:00Z"/>
                <w:rFonts w:ascii="Tahoma" w:hAnsi="Tahoma"/>
              </w:rPr>
            </w:pPr>
            <w:ins w:id="4440" w:author="ies12q680" w:date="2013-04-01T19:18:00Z">
              <w:r>
                <w:rPr>
                  <w:rFonts w:ascii="Tahoma" w:hAnsi="Tahoma" w:hint="eastAsia"/>
                </w:rPr>
                <w:t>2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441" w:author="ies12q680" w:date="2013-04-01T19:18:00Z"/>
                <w:rFonts w:ascii="Tahoma" w:hAnsi="Tahoma"/>
              </w:rPr>
            </w:pPr>
            <w:ins w:id="4442" w:author="ies12q680" w:date="2013-04-01T19:18:00Z">
              <w:r>
                <w:rPr>
                  <w:rFonts w:ascii="Tahoma" w:hAnsi="Tahoma"/>
                </w:rPr>
                <w:t>tabResult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443" w:author="ies12q680" w:date="2013-04-01T19:18:00Z"/>
                <w:rFonts w:ascii="Tahoma" w:hAnsi="Tahoma"/>
              </w:rPr>
            </w:pPr>
            <w:ins w:id="4444" w:author="ies12q680" w:date="2013-04-01T19:18:00Z">
              <w:r>
                <w:rPr>
                  <w:rFonts w:ascii="Tahoma" w:hAnsi="Tahoma"/>
                </w:rPr>
                <w:t>Table</w:t>
              </w:r>
            </w:ins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445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446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447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448" w:author="ies12q680" w:date="2013-04-01T19:18:00Z"/>
                <w:rFonts w:ascii="Tahoma" w:hAnsi="Tahoma"/>
              </w:rPr>
            </w:pPr>
            <w:ins w:id="4449" w:author="ies12q680" w:date="2013-04-01T19:18:00Z">
              <w:r>
                <w:rPr>
                  <w:rFonts w:ascii="Tahoma" w:hAnsi="Tahoma"/>
                </w:rPr>
                <w:t>On Click:</w:t>
              </w:r>
            </w:ins>
          </w:p>
          <w:p w:rsidR="00F3167C" w:rsidRDefault="00F3167C" w:rsidP="00220C93">
            <w:pPr>
              <w:rPr>
                <w:ins w:id="4450" w:author="ies12q680" w:date="2013-04-01T19:18:00Z"/>
                <w:rFonts w:ascii="Tahoma" w:hAnsi="Tahoma"/>
              </w:rPr>
            </w:pPr>
            <w:ins w:id="4451" w:author="ies12q680" w:date="2013-04-01T19:18:00Z"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点击的记录并显示</w:t>
              </w:r>
              <w:r>
                <w:rPr>
                  <w:rFonts w:ascii="Tahoma" w:hAnsi="Tahoma"/>
                </w:rPr>
                <w:t xml:space="preserve">Hight Light </w:t>
              </w:r>
              <w:r>
                <w:rPr>
                  <w:rFonts w:ascii="Tahoma" w:hAnsi="Tahoma" w:hint="eastAsia"/>
                </w:rPr>
                <w:t>记录于</w:t>
              </w:r>
              <w:r>
                <w:rPr>
                  <w:rFonts w:ascii="Tahoma" w:hAnsi="Tahoma"/>
                </w:rPr>
                <w:t>cmbFamily/txtMBCode/txt</w:t>
              </w:r>
              <w:r>
                <w:rPr>
                  <w:rFonts w:ascii="Tahoma" w:hAnsi="Tahoma" w:hint="eastAsia"/>
                </w:rPr>
                <w:t>PCBVER</w:t>
              </w:r>
              <w:r>
                <w:rPr>
                  <w:rFonts w:ascii="Tahoma" w:hAnsi="Tahoma"/>
                </w:rPr>
                <w:t>/</w:t>
              </w:r>
            </w:ins>
          </w:p>
          <w:p w:rsidR="00F3167C" w:rsidRDefault="00F3167C" w:rsidP="00220C93">
            <w:pPr>
              <w:rPr>
                <w:ins w:id="4452" w:author="ies12q680" w:date="2013-04-01T19:18:00Z"/>
                <w:rFonts w:ascii="Tahoma" w:hAnsi="Tahoma" w:cs="Arial"/>
                <w:b/>
                <w:bCs/>
                <w:iCs/>
                <w:sz w:val="28"/>
              </w:rPr>
            </w:pPr>
            <w:ins w:id="4453" w:author="ies12q680" w:date="2013-04-01T19:18:00Z">
              <w:r>
                <w:rPr>
                  <w:rFonts w:ascii="Tahoma" w:hAnsi="Tahoma"/>
                  <w:color w:val="FF0000"/>
                </w:rPr>
                <w:t>txt</w:t>
              </w:r>
              <w:r>
                <w:rPr>
                  <w:rFonts w:ascii="Tahoma" w:hAnsi="Tahoma" w:hint="eastAsia"/>
                  <w:color w:val="FF0000"/>
                </w:rPr>
                <w:t>CTVER</w:t>
              </w:r>
              <w:r w:rsidRPr="00F73009">
                <w:rPr>
                  <w:rFonts w:ascii="Tahoma" w:hAnsi="Tahoma"/>
                  <w:color w:val="FF0000"/>
                </w:rPr>
                <w:t>/</w:t>
              </w:r>
              <w:r>
                <w:rPr>
                  <w:rFonts w:ascii="Tahoma" w:hAnsi="Tahoma" w:hint="eastAsia"/>
                  <w:color w:val="FF0000"/>
                </w:rPr>
                <w:t>txtSupplier/</w:t>
              </w:r>
              <w:r w:rsidRPr="00F73009">
                <w:rPr>
                  <w:rFonts w:ascii="Tahoma" w:hAnsi="Tahoma"/>
                  <w:color w:val="FF0000"/>
                </w:rPr>
                <w:t>txtRemark</w:t>
              </w:r>
            </w:ins>
          </w:p>
        </w:tc>
        <w:tc>
          <w:tcPr>
            <w:tcW w:w="3512" w:type="dxa"/>
          </w:tcPr>
          <w:p w:rsidR="00F3167C" w:rsidRDefault="00F3167C" w:rsidP="00220C93">
            <w:pPr>
              <w:rPr>
                <w:ins w:id="4454" w:author="ies12q680" w:date="2013-04-01T19:18:00Z"/>
                <w:rFonts w:ascii="Tahoma" w:hAnsi="Tahoma"/>
              </w:rPr>
            </w:pPr>
            <w:ins w:id="4455" w:author="ies12q680" w:date="2013-04-01T19:18:00Z">
              <w:r>
                <w:rPr>
                  <w:rFonts w:ascii="Tahoma" w:hAnsi="Tahoma"/>
                </w:rPr>
                <w:t xml:space="preserve">tabResult </w:t>
              </w:r>
              <w:r>
                <w:rPr>
                  <w:rFonts w:ascii="Tahoma" w:hAnsi="Tahoma" w:hint="eastAsia"/>
                </w:rPr>
                <w:t>各栏位标题：</w:t>
              </w:r>
            </w:ins>
          </w:p>
          <w:p w:rsidR="00F3167C" w:rsidRDefault="00F3167C" w:rsidP="00220C93">
            <w:pPr>
              <w:rPr>
                <w:ins w:id="4456" w:author="ies12q680" w:date="2013-04-01T19:18:00Z"/>
                <w:rFonts w:ascii="Tahoma" w:hAnsi="Tahoma"/>
              </w:rPr>
            </w:pPr>
            <w:ins w:id="4457" w:author="ies12q680" w:date="2013-04-01T19:18:00Z">
              <w:r>
                <w:rPr>
                  <w:rFonts w:ascii="Tahoma" w:hAnsi="Tahoma"/>
                </w:rPr>
                <w:t xml:space="preserve">Family | MB Code | </w:t>
              </w:r>
              <w:r>
                <w:rPr>
                  <w:rFonts w:ascii="Tahoma" w:hAnsi="Tahoma" w:hint="eastAsia"/>
                </w:rPr>
                <w:t>PCBVER</w:t>
              </w:r>
              <w:r>
                <w:rPr>
                  <w:rFonts w:ascii="Tahoma" w:hAnsi="Tahoma"/>
                </w:rPr>
                <w:t xml:space="preserve"> |</w:t>
              </w:r>
              <w:r w:rsidRPr="00F73009">
                <w:rPr>
                  <w:rFonts w:ascii="Tahoma" w:hAnsi="Tahoma"/>
                  <w:color w:val="FF0000"/>
                </w:rPr>
                <w:t xml:space="preserve"> </w:t>
              </w:r>
              <w:r>
                <w:rPr>
                  <w:rFonts w:ascii="Tahoma" w:hAnsi="Tahoma" w:hint="eastAsia"/>
                  <w:color w:val="FF0000"/>
                </w:rPr>
                <w:t>CTVER</w:t>
              </w:r>
              <w:r w:rsidRPr="00F73009">
                <w:rPr>
                  <w:rFonts w:ascii="Tahoma" w:hAnsi="Tahoma"/>
                  <w:color w:val="FF0000"/>
                </w:rPr>
                <w:t xml:space="preserve"> | </w:t>
              </w:r>
              <w:r>
                <w:rPr>
                  <w:rFonts w:ascii="Tahoma" w:hAnsi="Tahoma" w:hint="eastAsia"/>
                  <w:color w:val="FF0000"/>
                </w:rPr>
                <w:t>Supplier|</w:t>
              </w:r>
              <w:r w:rsidRPr="00F73009">
                <w:rPr>
                  <w:rFonts w:ascii="Tahoma" w:hAnsi="Tahoma"/>
                  <w:color w:val="FF0000"/>
                </w:rPr>
                <w:t xml:space="preserve">Remark </w:t>
              </w:r>
              <w:r>
                <w:rPr>
                  <w:rFonts w:ascii="Tahoma" w:hAnsi="Tahoma"/>
                </w:rPr>
                <w:t>| Editor | Cdt | Udt</w:t>
              </w:r>
            </w:ins>
          </w:p>
        </w:tc>
      </w:tr>
      <w:tr w:rsidR="00F3167C" w:rsidRPr="00352F05" w:rsidTr="00220C93">
        <w:trPr>
          <w:trHeight w:val="93"/>
          <w:ins w:id="4458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459" w:author="ies12q680" w:date="2013-04-01T19:18:00Z"/>
                <w:rFonts w:ascii="Tahoma" w:hAnsi="Tahoma"/>
              </w:rPr>
            </w:pPr>
            <w:ins w:id="4460" w:author="ies12q680" w:date="2013-04-01T19:18:00Z">
              <w:r>
                <w:rPr>
                  <w:rFonts w:ascii="Tahoma" w:hAnsi="Tahoma" w:hint="eastAsia"/>
                </w:rPr>
                <w:t>3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461" w:author="ies12q680" w:date="2013-04-01T19:18:00Z"/>
                <w:rFonts w:ascii="Tahoma" w:hAnsi="Tahoma"/>
              </w:rPr>
            </w:pPr>
            <w:ins w:id="4462" w:author="ies12q680" w:date="2013-04-01T19:18:00Z">
              <w:r>
                <w:rPr>
                  <w:rFonts w:ascii="Tahoma" w:hAnsi="Tahoma"/>
                </w:rPr>
                <w:t>cmbFamily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463" w:author="ies12q680" w:date="2013-04-01T19:18:00Z"/>
                <w:rFonts w:ascii="Tahoma" w:hAnsi="Tahoma"/>
              </w:rPr>
            </w:pPr>
            <w:ins w:id="4464" w:author="ies12q680" w:date="2013-04-01T19:18:00Z">
              <w:r>
                <w:rPr>
                  <w:rFonts w:ascii="Tahoma" w:hAnsi="Tahoma"/>
                </w:rPr>
                <w:t>Combo Box</w:t>
              </w:r>
            </w:ins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465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466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7327EE" w:rsidRDefault="00F3167C" w:rsidP="00220C93">
            <w:pPr>
              <w:rPr>
                <w:ins w:id="4467" w:author="ies12q680" w:date="2013-04-01T19:18:00Z"/>
                <w:rFonts w:ascii="Tahoma" w:hAnsi="Tahoma"/>
                <w:color w:val="FF0000"/>
              </w:rPr>
            </w:pPr>
            <w:ins w:id="4468" w:author="ies12q680" w:date="2013-04-01T19:18:00Z">
              <w:r w:rsidRPr="00F73009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F3167C" w:rsidRPr="00AF5895" w:rsidRDefault="00F3167C" w:rsidP="00220C93">
            <w:pPr>
              <w:rPr>
                <w:ins w:id="4469" w:author="ies12q680" w:date="2013-04-01T19:18:00Z"/>
                <w:rFonts w:ascii="Tahoma" w:hAnsi="Tahoma"/>
                <w:color w:val="FF0000"/>
              </w:rPr>
            </w:pPr>
          </w:p>
        </w:tc>
        <w:tc>
          <w:tcPr>
            <w:tcW w:w="3512" w:type="dxa"/>
          </w:tcPr>
          <w:p w:rsidR="00F3167C" w:rsidRDefault="00F3167C" w:rsidP="00220C93">
            <w:pPr>
              <w:rPr>
                <w:ins w:id="4470" w:author="ies12q680" w:date="2013-04-01T19:18:00Z"/>
                <w:rFonts w:ascii="Tahoma" w:hAnsi="Tahoma"/>
              </w:rPr>
            </w:pPr>
            <w:ins w:id="4471" w:author="ies12q680" w:date="2013-04-01T19:18:00Z">
              <w:r>
                <w:rPr>
                  <w:rFonts w:ascii="Tahoma" w:hAnsi="Tahoma" w:hint="eastAsia"/>
                </w:rPr>
                <w:t>页面打开时，加载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数据</w:t>
              </w:r>
            </w:ins>
          </w:p>
          <w:p w:rsidR="00F3167C" w:rsidRDefault="00F3167C" w:rsidP="00220C93">
            <w:pPr>
              <w:rPr>
                <w:ins w:id="4472" w:author="ies12q680" w:date="2013-04-01T19:18:00Z"/>
                <w:rFonts w:ascii="Tahoma" w:hAnsi="Tahoma"/>
              </w:rPr>
            </w:pPr>
            <w:ins w:id="4473" w:author="ies12q680" w:date="2013-04-01T19:18:00Z">
              <w:r>
                <w:rPr>
                  <w:rFonts w:ascii="Tahoma" w:hAnsi="Tahoma" w:hint="eastAsia"/>
                </w:rPr>
                <w:t>参考方法：</w:t>
              </w:r>
            </w:ins>
          </w:p>
          <w:p w:rsidR="00F3167C" w:rsidRDefault="00F3167C" w:rsidP="00220C93">
            <w:pPr>
              <w:rPr>
                <w:ins w:id="4474" w:author="ies12q680" w:date="2013-04-01T19:18:00Z"/>
                <w:rFonts w:ascii="Courier New" w:hAnsi="Courier New" w:cs="Courier New"/>
                <w:strike/>
                <w:noProof/>
                <w:color w:val="0070C0"/>
                <w:szCs w:val="20"/>
              </w:rPr>
            </w:pPr>
            <w:ins w:id="4475" w:author="ies12q680" w:date="2013-04-01T19:18:00Z">
              <w:r w:rsidRPr="008E4B75">
                <w:rPr>
                  <w:rFonts w:ascii="Courier New" w:hAnsi="Courier New" w:cs="Courier New"/>
                  <w:strike/>
                  <w:noProof/>
                  <w:color w:val="0070C0"/>
                  <w:szCs w:val="20"/>
                </w:rPr>
                <w:lastRenderedPageBreak/>
                <w:t xml:space="preserve">SELECT Family FROM Family ORDER BY Family </w:t>
              </w:r>
            </w:ins>
          </w:p>
          <w:p w:rsidR="00F3167C" w:rsidRPr="005A53AF" w:rsidRDefault="00F3167C" w:rsidP="00220C93">
            <w:pPr>
              <w:rPr>
                <w:ins w:id="4476" w:author="ies12q680" w:date="2013-04-01T19:18:00Z"/>
                <w:rFonts w:ascii="Tahoma" w:hAnsi="Tahoma"/>
              </w:rPr>
            </w:pPr>
            <w:ins w:id="4477" w:author="ies12q680" w:date="2013-04-01T19:18:00Z">
              <w:r w:rsidRPr="008772C6">
                <w:rPr>
                  <w:rFonts w:ascii="Courier New" w:hAnsi="Courier New" w:cs="Courier New"/>
                  <w:color w:val="0070C0"/>
                  <w:szCs w:val="20"/>
                </w:rPr>
                <w:t>select distinct Descr from Part  nolock where BomNodeType = 'MB'    order by Descr</w:t>
              </w:r>
            </w:ins>
          </w:p>
        </w:tc>
      </w:tr>
      <w:tr w:rsidR="00F3167C" w:rsidRPr="00352F05" w:rsidTr="00220C93">
        <w:trPr>
          <w:trHeight w:val="93"/>
          <w:ins w:id="4478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479" w:author="ies12q680" w:date="2013-04-01T19:18:00Z"/>
                <w:rFonts w:ascii="Tahoma" w:hAnsi="Tahoma"/>
              </w:rPr>
            </w:pPr>
            <w:ins w:id="4480" w:author="ies12q680" w:date="2013-04-01T19:18:00Z">
              <w:r>
                <w:rPr>
                  <w:rFonts w:ascii="Tahoma" w:hAnsi="Tahoma" w:hint="eastAsia"/>
                </w:rPr>
                <w:lastRenderedPageBreak/>
                <w:t>4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481" w:author="ies12q680" w:date="2013-04-01T19:18:00Z"/>
                <w:rFonts w:ascii="Tahoma" w:hAnsi="Tahoma"/>
              </w:rPr>
            </w:pPr>
            <w:ins w:id="4482" w:author="ies12q680" w:date="2013-04-01T19:18:00Z">
              <w:r>
                <w:rPr>
                  <w:rFonts w:ascii="Tahoma" w:hAnsi="Tahoma"/>
                </w:rPr>
                <w:t>txtMBCode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483" w:author="ies12q680" w:date="2013-04-01T19:18:00Z"/>
                <w:rFonts w:ascii="Tahoma" w:hAnsi="Tahoma"/>
              </w:rPr>
            </w:pPr>
            <w:ins w:id="4484" w:author="ies12q680" w:date="2013-04-01T19:1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F3167C" w:rsidRDefault="00F3167C" w:rsidP="00220C93">
            <w:pPr>
              <w:rPr>
                <w:ins w:id="4485" w:author="ies12q680" w:date="2013-04-01T19:18:00Z"/>
                <w:rFonts w:ascii="Tahoma" w:hAnsi="Tahoma"/>
              </w:rPr>
            </w:pPr>
            <w:ins w:id="4486" w:author="ies12q680" w:date="2013-04-01T19:1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/>
                </w:rPr>
                <w:t xml:space="preserve">2 </w:t>
              </w:r>
              <w:r>
                <w:rPr>
                  <w:rFonts w:ascii="Tahoma" w:hAnsi="Tahoma" w:hint="eastAsia"/>
                </w:rPr>
                <w:t>的字符串；</w:t>
              </w:r>
            </w:ins>
          </w:p>
          <w:p w:rsidR="00F3167C" w:rsidRPr="004D697A" w:rsidRDefault="00F3167C" w:rsidP="00220C93">
            <w:pPr>
              <w:rPr>
                <w:ins w:id="4487" w:author="ies12q680" w:date="2013-04-01T19:18:00Z"/>
                <w:rFonts w:ascii="Tahoma" w:hAnsi="Tahoma"/>
              </w:rPr>
            </w:pPr>
            <w:ins w:id="4488" w:author="ies12q680" w:date="2013-04-01T19:18:00Z">
              <w:r>
                <w:rPr>
                  <w:rFonts w:ascii="Tahoma" w:hAnsi="Tahoma"/>
                </w:rPr>
                <w:t>0~9</w:t>
              </w:r>
              <w:r>
                <w:rPr>
                  <w:rFonts w:ascii="Tahoma" w:hAnsi="Tahoma" w:hint="eastAsia"/>
                </w:rPr>
                <w:t>，</w:t>
              </w:r>
              <w:r>
                <w:rPr>
                  <w:rFonts w:ascii="Tahoma" w:hAnsi="Tahoma"/>
                </w:rPr>
                <w:t>A~Z</w:t>
              </w:r>
            </w:ins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489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490" w:author="ies12q680" w:date="2013-04-01T19:18:00Z"/>
                <w:rFonts w:ascii="Tahoma" w:hAnsi="Tahoma"/>
              </w:rPr>
            </w:pPr>
            <w:ins w:id="4491" w:author="ies12q680" w:date="2013-04-01T19:1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492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493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494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495" w:author="ies12q680" w:date="2013-04-01T19:18:00Z"/>
                <w:rFonts w:ascii="Tahoma" w:hAnsi="Tahoma"/>
              </w:rPr>
            </w:pPr>
            <w:ins w:id="4496" w:author="ies12q680" w:date="2013-04-01T19:18:00Z">
              <w:r>
                <w:rPr>
                  <w:rFonts w:ascii="Tahoma" w:hAnsi="Tahoma" w:hint="eastAsia"/>
                </w:rPr>
                <w:t>5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497" w:author="ies12q680" w:date="2013-04-01T19:18:00Z"/>
                <w:rFonts w:ascii="Tahoma" w:hAnsi="Tahoma"/>
              </w:rPr>
            </w:pPr>
            <w:ins w:id="4498" w:author="ies12q680" w:date="2013-04-01T19:18:00Z"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</w:t>
              </w:r>
              <w:r>
                <w:rPr>
                  <w:rFonts w:ascii="Tahoma" w:hAnsi="Tahoma"/>
                </w:rPr>
                <w:t>ECR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499" w:author="ies12q680" w:date="2013-04-01T19:18:00Z"/>
                <w:rFonts w:ascii="Tahoma" w:hAnsi="Tahoma"/>
              </w:rPr>
            </w:pPr>
            <w:ins w:id="4500" w:author="ies12q680" w:date="2013-04-01T19:1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F3167C" w:rsidRDefault="00F3167C" w:rsidP="00220C93">
            <w:pPr>
              <w:rPr>
                <w:ins w:id="4501" w:author="ies12q680" w:date="2013-04-01T19:18:00Z"/>
                <w:rFonts w:ascii="Tahoma" w:hAnsi="Tahoma"/>
              </w:rPr>
            </w:pPr>
            <w:ins w:id="4502" w:author="ies12q680" w:date="2013-04-01T19:1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3</w:t>
              </w:r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F3167C" w:rsidRDefault="00F3167C" w:rsidP="00220C93">
            <w:pPr>
              <w:rPr>
                <w:ins w:id="4503" w:author="ies12q680" w:date="2013-04-01T19:18:00Z"/>
                <w:rFonts w:ascii="Tahoma" w:hAnsi="Tahoma"/>
              </w:rPr>
            </w:pPr>
          </w:p>
          <w:p w:rsidR="00F3167C" w:rsidRPr="00412A5D" w:rsidRDefault="00F3167C" w:rsidP="00220C93">
            <w:pPr>
              <w:rPr>
                <w:ins w:id="4504" w:author="ies12q680" w:date="2013-04-01T19:18:00Z"/>
                <w:rFonts w:ascii="Tahoma" w:hAnsi="Tahoma"/>
              </w:rPr>
            </w:pPr>
          </w:p>
          <w:p w:rsidR="00F3167C" w:rsidRPr="00412A5D" w:rsidRDefault="00F3167C" w:rsidP="00220C93">
            <w:pPr>
              <w:rPr>
                <w:ins w:id="4505" w:author="ies12q680" w:date="2013-04-01T19:18:00Z"/>
                <w:rFonts w:ascii="Tahoma" w:hAnsi="Tahoma"/>
              </w:rPr>
            </w:pPr>
          </w:p>
          <w:p w:rsidR="00F3167C" w:rsidRPr="00412A5D" w:rsidRDefault="00F3167C" w:rsidP="00220C93">
            <w:pPr>
              <w:rPr>
                <w:ins w:id="4506" w:author="ies12q680" w:date="2013-04-01T19:18:00Z"/>
                <w:rFonts w:ascii="Tahoma" w:hAnsi="Tahoma"/>
              </w:rPr>
            </w:pPr>
          </w:p>
          <w:p w:rsidR="00F3167C" w:rsidRPr="00412A5D" w:rsidRDefault="00F3167C" w:rsidP="00220C93">
            <w:pPr>
              <w:rPr>
                <w:ins w:id="4507" w:author="ies12q680" w:date="2013-04-01T19:18:00Z"/>
                <w:rFonts w:ascii="Tahoma" w:hAnsi="Tahoma"/>
              </w:rPr>
            </w:pPr>
          </w:p>
          <w:p w:rsidR="00F3167C" w:rsidRDefault="00F3167C" w:rsidP="00220C93">
            <w:pPr>
              <w:rPr>
                <w:ins w:id="4508" w:author="ies12q680" w:date="2013-04-01T19:18:00Z"/>
                <w:rFonts w:ascii="Tahoma" w:hAnsi="Tahoma"/>
              </w:rPr>
            </w:pPr>
          </w:p>
          <w:p w:rsidR="00F3167C" w:rsidRPr="00412A5D" w:rsidRDefault="00F3167C" w:rsidP="00220C93">
            <w:pPr>
              <w:rPr>
                <w:ins w:id="4509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510" w:author="ies12q680" w:date="2013-04-01T19:18:00Z"/>
                <w:rFonts w:ascii="Tahoma" w:hAnsi="Tahoma"/>
              </w:rPr>
            </w:pPr>
            <w:ins w:id="4511" w:author="ies12q680" w:date="2013-04-01T19:1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512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513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514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515" w:author="ies12q680" w:date="2013-04-01T19:18:00Z"/>
                <w:rFonts w:ascii="Tahoma" w:hAnsi="Tahoma"/>
              </w:rPr>
            </w:pPr>
            <w:ins w:id="4516" w:author="ies12q680" w:date="2013-04-01T19:18:00Z">
              <w:r>
                <w:rPr>
                  <w:rFonts w:ascii="Tahoma" w:hAnsi="Tahoma" w:hint="eastAsia"/>
                </w:rPr>
                <w:t>6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517" w:author="ies12q680" w:date="2013-04-01T19:18:00Z"/>
                <w:rFonts w:ascii="Tahoma" w:hAnsi="Tahoma"/>
                <w:color w:val="FF0000"/>
              </w:rPr>
            </w:pPr>
            <w:ins w:id="4518" w:author="ies12q680" w:date="2013-04-01T19:18:00Z">
              <w:r w:rsidRPr="00F73009">
                <w:rPr>
                  <w:rFonts w:ascii="Tahoma" w:hAnsi="Tahoma"/>
                  <w:color w:val="FF0000"/>
                </w:rPr>
                <w:t>txt</w:t>
              </w:r>
              <w:r>
                <w:rPr>
                  <w:rFonts w:ascii="Tahoma" w:hAnsi="Tahoma" w:hint="eastAsia"/>
                  <w:color w:val="FF0000"/>
                </w:rPr>
                <w:t>CT</w:t>
              </w:r>
              <w:r w:rsidRPr="00F73009">
                <w:rPr>
                  <w:rFonts w:ascii="Tahoma" w:hAnsi="Tahoma"/>
                  <w:color w:val="FF0000"/>
                </w:rPr>
                <w:t>Ver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519" w:author="ies12q680" w:date="2013-04-01T19:18:00Z"/>
                <w:rFonts w:ascii="Tahoma" w:hAnsi="Tahoma"/>
              </w:rPr>
            </w:pPr>
            <w:ins w:id="4520" w:author="ies12q680" w:date="2013-04-01T19:1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F3167C" w:rsidRPr="00F83DFC" w:rsidRDefault="00F3167C" w:rsidP="00220C93">
            <w:pPr>
              <w:rPr>
                <w:ins w:id="4521" w:author="ies12q680" w:date="2013-04-01T19:18:00Z"/>
                <w:rFonts w:ascii="Tahoma" w:hAnsi="Tahoma"/>
              </w:rPr>
            </w:pPr>
            <w:ins w:id="4522" w:author="ies12q680" w:date="2013-04-01T19:1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F3167C" w:rsidRPr="00F83DFC" w:rsidRDefault="00F3167C" w:rsidP="00220C93">
            <w:pPr>
              <w:rPr>
                <w:ins w:id="4523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524" w:author="ies12q680" w:date="2013-04-01T19:18:00Z"/>
                <w:rFonts w:ascii="Tahoma" w:hAnsi="Tahoma"/>
              </w:rPr>
            </w:pPr>
            <w:ins w:id="4525" w:author="ies12q680" w:date="2013-04-01T19:18:00Z">
              <w:r w:rsidRPr="00672196"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526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527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528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529" w:author="ies12q680" w:date="2013-04-01T19:18:00Z"/>
                <w:rFonts w:ascii="Tahoma" w:hAnsi="Tahoma"/>
              </w:rPr>
            </w:pPr>
            <w:ins w:id="4530" w:author="ies12q680" w:date="2013-04-01T19:18:00Z">
              <w:r>
                <w:rPr>
                  <w:rFonts w:ascii="Tahoma" w:hAnsi="Tahoma" w:hint="eastAsia"/>
                </w:rPr>
                <w:t>7</w:t>
              </w:r>
            </w:ins>
          </w:p>
        </w:tc>
        <w:tc>
          <w:tcPr>
            <w:tcW w:w="1310" w:type="dxa"/>
          </w:tcPr>
          <w:p w:rsidR="00F3167C" w:rsidRPr="00F73009" w:rsidRDefault="00F3167C" w:rsidP="00220C93">
            <w:pPr>
              <w:rPr>
                <w:ins w:id="4531" w:author="ies12q680" w:date="2013-04-01T19:18:00Z"/>
                <w:rFonts w:ascii="Tahoma" w:hAnsi="Tahoma"/>
                <w:color w:val="FF0000"/>
              </w:rPr>
            </w:pPr>
            <w:ins w:id="4532" w:author="ies12q680" w:date="2013-04-01T19:18:00Z">
              <w:r>
                <w:rPr>
                  <w:rFonts w:ascii="Tahoma" w:hAnsi="Tahoma" w:hint="eastAsia"/>
                  <w:color w:val="FF0000"/>
                </w:rPr>
                <w:t>txtSupplier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533" w:author="ies12q680" w:date="2013-04-01T19:18:00Z"/>
                <w:rFonts w:ascii="Tahoma" w:hAnsi="Tahoma"/>
              </w:rPr>
            </w:pPr>
            <w:ins w:id="4534" w:author="ies12q680" w:date="2013-04-01T19:18:00Z">
              <w:r>
                <w:rPr>
                  <w:rFonts w:ascii="Tahoma" w:hAnsi="Tahoma" w:hint="eastAsia"/>
                </w:rPr>
                <w:t>Text</w:t>
              </w:r>
            </w:ins>
          </w:p>
        </w:tc>
        <w:tc>
          <w:tcPr>
            <w:tcW w:w="677" w:type="dxa"/>
          </w:tcPr>
          <w:p w:rsidR="00F3167C" w:rsidRDefault="00F3167C" w:rsidP="00220C93">
            <w:pPr>
              <w:rPr>
                <w:ins w:id="4535" w:author="ies12q680" w:date="2013-04-01T19:18:00Z"/>
                <w:rFonts w:ascii="Tahoma" w:hAnsi="Tahoma"/>
              </w:rPr>
            </w:pPr>
            <w:ins w:id="4536" w:author="ies12q680" w:date="2013-04-01T19:1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的固定字符</w:t>
              </w:r>
            </w:ins>
          </w:p>
        </w:tc>
        <w:tc>
          <w:tcPr>
            <w:tcW w:w="1432" w:type="dxa"/>
          </w:tcPr>
          <w:p w:rsidR="00F3167C" w:rsidRPr="00F83DFC" w:rsidRDefault="00F3167C" w:rsidP="00220C93">
            <w:pPr>
              <w:rPr>
                <w:ins w:id="4537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672196" w:rsidRDefault="00F3167C" w:rsidP="00220C93">
            <w:pPr>
              <w:rPr>
                <w:ins w:id="4538" w:author="ies12q680" w:date="2013-04-01T19:18:00Z"/>
                <w:rFonts w:ascii="Tahoma" w:hAnsi="Tahoma"/>
                <w:color w:val="FF0000"/>
              </w:rPr>
            </w:pPr>
            <w:ins w:id="4539" w:author="ies12q680" w:date="2013-04-01T19:18:00Z">
              <w:r>
                <w:rPr>
                  <w:rFonts w:ascii="Tahoma" w:hAnsi="Tahoma" w:hint="eastAsia"/>
                  <w:color w:val="FF0000"/>
                </w:rPr>
                <w:t>是</w:t>
              </w:r>
            </w:ins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540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541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542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543" w:author="ies12q680" w:date="2013-04-01T19:18:00Z"/>
                <w:rFonts w:ascii="Tahoma" w:hAnsi="Tahoma"/>
              </w:rPr>
            </w:pPr>
            <w:ins w:id="4544" w:author="ies12q680" w:date="2013-04-01T19:18:00Z">
              <w:r>
                <w:rPr>
                  <w:rFonts w:ascii="Tahoma" w:hAnsi="Tahoma" w:hint="eastAsia"/>
                </w:rPr>
                <w:t>8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545" w:author="ies12q680" w:date="2013-04-01T19:18:00Z"/>
                <w:rFonts w:ascii="Tahoma" w:hAnsi="Tahoma"/>
              </w:rPr>
            </w:pPr>
            <w:ins w:id="4546" w:author="ies12q680" w:date="2013-04-01T19:18:00Z"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Remark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547" w:author="ies12q680" w:date="2013-04-01T19:18:00Z"/>
                <w:rFonts w:ascii="Tahoma" w:hAnsi="Tahoma"/>
              </w:rPr>
            </w:pPr>
            <w:ins w:id="4548" w:author="ies12q680" w:date="2013-04-01T19:18:00Z">
              <w:r>
                <w:rPr>
                  <w:rFonts w:ascii="Tahoma" w:hAnsi="Tahoma"/>
                </w:rPr>
                <w:t>Text</w:t>
              </w:r>
            </w:ins>
          </w:p>
        </w:tc>
        <w:tc>
          <w:tcPr>
            <w:tcW w:w="677" w:type="dxa"/>
          </w:tcPr>
          <w:p w:rsidR="00F3167C" w:rsidRDefault="00F3167C" w:rsidP="00220C93">
            <w:pPr>
              <w:rPr>
                <w:ins w:id="4549" w:author="ies12q680" w:date="2013-04-01T19:18:00Z"/>
                <w:rFonts w:ascii="Tahoma" w:hAnsi="Tahoma"/>
              </w:rPr>
            </w:pPr>
            <w:ins w:id="4550" w:author="ies12q680" w:date="2013-04-01T19:18:00Z">
              <w:r>
                <w:rPr>
                  <w:rFonts w:ascii="Tahoma" w:hAnsi="Tahoma" w:hint="eastAsia"/>
                </w:rPr>
                <w:t>长度为</w:t>
              </w:r>
              <w:r>
                <w:rPr>
                  <w:rFonts w:ascii="Tahoma" w:hAnsi="Tahoma" w:hint="eastAsia"/>
                </w:rPr>
                <w:t>50</w:t>
              </w:r>
              <w:r>
                <w:rPr>
                  <w:rFonts w:ascii="Tahoma" w:hAnsi="Tahoma" w:hint="eastAsia"/>
                </w:rPr>
                <w:t>的字符串</w:t>
              </w:r>
            </w:ins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551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552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553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554" w:author="ies12q680" w:date="2013-04-01T19:18:00Z"/>
                <w:rFonts w:ascii="Tahoma" w:hAnsi="Tahoma"/>
              </w:rPr>
            </w:pPr>
            <w:ins w:id="4555" w:author="ies12q680" w:date="2013-04-01T19:18:00Z">
              <w:r w:rsidRPr="000C561E">
                <w:rPr>
                  <w:rFonts w:hint="eastAsia"/>
                  <w:color w:val="00B050"/>
                </w:rPr>
                <w:t>可输中文</w:t>
              </w:r>
            </w:ins>
          </w:p>
        </w:tc>
      </w:tr>
      <w:tr w:rsidR="00F3167C" w:rsidRPr="00352F05" w:rsidTr="00220C93">
        <w:trPr>
          <w:trHeight w:val="93"/>
          <w:ins w:id="4556" w:author="ies12q680" w:date="2013-04-01T19:18:00Z"/>
        </w:trPr>
        <w:tc>
          <w:tcPr>
            <w:tcW w:w="445" w:type="dxa"/>
          </w:tcPr>
          <w:p w:rsidR="00F3167C" w:rsidRPr="0096707D" w:rsidRDefault="00F3167C" w:rsidP="00220C93">
            <w:pPr>
              <w:rPr>
                <w:ins w:id="4557" w:author="ies12q680" w:date="2013-04-01T19:18:00Z"/>
                <w:rFonts w:ascii="Tahoma" w:hAnsi="Tahoma"/>
              </w:rPr>
            </w:pPr>
            <w:ins w:id="4558" w:author="ies12q680" w:date="2013-04-01T19:18:00Z">
              <w:r>
                <w:rPr>
                  <w:rFonts w:ascii="Tahoma" w:hAnsi="Tahoma" w:hint="eastAsia"/>
                </w:rPr>
                <w:t>9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559" w:author="ies12q680" w:date="2013-04-01T19:18:00Z"/>
                <w:rFonts w:ascii="Tahoma" w:hAnsi="Tahoma"/>
              </w:rPr>
            </w:pPr>
            <w:ins w:id="4560" w:author="ies12q680" w:date="2013-04-01T19:18:00Z">
              <w:r>
                <w:rPr>
                  <w:rFonts w:ascii="Tahoma" w:hAnsi="Tahoma"/>
                </w:rPr>
                <w:t>btnSave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561" w:author="ies12q680" w:date="2013-04-01T19:18:00Z"/>
                <w:rFonts w:ascii="Tahoma" w:hAnsi="Tahoma"/>
              </w:rPr>
            </w:pPr>
            <w:ins w:id="4562" w:author="ies12q680" w:date="2013-04-01T19:18:00Z">
              <w:r>
                <w:rPr>
                  <w:rFonts w:ascii="Tahoma" w:hAnsi="Tahoma"/>
                </w:rPr>
                <w:t>Button</w:t>
              </w:r>
            </w:ins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563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564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565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566" w:author="ies12q680" w:date="2013-04-01T19:18:00Z"/>
                <w:rFonts w:ascii="Tahoma" w:hAnsi="Tahoma"/>
              </w:rPr>
            </w:pPr>
            <w:ins w:id="4567" w:author="ies12q680" w:date="2013-04-01T19:18:00Z">
              <w:r>
                <w:rPr>
                  <w:rFonts w:ascii="Tahoma" w:hAnsi="Tahoma"/>
                </w:rPr>
                <w:t>On Click:</w:t>
              </w:r>
            </w:ins>
          </w:p>
          <w:p w:rsidR="00F3167C" w:rsidRDefault="00F3167C" w:rsidP="00220C93">
            <w:pPr>
              <w:rPr>
                <w:ins w:id="4568" w:author="ies12q680" w:date="2013-04-01T19:18:00Z"/>
                <w:rFonts w:ascii="Tahoma" w:hAnsi="Tahoma"/>
              </w:rPr>
            </w:pPr>
            <w:ins w:id="4569" w:author="ies12q680" w:date="2013-04-01T19:18:00Z">
              <w:r>
                <w:rPr>
                  <w:rFonts w:ascii="Tahoma" w:hAnsi="Tahoma" w:hint="eastAsia"/>
                </w:rPr>
                <w:t>1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为空，则报告错误：“请选择</w:t>
              </w:r>
              <w:r>
                <w:rPr>
                  <w:rFonts w:ascii="Tahoma" w:hAnsi="Tahoma"/>
                </w:rPr>
                <w:t>Family!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 xml:space="preserve">cmbFamily 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F3167C" w:rsidRDefault="00F3167C" w:rsidP="00220C93">
            <w:pPr>
              <w:rPr>
                <w:ins w:id="4570" w:author="ies12q680" w:date="2013-04-01T19:18:00Z"/>
                <w:rFonts w:ascii="Tahoma" w:hAnsi="Tahoma"/>
              </w:rPr>
            </w:pPr>
            <w:ins w:id="4571" w:author="ies12q680" w:date="2013-04-01T19:18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txtMBCode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  <w:r>
                <w:rPr>
                  <w:rFonts w:ascii="Tahoma" w:hAnsi="Tahoma"/>
                </w:rPr>
                <w:t>MB Code!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>txtMBCode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F3167C" w:rsidRDefault="00F3167C" w:rsidP="00220C93">
            <w:pPr>
              <w:rPr>
                <w:ins w:id="4572" w:author="ies12q680" w:date="2013-04-01T19:18:00Z"/>
                <w:rFonts w:ascii="Tahoma" w:hAnsi="Tahoma"/>
              </w:rPr>
            </w:pPr>
            <w:ins w:id="4573" w:author="ies12q680" w:date="2013-04-01T19:18:00Z">
              <w:r>
                <w:rPr>
                  <w:rFonts w:ascii="Tahoma" w:hAnsi="Tahoma" w:hint="eastAsia"/>
                </w:rPr>
                <w:t>3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PCBVER</w:t>
              </w:r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</w:t>
              </w:r>
              <w:r>
                <w:rPr>
                  <w:rFonts w:ascii="Tahoma" w:hAnsi="Tahoma" w:hint="eastAsia"/>
                </w:rPr>
                <w:lastRenderedPageBreak/>
                <w:t>输入</w:t>
              </w:r>
              <w:r>
                <w:rPr>
                  <w:rFonts w:ascii="Tahoma" w:hAnsi="Tahoma" w:hint="eastAsia"/>
                </w:rPr>
                <w:t>PCBVER</w:t>
              </w:r>
              <w:r>
                <w:rPr>
                  <w:rFonts w:ascii="Tahoma" w:hAnsi="Tahoma"/>
                </w:rPr>
                <w:t>!</w:t>
              </w:r>
              <w:r>
                <w:rPr>
                  <w:rFonts w:ascii="Tahoma" w:hAnsi="Tahoma" w:hint="eastAsia"/>
                </w:rPr>
                <w:t>”，焦点置于</w:t>
              </w:r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PCBVER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F3167C" w:rsidRDefault="00F3167C" w:rsidP="00220C93">
            <w:pPr>
              <w:rPr>
                <w:ins w:id="4574" w:author="ies12q680" w:date="2013-04-01T19:18:00Z"/>
                <w:rFonts w:ascii="Tahoma" w:hAnsi="Tahoma"/>
              </w:rPr>
            </w:pPr>
            <w:ins w:id="4575" w:author="ies12q680" w:date="2013-04-01T19:18:00Z">
              <w:r>
                <w:rPr>
                  <w:rFonts w:ascii="Tahoma" w:hAnsi="Tahoma" w:hint="eastAsia"/>
                </w:rPr>
                <w:t>4</w:t>
              </w:r>
              <w:r>
                <w:rPr>
                  <w:rFonts w:ascii="Tahoma" w:hAnsi="Tahoma" w:hint="eastAsia"/>
                </w:rPr>
                <w:t>、如果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CT</w:t>
              </w:r>
              <w:r w:rsidRPr="008E4B75">
                <w:rPr>
                  <w:rFonts w:ascii="Tahoma" w:hAnsi="Tahoma"/>
                </w:rPr>
                <w:t>Ver</w:t>
              </w:r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  <w:r>
                <w:rPr>
                  <w:rFonts w:ascii="Tahoma" w:hAnsi="Tahoma" w:hint="eastAsia"/>
                </w:rPr>
                <w:t>CT</w:t>
              </w:r>
              <w:r>
                <w:rPr>
                  <w:rFonts w:ascii="Tahoma" w:hAnsi="Tahoma"/>
                </w:rPr>
                <w:t>Version!</w:t>
              </w:r>
              <w:r>
                <w:rPr>
                  <w:rFonts w:ascii="Tahoma" w:hAnsi="Tahoma" w:hint="eastAsia"/>
                </w:rPr>
                <w:t>”，焦点置于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CT</w:t>
              </w:r>
              <w:r w:rsidRPr="008E4B75">
                <w:rPr>
                  <w:rFonts w:ascii="Tahoma" w:hAnsi="Tahoma"/>
                </w:rPr>
                <w:t>Ver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F3167C" w:rsidRDefault="00F3167C" w:rsidP="00220C93">
            <w:pPr>
              <w:rPr>
                <w:ins w:id="4576" w:author="ies12q680" w:date="2013-04-01T19:18:00Z"/>
                <w:rFonts w:ascii="Tahoma" w:hAnsi="Tahoma"/>
              </w:rPr>
            </w:pPr>
            <w:ins w:id="4577" w:author="ies12q680" w:date="2013-04-01T19:18:00Z">
              <w:r>
                <w:rPr>
                  <w:rFonts w:ascii="Tahoma" w:hAnsi="Tahoma" w:hint="eastAsia"/>
                </w:rPr>
                <w:t>5</w:t>
              </w:r>
              <w:r>
                <w:rPr>
                  <w:rFonts w:ascii="Tahoma" w:hAnsi="Tahoma" w:hint="eastAsia"/>
                </w:rPr>
                <w:t>、如果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Supplier</w:t>
              </w:r>
              <w:r>
                <w:rPr>
                  <w:rFonts w:ascii="Tahoma" w:hAnsi="Tahoma"/>
                </w:rPr>
                <w:t xml:space="preserve"> </w:t>
              </w:r>
              <w:r>
                <w:rPr>
                  <w:rFonts w:ascii="Tahoma" w:hAnsi="Tahoma" w:hint="eastAsia"/>
                </w:rPr>
                <w:t>为空，则报告错误：“请输入</w:t>
              </w:r>
              <w:r>
                <w:rPr>
                  <w:rFonts w:ascii="Tahoma" w:hAnsi="Tahoma" w:hint="eastAsia"/>
                </w:rPr>
                <w:t>Supplier</w:t>
              </w:r>
              <w:r>
                <w:rPr>
                  <w:rFonts w:ascii="Tahoma" w:hAnsi="Tahoma"/>
                </w:rPr>
                <w:t>!</w:t>
              </w:r>
              <w:r>
                <w:rPr>
                  <w:rFonts w:ascii="Tahoma" w:hAnsi="Tahoma" w:hint="eastAsia"/>
                </w:rPr>
                <w:t>”，焦点置于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Supplier</w:t>
              </w:r>
              <w:r>
                <w:rPr>
                  <w:rFonts w:ascii="Tahoma" w:hAnsi="Tahoma" w:hint="eastAsia"/>
                </w:rPr>
                <w:t>后，退出</w:t>
              </w:r>
            </w:ins>
          </w:p>
          <w:p w:rsidR="00F3167C" w:rsidRDefault="00F3167C" w:rsidP="00220C93">
            <w:pPr>
              <w:rPr>
                <w:ins w:id="4578" w:author="ies12q680" w:date="2013-04-01T19:18:00Z"/>
                <w:rFonts w:ascii="Tahoma" w:hAnsi="Tahoma"/>
              </w:rPr>
            </w:pPr>
            <w:ins w:id="4579" w:author="ies12q680" w:date="2013-04-01T19:18:00Z">
              <w:r>
                <w:rPr>
                  <w:rFonts w:ascii="Tahoma" w:hAnsi="Tahoma" w:hint="eastAsia"/>
                </w:rPr>
                <w:t>6</w:t>
              </w:r>
              <w:r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 w:hint="eastAsia"/>
                </w:rPr>
                <w:t>若</w:t>
              </w:r>
              <w:r w:rsidRPr="008E4B75">
                <w:rPr>
                  <w:rFonts w:ascii="Tahoma" w:hAnsi="Tahoma"/>
                </w:rPr>
                <w:t>cmb</w:t>
              </w:r>
              <w:r w:rsidRPr="00F73009">
                <w:rPr>
                  <w:rFonts w:ascii="Tahoma" w:hAnsi="Tahoma"/>
                </w:rPr>
                <w:t>Family</w:t>
              </w:r>
              <w:r w:rsidRPr="00F73009">
                <w:rPr>
                  <w:rFonts w:ascii="Tahoma" w:hAnsi="Tahoma" w:hint="eastAsia"/>
                </w:rPr>
                <w:t>、</w:t>
              </w:r>
              <w:r w:rsidRPr="00F73009">
                <w:rPr>
                  <w:rFonts w:ascii="Tahoma" w:hAnsi="Tahoma"/>
                </w:rPr>
                <w:t>txtMBCode</w:t>
              </w:r>
              <w:r w:rsidRPr="00F73009">
                <w:rPr>
                  <w:rFonts w:ascii="Tahoma" w:hAnsi="Tahoma" w:hint="eastAsia"/>
                </w:rPr>
                <w:t>和</w:t>
              </w:r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PCBVER</w:t>
              </w:r>
              <w:r w:rsidRPr="008E4B75">
                <w:rPr>
                  <w:rFonts w:ascii="Tahoma" w:hAnsi="Tahoma" w:hint="eastAsia"/>
                </w:rPr>
                <w:t>框中内容未改变，则将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CT</w:t>
              </w:r>
              <w:r w:rsidRPr="008E4B75">
                <w:rPr>
                  <w:rFonts w:ascii="Tahoma" w:hAnsi="Tahoma"/>
                </w:rPr>
                <w:t>Ver</w:t>
              </w:r>
              <w:r w:rsidRPr="008E4B75">
                <w:rPr>
                  <w:rFonts w:ascii="Tahoma" w:hAnsi="Tahoma" w:hint="eastAsia"/>
                </w:rPr>
                <w:t>、</w:t>
              </w:r>
              <w:r>
                <w:rPr>
                  <w:rFonts w:ascii="Tahoma" w:hAnsi="Tahoma" w:hint="eastAsia"/>
                </w:rPr>
                <w:t>txtSupplier</w:t>
              </w:r>
              <w:r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/>
                </w:rPr>
                <w:t>txtRemark</w:t>
              </w:r>
              <w:r w:rsidRPr="008E4B75">
                <w:rPr>
                  <w:rFonts w:ascii="Tahoma" w:hAnsi="Tahoma" w:hint="eastAsia"/>
                </w:rPr>
                <w:t>文本框中内容保存到</w:t>
              </w:r>
              <w:r w:rsidRPr="00F73009">
                <w:rPr>
                  <w:rFonts w:ascii="Tahoma" w:hAnsi="Tahoma"/>
                </w:rPr>
                <w:t>tabResult</w:t>
              </w:r>
              <w:r w:rsidRPr="008E4B75">
                <w:rPr>
                  <w:rFonts w:ascii="Tahoma" w:hAnsi="Tahoma" w:hint="eastAsia"/>
                </w:rPr>
                <w:t>当前被选记录中，同时记录修改人和时间。</w:t>
              </w:r>
            </w:ins>
          </w:p>
          <w:p w:rsidR="00F3167C" w:rsidRDefault="00F3167C" w:rsidP="00220C93">
            <w:pPr>
              <w:rPr>
                <w:ins w:id="4580" w:author="ies12q680" w:date="2013-04-01T19:18:00Z"/>
                <w:rFonts w:ascii="Tahoma" w:hAnsi="Tahoma"/>
              </w:rPr>
            </w:pPr>
            <w:ins w:id="4581" w:author="ies12q680" w:date="2013-04-01T19:18:00Z">
              <w:r>
                <w:rPr>
                  <w:rFonts w:ascii="Tahoma" w:hAnsi="Tahoma" w:hint="eastAsia"/>
                </w:rPr>
                <w:t>7</w:t>
              </w:r>
              <w:r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 w:hint="eastAsia"/>
                </w:rPr>
                <w:t>反之，则根据</w:t>
              </w:r>
              <w:r w:rsidRPr="008E4B75">
                <w:rPr>
                  <w:rFonts w:ascii="Tahoma" w:hAnsi="Tahoma"/>
                </w:rPr>
                <w:t>cmb</w:t>
              </w:r>
              <w:r w:rsidRPr="00F73009">
                <w:rPr>
                  <w:rFonts w:ascii="Tahoma" w:hAnsi="Tahoma"/>
                </w:rPr>
                <w:t>Family</w:t>
              </w:r>
              <w:r w:rsidRPr="008E4B75">
                <w:rPr>
                  <w:rFonts w:ascii="Tahoma" w:hAnsi="Tahoma" w:hint="eastAsia"/>
                </w:rPr>
                <w:t>、</w:t>
              </w:r>
              <w:r w:rsidRPr="00F73009">
                <w:rPr>
                  <w:rFonts w:ascii="Tahoma" w:hAnsi="Tahoma"/>
                </w:rPr>
                <w:t>txtMBCode</w:t>
              </w:r>
              <w:r w:rsidRPr="00F73009">
                <w:rPr>
                  <w:rFonts w:ascii="Tahoma" w:hAnsi="Tahoma" w:hint="eastAsia"/>
                </w:rPr>
                <w:t>、</w:t>
              </w:r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PCBVER</w:t>
              </w:r>
              <w:r w:rsidRPr="00F73009"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CT</w:t>
              </w:r>
              <w:r w:rsidRPr="008E4B75">
                <w:rPr>
                  <w:rFonts w:ascii="Tahoma" w:hAnsi="Tahoma"/>
                </w:rPr>
                <w:t>Ver</w:t>
              </w:r>
              <w:r w:rsidRPr="008E4B75">
                <w:rPr>
                  <w:rFonts w:ascii="Tahoma" w:hAnsi="Tahoma" w:hint="eastAsia"/>
                </w:rPr>
                <w:t>、</w:t>
              </w:r>
              <w:r>
                <w:rPr>
                  <w:rFonts w:ascii="Tahoma" w:hAnsi="Tahoma" w:hint="eastAsia"/>
                </w:rPr>
                <w:t>txtSupplier</w:t>
              </w:r>
              <w:r w:rsidRPr="00F73009"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/>
                </w:rPr>
                <w:t>txtRemark</w:t>
              </w:r>
              <w:r w:rsidRPr="008E4B75">
                <w:rPr>
                  <w:rFonts w:ascii="Tahoma" w:hAnsi="Tahoma" w:hint="eastAsia"/>
                </w:rPr>
                <w:t>框中内容新建一个记录。</w:t>
              </w:r>
              <w:r>
                <w:rPr>
                  <w:rFonts w:ascii="Tahoma" w:hAnsi="Tahoma" w:hint="eastAsia"/>
                </w:rPr>
                <w:t>7.1</w:t>
              </w:r>
              <w:r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 w:hint="eastAsia"/>
                </w:rPr>
                <w:t>若</w:t>
              </w:r>
              <w:r w:rsidRPr="008E4B75">
                <w:rPr>
                  <w:rFonts w:ascii="Tahoma" w:hAnsi="Tahoma"/>
                </w:rPr>
                <w:t>cmbFamily</w:t>
              </w:r>
              <w:r w:rsidRPr="008E4B75"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/>
                </w:rPr>
                <w:t>txtMBCode</w:t>
              </w:r>
              <w:r w:rsidRPr="008E4B75">
                <w:rPr>
                  <w:rFonts w:ascii="Tahoma" w:hAnsi="Tahoma" w:hint="eastAsia"/>
                </w:rPr>
                <w:t>和</w:t>
              </w:r>
              <w:r>
                <w:rPr>
                  <w:rFonts w:ascii="Tahoma" w:hAnsi="Tahoma"/>
                </w:rPr>
                <w:t>txt</w:t>
              </w:r>
              <w:r>
                <w:rPr>
                  <w:rFonts w:ascii="Tahoma" w:hAnsi="Tahoma" w:hint="eastAsia"/>
                </w:rPr>
                <w:t>PCBVER</w:t>
              </w:r>
              <w:r w:rsidRPr="008E4B75">
                <w:rPr>
                  <w:rFonts w:ascii="Tahoma" w:hAnsi="Tahoma" w:hint="eastAsia"/>
                </w:rPr>
                <w:t>框中内容已经是其他记录对应的</w:t>
              </w:r>
              <w:r w:rsidRPr="008E4B75">
                <w:rPr>
                  <w:rFonts w:ascii="Tahoma" w:hAnsi="Tahoma"/>
                </w:rPr>
                <w:t>Family</w:t>
              </w:r>
              <w:r w:rsidRPr="008E4B75">
                <w:rPr>
                  <w:rFonts w:ascii="Tahoma" w:hAnsi="Tahoma" w:hint="eastAsia"/>
                </w:rPr>
                <w:t>、</w:t>
              </w:r>
              <w:r w:rsidRPr="008E4B75">
                <w:rPr>
                  <w:rFonts w:ascii="Tahoma" w:hAnsi="Tahoma"/>
                </w:rPr>
                <w:t>MBCode</w:t>
              </w:r>
              <w:r w:rsidRPr="008E4B75">
                <w:rPr>
                  <w:rFonts w:ascii="Tahoma" w:hAnsi="Tahoma" w:hint="eastAsia"/>
                </w:rPr>
                <w:t>和</w:t>
              </w:r>
              <w:r w:rsidRPr="008E4B75">
                <w:rPr>
                  <w:rFonts w:ascii="Tahoma" w:hAnsi="Tahoma"/>
                </w:rPr>
                <w:t>ECR</w:t>
              </w:r>
              <w:r w:rsidRPr="008E4B75">
                <w:rPr>
                  <w:rFonts w:ascii="Tahoma" w:hAnsi="Tahoma" w:hint="eastAsia"/>
                </w:rPr>
                <w:t>，则提示用户，放弃后续操作。</w:t>
              </w:r>
            </w:ins>
          </w:p>
          <w:p w:rsidR="00F3167C" w:rsidRDefault="00F3167C" w:rsidP="00220C93">
            <w:pPr>
              <w:rPr>
                <w:ins w:id="4582" w:author="ies12q680" w:date="2013-04-01T19:18:00Z"/>
                <w:rFonts w:ascii="Tahoma" w:hAnsi="Tahoma" w:cs="Arial"/>
                <w:b/>
                <w:bCs/>
                <w:iCs/>
                <w:sz w:val="28"/>
              </w:rPr>
            </w:pPr>
            <w:ins w:id="4583" w:author="ies12q680" w:date="2013-04-01T19:18:00Z">
              <w:r>
                <w:rPr>
                  <w:rFonts w:ascii="Tahoma" w:hAnsi="Tahoma" w:hint="eastAsia"/>
                </w:rPr>
                <w:t>8</w:t>
              </w:r>
              <w:r>
                <w:rPr>
                  <w:rFonts w:ascii="Tahoma" w:hAnsi="Tahoma" w:hint="eastAsia"/>
                </w:rPr>
                <w:t>、</w:t>
              </w:r>
              <w:r w:rsidRPr="00F73009">
                <w:rPr>
                  <w:rFonts w:ascii="Tahoma" w:hAnsi="Tahoma"/>
                </w:rPr>
                <w:t xml:space="preserve">Save </w:t>
              </w:r>
              <w:r w:rsidRPr="00F73009">
                <w:rPr>
                  <w:rFonts w:ascii="Tahoma" w:hAnsi="Tahoma" w:hint="eastAsia"/>
                </w:rPr>
                <w:t>成</w:t>
              </w:r>
              <w:r>
                <w:rPr>
                  <w:rFonts w:ascii="Tahoma" w:hAnsi="Tahoma" w:hint="eastAsia"/>
                </w:rPr>
                <w:t>功后，显示保存记录至</w:t>
              </w:r>
              <w:r>
                <w:rPr>
                  <w:rFonts w:ascii="Tahoma" w:hAnsi="Tahoma"/>
                </w:rPr>
                <w:t>tabResult</w:t>
              </w:r>
              <w:r>
                <w:rPr>
                  <w:rFonts w:ascii="Tahoma" w:hAnsi="Tahoma" w:hint="eastAsia"/>
                </w:rPr>
                <w:t>，并</w:t>
              </w:r>
              <w:r>
                <w:rPr>
                  <w:rFonts w:ascii="Tahoma" w:hAnsi="Tahoma"/>
                </w:rPr>
                <w:t>High Light</w:t>
              </w:r>
            </w:ins>
          </w:p>
        </w:tc>
        <w:tc>
          <w:tcPr>
            <w:tcW w:w="3512" w:type="dxa"/>
          </w:tcPr>
          <w:p w:rsidR="00F3167C" w:rsidRDefault="00F3167C" w:rsidP="00220C93">
            <w:pPr>
              <w:rPr>
                <w:ins w:id="4584" w:author="ies12q680" w:date="2013-04-01T19:18:00Z"/>
                <w:rFonts w:ascii="Tahoma" w:hAnsi="Tahoma"/>
              </w:rPr>
            </w:pPr>
            <w:ins w:id="4585" w:author="ies12q680" w:date="2013-04-01T19:18:00Z">
              <w:r>
                <w:rPr>
                  <w:rFonts w:ascii="Tahoma" w:hAnsi="Tahoma"/>
                </w:rPr>
                <w:lastRenderedPageBreak/>
                <w:t>Save</w:t>
              </w:r>
            </w:ins>
          </w:p>
          <w:p w:rsidR="00F3167C" w:rsidRDefault="00F3167C" w:rsidP="00220C93">
            <w:pPr>
              <w:rPr>
                <w:ins w:id="4586" w:author="ies12q680" w:date="2013-04-01T19:18:00Z"/>
                <w:rFonts w:ascii="Tahoma" w:hAnsi="Tahoma"/>
              </w:rPr>
            </w:pPr>
            <w:ins w:id="4587" w:author="ies12q680" w:date="2013-04-01T19:18:00Z">
              <w:r>
                <w:rPr>
                  <w:rFonts w:ascii="Tahoma" w:hAnsi="Tahoma" w:hint="eastAsia"/>
                </w:rPr>
                <w:t>参考方法：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88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89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IF EXISTS</w:t>
              </w:r>
            </w:ins>
          </w:p>
          <w:p w:rsidR="00F3167C" w:rsidRPr="007327EE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90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91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(SELECT * FROM IMES_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</w:t>
              </w:r>
            </w:ins>
          </w:p>
          <w:p w:rsidR="00F3167C" w:rsidRPr="007327EE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92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93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WHERE Family = @Family AND MBCode = @MBCode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AND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= @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)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94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95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ab/>
                <w:t>UPDATE IMES_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96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97" w:author="ies12q680" w:date="2013-04-01T19:18:00Z"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SET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 = @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Ver,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Remark = @Remark,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Editor = @Editor, Udt = GETDATE()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598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599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WHERE Family = @Family AND MBCode = @MBCode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AND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=@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PCBVER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</w:t>
              </w:r>
            </w:ins>
          </w:p>
          <w:p w:rsidR="00F3167C" w:rsidRPr="007327EE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00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601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ELSE</w:t>
              </w:r>
            </w:ins>
          </w:p>
          <w:p w:rsidR="00F3167C" w:rsidRPr="007327EE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02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603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INSERT INTO IMES_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Version (Family, MBCode,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PCBV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CR,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C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T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Ver,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Supplier</w:t>
              </w:r>
              <w:r>
                <w:rPr>
                  <w:rFonts w:ascii="Courier New" w:hAnsi="Courier New" w:cs="Courier New"/>
                  <w:noProof/>
                  <w:color w:val="FF0000"/>
                  <w:szCs w:val="20"/>
                </w:rPr>
                <w:t>,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Remark,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Editor, Cdt, Udt)</w:t>
              </w:r>
            </w:ins>
          </w:p>
          <w:p w:rsidR="00F3167C" w:rsidRPr="007327EE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04" w:author="ies12q680" w:date="2013-04-01T19:18:00Z"/>
                <w:rFonts w:ascii="Courier New" w:hAnsi="Courier New" w:cs="Courier New"/>
                <w:noProof/>
                <w:color w:val="FF0000"/>
                <w:szCs w:val="20"/>
              </w:rPr>
            </w:pPr>
            <w:ins w:id="4605" w:author="ies12q680" w:date="2013-04-01T19:18:00Z"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lastRenderedPageBreak/>
                <w:t>VALUES(@Family, @MBCode, @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PCB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ECR, @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>CT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Ver,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 @Supplier,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 xml:space="preserve"> </w:t>
              </w:r>
              <w:r>
                <w:rPr>
                  <w:rFonts w:ascii="Courier New" w:hAnsi="Courier New" w:cs="Courier New" w:hint="eastAsia"/>
                  <w:noProof/>
                  <w:color w:val="FF0000"/>
                  <w:szCs w:val="20"/>
                </w:rPr>
                <w:t xml:space="preserve">@Remak, </w:t>
              </w:r>
              <w:r w:rsidRPr="00F73009">
                <w:rPr>
                  <w:rFonts w:ascii="Courier New" w:hAnsi="Courier New" w:cs="Courier New"/>
                  <w:noProof/>
                  <w:color w:val="FF0000"/>
                  <w:szCs w:val="20"/>
                </w:rPr>
                <w:t>@Editor, GETDATE(), GETDATE())</w:t>
              </w:r>
            </w:ins>
          </w:p>
          <w:p w:rsidR="00F3167C" w:rsidRPr="00A177D1" w:rsidRDefault="00F3167C" w:rsidP="00220C93">
            <w:pPr>
              <w:rPr>
                <w:ins w:id="4606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607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608" w:author="ies12q680" w:date="2013-04-01T19:18:00Z"/>
                <w:rFonts w:ascii="Tahoma" w:hAnsi="Tahoma"/>
              </w:rPr>
            </w:pPr>
            <w:ins w:id="4609" w:author="ies12q680" w:date="2013-04-01T19:18:00Z">
              <w:r>
                <w:rPr>
                  <w:rFonts w:ascii="Tahoma" w:hAnsi="Tahoma" w:hint="eastAsia"/>
                </w:rPr>
                <w:lastRenderedPageBreak/>
                <w:t>9</w:t>
              </w:r>
            </w:ins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610" w:author="ies12q680" w:date="2013-04-01T19:18:00Z"/>
                <w:rFonts w:ascii="Tahoma" w:hAnsi="Tahoma"/>
              </w:rPr>
            </w:pPr>
            <w:ins w:id="4611" w:author="ies12q680" w:date="2013-04-01T19:18:00Z">
              <w:r>
                <w:rPr>
                  <w:rFonts w:ascii="Tahoma" w:hAnsi="Tahoma"/>
                </w:rPr>
                <w:t>btnDelete</w:t>
              </w:r>
            </w:ins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612" w:author="ies12q680" w:date="2013-04-01T19:18:00Z"/>
                <w:rFonts w:ascii="Tahoma" w:hAnsi="Tahoma"/>
              </w:rPr>
            </w:pPr>
            <w:ins w:id="4613" w:author="ies12q680" w:date="2013-04-01T19:18:00Z">
              <w:r>
                <w:rPr>
                  <w:rFonts w:ascii="Tahoma" w:hAnsi="Tahoma"/>
                </w:rPr>
                <w:t>Button</w:t>
              </w:r>
            </w:ins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614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615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616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617" w:author="ies12q680" w:date="2013-04-01T19:18:00Z"/>
                <w:rFonts w:ascii="Tahoma" w:hAnsi="Tahoma"/>
              </w:rPr>
            </w:pPr>
            <w:ins w:id="4618" w:author="ies12q680" w:date="2013-04-01T19:18:00Z">
              <w:r>
                <w:rPr>
                  <w:rFonts w:ascii="Tahoma" w:hAnsi="Tahoma"/>
                </w:rPr>
                <w:t>On Click:</w:t>
              </w:r>
            </w:ins>
          </w:p>
          <w:p w:rsidR="00F3167C" w:rsidRDefault="00F3167C" w:rsidP="00220C93">
            <w:pPr>
              <w:rPr>
                <w:ins w:id="4619" w:author="ies12q680" w:date="2013-04-01T19:18:00Z"/>
                <w:rFonts w:ascii="Tahoma" w:hAnsi="Tahoma"/>
              </w:rPr>
            </w:pPr>
            <w:ins w:id="4620" w:author="ies12q680" w:date="2013-04-01T19:18:00Z">
              <w:r>
                <w:rPr>
                  <w:rFonts w:ascii="Tahoma" w:hAnsi="Tahoma" w:hint="eastAsia"/>
                </w:rPr>
                <w:lastRenderedPageBreak/>
                <w:t>1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 xml:space="preserve">tabResult </w:t>
              </w:r>
              <w:r>
                <w:rPr>
                  <w:rFonts w:ascii="Tahoma" w:hAnsi="Tahoma" w:hint="eastAsia"/>
                </w:rPr>
                <w:t>中存在</w:t>
              </w:r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记录，则提示用户“您确实要删除该记录吗？”，如果用户选择“</w:t>
              </w:r>
              <w:r>
                <w:rPr>
                  <w:rFonts w:ascii="Tahoma" w:hAnsi="Tahoma"/>
                </w:rPr>
                <w:t>Yes</w:t>
              </w:r>
              <w:r>
                <w:rPr>
                  <w:rFonts w:ascii="Tahoma" w:hAnsi="Tahoma" w:hint="eastAsia"/>
                </w:rPr>
                <w:t>”，则删除选中记录</w:t>
              </w:r>
              <w:r>
                <w:rPr>
                  <w:rFonts w:ascii="Tahoma" w:hAnsi="Tahoma"/>
                </w:rPr>
                <w:t xml:space="preserve"> </w:t>
              </w:r>
            </w:ins>
          </w:p>
          <w:p w:rsidR="00F3167C" w:rsidRDefault="00F3167C" w:rsidP="00220C93">
            <w:pPr>
              <w:rPr>
                <w:ins w:id="4621" w:author="ies12q680" w:date="2013-04-01T19:18:00Z"/>
                <w:rFonts w:ascii="Tahoma" w:hAnsi="Tahoma" w:cs="Arial"/>
                <w:b/>
                <w:bCs/>
                <w:iCs/>
                <w:sz w:val="28"/>
              </w:rPr>
            </w:pPr>
            <w:ins w:id="4622" w:author="ies12q680" w:date="2013-04-01T19:18:00Z">
              <w:r>
                <w:rPr>
                  <w:rFonts w:ascii="Tahoma" w:hAnsi="Tahoma" w:hint="eastAsia"/>
                </w:rPr>
                <w:t>2</w:t>
              </w:r>
              <w:r>
                <w:rPr>
                  <w:rFonts w:ascii="Tahoma" w:hAnsi="Tahoma" w:hint="eastAsia"/>
                </w:rPr>
                <w:t>、如果</w:t>
              </w:r>
              <w:r>
                <w:rPr>
                  <w:rFonts w:ascii="Tahoma" w:hAnsi="Tahoma"/>
                </w:rPr>
                <w:t>tabResult</w:t>
              </w:r>
              <w:r>
                <w:rPr>
                  <w:rFonts w:ascii="Tahoma" w:hAnsi="Tahoma" w:hint="eastAsia"/>
                </w:rPr>
                <w:t>中没有</w:t>
              </w:r>
              <w:r>
                <w:rPr>
                  <w:rFonts w:ascii="Tahoma" w:hAnsi="Tahoma"/>
                </w:rPr>
                <w:t xml:space="preserve">High Light </w:t>
              </w:r>
              <w:r>
                <w:rPr>
                  <w:rFonts w:ascii="Tahoma" w:hAnsi="Tahoma" w:hint="eastAsia"/>
                </w:rPr>
                <w:t>记录，则不做任何处理</w:t>
              </w:r>
            </w:ins>
          </w:p>
        </w:tc>
        <w:tc>
          <w:tcPr>
            <w:tcW w:w="3512" w:type="dxa"/>
          </w:tcPr>
          <w:p w:rsidR="00F3167C" w:rsidRDefault="00F3167C" w:rsidP="00220C93">
            <w:pPr>
              <w:rPr>
                <w:ins w:id="4623" w:author="ies12q680" w:date="2013-04-01T19:18:00Z"/>
                <w:rFonts w:ascii="Tahoma" w:hAnsi="Tahoma"/>
              </w:rPr>
            </w:pPr>
            <w:ins w:id="4624" w:author="ies12q680" w:date="2013-04-01T19:18:00Z">
              <w:r>
                <w:rPr>
                  <w:rFonts w:ascii="Tahoma" w:hAnsi="Tahoma"/>
                </w:rPr>
                <w:lastRenderedPageBreak/>
                <w:t>Delete</w:t>
              </w:r>
            </w:ins>
          </w:p>
          <w:p w:rsidR="00F3167C" w:rsidRDefault="00F3167C" w:rsidP="00220C93">
            <w:pPr>
              <w:rPr>
                <w:ins w:id="4625" w:author="ies12q680" w:date="2013-04-01T19:18:00Z"/>
                <w:rFonts w:ascii="Tahoma" w:hAnsi="Tahoma"/>
              </w:rPr>
            </w:pPr>
            <w:ins w:id="4626" w:author="ies12q680" w:date="2013-04-01T19:18:00Z">
              <w:r>
                <w:rPr>
                  <w:rFonts w:ascii="Tahoma" w:hAnsi="Tahoma" w:hint="eastAsia"/>
                </w:rPr>
                <w:lastRenderedPageBreak/>
                <w:t>参考方法：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27" w:author="ies12q680" w:date="2013-04-01T19:18:00Z"/>
                <w:rFonts w:ascii="Courier New" w:hAnsi="Courier New" w:cs="Courier New"/>
                <w:noProof/>
                <w:szCs w:val="20"/>
              </w:rPr>
            </w:pPr>
            <w:ins w:id="4628" w:author="ies12q680" w:date="2013-04-01T19:18:00Z"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DELETE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IMES_</w:t>
              </w:r>
              <w:r>
                <w:rPr>
                  <w:rFonts w:ascii="Courier New" w:hAnsi="Courier New" w:cs="Courier New" w:hint="eastAsia"/>
                  <w:noProof/>
                  <w:szCs w:val="20"/>
                </w:rPr>
                <w:t>PCB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Version 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29" w:author="ies12q680" w:date="2013-04-01T19:18:00Z"/>
                <w:rFonts w:ascii="Courier New" w:hAnsi="Courier New" w:cs="Courier New"/>
                <w:noProof/>
                <w:szCs w:val="20"/>
              </w:rPr>
            </w:pPr>
            <w:ins w:id="4630" w:author="ies12q680" w:date="2013-04-01T19:1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Family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@Family 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31" w:author="ies12q680" w:date="2013-04-01T19:18:00Z"/>
                <w:rFonts w:ascii="Courier New" w:hAnsi="Courier New" w:cs="Courier New"/>
                <w:noProof/>
                <w:szCs w:val="20"/>
              </w:rPr>
            </w:pPr>
            <w:ins w:id="4632" w:author="ies12q680" w:date="2013-04-01T19:1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MBCode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@MBCode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33" w:author="ies12q680" w:date="2013-04-01T19:18:00Z"/>
                <w:rFonts w:ascii="Courier New" w:hAnsi="Courier New" w:cs="Courier New"/>
                <w:noProof/>
                <w:szCs w:val="20"/>
              </w:rPr>
            </w:pPr>
            <w:ins w:id="4634" w:author="ies12q680" w:date="2013-04-01T19:18:00Z"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szCs w:val="20"/>
                </w:rPr>
                <w:tab/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 w:hint="eastAsia"/>
                  <w:noProof/>
                  <w:szCs w:val="20"/>
                </w:rPr>
                <w:t>PCBVER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szCs w:val="20"/>
                </w:rPr>
                <w:t xml:space="preserve"> </w:t>
              </w:r>
            </w:ins>
          </w:p>
          <w:p w:rsidR="00F3167C" w:rsidRDefault="00F3167C" w:rsidP="00220C93">
            <w:pPr>
              <w:widowControl w:val="0"/>
              <w:autoSpaceDE w:val="0"/>
              <w:autoSpaceDN w:val="0"/>
              <w:adjustRightInd w:val="0"/>
              <w:rPr>
                <w:ins w:id="4635" w:author="ies12q680" w:date="2013-04-01T19:18:00Z"/>
                <w:rFonts w:ascii="Courier New" w:hAnsi="Courier New" w:cs="Courier New"/>
                <w:noProof/>
                <w:szCs w:val="20"/>
              </w:rPr>
            </w:pPr>
            <w:ins w:id="4636" w:author="ies12q680" w:date="2013-04-01T19:18:00Z">
              <w:r>
                <w:rPr>
                  <w:rFonts w:ascii="Courier New" w:hAnsi="Courier New" w:cs="Courier New"/>
                  <w:noProof/>
                  <w:szCs w:val="20"/>
                </w:rPr>
                <w:t>@</w:t>
              </w:r>
              <w:r>
                <w:rPr>
                  <w:rFonts w:ascii="Courier New" w:hAnsi="Courier New" w:cs="Courier New" w:hint="eastAsia"/>
                  <w:noProof/>
                  <w:szCs w:val="20"/>
                </w:rPr>
                <w:t>PCBVER</w:t>
              </w:r>
            </w:ins>
          </w:p>
          <w:p w:rsidR="00F3167C" w:rsidRPr="00237A41" w:rsidRDefault="00F3167C" w:rsidP="00220C93">
            <w:pPr>
              <w:rPr>
                <w:ins w:id="4637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638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639" w:author="ies12q680" w:date="2013-04-01T19:18:00Z"/>
                <w:rFonts w:ascii="Tahoma" w:hAnsi="Tahoma"/>
              </w:rPr>
            </w:pPr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640" w:author="ies12q680" w:date="2013-04-01T19:18:00Z"/>
                <w:rFonts w:ascii="Tahoma" w:hAnsi="Tahoma"/>
              </w:rPr>
            </w:pPr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641" w:author="ies12q680" w:date="2013-04-01T19:18:00Z"/>
                <w:rFonts w:ascii="Tahoma" w:hAnsi="Tahoma"/>
              </w:rPr>
            </w:pPr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642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643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644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645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646" w:author="ies12q680" w:date="2013-04-01T19:18:00Z"/>
                <w:rFonts w:ascii="Tahoma" w:hAnsi="Tahoma"/>
              </w:rPr>
            </w:pPr>
          </w:p>
        </w:tc>
      </w:tr>
      <w:tr w:rsidR="00F3167C" w:rsidRPr="00352F05" w:rsidTr="00220C93">
        <w:trPr>
          <w:trHeight w:val="93"/>
          <w:ins w:id="4647" w:author="ies12q680" w:date="2013-04-01T19:18:00Z"/>
        </w:trPr>
        <w:tc>
          <w:tcPr>
            <w:tcW w:w="445" w:type="dxa"/>
          </w:tcPr>
          <w:p w:rsidR="00F3167C" w:rsidRDefault="00F3167C" w:rsidP="00220C93">
            <w:pPr>
              <w:rPr>
                <w:ins w:id="4648" w:author="ies12q680" w:date="2013-04-01T19:18:00Z"/>
                <w:rFonts w:ascii="Tahoma" w:hAnsi="Tahoma"/>
              </w:rPr>
            </w:pPr>
          </w:p>
        </w:tc>
        <w:tc>
          <w:tcPr>
            <w:tcW w:w="1310" w:type="dxa"/>
          </w:tcPr>
          <w:p w:rsidR="00F3167C" w:rsidRDefault="00F3167C" w:rsidP="00220C93">
            <w:pPr>
              <w:rPr>
                <w:ins w:id="4649" w:author="ies12q680" w:date="2013-04-01T19:18:00Z"/>
                <w:rFonts w:ascii="Tahoma" w:hAnsi="Tahoma"/>
              </w:rPr>
            </w:pPr>
          </w:p>
        </w:tc>
        <w:tc>
          <w:tcPr>
            <w:tcW w:w="916" w:type="dxa"/>
          </w:tcPr>
          <w:p w:rsidR="00F3167C" w:rsidRDefault="00F3167C" w:rsidP="00220C93">
            <w:pPr>
              <w:rPr>
                <w:ins w:id="4650" w:author="ies12q680" w:date="2013-04-01T19:18:00Z"/>
                <w:rFonts w:ascii="Tahoma" w:hAnsi="Tahoma"/>
              </w:rPr>
            </w:pPr>
          </w:p>
        </w:tc>
        <w:tc>
          <w:tcPr>
            <w:tcW w:w="677" w:type="dxa"/>
          </w:tcPr>
          <w:p w:rsidR="00F3167C" w:rsidRPr="004D697A" w:rsidRDefault="00F3167C" w:rsidP="00220C93">
            <w:pPr>
              <w:rPr>
                <w:ins w:id="4651" w:author="ies12q680" w:date="2013-04-01T19:18:00Z"/>
                <w:rFonts w:ascii="Tahoma" w:hAnsi="Tahoma"/>
              </w:rPr>
            </w:pPr>
          </w:p>
        </w:tc>
        <w:tc>
          <w:tcPr>
            <w:tcW w:w="1432" w:type="dxa"/>
          </w:tcPr>
          <w:p w:rsidR="00F3167C" w:rsidRPr="004D697A" w:rsidRDefault="00F3167C" w:rsidP="00220C93">
            <w:pPr>
              <w:rPr>
                <w:ins w:id="4652" w:author="ies12q680" w:date="2013-04-01T19:18:00Z"/>
                <w:rFonts w:ascii="Tahoma" w:hAnsi="Tahoma"/>
              </w:rPr>
            </w:pPr>
          </w:p>
        </w:tc>
        <w:tc>
          <w:tcPr>
            <w:tcW w:w="680" w:type="dxa"/>
          </w:tcPr>
          <w:p w:rsidR="00F3167C" w:rsidRPr="004D697A" w:rsidRDefault="00F3167C" w:rsidP="00220C93">
            <w:pPr>
              <w:rPr>
                <w:ins w:id="4653" w:author="ies12q680" w:date="2013-04-01T19:18:00Z"/>
                <w:rFonts w:ascii="Tahoma" w:hAnsi="Tahoma"/>
              </w:rPr>
            </w:pPr>
          </w:p>
        </w:tc>
        <w:tc>
          <w:tcPr>
            <w:tcW w:w="1845" w:type="dxa"/>
          </w:tcPr>
          <w:p w:rsidR="00F3167C" w:rsidRDefault="00F3167C" w:rsidP="00220C93">
            <w:pPr>
              <w:rPr>
                <w:ins w:id="4654" w:author="ies12q680" w:date="2013-04-01T19:18:00Z"/>
                <w:rFonts w:ascii="Tahoma" w:hAnsi="Tahoma"/>
              </w:rPr>
            </w:pPr>
          </w:p>
        </w:tc>
        <w:tc>
          <w:tcPr>
            <w:tcW w:w="3512" w:type="dxa"/>
          </w:tcPr>
          <w:p w:rsidR="00F3167C" w:rsidRPr="00215DF3" w:rsidRDefault="00F3167C" w:rsidP="00220C93">
            <w:pPr>
              <w:rPr>
                <w:ins w:id="4655" w:author="ies12q680" w:date="2013-04-01T19:18:00Z"/>
                <w:rFonts w:ascii="Tahoma" w:hAnsi="Tahoma"/>
              </w:rPr>
            </w:pPr>
          </w:p>
        </w:tc>
      </w:tr>
    </w:tbl>
    <w:p w:rsidR="00DD6852" w:rsidRDefault="008E4B75">
      <w:del w:id="4656" w:author="IEC960923" w:date="2013-03-28T09:46:00Z">
        <w:r w:rsidRPr="008E4B75" w:rsidDel="006A517B">
          <w:rPr>
            <w:rFonts w:ascii="Arial" w:hAnsi="Arial" w:cs="Arial"/>
            <w:b/>
            <w:bCs/>
            <w:sz w:val="24"/>
            <w:szCs w:val="26"/>
            <w:rPrChange w:id="4657" w:author="IEC960923" w:date="2013-03-28T09:46:00Z">
              <w:rPr>
                <w:b/>
                <w:bCs/>
                <w:color w:val="0000FF"/>
                <w:u w:val="single"/>
              </w:rPr>
            </w:rPrChange>
          </w:rPr>
          <w:fldChar w:fldCharType="begin"/>
        </w:r>
        <w:r w:rsidRPr="008E4B75" w:rsidDel="006A517B">
          <w:rPr>
            <w:rFonts w:ascii="Arial" w:hAnsi="Arial" w:cs="Arial"/>
            <w:b/>
            <w:bCs/>
            <w:sz w:val="24"/>
            <w:szCs w:val="26"/>
            <w:rPrChange w:id="4658" w:author="IEC960923" w:date="2013-03-28T09:46:00Z">
              <w:rPr>
                <w:b/>
                <w:bCs/>
                <w:color w:val="0000FF"/>
                <w:u w:val="single"/>
              </w:rPr>
            </w:rPrChange>
          </w:rPr>
          <w:fldChar w:fldCharType="end"/>
        </w:r>
      </w:del>
    </w:p>
    <w:sectPr w:rsidR="00DD6852" w:rsidSect="00BF36A5">
      <w:headerReference w:type="default" r:id="rId49"/>
      <w:footerReference w:type="default" r:id="rId50"/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A6F" w:rsidRDefault="00AA5A6F">
      <w:r>
        <w:separator/>
      </w:r>
    </w:p>
  </w:endnote>
  <w:endnote w:type="continuationSeparator" w:id="0">
    <w:p w:rsidR="00AA5A6F" w:rsidRDefault="00AA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altName w:val="MS Mincho"/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ZYaoT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C93" w:rsidRPr="0008297F" w:rsidRDefault="00220C93" w:rsidP="0008297F">
    <w:pPr>
      <w:pStyle w:val="a5"/>
    </w:pPr>
    <w:r>
      <w:rPr>
        <w:b/>
        <w:bCs/>
        <w:caps/>
      </w:rPr>
      <w:t xml:space="preserve">                                 </w:t>
    </w:r>
    <w:r>
      <w:rPr>
        <w:b/>
        <w:bCs/>
        <w:caps/>
      </w:rPr>
      <w:tab/>
    </w:r>
    <w:r w:rsidRPr="00B25761">
      <w:rPr>
        <w:b/>
        <w:bCs/>
        <w:caps/>
      </w:rPr>
      <w:t xml:space="preserve">Page </w:t>
    </w:r>
    <w:r w:rsidRPr="00B25761">
      <w:rPr>
        <w:b/>
        <w:bCs/>
        <w:caps/>
      </w:rPr>
      <w:fldChar w:fldCharType="begin"/>
    </w:r>
    <w:r w:rsidRPr="00B25761">
      <w:rPr>
        <w:b/>
        <w:bCs/>
        <w:caps/>
      </w:rPr>
      <w:instrText xml:space="preserve"> PAGE </w:instrText>
    </w:r>
    <w:r w:rsidRPr="00B25761">
      <w:rPr>
        <w:b/>
        <w:bCs/>
        <w:caps/>
      </w:rPr>
      <w:fldChar w:fldCharType="separate"/>
    </w:r>
    <w:r w:rsidR="00237774">
      <w:rPr>
        <w:b/>
        <w:bCs/>
        <w:caps/>
        <w:noProof/>
      </w:rPr>
      <w:t>5</w:t>
    </w:r>
    <w:r w:rsidRPr="00B25761">
      <w:rPr>
        <w:b/>
        <w:bCs/>
        <w:caps/>
      </w:rPr>
      <w:fldChar w:fldCharType="end"/>
    </w:r>
    <w:r w:rsidRPr="00B25761">
      <w:rPr>
        <w:b/>
        <w:bCs/>
        <w:caps/>
      </w:rPr>
      <w:t xml:space="preserve"> of </w:t>
    </w:r>
    <w:r w:rsidRPr="00B25761">
      <w:rPr>
        <w:b/>
        <w:bCs/>
        <w:caps/>
      </w:rPr>
      <w:fldChar w:fldCharType="begin"/>
    </w:r>
    <w:r w:rsidRPr="00B25761">
      <w:rPr>
        <w:b/>
        <w:bCs/>
        <w:caps/>
      </w:rPr>
      <w:instrText xml:space="preserve"> NUMPAGES </w:instrText>
    </w:r>
    <w:r w:rsidRPr="00B25761">
      <w:rPr>
        <w:b/>
        <w:bCs/>
        <w:caps/>
      </w:rPr>
      <w:fldChar w:fldCharType="separate"/>
    </w:r>
    <w:r w:rsidR="00237774">
      <w:rPr>
        <w:b/>
        <w:bCs/>
        <w:caps/>
        <w:noProof/>
      </w:rPr>
      <w:t>108</w:t>
    </w:r>
    <w:r w:rsidRPr="00B25761">
      <w:rPr>
        <w:b/>
        <w:bCs/>
        <w:caps/>
      </w:rPr>
      <w:fldChar w:fldCharType="end"/>
    </w:r>
    <w:r>
      <w:rPr>
        <w:b/>
        <w:bCs/>
        <w:caps/>
      </w:rPr>
      <w:t xml:space="preserve">   </w:t>
    </w:r>
    <w:r w:rsidRPr="00B25761">
      <w:rPr>
        <w:b/>
        <w:bCs/>
        <w:caps/>
      </w:rPr>
      <w:tab/>
      <w:t xml:space="preserve">               </w:t>
    </w:r>
    <w:r>
      <w:rPr>
        <w:b/>
        <w:bCs/>
        <w:caps/>
      </w:rPr>
      <w:t xml:space="preserve">    </w:t>
    </w:r>
    <w:r w:rsidRPr="00B25761">
      <w:rPr>
        <w:b/>
        <w:bCs/>
        <w:caps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A6F" w:rsidRDefault="00AA5A6F">
      <w:r>
        <w:separator/>
      </w:r>
    </w:p>
  </w:footnote>
  <w:footnote w:type="continuationSeparator" w:id="0">
    <w:p w:rsidR="00AA5A6F" w:rsidRDefault="00AA5A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0A0" w:firstRow="1" w:lastRow="0" w:firstColumn="1" w:lastColumn="0" w:noHBand="0" w:noVBand="0"/>
    </w:tblPr>
    <w:tblGrid>
      <w:gridCol w:w="5653"/>
      <w:gridCol w:w="5046"/>
    </w:tblGrid>
    <w:tr w:rsidR="00220C93" w:rsidTr="00856DE1">
      <w:tc>
        <w:tcPr>
          <w:tcW w:w="2642" w:type="pct"/>
          <w:tcBorders>
            <w:right w:val="single" w:sz="18" w:space="0" w:color="4F81BD"/>
          </w:tcBorders>
        </w:tcPr>
        <w:p w:rsidR="00220C93" w:rsidRPr="00AE0474" w:rsidRDefault="00220C93" w:rsidP="00856DE1">
          <w:pPr>
            <w:rPr>
              <w:rFonts w:eastAsia="FZYaoTi"/>
              <w:b/>
              <w:color w:val="000000"/>
              <w:szCs w:val="21"/>
            </w:rPr>
          </w:pPr>
        </w:p>
      </w:tc>
      <w:tc>
        <w:tcPr>
          <w:tcW w:w="2358" w:type="pct"/>
          <w:tcBorders>
            <w:left w:val="single" w:sz="18" w:space="0" w:color="4F81BD"/>
          </w:tcBorders>
        </w:tcPr>
        <w:p w:rsidR="00220C93" w:rsidRDefault="00220C93" w:rsidP="009F20C2">
          <w:pPr>
            <w:pStyle w:val="a3"/>
            <w:rPr>
              <w:rFonts w:ascii="Cambria" w:hAnsi="Cambria"/>
              <w:color w:val="4F81BD"/>
              <w:sz w:val="24"/>
            </w:rPr>
          </w:pPr>
          <w:r>
            <w:rPr>
              <w:rFonts w:ascii="Arial" w:hAnsi="Arial" w:cs="Arial"/>
              <w:b/>
              <w:bCs/>
            </w:rPr>
            <w:t xml:space="preserve">&lt;&lt;iMES </w:t>
          </w:r>
          <w:r>
            <w:rPr>
              <w:rFonts w:ascii="Arial" w:hAnsi="Arial" w:cs="Arial" w:hint="eastAsia"/>
              <w:b/>
              <w:bCs/>
            </w:rPr>
            <w:t>2012</w:t>
          </w:r>
          <w:r>
            <w:rPr>
              <w:rFonts w:ascii="Arial" w:hAnsi="Arial" w:cs="Arial"/>
              <w:b/>
              <w:bCs/>
            </w:rPr>
            <w:t>&gt;&gt; SPEC</w:t>
          </w:r>
        </w:p>
      </w:tc>
    </w:tr>
  </w:tbl>
  <w:p w:rsidR="00220C93" w:rsidRPr="0008297F" w:rsidRDefault="00220C93" w:rsidP="0008297F">
    <w:pPr>
      <w:pStyle w:val="a3"/>
      <w:jc w:val="center"/>
    </w:pPr>
    <w:r>
      <w:rPr>
        <w:rFonts w:ascii="Arial" w:hAnsi="Arial" w:cs="Arial"/>
        <w:b/>
        <w:bCs/>
      </w:rPr>
      <w:t>SCI No</w:t>
    </w:r>
    <w:r>
      <w:rPr>
        <w:rFonts w:ascii="Arial" w:hAnsi="Arial" w:cs="Arial" w:hint="eastAsia"/>
        <w:b/>
        <w:bCs/>
      </w:rPr>
      <w:t>：</w:t>
    </w:r>
    <w:r w:rsidRPr="00556A87">
      <w:rPr>
        <w:rFonts w:ascii="Arial" w:hAnsi="Arial" w:cs="Arial"/>
        <w:b/>
        <w:bCs/>
      </w:rPr>
      <w:t>CI-</w:t>
    </w:r>
    <w:r>
      <w:rPr>
        <w:rFonts w:ascii="Arial" w:hAnsi="Arial" w:cs="Arial"/>
        <w:b/>
        <w:bCs/>
      </w:rPr>
      <w:t>MES1</w:t>
    </w:r>
    <w:r>
      <w:rPr>
        <w:rFonts w:ascii="Arial" w:hAnsi="Arial" w:cs="Arial" w:hint="eastAsia"/>
        <w:b/>
        <w:bCs/>
      </w:rPr>
      <w:t>2</w:t>
    </w:r>
    <w:r w:rsidRPr="00556A87">
      <w:rPr>
        <w:rFonts w:ascii="Arial" w:hAnsi="Arial" w:cs="Arial"/>
        <w:b/>
        <w:bCs/>
      </w:rPr>
      <w:t>-SPEC-</w:t>
    </w:r>
    <w:r>
      <w:rPr>
        <w:rFonts w:ascii="Arial" w:hAnsi="Arial" w:cs="Arial" w:hint="eastAsia"/>
        <w:b/>
        <w:bCs/>
      </w:rPr>
      <w:t>PAK-</w:t>
    </w:r>
    <w:r>
      <w:rPr>
        <w:rFonts w:ascii="Arial" w:hAnsi="Arial" w:cs="Arial"/>
        <w:b/>
        <w:bCs/>
      </w:rPr>
      <w:t>DATA MAINTAIN</w:t>
    </w:r>
    <w:r w:rsidRPr="00556A87">
      <w:rPr>
        <w:rFonts w:ascii="Arial" w:hAnsi="Arial" w:cs="Arial"/>
        <w:b/>
        <w:bCs/>
      </w:rPr>
      <w:t>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0F0A"/>
    <w:multiLevelType w:val="hybridMultilevel"/>
    <w:tmpl w:val="CB52C5F0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08375907"/>
    <w:multiLevelType w:val="hybridMultilevel"/>
    <w:tmpl w:val="2850F776"/>
    <w:lvl w:ilvl="0" w:tplc="62502FE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091348C9"/>
    <w:multiLevelType w:val="hybridMultilevel"/>
    <w:tmpl w:val="A54852E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0AC67CC7"/>
    <w:multiLevelType w:val="hybridMultilevel"/>
    <w:tmpl w:val="5F8C10FC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0D967292"/>
    <w:multiLevelType w:val="hybridMultilevel"/>
    <w:tmpl w:val="BF3255A6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11F33EE4"/>
    <w:multiLevelType w:val="hybridMultilevel"/>
    <w:tmpl w:val="05B41A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4175B8F"/>
    <w:multiLevelType w:val="hybridMultilevel"/>
    <w:tmpl w:val="85D6CA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60D27DF"/>
    <w:multiLevelType w:val="hybridMultilevel"/>
    <w:tmpl w:val="61A2DDD4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AA0ABEA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16CC38A1"/>
    <w:multiLevelType w:val="multilevel"/>
    <w:tmpl w:val="8AE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1E9978B2"/>
    <w:multiLevelType w:val="hybridMultilevel"/>
    <w:tmpl w:val="6302AB3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0F75FBC"/>
    <w:multiLevelType w:val="hybridMultilevel"/>
    <w:tmpl w:val="CB52C5F0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25432CA9"/>
    <w:multiLevelType w:val="hybridMultilevel"/>
    <w:tmpl w:val="371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9502553"/>
    <w:multiLevelType w:val="hybridMultilevel"/>
    <w:tmpl w:val="66180206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2A6349B9"/>
    <w:multiLevelType w:val="hybridMultilevel"/>
    <w:tmpl w:val="AC2E12B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0141D4B"/>
    <w:multiLevelType w:val="hybridMultilevel"/>
    <w:tmpl w:val="66C626BA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>
    <w:nsid w:val="31DF7867"/>
    <w:multiLevelType w:val="hybridMultilevel"/>
    <w:tmpl w:val="8B884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37D77A7"/>
    <w:multiLevelType w:val="hybridMultilevel"/>
    <w:tmpl w:val="5D4CC940"/>
    <w:lvl w:ilvl="0" w:tplc="6F44F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4543398"/>
    <w:multiLevelType w:val="multilevel"/>
    <w:tmpl w:val="5E868ED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8">
    <w:nsid w:val="38775DAE"/>
    <w:multiLevelType w:val="hybridMultilevel"/>
    <w:tmpl w:val="3FAE42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3ACB4BDF"/>
    <w:multiLevelType w:val="hybridMultilevel"/>
    <w:tmpl w:val="7D5E030A"/>
    <w:lvl w:ilvl="0" w:tplc="C2F249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EA3CC024" w:tentative="1">
      <w:start w:val="1"/>
      <w:numFmt w:val="lowerLetter"/>
      <w:lvlText w:val="%2)"/>
      <w:lvlJc w:val="left"/>
      <w:pPr>
        <w:ind w:left="1260" w:hanging="420"/>
      </w:pPr>
    </w:lvl>
    <w:lvl w:ilvl="2" w:tplc="BF24417C" w:tentative="1">
      <w:start w:val="1"/>
      <w:numFmt w:val="lowerRoman"/>
      <w:lvlText w:val="%3."/>
      <w:lvlJc w:val="right"/>
      <w:pPr>
        <w:ind w:left="1680" w:hanging="420"/>
      </w:pPr>
    </w:lvl>
    <w:lvl w:ilvl="3" w:tplc="8DA224CC" w:tentative="1">
      <w:start w:val="1"/>
      <w:numFmt w:val="decimal"/>
      <w:lvlText w:val="%4."/>
      <w:lvlJc w:val="left"/>
      <w:pPr>
        <w:ind w:left="2100" w:hanging="420"/>
      </w:pPr>
    </w:lvl>
    <w:lvl w:ilvl="4" w:tplc="2C4A5D4E" w:tentative="1">
      <w:start w:val="1"/>
      <w:numFmt w:val="lowerLetter"/>
      <w:lvlText w:val="%5)"/>
      <w:lvlJc w:val="left"/>
      <w:pPr>
        <w:ind w:left="2520" w:hanging="420"/>
      </w:pPr>
    </w:lvl>
    <w:lvl w:ilvl="5" w:tplc="E56ACCC4" w:tentative="1">
      <w:start w:val="1"/>
      <w:numFmt w:val="lowerRoman"/>
      <w:lvlText w:val="%6."/>
      <w:lvlJc w:val="right"/>
      <w:pPr>
        <w:ind w:left="2940" w:hanging="420"/>
      </w:pPr>
    </w:lvl>
    <w:lvl w:ilvl="6" w:tplc="25348E78" w:tentative="1">
      <w:start w:val="1"/>
      <w:numFmt w:val="decimal"/>
      <w:lvlText w:val="%7."/>
      <w:lvlJc w:val="left"/>
      <w:pPr>
        <w:ind w:left="3360" w:hanging="420"/>
      </w:pPr>
    </w:lvl>
    <w:lvl w:ilvl="7" w:tplc="2DDC9558" w:tentative="1">
      <w:start w:val="1"/>
      <w:numFmt w:val="lowerLetter"/>
      <w:lvlText w:val="%8)"/>
      <w:lvlJc w:val="left"/>
      <w:pPr>
        <w:ind w:left="3780" w:hanging="420"/>
      </w:pPr>
    </w:lvl>
    <w:lvl w:ilvl="8" w:tplc="BCC20A00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3AFC1FE8"/>
    <w:multiLevelType w:val="hybridMultilevel"/>
    <w:tmpl w:val="371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B126588"/>
    <w:multiLevelType w:val="hybridMultilevel"/>
    <w:tmpl w:val="B20854BA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F9207AC"/>
    <w:multiLevelType w:val="hybridMultilevel"/>
    <w:tmpl w:val="12243328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1A34783"/>
    <w:multiLevelType w:val="hybridMultilevel"/>
    <w:tmpl w:val="6302AB30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2707D1D"/>
    <w:multiLevelType w:val="hybridMultilevel"/>
    <w:tmpl w:val="DB0852CE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1D1AC80E">
      <w:start w:val="4"/>
      <w:numFmt w:val="bullet"/>
      <w:lvlText w:val="●"/>
      <w:lvlJc w:val="left"/>
      <w:pPr>
        <w:ind w:left="780" w:hanging="360"/>
      </w:pPr>
      <w:rPr>
        <w:rFonts w:ascii="SimSun" w:eastAsia="SimSun" w:hAnsi="SimSun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428709FD"/>
    <w:multiLevelType w:val="hybridMultilevel"/>
    <w:tmpl w:val="8B884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2B01C96"/>
    <w:multiLevelType w:val="hybridMultilevel"/>
    <w:tmpl w:val="D0421A42"/>
    <w:lvl w:ilvl="0" w:tplc="36C8F89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A753722"/>
    <w:multiLevelType w:val="hybridMultilevel"/>
    <w:tmpl w:val="1156512C"/>
    <w:lvl w:ilvl="0" w:tplc="C09E1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D700A0D"/>
    <w:multiLevelType w:val="hybridMultilevel"/>
    <w:tmpl w:val="13A850FC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9">
    <w:nsid w:val="4F345036"/>
    <w:multiLevelType w:val="hybridMultilevel"/>
    <w:tmpl w:val="371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2C5180E"/>
    <w:multiLevelType w:val="hybridMultilevel"/>
    <w:tmpl w:val="EC563F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>
    <w:nsid w:val="552A6723"/>
    <w:multiLevelType w:val="hybridMultilevel"/>
    <w:tmpl w:val="BF3255A6"/>
    <w:lvl w:ilvl="0" w:tplc="C38A319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2">
    <w:nsid w:val="555200F4"/>
    <w:multiLevelType w:val="hybridMultilevel"/>
    <w:tmpl w:val="756AE27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55706619"/>
    <w:multiLevelType w:val="hybridMultilevel"/>
    <w:tmpl w:val="A54852E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4">
    <w:nsid w:val="5B202C1B"/>
    <w:multiLevelType w:val="hybridMultilevel"/>
    <w:tmpl w:val="49F00C80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5">
    <w:nsid w:val="5D170443"/>
    <w:multiLevelType w:val="hybridMultilevel"/>
    <w:tmpl w:val="3796DF0A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>
    <w:nsid w:val="602F2F4E"/>
    <w:multiLevelType w:val="hybridMultilevel"/>
    <w:tmpl w:val="30C4557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3B56D96"/>
    <w:multiLevelType w:val="hybridMultilevel"/>
    <w:tmpl w:val="551681A2"/>
    <w:lvl w:ilvl="0" w:tplc="A5BE057A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0" w:hanging="420"/>
      </w:pPr>
    </w:lvl>
    <w:lvl w:ilvl="2" w:tplc="0409001B" w:tentative="1">
      <w:start w:val="1"/>
      <w:numFmt w:val="lowerRoman"/>
      <w:lvlText w:val="%3."/>
      <w:lvlJc w:val="right"/>
      <w:pPr>
        <w:ind w:left="1690" w:hanging="420"/>
      </w:pPr>
    </w:lvl>
    <w:lvl w:ilvl="3" w:tplc="0409000F" w:tentative="1">
      <w:start w:val="1"/>
      <w:numFmt w:val="decimal"/>
      <w:lvlText w:val="%4."/>
      <w:lvlJc w:val="left"/>
      <w:pPr>
        <w:ind w:left="2110" w:hanging="420"/>
      </w:pPr>
    </w:lvl>
    <w:lvl w:ilvl="4" w:tplc="04090019" w:tentative="1">
      <w:start w:val="1"/>
      <w:numFmt w:val="lowerLetter"/>
      <w:lvlText w:val="%5)"/>
      <w:lvlJc w:val="left"/>
      <w:pPr>
        <w:ind w:left="2530" w:hanging="420"/>
      </w:pPr>
    </w:lvl>
    <w:lvl w:ilvl="5" w:tplc="0409001B" w:tentative="1">
      <w:start w:val="1"/>
      <w:numFmt w:val="lowerRoman"/>
      <w:lvlText w:val="%6."/>
      <w:lvlJc w:val="right"/>
      <w:pPr>
        <w:ind w:left="2950" w:hanging="420"/>
      </w:pPr>
    </w:lvl>
    <w:lvl w:ilvl="6" w:tplc="0409000F" w:tentative="1">
      <w:start w:val="1"/>
      <w:numFmt w:val="decimal"/>
      <w:lvlText w:val="%7."/>
      <w:lvlJc w:val="left"/>
      <w:pPr>
        <w:ind w:left="3370" w:hanging="420"/>
      </w:pPr>
    </w:lvl>
    <w:lvl w:ilvl="7" w:tplc="04090019" w:tentative="1">
      <w:start w:val="1"/>
      <w:numFmt w:val="lowerLetter"/>
      <w:lvlText w:val="%8)"/>
      <w:lvlJc w:val="left"/>
      <w:pPr>
        <w:ind w:left="3790" w:hanging="420"/>
      </w:pPr>
    </w:lvl>
    <w:lvl w:ilvl="8" w:tplc="0409001B" w:tentative="1">
      <w:start w:val="1"/>
      <w:numFmt w:val="lowerRoman"/>
      <w:lvlText w:val="%9."/>
      <w:lvlJc w:val="right"/>
      <w:pPr>
        <w:ind w:left="4210" w:hanging="420"/>
      </w:pPr>
    </w:lvl>
  </w:abstractNum>
  <w:abstractNum w:abstractNumId="38">
    <w:nsid w:val="63C36D60"/>
    <w:multiLevelType w:val="hybridMultilevel"/>
    <w:tmpl w:val="7950520E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9">
    <w:nsid w:val="653029BD"/>
    <w:multiLevelType w:val="hybridMultilevel"/>
    <w:tmpl w:val="8AA8BAC0"/>
    <w:lvl w:ilvl="0" w:tplc="C150C0F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6367DED"/>
    <w:multiLevelType w:val="hybridMultilevel"/>
    <w:tmpl w:val="52B67B8C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1">
    <w:nsid w:val="68A7203B"/>
    <w:multiLevelType w:val="hybridMultilevel"/>
    <w:tmpl w:val="371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6911119E"/>
    <w:multiLevelType w:val="hybridMultilevel"/>
    <w:tmpl w:val="8B884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94832CA"/>
    <w:multiLevelType w:val="hybridMultilevel"/>
    <w:tmpl w:val="7FDC9B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69EB1C64"/>
    <w:multiLevelType w:val="hybridMultilevel"/>
    <w:tmpl w:val="6652CE3E"/>
    <w:lvl w:ilvl="0" w:tplc="E6C6E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0B46E88"/>
    <w:multiLevelType w:val="hybridMultilevel"/>
    <w:tmpl w:val="1BF6220A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6">
    <w:nsid w:val="714B25F5"/>
    <w:multiLevelType w:val="hybridMultilevel"/>
    <w:tmpl w:val="2F24F0BE"/>
    <w:lvl w:ilvl="0" w:tplc="79FAEB6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7">
    <w:nsid w:val="72F9191F"/>
    <w:multiLevelType w:val="hybridMultilevel"/>
    <w:tmpl w:val="C130E9DA"/>
    <w:lvl w:ilvl="0" w:tplc="D9AE6D5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1" w:tplc="123A861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B69AD9A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A54E3EF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17EC0AB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89C85B6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D38AEB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2EFABD7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85187FE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8">
    <w:nsid w:val="734D160C"/>
    <w:multiLevelType w:val="hybridMultilevel"/>
    <w:tmpl w:val="52B67B8C"/>
    <w:lvl w:ilvl="0" w:tplc="DFDA716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9">
    <w:nsid w:val="778749C4"/>
    <w:multiLevelType w:val="hybridMultilevel"/>
    <w:tmpl w:val="5ADC43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>
    <w:nsid w:val="7A5276DC"/>
    <w:multiLevelType w:val="hybridMultilevel"/>
    <w:tmpl w:val="371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7A543FD4"/>
    <w:multiLevelType w:val="hybridMultilevel"/>
    <w:tmpl w:val="8B884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45C4516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7B2A5D8D"/>
    <w:multiLevelType w:val="hybridMultilevel"/>
    <w:tmpl w:val="4E9AF846"/>
    <w:lvl w:ilvl="0" w:tplc="04090001">
      <w:start w:val="1"/>
      <w:numFmt w:val="bullet"/>
      <w:lvlText w:val=""/>
      <w:lvlJc w:val="left"/>
      <w:pPr>
        <w:tabs>
          <w:tab w:val="num" w:pos="1110"/>
        </w:tabs>
        <w:ind w:left="111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530"/>
        </w:tabs>
        <w:ind w:left="15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50"/>
        </w:tabs>
        <w:ind w:left="19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70"/>
        </w:tabs>
        <w:ind w:left="23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90"/>
        </w:tabs>
        <w:ind w:left="27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10"/>
        </w:tabs>
        <w:ind w:left="32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30"/>
        </w:tabs>
        <w:ind w:left="36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70"/>
        </w:tabs>
        <w:ind w:left="4470" w:hanging="420"/>
      </w:pPr>
      <w:rPr>
        <w:rFonts w:ascii="Wingdings" w:hAnsi="Wingdings" w:hint="default"/>
      </w:rPr>
    </w:lvl>
  </w:abstractNum>
  <w:num w:numId="1">
    <w:abstractNumId w:val="52"/>
  </w:num>
  <w:num w:numId="2">
    <w:abstractNumId w:val="47"/>
  </w:num>
  <w:num w:numId="3">
    <w:abstractNumId w:val="17"/>
  </w:num>
  <w:num w:numId="4">
    <w:abstractNumId w:val="30"/>
  </w:num>
  <w:num w:numId="5">
    <w:abstractNumId w:val="18"/>
  </w:num>
  <w:num w:numId="6">
    <w:abstractNumId w:val="19"/>
  </w:num>
  <w:num w:numId="7">
    <w:abstractNumId w:val="35"/>
  </w:num>
  <w:num w:numId="8">
    <w:abstractNumId w:val="27"/>
  </w:num>
  <w:num w:numId="9">
    <w:abstractNumId w:val="24"/>
  </w:num>
  <w:num w:numId="10">
    <w:abstractNumId w:val="39"/>
  </w:num>
  <w:num w:numId="11">
    <w:abstractNumId w:val="44"/>
  </w:num>
  <w:num w:numId="12">
    <w:abstractNumId w:val="9"/>
  </w:num>
  <w:num w:numId="13">
    <w:abstractNumId w:val="23"/>
  </w:num>
  <w:num w:numId="14">
    <w:abstractNumId w:val="13"/>
  </w:num>
  <w:num w:numId="15">
    <w:abstractNumId w:val="21"/>
  </w:num>
  <w:num w:numId="16">
    <w:abstractNumId w:val="36"/>
  </w:num>
  <w:num w:numId="17">
    <w:abstractNumId w:val="22"/>
  </w:num>
  <w:num w:numId="18">
    <w:abstractNumId w:val="33"/>
  </w:num>
  <w:num w:numId="19">
    <w:abstractNumId w:val="31"/>
  </w:num>
  <w:num w:numId="20">
    <w:abstractNumId w:val="0"/>
  </w:num>
  <w:num w:numId="21">
    <w:abstractNumId w:val="2"/>
  </w:num>
  <w:num w:numId="22">
    <w:abstractNumId w:val="12"/>
  </w:num>
  <w:num w:numId="23">
    <w:abstractNumId w:val="7"/>
  </w:num>
  <w:num w:numId="24">
    <w:abstractNumId w:val="40"/>
  </w:num>
  <w:num w:numId="25">
    <w:abstractNumId w:val="28"/>
  </w:num>
  <w:num w:numId="26">
    <w:abstractNumId w:val="38"/>
  </w:num>
  <w:num w:numId="27">
    <w:abstractNumId w:val="14"/>
  </w:num>
  <w:num w:numId="28">
    <w:abstractNumId w:val="46"/>
  </w:num>
  <w:num w:numId="29">
    <w:abstractNumId w:val="4"/>
  </w:num>
  <w:num w:numId="30">
    <w:abstractNumId w:val="10"/>
  </w:num>
  <w:num w:numId="31">
    <w:abstractNumId w:val="3"/>
  </w:num>
  <w:num w:numId="32">
    <w:abstractNumId w:val="34"/>
  </w:num>
  <w:num w:numId="33">
    <w:abstractNumId w:val="48"/>
  </w:num>
  <w:num w:numId="34">
    <w:abstractNumId w:val="45"/>
  </w:num>
  <w:num w:numId="35">
    <w:abstractNumId w:val="8"/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6"/>
  </w:num>
  <w:num w:numId="60">
    <w:abstractNumId w:val="17"/>
  </w:num>
  <w:num w:numId="61">
    <w:abstractNumId w:val="17"/>
  </w:num>
  <w:num w:numId="62">
    <w:abstractNumId w:val="17"/>
  </w:num>
  <w:num w:numId="63">
    <w:abstractNumId w:val="1"/>
  </w:num>
  <w:num w:numId="64">
    <w:abstractNumId w:val="17"/>
  </w:num>
  <w:num w:numId="65">
    <w:abstractNumId w:val="17"/>
  </w:num>
  <w:num w:numId="66">
    <w:abstractNumId w:val="17"/>
  </w:num>
  <w:num w:numId="67">
    <w:abstractNumId w:val="17"/>
  </w:num>
  <w:num w:numId="68">
    <w:abstractNumId w:val="49"/>
  </w:num>
  <w:num w:numId="69">
    <w:abstractNumId w:val="43"/>
  </w:num>
  <w:num w:numId="70">
    <w:abstractNumId w:val="50"/>
  </w:num>
  <w:num w:numId="71">
    <w:abstractNumId w:val="20"/>
  </w:num>
  <w:num w:numId="72">
    <w:abstractNumId w:val="32"/>
  </w:num>
  <w:num w:numId="73">
    <w:abstractNumId w:val="51"/>
  </w:num>
  <w:num w:numId="74">
    <w:abstractNumId w:val="11"/>
  </w:num>
  <w:num w:numId="75">
    <w:abstractNumId w:val="5"/>
  </w:num>
  <w:num w:numId="76">
    <w:abstractNumId w:val="42"/>
  </w:num>
  <w:num w:numId="77">
    <w:abstractNumId w:val="29"/>
  </w:num>
  <w:num w:numId="78">
    <w:abstractNumId w:val="41"/>
  </w:num>
  <w:num w:numId="79">
    <w:abstractNumId w:val="25"/>
  </w:num>
  <w:num w:numId="80">
    <w:abstractNumId w:val="15"/>
  </w:num>
  <w:num w:numId="81">
    <w:abstractNumId w:val="16"/>
  </w:num>
  <w:num w:numId="82">
    <w:abstractNumId w:val="37"/>
  </w:num>
  <w:num w:numId="83">
    <w:abstractNumId w:val="6"/>
  </w:num>
  <w:num w:numId="84">
    <w:abstractNumId w:val="17"/>
  </w:num>
  <w:num w:numId="85">
    <w:abstractNumId w:val="17"/>
  </w:num>
  <w:num w:numId="86">
    <w:abstractNumId w:val="17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/>
  <w:defaultTabStop w:val="720"/>
  <w:characterSpacingControl w:val="doNotCompress"/>
  <w:hdrShapeDefaults>
    <o:shapedefaults v:ext="edit" spidmax="38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377D6"/>
    <w:rsid w:val="0000096F"/>
    <w:rsid w:val="00000D64"/>
    <w:rsid w:val="000012D0"/>
    <w:rsid w:val="000014B6"/>
    <w:rsid w:val="000022C7"/>
    <w:rsid w:val="00002A7B"/>
    <w:rsid w:val="00002AEB"/>
    <w:rsid w:val="00002DE4"/>
    <w:rsid w:val="00002F38"/>
    <w:rsid w:val="00003C47"/>
    <w:rsid w:val="000042A2"/>
    <w:rsid w:val="00004A9C"/>
    <w:rsid w:val="00004C61"/>
    <w:rsid w:val="000054CF"/>
    <w:rsid w:val="00005694"/>
    <w:rsid w:val="0000596D"/>
    <w:rsid w:val="000059C5"/>
    <w:rsid w:val="00005B6D"/>
    <w:rsid w:val="000061CA"/>
    <w:rsid w:val="000062FA"/>
    <w:rsid w:val="0000649F"/>
    <w:rsid w:val="000067AA"/>
    <w:rsid w:val="0000692A"/>
    <w:rsid w:val="000071F9"/>
    <w:rsid w:val="00007B94"/>
    <w:rsid w:val="00007D99"/>
    <w:rsid w:val="0001084A"/>
    <w:rsid w:val="00010C0E"/>
    <w:rsid w:val="00010D22"/>
    <w:rsid w:val="00010F98"/>
    <w:rsid w:val="0001111A"/>
    <w:rsid w:val="00012472"/>
    <w:rsid w:val="0001276B"/>
    <w:rsid w:val="00012BDC"/>
    <w:rsid w:val="00012E6E"/>
    <w:rsid w:val="00013087"/>
    <w:rsid w:val="0001386E"/>
    <w:rsid w:val="00013CB9"/>
    <w:rsid w:val="000151F7"/>
    <w:rsid w:val="00015FF3"/>
    <w:rsid w:val="00016222"/>
    <w:rsid w:val="000162C2"/>
    <w:rsid w:val="00016B1B"/>
    <w:rsid w:val="00016EC6"/>
    <w:rsid w:val="00017DE2"/>
    <w:rsid w:val="00017EBA"/>
    <w:rsid w:val="000205CF"/>
    <w:rsid w:val="00020DA2"/>
    <w:rsid w:val="00020EAE"/>
    <w:rsid w:val="00020EDB"/>
    <w:rsid w:val="000210DA"/>
    <w:rsid w:val="0002138F"/>
    <w:rsid w:val="000219BA"/>
    <w:rsid w:val="00021D12"/>
    <w:rsid w:val="000222AF"/>
    <w:rsid w:val="000225B8"/>
    <w:rsid w:val="00022D0D"/>
    <w:rsid w:val="000231B4"/>
    <w:rsid w:val="00023200"/>
    <w:rsid w:val="00023283"/>
    <w:rsid w:val="0002356E"/>
    <w:rsid w:val="000239A3"/>
    <w:rsid w:val="000239D6"/>
    <w:rsid w:val="00023BFE"/>
    <w:rsid w:val="00023C77"/>
    <w:rsid w:val="0002413B"/>
    <w:rsid w:val="000243D7"/>
    <w:rsid w:val="0002440C"/>
    <w:rsid w:val="00024502"/>
    <w:rsid w:val="0002450B"/>
    <w:rsid w:val="00025933"/>
    <w:rsid w:val="000259B8"/>
    <w:rsid w:val="00025CF8"/>
    <w:rsid w:val="00025E1C"/>
    <w:rsid w:val="00025E9B"/>
    <w:rsid w:val="000261AF"/>
    <w:rsid w:val="000268FE"/>
    <w:rsid w:val="00026916"/>
    <w:rsid w:val="000271D2"/>
    <w:rsid w:val="00027DBE"/>
    <w:rsid w:val="00027F0C"/>
    <w:rsid w:val="00027F46"/>
    <w:rsid w:val="00027F71"/>
    <w:rsid w:val="00030163"/>
    <w:rsid w:val="00030968"/>
    <w:rsid w:val="00030D38"/>
    <w:rsid w:val="00030E08"/>
    <w:rsid w:val="00031C4C"/>
    <w:rsid w:val="000322D2"/>
    <w:rsid w:val="00032434"/>
    <w:rsid w:val="0003290F"/>
    <w:rsid w:val="00032D8A"/>
    <w:rsid w:val="00033184"/>
    <w:rsid w:val="00033210"/>
    <w:rsid w:val="00033298"/>
    <w:rsid w:val="00033ABA"/>
    <w:rsid w:val="00034065"/>
    <w:rsid w:val="00034599"/>
    <w:rsid w:val="0003486D"/>
    <w:rsid w:val="00034988"/>
    <w:rsid w:val="00034ACC"/>
    <w:rsid w:val="00034F0D"/>
    <w:rsid w:val="000350B6"/>
    <w:rsid w:val="000359AA"/>
    <w:rsid w:val="000359CB"/>
    <w:rsid w:val="00035AB9"/>
    <w:rsid w:val="00035C09"/>
    <w:rsid w:val="00035F15"/>
    <w:rsid w:val="000362E1"/>
    <w:rsid w:val="00036441"/>
    <w:rsid w:val="0003656C"/>
    <w:rsid w:val="00036941"/>
    <w:rsid w:val="00036AF3"/>
    <w:rsid w:val="00037287"/>
    <w:rsid w:val="000372D9"/>
    <w:rsid w:val="000373D6"/>
    <w:rsid w:val="000374A1"/>
    <w:rsid w:val="0003756F"/>
    <w:rsid w:val="000379DF"/>
    <w:rsid w:val="00037CE9"/>
    <w:rsid w:val="00040050"/>
    <w:rsid w:val="000403AB"/>
    <w:rsid w:val="00040EF1"/>
    <w:rsid w:val="00041EA0"/>
    <w:rsid w:val="000421F8"/>
    <w:rsid w:val="0004224B"/>
    <w:rsid w:val="00042423"/>
    <w:rsid w:val="0004287C"/>
    <w:rsid w:val="0004347E"/>
    <w:rsid w:val="00043566"/>
    <w:rsid w:val="00043C4F"/>
    <w:rsid w:val="000440E9"/>
    <w:rsid w:val="00044275"/>
    <w:rsid w:val="00044466"/>
    <w:rsid w:val="000447E2"/>
    <w:rsid w:val="00044F92"/>
    <w:rsid w:val="0004514D"/>
    <w:rsid w:val="00045A76"/>
    <w:rsid w:val="00045C0D"/>
    <w:rsid w:val="00045FCB"/>
    <w:rsid w:val="00046184"/>
    <w:rsid w:val="000472C2"/>
    <w:rsid w:val="00047642"/>
    <w:rsid w:val="00050849"/>
    <w:rsid w:val="00050D7B"/>
    <w:rsid w:val="00051180"/>
    <w:rsid w:val="00051254"/>
    <w:rsid w:val="000517C1"/>
    <w:rsid w:val="00051C78"/>
    <w:rsid w:val="00052323"/>
    <w:rsid w:val="00052A78"/>
    <w:rsid w:val="00052E41"/>
    <w:rsid w:val="00052EA2"/>
    <w:rsid w:val="00053053"/>
    <w:rsid w:val="00053394"/>
    <w:rsid w:val="00053886"/>
    <w:rsid w:val="000539E7"/>
    <w:rsid w:val="00053E0F"/>
    <w:rsid w:val="00053FB8"/>
    <w:rsid w:val="000544DE"/>
    <w:rsid w:val="00054C3E"/>
    <w:rsid w:val="00054F10"/>
    <w:rsid w:val="00055312"/>
    <w:rsid w:val="00055675"/>
    <w:rsid w:val="00055EF3"/>
    <w:rsid w:val="000560D5"/>
    <w:rsid w:val="00056464"/>
    <w:rsid w:val="000566D5"/>
    <w:rsid w:val="00056E0F"/>
    <w:rsid w:val="00056F34"/>
    <w:rsid w:val="000570C5"/>
    <w:rsid w:val="000576C0"/>
    <w:rsid w:val="00057921"/>
    <w:rsid w:val="00057B27"/>
    <w:rsid w:val="00057F3F"/>
    <w:rsid w:val="00060764"/>
    <w:rsid w:val="00060A9E"/>
    <w:rsid w:val="00060BAD"/>
    <w:rsid w:val="00060CC4"/>
    <w:rsid w:val="00060EA8"/>
    <w:rsid w:val="00060F6C"/>
    <w:rsid w:val="000610AB"/>
    <w:rsid w:val="000620CF"/>
    <w:rsid w:val="000621DD"/>
    <w:rsid w:val="000632AC"/>
    <w:rsid w:val="000632B7"/>
    <w:rsid w:val="000637E2"/>
    <w:rsid w:val="000639BF"/>
    <w:rsid w:val="00064012"/>
    <w:rsid w:val="000642DD"/>
    <w:rsid w:val="00064C40"/>
    <w:rsid w:val="00064F53"/>
    <w:rsid w:val="00065259"/>
    <w:rsid w:val="00065749"/>
    <w:rsid w:val="000658E7"/>
    <w:rsid w:val="000659FB"/>
    <w:rsid w:val="000665C1"/>
    <w:rsid w:val="00066892"/>
    <w:rsid w:val="00066BAB"/>
    <w:rsid w:val="00066F35"/>
    <w:rsid w:val="00067253"/>
    <w:rsid w:val="0006727C"/>
    <w:rsid w:val="00067370"/>
    <w:rsid w:val="00067E5F"/>
    <w:rsid w:val="00071254"/>
    <w:rsid w:val="0007131C"/>
    <w:rsid w:val="00071483"/>
    <w:rsid w:val="0007152E"/>
    <w:rsid w:val="00071753"/>
    <w:rsid w:val="00071CEC"/>
    <w:rsid w:val="000720DF"/>
    <w:rsid w:val="0007242B"/>
    <w:rsid w:val="000728C1"/>
    <w:rsid w:val="000731A9"/>
    <w:rsid w:val="000733BB"/>
    <w:rsid w:val="0007380F"/>
    <w:rsid w:val="000746F2"/>
    <w:rsid w:val="00074855"/>
    <w:rsid w:val="000752EE"/>
    <w:rsid w:val="000756A2"/>
    <w:rsid w:val="000759E0"/>
    <w:rsid w:val="00075AFE"/>
    <w:rsid w:val="00075FC0"/>
    <w:rsid w:val="000779E3"/>
    <w:rsid w:val="000779EC"/>
    <w:rsid w:val="00077ACE"/>
    <w:rsid w:val="00077ACF"/>
    <w:rsid w:val="0008029A"/>
    <w:rsid w:val="000813A2"/>
    <w:rsid w:val="000813EE"/>
    <w:rsid w:val="00081814"/>
    <w:rsid w:val="00081A36"/>
    <w:rsid w:val="00081BCC"/>
    <w:rsid w:val="00081E3C"/>
    <w:rsid w:val="0008202B"/>
    <w:rsid w:val="0008228B"/>
    <w:rsid w:val="0008279E"/>
    <w:rsid w:val="0008297F"/>
    <w:rsid w:val="00082B2A"/>
    <w:rsid w:val="00083C70"/>
    <w:rsid w:val="00084D76"/>
    <w:rsid w:val="00084F2F"/>
    <w:rsid w:val="00084F57"/>
    <w:rsid w:val="000852EC"/>
    <w:rsid w:val="000857A7"/>
    <w:rsid w:val="000859C6"/>
    <w:rsid w:val="00085AAE"/>
    <w:rsid w:val="00085BA2"/>
    <w:rsid w:val="00085FA7"/>
    <w:rsid w:val="00086A6C"/>
    <w:rsid w:val="00086E85"/>
    <w:rsid w:val="00087045"/>
    <w:rsid w:val="00087129"/>
    <w:rsid w:val="00087716"/>
    <w:rsid w:val="00087981"/>
    <w:rsid w:val="00087CE1"/>
    <w:rsid w:val="000902FC"/>
    <w:rsid w:val="000903FC"/>
    <w:rsid w:val="00090DDE"/>
    <w:rsid w:val="00092113"/>
    <w:rsid w:val="0009221B"/>
    <w:rsid w:val="00092705"/>
    <w:rsid w:val="000927E3"/>
    <w:rsid w:val="000932D3"/>
    <w:rsid w:val="00093477"/>
    <w:rsid w:val="000938E9"/>
    <w:rsid w:val="00093B0A"/>
    <w:rsid w:val="00093C0B"/>
    <w:rsid w:val="000947D5"/>
    <w:rsid w:val="00095116"/>
    <w:rsid w:val="00095181"/>
    <w:rsid w:val="000953C5"/>
    <w:rsid w:val="00095799"/>
    <w:rsid w:val="00095FAD"/>
    <w:rsid w:val="00096054"/>
    <w:rsid w:val="00096150"/>
    <w:rsid w:val="0009642E"/>
    <w:rsid w:val="0009648F"/>
    <w:rsid w:val="0009653A"/>
    <w:rsid w:val="0009658F"/>
    <w:rsid w:val="0009659D"/>
    <w:rsid w:val="00096B99"/>
    <w:rsid w:val="000970B7"/>
    <w:rsid w:val="000971FE"/>
    <w:rsid w:val="000978ED"/>
    <w:rsid w:val="000A059B"/>
    <w:rsid w:val="000A108F"/>
    <w:rsid w:val="000A1162"/>
    <w:rsid w:val="000A1735"/>
    <w:rsid w:val="000A1C0D"/>
    <w:rsid w:val="000A1EDA"/>
    <w:rsid w:val="000A1F80"/>
    <w:rsid w:val="000A2441"/>
    <w:rsid w:val="000A2613"/>
    <w:rsid w:val="000A263E"/>
    <w:rsid w:val="000A2969"/>
    <w:rsid w:val="000A3077"/>
    <w:rsid w:val="000A3438"/>
    <w:rsid w:val="000A3836"/>
    <w:rsid w:val="000A3852"/>
    <w:rsid w:val="000A3912"/>
    <w:rsid w:val="000A4A35"/>
    <w:rsid w:val="000A4D3C"/>
    <w:rsid w:val="000A4DB8"/>
    <w:rsid w:val="000A4EDD"/>
    <w:rsid w:val="000A5018"/>
    <w:rsid w:val="000A5C87"/>
    <w:rsid w:val="000A5D04"/>
    <w:rsid w:val="000A69B1"/>
    <w:rsid w:val="000A6AB9"/>
    <w:rsid w:val="000A6D38"/>
    <w:rsid w:val="000A7A3A"/>
    <w:rsid w:val="000A7DEB"/>
    <w:rsid w:val="000B0187"/>
    <w:rsid w:val="000B0334"/>
    <w:rsid w:val="000B07AF"/>
    <w:rsid w:val="000B0941"/>
    <w:rsid w:val="000B0A8F"/>
    <w:rsid w:val="000B0C9E"/>
    <w:rsid w:val="000B1795"/>
    <w:rsid w:val="000B1C71"/>
    <w:rsid w:val="000B1E86"/>
    <w:rsid w:val="000B1FAA"/>
    <w:rsid w:val="000B24E7"/>
    <w:rsid w:val="000B2B5D"/>
    <w:rsid w:val="000B2CAD"/>
    <w:rsid w:val="000B3177"/>
    <w:rsid w:val="000B3603"/>
    <w:rsid w:val="000B420F"/>
    <w:rsid w:val="000B4638"/>
    <w:rsid w:val="000B47D7"/>
    <w:rsid w:val="000B490C"/>
    <w:rsid w:val="000B4E83"/>
    <w:rsid w:val="000B588E"/>
    <w:rsid w:val="000B5DC8"/>
    <w:rsid w:val="000B5E0D"/>
    <w:rsid w:val="000B5F3B"/>
    <w:rsid w:val="000B663D"/>
    <w:rsid w:val="000B7123"/>
    <w:rsid w:val="000B7211"/>
    <w:rsid w:val="000B7642"/>
    <w:rsid w:val="000B7DF4"/>
    <w:rsid w:val="000B7ED9"/>
    <w:rsid w:val="000C0097"/>
    <w:rsid w:val="000C0683"/>
    <w:rsid w:val="000C08B8"/>
    <w:rsid w:val="000C0AA6"/>
    <w:rsid w:val="000C0C2C"/>
    <w:rsid w:val="000C0D98"/>
    <w:rsid w:val="000C1624"/>
    <w:rsid w:val="000C2A8A"/>
    <w:rsid w:val="000C2B9B"/>
    <w:rsid w:val="000C2CFE"/>
    <w:rsid w:val="000C2E00"/>
    <w:rsid w:val="000C2E36"/>
    <w:rsid w:val="000C37C9"/>
    <w:rsid w:val="000C3B7E"/>
    <w:rsid w:val="000C3F1A"/>
    <w:rsid w:val="000C4174"/>
    <w:rsid w:val="000C5055"/>
    <w:rsid w:val="000C52BE"/>
    <w:rsid w:val="000C5523"/>
    <w:rsid w:val="000C557E"/>
    <w:rsid w:val="000C561E"/>
    <w:rsid w:val="000C5B44"/>
    <w:rsid w:val="000C6AC5"/>
    <w:rsid w:val="000C7132"/>
    <w:rsid w:val="000C7469"/>
    <w:rsid w:val="000C7735"/>
    <w:rsid w:val="000C7787"/>
    <w:rsid w:val="000C7855"/>
    <w:rsid w:val="000C7C02"/>
    <w:rsid w:val="000D025F"/>
    <w:rsid w:val="000D0556"/>
    <w:rsid w:val="000D0B7E"/>
    <w:rsid w:val="000D0F7A"/>
    <w:rsid w:val="000D11DA"/>
    <w:rsid w:val="000D15A8"/>
    <w:rsid w:val="000D1714"/>
    <w:rsid w:val="000D26EE"/>
    <w:rsid w:val="000D28CF"/>
    <w:rsid w:val="000D2BBC"/>
    <w:rsid w:val="000D2ED5"/>
    <w:rsid w:val="000D3D6B"/>
    <w:rsid w:val="000D42D9"/>
    <w:rsid w:val="000D449B"/>
    <w:rsid w:val="000D461A"/>
    <w:rsid w:val="000D499B"/>
    <w:rsid w:val="000D4CBE"/>
    <w:rsid w:val="000D4DD9"/>
    <w:rsid w:val="000D4F98"/>
    <w:rsid w:val="000D506C"/>
    <w:rsid w:val="000D515C"/>
    <w:rsid w:val="000D5D0F"/>
    <w:rsid w:val="000D6392"/>
    <w:rsid w:val="000D7242"/>
    <w:rsid w:val="000D7379"/>
    <w:rsid w:val="000D755E"/>
    <w:rsid w:val="000D7AC4"/>
    <w:rsid w:val="000D7B6E"/>
    <w:rsid w:val="000E02AD"/>
    <w:rsid w:val="000E0770"/>
    <w:rsid w:val="000E0C1E"/>
    <w:rsid w:val="000E0C76"/>
    <w:rsid w:val="000E0D5A"/>
    <w:rsid w:val="000E0EC1"/>
    <w:rsid w:val="000E10B3"/>
    <w:rsid w:val="000E11B6"/>
    <w:rsid w:val="000E1227"/>
    <w:rsid w:val="000E17FF"/>
    <w:rsid w:val="000E1835"/>
    <w:rsid w:val="000E1900"/>
    <w:rsid w:val="000E1B16"/>
    <w:rsid w:val="000E210B"/>
    <w:rsid w:val="000E24AC"/>
    <w:rsid w:val="000E28CE"/>
    <w:rsid w:val="000E350F"/>
    <w:rsid w:val="000E4119"/>
    <w:rsid w:val="000E4FD0"/>
    <w:rsid w:val="000E50F5"/>
    <w:rsid w:val="000E517C"/>
    <w:rsid w:val="000E5492"/>
    <w:rsid w:val="000E5530"/>
    <w:rsid w:val="000E62BB"/>
    <w:rsid w:val="000E6382"/>
    <w:rsid w:val="000E6A97"/>
    <w:rsid w:val="000E6AE9"/>
    <w:rsid w:val="000E6F3F"/>
    <w:rsid w:val="000E7102"/>
    <w:rsid w:val="000E72E4"/>
    <w:rsid w:val="000E7788"/>
    <w:rsid w:val="000E799A"/>
    <w:rsid w:val="000E7CEA"/>
    <w:rsid w:val="000F0245"/>
    <w:rsid w:val="000F0E18"/>
    <w:rsid w:val="000F1076"/>
    <w:rsid w:val="000F110A"/>
    <w:rsid w:val="000F1198"/>
    <w:rsid w:val="000F155F"/>
    <w:rsid w:val="000F1982"/>
    <w:rsid w:val="000F1C64"/>
    <w:rsid w:val="000F1D2A"/>
    <w:rsid w:val="000F2553"/>
    <w:rsid w:val="000F2EC0"/>
    <w:rsid w:val="000F2F61"/>
    <w:rsid w:val="000F353F"/>
    <w:rsid w:val="000F3C71"/>
    <w:rsid w:val="000F416B"/>
    <w:rsid w:val="000F420A"/>
    <w:rsid w:val="000F458E"/>
    <w:rsid w:val="000F5BB2"/>
    <w:rsid w:val="000F5C5F"/>
    <w:rsid w:val="000F5DBE"/>
    <w:rsid w:val="000F5F8F"/>
    <w:rsid w:val="000F64AC"/>
    <w:rsid w:val="000F69CD"/>
    <w:rsid w:val="000F6AD3"/>
    <w:rsid w:val="000F728F"/>
    <w:rsid w:val="000F75A1"/>
    <w:rsid w:val="000F7662"/>
    <w:rsid w:val="000F7EDA"/>
    <w:rsid w:val="000F7FE0"/>
    <w:rsid w:val="001002C3"/>
    <w:rsid w:val="001005CD"/>
    <w:rsid w:val="0010070C"/>
    <w:rsid w:val="001007E4"/>
    <w:rsid w:val="00100EB8"/>
    <w:rsid w:val="00100F13"/>
    <w:rsid w:val="001019BE"/>
    <w:rsid w:val="00101FB8"/>
    <w:rsid w:val="0010234C"/>
    <w:rsid w:val="00102355"/>
    <w:rsid w:val="00102549"/>
    <w:rsid w:val="00102B81"/>
    <w:rsid w:val="00102BE6"/>
    <w:rsid w:val="001035BA"/>
    <w:rsid w:val="001038BC"/>
    <w:rsid w:val="00103CFA"/>
    <w:rsid w:val="00103F67"/>
    <w:rsid w:val="00104EB9"/>
    <w:rsid w:val="001056F1"/>
    <w:rsid w:val="0010613E"/>
    <w:rsid w:val="00106163"/>
    <w:rsid w:val="00106C40"/>
    <w:rsid w:val="00106FA3"/>
    <w:rsid w:val="00107A06"/>
    <w:rsid w:val="00107B7A"/>
    <w:rsid w:val="00107F90"/>
    <w:rsid w:val="0011027D"/>
    <w:rsid w:val="00110CDE"/>
    <w:rsid w:val="00110D23"/>
    <w:rsid w:val="0011101A"/>
    <w:rsid w:val="0011156B"/>
    <w:rsid w:val="00111EB4"/>
    <w:rsid w:val="00112987"/>
    <w:rsid w:val="00112D1C"/>
    <w:rsid w:val="001136A5"/>
    <w:rsid w:val="00113DCA"/>
    <w:rsid w:val="0011439F"/>
    <w:rsid w:val="0011478A"/>
    <w:rsid w:val="0011489C"/>
    <w:rsid w:val="00114ABC"/>
    <w:rsid w:val="00114ACE"/>
    <w:rsid w:val="001152B2"/>
    <w:rsid w:val="00115385"/>
    <w:rsid w:val="001154C6"/>
    <w:rsid w:val="00115DEC"/>
    <w:rsid w:val="0011612D"/>
    <w:rsid w:val="0011650C"/>
    <w:rsid w:val="00116BF5"/>
    <w:rsid w:val="00117341"/>
    <w:rsid w:val="00117805"/>
    <w:rsid w:val="0011785B"/>
    <w:rsid w:val="00117C64"/>
    <w:rsid w:val="0012080A"/>
    <w:rsid w:val="00120F5D"/>
    <w:rsid w:val="00120F8E"/>
    <w:rsid w:val="00121302"/>
    <w:rsid w:val="00121350"/>
    <w:rsid w:val="00121393"/>
    <w:rsid w:val="0012183C"/>
    <w:rsid w:val="00122712"/>
    <w:rsid w:val="0012277B"/>
    <w:rsid w:val="00122B2C"/>
    <w:rsid w:val="00122B7E"/>
    <w:rsid w:val="00123879"/>
    <w:rsid w:val="00123C86"/>
    <w:rsid w:val="001242D8"/>
    <w:rsid w:val="00125819"/>
    <w:rsid w:val="00125892"/>
    <w:rsid w:val="00125B87"/>
    <w:rsid w:val="00125BA2"/>
    <w:rsid w:val="00125E44"/>
    <w:rsid w:val="0012617B"/>
    <w:rsid w:val="00126630"/>
    <w:rsid w:val="00126CB0"/>
    <w:rsid w:val="00126D52"/>
    <w:rsid w:val="0012751C"/>
    <w:rsid w:val="00127991"/>
    <w:rsid w:val="00127AAD"/>
    <w:rsid w:val="00127C29"/>
    <w:rsid w:val="00127CA2"/>
    <w:rsid w:val="00127CEF"/>
    <w:rsid w:val="00127F73"/>
    <w:rsid w:val="001302AD"/>
    <w:rsid w:val="001303E7"/>
    <w:rsid w:val="0013055C"/>
    <w:rsid w:val="00130B96"/>
    <w:rsid w:val="00130D2A"/>
    <w:rsid w:val="0013169B"/>
    <w:rsid w:val="00131784"/>
    <w:rsid w:val="001317BC"/>
    <w:rsid w:val="00132230"/>
    <w:rsid w:val="00132521"/>
    <w:rsid w:val="00133103"/>
    <w:rsid w:val="0013348A"/>
    <w:rsid w:val="00133501"/>
    <w:rsid w:val="001339D7"/>
    <w:rsid w:val="001344C7"/>
    <w:rsid w:val="00135052"/>
    <w:rsid w:val="00135B64"/>
    <w:rsid w:val="00135E5E"/>
    <w:rsid w:val="001361F9"/>
    <w:rsid w:val="001362EE"/>
    <w:rsid w:val="0013652F"/>
    <w:rsid w:val="0013669F"/>
    <w:rsid w:val="00136873"/>
    <w:rsid w:val="00136D2E"/>
    <w:rsid w:val="00136D32"/>
    <w:rsid w:val="00136F7F"/>
    <w:rsid w:val="0013717B"/>
    <w:rsid w:val="00137186"/>
    <w:rsid w:val="00137425"/>
    <w:rsid w:val="00137782"/>
    <w:rsid w:val="001400A3"/>
    <w:rsid w:val="001400E3"/>
    <w:rsid w:val="001400E5"/>
    <w:rsid w:val="00140590"/>
    <w:rsid w:val="00140EA0"/>
    <w:rsid w:val="00141044"/>
    <w:rsid w:val="001427EA"/>
    <w:rsid w:val="00142809"/>
    <w:rsid w:val="001428B0"/>
    <w:rsid w:val="00142BA6"/>
    <w:rsid w:val="00143B8B"/>
    <w:rsid w:val="001442E2"/>
    <w:rsid w:val="00144671"/>
    <w:rsid w:val="00144695"/>
    <w:rsid w:val="00145792"/>
    <w:rsid w:val="001459A7"/>
    <w:rsid w:val="00145BED"/>
    <w:rsid w:val="00145FC6"/>
    <w:rsid w:val="00146606"/>
    <w:rsid w:val="001467DD"/>
    <w:rsid w:val="00146989"/>
    <w:rsid w:val="00146BFD"/>
    <w:rsid w:val="00147059"/>
    <w:rsid w:val="00147178"/>
    <w:rsid w:val="0014785B"/>
    <w:rsid w:val="00147D7E"/>
    <w:rsid w:val="00150197"/>
    <w:rsid w:val="0015068B"/>
    <w:rsid w:val="001506D5"/>
    <w:rsid w:val="00151217"/>
    <w:rsid w:val="0015152A"/>
    <w:rsid w:val="00151749"/>
    <w:rsid w:val="00151C3D"/>
    <w:rsid w:val="00151D73"/>
    <w:rsid w:val="00151F2A"/>
    <w:rsid w:val="00152160"/>
    <w:rsid w:val="001523CE"/>
    <w:rsid w:val="00152B0E"/>
    <w:rsid w:val="00152C02"/>
    <w:rsid w:val="00152CF8"/>
    <w:rsid w:val="00152D87"/>
    <w:rsid w:val="0015328E"/>
    <w:rsid w:val="001535C9"/>
    <w:rsid w:val="001536DC"/>
    <w:rsid w:val="00153DA5"/>
    <w:rsid w:val="001540B5"/>
    <w:rsid w:val="00154148"/>
    <w:rsid w:val="001545F7"/>
    <w:rsid w:val="001546C3"/>
    <w:rsid w:val="0015486D"/>
    <w:rsid w:val="001548D7"/>
    <w:rsid w:val="001549FB"/>
    <w:rsid w:val="00154A03"/>
    <w:rsid w:val="00154C49"/>
    <w:rsid w:val="00154CB0"/>
    <w:rsid w:val="0015564F"/>
    <w:rsid w:val="00155E06"/>
    <w:rsid w:val="00156333"/>
    <w:rsid w:val="001563D2"/>
    <w:rsid w:val="00156DBC"/>
    <w:rsid w:val="00156DEE"/>
    <w:rsid w:val="00156E9A"/>
    <w:rsid w:val="00156FEB"/>
    <w:rsid w:val="00157758"/>
    <w:rsid w:val="00157985"/>
    <w:rsid w:val="00160045"/>
    <w:rsid w:val="001604CB"/>
    <w:rsid w:val="00160536"/>
    <w:rsid w:val="0016090A"/>
    <w:rsid w:val="00160D09"/>
    <w:rsid w:val="00161694"/>
    <w:rsid w:val="00162082"/>
    <w:rsid w:val="0016237D"/>
    <w:rsid w:val="001626A7"/>
    <w:rsid w:val="001627C3"/>
    <w:rsid w:val="001628A7"/>
    <w:rsid w:val="00162B1D"/>
    <w:rsid w:val="00162C75"/>
    <w:rsid w:val="00163348"/>
    <w:rsid w:val="0016370D"/>
    <w:rsid w:val="00163FCF"/>
    <w:rsid w:val="00163FFE"/>
    <w:rsid w:val="001640F8"/>
    <w:rsid w:val="0016421E"/>
    <w:rsid w:val="00164A9D"/>
    <w:rsid w:val="00165268"/>
    <w:rsid w:val="001655A3"/>
    <w:rsid w:val="0016611A"/>
    <w:rsid w:val="00166584"/>
    <w:rsid w:val="00166777"/>
    <w:rsid w:val="00166AEE"/>
    <w:rsid w:val="00166D53"/>
    <w:rsid w:val="001678DA"/>
    <w:rsid w:val="001679FD"/>
    <w:rsid w:val="0017178C"/>
    <w:rsid w:val="00171AA9"/>
    <w:rsid w:val="00171B23"/>
    <w:rsid w:val="00171B8F"/>
    <w:rsid w:val="00172439"/>
    <w:rsid w:val="00172769"/>
    <w:rsid w:val="001728AB"/>
    <w:rsid w:val="00172A03"/>
    <w:rsid w:val="00173A7F"/>
    <w:rsid w:val="00174060"/>
    <w:rsid w:val="00174771"/>
    <w:rsid w:val="00174AD7"/>
    <w:rsid w:val="00174DC1"/>
    <w:rsid w:val="00175BC0"/>
    <w:rsid w:val="00175F2F"/>
    <w:rsid w:val="00176133"/>
    <w:rsid w:val="00176525"/>
    <w:rsid w:val="0017685D"/>
    <w:rsid w:val="001770EE"/>
    <w:rsid w:val="001777E0"/>
    <w:rsid w:val="0018033F"/>
    <w:rsid w:val="00180657"/>
    <w:rsid w:val="00180D12"/>
    <w:rsid w:val="00181530"/>
    <w:rsid w:val="001815D3"/>
    <w:rsid w:val="0018188C"/>
    <w:rsid w:val="00182487"/>
    <w:rsid w:val="00183194"/>
    <w:rsid w:val="001833CB"/>
    <w:rsid w:val="00183446"/>
    <w:rsid w:val="00183AE7"/>
    <w:rsid w:val="00183FF4"/>
    <w:rsid w:val="00184142"/>
    <w:rsid w:val="001842B0"/>
    <w:rsid w:val="00184F98"/>
    <w:rsid w:val="001850EA"/>
    <w:rsid w:val="001852CD"/>
    <w:rsid w:val="0018559E"/>
    <w:rsid w:val="00185A9B"/>
    <w:rsid w:val="00185E9D"/>
    <w:rsid w:val="00186754"/>
    <w:rsid w:val="00186D36"/>
    <w:rsid w:val="001873A4"/>
    <w:rsid w:val="0018794E"/>
    <w:rsid w:val="001879E9"/>
    <w:rsid w:val="00187B60"/>
    <w:rsid w:val="00187C49"/>
    <w:rsid w:val="00187CE9"/>
    <w:rsid w:val="00190669"/>
    <w:rsid w:val="0019083D"/>
    <w:rsid w:val="00190B0E"/>
    <w:rsid w:val="00190D80"/>
    <w:rsid w:val="001915C8"/>
    <w:rsid w:val="00191612"/>
    <w:rsid w:val="0019184F"/>
    <w:rsid w:val="00191AEC"/>
    <w:rsid w:val="00191BC9"/>
    <w:rsid w:val="00191F88"/>
    <w:rsid w:val="00193559"/>
    <w:rsid w:val="00193669"/>
    <w:rsid w:val="00193F64"/>
    <w:rsid w:val="00193F6B"/>
    <w:rsid w:val="001941D6"/>
    <w:rsid w:val="0019472E"/>
    <w:rsid w:val="001948DE"/>
    <w:rsid w:val="00194C5B"/>
    <w:rsid w:val="0019507E"/>
    <w:rsid w:val="001958B4"/>
    <w:rsid w:val="001966E2"/>
    <w:rsid w:val="0019673C"/>
    <w:rsid w:val="00196CB2"/>
    <w:rsid w:val="00196FCD"/>
    <w:rsid w:val="00197111"/>
    <w:rsid w:val="001974A4"/>
    <w:rsid w:val="00197A5B"/>
    <w:rsid w:val="00197D92"/>
    <w:rsid w:val="001A018E"/>
    <w:rsid w:val="001A04B2"/>
    <w:rsid w:val="001A0B78"/>
    <w:rsid w:val="001A0B92"/>
    <w:rsid w:val="001A0BF6"/>
    <w:rsid w:val="001A1194"/>
    <w:rsid w:val="001A1AF4"/>
    <w:rsid w:val="001A1CDC"/>
    <w:rsid w:val="001A2E24"/>
    <w:rsid w:val="001A32A7"/>
    <w:rsid w:val="001A348C"/>
    <w:rsid w:val="001A3E85"/>
    <w:rsid w:val="001A402F"/>
    <w:rsid w:val="001A40C4"/>
    <w:rsid w:val="001A40E0"/>
    <w:rsid w:val="001A4210"/>
    <w:rsid w:val="001A4C11"/>
    <w:rsid w:val="001A4EC3"/>
    <w:rsid w:val="001A4EF6"/>
    <w:rsid w:val="001A505C"/>
    <w:rsid w:val="001A58CE"/>
    <w:rsid w:val="001A5983"/>
    <w:rsid w:val="001A5A36"/>
    <w:rsid w:val="001A6277"/>
    <w:rsid w:val="001A69B8"/>
    <w:rsid w:val="001A6D38"/>
    <w:rsid w:val="001A6E0B"/>
    <w:rsid w:val="001A768A"/>
    <w:rsid w:val="001A7C0A"/>
    <w:rsid w:val="001B028D"/>
    <w:rsid w:val="001B0357"/>
    <w:rsid w:val="001B097A"/>
    <w:rsid w:val="001B0B0C"/>
    <w:rsid w:val="001B0EE1"/>
    <w:rsid w:val="001B143B"/>
    <w:rsid w:val="001B1919"/>
    <w:rsid w:val="001B1C4E"/>
    <w:rsid w:val="001B2196"/>
    <w:rsid w:val="001B22A8"/>
    <w:rsid w:val="001B2B2F"/>
    <w:rsid w:val="001B3646"/>
    <w:rsid w:val="001B3B89"/>
    <w:rsid w:val="001B3D1A"/>
    <w:rsid w:val="001B4839"/>
    <w:rsid w:val="001B4CD2"/>
    <w:rsid w:val="001B4CE6"/>
    <w:rsid w:val="001B5650"/>
    <w:rsid w:val="001B5720"/>
    <w:rsid w:val="001B665B"/>
    <w:rsid w:val="001B68CC"/>
    <w:rsid w:val="001B6C14"/>
    <w:rsid w:val="001B710E"/>
    <w:rsid w:val="001B7820"/>
    <w:rsid w:val="001C0416"/>
    <w:rsid w:val="001C092B"/>
    <w:rsid w:val="001C0B25"/>
    <w:rsid w:val="001C0C9A"/>
    <w:rsid w:val="001C126B"/>
    <w:rsid w:val="001C149A"/>
    <w:rsid w:val="001C157A"/>
    <w:rsid w:val="001C1619"/>
    <w:rsid w:val="001C1630"/>
    <w:rsid w:val="001C19E0"/>
    <w:rsid w:val="001C1BEC"/>
    <w:rsid w:val="001C1C12"/>
    <w:rsid w:val="001C2CC7"/>
    <w:rsid w:val="001C2DA1"/>
    <w:rsid w:val="001C308C"/>
    <w:rsid w:val="001C3CD3"/>
    <w:rsid w:val="001C448A"/>
    <w:rsid w:val="001C45B8"/>
    <w:rsid w:val="001C4C81"/>
    <w:rsid w:val="001C4E89"/>
    <w:rsid w:val="001C4FDA"/>
    <w:rsid w:val="001C519C"/>
    <w:rsid w:val="001C5326"/>
    <w:rsid w:val="001C54C8"/>
    <w:rsid w:val="001C59C2"/>
    <w:rsid w:val="001C59EE"/>
    <w:rsid w:val="001C5A7B"/>
    <w:rsid w:val="001C5DE9"/>
    <w:rsid w:val="001C5F89"/>
    <w:rsid w:val="001C615C"/>
    <w:rsid w:val="001C72C6"/>
    <w:rsid w:val="001C7780"/>
    <w:rsid w:val="001C7800"/>
    <w:rsid w:val="001D02A5"/>
    <w:rsid w:val="001D120B"/>
    <w:rsid w:val="001D14EA"/>
    <w:rsid w:val="001D1B0D"/>
    <w:rsid w:val="001D1DBA"/>
    <w:rsid w:val="001D26C7"/>
    <w:rsid w:val="001D2905"/>
    <w:rsid w:val="001D29C2"/>
    <w:rsid w:val="001D2A8A"/>
    <w:rsid w:val="001D2C44"/>
    <w:rsid w:val="001D31A3"/>
    <w:rsid w:val="001D3F33"/>
    <w:rsid w:val="001D3F87"/>
    <w:rsid w:val="001D4163"/>
    <w:rsid w:val="001D4C79"/>
    <w:rsid w:val="001D4FC7"/>
    <w:rsid w:val="001D5CDE"/>
    <w:rsid w:val="001D5E28"/>
    <w:rsid w:val="001D5F62"/>
    <w:rsid w:val="001D5FFD"/>
    <w:rsid w:val="001D61C2"/>
    <w:rsid w:val="001D6752"/>
    <w:rsid w:val="001D6A4F"/>
    <w:rsid w:val="001D7335"/>
    <w:rsid w:val="001D7427"/>
    <w:rsid w:val="001D75C3"/>
    <w:rsid w:val="001D76EA"/>
    <w:rsid w:val="001D76F2"/>
    <w:rsid w:val="001D789E"/>
    <w:rsid w:val="001D7996"/>
    <w:rsid w:val="001D7B17"/>
    <w:rsid w:val="001D7C33"/>
    <w:rsid w:val="001E00B5"/>
    <w:rsid w:val="001E0378"/>
    <w:rsid w:val="001E08DA"/>
    <w:rsid w:val="001E09C2"/>
    <w:rsid w:val="001E1403"/>
    <w:rsid w:val="001E1FAA"/>
    <w:rsid w:val="001E22F5"/>
    <w:rsid w:val="001E35C2"/>
    <w:rsid w:val="001E36F4"/>
    <w:rsid w:val="001E3B11"/>
    <w:rsid w:val="001E3B32"/>
    <w:rsid w:val="001E3D3D"/>
    <w:rsid w:val="001E3DC7"/>
    <w:rsid w:val="001E4264"/>
    <w:rsid w:val="001E4536"/>
    <w:rsid w:val="001E482F"/>
    <w:rsid w:val="001E491B"/>
    <w:rsid w:val="001E4923"/>
    <w:rsid w:val="001E4F0E"/>
    <w:rsid w:val="001E4FD6"/>
    <w:rsid w:val="001E54A2"/>
    <w:rsid w:val="001E54DA"/>
    <w:rsid w:val="001E5C47"/>
    <w:rsid w:val="001E60A1"/>
    <w:rsid w:val="001E64FF"/>
    <w:rsid w:val="001E704A"/>
    <w:rsid w:val="001E71B0"/>
    <w:rsid w:val="001E7559"/>
    <w:rsid w:val="001E7B8B"/>
    <w:rsid w:val="001E7F6B"/>
    <w:rsid w:val="001F0232"/>
    <w:rsid w:val="001F07FB"/>
    <w:rsid w:val="001F0A54"/>
    <w:rsid w:val="001F0B89"/>
    <w:rsid w:val="001F1903"/>
    <w:rsid w:val="001F2D42"/>
    <w:rsid w:val="001F32D9"/>
    <w:rsid w:val="001F3D65"/>
    <w:rsid w:val="001F40FD"/>
    <w:rsid w:val="001F4A13"/>
    <w:rsid w:val="001F4D64"/>
    <w:rsid w:val="001F58DD"/>
    <w:rsid w:val="001F634D"/>
    <w:rsid w:val="001F66C5"/>
    <w:rsid w:val="001F6D2A"/>
    <w:rsid w:val="001F6E61"/>
    <w:rsid w:val="001F71DC"/>
    <w:rsid w:val="001F7376"/>
    <w:rsid w:val="001F756F"/>
    <w:rsid w:val="00200B5A"/>
    <w:rsid w:val="00200BE8"/>
    <w:rsid w:val="00200F8B"/>
    <w:rsid w:val="002014DB"/>
    <w:rsid w:val="00201646"/>
    <w:rsid w:val="00201BEB"/>
    <w:rsid w:val="00201FB5"/>
    <w:rsid w:val="002021D9"/>
    <w:rsid w:val="00202B9C"/>
    <w:rsid w:val="00202BFA"/>
    <w:rsid w:val="00202D3B"/>
    <w:rsid w:val="00202F0C"/>
    <w:rsid w:val="002035A2"/>
    <w:rsid w:val="00203960"/>
    <w:rsid w:val="00204151"/>
    <w:rsid w:val="002044C4"/>
    <w:rsid w:val="00204CE2"/>
    <w:rsid w:val="00204CFC"/>
    <w:rsid w:val="00204E7E"/>
    <w:rsid w:val="002056E2"/>
    <w:rsid w:val="00205781"/>
    <w:rsid w:val="00205B56"/>
    <w:rsid w:val="00205BC0"/>
    <w:rsid w:val="00205D3D"/>
    <w:rsid w:val="002064CB"/>
    <w:rsid w:val="00206760"/>
    <w:rsid w:val="00206849"/>
    <w:rsid w:val="00206963"/>
    <w:rsid w:val="00206CC7"/>
    <w:rsid w:val="00206D00"/>
    <w:rsid w:val="002078F4"/>
    <w:rsid w:val="00207C3A"/>
    <w:rsid w:val="0021005D"/>
    <w:rsid w:val="002102D0"/>
    <w:rsid w:val="002107E8"/>
    <w:rsid w:val="00211396"/>
    <w:rsid w:val="0021237A"/>
    <w:rsid w:val="00212562"/>
    <w:rsid w:val="00212A89"/>
    <w:rsid w:val="00212C6E"/>
    <w:rsid w:val="00212D1D"/>
    <w:rsid w:val="00212EF6"/>
    <w:rsid w:val="00213B7D"/>
    <w:rsid w:val="00213D61"/>
    <w:rsid w:val="0021429A"/>
    <w:rsid w:val="002142C0"/>
    <w:rsid w:val="00214360"/>
    <w:rsid w:val="0021463D"/>
    <w:rsid w:val="002148C1"/>
    <w:rsid w:val="002150EF"/>
    <w:rsid w:val="0021515B"/>
    <w:rsid w:val="00215567"/>
    <w:rsid w:val="0021562D"/>
    <w:rsid w:val="0021563C"/>
    <w:rsid w:val="00215BFE"/>
    <w:rsid w:val="00215D12"/>
    <w:rsid w:val="00216107"/>
    <w:rsid w:val="00216555"/>
    <w:rsid w:val="002166F8"/>
    <w:rsid w:val="00217A4E"/>
    <w:rsid w:val="00217B21"/>
    <w:rsid w:val="002208F5"/>
    <w:rsid w:val="002209FE"/>
    <w:rsid w:val="00220A9A"/>
    <w:rsid w:val="00220C93"/>
    <w:rsid w:val="00220CD6"/>
    <w:rsid w:val="00220D5E"/>
    <w:rsid w:val="002215C5"/>
    <w:rsid w:val="00221690"/>
    <w:rsid w:val="00221BA5"/>
    <w:rsid w:val="00221DFA"/>
    <w:rsid w:val="00221F6C"/>
    <w:rsid w:val="002220FA"/>
    <w:rsid w:val="002222ED"/>
    <w:rsid w:val="00222974"/>
    <w:rsid w:val="00222F8F"/>
    <w:rsid w:val="002230B9"/>
    <w:rsid w:val="00223A6F"/>
    <w:rsid w:val="00223D9F"/>
    <w:rsid w:val="0022464E"/>
    <w:rsid w:val="002255E1"/>
    <w:rsid w:val="00225B3C"/>
    <w:rsid w:val="00225CAD"/>
    <w:rsid w:val="00225DCC"/>
    <w:rsid w:val="00226315"/>
    <w:rsid w:val="002273E1"/>
    <w:rsid w:val="00227882"/>
    <w:rsid w:val="00230972"/>
    <w:rsid w:val="00231133"/>
    <w:rsid w:val="002311D7"/>
    <w:rsid w:val="00231DB6"/>
    <w:rsid w:val="002320EE"/>
    <w:rsid w:val="002324B0"/>
    <w:rsid w:val="00232BE2"/>
    <w:rsid w:val="00232E61"/>
    <w:rsid w:val="00232EF2"/>
    <w:rsid w:val="0023325A"/>
    <w:rsid w:val="002335E6"/>
    <w:rsid w:val="00233E4C"/>
    <w:rsid w:val="00233EB5"/>
    <w:rsid w:val="00234090"/>
    <w:rsid w:val="0023420D"/>
    <w:rsid w:val="002350B1"/>
    <w:rsid w:val="0023517B"/>
    <w:rsid w:val="0023567D"/>
    <w:rsid w:val="002356AE"/>
    <w:rsid w:val="00235764"/>
    <w:rsid w:val="00235D4B"/>
    <w:rsid w:val="00235F1F"/>
    <w:rsid w:val="00235FA3"/>
    <w:rsid w:val="00235FAF"/>
    <w:rsid w:val="00236663"/>
    <w:rsid w:val="002366B8"/>
    <w:rsid w:val="00236755"/>
    <w:rsid w:val="00236DEC"/>
    <w:rsid w:val="0023703C"/>
    <w:rsid w:val="00237774"/>
    <w:rsid w:val="00237F05"/>
    <w:rsid w:val="002402CD"/>
    <w:rsid w:val="00240A1E"/>
    <w:rsid w:val="00240AC1"/>
    <w:rsid w:val="00241156"/>
    <w:rsid w:val="00241732"/>
    <w:rsid w:val="00241FF8"/>
    <w:rsid w:val="0024202A"/>
    <w:rsid w:val="00242C35"/>
    <w:rsid w:val="00243E4F"/>
    <w:rsid w:val="00243E97"/>
    <w:rsid w:val="0024605D"/>
    <w:rsid w:val="0024729E"/>
    <w:rsid w:val="00247BD6"/>
    <w:rsid w:val="002514E3"/>
    <w:rsid w:val="002516D0"/>
    <w:rsid w:val="0025170C"/>
    <w:rsid w:val="00251E8A"/>
    <w:rsid w:val="00251EDB"/>
    <w:rsid w:val="00252085"/>
    <w:rsid w:val="00252971"/>
    <w:rsid w:val="00252ED2"/>
    <w:rsid w:val="002537C1"/>
    <w:rsid w:val="00253D17"/>
    <w:rsid w:val="00254538"/>
    <w:rsid w:val="00254AAC"/>
    <w:rsid w:val="00254CD5"/>
    <w:rsid w:val="00254F0C"/>
    <w:rsid w:val="002554A4"/>
    <w:rsid w:val="002557EF"/>
    <w:rsid w:val="00255889"/>
    <w:rsid w:val="00255929"/>
    <w:rsid w:val="00255C47"/>
    <w:rsid w:val="00255D29"/>
    <w:rsid w:val="00256206"/>
    <w:rsid w:val="002566DE"/>
    <w:rsid w:val="00256743"/>
    <w:rsid w:val="00256AA3"/>
    <w:rsid w:val="00256B9B"/>
    <w:rsid w:val="00256D88"/>
    <w:rsid w:val="00257960"/>
    <w:rsid w:val="002601B6"/>
    <w:rsid w:val="002607DF"/>
    <w:rsid w:val="00260862"/>
    <w:rsid w:val="00260F0F"/>
    <w:rsid w:val="00260FF4"/>
    <w:rsid w:val="00261143"/>
    <w:rsid w:val="0026167B"/>
    <w:rsid w:val="0026199C"/>
    <w:rsid w:val="002628B7"/>
    <w:rsid w:val="00262956"/>
    <w:rsid w:val="00262D6B"/>
    <w:rsid w:val="00262E3C"/>
    <w:rsid w:val="0026324C"/>
    <w:rsid w:val="002634DE"/>
    <w:rsid w:val="0026433C"/>
    <w:rsid w:val="00264469"/>
    <w:rsid w:val="002646F2"/>
    <w:rsid w:val="00264ADD"/>
    <w:rsid w:val="00264C3B"/>
    <w:rsid w:val="002652CC"/>
    <w:rsid w:val="0026535D"/>
    <w:rsid w:val="002653FD"/>
    <w:rsid w:val="002658F6"/>
    <w:rsid w:val="00265E68"/>
    <w:rsid w:val="00266272"/>
    <w:rsid w:val="00266642"/>
    <w:rsid w:val="002668A9"/>
    <w:rsid w:val="00266B6E"/>
    <w:rsid w:val="002674AB"/>
    <w:rsid w:val="00267E23"/>
    <w:rsid w:val="0027007F"/>
    <w:rsid w:val="00270251"/>
    <w:rsid w:val="002704A4"/>
    <w:rsid w:val="00270BA8"/>
    <w:rsid w:val="002717CF"/>
    <w:rsid w:val="002718CB"/>
    <w:rsid w:val="00271B26"/>
    <w:rsid w:val="00271C03"/>
    <w:rsid w:val="002725A3"/>
    <w:rsid w:val="00272CEF"/>
    <w:rsid w:val="00272DC9"/>
    <w:rsid w:val="00272FFE"/>
    <w:rsid w:val="00273566"/>
    <w:rsid w:val="002735F6"/>
    <w:rsid w:val="0027375C"/>
    <w:rsid w:val="002740DB"/>
    <w:rsid w:val="00274272"/>
    <w:rsid w:val="00274893"/>
    <w:rsid w:val="0027553A"/>
    <w:rsid w:val="00275AA6"/>
    <w:rsid w:val="00276396"/>
    <w:rsid w:val="002768C8"/>
    <w:rsid w:val="002769F8"/>
    <w:rsid w:val="002772B9"/>
    <w:rsid w:val="0027737C"/>
    <w:rsid w:val="002775A7"/>
    <w:rsid w:val="00277A55"/>
    <w:rsid w:val="0028030A"/>
    <w:rsid w:val="00280585"/>
    <w:rsid w:val="00280AAC"/>
    <w:rsid w:val="00280DA4"/>
    <w:rsid w:val="00281A4F"/>
    <w:rsid w:val="00281D2A"/>
    <w:rsid w:val="00281EE6"/>
    <w:rsid w:val="0028298C"/>
    <w:rsid w:val="00282FD8"/>
    <w:rsid w:val="00283093"/>
    <w:rsid w:val="0028349E"/>
    <w:rsid w:val="00283648"/>
    <w:rsid w:val="00284308"/>
    <w:rsid w:val="00284734"/>
    <w:rsid w:val="00284B11"/>
    <w:rsid w:val="00284E3F"/>
    <w:rsid w:val="00284F76"/>
    <w:rsid w:val="0028502C"/>
    <w:rsid w:val="002856C9"/>
    <w:rsid w:val="00285891"/>
    <w:rsid w:val="002863BE"/>
    <w:rsid w:val="0028670E"/>
    <w:rsid w:val="00286A0D"/>
    <w:rsid w:val="00287580"/>
    <w:rsid w:val="0028769F"/>
    <w:rsid w:val="002877EB"/>
    <w:rsid w:val="00287945"/>
    <w:rsid w:val="002901CF"/>
    <w:rsid w:val="00290A99"/>
    <w:rsid w:val="0029102B"/>
    <w:rsid w:val="00291225"/>
    <w:rsid w:val="0029156D"/>
    <w:rsid w:val="002916AB"/>
    <w:rsid w:val="00291932"/>
    <w:rsid w:val="00291D52"/>
    <w:rsid w:val="00291E9C"/>
    <w:rsid w:val="00291F32"/>
    <w:rsid w:val="00292145"/>
    <w:rsid w:val="002927E8"/>
    <w:rsid w:val="00292A54"/>
    <w:rsid w:val="00292B13"/>
    <w:rsid w:val="00292BE8"/>
    <w:rsid w:val="00292E4F"/>
    <w:rsid w:val="0029343E"/>
    <w:rsid w:val="002937FE"/>
    <w:rsid w:val="00293E67"/>
    <w:rsid w:val="00294148"/>
    <w:rsid w:val="002942D3"/>
    <w:rsid w:val="002943BE"/>
    <w:rsid w:val="00294904"/>
    <w:rsid w:val="002962B4"/>
    <w:rsid w:val="0029635C"/>
    <w:rsid w:val="00296906"/>
    <w:rsid w:val="00296B42"/>
    <w:rsid w:val="00297221"/>
    <w:rsid w:val="00297559"/>
    <w:rsid w:val="00297A7B"/>
    <w:rsid w:val="002A00B0"/>
    <w:rsid w:val="002A019C"/>
    <w:rsid w:val="002A084A"/>
    <w:rsid w:val="002A11C3"/>
    <w:rsid w:val="002A1822"/>
    <w:rsid w:val="002A1ED4"/>
    <w:rsid w:val="002A243D"/>
    <w:rsid w:val="002A29FA"/>
    <w:rsid w:val="002A2ED5"/>
    <w:rsid w:val="002A3544"/>
    <w:rsid w:val="002A3D0A"/>
    <w:rsid w:val="002A3E2D"/>
    <w:rsid w:val="002A4571"/>
    <w:rsid w:val="002A4680"/>
    <w:rsid w:val="002A46E2"/>
    <w:rsid w:val="002A4798"/>
    <w:rsid w:val="002A4BA7"/>
    <w:rsid w:val="002A50EC"/>
    <w:rsid w:val="002A54AD"/>
    <w:rsid w:val="002A5A11"/>
    <w:rsid w:val="002A5AE6"/>
    <w:rsid w:val="002A5CE3"/>
    <w:rsid w:val="002A631E"/>
    <w:rsid w:val="002A65D3"/>
    <w:rsid w:val="002A6C20"/>
    <w:rsid w:val="002A72A4"/>
    <w:rsid w:val="002A7BE6"/>
    <w:rsid w:val="002A7E75"/>
    <w:rsid w:val="002B04FA"/>
    <w:rsid w:val="002B06A6"/>
    <w:rsid w:val="002B0CDD"/>
    <w:rsid w:val="002B0DB1"/>
    <w:rsid w:val="002B1237"/>
    <w:rsid w:val="002B15A3"/>
    <w:rsid w:val="002B1711"/>
    <w:rsid w:val="002B29AC"/>
    <w:rsid w:val="002B29F4"/>
    <w:rsid w:val="002B3243"/>
    <w:rsid w:val="002B3614"/>
    <w:rsid w:val="002B3978"/>
    <w:rsid w:val="002B3B97"/>
    <w:rsid w:val="002B3F66"/>
    <w:rsid w:val="002B4235"/>
    <w:rsid w:val="002B4F95"/>
    <w:rsid w:val="002B5041"/>
    <w:rsid w:val="002B544F"/>
    <w:rsid w:val="002B54AB"/>
    <w:rsid w:val="002B597D"/>
    <w:rsid w:val="002B59EB"/>
    <w:rsid w:val="002B5C4A"/>
    <w:rsid w:val="002B6959"/>
    <w:rsid w:val="002B6B53"/>
    <w:rsid w:val="002B740A"/>
    <w:rsid w:val="002B770A"/>
    <w:rsid w:val="002C03C0"/>
    <w:rsid w:val="002C0D77"/>
    <w:rsid w:val="002C0EEE"/>
    <w:rsid w:val="002C1850"/>
    <w:rsid w:val="002C1BB3"/>
    <w:rsid w:val="002C1E8F"/>
    <w:rsid w:val="002C26AA"/>
    <w:rsid w:val="002C2808"/>
    <w:rsid w:val="002C2D3E"/>
    <w:rsid w:val="002C2FBB"/>
    <w:rsid w:val="002C30C6"/>
    <w:rsid w:val="002C3B2D"/>
    <w:rsid w:val="002C3B81"/>
    <w:rsid w:val="002C3D71"/>
    <w:rsid w:val="002C407C"/>
    <w:rsid w:val="002C467B"/>
    <w:rsid w:val="002C526C"/>
    <w:rsid w:val="002C5780"/>
    <w:rsid w:val="002C5C97"/>
    <w:rsid w:val="002C5D23"/>
    <w:rsid w:val="002C5DB1"/>
    <w:rsid w:val="002C5EF9"/>
    <w:rsid w:val="002C60FA"/>
    <w:rsid w:val="002C62D3"/>
    <w:rsid w:val="002C633B"/>
    <w:rsid w:val="002C68AF"/>
    <w:rsid w:val="002C6ABF"/>
    <w:rsid w:val="002C6AD0"/>
    <w:rsid w:val="002C6D8E"/>
    <w:rsid w:val="002C6EB4"/>
    <w:rsid w:val="002C6F2C"/>
    <w:rsid w:val="002C79A4"/>
    <w:rsid w:val="002D016F"/>
    <w:rsid w:val="002D0190"/>
    <w:rsid w:val="002D0338"/>
    <w:rsid w:val="002D04B9"/>
    <w:rsid w:val="002D1570"/>
    <w:rsid w:val="002D1632"/>
    <w:rsid w:val="002D192C"/>
    <w:rsid w:val="002D2090"/>
    <w:rsid w:val="002D2498"/>
    <w:rsid w:val="002D2D5D"/>
    <w:rsid w:val="002D2FEC"/>
    <w:rsid w:val="002D345B"/>
    <w:rsid w:val="002D35BF"/>
    <w:rsid w:val="002D4172"/>
    <w:rsid w:val="002D4368"/>
    <w:rsid w:val="002D43D5"/>
    <w:rsid w:val="002D4809"/>
    <w:rsid w:val="002D491B"/>
    <w:rsid w:val="002D4B34"/>
    <w:rsid w:val="002D54E1"/>
    <w:rsid w:val="002D5B05"/>
    <w:rsid w:val="002D62C5"/>
    <w:rsid w:val="002D641F"/>
    <w:rsid w:val="002D6636"/>
    <w:rsid w:val="002D735E"/>
    <w:rsid w:val="002D7463"/>
    <w:rsid w:val="002D7590"/>
    <w:rsid w:val="002D797C"/>
    <w:rsid w:val="002D7E07"/>
    <w:rsid w:val="002E0146"/>
    <w:rsid w:val="002E027D"/>
    <w:rsid w:val="002E05EC"/>
    <w:rsid w:val="002E0833"/>
    <w:rsid w:val="002E0BC7"/>
    <w:rsid w:val="002E0D4F"/>
    <w:rsid w:val="002E0E4A"/>
    <w:rsid w:val="002E0F89"/>
    <w:rsid w:val="002E1845"/>
    <w:rsid w:val="002E1984"/>
    <w:rsid w:val="002E245B"/>
    <w:rsid w:val="002E2915"/>
    <w:rsid w:val="002E29DD"/>
    <w:rsid w:val="002E30CD"/>
    <w:rsid w:val="002E35B6"/>
    <w:rsid w:val="002E3C09"/>
    <w:rsid w:val="002E4670"/>
    <w:rsid w:val="002E50A7"/>
    <w:rsid w:val="002E552B"/>
    <w:rsid w:val="002E5C7D"/>
    <w:rsid w:val="002E6413"/>
    <w:rsid w:val="002E665B"/>
    <w:rsid w:val="002E67E4"/>
    <w:rsid w:val="002E7052"/>
    <w:rsid w:val="002E778C"/>
    <w:rsid w:val="002E7A48"/>
    <w:rsid w:val="002F0AB4"/>
    <w:rsid w:val="002F1649"/>
    <w:rsid w:val="002F18F7"/>
    <w:rsid w:val="002F1B2E"/>
    <w:rsid w:val="002F3099"/>
    <w:rsid w:val="002F33BE"/>
    <w:rsid w:val="002F34C9"/>
    <w:rsid w:val="002F3869"/>
    <w:rsid w:val="002F3EE5"/>
    <w:rsid w:val="002F40EE"/>
    <w:rsid w:val="002F4405"/>
    <w:rsid w:val="002F4A50"/>
    <w:rsid w:val="002F4E11"/>
    <w:rsid w:val="002F54C7"/>
    <w:rsid w:val="002F54F1"/>
    <w:rsid w:val="002F5989"/>
    <w:rsid w:val="002F5CCB"/>
    <w:rsid w:val="002F6124"/>
    <w:rsid w:val="002F6142"/>
    <w:rsid w:val="002F66A7"/>
    <w:rsid w:val="002F6864"/>
    <w:rsid w:val="002F6965"/>
    <w:rsid w:val="002F6B72"/>
    <w:rsid w:val="002F6CA1"/>
    <w:rsid w:val="002F74D5"/>
    <w:rsid w:val="002F79A0"/>
    <w:rsid w:val="002F7B9F"/>
    <w:rsid w:val="002F7EDD"/>
    <w:rsid w:val="0030070E"/>
    <w:rsid w:val="00300AF3"/>
    <w:rsid w:val="0030108B"/>
    <w:rsid w:val="00301AE2"/>
    <w:rsid w:val="003021A9"/>
    <w:rsid w:val="00302328"/>
    <w:rsid w:val="00302925"/>
    <w:rsid w:val="00303289"/>
    <w:rsid w:val="00303F1B"/>
    <w:rsid w:val="00303F58"/>
    <w:rsid w:val="00304602"/>
    <w:rsid w:val="00304D62"/>
    <w:rsid w:val="00304D8A"/>
    <w:rsid w:val="003051EC"/>
    <w:rsid w:val="00305B3B"/>
    <w:rsid w:val="00305EA5"/>
    <w:rsid w:val="00306043"/>
    <w:rsid w:val="003060B9"/>
    <w:rsid w:val="00306715"/>
    <w:rsid w:val="003071F0"/>
    <w:rsid w:val="00307760"/>
    <w:rsid w:val="00307ADE"/>
    <w:rsid w:val="00310644"/>
    <w:rsid w:val="003110E9"/>
    <w:rsid w:val="0031110B"/>
    <w:rsid w:val="00311522"/>
    <w:rsid w:val="00311D4B"/>
    <w:rsid w:val="00311E8D"/>
    <w:rsid w:val="00311FC7"/>
    <w:rsid w:val="00312170"/>
    <w:rsid w:val="00312999"/>
    <w:rsid w:val="00312B9C"/>
    <w:rsid w:val="00312DB7"/>
    <w:rsid w:val="00312F6A"/>
    <w:rsid w:val="003130A1"/>
    <w:rsid w:val="0031310C"/>
    <w:rsid w:val="0031352B"/>
    <w:rsid w:val="00313EC9"/>
    <w:rsid w:val="00314242"/>
    <w:rsid w:val="00315264"/>
    <w:rsid w:val="00315B5F"/>
    <w:rsid w:val="00316550"/>
    <w:rsid w:val="00316924"/>
    <w:rsid w:val="003169AE"/>
    <w:rsid w:val="00316FA2"/>
    <w:rsid w:val="00317B91"/>
    <w:rsid w:val="00317C6A"/>
    <w:rsid w:val="003201B2"/>
    <w:rsid w:val="0032021A"/>
    <w:rsid w:val="003206A6"/>
    <w:rsid w:val="0032080E"/>
    <w:rsid w:val="00320AF0"/>
    <w:rsid w:val="003216AC"/>
    <w:rsid w:val="003216F6"/>
    <w:rsid w:val="00321B80"/>
    <w:rsid w:val="00321CED"/>
    <w:rsid w:val="00321EE5"/>
    <w:rsid w:val="00322855"/>
    <w:rsid w:val="00322A7B"/>
    <w:rsid w:val="00322EE5"/>
    <w:rsid w:val="00322FF9"/>
    <w:rsid w:val="00323CC4"/>
    <w:rsid w:val="00323DFD"/>
    <w:rsid w:val="00323F26"/>
    <w:rsid w:val="0032407F"/>
    <w:rsid w:val="003249FC"/>
    <w:rsid w:val="00324E1B"/>
    <w:rsid w:val="00325537"/>
    <w:rsid w:val="003257EF"/>
    <w:rsid w:val="00325A91"/>
    <w:rsid w:val="00326DB0"/>
    <w:rsid w:val="00326F48"/>
    <w:rsid w:val="003272E2"/>
    <w:rsid w:val="003277AA"/>
    <w:rsid w:val="00327C38"/>
    <w:rsid w:val="00327C99"/>
    <w:rsid w:val="00330130"/>
    <w:rsid w:val="003307F7"/>
    <w:rsid w:val="003309FB"/>
    <w:rsid w:val="00330AC3"/>
    <w:rsid w:val="00330B97"/>
    <w:rsid w:val="00330C60"/>
    <w:rsid w:val="00331887"/>
    <w:rsid w:val="00331D1E"/>
    <w:rsid w:val="00331F54"/>
    <w:rsid w:val="00332870"/>
    <w:rsid w:val="00332B2A"/>
    <w:rsid w:val="00333014"/>
    <w:rsid w:val="00333386"/>
    <w:rsid w:val="0033398E"/>
    <w:rsid w:val="0033459D"/>
    <w:rsid w:val="003350B4"/>
    <w:rsid w:val="00335C56"/>
    <w:rsid w:val="00335E32"/>
    <w:rsid w:val="00335E5F"/>
    <w:rsid w:val="003361AA"/>
    <w:rsid w:val="003362B7"/>
    <w:rsid w:val="00336A9E"/>
    <w:rsid w:val="003372FA"/>
    <w:rsid w:val="0033746F"/>
    <w:rsid w:val="00337719"/>
    <w:rsid w:val="003379BE"/>
    <w:rsid w:val="00337D18"/>
    <w:rsid w:val="00337D42"/>
    <w:rsid w:val="00340104"/>
    <w:rsid w:val="003407D6"/>
    <w:rsid w:val="00340BEF"/>
    <w:rsid w:val="00341025"/>
    <w:rsid w:val="00341988"/>
    <w:rsid w:val="003425A0"/>
    <w:rsid w:val="0034281A"/>
    <w:rsid w:val="0034285D"/>
    <w:rsid w:val="00342B63"/>
    <w:rsid w:val="0034300A"/>
    <w:rsid w:val="00343835"/>
    <w:rsid w:val="00343C9A"/>
    <w:rsid w:val="00343E03"/>
    <w:rsid w:val="00343E2D"/>
    <w:rsid w:val="00343E9B"/>
    <w:rsid w:val="00344018"/>
    <w:rsid w:val="00344B2F"/>
    <w:rsid w:val="00344BE0"/>
    <w:rsid w:val="00344C77"/>
    <w:rsid w:val="003450A6"/>
    <w:rsid w:val="003462A1"/>
    <w:rsid w:val="00346304"/>
    <w:rsid w:val="00346701"/>
    <w:rsid w:val="00346715"/>
    <w:rsid w:val="00346721"/>
    <w:rsid w:val="00347CD7"/>
    <w:rsid w:val="00347E8B"/>
    <w:rsid w:val="00350B7D"/>
    <w:rsid w:val="003512D2"/>
    <w:rsid w:val="00351B6B"/>
    <w:rsid w:val="00352B93"/>
    <w:rsid w:val="00352F05"/>
    <w:rsid w:val="003530B6"/>
    <w:rsid w:val="003535BC"/>
    <w:rsid w:val="003539D4"/>
    <w:rsid w:val="003539FA"/>
    <w:rsid w:val="00353DEC"/>
    <w:rsid w:val="00354E4A"/>
    <w:rsid w:val="00355191"/>
    <w:rsid w:val="00355806"/>
    <w:rsid w:val="00355D2C"/>
    <w:rsid w:val="00355D6E"/>
    <w:rsid w:val="003562A8"/>
    <w:rsid w:val="00357141"/>
    <w:rsid w:val="00357494"/>
    <w:rsid w:val="00357A98"/>
    <w:rsid w:val="00357D4C"/>
    <w:rsid w:val="00360167"/>
    <w:rsid w:val="0036091A"/>
    <w:rsid w:val="003612C2"/>
    <w:rsid w:val="003613DD"/>
    <w:rsid w:val="00361E08"/>
    <w:rsid w:val="00362C51"/>
    <w:rsid w:val="00362E04"/>
    <w:rsid w:val="003636FD"/>
    <w:rsid w:val="00363AAB"/>
    <w:rsid w:val="0036425C"/>
    <w:rsid w:val="0036432D"/>
    <w:rsid w:val="0036447F"/>
    <w:rsid w:val="003649AE"/>
    <w:rsid w:val="00364D04"/>
    <w:rsid w:val="00364F73"/>
    <w:rsid w:val="00365300"/>
    <w:rsid w:val="0036561E"/>
    <w:rsid w:val="00365779"/>
    <w:rsid w:val="003658BE"/>
    <w:rsid w:val="00365B0E"/>
    <w:rsid w:val="00366A59"/>
    <w:rsid w:val="0036739F"/>
    <w:rsid w:val="003675C9"/>
    <w:rsid w:val="003678BC"/>
    <w:rsid w:val="0037118F"/>
    <w:rsid w:val="00371834"/>
    <w:rsid w:val="00371EB9"/>
    <w:rsid w:val="003720FE"/>
    <w:rsid w:val="003724E8"/>
    <w:rsid w:val="0037258E"/>
    <w:rsid w:val="0037280A"/>
    <w:rsid w:val="00372ACD"/>
    <w:rsid w:val="00373882"/>
    <w:rsid w:val="00373B19"/>
    <w:rsid w:val="003742BA"/>
    <w:rsid w:val="00374464"/>
    <w:rsid w:val="00374560"/>
    <w:rsid w:val="003761ED"/>
    <w:rsid w:val="00376391"/>
    <w:rsid w:val="00376509"/>
    <w:rsid w:val="00376DB7"/>
    <w:rsid w:val="0037710B"/>
    <w:rsid w:val="00377826"/>
    <w:rsid w:val="00377DEE"/>
    <w:rsid w:val="0038006E"/>
    <w:rsid w:val="0038078D"/>
    <w:rsid w:val="00380A15"/>
    <w:rsid w:val="00380BDC"/>
    <w:rsid w:val="00380CCC"/>
    <w:rsid w:val="00381326"/>
    <w:rsid w:val="00381771"/>
    <w:rsid w:val="003817F3"/>
    <w:rsid w:val="00381C3E"/>
    <w:rsid w:val="00381C8F"/>
    <w:rsid w:val="00381D7A"/>
    <w:rsid w:val="003821F1"/>
    <w:rsid w:val="003827F6"/>
    <w:rsid w:val="00382B16"/>
    <w:rsid w:val="00383208"/>
    <w:rsid w:val="00383376"/>
    <w:rsid w:val="0038361B"/>
    <w:rsid w:val="00383751"/>
    <w:rsid w:val="00383BE1"/>
    <w:rsid w:val="00383E3F"/>
    <w:rsid w:val="0038405A"/>
    <w:rsid w:val="003841E8"/>
    <w:rsid w:val="0038451A"/>
    <w:rsid w:val="00384CF6"/>
    <w:rsid w:val="00384E4B"/>
    <w:rsid w:val="00385175"/>
    <w:rsid w:val="0038528F"/>
    <w:rsid w:val="00385461"/>
    <w:rsid w:val="0038546F"/>
    <w:rsid w:val="00385475"/>
    <w:rsid w:val="00385D63"/>
    <w:rsid w:val="00385FDC"/>
    <w:rsid w:val="00386373"/>
    <w:rsid w:val="00386481"/>
    <w:rsid w:val="003870C4"/>
    <w:rsid w:val="00387184"/>
    <w:rsid w:val="00387300"/>
    <w:rsid w:val="003876D4"/>
    <w:rsid w:val="00390710"/>
    <w:rsid w:val="00390F1D"/>
    <w:rsid w:val="00390F83"/>
    <w:rsid w:val="003910D4"/>
    <w:rsid w:val="003914BF"/>
    <w:rsid w:val="00391E68"/>
    <w:rsid w:val="00392127"/>
    <w:rsid w:val="00392281"/>
    <w:rsid w:val="003927A0"/>
    <w:rsid w:val="00392CD5"/>
    <w:rsid w:val="0039341B"/>
    <w:rsid w:val="003934EF"/>
    <w:rsid w:val="0039388C"/>
    <w:rsid w:val="003938BA"/>
    <w:rsid w:val="00393EA0"/>
    <w:rsid w:val="00394A04"/>
    <w:rsid w:val="00394AFF"/>
    <w:rsid w:val="00394C3B"/>
    <w:rsid w:val="003950EB"/>
    <w:rsid w:val="00395444"/>
    <w:rsid w:val="003954A7"/>
    <w:rsid w:val="0039572D"/>
    <w:rsid w:val="00396790"/>
    <w:rsid w:val="00396809"/>
    <w:rsid w:val="00396DAD"/>
    <w:rsid w:val="00396E1C"/>
    <w:rsid w:val="003977DE"/>
    <w:rsid w:val="003A0344"/>
    <w:rsid w:val="003A03AC"/>
    <w:rsid w:val="003A03F3"/>
    <w:rsid w:val="003A077A"/>
    <w:rsid w:val="003A0849"/>
    <w:rsid w:val="003A0990"/>
    <w:rsid w:val="003A166C"/>
    <w:rsid w:val="003A17BF"/>
    <w:rsid w:val="003A1BCE"/>
    <w:rsid w:val="003A1E67"/>
    <w:rsid w:val="003A25DA"/>
    <w:rsid w:val="003A2633"/>
    <w:rsid w:val="003A26B0"/>
    <w:rsid w:val="003A2A68"/>
    <w:rsid w:val="003A3CC1"/>
    <w:rsid w:val="003A4D9A"/>
    <w:rsid w:val="003A58A2"/>
    <w:rsid w:val="003A6140"/>
    <w:rsid w:val="003A6326"/>
    <w:rsid w:val="003A674B"/>
    <w:rsid w:val="003A7094"/>
    <w:rsid w:val="003A70CE"/>
    <w:rsid w:val="003A71EE"/>
    <w:rsid w:val="003A7A8A"/>
    <w:rsid w:val="003A7BCB"/>
    <w:rsid w:val="003A7DE1"/>
    <w:rsid w:val="003A7FE0"/>
    <w:rsid w:val="003B072E"/>
    <w:rsid w:val="003B0808"/>
    <w:rsid w:val="003B0FF1"/>
    <w:rsid w:val="003B1385"/>
    <w:rsid w:val="003B15FC"/>
    <w:rsid w:val="003B1FE9"/>
    <w:rsid w:val="003B201F"/>
    <w:rsid w:val="003B227A"/>
    <w:rsid w:val="003B268D"/>
    <w:rsid w:val="003B2C57"/>
    <w:rsid w:val="003B30FB"/>
    <w:rsid w:val="003B35C8"/>
    <w:rsid w:val="003B3F4E"/>
    <w:rsid w:val="003B3FDD"/>
    <w:rsid w:val="003B4135"/>
    <w:rsid w:val="003B458E"/>
    <w:rsid w:val="003B4CB9"/>
    <w:rsid w:val="003B5125"/>
    <w:rsid w:val="003B55E5"/>
    <w:rsid w:val="003B568A"/>
    <w:rsid w:val="003B5C57"/>
    <w:rsid w:val="003B64D5"/>
    <w:rsid w:val="003B71F8"/>
    <w:rsid w:val="003B751E"/>
    <w:rsid w:val="003B7675"/>
    <w:rsid w:val="003B76E9"/>
    <w:rsid w:val="003B781C"/>
    <w:rsid w:val="003B7A16"/>
    <w:rsid w:val="003B7D62"/>
    <w:rsid w:val="003B7FAD"/>
    <w:rsid w:val="003C009C"/>
    <w:rsid w:val="003C089B"/>
    <w:rsid w:val="003C0F02"/>
    <w:rsid w:val="003C155B"/>
    <w:rsid w:val="003C19AB"/>
    <w:rsid w:val="003C1CE4"/>
    <w:rsid w:val="003C2036"/>
    <w:rsid w:val="003C2BF8"/>
    <w:rsid w:val="003C2F7A"/>
    <w:rsid w:val="003C31C5"/>
    <w:rsid w:val="003C39CC"/>
    <w:rsid w:val="003C3A6C"/>
    <w:rsid w:val="003C4621"/>
    <w:rsid w:val="003C4AE8"/>
    <w:rsid w:val="003C5A48"/>
    <w:rsid w:val="003C5E40"/>
    <w:rsid w:val="003C6320"/>
    <w:rsid w:val="003C657F"/>
    <w:rsid w:val="003C71D2"/>
    <w:rsid w:val="003C7C0F"/>
    <w:rsid w:val="003D0297"/>
    <w:rsid w:val="003D04BD"/>
    <w:rsid w:val="003D08C6"/>
    <w:rsid w:val="003D1053"/>
    <w:rsid w:val="003D1472"/>
    <w:rsid w:val="003D17A3"/>
    <w:rsid w:val="003D1823"/>
    <w:rsid w:val="003D1DE4"/>
    <w:rsid w:val="003D2A32"/>
    <w:rsid w:val="003D3FA2"/>
    <w:rsid w:val="003D4182"/>
    <w:rsid w:val="003D4345"/>
    <w:rsid w:val="003D5122"/>
    <w:rsid w:val="003D559D"/>
    <w:rsid w:val="003D5684"/>
    <w:rsid w:val="003D5C2A"/>
    <w:rsid w:val="003D5D81"/>
    <w:rsid w:val="003D61DA"/>
    <w:rsid w:val="003D65C1"/>
    <w:rsid w:val="003D7365"/>
    <w:rsid w:val="003D7EBD"/>
    <w:rsid w:val="003E003A"/>
    <w:rsid w:val="003E0A47"/>
    <w:rsid w:val="003E0DFE"/>
    <w:rsid w:val="003E12DB"/>
    <w:rsid w:val="003E1374"/>
    <w:rsid w:val="003E1462"/>
    <w:rsid w:val="003E19AB"/>
    <w:rsid w:val="003E2462"/>
    <w:rsid w:val="003E3628"/>
    <w:rsid w:val="003E37DC"/>
    <w:rsid w:val="003E39D7"/>
    <w:rsid w:val="003E3A9E"/>
    <w:rsid w:val="003E3BA1"/>
    <w:rsid w:val="003E40CE"/>
    <w:rsid w:val="003E4642"/>
    <w:rsid w:val="003E4CE1"/>
    <w:rsid w:val="003E4EDC"/>
    <w:rsid w:val="003E5009"/>
    <w:rsid w:val="003E51D0"/>
    <w:rsid w:val="003E58E7"/>
    <w:rsid w:val="003E614D"/>
    <w:rsid w:val="003E623B"/>
    <w:rsid w:val="003E6257"/>
    <w:rsid w:val="003E628D"/>
    <w:rsid w:val="003E6328"/>
    <w:rsid w:val="003E64A1"/>
    <w:rsid w:val="003E655E"/>
    <w:rsid w:val="003E6A45"/>
    <w:rsid w:val="003E6E1F"/>
    <w:rsid w:val="003E780A"/>
    <w:rsid w:val="003E7BC3"/>
    <w:rsid w:val="003E7F7F"/>
    <w:rsid w:val="003F0182"/>
    <w:rsid w:val="003F145A"/>
    <w:rsid w:val="003F16A4"/>
    <w:rsid w:val="003F16DA"/>
    <w:rsid w:val="003F1D12"/>
    <w:rsid w:val="003F1D48"/>
    <w:rsid w:val="003F1F9E"/>
    <w:rsid w:val="003F233C"/>
    <w:rsid w:val="003F2457"/>
    <w:rsid w:val="003F2802"/>
    <w:rsid w:val="003F3728"/>
    <w:rsid w:val="003F3D8C"/>
    <w:rsid w:val="003F4440"/>
    <w:rsid w:val="003F4596"/>
    <w:rsid w:val="003F45ED"/>
    <w:rsid w:val="003F4645"/>
    <w:rsid w:val="003F4BAC"/>
    <w:rsid w:val="003F4F6E"/>
    <w:rsid w:val="003F4F9B"/>
    <w:rsid w:val="003F51AF"/>
    <w:rsid w:val="003F53CE"/>
    <w:rsid w:val="003F5689"/>
    <w:rsid w:val="003F5BA6"/>
    <w:rsid w:val="003F63B6"/>
    <w:rsid w:val="003F669D"/>
    <w:rsid w:val="003F7843"/>
    <w:rsid w:val="003F7B20"/>
    <w:rsid w:val="003F7C50"/>
    <w:rsid w:val="003F7CD3"/>
    <w:rsid w:val="003F7F3F"/>
    <w:rsid w:val="00400ED4"/>
    <w:rsid w:val="00401289"/>
    <w:rsid w:val="00401549"/>
    <w:rsid w:val="00401E1E"/>
    <w:rsid w:val="00402575"/>
    <w:rsid w:val="00402AE7"/>
    <w:rsid w:val="00402E6E"/>
    <w:rsid w:val="00402EE1"/>
    <w:rsid w:val="00402FE0"/>
    <w:rsid w:val="004041FF"/>
    <w:rsid w:val="00404B67"/>
    <w:rsid w:val="004059A9"/>
    <w:rsid w:val="00405F90"/>
    <w:rsid w:val="00406015"/>
    <w:rsid w:val="00406255"/>
    <w:rsid w:val="0040682A"/>
    <w:rsid w:val="00406995"/>
    <w:rsid w:val="00406B7E"/>
    <w:rsid w:val="00407605"/>
    <w:rsid w:val="00407953"/>
    <w:rsid w:val="00410076"/>
    <w:rsid w:val="004107B9"/>
    <w:rsid w:val="00411103"/>
    <w:rsid w:val="0041195E"/>
    <w:rsid w:val="00411F89"/>
    <w:rsid w:val="004123EC"/>
    <w:rsid w:val="0041241B"/>
    <w:rsid w:val="0041288A"/>
    <w:rsid w:val="00412D00"/>
    <w:rsid w:val="00413988"/>
    <w:rsid w:val="00413DF3"/>
    <w:rsid w:val="004149D9"/>
    <w:rsid w:val="004149FC"/>
    <w:rsid w:val="00414B70"/>
    <w:rsid w:val="00414BC9"/>
    <w:rsid w:val="004155F1"/>
    <w:rsid w:val="00416009"/>
    <w:rsid w:val="0041679D"/>
    <w:rsid w:val="004167D4"/>
    <w:rsid w:val="00416D68"/>
    <w:rsid w:val="0041787A"/>
    <w:rsid w:val="00417EFD"/>
    <w:rsid w:val="0042037A"/>
    <w:rsid w:val="00420B2D"/>
    <w:rsid w:val="00420B6D"/>
    <w:rsid w:val="00421024"/>
    <w:rsid w:val="00421220"/>
    <w:rsid w:val="004216DE"/>
    <w:rsid w:val="00422205"/>
    <w:rsid w:val="0042296E"/>
    <w:rsid w:val="00422C44"/>
    <w:rsid w:val="00422C7D"/>
    <w:rsid w:val="00422F24"/>
    <w:rsid w:val="004233D1"/>
    <w:rsid w:val="0042345B"/>
    <w:rsid w:val="0042404B"/>
    <w:rsid w:val="00424087"/>
    <w:rsid w:val="00424974"/>
    <w:rsid w:val="00425196"/>
    <w:rsid w:val="004251F4"/>
    <w:rsid w:val="00425357"/>
    <w:rsid w:val="0042541A"/>
    <w:rsid w:val="004259D5"/>
    <w:rsid w:val="00425A2A"/>
    <w:rsid w:val="00425F68"/>
    <w:rsid w:val="0042617E"/>
    <w:rsid w:val="0042624B"/>
    <w:rsid w:val="00426651"/>
    <w:rsid w:val="00426DF3"/>
    <w:rsid w:val="0042731B"/>
    <w:rsid w:val="00427965"/>
    <w:rsid w:val="00427E57"/>
    <w:rsid w:val="00430420"/>
    <w:rsid w:val="00430440"/>
    <w:rsid w:val="00430649"/>
    <w:rsid w:val="004308DE"/>
    <w:rsid w:val="00431020"/>
    <w:rsid w:val="00431121"/>
    <w:rsid w:val="004315BA"/>
    <w:rsid w:val="00431741"/>
    <w:rsid w:val="004319CC"/>
    <w:rsid w:val="00431A28"/>
    <w:rsid w:val="00431B38"/>
    <w:rsid w:val="00431CCD"/>
    <w:rsid w:val="004325D4"/>
    <w:rsid w:val="004329AB"/>
    <w:rsid w:val="00432FAC"/>
    <w:rsid w:val="00433087"/>
    <w:rsid w:val="0043311C"/>
    <w:rsid w:val="00433519"/>
    <w:rsid w:val="00433654"/>
    <w:rsid w:val="00433897"/>
    <w:rsid w:val="00433AF1"/>
    <w:rsid w:val="00433BAA"/>
    <w:rsid w:val="00433C63"/>
    <w:rsid w:val="00433CDE"/>
    <w:rsid w:val="00433F8C"/>
    <w:rsid w:val="00434903"/>
    <w:rsid w:val="00434D5C"/>
    <w:rsid w:val="00434F0C"/>
    <w:rsid w:val="00434F8E"/>
    <w:rsid w:val="00435DF3"/>
    <w:rsid w:val="00436D3D"/>
    <w:rsid w:val="00437F83"/>
    <w:rsid w:val="00440060"/>
    <w:rsid w:val="00440237"/>
    <w:rsid w:val="00440471"/>
    <w:rsid w:val="004404B2"/>
    <w:rsid w:val="00440AE6"/>
    <w:rsid w:val="00440B5A"/>
    <w:rsid w:val="0044143E"/>
    <w:rsid w:val="0044173E"/>
    <w:rsid w:val="00441761"/>
    <w:rsid w:val="00441800"/>
    <w:rsid w:val="004418C7"/>
    <w:rsid w:val="00441B41"/>
    <w:rsid w:val="00441C84"/>
    <w:rsid w:val="00442120"/>
    <w:rsid w:val="00442198"/>
    <w:rsid w:val="004421BD"/>
    <w:rsid w:val="004425EB"/>
    <w:rsid w:val="004429A9"/>
    <w:rsid w:val="00442C47"/>
    <w:rsid w:val="00443B39"/>
    <w:rsid w:val="00443EC9"/>
    <w:rsid w:val="0044429C"/>
    <w:rsid w:val="004448AC"/>
    <w:rsid w:val="00445618"/>
    <w:rsid w:val="004457B7"/>
    <w:rsid w:val="00446055"/>
    <w:rsid w:val="0044639D"/>
    <w:rsid w:val="00446B38"/>
    <w:rsid w:val="00446DE8"/>
    <w:rsid w:val="0044760E"/>
    <w:rsid w:val="0044779C"/>
    <w:rsid w:val="0045024B"/>
    <w:rsid w:val="00450404"/>
    <w:rsid w:val="00450820"/>
    <w:rsid w:val="00450CAA"/>
    <w:rsid w:val="00450D80"/>
    <w:rsid w:val="00450F1D"/>
    <w:rsid w:val="00450F5E"/>
    <w:rsid w:val="00451180"/>
    <w:rsid w:val="004518BD"/>
    <w:rsid w:val="004518C0"/>
    <w:rsid w:val="00452783"/>
    <w:rsid w:val="00453069"/>
    <w:rsid w:val="00453865"/>
    <w:rsid w:val="00453946"/>
    <w:rsid w:val="00453C1A"/>
    <w:rsid w:val="00453C7E"/>
    <w:rsid w:val="00454B7E"/>
    <w:rsid w:val="004553DF"/>
    <w:rsid w:val="0045549E"/>
    <w:rsid w:val="00455AAF"/>
    <w:rsid w:val="0045628C"/>
    <w:rsid w:val="004574B4"/>
    <w:rsid w:val="00460512"/>
    <w:rsid w:val="00461016"/>
    <w:rsid w:val="00461039"/>
    <w:rsid w:val="00461321"/>
    <w:rsid w:val="00461C46"/>
    <w:rsid w:val="0046226B"/>
    <w:rsid w:val="00462B22"/>
    <w:rsid w:val="00462E8D"/>
    <w:rsid w:val="00463124"/>
    <w:rsid w:val="0046356F"/>
    <w:rsid w:val="00463698"/>
    <w:rsid w:val="00463810"/>
    <w:rsid w:val="00464413"/>
    <w:rsid w:val="004644F4"/>
    <w:rsid w:val="0046481D"/>
    <w:rsid w:val="004648BD"/>
    <w:rsid w:val="00464B6A"/>
    <w:rsid w:val="00464E23"/>
    <w:rsid w:val="00465870"/>
    <w:rsid w:val="00465AE9"/>
    <w:rsid w:val="00465B59"/>
    <w:rsid w:val="00465EB2"/>
    <w:rsid w:val="00465FAD"/>
    <w:rsid w:val="00467299"/>
    <w:rsid w:val="0046767A"/>
    <w:rsid w:val="00467B89"/>
    <w:rsid w:val="0047083C"/>
    <w:rsid w:val="00470F4A"/>
    <w:rsid w:val="00471980"/>
    <w:rsid w:val="00471DF1"/>
    <w:rsid w:val="00471F91"/>
    <w:rsid w:val="004728FD"/>
    <w:rsid w:val="00472CDD"/>
    <w:rsid w:val="00473A6E"/>
    <w:rsid w:val="0047402E"/>
    <w:rsid w:val="004740EC"/>
    <w:rsid w:val="0047418D"/>
    <w:rsid w:val="00474362"/>
    <w:rsid w:val="004747FA"/>
    <w:rsid w:val="0047527D"/>
    <w:rsid w:val="00475E00"/>
    <w:rsid w:val="00475E77"/>
    <w:rsid w:val="00476EFA"/>
    <w:rsid w:val="0047747C"/>
    <w:rsid w:val="00480C8E"/>
    <w:rsid w:val="00480DBB"/>
    <w:rsid w:val="00481843"/>
    <w:rsid w:val="0048229F"/>
    <w:rsid w:val="004825A8"/>
    <w:rsid w:val="00482C06"/>
    <w:rsid w:val="00482D10"/>
    <w:rsid w:val="0048372D"/>
    <w:rsid w:val="00483789"/>
    <w:rsid w:val="0048396D"/>
    <w:rsid w:val="00483B9C"/>
    <w:rsid w:val="00483D85"/>
    <w:rsid w:val="00483EA8"/>
    <w:rsid w:val="00483F38"/>
    <w:rsid w:val="0048411A"/>
    <w:rsid w:val="00484CC4"/>
    <w:rsid w:val="004851C2"/>
    <w:rsid w:val="0048595B"/>
    <w:rsid w:val="00485F8E"/>
    <w:rsid w:val="004863E2"/>
    <w:rsid w:val="00486849"/>
    <w:rsid w:val="004872F2"/>
    <w:rsid w:val="004877B4"/>
    <w:rsid w:val="00487AFA"/>
    <w:rsid w:val="00487C5D"/>
    <w:rsid w:val="00487DE5"/>
    <w:rsid w:val="0049109E"/>
    <w:rsid w:val="004910C4"/>
    <w:rsid w:val="00491103"/>
    <w:rsid w:val="004912A3"/>
    <w:rsid w:val="00491515"/>
    <w:rsid w:val="0049163E"/>
    <w:rsid w:val="00491651"/>
    <w:rsid w:val="00491A64"/>
    <w:rsid w:val="00491AF0"/>
    <w:rsid w:val="00492B2E"/>
    <w:rsid w:val="00493450"/>
    <w:rsid w:val="00493DBA"/>
    <w:rsid w:val="00494703"/>
    <w:rsid w:val="00494C3C"/>
    <w:rsid w:val="00494F4E"/>
    <w:rsid w:val="004952A2"/>
    <w:rsid w:val="004953BA"/>
    <w:rsid w:val="004956C7"/>
    <w:rsid w:val="0049570A"/>
    <w:rsid w:val="004959C8"/>
    <w:rsid w:val="004961F9"/>
    <w:rsid w:val="00496416"/>
    <w:rsid w:val="00496F31"/>
    <w:rsid w:val="0049734C"/>
    <w:rsid w:val="00497367"/>
    <w:rsid w:val="004976E9"/>
    <w:rsid w:val="00497C21"/>
    <w:rsid w:val="00497F15"/>
    <w:rsid w:val="004A01F9"/>
    <w:rsid w:val="004A0617"/>
    <w:rsid w:val="004A09D2"/>
    <w:rsid w:val="004A0B23"/>
    <w:rsid w:val="004A0C89"/>
    <w:rsid w:val="004A1977"/>
    <w:rsid w:val="004A1E8B"/>
    <w:rsid w:val="004A1F32"/>
    <w:rsid w:val="004A27A1"/>
    <w:rsid w:val="004A2C86"/>
    <w:rsid w:val="004A3078"/>
    <w:rsid w:val="004A3211"/>
    <w:rsid w:val="004A367C"/>
    <w:rsid w:val="004A3946"/>
    <w:rsid w:val="004A3C61"/>
    <w:rsid w:val="004A3D23"/>
    <w:rsid w:val="004A419C"/>
    <w:rsid w:val="004A434B"/>
    <w:rsid w:val="004A488B"/>
    <w:rsid w:val="004A4FB2"/>
    <w:rsid w:val="004A5057"/>
    <w:rsid w:val="004A57FE"/>
    <w:rsid w:val="004A5C4F"/>
    <w:rsid w:val="004A5C66"/>
    <w:rsid w:val="004A64B8"/>
    <w:rsid w:val="004A7340"/>
    <w:rsid w:val="004A7657"/>
    <w:rsid w:val="004A7E50"/>
    <w:rsid w:val="004B00B6"/>
    <w:rsid w:val="004B0909"/>
    <w:rsid w:val="004B11AA"/>
    <w:rsid w:val="004B1E3F"/>
    <w:rsid w:val="004B1EE5"/>
    <w:rsid w:val="004B2087"/>
    <w:rsid w:val="004B2323"/>
    <w:rsid w:val="004B240D"/>
    <w:rsid w:val="004B2C29"/>
    <w:rsid w:val="004B2D3A"/>
    <w:rsid w:val="004B2E2E"/>
    <w:rsid w:val="004B3157"/>
    <w:rsid w:val="004B3407"/>
    <w:rsid w:val="004B39AD"/>
    <w:rsid w:val="004B3AE5"/>
    <w:rsid w:val="004B3B1F"/>
    <w:rsid w:val="004B3D6A"/>
    <w:rsid w:val="004B4164"/>
    <w:rsid w:val="004B4D39"/>
    <w:rsid w:val="004B4FD2"/>
    <w:rsid w:val="004B512C"/>
    <w:rsid w:val="004B52B4"/>
    <w:rsid w:val="004B58A1"/>
    <w:rsid w:val="004B5AC2"/>
    <w:rsid w:val="004B6903"/>
    <w:rsid w:val="004B6C8D"/>
    <w:rsid w:val="004B6D01"/>
    <w:rsid w:val="004B70B1"/>
    <w:rsid w:val="004B7941"/>
    <w:rsid w:val="004B7C1B"/>
    <w:rsid w:val="004C00C6"/>
    <w:rsid w:val="004C0125"/>
    <w:rsid w:val="004C042C"/>
    <w:rsid w:val="004C05D1"/>
    <w:rsid w:val="004C11D3"/>
    <w:rsid w:val="004C1286"/>
    <w:rsid w:val="004C1674"/>
    <w:rsid w:val="004C2250"/>
    <w:rsid w:val="004C242F"/>
    <w:rsid w:val="004C29EB"/>
    <w:rsid w:val="004C304B"/>
    <w:rsid w:val="004C353E"/>
    <w:rsid w:val="004C362F"/>
    <w:rsid w:val="004C364E"/>
    <w:rsid w:val="004C3824"/>
    <w:rsid w:val="004C3D01"/>
    <w:rsid w:val="004C410F"/>
    <w:rsid w:val="004C424B"/>
    <w:rsid w:val="004C4255"/>
    <w:rsid w:val="004C4EC1"/>
    <w:rsid w:val="004C53CA"/>
    <w:rsid w:val="004C5881"/>
    <w:rsid w:val="004C5CAA"/>
    <w:rsid w:val="004C5D6F"/>
    <w:rsid w:val="004C5E61"/>
    <w:rsid w:val="004C62BE"/>
    <w:rsid w:val="004C65AC"/>
    <w:rsid w:val="004C6710"/>
    <w:rsid w:val="004C672F"/>
    <w:rsid w:val="004C6983"/>
    <w:rsid w:val="004C6CB9"/>
    <w:rsid w:val="004C6EFF"/>
    <w:rsid w:val="004C6F16"/>
    <w:rsid w:val="004C7846"/>
    <w:rsid w:val="004D023E"/>
    <w:rsid w:val="004D0355"/>
    <w:rsid w:val="004D04E3"/>
    <w:rsid w:val="004D1062"/>
    <w:rsid w:val="004D131A"/>
    <w:rsid w:val="004D13E4"/>
    <w:rsid w:val="004D19D1"/>
    <w:rsid w:val="004D1D0F"/>
    <w:rsid w:val="004D210F"/>
    <w:rsid w:val="004D24E5"/>
    <w:rsid w:val="004D2B2E"/>
    <w:rsid w:val="004D329E"/>
    <w:rsid w:val="004D3323"/>
    <w:rsid w:val="004D389B"/>
    <w:rsid w:val="004D41B1"/>
    <w:rsid w:val="004D43DF"/>
    <w:rsid w:val="004D4BBD"/>
    <w:rsid w:val="004D514F"/>
    <w:rsid w:val="004D530E"/>
    <w:rsid w:val="004D5352"/>
    <w:rsid w:val="004D6247"/>
    <w:rsid w:val="004D6515"/>
    <w:rsid w:val="004D697A"/>
    <w:rsid w:val="004D6E9C"/>
    <w:rsid w:val="004D6F53"/>
    <w:rsid w:val="004D6FCE"/>
    <w:rsid w:val="004D71D0"/>
    <w:rsid w:val="004D737E"/>
    <w:rsid w:val="004E02C0"/>
    <w:rsid w:val="004E0691"/>
    <w:rsid w:val="004E06E2"/>
    <w:rsid w:val="004E08A5"/>
    <w:rsid w:val="004E0A1B"/>
    <w:rsid w:val="004E1398"/>
    <w:rsid w:val="004E14EE"/>
    <w:rsid w:val="004E164F"/>
    <w:rsid w:val="004E21A4"/>
    <w:rsid w:val="004E24F7"/>
    <w:rsid w:val="004E2CCA"/>
    <w:rsid w:val="004E3324"/>
    <w:rsid w:val="004E3A4D"/>
    <w:rsid w:val="004E3E63"/>
    <w:rsid w:val="004E424E"/>
    <w:rsid w:val="004E4329"/>
    <w:rsid w:val="004E4A15"/>
    <w:rsid w:val="004E4E16"/>
    <w:rsid w:val="004E5234"/>
    <w:rsid w:val="004E5902"/>
    <w:rsid w:val="004E5C55"/>
    <w:rsid w:val="004E6B40"/>
    <w:rsid w:val="004E6B96"/>
    <w:rsid w:val="004E713F"/>
    <w:rsid w:val="004E7234"/>
    <w:rsid w:val="004E76BD"/>
    <w:rsid w:val="004E7CD8"/>
    <w:rsid w:val="004E7DE0"/>
    <w:rsid w:val="004F0282"/>
    <w:rsid w:val="004F0846"/>
    <w:rsid w:val="004F14C2"/>
    <w:rsid w:val="004F1905"/>
    <w:rsid w:val="004F2281"/>
    <w:rsid w:val="004F2413"/>
    <w:rsid w:val="004F299D"/>
    <w:rsid w:val="004F29B5"/>
    <w:rsid w:val="004F2B03"/>
    <w:rsid w:val="004F2F01"/>
    <w:rsid w:val="004F3568"/>
    <w:rsid w:val="004F38AC"/>
    <w:rsid w:val="004F3DD2"/>
    <w:rsid w:val="004F3E77"/>
    <w:rsid w:val="004F40F1"/>
    <w:rsid w:val="004F45D3"/>
    <w:rsid w:val="004F4B5A"/>
    <w:rsid w:val="004F5CB9"/>
    <w:rsid w:val="004F5D24"/>
    <w:rsid w:val="004F6371"/>
    <w:rsid w:val="004F6507"/>
    <w:rsid w:val="004F6670"/>
    <w:rsid w:val="004F6A93"/>
    <w:rsid w:val="004F722C"/>
    <w:rsid w:val="004F78F7"/>
    <w:rsid w:val="004F7AD9"/>
    <w:rsid w:val="004F7CAA"/>
    <w:rsid w:val="005015F5"/>
    <w:rsid w:val="0050161B"/>
    <w:rsid w:val="005016E2"/>
    <w:rsid w:val="00501B91"/>
    <w:rsid w:val="00501E7A"/>
    <w:rsid w:val="00502580"/>
    <w:rsid w:val="005031F4"/>
    <w:rsid w:val="005032E8"/>
    <w:rsid w:val="005035B2"/>
    <w:rsid w:val="00503E11"/>
    <w:rsid w:val="00503EED"/>
    <w:rsid w:val="005042CC"/>
    <w:rsid w:val="00504B41"/>
    <w:rsid w:val="00504C75"/>
    <w:rsid w:val="00505157"/>
    <w:rsid w:val="005057DE"/>
    <w:rsid w:val="00505871"/>
    <w:rsid w:val="00505E79"/>
    <w:rsid w:val="00506778"/>
    <w:rsid w:val="00506EDC"/>
    <w:rsid w:val="0050723D"/>
    <w:rsid w:val="00507883"/>
    <w:rsid w:val="005106F1"/>
    <w:rsid w:val="00510BD7"/>
    <w:rsid w:val="00510C00"/>
    <w:rsid w:val="00510CFE"/>
    <w:rsid w:val="00510DFC"/>
    <w:rsid w:val="00510FD6"/>
    <w:rsid w:val="00511049"/>
    <w:rsid w:val="005114F3"/>
    <w:rsid w:val="005120E2"/>
    <w:rsid w:val="005122CD"/>
    <w:rsid w:val="0051243A"/>
    <w:rsid w:val="005126E5"/>
    <w:rsid w:val="00512933"/>
    <w:rsid w:val="00512CCC"/>
    <w:rsid w:val="00512F75"/>
    <w:rsid w:val="00513B70"/>
    <w:rsid w:val="00513CC5"/>
    <w:rsid w:val="005141AD"/>
    <w:rsid w:val="005144D7"/>
    <w:rsid w:val="005145D6"/>
    <w:rsid w:val="00514AC7"/>
    <w:rsid w:val="00514BC5"/>
    <w:rsid w:val="00514DB2"/>
    <w:rsid w:val="00515197"/>
    <w:rsid w:val="00515425"/>
    <w:rsid w:val="00515E04"/>
    <w:rsid w:val="0051613A"/>
    <w:rsid w:val="0051627C"/>
    <w:rsid w:val="0051639C"/>
    <w:rsid w:val="005165B5"/>
    <w:rsid w:val="005165E5"/>
    <w:rsid w:val="00516CA0"/>
    <w:rsid w:val="00516D80"/>
    <w:rsid w:val="005170F7"/>
    <w:rsid w:val="00517C35"/>
    <w:rsid w:val="00517CAD"/>
    <w:rsid w:val="00517F03"/>
    <w:rsid w:val="0052085B"/>
    <w:rsid w:val="00520F0F"/>
    <w:rsid w:val="00521150"/>
    <w:rsid w:val="00521A3F"/>
    <w:rsid w:val="005222FB"/>
    <w:rsid w:val="00522371"/>
    <w:rsid w:val="005224DB"/>
    <w:rsid w:val="005226A4"/>
    <w:rsid w:val="00522A54"/>
    <w:rsid w:val="00522D21"/>
    <w:rsid w:val="00522ED1"/>
    <w:rsid w:val="0052345C"/>
    <w:rsid w:val="0052354C"/>
    <w:rsid w:val="0052431A"/>
    <w:rsid w:val="00524602"/>
    <w:rsid w:val="00524EAD"/>
    <w:rsid w:val="0052571F"/>
    <w:rsid w:val="0052578B"/>
    <w:rsid w:val="005259F9"/>
    <w:rsid w:val="00525A42"/>
    <w:rsid w:val="00525BE8"/>
    <w:rsid w:val="0052612B"/>
    <w:rsid w:val="005270E0"/>
    <w:rsid w:val="0052752D"/>
    <w:rsid w:val="00527686"/>
    <w:rsid w:val="005277FE"/>
    <w:rsid w:val="005301A2"/>
    <w:rsid w:val="005301CC"/>
    <w:rsid w:val="00530647"/>
    <w:rsid w:val="00530FD3"/>
    <w:rsid w:val="0053134C"/>
    <w:rsid w:val="0053162F"/>
    <w:rsid w:val="005316F1"/>
    <w:rsid w:val="00531B16"/>
    <w:rsid w:val="0053209B"/>
    <w:rsid w:val="005321BF"/>
    <w:rsid w:val="005323E8"/>
    <w:rsid w:val="00532477"/>
    <w:rsid w:val="00532665"/>
    <w:rsid w:val="00532F62"/>
    <w:rsid w:val="00533457"/>
    <w:rsid w:val="005334DD"/>
    <w:rsid w:val="00533703"/>
    <w:rsid w:val="005338CE"/>
    <w:rsid w:val="00533AB2"/>
    <w:rsid w:val="00533B1B"/>
    <w:rsid w:val="00533CFE"/>
    <w:rsid w:val="00533D63"/>
    <w:rsid w:val="00533FDE"/>
    <w:rsid w:val="00534A16"/>
    <w:rsid w:val="0053535F"/>
    <w:rsid w:val="00535580"/>
    <w:rsid w:val="00535AAA"/>
    <w:rsid w:val="00535AE0"/>
    <w:rsid w:val="0053628C"/>
    <w:rsid w:val="0053685F"/>
    <w:rsid w:val="00537468"/>
    <w:rsid w:val="00537839"/>
    <w:rsid w:val="005378B8"/>
    <w:rsid w:val="00537AAF"/>
    <w:rsid w:val="00537E24"/>
    <w:rsid w:val="00540A0A"/>
    <w:rsid w:val="00540CDB"/>
    <w:rsid w:val="0054117F"/>
    <w:rsid w:val="005414E2"/>
    <w:rsid w:val="00541629"/>
    <w:rsid w:val="0054173B"/>
    <w:rsid w:val="00541742"/>
    <w:rsid w:val="005420C4"/>
    <w:rsid w:val="00542171"/>
    <w:rsid w:val="00542A1E"/>
    <w:rsid w:val="0054361C"/>
    <w:rsid w:val="00543688"/>
    <w:rsid w:val="00543DCC"/>
    <w:rsid w:val="00544053"/>
    <w:rsid w:val="005444EF"/>
    <w:rsid w:val="005444F5"/>
    <w:rsid w:val="00544508"/>
    <w:rsid w:val="00546055"/>
    <w:rsid w:val="00546E6F"/>
    <w:rsid w:val="005473AA"/>
    <w:rsid w:val="00547F06"/>
    <w:rsid w:val="00547F23"/>
    <w:rsid w:val="00550804"/>
    <w:rsid w:val="00550DE2"/>
    <w:rsid w:val="00551020"/>
    <w:rsid w:val="00551180"/>
    <w:rsid w:val="00551497"/>
    <w:rsid w:val="005514C2"/>
    <w:rsid w:val="00551D7A"/>
    <w:rsid w:val="005521C7"/>
    <w:rsid w:val="005526C1"/>
    <w:rsid w:val="00552DE6"/>
    <w:rsid w:val="00553265"/>
    <w:rsid w:val="00553280"/>
    <w:rsid w:val="005534C0"/>
    <w:rsid w:val="0055353E"/>
    <w:rsid w:val="00553590"/>
    <w:rsid w:val="0055361F"/>
    <w:rsid w:val="0055387F"/>
    <w:rsid w:val="00553A04"/>
    <w:rsid w:val="0055429E"/>
    <w:rsid w:val="00554824"/>
    <w:rsid w:val="0055487D"/>
    <w:rsid w:val="00554A74"/>
    <w:rsid w:val="00554D36"/>
    <w:rsid w:val="0055529E"/>
    <w:rsid w:val="005553DF"/>
    <w:rsid w:val="005563C6"/>
    <w:rsid w:val="00556492"/>
    <w:rsid w:val="00556851"/>
    <w:rsid w:val="0055698F"/>
    <w:rsid w:val="00556A87"/>
    <w:rsid w:val="00556A9E"/>
    <w:rsid w:val="00556B0A"/>
    <w:rsid w:val="00556B6A"/>
    <w:rsid w:val="00557732"/>
    <w:rsid w:val="00557C30"/>
    <w:rsid w:val="00560272"/>
    <w:rsid w:val="0056053D"/>
    <w:rsid w:val="00561356"/>
    <w:rsid w:val="00561B90"/>
    <w:rsid w:val="00561FF1"/>
    <w:rsid w:val="0056206F"/>
    <w:rsid w:val="005622B6"/>
    <w:rsid w:val="0056266C"/>
    <w:rsid w:val="00562ED2"/>
    <w:rsid w:val="00563478"/>
    <w:rsid w:val="005634A3"/>
    <w:rsid w:val="0056410D"/>
    <w:rsid w:val="005644A3"/>
    <w:rsid w:val="00564BB5"/>
    <w:rsid w:val="00565109"/>
    <w:rsid w:val="00565410"/>
    <w:rsid w:val="00565804"/>
    <w:rsid w:val="00565CE0"/>
    <w:rsid w:val="00565FA7"/>
    <w:rsid w:val="005665B2"/>
    <w:rsid w:val="00567042"/>
    <w:rsid w:val="0056762F"/>
    <w:rsid w:val="0056782E"/>
    <w:rsid w:val="00567A15"/>
    <w:rsid w:val="00567C1C"/>
    <w:rsid w:val="00567E71"/>
    <w:rsid w:val="00570BC6"/>
    <w:rsid w:val="00570C46"/>
    <w:rsid w:val="005712E2"/>
    <w:rsid w:val="005713C0"/>
    <w:rsid w:val="005718B9"/>
    <w:rsid w:val="00571B4D"/>
    <w:rsid w:val="0057200A"/>
    <w:rsid w:val="0057260B"/>
    <w:rsid w:val="00572881"/>
    <w:rsid w:val="005728AF"/>
    <w:rsid w:val="0057351C"/>
    <w:rsid w:val="005735E2"/>
    <w:rsid w:val="00573714"/>
    <w:rsid w:val="00573A8F"/>
    <w:rsid w:val="00573DB7"/>
    <w:rsid w:val="00574013"/>
    <w:rsid w:val="00574194"/>
    <w:rsid w:val="005743F0"/>
    <w:rsid w:val="005745BE"/>
    <w:rsid w:val="00574745"/>
    <w:rsid w:val="00574FAB"/>
    <w:rsid w:val="005750AE"/>
    <w:rsid w:val="00575AB2"/>
    <w:rsid w:val="00575DB5"/>
    <w:rsid w:val="00576694"/>
    <w:rsid w:val="00576789"/>
    <w:rsid w:val="00576A45"/>
    <w:rsid w:val="00576B42"/>
    <w:rsid w:val="00576E70"/>
    <w:rsid w:val="00577B88"/>
    <w:rsid w:val="00577CED"/>
    <w:rsid w:val="00577FD7"/>
    <w:rsid w:val="00577FFB"/>
    <w:rsid w:val="0058006D"/>
    <w:rsid w:val="00580529"/>
    <w:rsid w:val="005806CC"/>
    <w:rsid w:val="005806E4"/>
    <w:rsid w:val="005806F7"/>
    <w:rsid w:val="00580EF0"/>
    <w:rsid w:val="00581011"/>
    <w:rsid w:val="0058111E"/>
    <w:rsid w:val="00581273"/>
    <w:rsid w:val="00581BA2"/>
    <w:rsid w:val="00581E88"/>
    <w:rsid w:val="00581ED5"/>
    <w:rsid w:val="00582102"/>
    <w:rsid w:val="00582736"/>
    <w:rsid w:val="00582773"/>
    <w:rsid w:val="00582C01"/>
    <w:rsid w:val="00582EE7"/>
    <w:rsid w:val="00583741"/>
    <w:rsid w:val="00583909"/>
    <w:rsid w:val="00583DC7"/>
    <w:rsid w:val="00583EE0"/>
    <w:rsid w:val="00584229"/>
    <w:rsid w:val="00584298"/>
    <w:rsid w:val="00584337"/>
    <w:rsid w:val="0058468E"/>
    <w:rsid w:val="00584986"/>
    <w:rsid w:val="0058523F"/>
    <w:rsid w:val="0058594F"/>
    <w:rsid w:val="00586052"/>
    <w:rsid w:val="005860F7"/>
    <w:rsid w:val="0058651F"/>
    <w:rsid w:val="00587243"/>
    <w:rsid w:val="00587785"/>
    <w:rsid w:val="00590136"/>
    <w:rsid w:val="0059020D"/>
    <w:rsid w:val="00590506"/>
    <w:rsid w:val="005909F8"/>
    <w:rsid w:val="00590D7E"/>
    <w:rsid w:val="00590E2D"/>
    <w:rsid w:val="00591BEC"/>
    <w:rsid w:val="00593058"/>
    <w:rsid w:val="005930C2"/>
    <w:rsid w:val="00593316"/>
    <w:rsid w:val="00593A21"/>
    <w:rsid w:val="00593CA4"/>
    <w:rsid w:val="005944BF"/>
    <w:rsid w:val="005945D7"/>
    <w:rsid w:val="0059485D"/>
    <w:rsid w:val="00594AC1"/>
    <w:rsid w:val="00595122"/>
    <w:rsid w:val="00595354"/>
    <w:rsid w:val="00595380"/>
    <w:rsid w:val="005959D3"/>
    <w:rsid w:val="00595E77"/>
    <w:rsid w:val="005960FF"/>
    <w:rsid w:val="00596FF0"/>
    <w:rsid w:val="005971BE"/>
    <w:rsid w:val="0059755F"/>
    <w:rsid w:val="00597C3A"/>
    <w:rsid w:val="005A0150"/>
    <w:rsid w:val="005A029B"/>
    <w:rsid w:val="005A0731"/>
    <w:rsid w:val="005A0AC7"/>
    <w:rsid w:val="005A0C92"/>
    <w:rsid w:val="005A1139"/>
    <w:rsid w:val="005A12BF"/>
    <w:rsid w:val="005A1543"/>
    <w:rsid w:val="005A172B"/>
    <w:rsid w:val="005A1F10"/>
    <w:rsid w:val="005A21B0"/>
    <w:rsid w:val="005A21E2"/>
    <w:rsid w:val="005A24E9"/>
    <w:rsid w:val="005A2632"/>
    <w:rsid w:val="005A29C1"/>
    <w:rsid w:val="005A29C2"/>
    <w:rsid w:val="005A2B40"/>
    <w:rsid w:val="005A2C9B"/>
    <w:rsid w:val="005A2DDF"/>
    <w:rsid w:val="005A2E42"/>
    <w:rsid w:val="005A3011"/>
    <w:rsid w:val="005A30AA"/>
    <w:rsid w:val="005A30DD"/>
    <w:rsid w:val="005A33A1"/>
    <w:rsid w:val="005A375F"/>
    <w:rsid w:val="005A378B"/>
    <w:rsid w:val="005A381B"/>
    <w:rsid w:val="005A3C64"/>
    <w:rsid w:val="005A3CC8"/>
    <w:rsid w:val="005A41EE"/>
    <w:rsid w:val="005A492B"/>
    <w:rsid w:val="005A4EE3"/>
    <w:rsid w:val="005A4F47"/>
    <w:rsid w:val="005A5638"/>
    <w:rsid w:val="005A6401"/>
    <w:rsid w:val="005A645E"/>
    <w:rsid w:val="005A6D59"/>
    <w:rsid w:val="005A704F"/>
    <w:rsid w:val="005B01EA"/>
    <w:rsid w:val="005B03F8"/>
    <w:rsid w:val="005B052F"/>
    <w:rsid w:val="005B1170"/>
    <w:rsid w:val="005B26F3"/>
    <w:rsid w:val="005B4355"/>
    <w:rsid w:val="005B4572"/>
    <w:rsid w:val="005B4650"/>
    <w:rsid w:val="005B49BD"/>
    <w:rsid w:val="005B4A1F"/>
    <w:rsid w:val="005B504E"/>
    <w:rsid w:val="005B5529"/>
    <w:rsid w:val="005B5C63"/>
    <w:rsid w:val="005B5E4C"/>
    <w:rsid w:val="005B5FEF"/>
    <w:rsid w:val="005B687A"/>
    <w:rsid w:val="005B76F7"/>
    <w:rsid w:val="005C085C"/>
    <w:rsid w:val="005C0EB5"/>
    <w:rsid w:val="005C0ED3"/>
    <w:rsid w:val="005C1724"/>
    <w:rsid w:val="005C1813"/>
    <w:rsid w:val="005C1FFE"/>
    <w:rsid w:val="005C2BBD"/>
    <w:rsid w:val="005C3DD4"/>
    <w:rsid w:val="005C44B5"/>
    <w:rsid w:val="005C4762"/>
    <w:rsid w:val="005C4CB0"/>
    <w:rsid w:val="005C4E42"/>
    <w:rsid w:val="005C50B0"/>
    <w:rsid w:val="005C57E0"/>
    <w:rsid w:val="005C57E5"/>
    <w:rsid w:val="005C645C"/>
    <w:rsid w:val="005C69FE"/>
    <w:rsid w:val="005C6E74"/>
    <w:rsid w:val="005C7CEF"/>
    <w:rsid w:val="005C7E0A"/>
    <w:rsid w:val="005D05E6"/>
    <w:rsid w:val="005D0852"/>
    <w:rsid w:val="005D0AA8"/>
    <w:rsid w:val="005D0CEF"/>
    <w:rsid w:val="005D14FF"/>
    <w:rsid w:val="005D26E3"/>
    <w:rsid w:val="005D29B0"/>
    <w:rsid w:val="005D3175"/>
    <w:rsid w:val="005D31AC"/>
    <w:rsid w:val="005D3532"/>
    <w:rsid w:val="005D3D2B"/>
    <w:rsid w:val="005D50E1"/>
    <w:rsid w:val="005D55C6"/>
    <w:rsid w:val="005D567F"/>
    <w:rsid w:val="005D5A96"/>
    <w:rsid w:val="005D5B28"/>
    <w:rsid w:val="005D5E72"/>
    <w:rsid w:val="005D6521"/>
    <w:rsid w:val="005D68C9"/>
    <w:rsid w:val="005D6C03"/>
    <w:rsid w:val="005D6F67"/>
    <w:rsid w:val="005D7248"/>
    <w:rsid w:val="005E0928"/>
    <w:rsid w:val="005E0C82"/>
    <w:rsid w:val="005E0C9A"/>
    <w:rsid w:val="005E11F5"/>
    <w:rsid w:val="005E1287"/>
    <w:rsid w:val="005E250E"/>
    <w:rsid w:val="005E260E"/>
    <w:rsid w:val="005E27CF"/>
    <w:rsid w:val="005E294C"/>
    <w:rsid w:val="005E2A39"/>
    <w:rsid w:val="005E2ED2"/>
    <w:rsid w:val="005E317B"/>
    <w:rsid w:val="005E346B"/>
    <w:rsid w:val="005E38FD"/>
    <w:rsid w:val="005E43BF"/>
    <w:rsid w:val="005E4C5F"/>
    <w:rsid w:val="005E4EF7"/>
    <w:rsid w:val="005E4FB1"/>
    <w:rsid w:val="005E5D31"/>
    <w:rsid w:val="005E65C4"/>
    <w:rsid w:val="005E688F"/>
    <w:rsid w:val="005E6977"/>
    <w:rsid w:val="005E70BA"/>
    <w:rsid w:val="005E75E3"/>
    <w:rsid w:val="005F028A"/>
    <w:rsid w:val="005F043A"/>
    <w:rsid w:val="005F068D"/>
    <w:rsid w:val="005F0B74"/>
    <w:rsid w:val="005F10A2"/>
    <w:rsid w:val="005F12FA"/>
    <w:rsid w:val="005F1B40"/>
    <w:rsid w:val="005F1DE6"/>
    <w:rsid w:val="005F207A"/>
    <w:rsid w:val="005F22C2"/>
    <w:rsid w:val="005F24F0"/>
    <w:rsid w:val="005F2F4F"/>
    <w:rsid w:val="005F3855"/>
    <w:rsid w:val="005F3B0D"/>
    <w:rsid w:val="005F3CA1"/>
    <w:rsid w:val="005F3D8E"/>
    <w:rsid w:val="005F3F34"/>
    <w:rsid w:val="005F405F"/>
    <w:rsid w:val="005F4A7A"/>
    <w:rsid w:val="005F4BA3"/>
    <w:rsid w:val="005F4E6E"/>
    <w:rsid w:val="005F4F5F"/>
    <w:rsid w:val="005F599D"/>
    <w:rsid w:val="005F6CC2"/>
    <w:rsid w:val="005F72FF"/>
    <w:rsid w:val="005F7B48"/>
    <w:rsid w:val="005F7D30"/>
    <w:rsid w:val="005F7D80"/>
    <w:rsid w:val="006000DF"/>
    <w:rsid w:val="006002E4"/>
    <w:rsid w:val="00600402"/>
    <w:rsid w:val="0060056A"/>
    <w:rsid w:val="00600843"/>
    <w:rsid w:val="00600B77"/>
    <w:rsid w:val="00600CE4"/>
    <w:rsid w:val="00600F4B"/>
    <w:rsid w:val="00600F6D"/>
    <w:rsid w:val="006011F4"/>
    <w:rsid w:val="00601EC8"/>
    <w:rsid w:val="00602D19"/>
    <w:rsid w:val="0060306D"/>
    <w:rsid w:val="006032BD"/>
    <w:rsid w:val="0060422E"/>
    <w:rsid w:val="00604FFC"/>
    <w:rsid w:val="00605071"/>
    <w:rsid w:val="006052B8"/>
    <w:rsid w:val="006052EF"/>
    <w:rsid w:val="0060533A"/>
    <w:rsid w:val="00605661"/>
    <w:rsid w:val="00605D51"/>
    <w:rsid w:val="00605DCB"/>
    <w:rsid w:val="00606E16"/>
    <w:rsid w:val="006070AE"/>
    <w:rsid w:val="0060710D"/>
    <w:rsid w:val="00607210"/>
    <w:rsid w:val="00607701"/>
    <w:rsid w:val="006077ED"/>
    <w:rsid w:val="00607825"/>
    <w:rsid w:val="006078EF"/>
    <w:rsid w:val="00610091"/>
    <w:rsid w:val="00610842"/>
    <w:rsid w:val="00611506"/>
    <w:rsid w:val="006115A4"/>
    <w:rsid w:val="00611668"/>
    <w:rsid w:val="00611696"/>
    <w:rsid w:val="00611C13"/>
    <w:rsid w:val="00611CC0"/>
    <w:rsid w:val="0061293E"/>
    <w:rsid w:val="00612D3A"/>
    <w:rsid w:val="00612D87"/>
    <w:rsid w:val="00612E66"/>
    <w:rsid w:val="0061351D"/>
    <w:rsid w:val="0061353A"/>
    <w:rsid w:val="00613741"/>
    <w:rsid w:val="0061378E"/>
    <w:rsid w:val="0061434F"/>
    <w:rsid w:val="006145DA"/>
    <w:rsid w:val="006147B3"/>
    <w:rsid w:val="00614828"/>
    <w:rsid w:val="00614C7E"/>
    <w:rsid w:val="00615296"/>
    <w:rsid w:val="006154B0"/>
    <w:rsid w:val="00616600"/>
    <w:rsid w:val="00616D0F"/>
    <w:rsid w:val="00616E07"/>
    <w:rsid w:val="00616EAD"/>
    <w:rsid w:val="006176A1"/>
    <w:rsid w:val="00617990"/>
    <w:rsid w:val="00617CBD"/>
    <w:rsid w:val="00617D75"/>
    <w:rsid w:val="0062024C"/>
    <w:rsid w:val="0062029F"/>
    <w:rsid w:val="006206DB"/>
    <w:rsid w:val="00620EE0"/>
    <w:rsid w:val="006212F0"/>
    <w:rsid w:val="00621873"/>
    <w:rsid w:val="00621A7C"/>
    <w:rsid w:val="00621ACA"/>
    <w:rsid w:val="00622366"/>
    <w:rsid w:val="006228FF"/>
    <w:rsid w:val="00622BD5"/>
    <w:rsid w:val="0062415E"/>
    <w:rsid w:val="006243F7"/>
    <w:rsid w:val="0062445C"/>
    <w:rsid w:val="006250EB"/>
    <w:rsid w:val="00625FC9"/>
    <w:rsid w:val="0062602A"/>
    <w:rsid w:val="00626226"/>
    <w:rsid w:val="00626AC7"/>
    <w:rsid w:val="006274C9"/>
    <w:rsid w:val="006276E6"/>
    <w:rsid w:val="006302AA"/>
    <w:rsid w:val="0063040F"/>
    <w:rsid w:val="00630A6F"/>
    <w:rsid w:val="00631440"/>
    <w:rsid w:val="00631512"/>
    <w:rsid w:val="006319C2"/>
    <w:rsid w:val="00632BC2"/>
    <w:rsid w:val="0063300C"/>
    <w:rsid w:val="006336F7"/>
    <w:rsid w:val="00633751"/>
    <w:rsid w:val="00633AF3"/>
    <w:rsid w:val="00633C7C"/>
    <w:rsid w:val="00633FAF"/>
    <w:rsid w:val="00633FBB"/>
    <w:rsid w:val="0063443A"/>
    <w:rsid w:val="00634726"/>
    <w:rsid w:val="00634754"/>
    <w:rsid w:val="006351CC"/>
    <w:rsid w:val="00635C1F"/>
    <w:rsid w:val="00635D74"/>
    <w:rsid w:val="006361D0"/>
    <w:rsid w:val="0063700E"/>
    <w:rsid w:val="00637BB6"/>
    <w:rsid w:val="00637F92"/>
    <w:rsid w:val="0064052D"/>
    <w:rsid w:val="00640BFB"/>
    <w:rsid w:val="00640C8B"/>
    <w:rsid w:val="00640CEB"/>
    <w:rsid w:val="006423B5"/>
    <w:rsid w:val="00642663"/>
    <w:rsid w:val="00642758"/>
    <w:rsid w:val="00642EF8"/>
    <w:rsid w:val="00643153"/>
    <w:rsid w:val="006436F4"/>
    <w:rsid w:val="00643753"/>
    <w:rsid w:val="006438F3"/>
    <w:rsid w:val="006440EE"/>
    <w:rsid w:val="0064448B"/>
    <w:rsid w:val="00644845"/>
    <w:rsid w:val="00644969"/>
    <w:rsid w:val="00645061"/>
    <w:rsid w:val="00645115"/>
    <w:rsid w:val="00645287"/>
    <w:rsid w:val="00645E8D"/>
    <w:rsid w:val="0064637E"/>
    <w:rsid w:val="006466A2"/>
    <w:rsid w:val="00646C50"/>
    <w:rsid w:val="00646D28"/>
    <w:rsid w:val="00647028"/>
    <w:rsid w:val="006470A6"/>
    <w:rsid w:val="00647F18"/>
    <w:rsid w:val="0065090E"/>
    <w:rsid w:val="00650E11"/>
    <w:rsid w:val="00651112"/>
    <w:rsid w:val="0065240A"/>
    <w:rsid w:val="00653055"/>
    <w:rsid w:val="00653302"/>
    <w:rsid w:val="00653639"/>
    <w:rsid w:val="006536C2"/>
    <w:rsid w:val="00653749"/>
    <w:rsid w:val="0065391F"/>
    <w:rsid w:val="006539D8"/>
    <w:rsid w:val="00653D31"/>
    <w:rsid w:val="00653E61"/>
    <w:rsid w:val="0065414F"/>
    <w:rsid w:val="00654E23"/>
    <w:rsid w:val="006555E9"/>
    <w:rsid w:val="00655AD0"/>
    <w:rsid w:val="00656996"/>
    <w:rsid w:val="00657308"/>
    <w:rsid w:val="00657F95"/>
    <w:rsid w:val="00660029"/>
    <w:rsid w:val="00660249"/>
    <w:rsid w:val="0066038F"/>
    <w:rsid w:val="00660595"/>
    <w:rsid w:val="006609C1"/>
    <w:rsid w:val="00660B8F"/>
    <w:rsid w:val="00660BC3"/>
    <w:rsid w:val="00660E6A"/>
    <w:rsid w:val="00661170"/>
    <w:rsid w:val="00661238"/>
    <w:rsid w:val="00661329"/>
    <w:rsid w:val="00662440"/>
    <w:rsid w:val="006629D3"/>
    <w:rsid w:val="00662ABD"/>
    <w:rsid w:val="0066326C"/>
    <w:rsid w:val="0066351A"/>
    <w:rsid w:val="0066434B"/>
    <w:rsid w:val="006648EE"/>
    <w:rsid w:val="00664965"/>
    <w:rsid w:val="00664AC5"/>
    <w:rsid w:val="00664BC7"/>
    <w:rsid w:val="00664FA1"/>
    <w:rsid w:val="00665264"/>
    <w:rsid w:val="006652AF"/>
    <w:rsid w:val="006657C8"/>
    <w:rsid w:val="00665F91"/>
    <w:rsid w:val="00666082"/>
    <w:rsid w:val="00666280"/>
    <w:rsid w:val="00666377"/>
    <w:rsid w:val="00666862"/>
    <w:rsid w:val="00666B1D"/>
    <w:rsid w:val="00666C69"/>
    <w:rsid w:val="00666D79"/>
    <w:rsid w:val="006671AA"/>
    <w:rsid w:val="006671E2"/>
    <w:rsid w:val="006677F5"/>
    <w:rsid w:val="00667A21"/>
    <w:rsid w:val="00667E35"/>
    <w:rsid w:val="00670191"/>
    <w:rsid w:val="006702B2"/>
    <w:rsid w:val="00670656"/>
    <w:rsid w:val="00670CEF"/>
    <w:rsid w:val="00670E3E"/>
    <w:rsid w:val="006712B5"/>
    <w:rsid w:val="006712C7"/>
    <w:rsid w:val="006716EB"/>
    <w:rsid w:val="00671AB4"/>
    <w:rsid w:val="00671BE1"/>
    <w:rsid w:val="00671F66"/>
    <w:rsid w:val="00671FC2"/>
    <w:rsid w:val="00672007"/>
    <w:rsid w:val="00672117"/>
    <w:rsid w:val="0067214B"/>
    <w:rsid w:val="006726A3"/>
    <w:rsid w:val="006726D3"/>
    <w:rsid w:val="0067302D"/>
    <w:rsid w:val="006731C0"/>
    <w:rsid w:val="00673EDC"/>
    <w:rsid w:val="0067408C"/>
    <w:rsid w:val="006748BC"/>
    <w:rsid w:val="00674972"/>
    <w:rsid w:val="00674C85"/>
    <w:rsid w:val="00675075"/>
    <w:rsid w:val="006760B8"/>
    <w:rsid w:val="00676825"/>
    <w:rsid w:val="00676A86"/>
    <w:rsid w:val="00676F02"/>
    <w:rsid w:val="006776F2"/>
    <w:rsid w:val="006777CD"/>
    <w:rsid w:val="00677949"/>
    <w:rsid w:val="006817E2"/>
    <w:rsid w:val="0068185F"/>
    <w:rsid w:val="006819E3"/>
    <w:rsid w:val="00681C62"/>
    <w:rsid w:val="00681FBB"/>
    <w:rsid w:val="0068234B"/>
    <w:rsid w:val="006825B5"/>
    <w:rsid w:val="00682BBD"/>
    <w:rsid w:val="00682BEA"/>
    <w:rsid w:val="0068311F"/>
    <w:rsid w:val="00683913"/>
    <w:rsid w:val="00683A4D"/>
    <w:rsid w:val="00683BC7"/>
    <w:rsid w:val="00683EA2"/>
    <w:rsid w:val="00684388"/>
    <w:rsid w:val="00684617"/>
    <w:rsid w:val="006847A4"/>
    <w:rsid w:val="0068506E"/>
    <w:rsid w:val="0068579B"/>
    <w:rsid w:val="00685BD3"/>
    <w:rsid w:val="00685CA4"/>
    <w:rsid w:val="0068755E"/>
    <w:rsid w:val="00687593"/>
    <w:rsid w:val="00687E19"/>
    <w:rsid w:val="00690B85"/>
    <w:rsid w:val="00690DBF"/>
    <w:rsid w:val="006913BE"/>
    <w:rsid w:val="00691905"/>
    <w:rsid w:val="00691911"/>
    <w:rsid w:val="00691928"/>
    <w:rsid w:val="00691BAA"/>
    <w:rsid w:val="00692B54"/>
    <w:rsid w:val="006936FE"/>
    <w:rsid w:val="006939C2"/>
    <w:rsid w:val="00693AA6"/>
    <w:rsid w:val="006942CC"/>
    <w:rsid w:val="006946C9"/>
    <w:rsid w:val="0069473A"/>
    <w:rsid w:val="00694A69"/>
    <w:rsid w:val="00694C6D"/>
    <w:rsid w:val="006950C3"/>
    <w:rsid w:val="006955AD"/>
    <w:rsid w:val="00695704"/>
    <w:rsid w:val="00695C72"/>
    <w:rsid w:val="006961BB"/>
    <w:rsid w:val="00696303"/>
    <w:rsid w:val="006963A5"/>
    <w:rsid w:val="0069791B"/>
    <w:rsid w:val="00697CA3"/>
    <w:rsid w:val="006A0275"/>
    <w:rsid w:val="006A03FC"/>
    <w:rsid w:val="006A0A04"/>
    <w:rsid w:val="006A0C5F"/>
    <w:rsid w:val="006A131E"/>
    <w:rsid w:val="006A150F"/>
    <w:rsid w:val="006A19F7"/>
    <w:rsid w:val="006A25B5"/>
    <w:rsid w:val="006A29D7"/>
    <w:rsid w:val="006A3E9A"/>
    <w:rsid w:val="006A4412"/>
    <w:rsid w:val="006A4448"/>
    <w:rsid w:val="006A4A6F"/>
    <w:rsid w:val="006A4A9B"/>
    <w:rsid w:val="006A517B"/>
    <w:rsid w:val="006A5837"/>
    <w:rsid w:val="006A5951"/>
    <w:rsid w:val="006A5D93"/>
    <w:rsid w:val="006A6273"/>
    <w:rsid w:val="006A64A6"/>
    <w:rsid w:val="006A7DD7"/>
    <w:rsid w:val="006B008D"/>
    <w:rsid w:val="006B0201"/>
    <w:rsid w:val="006B0593"/>
    <w:rsid w:val="006B09EE"/>
    <w:rsid w:val="006B0AD8"/>
    <w:rsid w:val="006B1032"/>
    <w:rsid w:val="006B167A"/>
    <w:rsid w:val="006B18D8"/>
    <w:rsid w:val="006B2435"/>
    <w:rsid w:val="006B3074"/>
    <w:rsid w:val="006B308C"/>
    <w:rsid w:val="006B37DC"/>
    <w:rsid w:val="006B3CAD"/>
    <w:rsid w:val="006B3D34"/>
    <w:rsid w:val="006B3E8C"/>
    <w:rsid w:val="006B4615"/>
    <w:rsid w:val="006B4D2D"/>
    <w:rsid w:val="006B56DA"/>
    <w:rsid w:val="006B5FA5"/>
    <w:rsid w:val="006B68C0"/>
    <w:rsid w:val="006B6E0B"/>
    <w:rsid w:val="006B70A7"/>
    <w:rsid w:val="006B718B"/>
    <w:rsid w:val="006B7BCD"/>
    <w:rsid w:val="006B7E25"/>
    <w:rsid w:val="006B7F29"/>
    <w:rsid w:val="006B7F34"/>
    <w:rsid w:val="006C0375"/>
    <w:rsid w:val="006C03B4"/>
    <w:rsid w:val="006C07E4"/>
    <w:rsid w:val="006C08CB"/>
    <w:rsid w:val="006C0F1E"/>
    <w:rsid w:val="006C1E23"/>
    <w:rsid w:val="006C1E47"/>
    <w:rsid w:val="006C2325"/>
    <w:rsid w:val="006C2600"/>
    <w:rsid w:val="006C2E40"/>
    <w:rsid w:val="006C313F"/>
    <w:rsid w:val="006C37D0"/>
    <w:rsid w:val="006C3C57"/>
    <w:rsid w:val="006C3DD8"/>
    <w:rsid w:val="006C400C"/>
    <w:rsid w:val="006C419F"/>
    <w:rsid w:val="006C43E0"/>
    <w:rsid w:val="006C497E"/>
    <w:rsid w:val="006C4A92"/>
    <w:rsid w:val="006C4B08"/>
    <w:rsid w:val="006C4BE6"/>
    <w:rsid w:val="006C51E3"/>
    <w:rsid w:val="006C5264"/>
    <w:rsid w:val="006C5529"/>
    <w:rsid w:val="006C5E3A"/>
    <w:rsid w:val="006C60A0"/>
    <w:rsid w:val="006C61D1"/>
    <w:rsid w:val="006C61EF"/>
    <w:rsid w:val="006C62A9"/>
    <w:rsid w:val="006C63B6"/>
    <w:rsid w:val="006C6841"/>
    <w:rsid w:val="006C6A7B"/>
    <w:rsid w:val="006C6B1D"/>
    <w:rsid w:val="006C7167"/>
    <w:rsid w:val="006D0085"/>
    <w:rsid w:val="006D03F1"/>
    <w:rsid w:val="006D0A0E"/>
    <w:rsid w:val="006D1E4F"/>
    <w:rsid w:val="006D1EC9"/>
    <w:rsid w:val="006D23D3"/>
    <w:rsid w:val="006D2532"/>
    <w:rsid w:val="006D2900"/>
    <w:rsid w:val="006D2D86"/>
    <w:rsid w:val="006D307C"/>
    <w:rsid w:val="006D319B"/>
    <w:rsid w:val="006D33BC"/>
    <w:rsid w:val="006D35F7"/>
    <w:rsid w:val="006D4556"/>
    <w:rsid w:val="006D4925"/>
    <w:rsid w:val="006D50E5"/>
    <w:rsid w:val="006D5188"/>
    <w:rsid w:val="006D5FB5"/>
    <w:rsid w:val="006D62ED"/>
    <w:rsid w:val="006D6314"/>
    <w:rsid w:val="006D6747"/>
    <w:rsid w:val="006D6BA2"/>
    <w:rsid w:val="006D6CBA"/>
    <w:rsid w:val="006D6DB8"/>
    <w:rsid w:val="006D74F5"/>
    <w:rsid w:val="006D7B88"/>
    <w:rsid w:val="006D7C40"/>
    <w:rsid w:val="006D7D31"/>
    <w:rsid w:val="006E1813"/>
    <w:rsid w:val="006E18FA"/>
    <w:rsid w:val="006E2632"/>
    <w:rsid w:val="006E2949"/>
    <w:rsid w:val="006E2FE4"/>
    <w:rsid w:val="006E313D"/>
    <w:rsid w:val="006E4224"/>
    <w:rsid w:val="006E462A"/>
    <w:rsid w:val="006E4972"/>
    <w:rsid w:val="006E49C5"/>
    <w:rsid w:val="006E5242"/>
    <w:rsid w:val="006E56F3"/>
    <w:rsid w:val="006E6077"/>
    <w:rsid w:val="006E7530"/>
    <w:rsid w:val="006E7847"/>
    <w:rsid w:val="006E7A5C"/>
    <w:rsid w:val="006E7AD9"/>
    <w:rsid w:val="006E7C8F"/>
    <w:rsid w:val="006F08B7"/>
    <w:rsid w:val="006F0971"/>
    <w:rsid w:val="006F0D92"/>
    <w:rsid w:val="006F0DE5"/>
    <w:rsid w:val="006F1031"/>
    <w:rsid w:val="006F14DB"/>
    <w:rsid w:val="006F19D4"/>
    <w:rsid w:val="006F1E21"/>
    <w:rsid w:val="006F24CD"/>
    <w:rsid w:val="006F25B4"/>
    <w:rsid w:val="006F2E1B"/>
    <w:rsid w:val="006F34F1"/>
    <w:rsid w:val="006F381A"/>
    <w:rsid w:val="006F3BE0"/>
    <w:rsid w:val="006F3EE6"/>
    <w:rsid w:val="006F41FA"/>
    <w:rsid w:val="006F47D0"/>
    <w:rsid w:val="006F493A"/>
    <w:rsid w:val="006F497B"/>
    <w:rsid w:val="006F4F45"/>
    <w:rsid w:val="006F4F7E"/>
    <w:rsid w:val="006F507A"/>
    <w:rsid w:val="006F5097"/>
    <w:rsid w:val="006F5C49"/>
    <w:rsid w:val="006F5D96"/>
    <w:rsid w:val="006F5F6D"/>
    <w:rsid w:val="006F64A1"/>
    <w:rsid w:val="006F656B"/>
    <w:rsid w:val="006F6A8B"/>
    <w:rsid w:val="006F6D98"/>
    <w:rsid w:val="006F6EE8"/>
    <w:rsid w:val="006F7229"/>
    <w:rsid w:val="006F76E8"/>
    <w:rsid w:val="006F785E"/>
    <w:rsid w:val="00700321"/>
    <w:rsid w:val="00700BFD"/>
    <w:rsid w:val="00701633"/>
    <w:rsid w:val="00701E6E"/>
    <w:rsid w:val="007028F9"/>
    <w:rsid w:val="00702DD6"/>
    <w:rsid w:val="00702E0D"/>
    <w:rsid w:val="00702FE5"/>
    <w:rsid w:val="0070378A"/>
    <w:rsid w:val="00703909"/>
    <w:rsid w:val="00703F0E"/>
    <w:rsid w:val="007041B7"/>
    <w:rsid w:val="0070427C"/>
    <w:rsid w:val="00704879"/>
    <w:rsid w:val="00704886"/>
    <w:rsid w:val="00704FBC"/>
    <w:rsid w:val="0070536E"/>
    <w:rsid w:val="007054B1"/>
    <w:rsid w:val="0070554F"/>
    <w:rsid w:val="007056DA"/>
    <w:rsid w:val="00705840"/>
    <w:rsid w:val="00705CDB"/>
    <w:rsid w:val="007067C8"/>
    <w:rsid w:val="007068A6"/>
    <w:rsid w:val="00706BE3"/>
    <w:rsid w:val="0070729F"/>
    <w:rsid w:val="0070757F"/>
    <w:rsid w:val="007077FF"/>
    <w:rsid w:val="00707828"/>
    <w:rsid w:val="007102BB"/>
    <w:rsid w:val="007114C9"/>
    <w:rsid w:val="00711667"/>
    <w:rsid w:val="007119F2"/>
    <w:rsid w:val="00711BC0"/>
    <w:rsid w:val="007126DC"/>
    <w:rsid w:val="00712900"/>
    <w:rsid w:val="00712974"/>
    <w:rsid w:val="0071367A"/>
    <w:rsid w:val="0071474F"/>
    <w:rsid w:val="00714BFD"/>
    <w:rsid w:val="00714C19"/>
    <w:rsid w:val="007150EF"/>
    <w:rsid w:val="00715A99"/>
    <w:rsid w:val="00715AE6"/>
    <w:rsid w:val="00716005"/>
    <w:rsid w:val="007163C9"/>
    <w:rsid w:val="00716CC5"/>
    <w:rsid w:val="00716FB4"/>
    <w:rsid w:val="00716FD0"/>
    <w:rsid w:val="0071707C"/>
    <w:rsid w:val="007174F0"/>
    <w:rsid w:val="00717921"/>
    <w:rsid w:val="00717BB3"/>
    <w:rsid w:val="00720B0D"/>
    <w:rsid w:val="007212B9"/>
    <w:rsid w:val="007212E5"/>
    <w:rsid w:val="00721941"/>
    <w:rsid w:val="00721A5B"/>
    <w:rsid w:val="00721C22"/>
    <w:rsid w:val="00721E6A"/>
    <w:rsid w:val="00721E75"/>
    <w:rsid w:val="00722229"/>
    <w:rsid w:val="00722328"/>
    <w:rsid w:val="0072240A"/>
    <w:rsid w:val="00722822"/>
    <w:rsid w:val="00722E30"/>
    <w:rsid w:val="00722FD7"/>
    <w:rsid w:val="0072353D"/>
    <w:rsid w:val="0072378C"/>
    <w:rsid w:val="00723995"/>
    <w:rsid w:val="0072427D"/>
    <w:rsid w:val="00724781"/>
    <w:rsid w:val="00725054"/>
    <w:rsid w:val="00725278"/>
    <w:rsid w:val="007253DB"/>
    <w:rsid w:val="0072541A"/>
    <w:rsid w:val="007256B5"/>
    <w:rsid w:val="0072593A"/>
    <w:rsid w:val="00725ED1"/>
    <w:rsid w:val="00726273"/>
    <w:rsid w:val="00726996"/>
    <w:rsid w:val="00726AED"/>
    <w:rsid w:val="00727290"/>
    <w:rsid w:val="00727A98"/>
    <w:rsid w:val="00727F23"/>
    <w:rsid w:val="007300F4"/>
    <w:rsid w:val="007301C3"/>
    <w:rsid w:val="00730BD4"/>
    <w:rsid w:val="00730FCF"/>
    <w:rsid w:val="007316C5"/>
    <w:rsid w:val="00731ABF"/>
    <w:rsid w:val="00731F11"/>
    <w:rsid w:val="0073215B"/>
    <w:rsid w:val="007322A7"/>
    <w:rsid w:val="007327EE"/>
    <w:rsid w:val="007327FD"/>
    <w:rsid w:val="00732B1E"/>
    <w:rsid w:val="00732D24"/>
    <w:rsid w:val="00733110"/>
    <w:rsid w:val="00733527"/>
    <w:rsid w:val="00733684"/>
    <w:rsid w:val="00733801"/>
    <w:rsid w:val="0073382A"/>
    <w:rsid w:val="00733BCA"/>
    <w:rsid w:val="00733D67"/>
    <w:rsid w:val="007347C6"/>
    <w:rsid w:val="007348B2"/>
    <w:rsid w:val="00735822"/>
    <w:rsid w:val="007359DB"/>
    <w:rsid w:val="00735B37"/>
    <w:rsid w:val="0073724D"/>
    <w:rsid w:val="007372A7"/>
    <w:rsid w:val="00737381"/>
    <w:rsid w:val="00737D5B"/>
    <w:rsid w:val="00737DE8"/>
    <w:rsid w:val="00740865"/>
    <w:rsid w:val="00740F91"/>
    <w:rsid w:val="007411C2"/>
    <w:rsid w:val="00741279"/>
    <w:rsid w:val="007417D6"/>
    <w:rsid w:val="00741BA2"/>
    <w:rsid w:val="00741FFF"/>
    <w:rsid w:val="007425BC"/>
    <w:rsid w:val="0074264E"/>
    <w:rsid w:val="00742722"/>
    <w:rsid w:val="0074293A"/>
    <w:rsid w:val="00742BB4"/>
    <w:rsid w:val="00743DD4"/>
    <w:rsid w:val="00743E26"/>
    <w:rsid w:val="00743F10"/>
    <w:rsid w:val="0074406E"/>
    <w:rsid w:val="007444B3"/>
    <w:rsid w:val="007449CC"/>
    <w:rsid w:val="00744A2D"/>
    <w:rsid w:val="00744DC8"/>
    <w:rsid w:val="007452E2"/>
    <w:rsid w:val="00745891"/>
    <w:rsid w:val="00745D5E"/>
    <w:rsid w:val="00746084"/>
    <w:rsid w:val="00746265"/>
    <w:rsid w:val="00746AB1"/>
    <w:rsid w:val="00746EDD"/>
    <w:rsid w:val="00747302"/>
    <w:rsid w:val="0075023C"/>
    <w:rsid w:val="00750437"/>
    <w:rsid w:val="00750620"/>
    <w:rsid w:val="00750AE0"/>
    <w:rsid w:val="00750D64"/>
    <w:rsid w:val="00750F39"/>
    <w:rsid w:val="00751643"/>
    <w:rsid w:val="00751B51"/>
    <w:rsid w:val="00751BC6"/>
    <w:rsid w:val="00751FB9"/>
    <w:rsid w:val="0075240E"/>
    <w:rsid w:val="0075287D"/>
    <w:rsid w:val="00752899"/>
    <w:rsid w:val="007531E7"/>
    <w:rsid w:val="0075404E"/>
    <w:rsid w:val="007541BF"/>
    <w:rsid w:val="00754354"/>
    <w:rsid w:val="007548A3"/>
    <w:rsid w:val="00754D4C"/>
    <w:rsid w:val="0075508A"/>
    <w:rsid w:val="0075519E"/>
    <w:rsid w:val="0075562C"/>
    <w:rsid w:val="007558FA"/>
    <w:rsid w:val="0075592C"/>
    <w:rsid w:val="007569AD"/>
    <w:rsid w:val="00756F04"/>
    <w:rsid w:val="007579D2"/>
    <w:rsid w:val="00760523"/>
    <w:rsid w:val="00760B27"/>
    <w:rsid w:val="00760D4F"/>
    <w:rsid w:val="0076128F"/>
    <w:rsid w:val="0076221A"/>
    <w:rsid w:val="007628DB"/>
    <w:rsid w:val="00763640"/>
    <w:rsid w:val="007637EA"/>
    <w:rsid w:val="0076390F"/>
    <w:rsid w:val="00763A8B"/>
    <w:rsid w:val="00764006"/>
    <w:rsid w:val="007643F6"/>
    <w:rsid w:val="007645B4"/>
    <w:rsid w:val="00764652"/>
    <w:rsid w:val="007646CE"/>
    <w:rsid w:val="00764973"/>
    <w:rsid w:val="00764A44"/>
    <w:rsid w:val="00764AD2"/>
    <w:rsid w:val="00764C00"/>
    <w:rsid w:val="00764E02"/>
    <w:rsid w:val="00765197"/>
    <w:rsid w:val="00765F12"/>
    <w:rsid w:val="00766531"/>
    <w:rsid w:val="00766608"/>
    <w:rsid w:val="0076693B"/>
    <w:rsid w:val="0076699F"/>
    <w:rsid w:val="00766EE7"/>
    <w:rsid w:val="00766FE4"/>
    <w:rsid w:val="007670CA"/>
    <w:rsid w:val="007671DB"/>
    <w:rsid w:val="00767D2E"/>
    <w:rsid w:val="007708BC"/>
    <w:rsid w:val="00770C1C"/>
    <w:rsid w:val="0077107E"/>
    <w:rsid w:val="00771383"/>
    <w:rsid w:val="00772785"/>
    <w:rsid w:val="00772C20"/>
    <w:rsid w:val="00772DAB"/>
    <w:rsid w:val="00773714"/>
    <w:rsid w:val="007742F9"/>
    <w:rsid w:val="00775392"/>
    <w:rsid w:val="00775426"/>
    <w:rsid w:val="0077584D"/>
    <w:rsid w:val="00775CFF"/>
    <w:rsid w:val="00775F0E"/>
    <w:rsid w:val="00776141"/>
    <w:rsid w:val="007761FC"/>
    <w:rsid w:val="007766E5"/>
    <w:rsid w:val="007768F6"/>
    <w:rsid w:val="00776A02"/>
    <w:rsid w:val="007772D5"/>
    <w:rsid w:val="007776CC"/>
    <w:rsid w:val="00777A33"/>
    <w:rsid w:val="00777BBA"/>
    <w:rsid w:val="00777CAC"/>
    <w:rsid w:val="007805C9"/>
    <w:rsid w:val="007805D2"/>
    <w:rsid w:val="00780641"/>
    <w:rsid w:val="00780B6E"/>
    <w:rsid w:val="00780C59"/>
    <w:rsid w:val="00780E62"/>
    <w:rsid w:val="00780FCE"/>
    <w:rsid w:val="00781070"/>
    <w:rsid w:val="0078143B"/>
    <w:rsid w:val="00781504"/>
    <w:rsid w:val="00781E65"/>
    <w:rsid w:val="00781EA3"/>
    <w:rsid w:val="00781ECE"/>
    <w:rsid w:val="007821BF"/>
    <w:rsid w:val="007824CE"/>
    <w:rsid w:val="00782904"/>
    <w:rsid w:val="00782924"/>
    <w:rsid w:val="00782F3F"/>
    <w:rsid w:val="00783139"/>
    <w:rsid w:val="0078381F"/>
    <w:rsid w:val="00784009"/>
    <w:rsid w:val="00784100"/>
    <w:rsid w:val="00784376"/>
    <w:rsid w:val="0078452E"/>
    <w:rsid w:val="00784A5D"/>
    <w:rsid w:val="00784C8E"/>
    <w:rsid w:val="00784EED"/>
    <w:rsid w:val="00785514"/>
    <w:rsid w:val="00785779"/>
    <w:rsid w:val="00785C67"/>
    <w:rsid w:val="00786230"/>
    <w:rsid w:val="00786EA7"/>
    <w:rsid w:val="00787246"/>
    <w:rsid w:val="00787285"/>
    <w:rsid w:val="0078797C"/>
    <w:rsid w:val="00787FF6"/>
    <w:rsid w:val="007902EB"/>
    <w:rsid w:val="00790392"/>
    <w:rsid w:val="007904C5"/>
    <w:rsid w:val="00790884"/>
    <w:rsid w:val="007908FB"/>
    <w:rsid w:val="00790B1C"/>
    <w:rsid w:val="007910DA"/>
    <w:rsid w:val="007910F5"/>
    <w:rsid w:val="00791D11"/>
    <w:rsid w:val="0079233D"/>
    <w:rsid w:val="007923ED"/>
    <w:rsid w:val="00792473"/>
    <w:rsid w:val="00792D92"/>
    <w:rsid w:val="00793496"/>
    <w:rsid w:val="00793505"/>
    <w:rsid w:val="00793CA5"/>
    <w:rsid w:val="00793CB3"/>
    <w:rsid w:val="00794364"/>
    <w:rsid w:val="00794739"/>
    <w:rsid w:val="00795118"/>
    <w:rsid w:val="007955B5"/>
    <w:rsid w:val="007957A2"/>
    <w:rsid w:val="00796010"/>
    <w:rsid w:val="00796286"/>
    <w:rsid w:val="007964F9"/>
    <w:rsid w:val="00796611"/>
    <w:rsid w:val="00796787"/>
    <w:rsid w:val="00796909"/>
    <w:rsid w:val="00796C7E"/>
    <w:rsid w:val="007971D8"/>
    <w:rsid w:val="00797907"/>
    <w:rsid w:val="00797EF1"/>
    <w:rsid w:val="00797FB2"/>
    <w:rsid w:val="007A01C5"/>
    <w:rsid w:val="007A0CE6"/>
    <w:rsid w:val="007A0F0B"/>
    <w:rsid w:val="007A15BA"/>
    <w:rsid w:val="007A189D"/>
    <w:rsid w:val="007A1948"/>
    <w:rsid w:val="007A233E"/>
    <w:rsid w:val="007A2382"/>
    <w:rsid w:val="007A23B2"/>
    <w:rsid w:val="007A24CD"/>
    <w:rsid w:val="007A2A08"/>
    <w:rsid w:val="007A2DEF"/>
    <w:rsid w:val="007A3238"/>
    <w:rsid w:val="007A3628"/>
    <w:rsid w:val="007A38BA"/>
    <w:rsid w:val="007A3A82"/>
    <w:rsid w:val="007A4612"/>
    <w:rsid w:val="007A4722"/>
    <w:rsid w:val="007A488E"/>
    <w:rsid w:val="007A4943"/>
    <w:rsid w:val="007A494F"/>
    <w:rsid w:val="007A51E9"/>
    <w:rsid w:val="007A53FC"/>
    <w:rsid w:val="007A5411"/>
    <w:rsid w:val="007A5473"/>
    <w:rsid w:val="007A55DD"/>
    <w:rsid w:val="007A5704"/>
    <w:rsid w:val="007A5B62"/>
    <w:rsid w:val="007A5C13"/>
    <w:rsid w:val="007A65C5"/>
    <w:rsid w:val="007A680D"/>
    <w:rsid w:val="007A6DA3"/>
    <w:rsid w:val="007A6F69"/>
    <w:rsid w:val="007A7497"/>
    <w:rsid w:val="007A769B"/>
    <w:rsid w:val="007A777C"/>
    <w:rsid w:val="007B06B9"/>
    <w:rsid w:val="007B075D"/>
    <w:rsid w:val="007B07E5"/>
    <w:rsid w:val="007B08EA"/>
    <w:rsid w:val="007B0CC2"/>
    <w:rsid w:val="007B1552"/>
    <w:rsid w:val="007B1E2F"/>
    <w:rsid w:val="007B2B2E"/>
    <w:rsid w:val="007B306A"/>
    <w:rsid w:val="007B3278"/>
    <w:rsid w:val="007B339B"/>
    <w:rsid w:val="007B33BB"/>
    <w:rsid w:val="007B34D4"/>
    <w:rsid w:val="007B40A6"/>
    <w:rsid w:val="007B4538"/>
    <w:rsid w:val="007B469C"/>
    <w:rsid w:val="007B4B6C"/>
    <w:rsid w:val="007B50FD"/>
    <w:rsid w:val="007B5126"/>
    <w:rsid w:val="007B5B88"/>
    <w:rsid w:val="007B6091"/>
    <w:rsid w:val="007B633A"/>
    <w:rsid w:val="007B6397"/>
    <w:rsid w:val="007B7843"/>
    <w:rsid w:val="007B79DE"/>
    <w:rsid w:val="007C079A"/>
    <w:rsid w:val="007C0FAF"/>
    <w:rsid w:val="007C10D9"/>
    <w:rsid w:val="007C182A"/>
    <w:rsid w:val="007C253B"/>
    <w:rsid w:val="007C2BFC"/>
    <w:rsid w:val="007C2FC3"/>
    <w:rsid w:val="007C3141"/>
    <w:rsid w:val="007C39C8"/>
    <w:rsid w:val="007C3A1D"/>
    <w:rsid w:val="007C3FE4"/>
    <w:rsid w:val="007C44BF"/>
    <w:rsid w:val="007C4CAB"/>
    <w:rsid w:val="007C5451"/>
    <w:rsid w:val="007C59B2"/>
    <w:rsid w:val="007C62BA"/>
    <w:rsid w:val="007C6456"/>
    <w:rsid w:val="007C67FD"/>
    <w:rsid w:val="007C6ACF"/>
    <w:rsid w:val="007C6D9C"/>
    <w:rsid w:val="007C6F37"/>
    <w:rsid w:val="007C7106"/>
    <w:rsid w:val="007C728D"/>
    <w:rsid w:val="007C7BEB"/>
    <w:rsid w:val="007C7E9F"/>
    <w:rsid w:val="007D049F"/>
    <w:rsid w:val="007D0507"/>
    <w:rsid w:val="007D10BC"/>
    <w:rsid w:val="007D1172"/>
    <w:rsid w:val="007D195C"/>
    <w:rsid w:val="007D2580"/>
    <w:rsid w:val="007D272E"/>
    <w:rsid w:val="007D2AA4"/>
    <w:rsid w:val="007D2ACF"/>
    <w:rsid w:val="007D2D07"/>
    <w:rsid w:val="007D3A53"/>
    <w:rsid w:val="007D3DD7"/>
    <w:rsid w:val="007D3E20"/>
    <w:rsid w:val="007D3F7E"/>
    <w:rsid w:val="007D40FF"/>
    <w:rsid w:val="007D43A4"/>
    <w:rsid w:val="007D5DAB"/>
    <w:rsid w:val="007D6608"/>
    <w:rsid w:val="007D6F2B"/>
    <w:rsid w:val="007D709F"/>
    <w:rsid w:val="007D74D9"/>
    <w:rsid w:val="007D7569"/>
    <w:rsid w:val="007D76FC"/>
    <w:rsid w:val="007D7804"/>
    <w:rsid w:val="007D7A45"/>
    <w:rsid w:val="007D7AC3"/>
    <w:rsid w:val="007E0D81"/>
    <w:rsid w:val="007E0F01"/>
    <w:rsid w:val="007E1420"/>
    <w:rsid w:val="007E22AB"/>
    <w:rsid w:val="007E23C3"/>
    <w:rsid w:val="007E2755"/>
    <w:rsid w:val="007E275D"/>
    <w:rsid w:val="007E2B83"/>
    <w:rsid w:val="007E2DCB"/>
    <w:rsid w:val="007E31BD"/>
    <w:rsid w:val="007E35F1"/>
    <w:rsid w:val="007E3AE8"/>
    <w:rsid w:val="007E3D77"/>
    <w:rsid w:val="007E3E53"/>
    <w:rsid w:val="007E420F"/>
    <w:rsid w:val="007E444F"/>
    <w:rsid w:val="007E4891"/>
    <w:rsid w:val="007E4C38"/>
    <w:rsid w:val="007E50BB"/>
    <w:rsid w:val="007E58A0"/>
    <w:rsid w:val="007E59ED"/>
    <w:rsid w:val="007E5C42"/>
    <w:rsid w:val="007E5CB6"/>
    <w:rsid w:val="007E5DDF"/>
    <w:rsid w:val="007E5F29"/>
    <w:rsid w:val="007E6011"/>
    <w:rsid w:val="007E602A"/>
    <w:rsid w:val="007E620A"/>
    <w:rsid w:val="007E6636"/>
    <w:rsid w:val="007E68B7"/>
    <w:rsid w:val="007E6FE7"/>
    <w:rsid w:val="007E7004"/>
    <w:rsid w:val="007E729F"/>
    <w:rsid w:val="007E7312"/>
    <w:rsid w:val="007E7E24"/>
    <w:rsid w:val="007E7F45"/>
    <w:rsid w:val="007F051C"/>
    <w:rsid w:val="007F0800"/>
    <w:rsid w:val="007F0843"/>
    <w:rsid w:val="007F0FE5"/>
    <w:rsid w:val="007F10ED"/>
    <w:rsid w:val="007F181E"/>
    <w:rsid w:val="007F192C"/>
    <w:rsid w:val="007F19D0"/>
    <w:rsid w:val="007F2372"/>
    <w:rsid w:val="007F2989"/>
    <w:rsid w:val="007F3A98"/>
    <w:rsid w:val="007F3C57"/>
    <w:rsid w:val="007F431B"/>
    <w:rsid w:val="007F46FD"/>
    <w:rsid w:val="007F4776"/>
    <w:rsid w:val="007F599F"/>
    <w:rsid w:val="007F5C86"/>
    <w:rsid w:val="007F5CB6"/>
    <w:rsid w:val="007F5E01"/>
    <w:rsid w:val="007F6318"/>
    <w:rsid w:val="007F7159"/>
    <w:rsid w:val="007F7B0D"/>
    <w:rsid w:val="007F7F37"/>
    <w:rsid w:val="0080007E"/>
    <w:rsid w:val="00800324"/>
    <w:rsid w:val="008008D7"/>
    <w:rsid w:val="0080134B"/>
    <w:rsid w:val="00801D57"/>
    <w:rsid w:val="0080225D"/>
    <w:rsid w:val="008024A9"/>
    <w:rsid w:val="00802905"/>
    <w:rsid w:val="008037A5"/>
    <w:rsid w:val="00803D2C"/>
    <w:rsid w:val="00803FD2"/>
    <w:rsid w:val="00804871"/>
    <w:rsid w:val="008048CA"/>
    <w:rsid w:val="00804B18"/>
    <w:rsid w:val="00804F62"/>
    <w:rsid w:val="008053C4"/>
    <w:rsid w:val="0080562D"/>
    <w:rsid w:val="0080584E"/>
    <w:rsid w:val="00806644"/>
    <w:rsid w:val="008067BD"/>
    <w:rsid w:val="0080744E"/>
    <w:rsid w:val="00807450"/>
    <w:rsid w:val="00807586"/>
    <w:rsid w:val="008077EA"/>
    <w:rsid w:val="00807CEA"/>
    <w:rsid w:val="00807D15"/>
    <w:rsid w:val="008100A8"/>
    <w:rsid w:val="0081016E"/>
    <w:rsid w:val="0081032F"/>
    <w:rsid w:val="008104DF"/>
    <w:rsid w:val="00810B60"/>
    <w:rsid w:val="00810E66"/>
    <w:rsid w:val="008118C0"/>
    <w:rsid w:val="00811D34"/>
    <w:rsid w:val="00811F2D"/>
    <w:rsid w:val="00811F7B"/>
    <w:rsid w:val="00812004"/>
    <w:rsid w:val="008129AA"/>
    <w:rsid w:val="008129B1"/>
    <w:rsid w:val="00812E11"/>
    <w:rsid w:val="00813D02"/>
    <w:rsid w:val="00814484"/>
    <w:rsid w:val="00814989"/>
    <w:rsid w:val="00814A3E"/>
    <w:rsid w:val="008150D5"/>
    <w:rsid w:val="00815658"/>
    <w:rsid w:val="00815B01"/>
    <w:rsid w:val="00815DBA"/>
    <w:rsid w:val="008167FE"/>
    <w:rsid w:val="0081736F"/>
    <w:rsid w:val="00817824"/>
    <w:rsid w:val="00817F4E"/>
    <w:rsid w:val="00817F89"/>
    <w:rsid w:val="0082071D"/>
    <w:rsid w:val="0082089F"/>
    <w:rsid w:val="008208D7"/>
    <w:rsid w:val="00821432"/>
    <w:rsid w:val="0082173C"/>
    <w:rsid w:val="008217D2"/>
    <w:rsid w:val="00821DE4"/>
    <w:rsid w:val="00822619"/>
    <w:rsid w:val="00822E95"/>
    <w:rsid w:val="008234BD"/>
    <w:rsid w:val="00823976"/>
    <w:rsid w:val="008239AA"/>
    <w:rsid w:val="00823AF9"/>
    <w:rsid w:val="00824956"/>
    <w:rsid w:val="00824B54"/>
    <w:rsid w:val="00825887"/>
    <w:rsid w:val="00825DAE"/>
    <w:rsid w:val="00825EF0"/>
    <w:rsid w:val="00826703"/>
    <w:rsid w:val="0082716F"/>
    <w:rsid w:val="00827C4D"/>
    <w:rsid w:val="00827D2C"/>
    <w:rsid w:val="008303EC"/>
    <w:rsid w:val="00830431"/>
    <w:rsid w:val="00830EAB"/>
    <w:rsid w:val="00831033"/>
    <w:rsid w:val="008315AE"/>
    <w:rsid w:val="00831666"/>
    <w:rsid w:val="00831C98"/>
    <w:rsid w:val="00831D2E"/>
    <w:rsid w:val="00832D8F"/>
    <w:rsid w:val="00832E27"/>
    <w:rsid w:val="00832E33"/>
    <w:rsid w:val="00833078"/>
    <w:rsid w:val="008331D2"/>
    <w:rsid w:val="00833430"/>
    <w:rsid w:val="00833C91"/>
    <w:rsid w:val="00833D61"/>
    <w:rsid w:val="008344E1"/>
    <w:rsid w:val="008345FF"/>
    <w:rsid w:val="008347C8"/>
    <w:rsid w:val="00834A5F"/>
    <w:rsid w:val="0083517E"/>
    <w:rsid w:val="00835E96"/>
    <w:rsid w:val="00836081"/>
    <w:rsid w:val="008363EF"/>
    <w:rsid w:val="00837593"/>
    <w:rsid w:val="00837F15"/>
    <w:rsid w:val="008402DD"/>
    <w:rsid w:val="00840B89"/>
    <w:rsid w:val="00840E9D"/>
    <w:rsid w:val="008415A0"/>
    <w:rsid w:val="0084222C"/>
    <w:rsid w:val="008423F3"/>
    <w:rsid w:val="00842811"/>
    <w:rsid w:val="00842E56"/>
    <w:rsid w:val="00842EE0"/>
    <w:rsid w:val="00843489"/>
    <w:rsid w:val="00843510"/>
    <w:rsid w:val="008437D7"/>
    <w:rsid w:val="00843C0F"/>
    <w:rsid w:val="008443F2"/>
    <w:rsid w:val="00844646"/>
    <w:rsid w:val="00845915"/>
    <w:rsid w:val="00845CBF"/>
    <w:rsid w:val="00845D2F"/>
    <w:rsid w:val="00845EC8"/>
    <w:rsid w:val="00846724"/>
    <w:rsid w:val="00846911"/>
    <w:rsid w:val="00846FBD"/>
    <w:rsid w:val="008471ED"/>
    <w:rsid w:val="00847261"/>
    <w:rsid w:val="00847666"/>
    <w:rsid w:val="008517D6"/>
    <w:rsid w:val="00851F30"/>
    <w:rsid w:val="0085202A"/>
    <w:rsid w:val="00852078"/>
    <w:rsid w:val="00852421"/>
    <w:rsid w:val="008524E5"/>
    <w:rsid w:val="0085266F"/>
    <w:rsid w:val="00852F08"/>
    <w:rsid w:val="00852F37"/>
    <w:rsid w:val="00853BBB"/>
    <w:rsid w:val="00853F1C"/>
    <w:rsid w:val="00853FBD"/>
    <w:rsid w:val="008544AA"/>
    <w:rsid w:val="00854646"/>
    <w:rsid w:val="008549E2"/>
    <w:rsid w:val="00854AA0"/>
    <w:rsid w:val="00854BD0"/>
    <w:rsid w:val="008555C1"/>
    <w:rsid w:val="00855E6B"/>
    <w:rsid w:val="0085622F"/>
    <w:rsid w:val="0085640C"/>
    <w:rsid w:val="00856C38"/>
    <w:rsid w:val="00856D35"/>
    <w:rsid w:val="00856DE1"/>
    <w:rsid w:val="00856DF4"/>
    <w:rsid w:val="00856EBE"/>
    <w:rsid w:val="00856F8D"/>
    <w:rsid w:val="008571C8"/>
    <w:rsid w:val="008573A1"/>
    <w:rsid w:val="00857F96"/>
    <w:rsid w:val="00860232"/>
    <w:rsid w:val="0086024B"/>
    <w:rsid w:val="008605AA"/>
    <w:rsid w:val="00860A46"/>
    <w:rsid w:val="0086131E"/>
    <w:rsid w:val="00861466"/>
    <w:rsid w:val="008615D8"/>
    <w:rsid w:val="008616BE"/>
    <w:rsid w:val="00861780"/>
    <w:rsid w:val="008618D6"/>
    <w:rsid w:val="00861954"/>
    <w:rsid w:val="008619B3"/>
    <w:rsid w:val="00862153"/>
    <w:rsid w:val="0086283E"/>
    <w:rsid w:val="008629C1"/>
    <w:rsid w:val="008629FF"/>
    <w:rsid w:val="008637D6"/>
    <w:rsid w:val="00863A1A"/>
    <w:rsid w:val="00863CA8"/>
    <w:rsid w:val="00864150"/>
    <w:rsid w:val="00864567"/>
    <w:rsid w:val="0086472E"/>
    <w:rsid w:val="008649FE"/>
    <w:rsid w:val="00864ECF"/>
    <w:rsid w:val="008650A8"/>
    <w:rsid w:val="00865354"/>
    <w:rsid w:val="008654CB"/>
    <w:rsid w:val="0086577A"/>
    <w:rsid w:val="008658E2"/>
    <w:rsid w:val="0086591D"/>
    <w:rsid w:val="00865987"/>
    <w:rsid w:val="00865D58"/>
    <w:rsid w:val="008660B4"/>
    <w:rsid w:val="00866319"/>
    <w:rsid w:val="008664A3"/>
    <w:rsid w:val="008665AD"/>
    <w:rsid w:val="00866680"/>
    <w:rsid w:val="0086670C"/>
    <w:rsid w:val="00866783"/>
    <w:rsid w:val="008672DE"/>
    <w:rsid w:val="00867950"/>
    <w:rsid w:val="00867C9B"/>
    <w:rsid w:val="00867D7A"/>
    <w:rsid w:val="00870CD3"/>
    <w:rsid w:val="00870EEC"/>
    <w:rsid w:val="00871113"/>
    <w:rsid w:val="00871DB4"/>
    <w:rsid w:val="00871FD4"/>
    <w:rsid w:val="008721B4"/>
    <w:rsid w:val="00872547"/>
    <w:rsid w:val="008726B6"/>
    <w:rsid w:val="008726D5"/>
    <w:rsid w:val="008730B7"/>
    <w:rsid w:val="00873350"/>
    <w:rsid w:val="00873822"/>
    <w:rsid w:val="00873B3A"/>
    <w:rsid w:val="00873BB4"/>
    <w:rsid w:val="008742B2"/>
    <w:rsid w:val="00874729"/>
    <w:rsid w:val="00874847"/>
    <w:rsid w:val="008749EB"/>
    <w:rsid w:val="00874B03"/>
    <w:rsid w:val="00874DBF"/>
    <w:rsid w:val="00874FD4"/>
    <w:rsid w:val="00875407"/>
    <w:rsid w:val="008754AF"/>
    <w:rsid w:val="008756FB"/>
    <w:rsid w:val="00876489"/>
    <w:rsid w:val="00876B03"/>
    <w:rsid w:val="00876E48"/>
    <w:rsid w:val="008772C6"/>
    <w:rsid w:val="00877A05"/>
    <w:rsid w:val="00877F80"/>
    <w:rsid w:val="008801C1"/>
    <w:rsid w:val="00880519"/>
    <w:rsid w:val="0088105D"/>
    <w:rsid w:val="0088111C"/>
    <w:rsid w:val="00881271"/>
    <w:rsid w:val="00881510"/>
    <w:rsid w:val="00881635"/>
    <w:rsid w:val="008816C2"/>
    <w:rsid w:val="00881A01"/>
    <w:rsid w:val="00882187"/>
    <w:rsid w:val="008828F8"/>
    <w:rsid w:val="00882F2E"/>
    <w:rsid w:val="00882F7E"/>
    <w:rsid w:val="00883322"/>
    <w:rsid w:val="00883392"/>
    <w:rsid w:val="008835D0"/>
    <w:rsid w:val="0088383A"/>
    <w:rsid w:val="0088396C"/>
    <w:rsid w:val="00883B64"/>
    <w:rsid w:val="00883C04"/>
    <w:rsid w:val="00883E5A"/>
    <w:rsid w:val="00884630"/>
    <w:rsid w:val="008848FA"/>
    <w:rsid w:val="008849F2"/>
    <w:rsid w:val="00884E9D"/>
    <w:rsid w:val="00885224"/>
    <w:rsid w:val="008858C5"/>
    <w:rsid w:val="00885C2E"/>
    <w:rsid w:val="00885D81"/>
    <w:rsid w:val="008863ED"/>
    <w:rsid w:val="00886E40"/>
    <w:rsid w:val="00886EF6"/>
    <w:rsid w:val="00886F1D"/>
    <w:rsid w:val="00890031"/>
    <w:rsid w:val="008901F5"/>
    <w:rsid w:val="008903D0"/>
    <w:rsid w:val="00890C3A"/>
    <w:rsid w:val="00891BB2"/>
    <w:rsid w:val="00891DB7"/>
    <w:rsid w:val="00891DE4"/>
    <w:rsid w:val="008937A6"/>
    <w:rsid w:val="00893B75"/>
    <w:rsid w:val="0089402A"/>
    <w:rsid w:val="008943B2"/>
    <w:rsid w:val="008949A9"/>
    <w:rsid w:val="0089527A"/>
    <w:rsid w:val="0089588A"/>
    <w:rsid w:val="00895CC1"/>
    <w:rsid w:val="00896289"/>
    <w:rsid w:val="0089651D"/>
    <w:rsid w:val="00896764"/>
    <w:rsid w:val="008967BD"/>
    <w:rsid w:val="008968D8"/>
    <w:rsid w:val="00896BF3"/>
    <w:rsid w:val="00897BBF"/>
    <w:rsid w:val="00897D81"/>
    <w:rsid w:val="008A0345"/>
    <w:rsid w:val="008A0570"/>
    <w:rsid w:val="008A06C6"/>
    <w:rsid w:val="008A079B"/>
    <w:rsid w:val="008A0C92"/>
    <w:rsid w:val="008A0DAC"/>
    <w:rsid w:val="008A1BA2"/>
    <w:rsid w:val="008A2564"/>
    <w:rsid w:val="008A2ADE"/>
    <w:rsid w:val="008A3E0C"/>
    <w:rsid w:val="008A4081"/>
    <w:rsid w:val="008A5524"/>
    <w:rsid w:val="008A5662"/>
    <w:rsid w:val="008A5C52"/>
    <w:rsid w:val="008A5F13"/>
    <w:rsid w:val="008A6225"/>
    <w:rsid w:val="008A632C"/>
    <w:rsid w:val="008A6808"/>
    <w:rsid w:val="008A6D80"/>
    <w:rsid w:val="008A6E5D"/>
    <w:rsid w:val="008A7A22"/>
    <w:rsid w:val="008A7A91"/>
    <w:rsid w:val="008A7D28"/>
    <w:rsid w:val="008B05E0"/>
    <w:rsid w:val="008B0767"/>
    <w:rsid w:val="008B0841"/>
    <w:rsid w:val="008B0907"/>
    <w:rsid w:val="008B0AEF"/>
    <w:rsid w:val="008B127F"/>
    <w:rsid w:val="008B143C"/>
    <w:rsid w:val="008B1566"/>
    <w:rsid w:val="008B1B43"/>
    <w:rsid w:val="008B1E77"/>
    <w:rsid w:val="008B1F9C"/>
    <w:rsid w:val="008B21E8"/>
    <w:rsid w:val="008B2A36"/>
    <w:rsid w:val="008B2FE9"/>
    <w:rsid w:val="008B3A7C"/>
    <w:rsid w:val="008B3C25"/>
    <w:rsid w:val="008B3C85"/>
    <w:rsid w:val="008B3DAA"/>
    <w:rsid w:val="008B3DCE"/>
    <w:rsid w:val="008B3E12"/>
    <w:rsid w:val="008B498F"/>
    <w:rsid w:val="008B4AFD"/>
    <w:rsid w:val="008B4B03"/>
    <w:rsid w:val="008B53D7"/>
    <w:rsid w:val="008B5D2F"/>
    <w:rsid w:val="008B633B"/>
    <w:rsid w:val="008B6416"/>
    <w:rsid w:val="008B6457"/>
    <w:rsid w:val="008B69C5"/>
    <w:rsid w:val="008B6F9B"/>
    <w:rsid w:val="008B7002"/>
    <w:rsid w:val="008B72AD"/>
    <w:rsid w:val="008B7651"/>
    <w:rsid w:val="008B7749"/>
    <w:rsid w:val="008B7AB6"/>
    <w:rsid w:val="008B7E66"/>
    <w:rsid w:val="008C07F8"/>
    <w:rsid w:val="008C10B0"/>
    <w:rsid w:val="008C142E"/>
    <w:rsid w:val="008C1788"/>
    <w:rsid w:val="008C1DCE"/>
    <w:rsid w:val="008C1E1E"/>
    <w:rsid w:val="008C31E2"/>
    <w:rsid w:val="008C349D"/>
    <w:rsid w:val="008C3921"/>
    <w:rsid w:val="008C483C"/>
    <w:rsid w:val="008C4C9A"/>
    <w:rsid w:val="008C4FD5"/>
    <w:rsid w:val="008C55A2"/>
    <w:rsid w:val="008C55C5"/>
    <w:rsid w:val="008C5B7F"/>
    <w:rsid w:val="008C642A"/>
    <w:rsid w:val="008C6679"/>
    <w:rsid w:val="008C74A4"/>
    <w:rsid w:val="008C74AA"/>
    <w:rsid w:val="008D044D"/>
    <w:rsid w:val="008D07F8"/>
    <w:rsid w:val="008D19AF"/>
    <w:rsid w:val="008D2692"/>
    <w:rsid w:val="008D297E"/>
    <w:rsid w:val="008D2BC9"/>
    <w:rsid w:val="008D2C93"/>
    <w:rsid w:val="008D2D33"/>
    <w:rsid w:val="008D354A"/>
    <w:rsid w:val="008D3C07"/>
    <w:rsid w:val="008D51E4"/>
    <w:rsid w:val="008D5224"/>
    <w:rsid w:val="008D529A"/>
    <w:rsid w:val="008D5BF9"/>
    <w:rsid w:val="008D5D06"/>
    <w:rsid w:val="008D5EE2"/>
    <w:rsid w:val="008D628E"/>
    <w:rsid w:val="008D630D"/>
    <w:rsid w:val="008D64C3"/>
    <w:rsid w:val="008D68BD"/>
    <w:rsid w:val="008D6EB8"/>
    <w:rsid w:val="008D7219"/>
    <w:rsid w:val="008D7688"/>
    <w:rsid w:val="008D770C"/>
    <w:rsid w:val="008D7BB6"/>
    <w:rsid w:val="008D7E99"/>
    <w:rsid w:val="008E00B6"/>
    <w:rsid w:val="008E0673"/>
    <w:rsid w:val="008E0B26"/>
    <w:rsid w:val="008E0D88"/>
    <w:rsid w:val="008E12B0"/>
    <w:rsid w:val="008E14E4"/>
    <w:rsid w:val="008E150B"/>
    <w:rsid w:val="008E1852"/>
    <w:rsid w:val="008E1938"/>
    <w:rsid w:val="008E1CD2"/>
    <w:rsid w:val="008E2C0D"/>
    <w:rsid w:val="008E2E4D"/>
    <w:rsid w:val="008E3105"/>
    <w:rsid w:val="008E354A"/>
    <w:rsid w:val="008E364E"/>
    <w:rsid w:val="008E3901"/>
    <w:rsid w:val="008E3FDB"/>
    <w:rsid w:val="008E3FE7"/>
    <w:rsid w:val="008E46BC"/>
    <w:rsid w:val="008E49BA"/>
    <w:rsid w:val="008E4B75"/>
    <w:rsid w:val="008E4EF1"/>
    <w:rsid w:val="008E5650"/>
    <w:rsid w:val="008E5F3C"/>
    <w:rsid w:val="008E6394"/>
    <w:rsid w:val="008E653E"/>
    <w:rsid w:val="008E6F0F"/>
    <w:rsid w:val="008E72D4"/>
    <w:rsid w:val="008E7BE8"/>
    <w:rsid w:val="008F04FC"/>
    <w:rsid w:val="008F1005"/>
    <w:rsid w:val="008F1054"/>
    <w:rsid w:val="008F146C"/>
    <w:rsid w:val="008F1537"/>
    <w:rsid w:val="008F1B3E"/>
    <w:rsid w:val="008F1BC6"/>
    <w:rsid w:val="008F1E05"/>
    <w:rsid w:val="008F2606"/>
    <w:rsid w:val="008F2875"/>
    <w:rsid w:val="008F2D35"/>
    <w:rsid w:val="008F2E80"/>
    <w:rsid w:val="008F31BF"/>
    <w:rsid w:val="008F3C8C"/>
    <w:rsid w:val="008F3DE2"/>
    <w:rsid w:val="008F42CD"/>
    <w:rsid w:val="008F443F"/>
    <w:rsid w:val="008F54B1"/>
    <w:rsid w:val="008F59AB"/>
    <w:rsid w:val="008F5B53"/>
    <w:rsid w:val="008F621A"/>
    <w:rsid w:val="008F6402"/>
    <w:rsid w:val="008F646E"/>
    <w:rsid w:val="008F6FF0"/>
    <w:rsid w:val="008F7BD4"/>
    <w:rsid w:val="009005E3"/>
    <w:rsid w:val="00900EFF"/>
    <w:rsid w:val="00901025"/>
    <w:rsid w:val="00901102"/>
    <w:rsid w:val="0090118D"/>
    <w:rsid w:val="00901C01"/>
    <w:rsid w:val="00901D54"/>
    <w:rsid w:val="00902148"/>
    <w:rsid w:val="00902A6B"/>
    <w:rsid w:val="00902DBE"/>
    <w:rsid w:val="00902DC3"/>
    <w:rsid w:val="00902E8A"/>
    <w:rsid w:val="00902EC8"/>
    <w:rsid w:val="0090360B"/>
    <w:rsid w:val="0090370C"/>
    <w:rsid w:val="00904360"/>
    <w:rsid w:val="0090455D"/>
    <w:rsid w:val="00904BE3"/>
    <w:rsid w:val="00904C9F"/>
    <w:rsid w:val="00904FBA"/>
    <w:rsid w:val="00905775"/>
    <w:rsid w:val="00905CEF"/>
    <w:rsid w:val="00906895"/>
    <w:rsid w:val="0090696F"/>
    <w:rsid w:val="00907330"/>
    <w:rsid w:val="00907366"/>
    <w:rsid w:val="0090756F"/>
    <w:rsid w:val="00910030"/>
    <w:rsid w:val="00910803"/>
    <w:rsid w:val="009109B8"/>
    <w:rsid w:val="00910FCA"/>
    <w:rsid w:val="00911997"/>
    <w:rsid w:val="00911CBB"/>
    <w:rsid w:val="00911D46"/>
    <w:rsid w:val="00911D6A"/>
    <w:rsid w:val="00911E55"/>
    <w:rsid w:val="00911ED9"/>
    <w:rsid w:val="00911F3D"/>
    <w:rsid w:val="00911FCF"/>
    <w:rsid w:val="00912701"/>
    <w:rsid w:val="009130F3"/>
    <w:rsid w:val="0091315F"/>
    <w:rsid w:val="00913689"/>
    <w:rsid w:val="009136E6"/>
    <w:rsid w:val="00913AC2"/>
    <w:rsid w:val="00913C1F"/>
    <w:rsid w:val="00913F7A"/>
    <w:rsid w:val="00914823"/>
    <w:rsid w:val="00915663"/>
    <w:rsid w:val="0091573C"/>
    <w:rsid w:val="0091575E"/>
    <w:rsid w:val="00915904"/>
    <w:rsid w:val="00915B99"/>
    <w:rsid w:val="00915F9B"/>
    <w:rsid w:val="0091608F"/>
    <w:rsid w:val="009160AE"/>
    <w:rsid w:val="009163FE"/>
    <w:rsid w:val="0091673E"/>
    <w:rsid w:val="00916E95"/>
    <w:rsid w:val="00917153"/>
    <w:rsid w:val="00917D76"/>
    <w:rsid w:val="0092003C"/>
    <w:rsid w:val="00920237"/>
    <w:rsid w:val="00920DB4"/>
    <w:rsid w:val="00920EC6"/>
    <w:rsid w:val="00920F06"/>
    <w:rsid w:val="00920F79"/>
    <w:rsid w:val="009218A6"/>
    <w:rsid w:val="00921B62"/>
    <w:rsid w:val="00921E4D"/>
    <w:rsid w:val="009220E3"/>
    <w:rsid w:val="00922131"/>
    <w:rsid w:val="009224B2"/>
    <w:rsid w:val="009228A2"/>
    <w:rsid w:val="00922B79"/>
    <w:rsid w:val="0092345C"/>
    <w:rsid w:val="00923B8D"/>
    <w:rsid w:val="00923E52"/>
    <w:rsid w:val="009247C4"/>
    <w:rsid w:val="00925087"/>
    <w:rsid w:val="0092511F"/>
    <w:rsid w:val="00925237"/>
    <w:rsid w:val="00925D29"/>
    <w:rsid w:val="009265AD"/>
    <w:rsid w:val="00926AC7"/>
    <w:rsid w:val="00927263"/>
    <w:rsid w:val="00927579"/>
    <w:rsid w:val="00927735"/>
    <w:rsid w:val="0092786C"/>
    <w:rsid w:val="00930F58"/>
    <w:rsid w:val="009311E3"/>
    <w:rsid w:val="0093168A"/>
    <w:rsid w:val="009317F9"/>
    <w:rsid w:val="009329D4"/>
    <w:rsid w:val="00932BC0"/>
    <w:rsid w:val="00932DD2"/>
    <w:rsid w:val="00932EC9"/>
    <w:rsid w:val="00932F43"/>
    <w:rsid w:val="00933992"/>
    <w:rsid w:val="00933C5C"/>
    <w:rsid w:val="00933CCF"/>
    <w:rsid w:val="00934024"/>
    <w:rsid w:val="009342D0"/>
    <w:rsid w:val="00934360"/>
    <w:rsid w:val="009345D5"/>
    <w:rsid w:val="00934821"/>
    <w:rsid w:val="00934950"/>
    <w:rsid w:val="00934BE5"/>
    <w:rsid w:val="0093509F"/>
    <w:rsid w:val="0093531A"/>
    <w:rsid w:val="00935449"/>
    <w:rsid w:val="00935C15"/>
    <w:rsid w:val="00935D8A"/>
    <w:rsid w:val="00936060"/>
    <w:rsid w:val="00936172"/>
    <w:rsid w:val="009368E8"/>
    <w:rsid w:val="00936B91"/>
    <w:rsid w:val="00936C20"/>
    <w:rsid w:val="00936F1F"/>
    <w:rsid w:val="0093725E"/>
    <w:rsid w:val="009377D6"/>
    <w:rsid w:val="00937FD3"/>
    <w:rsid w:val="0094034B"/>
    <w:rsid w:val="0094063A"/>
    <w:rsid w:val="009406CA"/>
    <w:rsid w:val="0094093A"/>
    <w:rsid w:val="00940B02"/>
    <w:rsid w:val="009412BF"/>
    <w:rsid w:val="00941A1C"/>
    <w:rsid w:val="00941D88"/>
    <w:rsid w:val="00941EEB"/>
    <w:rsid w:val="0094203C"/>
    <w:rsid w:val="00942096"/>
    <w:rsid w:val="00942836"/>
    <w:rsid w:val="00942AAC"/>
    <w:rsid w:val="00943585"/>
    <w:rsid w:val="00943C49"/>
    <w:rsid w:val="00944EAB"/>
    <w:rsid w:val="00945062"/>
    <w:rsid w:val="009458F7"/>
    <w:rsid w:val="00946104"/>
    <w:rsid w:val="009463B0"/>
    <w:rsid w:val="00946B39"/>
    <w:rsid w:val="00946D81"/>
    <w:rsid w:val="00946F1C"/>
    <w:rsid w:val="009471F0"/>
    <w:rsid w:val="00947A6A"/>
    <w:rsid w:val="0095007D"/>
    <w:rsid w:val="009503D7"/>
    <w:rsid w:val="009506B2"/>
    <w:rsid w:val="009509D2"/>
    <w:rsid w:val="00950D1A"/>
    <w:rsid w:val="009513C7"/>
    <w:rsid w:val="0095145B"/>
    <w:rsid w:val="00951599"/>
    <w:rsid w:val="00951AEF"/>
    <w:rsid w:val="00951BB7"/>
    <w:rsid w:val="00952AC4"/>
    <w:rsid w:val="00952B3F"/>
    <w:rsid w:val="00952D40"/>
    <w:rsid w:val="0095314D"/>
    <w:rsid w:val="00953297"/>
    <w:rsid w:val="009539F5"/>
    <w:rsid w:val="00953BF5"/>
    <w:rsid w:val="00953D05"/>
    <w:rsid w:val="00953F98"/>
    <w:rsid w:val="0095415C"/>
    <w:rsid w:val="009543F3"/>
    <w:rsid w:val="009543F4"/>
    <w:rsid w:val="00954B68"/>
    <w:rsid w:val="00954D52"/>
    <w:rsid w:val="00955120"/>
    <w:rsid w:val="00955558"/>
    <w:rsid w:val="0095582E"/>
    <w:rsid w:val="00955FEC"/>
    <w:rsid w:val="009564A7"/>
    <w:rsid w:val="00956937"/>
    <w:rsid w:val="00956F50"/>
    <w:rsid w:val="00957D3A"/>
    <w:rsid w:val="00960C55"/>
    <w:rsid w:val="00960D4E"/>
    <w:rsid w:val="0096179E"/>
    <w:rsid w:val="00961976"/>
    <w:rsid w:val="00961988"/>
    <w:rsid w:val="00961D51"/>
    <w:rsid w:val="00962A3E"/>
    <w:rsid w:val="00963286"/>
    <w:rsid w:val="009633CB"/>
    <w:rsid w:val="0096364D"/>
    <w:rsid w:val="009636EF"/>
    <w:rsid w:val="009638E3"/>
    <w:rsid w:val="00963FA3"/>
    <w:rsid w:val="00964008"/>
    <w:rsid w:val="00965652"/>
    <w:rsid w:val="00965663"/>
    <w:rsid w:val="00965926"/>
    <w:rsid w:val="00965A89"/>
    <w:rsid w:val="00965AF9"/>
    <w:rsid w:val="00966A91"/>
    <w:rsid w:val="00966B3F"/>
    <w:rsid w:val="00966D15"/>
    <w:rsid w:val="00966D21"/>
    <w:rsid w:val="00966FF3"/>
    <w:rsid w:val="009677B2"/>
    <w:rsid w:val="009678CB"/>
    <w:rsid w:val="0097072B"/>
    <w:rsid w:val="00970988"/>
    <w:rsid w:val="00970CC5"/>
    <w:rsid w:val="00971609"/>
    <w:rsid w:val="009719B1"/>
    <w:rsid w:val="00971F42"/>
    <w:rsid w:val="0097205F"/>
    <w:rsid w:val="00972277"/>
    <w:rsid w:val="009728CD"/>
    <w:rsid w:val="0097341F"/>
    <w:rsid w:val="00973553"/>
    <w:rsid w:val="00973E32"/>
    <w:rsid w:val="00973F7B"/>
    <w:rsid w:val="00974346"/>
    <w:rsid w:val="009746F7"/>
    <w:rsid w:val="00974BDF"/>
    <w:rsid w:val="00974D7C"/>
    <w:rsid w:val="00974F6B"/>
    <w:rsid w:val="009755BA"/>
    <w:rsid w:val="009756C6"/>
    <w:rsid w:val="0097579E"/>
    <w:rsid w:val="00975D25"/>
    <w:rsid w:val="00975FC4"/>
    <w:rsid w:val="00976614"/>
    <w:rsid w:val="009766AA"/>
    <w:rsid w:val="00976884"/>
    <w:rsid w:val="009768CC"/>
    <w:rsid w:val="00976965"/>
    <w:rsid w:val="00976F03"/>
    <w:rsid w:val="00977327"/>
    <w:rsid w:val="00977D89"/>
    <w:rsid w:val="00980171"/>
    <w:rsid w:val="0098074B"/>
    <w:rsid w:val="00980865"/>
    <w:rsid w:val="00980A4F"/>
    <w:rsid w:val="009817B4"/>
    <w:rsid w:val="00981A0A"/>
    <w:rsid w:val="00981B03"/>
    <w:rsid w:val="00982308"/>
    <w:rsid w:val="00982407"/>
    <w:rsid w:val="00982478"/>
    <w:rsid w:val="00982522"/>
    <w:rsid w:val="0098255F"/>
    <w:rsid w:val="00982DDE"/>
    <w:rsid w:val="009830B8"/>
    <w:rsid w:val="00983795"/>
    <w:rsid w:val="00983BCD"/>
    <w:rsid w:val="00984236"/>
    <w:rsid w:val="00984647"/>
    <w:rsid w:val="00984692"/>
    <w:rsid w:val="00984962"/>
    <w:rsid w:val="00984C7F"/>
    <w:rsid w:val="00985CE8"/>
    <w:rsid w:val="009860FD"/>
    <w:rsid w:val="009862CA"/>
    <w:rsid w:val="00986347"/>
    <w:rsid w:val="00986E76"/>
    <w:rsid w:val="00986EEF"/>
    <w:rsid w:val="00987550"/>
    <w:rsid w:val="00987627"/>
    <w:rsid w:val="00990525"/>
    <w:rsid w:val="0099105A"/>
    <w:rsid w:val="009914F1"/>
    <w:rsid w:val="00991666"/>
    <w:rsid w:val="00991AFB"/>
    <w:rsid w:val="00991D5C"/>
    <w:rsid w:val="00991D82"/>
    <w:rsid w:val="00991F21"/>
    <w:rsid w:val="00992240"/>
    <w:rsid w:val="00992291"/>
    <w:rsid w:val="00992A29"/>
    <w:rsid w:val="00993307"/>
    <w:rsid w:val="00993F4B"/>
    <w:rsid w:val="0099405C"/>
    <w:rsid w:val="0099511E"/>
    <w:rsid w:val="009959BD"/>
    <w:rsid w:val="00997290"/>
    <w:rsid w:val="009976B9"/>
    <w:rsid w:val="009A00C0"/>
    <w:rsid w:val="009A0429"/>
    <w:rsid w:val="009A0507"/>
    <w:rsid w:val="009A0530"/>
    <w:rsid w:val="009A0587"/>
    <w:rsid w:val="009A074C"/>
    <w:rsid w:val="009A0CFA"/>
    <w:rsid w:val="009A0E89"/>
    <w:rsid w:val="009A1050"/>
    <w:rsid w:val="009A10CA"/>
    <w:rsid w:val="009A133E"/>
    <w:rsid w:val="009A13F1"/>
    <w:rsid w:val="009A1A44"/>
    <w:rsid w:val="009A1A9B"/>
    <w:rsid w:val="009A1CAF"/>
    <w:rsid w:val="009A1E39"/>
    <w:rsid w:val="009A2482"/>
    <w:rsid w:val="009A2F88"/>
    <w:rsid w:val="009A496B"/>
    <w:rsid w:val="009A5057"/>
    <w:rsid w:val="009A538A"/>
    <w:rsid w:val="009A5592"/>
    <w:rsid w:val="009A5A52"/>
    <w:rsid w:val="009A5D86"/>
    <w:rsid w:val="009A6332"/>
    <w:rsid w:val="009A6463"/>
    <w:rsid w:val="009A65FC"/>
    <w:rsid w:val="009A7374"/>
    <w:rsid w:val="009A74E4"/>
    <w:rsid w:val="009A764B"/>
    <w:rsid w:val="009A7704"/>
    <w:rsid w:val="009A7CA6"/>
    <w:rsid w:val="009A7D0D"/>
    <w:rsid w:val="009B0232"/>
    <w:rsid w:val="009B0BCF"/>
    <w:rsid w:val="009B11C7"/>
    <w:rsid w:val="009B1716"/>
    <w:rsid w:val="009B1B89"/>
    <w:rsid w:val="009B1FFF"/>
    <w:rsid w:val="009B2392"/>
    <w:rsid w:val="009B2D09"/>
    <w:rsid w:val="009B3151"/>
    <w:rsid w:val="009B36CA"/>
    <w:rsid w:val="009B373A"/>
    <w:rsid w:val="009B3870"/>
    <w:rsid w:val="009B3AE2"/>
    <w:rsid w:val="009B3BC5"/>
    <w:rsid w:val="009B3C6F"/>
    <w:rsid w:val="009B3C81"/>
    <w:rsid w:val="009B43E9"/>
    <w:rsid w:val="009B4CDA"/>
    <w:rsid w:val="009B4ED8"/>
    <w:rsid w:val="009B4F84"/>
    <w:rsid w:val="009B5125"/>
    <w:rsid w:val="009B51A4"/>
    <w:rsid w:val="009B5381"/>
    <w:rsid w:val="009B53B4"/>
    <w:rsid w:val="009B6142"/>
    <w:rsid w:val="009B7AC1"/>
    <w:rsid w:val="009B7E2E"/>
    <w:rsid w:val="009C0088"/>
    <w:rsid w:val="009C0731"/>
    <w:rsid w:val="009C087E"/>
    <w:rsid w:val="009C09F7"/>
    <w:rsid w:val="009C0C3C"/>
    <w:rsid w:val="009C0D10"/>
    <w:rsid w:val="009C145A"/>
    <w:rsid w:val="009C18A2"/>
    <w:rsid w:val="009C18DA"/>
    <w:rsid w:val="009C319F"/>
    <w:rsid w:val="009C3286"/>
    <w:rsid w:val="009C32CF"/>
    <w:rsid w:val="009C3A85"/>
    <w:rsid w:val="009C3AC0"/>
    <w:rsid w:val="009C42AD"/>
    <w:rsid w:val="009C4789"/>
    <w:rsid w:val="009C4C24"/>
    <w:rsid w:val="009C4E85"/>
    <w:rsid w:val="009C5037"/>
    <w:rsid w:val="009C53BD"/>
    <w:rsid w:val="009C5426"/>
    <w:rsid w:val="009C599F"/>
    <w:rsid w:val="009C5BAE"/>
    <w:rsid w:val="009C6A1B"/>
    <w:rsid w:val="009C6A52"/>
    <w:rsid w:val="009C6B43"/>
    <w:rsid w:val="009C6C3A"/>
    <w:rsid w:val="009C6F8D"/>
    <w:rsid w:val="009C73D0"/>
    <w:rsid w:val="009C7F90"/>
    <w:rsid w:val="009D05D8"/>
    <w:rsid w:val="009D0B05"/>
    <w:rsid w:val="009D0F38"/>
    <w:rsid w:val="009D106F"/>
    <w:rsid w:val="009D13D7"/>
    <w:rsid w:val="009D194D"/>
    <w:rsid w:val="009D2039"/>
    <w:rsid w:val="009D2095"/>
    <w:rsid w:val="009D22EC"/>
    <w:rsid w:val="009D276B"/>
    <w:rsid w:val="009D2F2C"/>
    <w:rsid w:val="009D39FD"/>
    <w:rsid w:val="009D3AF9"/>
    <w:rsid w:val="009D3B18"/>
    <w:rsid w:val="009D3D5E"/>
    <w:rsid w:val="009D3E31"/>
    <w:rsid w:val="009D3EA0"/>
    <w:rsid w:val="009D4256"/>
    <w:rsid w:val="009D4455"/>
    <w:rsid w:val="009D4821"/>
    <w:rsid w:val="009D486C"/>
    <w:rsid w:val="009D4B42"/>
    <w:rsid w:val="009D52B0"/>
    <w:rsid w:val="009D52D2"/>
    <w:rsid w:val="009D5497"/>
    <w:rsid w:val="009D613D"/>
    <w:rsid w:val="009D6B38"/>
    <w:rsid w:val="009D6C0F"/>
    <w:rsid w:val="009D7946"/>
    <w:rsid w:val="009E012B"/>
    <w:rsid w:val="009E029F"/>
    <w:rsid w:val="009E0A4A"/>
    <w:rsid w:val="009E0E43"/>
    <w:rsid w:val="009E0F3D"/>
    <w:rsid w:val="009E0F70"/>
    <w:rsid w:val="009E120A"/>
    <w:rsid w:val="009E1694"/>
    <w:rsid w:val="009E1F22"/>
    <w:rsid w:val="009E2177"/>
    <w:rsid w:val="009E23EB"/>
    <w:rsid w:val="009E2DC8"/>
    <w:rsid w:val="009E34E6"/>
    <w:rsid w:val="009E39D9"/>
    <w:rsid w:val="009E3A50"/>
    <w:rsid w:val="009E4306"/>
    <w:rsid w:val="009E4D8B"/>
    <w:rsid w:val="009E4F7F"/>
    <w:rsid w:val="009E59FA"/>
    <w:rsid w:val="009E5DD2"/>
    <w:rsid w:val="009E6C59"/>
    <w:rsid w:val="009E6C7B"/>
    <w:rsid w:val="009E73EC"/>
    <w:rsid w:val="009E73F1"/>
    <w:rsid w:val="009E74B3"/>
    <w:rsid w:val="009F0179"/>
    <w:rsid w:val="009F0531"/>
    <w:rsid w:val="009F0541"/>
    <w:rsid w:val="009F0805"/>
    <w:rsid w:val="009F1435"/>
    <w:rsid w:val="009F20C2"/>
    <w:rsid w:val="009F2A22"/>
    <w:rsid w:val="009F2B52"/>
    <w:rsid w:val="009F2FFF"/>
    <w:rsid w:val="009F352C"/>
    <w:rsid w:val="009F3852"/>
    <w:rsid w:val="009F39B6"/>
    <w:rsid w:val="009F3C7F"/>
    <w:rsid w:val="009F3F07"/>
    <w:rsid w:val="009F4173"/>
    <w:rsid w:val="009F4282"/>
    <w:rsid w:val="009F4A16"/>
    <w:rsid w:val="009F4B04"/>
    <w:rsid w:val="009F4D13"/>
    <w:rsid w:val="009F5390"/>
    <w:rsid w:val="009F53A6"/>
    <w:rsid w:val="009F5798"/>
    <w:rsid w:val="009F5DC9"/>
    <w:rsid w:val="009F67E8"/>
    <w:rsid w:val="009F7364"/>
    <w:rsid w:val="009F75B5"/>
    <w:rsid w:val="009F772D"/>
    <w:rsid w:val="00A000D0"/>
    <w:rsid w:val="00A009C6"/>
    <w:rsid w:val="00A00AC5"/>
    <w:rsid w:val="00A018F5"/>
    <w:rsid w:val="00A01A1E"/>
    <w:rsid w:val="00A01AFC"/>
    <w:rsid w:val="00A0249E"/>
    <w:rsid w:val="00A02A51"/>
    <w:rsid w:val="00A0301D"/>
    <w:rsid w:val="00A03460"/>
    <w:rsid w:val="00A03551"/>
    <w:rsid w:val="00A049DB"/>
    <w:rsid w:val="00A04F36"/>
    <w:rsid w:val="00A05732"/>
    <w:rsid w:val="00A06252"/>
    <w:rsid w:val="00A06264"/>
    <w:rsid w:val="00A06D00"/>
    <w:rsid w:val="00A06D5F"/>
    <w:rsid w:val="00A06E2C"/>
    <w:rsid w:val="00A072C5"/>
    <w:rsid w:val="00A07A55"/>
    <w:rsid w:val="00A1048D"/>
    <w:rsid w:val="00A104F1"/>
    <w:rsid w:val="00A105A0"/>
    <w:rsid w:val="00A10664"/>
    <w:rsid w:val="00A108E0"/>
    <w:rsid w:val="00A10AFA"/>
    <w:rsid w:val="00A10B89"/>
    <w:rsid w:val="00A10C7E"/>
    <w:rsid w:val="00A1100D"/>
    <w:rsid w:val="00A1177E"/>
    <w:rsid w:val="00A11E6E"/>
    <w:rsid w:val="00A11EB2"/>
    <w:rsid w:val="00A12118"/>
    <w:rsid w:val="00A12314"/>
    <w:rsid w:val="00A12732"/>
    <w:rsid w:val="00A12EC0"/>
    <w:rsid w:val="00A13409"/>
    <w:rsid w:val="00A135D1"/>
    <w:rsid w:val="00A13DBC"/>
    <w:rsid w:val="00A14823"/>
    <w:rsid w:val="00A14FD4"/>
    <w:rsid w:val="00A15377"/>
    <w:rsid w:val="00A1559D"/>
    <w:rsid w:val="00A1570D"/>
    <w:rsid w:val="00A15AC4"/>
    <w:rsid w:val="00A15DC8"/>
    <w:rsid w:val="00A15FB1"/>
    <w:rsid w:val="00A16472"/>
    <w:rsid w:val="00A1650B"/>
    <w:rsid w:val="00A16579"/>
    <w:rsid w:val="00A16979"/>
    <w:rsid w:val="00A16A73"/>
    <w:rsid w:val="00A16B77"/>
    <w:rsid w:val="00A177D1"/>
    <w:rsid w:val="00A17A24"/>
    <w:rsid w:val="00A17B85"/>
    <w:rsid w:val="00A20408"/>
    <w:rsid w:val="00A20CAF"/>
    <w:rsid w:val="00A20CC6"/>
    <w:rsid w:val="00A2111B"/>
    <w:rsid w:val="00A214CB"/>
    <w:rsid w:val="00A21C41"/>
    <w:rsid w:val="00A22A18"/>
    <w:rsid w:val="00A23205"/>
    <w:rsid w:val="00A23346"/>
    <w:rsid w:val="00A2365B"/>
    <w:rsid w:val="00A23BEA"/>
    <w:rsid w:val="00A2400C"/>
    <w:rsid w:val="00A2472B"/>
    <w:rsid w:val="00A248FB"/>
    <w:rsid w:val="00A24C49"/>
    <w:rsid w:val="00A25189"/>
    <w:rsid w:val="00A257A7"/>
    <w:rsid w:val="00A25F7E"/>
    <w:rsid w:val="00A2633F"/>
    <w:rsid w:val="00A266CD"/>
    <w:rsid w:val="00A26E8D"/>
    <w:rsid w:val="00A2713F"/>
    <w:rsid w:val="00A278F2"/>
    <w:rsid w:val="00A27C57"/>
    <w:rsid w:val="00A27F61"/>
    <w:rsid w:val="00A302D7"/>
    <w:rsid w:val="00A3064B"/>
    <w:rsid w:val="00A3085C"/>
    <w:rsid w:val="00A31403"/>
    <w:rsid w:val="00A316C0"/>
    <w:rsid w:val="00A319CB"/>
    <w:rsid w:val="00A31E71"/>
    <w:rsid w:val="00A32516"/>
    <w:rsid w:val="00A32F4C"/>
    <w:rsid w:val="00A33242"/>
    <w:rsid w:val="00A333B0"/>
    <w:rsid w:val="00A335B5"/>
    <w:rsid w:val="00A33C62"/>
    <w:rsid w:val="00A33DAD"/>
    <w:rsid w:val="00A33DCD"/>
    <w:rsid w:val="00A33DF9"/>
    <w:rsid w:val="00A3455B"/>
    <w:rsid w:val="00A34569"/>
    <w:rsid w:val="00A34E11"/>
    <w:rsid w:val="00A350C1"/>
    <w:rsid w:val="00A35151"/>
    <w:rsid w:val="00A358C6"/>
    <w:rsid w:val="00A35C3F"/>
    <w:rsid w:val="00A35F51"/>
    <w:rsid w:val="00A36396"/>
    <w:rsid w:val="00A363CC"/>
    <w:rsid w:val="00A3680D"/>
    <w:rsid w:val="00A37652"/>
    <w:rsid w:val="00A402B3"/>
    <w:rsid w:val="00A41094"/>
    <w:rsid w:val="00A41731"/>
    <w:rsid w:val="00A41977"/>
    <w:rsid w:val="00A41D1C"/>
    <w:rsid w:val="00A41E2B"/>
    <w:rsid w:val="00A41ECB"/>
    <w:rsid w:val="00A425FE"/>
    <w:rsid w:val="00A426C6"/>
    <w:rsid w:val="00A42D7D"/>
    <w:rsid w:val="00A4306C"/>
    <w:rsid w:val="00A4381D"/>
    <w:rsid w:val="00A43C6F"/>
    <w:rsid w:val="00A44064"/>
    <w:rsid w:val="00A4410B"/>
    <w:rsid w:val="00A4415B"/>
    <w:rsid w:val="00A445C2"/>
    <w:rsid w:val="00A4466A"/>
    <w:rsid w:val="00A4489A"/>
    <w:rsid w:val="00A44BC9"/>
    <w:rsid w:val="00A46212"/>
    <w:rsid w:val="00A4644A"/>
    <w:rsid w:val="00A474E4"/>
    <w:rsid w:val="00A47A51"/>
    <w:rsid w:val="00A47ABC"/>
    <w:rsid w:val="00A47C36"/>
    <w:rsid w:val="00A5009A"/>
    <w:rsid w:val="00A500A7"/>
    <w:rsid w:val="00A5024E"/>
    <w:rsid w:val="00A50336"/>
    <w:rsid w:val="00A50539"/>
    <w:rsid w:val="00A511E3"/>
    <w:rsid w:val="00A51733"/>
    <w:rsid w:val="00A51736"/>
    <w:rsid w:val="00A51CED"/>
    <w:rsid w:val="00A51F41"/>
    <w:rsid w:val="00A52196"/>
    <w:rsid w:val="00A5268B"/>
    <w:rsid w:val="00A52FA9"/>
    <w:rsid w:val="00A533ED"/>
    <w:rsid w:val="00A53BC6"/>
    <w:rsid w:val="00A53C00"/>
    <w:rsid w:val="00A54370"/>
    <w:rsid w:val="00A557BE"/>
    <w:rsid w:val="00A559B1"/>
    <w:rsid w:val="00A562D7"/>
    <w:rsid w:val="00A563F8"/>
    <w:rsid w:val="00A566D5"/>
    <w:rsid w:val="00A566DA"/>
    <w:rsid w:val="00A5671C"/>
    <w:rsid w:val="00A56D22"/>
    <w:rsid w:val="00A56D87"/>
    <w:rsid w:val="00A570D1"/>
    <w:rsid w:val="00A57181"/>
    <w:rsid w:val="00A57277"/>
    <w:rsid w:val="00A57618"/>
    <w:rsid w:val="00A605B6"/>
    <w:rsid w:val="00A608AF"/>
    <w:rsid w:val="00A60BB1"/>
    <w:rsid w:val="00A615AE"/>
    <w:rsid w:val="00A61799"/>
    <w:rsid w:val="00A6179D"/>
    <w:rsid w:val="00A619B4"/>
    <w:rsid w:val="00A61C03"/>
    <w:rsid w:val="00A61D96"/>
    <w:rsid w:val="00A6277F"/>
    <w:rsid w:val="00A62CD2"/>
    <w:rsid w:val="00A62E96"/>
    <w:rsid w:val="00A6331E"/>
    <w:rsid w:val="00A63CF2"/>
    <w:rsid w:val="00A63E48"/>
    <w:rsid w:val="00A6449A"/>
    <w:rsid w:val="00A64B16"/>
    <w:rsid w:val="00A6553B"/>
    <w:rsid w:val="00A6562C"/>
    <w:rsid w:val="00A657CE"/>
    <w:rsid w:val="00A65A38"/>
    <w:rsid w:val="00A65B49"/>
    <w:rsid w:val="00A65B8D"/>
    <w:rsid w:val="00A65CCB"/>
    <w:rsid w:val="00A65EE3"/>
    <w:rsid w:val="00A66471"/>
    <w:rsid w:val="00A667D1"/>
    <w:rsid w:val="00A66A1B"/>
    <w:rsid w:val="00A66D95"/>
    <w:rsid w:val="00A671E9"/>
    <w:rsid w:val="00A6770F"/>
    <w:rsid w:val="00A67C7B"/>
    <w:rsid w:val="00A67FB9"/>
    <w:rsid w:val="00A70059"/>
    <w:rsid w:val="00A70267"/>
    <w:rsid w:val="00A7044F"/>
    <w:rsid w:val="00A705DA"/>
    <w:rsid w:val="00A70718"/>
    <w:rsid w:val="00A70D1D"/>
    <w:rsid w:val="00A70D32"/>
    <w:rsid w:val="00A7119B"/>
    <w:rsid w:val="00A71342"/>
    <w:rsid w:val="00A71B65"/>
    <w:rsid w:val="00A71D68"/>
    <w:rsid w:val="00A72027"/>
    <w:rsid w:val="00A72302"/>
    <w:rsid w:val="00A72311"/>
    <w:rsid w:val="00A737ED"/>
    <w:rsid w:val="00A73D4E"/>
    <w:rsid w:val="00A7427E"/>
    <w:rsid w:val="00A744A7"/>
    <w:rsid w:val="00A74E9C"/>
    <w:rsid w:val="00A7543F"/>
    <w:rsid w:val="00A75BC8"/>
    <w:rsid w:val="00A75D31"/>
    <w:rsid w:val="00A75E7B"/>
    <w:rsid w:val="00A75F6A"/>
    <w:rsid w:val="00A75FB9"/>
    <w:rsid w:val="00A7618A"/>
    <w:rsid w:val="00A76A6C"/>
    <w:rsid w:val="00A7702E"/>
    <w:rsid w:val="00A771F4"/>
    <w:rsid w:val="00A77393"/>
    <w:rsid w:val="00A774E0"/>
    <w:rsid w:val="00A777D5"/>
    <w:rsid w:val="00A777F4"/>
    <w:rsid w:val="00A77E93"/>
    <w:rsid w:val="00A80466"/>
    <w:rsid w:val="00A8098D"/>
    <w:rsid w:val="00A80A17"/>
    <w:rsid w:val="00A80BD6"/>
    <w:rsid w:val="00A80F60"/>
    <w:rsid w:val="00A811F4"/>
    <w:rsid w:val="00A81644"/>
    <w:rsid w:val="00A81780"/>
    <w:rsid w:val="00A819C6"/>
    <w:rsid w:val="00A81AC1"/>
    <w:rsid w:val="00A81BBA"/>
    <w:rsid w:val="00A81F49"/>
    <w:rsid w:val="00A81F84"/>
    <w:rsid w:val="00A822BE"/>
    <w:rsid w:val="00A824D7"/>
    <w:rsid w:val="00A82623"/>
    <w:rsid w:val="00A83C9E"/>
    <w:rsid w:val="00A845E9"/>
    <w:rsid w:val="00A8476E"/>
    <w:rsid w:val="00A8498C"/>
    <w:rsid w:val="00A84BF2"/>
    <w:rsid w:val="00A850B7"/>
    <w:rsid w:val="00A85E19"/>
    <w:rsid w:val="00A8635C"/>
    <w:rsid w:val="00A8721F"/>
    <w:rsid w:val="00A8732F"/>
    <w:rsid w:val="00A87979"/>
    <w:rsid w:val="00A87C21"/>
    <w:rsid w:val="00A87DE3"/>
    <w:rsid w:val="00A90086"/>
    <w:rsid w:val="00A900DE"/>
    <w:rsid w:val="00A90D0F"/>
    <w:rsid w:val="00A91139"/>
    <w:rsid w:val="00A920FC"/>
    <w:rsid w:val="00A9249F"/>
    <w:rsid w:val="00A925BD"/>
    <w:rsid w:val="00A92673"/>
    <w:rsid w:val="00A929FC"/>
    <w:rsid w:val="00A92B9F"/>
    <w:rsid w:val="00A92F27"/>
    <w:rsid w:val="00A93248"/>
    <w:rsid w:val="00A93520"/>
    <w:rsid w:val="00A9399B"/>
    <w:rsid w:val="00A93B3F"/>
    <w:rsid w:val="00A93D27"/>
    <w:rsid w:val="00A94878"/>
    <w:rsid w:val="00A94B67"/>
    <w:rsid w:val="00A94FC8"/>
    <w:rsid w:val="00A955CF"/>
    <w:rsid w:val="00A95DD9"/>
    <w:rsid w:val="00A964EA"/>
    <w:rsid w:val="00A96DFB"/>
    <w:rsid w:val="00A9704E"/>
    <w:rsid w:val="00A9742D"/>
    <w:rsid w:val="00A974DC"/>
    <w:rsid w:val="00AA042E"/>
    <w:rsid w:val="00AA079B"/>
    <w:rsid w:val="00AA0DE1"/>
    <w:rsid w:val="00AA12B5"/>
    <w:rsid w:val="00AA1779"/>
    <w:rsid w:val="00AA1E18"/>
    <w:rsid w:val="00AA2087"/>
    <w:rsid w:val="00AA211D"/>
    <w:rsid w:val="00AA21BB"/>
    <w:rsid w:val="00AA26AF"/>
    <w:rsid w:val="00AA27BE"/>
    <w:rsid w:val="00AA281F"/>
    <w:rsid w:val="00AA3382"/>
    <w:rsid w:val="00AA33F8"/>
    <w:rsid w:val="00AA3AFE"/>
    <w:rsid w:val="00AA5773"/>
    <w:rsid w:val="00AA5856"/>
    <w:rsid w:val="00AA585F"/>
    <w:rsid w:val="00AA5A6F"/>
    <w:rsid w:val="00AA613D"/>
    <w:rsid w:val="00AA6331"/>
    <w:rsid w:val="00AA6704"/>
    <w:rsid w:val="00AA676E"/>
    <w:rsid w:val="00AA6DA2"/>
    <w:rsid w:val="00AA702B"/>
    <w:rsid w:val="00AA7A2D"/>
    <w:rsid w:val="00AA7E0A"/>
    <w:rsid w:val="00AB03D9"/>
    <w:rsid w:val="00AB0786"/>
    <w:rsid w:val="00AB0A10"/>
    <w:rsid w:val="00AB0D67"/>
    <w:rsid w:val="00AB0E91"/>
    <w:rsid w:val="00AB12B5"/>
    <w:rsid w:val="00AB14B7"/>
    <w:rsid w:val="00AB1EFE"/>
    <w:rsid w:val="00AB22EA"/>
    <w:rsid w:val="00AB2705"/>
    <w:rsid w:val="00AB2843"/>
    <w:rsid w:val="00AB28AD"/>
    <w:rsid w:val="00AB28C7"/>
    <w:rsid w:val="00AB2A74"/>
    <w:rsid w:val="00AB2C0E"/>
    <w:rsid w:val="00AB2E6E"/>
    <w:rsid w:val="00AB2FA7"/>
    <w:rsid w:val="00AB3B08"/>
    <w:rsid w:val="00AB3F84"/>
    <w:rsid w:val="00AB4206"/>
    <w:rsid w:val="00AB45B2"/>
    <w:rsid w:val="00AB481E"/>
    <w:rsid w:val="00AB492A"/>
    <w:rsid w:val="00AB492E"/>
    <w:rsid w:val="00AB4991"/>
    <w:rsid w:val="00AB4D17"/>
    <w:rsid w:val="00AB4F3E"/>
    <w:rsid w:val="00AB5518"/>
    <w:rsid w:val="00AB568F"/>
    <w:rsid w:val="00AB5897"/>
    <w:rsid w:val="00AB5B34"/>
    <w:rsid w:val="00AB5F1C"/>
    <w:rsid w:val="00AB6C87"/>
    <w:rsid w:val="00AB6D39"/>
    <w:rsid w:val="00AB6DD5"/>
    <w:rsid w:val="00AB7465"/>
    <w:rsid w:val="00AB7A33"/>
    <w:rsid w:val="00AC04F7"/>
    <w:rsid w:val="00AC0E0C"/>
    <w:rsid w:val="00AC13EF"/>
    <w:rsid w:val="00AC1865"/>
    <w:rsid w:val="00AC2BF8"/>
    <w:rsid w:val="00AC34E3"/>
    <w:rsid w:val="00AC3648"/>
    <w:rsid w:val="00AC3746"/>
    <w:rsid w:val="00AC4941"/>
    <w:rsid w:val="00AC4F10"/>
    <w:rsid w:val="00AC62F6"/>
    <w:rsid w:val="00AC64C8"/>
    <w:rsid w:val="00AC6C50"/>
    <w:rsid w:val="00AC71CB"/>
    <w:rsid w:val="00AC75C6"/>
    <w:rsid w:val="00AC7803"/>
    <w:rsid w:val="00AD00EA"/>
    <w:rsid w:val="00AD0372"/>
    <w:rsid w:val="00AD0787"/>
    <w:rsid w:val="00AD07E8"/>
    <w:rsid w:val="00AD08C1"/>
    <w:rsid w:val="00AD0E07"/>
    <w:rsid w:val="00AD1262"/>
    <w:rsid w:val="00AD1448"/>
    <w:rsid w:val="00AD14A8"/>
    <w:rsid w:val="00AD1F64"/>
    <w:rsid w:val="00AD2670"/>
    <w:rsid w:val="00AD2A1C"/>
    <w:rsid w:val="00AD2AB0"/>
    <w:rsid w:val="00AD2FDB"/>
    <w:rsid w:val="00AD3BCA"/>
    <w:rsid w:val="00AD3D40"/>
    <w:rsid w:val="00AD3E28"/>
    <w:rsid w:val="00AD4163"/>
    <w:rsid w:val="00AD4429"/>
    <w:rsid w:val="00AD4617"/>
    <w:rsid w:val="00AD476A"/>
    <w:rsid w:val="00AD47CA"/>
    <w:rsid w:val="00AD4911"/>
    <w:rsid w:val="00AD4D18"/>
    <w:rsid w:val="00AD4F58"/>
    <w:rsid w:val="00AD5293"/>
    <w:rsid w:val="00AD56E7"/>
    <w:rsid w:val="00AD59AF"/>
    <w:rsid w:val="00AD5BE1"/>
    <w:rsid w:val="00AD5DD3"/>
    <w:rsid w:val="00AD5F5F"/>
    <w:rsid w:val="00AD6037"/>
    <w:rsid w:val="00AD630C"/>
    <w:rsid w:val="00AD6336"/>
    <w:rsid w:val="00AD63A6"/>
    <w:rsid w:val="00AD6436"/>
    <w:rsid w:val="00AD69A1"/>
    <w:rsid w:val="00AD6B62"/>
    <w:rsid w:val="00AD70A6"/>
    <w:rsid w:val="00AD76EE"/>
    <w:rsid w:val="00AD784B"/>
    <w:rsid w:val="00AE0468"/>
    <w:rsid w:val="00AE0474"/>
    <w:rsid w:val="00AE057A"/>
    <w:rsid w:val="00AE0E08"/>
    <w:rsid w:val="00AE1030"/>
    <w:rsid w:val="00AE16EF"/>
    <w:rsid w:val="00AE17B0"/>
    <w:rsid w:val="00AE21E8"/>
    <w:rsid w:val="00AE277F"/>
    <w:rsid w:val="00AE2A2D"/>
    <w:rsid w:val="00AE2CB0"/>
    <w:rsid w:val="00AE35AA"/>
    <w:rsid w:val="00AE3C52"/>
    <w:rsid w:val="00AE3FED"/>
    <w:rsid w:val="00AE4431"/>
    <w:rsid w:val="00AE44BD"/>
    <w:rsid w:val="00AE464F"/>
    <w:rsid w:val="00AE48B3"/>
    <w:rsid w:val="00AE4D66"/>
    <w:rsid w:val="00AE54F1"/>
    <w:rsid w:val="00AE568E"/>
    <w:rsid w:val="00AE5851"/>
    <w:rsid w:val="00AE64C6"/>
    <w:rsid w:val="00AE77AE"/>
    <w:rsid w:val="00AE790E"/>
    <w:rsid w:val="00AF01AE"/>
    <w:rsid w:val="00AF01BF"/>
    <w:rsid w:val="00AF04F5"/>
    <w:rsid w:val="00AF0A1B"/>
    <w:rsid w:val="00AF0EE4"/>
    <w:rsid w:val="00AF125C"/>
    <w:rsid w:val="00AF2902"/>
    <w:rsid w:val="00AF2AB2"/>
    <w:rsid w:val="00AF2DE2"/>
    <w:rsid w:val="00AF301D"/>
    <w:rsid w:val="00AF3EA3"/>
    <w:rsid w:val="00AF4982"/>
    <w:rsid w:val="00AF4AC4"/>
    <w:rsid w:val="00AF4C75"/>
    <w:rsid w:val="00AF53E5"/>
    <w:rsid w:val="00AF5895"/>
    <w:rsid w:val="00AF5DC5"/>
    <w:rsid w:val="00AF5EF7"/>
    <w:rsid w:val="00AF6FD6"/>
    <w:rsid w:val="00AF7049"/>
    <w:rsid w:val="00AF76BC"/>
    <w:rsid w:val="00AF7D38"/>
    <w:rsid w:val="00AF7D79"/>
    <w:rsid w:val="00B00F01"/>
    <w:rsid w:val="00B018E5"/>
    <w:rsid w:val="00B01BCC"/>
    <w:rsid w:val="00B027DB"/>
    <w:rsid w:val="00B03B31"/>
    <w:rsid w:val="00B049BB"/>
    <w:rsid w:val="00B04FF8"/>
    <w:rsid w:val="00B05355"/>
    <w:rsid w:val="00B057EB"/>
    <w:rsid w:val="00B05A28"/>
    <w:rsid w:val="00B05B04"/>
    <w:rsid w:val="00B06369"/>
    <w:rsid w:val="00B06E88"/>
    <w:rsid w:val="00B07089"/>
    <w:rsid w:val="00B07455"/>
    <w:rsid w:val="00B0793F"/>
    <w:rsid w:val="00B07B57"/>
    <w:rsid w:val="00B07C61"/>
    <w:rsid w:val="00B07EB7"/>
    <w:rsid w:val="00B1054C"/>
    <w:rsid w:val="00B1192E"/>
    <w:rsid w:val="00B11C7C"/>
    <w:rsid w:val="00B12318"/>
    <w:rsid w:val="00B1269F"/>
    <w:rsid w:val="00B12763"/>
    <w:rsid w:val="00B132AC"/>
    <w:rsid w:val="00B13C7C"/>
    <w:rsid w:val="00B14C20"/>
    <w:rsid w:val="00B15485"/>
    <w:rsid w:val="00B158A7"/>
    <w:rsid w:val="00B1647D"/>
    <w:rsid w:val="00B16B9E"/>
    <w:rsid w:val="00B16E07"/>
    <w:rsid w:val="00B20146"/>
    <w:rsid w:val="00B201A7"/>
    <w:rsid w:val="00B2028B"/>
    <w:rsid w:val="00B20460"/>
    <w:rsid w:val="00B21D2F"/>
    <w:rsid w:val="00B221E9"/>
    <w:rsid w:val="00B22607"/>
    <w:rsid w:val="00B22818"/>
    <w:rsid w:val="00B22863"/>
    <w:rsid w:val="00B2297D"/>
    <w:rsid w:val="00B22AE8"/>
    <w:rsid w:val="00B22BF2"/>
    <w:rsid w:val="00B22E8C"/>
    <w:rsid w:val="00B23066"/>
    <w:rsid w:val="00B230F5"/>
    <w:rsid w:val="00B232FF"/>
    <w:rsid w:val="00B23369"/>
    <w:rsid w:val="00B23A72"/>
    <w:rsid w:val="00B2409C"/>
    <w:rsid w:val="00B24668"/>
    <w:rsid w:val="00B248FD"/>
    <w:rsid w:val="00B24D1B"/>
    <w:rsid w:val="00B24FC7"/>
    <w:rsid w:val="00B25239"/>
    <w:rsid w:val="00B2540C"/>
    <w:rsid w:val="00B256D4"/>
    <w:rsid w:val="00B25761"/>
    <w:rsid w:val="00B25A93"/>
    <w:rsid w:val="00B25AFC"/>
    <w:rsid w:val="00B25CC8"/>
    <w:rsid w:val="00B26152"/>
    <w:rsid w:val="00B268B6"/>
    <w:rsid w:val="00B26C08"/>
    <w:rsid w:val="00B273B0"/>
    <w:rsid w:val="00B273CC"/>
    <w:rsid w:val="00B27553"/>
    <w:rsid w:val="00B27596"/>
    <w:rsid w:val="00B277F3"/>
    <w:rsid w:val="00B27B72"/>
    <w:rsid w:val="00B27D38"/>
    <w:rsid w:val="00B303B9"/>
    <w:rsid w:val="00B30519"/>
    <w:rsid w:val="00B31130"/>
    <w:rsid w:val="00B31373"/>
    <w:rsid w:val="00B319DE"/>
    <w:rsid w:val="00B31A45"/>
    <w:rsid w:val="00B31FBF"/>
    <w:rsid w:val="00B32300"/>
    <w:rsid w:val="00B326A3"/>
    <w:rsid w:val="00B328A0"/>
    <w:rsid w:val="00B32930"/>
    <w:rsid w:val="00B32A61"/>
    <w:rsid w:val="00B331D8"/>
    <w:rsid w:val="00B33A6F"/>
    <w:rsid w:val="00B34144"/>
    <w:rsid w:val="00B34290"/>
    <w:rsid w:val="00B34364"/>
    <w:rsid w:val="00B3453D"/>
    <w:rsid w:val="00B3493E"/>
    <w:rsid w:val="00B34C26"/>
    <w:rsid w:val="00B34F22"/>
    <w:rsid w:val="00B35528"/>
    <w:rsid w:val="00B355A0"/>
    <w:rsid w:val="00B35655"/>
    <w:rsid w:val="00B35D0C"/>
    <w:rsid w:val="00B366D0"/>
    <w:rsid w:val="00B36C3A"/>
    <w:rsid w:val="00B36F11"/>
    <w:rsid w:val="00B372DE"/>
    <w:rsid w:val="00B37787"/>
    <w:rsid w:val="00B3789F"/>
    <w:rsid w:val="00B37924"/>
    <w:rsid w:val="00B37ED7"/>
    <w:rsid w:val="00B4004B"/>
    <w:rsid w:val="00B4013B"/>
    <w:rsid w:val="00B40A83"/>
    <w:rsid w:val="00B4115A"/>
    <w:rsid w:val="00B41D11"/>
    <w:rsid w:val="00B41E01"/>
    <w:rsid w:val="00B41E53"/>
    <w:rsid w:val="00B421F4"/>
    <w:rsid w:val="00B42345"/>
    <w:rsid w:val="00B42367"/>
    <w:rsid w:val="00B42506"/>
    <w:rsid w:val="00B42811"/>
    <w:rsid w:val="00B44260"/>
    <w:rsid w:val="00B448A8"/>
    <w:rsid w:val="00B44A76"/>
    <w:rsid w:val="00B44C49"/>
    <w:rsid w:val="00B450E3"/>
    <w:rsid w:val="00B459B4"/>
    <w:rsid w:val="00B45BF1"/>
    <w:rsid w:val="00B45EB6"/>
    <w:rsid w:val="00B46007"/>
    <w:rsid w:val="00B47205"/>
    <w:rsid w:val="00B475BB"/>
    <w:rsid w:val="00B50CD1"/>
    <w:rsid w:val="00B51238"/>
    <w:rsid w:val="00B51F39"/>
    <w:rsid w:val="00B526D5"/>
    <w:rsid w:val="00B52A2A"/>
    <w:rsid w:val="00B52D4F"/>
    <w:rsid w:val="00B52D82"/>
    <w:rsid w:val="00B52FC5"/>
    <w:rsid w:val="00B5382E"/>
    <w:rsid w:val="00B53AC5"/>
    <w:rsid w:val="00B53B51"/>
    <w:rsid w:val="00B53BB3"/>
    <w:rsid w:val="00B53C9E"/>
    <w:rsid w:val="00B53F9B"/>
    <w:rsid w:val="00B542B0"/>
    <w:rsid w:val="00B54300"/>
    <w:rsid w:val="00B544CC"/>
    <w:rsid w:val="00B56261"/>
    <w:rsid w:val="00B568C6"/>
    <w:rsid w:val="00B56F6F"/>
    <w:rsid w:val="00B5736D"/>
    <w:rsid w:val="00B57453"/>
    <w:rsid w:val="00B576D3"/>
    <w:rsid w:val="00B5783B"/>
    <w:rsid w:val="00B57D4D"/>
    <w:rsid w:val="00B633C2"/>
    <w:rsid w:val="00B6362C"/>
    <w:rsid w:val="00B63BD1"/>
    <w:rsid w:val="00B64550"/>
    <w:rsid w:val="00B645A3"/>
    <w:rsid w:val="00B6463B"/>
    <w:rsid w:val="00B65101"/>
    <w:rsid w:val="00B653DF"/>
    <w:rsid w:val="00B65787"/>
    <w:rsid w:val="00B65AB8"/>
    <w:rsid w:val="00B65B2D"/>
    <w:rsid w:val="00B65CEE"/>
    <w:rsid w:val="00B65DCF"/>
    <w:rsid w:val="00B65E1D"/>
    <w:rsid w:val="00B6607C"/>
    <w:rsid w:val="00B66406"/>
    <w:rsid w:val="00B665F8"/>
    <w:rsid w:val="00B66CDF"/>
    <w:rsid w:val="00B66E3A"/>
    <w:rsid w:val="00B66F72"/>
    <w:rsid w:val="00B673D0"/>
    <w:rsid w:val="00B678F8"/>
    <w:rsid w:val="00B67F06"/>
    <w:rsid w:val="00B67F7C"/>
    <w:rsid w:val="00B70823"/>
    <w:rsid w:val="00B70C6D"/>
    <w:rsid w:val="00B70D28"/>
    <w:rsid w:val="00B70D2E"/>
    <w:rsid w:val="00B70E5B"/>
    <w:rsid w:val="00B712A1"/>
    <w:rsid w:val="00B713E4"/>
    <w:rsid w:val="00B716FC"/>
    <w:rsid w:val="00B71A5D"/>
    <w:rsid w:val="00B7236B"/>
    <w:rsid w:val="00B727C2"/>
    <w:rsid w:val="00B72C91"/>
    <w:rsid w:val="00B72F70"/>
    <w:rsid w:val="00B73046"/>
    <w:rsid w:val="00B73115"/>
    <w:rsid w:val="00B740A0"/>
    <w:rsid w:val="00B747BE"/>
    <w:rsid w:val="00B748DC"/>
    <w:rsid w:val="00B752AF"/>
    <w:rsid w:val="00B758C6"/>
    <w:rsid w:val="00B759B9"/>
    <w:rsid w:val="00B75BF8"/>
    <w:rsid w:val="00B75EA3"/>
    <w:rsid w:val="00B76033"/>
    <w:rsid w:val="00B7612D"/>
    <w:rsid w:val="00B80562"/>
    <w:rsid w:val="00B80674"/>
    <w:rsid w:val="00B809EB"/>
    <w:rsid w:val="00B80C50"/>
    <w:rsid w:val="00B80C6C"/>
    <w:rsid w:val="00B8102A"/>
    <w:rsid w:val="00B81124"/>
    <w:rsid w:val="00B81397"/>
    <w:rsid w:val="00B8142E"/>
    <w:rsid w:val="00B81A3B"/>
    <w:rsid w:val="00B81E63"/>
    <w:rsid w:val="00B825D6"/>
    <w:rsid w:val="00B8263C"/>
    <w:rsid w:val="00B82C5F"/>
    <w:rsid w:val="00B82DFD"/>
    <w:rsid w:val="00B832A1"/>
    <w:rsid w:val="00B83354"/>
    <w:rsid w:val="00B837AD"/>
    <w:rsid w:val="00B83A76"/>
    <w:rsid w:val="00B83B65"/>
    <w:rsid w:val="00B840E2"/>
    <w:rsid w:val="00B84978"/>
    <w:rsid w:val="00B84994"/>
    <w:rsid w:val="00B84B50"/>
    <w:rsid w:val="00B84BA9"/>
    <w:rsid w:val="00B84EB1"/>
    <w:rsid w:val="00B85860"/>
    <w:rsid w:val="00B85B95"/>
    <w:rsid w:val="00B86501"/>
    <w:rsid w:val="00B86A65"/>
    <w:rsid w:val="00B86B71"/>
    <w:rsid w:val="00B86DD9"/>
    <w:rsid w:val="00B873B9"/>
    <w:rsid w:val="00B8771D"/>
    <w:rsid w:val="00B9078E"/>
    <w:rsid w:val="00B909D6"/>
    <w:rsid w:val="00B90DA9"/>
    <w:rsid w:val="00B90E15"/>
    <w:rsid w:val="00B90E33"/>
    <w:rsid w:val="00B9116F"/>
    <w:rsid w:val="00B91459"/>
    <w:rsid w:val="00B91BC6"/>
    <w:rsid w:val="00B91EDA"/>
    <w:rsid w:val="00B91F1E"/>
    <w:rsid w:val="00B921D1"/>
    <w:rsid w:val="00B925B4"/>
    <w:rsid w:val="00B926D9"/>
    <w:rsid w:val="00B93084"/>
    <w:rsid w:val="00B93103"/>
    <w:rsid w:val="00B93EA6"/>
    <w:rsid w:val="00B93FC8"/>
    <w:rsid w:val="00B941FC"/>
    <w:rsid w:val="00B94BC2"/>
    <w:rsid w:val="00B94D31"/>
    <w:rsid w:val="00B958EB"/>
    <w:rsid w:val="00B959A0"/>
    <w:rsid w:val="00B96464"/>
    <w:rsid w:val="00B9653A"/>
    <w:rsid w:val="00B9664C"/>
    <w:rsid w:val="00B96902"/>
    <w:rsid w:val="00B97250"/>
    <w:rsid w:val="00B97E1A"/>
    <w:rsid w:val="00BA11F4"/>
    <w:rsid w:val="00BA136F"/>
    <w:rsid w:val="00BA1EEB"/>
    <w:rsid w:val="00BA2777"/>
    <w:rsid w:val="00BA2C10"/>
    <w:rsid w:val="00BA335E"/>
    <w:rsid w:val="00BA3801"/>
    <w:rsid w:val="00BA3EA1"/>
    <w:rsid w:val="00BA44B7"/>
    <w:rsid w:val="00BA4833"/>
    <w:rsid w:val="00BA4998"/>
    <w:rsid w:val="00BA4BA6"/>
    <w:rsid w:val="00BA543B"/>
    <w:rsid w:val="00BA5E13"/>
    <w:rsid w:val="00BA6050"/>
    <w:rsid w:val="00BA6242"/>
    <w:rsid w:val="00BA66C5"/>
    <w:rsid w:val="00BA7372"/>
    <w:rsid w:val="00BA7491"/>
    <w:rsid w:val="00BA75F3"/>
    <w:rsid w:val="00BA7B2F"/>
    <w:rsid w:val="00BB0DC1"/>
    <w:rsid w:val="00BB136F"/>
    <w:rsid w:val="00BB1883"/>
    <w:rsid w:val="00BB1F0A"/>
    <w:rsid w:val="00BB1F0F"/>
    <w:rsid w:val="00BB211C"/>
    <w:rsid w:val="00BB269B"/>
    <w:rsid w:val="00BB26D1"/>
    <w:rsid w:val="00BB329F"/>
    <w:rsid w:val="00BB335C"/>
    <w:rsid w:val="00BB47B2"/>
    <w:rsid w:val="00BB4C69"/>
    <w:rsid w:val="00BB4F55"/>
    <w:rsid w:val="00BB5062"/>
    <w:rsid w:val="00BB5210"/>
    <w:rsid w:val="00BB54A5"/>
    <w:rsid w:val="00BB59E6"/>
    <w:rsid w:val="00BB5EF6"/>
    <w:rsid w:val="00BB6067"/>
    <w:rsid w:val="00BB60AB"/>
    <w:rsid w:val="00BB619E"/>
    <w:rsid w:val="00BB6512"/>
    <w:rsid w:val="00BB68FC"/>
    <w:rsid w:val="00BB6A29"/>
    <w:rsid w:val="00BB7373"/>
    <w:rsid w:val="00BB7947"/>
    <w:rsid w:val="00BB7BAA"/>
    <w:rsid w:val="00BB7F0E"/>
    <w:rsid w:val="00BC0781"/>
    <w:rsid w:val="00BC0CDF"/>
    <w:rsid w:val="00BC0DA7"/>
    <w:rsid w:val="00BC120A"/>
    <w:rsid w:val="00BC1B11"/>
    <w:rsid w:val="00BC1DC6"/>
    <w:rsid w:val="00BC1EB4"/>
    <w:rsid w:val="00BC218E"/>
    <w:rsid w:val="00BC21CB"/>
    <w:rsid w:val="00BC24F1"/>
    <w:rsid w:val="00BC251D"/>
    <w:rsid w:val="00BC27F3"/>
    <w:rsid w:val="00BC45AA"/>
    <w:rsid w:val="00BC48A8"/>
    <w:rsid w:val="00BC4FAD"/>
    <w:rsid w:val="00BC4FDB"/>
    <w:rsid w:val="00BC55FC"/>
    <w:rsid w:val="00BC5760"/>
    <w:rsid w:val="00BC58F0"/>
    <w:rsid w:val="00BC6250"/>
    <w:rsid w:val="00BC6887"/>
    <w:rsid w:val="00BC6B31"/>
    <w:rsid w:val="00BC6D1B"/>
    <w:rsid w:val="00BC78D8"/>
    <w:rsid w:val="00BC7BB9"/>
    <w:rsid w:val="00BC7DFD"/>
    <w:rsid w:val="00BC7F6F"/>
    <w:rsid w:val="00BD00BF"/>
    <w:rsid w:val="00BD074E"/>
    <w:rsid w:val="00BD0951"/>
    <w:rsid w:val="00BD0F39"/>
    <w:rsid w:val="00BD1311"/>
    <w:rsid w:val="00BD15D5"/>
    <w:rsid w:val="00BD18A5"/>
    <w:rsid w:val="00BD18E8"/>
    <w:rsid w:val="00BD1DA7"/>
    <w:rsid w:val="00BD21E2"/>
    <w:rsid w:val="00BD2291"/>
    <w:rsid w:val="00BD3008"/>
    <w:rsid w:val="00BD3528"/>
    <w:rsid w:val="00BD3617"/>
    <w:rsid w:val="00BD3670"/>
    <w:rsid w:val="00BD3676"/>
    <w:rsid w:val="00BD38A1"/>
    <w:rsid w:val="00BD3943"/>
    <w:rsid w:val="00BD3996"/>
    <w:rsid w:val="00BD409E"/>
    <w:rsid w:val="00BD43C5"/>
    <w:rsid w:val="00BD4D60"/>
    <w:rsid w:val="00BD527B"/>
    <w:rsid w:val="00BD589A"/>
    <w:rsid w:val="00BD5B23"/>
    <w:rsid w:val="00BD5BC2"/>
    <w:rsid w:val="00BD5F25"/>
    <w:rsid w:val="00BD5F69"/>
    <w:rsid w:val="00BD6528"/>
    <w:rsid w:val="00BD686E"/>
    <w:rsid w:val="00BD6E1F"/>
    <w:rsid w:val="00BD6EED"/>
    <w:rsid w:val="00BD72F9"/>
    <w:rsid w:val="00BD754F"/>
    <w:rsid w:val="00BD7830"/>
    <w:rsid w:val="00BD7E6A"/>
    <w:rsid w:val="00BE022C"/>
    <w:rsid w:val="00BE0450"/>
    <w:rsid w:val="00BE0840"/>
    <w:rsid w:val="00BE08E9"/>
    <w:rsid w:val="00BE090F"/>
    <w:rsid w:val="00BE0E84"/>
    <w:rsid w:val="00BE14D2"/>
    <w:rsid w:val="00BE16BC"/>
    <w:rsid w:val="00BE1EEF"/>
    <w:rsid w:val="00BE2388"/>
    <w:rsid w:val="00BE2943"/>
    <w:rsid w:val="00BE2EB6"/>
    <w:rsid w:val="00BE2F15"/>
    <w:rsid w:val="00BE3A77"/>
    <w:rsid w:val="00BE3C6B"/>
    <w:rsid w:val="00BE4097"/>
    <w:rsid w:val="00BE4497"/>
    <w:rsid w:val="00BE4704"/>
    <w:rsid w:val="00BE477D"/>
    <w:rsid w:val="00BE495D"/>
    <w:rsid w:val="00BE4993"/>
    <w:rsid w:val="00BE4BF0"/>
    <w:rsid w:val="00BE5077"/>
    <w:rsid w:val="00BE554F"/>
    <w:rsid w:val="00BE6509"/>
    <w:rsid w:val="00BE6A4F"/>
    <w:rsid w:val="00BE6BBB"/>
    <w:rsid w:val="00BE6DC0"/>
    <w:rsid w:val="00BE6F24"/>
    <w:rsid w:val="00BE7008"/>
    <w:rsid w:val="00BE713E"/>
    <w:rsid w:val="00BE75AC"/>
    <w:rsid w:val="00BE7925"/>
    <w:rsid w:val="00BE7C41"/>
    <w:rsid w:val="00BE7D46"/>
    <w:rsid w:val="00BF02CA"/>
    <w:rsid w:val="00BF0355"/>
    <w:rsid w:val="00BF0905"/>
    <w:rsid w:val="00BF09BA"/>
    <w:rsid w:val="00BF1012"/>
    <w:rsid w:val="00BF1483"/>
    <w:rsid w:val="00BF1B1F"/>
    <w:rsid w:val="00BF1E4B"/>
    <w:rsid w:val="00BF1F24"/>
    <w:rsid w:val="00BF260A"/>
    <w:rsid w:val="00BF26D5"/>
    <w:rsid w:val="00BF2774"/>
    <w:rsid w:val="00BF2E81"/>
    <w:rsid w:val="00BF30DB"/>
    <w:rsid w:val="00BF3580"/>
    <w:rsid w:val="00BF35A6"/>
    <w:rsid w:val="00BF36A5"/>
    <w:rsid w:val="00BF3958"/>
    <w:rsid w:val="00BF3971"/>
    <w:rsid w:val="00BF49BF"/>
    <w:rsid w:val="00BF536A"/>
    <w:rsid w:val="00BF5955"/>
    <w:rsid w:val="00BF60B8"/>
    <w:rsid w:val="00BF6563"/>
    <w:rsid w:val="00BF6DD2"/>
    <w:rsid w:val="00BF6E18"/>
    <w:rsid w:val="00BF6EB1"/>
    <w:rsid w:val="00BF7679"/>
    <w:rsid w:val="00BF7A4D"/>
    <w:rsid w:val="00BF7BDD"/>
    <w:rsid w:val="00C00174"/>
    <w:rsid w:val="00C003B1"/>
    <w:rsid w:val="00C00AE1"/>
    <w:rsid w:val="00C00DD8"/>
    <w:rsid w:val="00C00DE6"/>
    <w:rsid w:val="00C014F7"/>
    <w:rsid w:val="00C01B99"/>
    <w:rsid w:val="00C0211D"/>
    <w:rsid w:val="00C03028"/>
    <w:rsid w:val="00C03525"/>
    <w:rsid w:val="00C03C8E"/>
    <w:rsid w:val="00C04247"/>
    <w:rsid w:val="00C04582"/>
    <w:rsid w:val="00C045A3"/>
    <w:rsid w:val="00C0483B"/>
    <w:rsid w:val="00C049D4"/>
    <w:rsid w:val="00C04D21"/>
    <w:rsid w:val="00C052BD"/>
    <w:rsid w:val="00C0533A"/>
    <w:rsid w:val="00C05C39"/>
    <w:rsid w:val="00C0650A"/>
    <w:rsid w:val="00C06C86"/>
    <w:rsid w:val="00C06DCC"/>
    <w:rsid w:val="00C07CA5"/>
    <w:rsid w:val="00C07ED8"/>
    <w:rsid w:val="00C10434"/>
    <w:rsid w:val="00C10A71"/>
    <w:rsid w:val="00C11454"/>
    <w:rsid w:val="00C115D2"/>
    <w:rsid w:val="00C11E1D"/>
    <w:rsid w:val="00C12029"/>
    <w:rsid w:val="00C12563"/>
    <w:rsid w:val="00C12738"/>
    <w:rsid w:val="00C12BC8"/>
    <w:rsid w:val="00C12CA2"/>
    <w:rsid w:val="00C1314E"/>
    <w:rsid w:val="00C1321A"/>
    <w:rsid w:val="00C138F2"/>
    <w:rsid w:val="00C139CA"/>
    <w:rsid w:val="00C13EAE"/>
    <w:rsid w:val="00C144B1"/>
    <w:rsid w:val="00C14E29"/>
    <w:rsid w:val="00C14E66"/>
    <w:rsid w:val="00C15175"/>
    <w:rsid w:val="00C1521F"/>
    <w:rsid w:val="00C15579"/>
    <w:rsid w:val="00C155BC"/>
    <w:rsid w:val="00C169F6"/>
    <w:rsid w:val="00C169FD"/>
    <w:rsid w:val="00C16E89"/>
    <w:rsid w:val="00C170DA"/>
    <w:rsid w:val="00C172E4"/>
    <w:rsid w:val="00C17728"/>
    <w:rsid w:val="00C1795C"/>
    <w:rsid w:val="00C20056"/>
    <w:rsid w:val="00C20385"/>
    <w:rsid w:val="00C20654"/>
    <w:rsid w:val="00C20D71"/>
    <w:rsid w:val="00C21458"/>
    <w:rsid w:val="00C217F2"/>
    <w:rsid w:val="00C21B08"/>
    <w:rsid w:val="00C21BEA"/>
    <w:rsid w:val="00C22745"/>
    <w:rsid w:val="00C23E23"/>
    <w:rsid w:val="00C24386"/>
    <w:rsid w:val="00C24A12"/>
    <w:rsid w:val="00C24BC9"/>
    <w:rsid w:val="00C2512D"/>
    <w:rsid w:val="00C2624F"/>
    <w:rsid w:val="00C278FA"/>
    <w:rsid w:val="00C27F62"/>
    <w:rsid w:val="00C30B20"/>
    <w:rsid w:val="00C30D11"/>
    <w:rsid w:val="00C30DE2"/>
    <w:rsid w:val="00C31279"/>
    <w:rsid w:val="00C31921"/>
    <w:rsid w:val="00C31A89"/>
    <w:rsid w:val="00C321AF"/>
    <w:rsid w:val="00C32344"/>
    <w:rsid w:val="00C3281B"/>
    <w:rsid w:val="00C3291D"/>
    <w:rsid w:val="00C3292A"/>
    <w:rsid w:val="00C33056"/>
    <w:rsid w:val="00C337EA"/>
    <w:rsid w:val="00C33951"/>
    <w:rsid w:val="00C3400F"/>
    <w:rsid w:val="00C34313"/>
    <w:rsid w:val="00C34D01"/>
    <w:rsid w:val="00C34FBB"/>
    <w:rsid w:val="00C352B8"/>
    <w:rsid w:val="00C356A6"/>
    <w:rsid w:val="00C35808"/>
    <w:rsid w:val="00C358B6"/>
    <w:rsid w:val="00C35A62"/>
    <w:rsid w:val="00C35DAC"/>
    <w:rsid w:val="00C3614D"/>
    <w:rsid w:val="00C3673D"/>
    <w:rsid w:val="00C36C2A"/>
    <w:rsid w:val="00C36C6D"/>
    <w:rsid w:val="00C36CB8"/>
    <w:rsid w:val="00C37641"/>
    <w:rsid w:val="00C37F7F"/>
    <w:rsid w:val="00C401C4"/>
    <w:rsid w:val="00C40744"/>
    <w:rsid w:val="00C41273"/>
    <w:rsid w:val="00C4129C"/>
    <w:rsid w:val="00C42302"/>
    <w:rsid w:val="00C42733"/>
    <w:rsid w:val="00C429B8"/>
    <w:rsid w:val="00C42BAC"/>
    <w:rsid w:val="00C42E31"/>
    <w:rsid w:val="00C4302B"/>
    <w:rsid w:val="00C43153"/>
    <w:rsid w:val="00C43234"/>
    <w:rsid w:val="00C4329F"/>
    <w:rsid w:val="00C434A9"/>
    <w:rsid w:val="00C438BB"/>
    <w:rsid w:val="00C43A29"/>
    <w:rsid w:val="00C43CC0"/>
    <w:rsid w:val="00C43DC0"/>
    <w:rsid w:val="00C441A5"/>
    <w:rsid w:val="00C44803"/>
    <w:rsid w:val="00C449E3"/>
    <w:rsid w:val="00C44B28"/>
    <w:rsid w:val="00C44B45"/>
    <w:rsid w:val="00C451D1"/>
    <w:rsid w:val="00C45B17"/>
    <w:rsid w:val="00C4609D"/>
    <w:rsid w:val="00C46350"/>
    <w:rsid w:val="00C464AE"/>
    <w:rsid w:val="00C46E9F"/>
    <w:rsid w:val="00C501C2"/>
    <w:rsid w:val="00C5043D"/>
    <w:rsid w:val="00C5072F"/>
    <w:rsid w:val="00C50BD6"/>
    <w:rsid w:val="00C510CF"/>
    <w:rsid w:val="00C51A23"/>
    <w:rsid w:val="00C51DEF"/>
    <w:rsid w:val="00C5280E"/>
    <w:rsid w:val="00C52F3D"/>
    <w:rsid w:val="00C5337B"/>
    <w:rsid w:val="00C53BDB"/>
    <w:rsid w:val="00C53CB5"/>
    <w:rsid w:val="00C53ED5"/>
    <w:rsid w:val="00C54136"/>
    <w:rsid w:val="00C544ED"/>
    <w:rsid w:val="00C54B43"/>
    <w:rsid w:val="00C556AA"/>
    <w:rsid w:val="00C55E65"/>
    <w:rsid w:val="00C562BE"/>
    <w:rsid w:val="00C56B58"/>
    <w:rsid w:val="00C56B92"/>
    <w:rsid w:val="00C56BBB"/>
    <w:rsid w:val="00C570F3"/>
    <w:rsid w:val="00C57290"/>
    <w:rsid w:val="00C57355"/>
    <w:rsid w:val="00C574BE"/>
    <w:rsid w:val="00C578C0"/>
    <w:rsid w:val="00C57ED8"/>
    <w:rsid w:val="00C60212"/>
    <w:rsid w:val="00C603B2"/>
    <w:rsid w:val="00C60DD9"/>
    <w:rsid w:val="00C61265"/>
    <w:rsid w:val="00C61FED"/>
    <w:rsid w:val="00C6231F"/>
    <w:rsid w:val="00C6263D"/>
    <w:rsid w:val="00C62709"/>
    <w:rsid w:val="00C6291A"/>
    <w:rsid w:val="00C631DE"/>
    <w:rsid w:val="00C63482"/>
    <w:rsid w:val="00C634D6"/>
    <w:rsid w:val="00C63949"/>
    <w:rsid w:val="00C642B4"/>
    <w:rsid w:val="00C6459C"/>
    <w:rsid w:val="00C646AA"/>
    <w:rsid w:val="00C64786"/>
    <w:rsid w:val="00C64D7F"/>
    <w:rsid w:val="00C6530A"/>
    <w:rsid w:val="00C6547E"/>
    <w:rsid w:val="00C65607"/>
    <w:rsid w:val="00C66731"/>
    <w:rsid w:val="00C66AB3"/>
    <w:rsid w:val="00C66B27"/>
    <w:rsid w:val="00C671D4"/>
    <w:rsid w:val="00C671DB"/>
    <w:rsid w:val="00C675D5"/>
    <w:rsid w:val="00C6762B"/>
    <w:rsid w:val="00C676C7"/>
    <w:rsid w:val="00C67712"/>
    <w:rsid w:val="00C67DD6"/>
    <w:rsid w:val="00C7011F"/>
    <w:rsid w:val="00C70BEC"/>
    <w:rsid w:val="00C70D63"/>
    <w:rsid w:val="00C713DD"/>
    <w:rsid w:val="00C714C8"/>
    <w:rsid w:val="00C71789"/>
    <w:rsid w:val="00C72072"/>
    <w:rsid w:val="00C72562"/>
    <w:rsid w:val="00C72665"/>
    <w:rsid w:val="00C7283E"/>
    <w:rsid w:val="00C729C3"/>
    <w:rsid w:val="00C729CC"/>
    <w:rsid w:val="00C72DAF"/>
    <w:rsid w:val="00C73042"/>
    <w:rsid w:val="00C7308B"/>
    <w:rsid w:val="00C73229"/>
    <w:rsid w:val="00C7373E"/>
    <w:rsid w:val="00C73A62"/>
    <w:rsid w:val="00C73A8E"/>
    <w:rsid w:val="00C740E8"/>
    <w:rsid w:val="00C7425F"/>
    <w:rsid w:val="00C746AF"/>
    <w:rsid w:val="00C747AD"/>
    <w:rsid w:val="00C74B5B"/>
    <w:rsid w:val="00C74E29"/>
    <w:rsid w:val="00C75288"/>
    <w:rsid w:val="00C753A0"/>
    <w:rsid w:val="00C75B1E"/>
    <w:rsid w:val="00C75CC7"/>
    <w:rsid w:val="00C76035"/>
    <w:rsid w:val="00C760F0"/>
    <w:rsid w:val="00C765EF"/>
    <w:rsid w:val="00C76FB2"/>
    <w:rsid w:val="00C775E3"/>
    <w:rsid w:val="00C77EF9"/>
    <w:rsid w:val="00C80146"/>
    <w:rsid w:val="00C80791"/>
    <w:rsid w:val="00C809D3"/>
    <w:rsid w:val="00C81246"/>
    <w:rsid w:val="00C8129A"/>
    <w:rsid w:val="00C812AE"/>
    <w:rsid w:val="00C81706"/>
    <w:rsid w:val="00C817FF"/>
    <w:rsid w:val="00C81A4B"/>
    <w:rsid w:val="00C81C7B"/>
    <w:rsid w:val="00C81EDB"/>
    <w:rsid w:val="00C8200A"/>
    <w:rsid w:val="00C822BD"/>
    <w:rsid w:val="00C822D7"/>
    <w:rsid w:val="00C82437"/>
    <w:rsid w:val="00C826E5"/>
    <w:rsid w:val="00C8273B"/>
    <w:rsid w:val="00C82A23"/>
    <w:rsid w:val="00C832B9"/>
    <w:rsid w:val="00C8334D"/>
    <w:rsid w:val="00C837BA"/>
    <w:rsid w:val="00C8486C"/>
    <w:rsid w:val="00C84925"/>
    <w:rsid w:val="00C84B49"/>
    <w:rsid w:val="00C84BD0"/>
    <w:rsid w:val="00C8553A"/>
    <w:rsid w:val="00C85690"/>
    <w:rsid w:val="00C856B6"/>
    <w:rsid w:val="00C86068"/>
    <w:rsid w:val="00C86B3C"/>
    <w:rsid w:val="00C873B4"/>
    <w:rsid w:val="00C87525"/>
    <w:rsid w:val="00C87A8C"/>
    <w:rsid w:val="00C90526"/>
    <w:rsid w:val="00C908C1"/>
    <w:rsid w:val="00C91004"/>
    <w:rsid w:val="00C9173F"/>
    <w:rsid w:val="00C91DF8"/>
    <w:rsid w:val="00C923D4"/>
    <w:rsid w:val="00C92E8A"/>
    <w:rsid w:val="00C94158"/>
    <w:rsid w:val="00C94869"/>
    <w:rsid w:val="00C94BAB"/>
    <w:rsid w:val="00C94C4D"/>
    <w:rsid w:val="00C950F4"/>
    <w:rsid w:val="00C9518C"/>
    <w:rsid w:val="00C95240"/>
    <w:rsid w:val="00C956EF"/>
    <w:rsid w:val="00C95E30"/>
    <w:rsid w:val="00C96059"/>
    <w:rsid w:val="00C965C1"/>
    <w:rsid w:val="00C96A59"/>
    <w:rsid w:val="00C979C0"/>
    <w:rsid w:val="00C97D78"/>
    <w:rsid w:val="00CA07A0"/>
    <w:rsid w:val="00CA083F"/>
    <w:rsid w:val="00CA0C9F"/>
    <w:rsid w:val="00CA0FB3"/>
    <w:rsid w:val="00CA1826"/>
    <w:rsid w:val="00CA1CC3"/>
    <w:rsid w:val="00CA273A"/>
    <w:rsid w:val="00CA2825"/>
    <w:rsid w:val="00CA2A5D"/>
    <w:rsid w:val="00CA3321"/>
    <w:rsid w:val="00CA35F9"/>
    <w:rsid w:val="00CA3878"/>
    <w:rsid w:val="00CA39C9"/>
    <w:rsid w:val="00CA3DC4"/>
    <w:rsid w:val="00CA40E2"/>
    <w:rsid w:val="00CA423A"/>
    <w:rsid w:val="00CA4E85"/>
    <w:rsid w:val="00CA5703"/>
    <w:rsid w:val="00CA57C8"/>
    <w:rsid w:val="00CA5BCE"/>
    <w:rsid w:val="00CA5DF9"/>
    <w:rsid w:val="00CA64E5"/>
    <w:rsid w:val="00CA65A2"/>
    <w:rsid w:val="00CA6662"/>
    <w:rsid w:val="00CA68F1"/>
    <w:rsid w:val="00CA7104"/>
    <w:rsid w:val="00CA7C3A"/>
    <w:rsid w:val="00CA7E2C"/>
    <w:rsid w:val="00CA7F53"/>
    <w:rsid w:val="00CB0434"/>
    <w:rsid w:val="00CB0494"/>
    <w:rsid w:val="00CB1065"/>
    <w:rsid w:val="00CB1172"/>
    <w:rsid w:val="00CB127E"/>
    <w:rsid w:val="00CB180D"/>
    <w:rsid w:val="00CB1CB2"/>
    <w:rsid w:val="00CB1ECF"/>
    <w:rsid w:val="00CB1FD2"/>
    <w:rsid w:val="00CB211A"/>
    <w:rsid w:val="00CB2339"/>
    <w:rsid w:val="00CB23DC"/>
    <w:rsid w:val="00CB3381"/>
    <w:rsid w:val="00CB3B7F"/>
    <w:rsid w:val="00CB3EE0"/>
    <w:rsid w:val="00CB3F4B"/>
    <w:rsid w:val="00CB4843"/>
    <w:rsid w:val="00CB4AFB"/>
    <w:rsid w:val="00CB564F"/>
    <w:rsid w:val="00CB5C06"/>
    <w:rsid w:val="00CB5CAD"/>
    <w:rsid w:val="00CB62F5"/>
    <w:rsid w:val="00CB68BF"/>
    <w:rsid w:val="00CB748C"/>
    <w:rsid w:val="00CB7EDE"/>
    <w:rsid w:val="00CB7F55"/>
    <w:rsid w:val="00CC086F"/>
    <w:rsid w:val="00CC0A03"/>
    <w:rsid w:val="00CC0D96"/>
    <w:rsid w:val="00CC12FF"/>
    <w:rsid w:val="00CC13B5"/>
    <w:rsid w:val="00CC1C6A"/>
    <w:rsid w:val="00CC2237"/>
    <w:rsid w:val="00CC2366"/>
    <w:rsid w:val="00CC2572"/>
    <w:rsid w:val="00CC2581"/>
    <w:rsid w:val="00CC2627"/>
    <w:rsid w:val="00CC279C"/>
    <w:rsid w:val="00CC2DDC"/>
    <w:rsid w:val="00CC3243"/>
    <w:rsid w:val="00CC40EE"/>
    <w:rsid w:val="00CC4347"/>
    <w:rsid w:val="00CC4443"/>
    <w:rsid w:val="00CC4A4F"/>
    <w:rsid w:val="00CC5364"/>
    <w:rsid w:val="00CC561E"/>
    <w:rsid w:val="00CC5681"/>
    <w:rsid w:val="00CC5AE8"/>
    <w:rsid w:val="00CC6C0D"/>
    <w:rsid w:val="00CC6FC2"/>
    <w:rsid w:val="00CC7000"/>
    <w:rsid w:val="00CC7045"/>
    <w:rsid w:val="00CC78F7"/>
    <w:rsid w:val="00CC7B13"/>
    <w:rsid w:val="00CC7DE4"/>
    <w:rsid w:val="00CD04D5"/>
    <w:rsid w:val="00CD17EB"/>
    <w:rsid w:val="00CD19CF"/>
    <w:rsid w:val="00CD1C39"/>
    <w:rsid w:val="00CD1E8B"/>
    <w:rsid w:val="00CD212F"/>
    <w:rsid w:val="00CD229C"/>
    <w:rsid w:val="00CD3253"/>
    <w:rsid w:val="00CD33DF"/>
    <w:rsid w:val="00CD36BF"/>
    <w:rsid w:val="00CD377B"/>
    <w:rsid w:val="00CD3996"/>
    <w:rsid w:val="00CD4815"/>
    <w:rsid w:val="00CD547F"/>
    <w:rsid w:val="00CD57BF"/>
    <w:rsid w:val="00CD5F13"/>
    <w:rsid w:val="00CD5F9C"/>
    <w:rsid w:val="00CD6156"/>
    <w:rsid w:val="00CD6FC6"/>
    <w:rsid w:val="00CD7C77"/>
    <w:rsid w:val="00CD7E00"/>
    <w:rsid w:val="00CE0171"/>
    <w:rsid w:val="00CE0498"/>
    <w:rsid w:val="00CE09FF"/>
    <w:rsid w:val="00CE0AB8"/>
    <w:rsid w:val="00CE1401"/>
    <w:rsid w:val="00CE17A1"/>
    <w:rsid w:val="00CE1C46"/>
    <w:rsid w:val="00CE1F71"/>
    <w:rsid w:val="00CE255A"/>
    <w:rsid w:val="00CE2607"/>
    <w:rsid w:val="00CE304A"/>
    <w:rsid w:val="00CE30EA"/>
    <w:rsid w:val="00CE317A"/>
    <w:rsid w:val="00CE33F0"/>
    <w:rsid w:val="00CE3832"/>
    <w:rsid w:val="00CE38B6"/>
    <w:rsid w:val="00CE4BB9"/>
    <w:rsid w:val="00CE4D6C"/>
    <w:rsid w:val="00CE5B5E"/>
    <w:rsid w:val="00CE6097"/>
    <w:rsid w:val="00CE68B8"/>
    <w:rsid w:val="00CE6AFB"/>
    <w:rsid w:val="00CE6BDB"/>
    <w:rsid w:val="00CE6FC8"/>
    <w:rsid w:val="00CE71F9"/>
    <w:rsid w:val="00CE7383"/>
    <w:rsid w:val="00CE7541"/>
    <w:rsid w:val="00CE7664"/>
    <w:rsid w:val="00CE7B8E"/>
    <w:rsid w:val="00CE7BB2"/>
    <w:rsid w:val="00CE7CB6"/>
    <w:rsid w:val="00CF0048"/>
    <w:rsid w:val="00CF0088"/>
    <w:rsid w:val="00CF09DF"/>
    <w:rsid w:val="00CF1210"/>
    <w:rsid w:val="00CF1924"/>
    <w:rsid w:val="00CF1993"/>
    <w:rsid w:val="00CF1E7A"/>
    <w:rsid w:val="00CF2198"/>
    <w:rsid w:val="00CF21BB"/>
    <w:rsid w:val="00CF2352"/>
    <w:rsid w:val="00CF2898"/>
    <w:rsid w:val="00CF28C6"/>
    <w:rsid w:val="00CF2C97"/>
    <w:rsid w:val="00CF2FCD"/>
    <w:rsid w:val="00CF3359"/>
    <w:rsid w:val="00CF3527"/>
    <w:rsid w:val="00CF3A28"/>
    <w:rsid w:val="00CF3D98"/>
    <w:rsid w:val="00CF4788"/>
    <w:rsid w:val="00CF4AE8"/>
    <w:rsid w:val="00CF4FA4"/>
    <w:rsid w:val="00CF58EE"/>
    <w:rsid w:val="00CF5BA9"/>
    <w:rsid w:val="00CF5DEC"/>
    <w:rsid w:val="00CF5F82"/>
    <w:rsid w:val="00CF5FDF"/>
    <w:rsid w:val="00CF61D7"/>
    <w:rsid w:val="00CF6D9E"/>
    <w:rsid w:val="00CF6FD8"/>
    <w:rsid w:val="00CF74A6"/>
    <w:rsid w:val="00CF750E"/>
    <w:rsid w:val="00CF79B3"/>
    <w:rsid w:val="00CF79D0"/>
    <w:rsid w:val="00CF7AB3"/>
    <w:rsid w:val="00CF7ECA"/>
    <w:rsid w:val="00D00149"/>
    <w:rsid w:val="00D00AF4"/>
    <w:rsid w:val="00D00F60"/>
    <w:rsid w:val="00D02409"/>
    <w:rsid w:val="00D0299D"/>
    <w:rsid w:val="00D02D70"/>
    <w:rsid w:val="00D02EAB"/>
    <w:rsid w:val="00D02EE7"/>
    <w:rsid w:val="00D02F96"/>
    <w:rsid w:val="00D034C4"/>
    <w:rsid w:val="00D03841"/>
    <w:rsid w:val="00D04273"/>
    <w:rsid w:val="00D0495E"/>
    <w:rsid w:val="00D04C58"/>
    <w:rsid w:val="00D04C70"/>
    <w:rsid w:val="00D04E1A"/>
    <w:rsid w:val="00D04E79"/>
    <w:rsid w:val="00D04FB3"/>
    <w:rsid w:val="00D05767"/>
    <w:rsid w:val="00D058F1"/>
    <w:rsid w:val="00D058F4"/>
    <w:rsid w:val="00D05C2F"/>
    <w:rsid w:val="00D060B8"/>
    <w:rsid w:val="00D07733"/>
    <w:rsid w:val="00D078C7"/>
    <w:rsid w:val="00D078D4"/>
    <w:rsid w:val="00D07CC1"/>
    <w:rsid w:val="00D10555"/>
    <w:rsid w:val="00D10663"/>
    <w:rsid w:val="00D10B5B"/>
    <w:rsid w:val="00D10E46"/>
    <w:rsid w:val="00D10F6C"/>
    <w:rsid w:val="00D11C1E"/>
    <w:rsid w:val="00D1225C"/>
    <w:rsid w:val="00D1225E"/>
    <w:rsid w:val="00D12282"/>
    <w:rsid w:val="00D12CF1"/>
    <w:rsid w:val="00D12E50"/>
    <w:rsid w:val="00D13CEE"/>
    <w:rsid w:val="00D13D50"/>
    <w:rsid w:val="00D141D4"/>
    <w:rsid w:val="00D15634"/>
    <w:rsid w:val="00D15E50"/>
    <w:rsid w:val="00D167D5"/>
    <w:rsid w:val="00D1698A"/>
    <w:rsid w:val="00D16CBC"/>
    <w:rsid w:val="00D16DCB"/>
    <w:rsid w:val="00D172C4"/>
    <w:rsid w:val="00D2066D"/>
    <w:rsid w:val="00D20880"/>
    <w:rsid w:val="00D208B5"/>
    <w:rsid w:val="00D20CCF"/>
    <w:rsid w:val="00D20DBB"/>
    <w:rsid w:val="00D21610"/>
    <w:rsid w:val="00D216CB"/>
    <w:rsid w:val="00D217A0"/>
    <w:rsid w:val="00D220B2"/>
    <w:rsid w:val="00D22625"/>
    <w:rsid w:val="00D22AAB"/>
    <w:rsid w:val="00D23536"/>
    <w:rsid w:val="00D23670"/>
    <w:rsid w:val="00D23AE7"/>
    <w:rsid w:val="00D23C7D"/>
    <w:rsid w:val="00D2403B"/>
    <w:rsid w:val="00D250AD"/>
    <w:rsid w:val="00D252E2"/>
    <w:rsid w:val="00D2595B"/>
    <w:rsid w:val="00D25D4D"/>
    <w:rsid w:val="00D25E47"/>
    <w:rsid w:val="00D25F70"/>
    <w:rsid w:val="00D261B3"/>
    <w:rsid w:val="00D2620D"/>
    <w:rsid w:val="00D26234"/>
    <w:rsid w:val="00D26579"/>
    <w:rsid w:val="00D268BA"/>
    <w:rsid w:val="00D26A4B"/>
    <w:rsid w:val="00D26B35"/>
    <w:rsid w:val="00D2705D"/>
    <w:rsid w:val="00D271E3"/>
    <w:rsid w:val="00D27282"/>
    <w:rsid w:val="00D27BB9"/>
    <w:rsid w:val="00D27CE5"/>
    <w:rsid w:val="00D30897"/>
    <w:rsid w:val="00D30FBD"/>
    <w:rsid w:val="00D312E4"/>
    <w:rsid w:val="00D3161C"/>
    <w:rsid w:val="00D318D8"/>
    <w:rsid w:val="00D31A7F"/>
    <w:rsid w:val="00D31D1C"/>
    <w:rsid w:val="00D32034"/>
    <w:rsid w:val="00D3211E"/>
    <w:rsid w:val="00D32194"/>
    <w:rsid w:val="00D32526"/>
    <w:rsid w:val="00D3287F"/>
    <w:rsid w:val="00D333F5"/>
    <w:rsid w:val="00D338FE"/>
    <w:rsid w:val="00D33F7A"/>
    <w:rsid w:val="00D3416E"/>
    <w:rsid w:val="00D342A0"/>
    <w:rsid w:val="00D35511"/>
    <w:rsid w:val="00D35777"/>
    <w:rsid w:val="00D35BD9"/>
    <w:rsid w:val="00D360BB"/>
    <w:rsid w:val="00D36E77"/>
    <w:rsid w:val="00D36F4A"/>
    <w:rsid w:val="00D377ED"/>
    <w:rsid w:val="00D37C3E"/>
    <w:rsid w:val="00D37F83"/>
    <w:rsid w:val="00D37FA0"/>
    <w:rsid w:val="00D40862"/>
    <w:rsid w:val="00D4099D"/>
    <w:rsid w:val="00D40B4B"/>
    <w:rsid w:val="00D40BA5"/>
    <w:rsid w:val="00D40CBE"/>
    <w:rsid w:val="00D40DEC"/>
    <w:rsid w:val="00D40E75"/>
    <w:rsid w:val="00D41166"/>
    <w:rsid w:val="00D411CB"/>
    <w:rsid w:val="00D41256"/>
    <w:rsid w:val="00D412C4"/>
    <w:rsid w:val="00D413C0"/>
    <w:rsid w:val="00D4182C"/>
    <w:rsid w:val="00D41886"/>
    <w:rsid w:val="00D418E8"/>
    <w:rsid w:val="00D41FA8"/>
    <w:rsid w:val="00D4230F"/>
    <w:rsid w:val="00D42428"/>
    <w:rsid w:val="00D42519"/>
    <w:rsid w:val="00D4251B"/>
    <w:rsid w:val="00D42AE7"/>
    <w:rsid w:val="00D43280"/>
    <w:rsid w:val="00D438AD"/>
    <w:rsid w:val="00D43AD0"/>
    <w:rsid w:val="00D43D16"/>
    <w:rsid w:val="00D444FC"/>
    <w:rsid w:val="00D44701"/>
    <w:rsid w:val="00D450A5"/>
    <w:rsid w:val="00D450D0"/>
    <w:rsid w:val="00D45124"/>
    <w:rsid w:val="00D4528E"/>
    <w:rsid w:val="00D45702"/>
    <w:rsid w:val="00D45FA0"/>
    <w:rsid w:val="00D4601B"/>
    <w:rsid w:val="00D46122"/>
    <w:rsid w:val="00D46AC4"/>
    <w:rsid w:val="00D46C2D"/>
    <w:rsid w:val="00D47165"/>
    <w:rsid w:val="00D47231"/>
    <w:rsid w:val="00D47354"/>
    <w:rsid w:val="00D47683"/>
    <w:rsid w:val="00D47C51"/>
    <w:rsid w:val="00D47E25"/>
    <w:rsid w:val="00D5016D"/>
    <w:rsid w:val="00D50201"/>
    <w:rsid w:val="00D507F1"/>
    <w:rsid w:val="00D50947"/>
    <w:rsid w:val="00D51047"/>
    <w:rsid w:val="00D51230"/>
    <w:rsid w:val="00D5153A"/>
    <w:rsid w:val="00D5165D"/>
    <w:rsid w:val="00D51FC7"/>
    <w:rsid w:val="00D52624"/>
    <w:rsid w:val="00D526BA"/>
    <w:rsid w:val="00D53514"/>
    <w:rsid w:val="00D53A15"/>
    <w:rsid w:val="00D541AE"/>
    <w:rsid w:val="00D54788"/>
    <w:rsid w:val="00D54CF3"/>
    <w:rsid w:val="00D55A08"/>
    <w:rsid w:val="00D55B1B"/>
    <w:rsid w:val="00D563A6"/>
    <w:rsid w:val="00D56933"/>
    <w:rsid w:val="00D5748A"/>
    <w:rsid w:val="00D579A5"/>
    <w:rsid w:val="00D57BCD"/>
    <w:rsid w:val="00D57BF2"/>
    <w:rsid w:val="00D57C23"/>
    <w:rsid w:val="00D57CB9"/>
    <w:rsid w:val="00D57CEA"/>
    <w:rsid w:val="00D608A4"/>
    <w:rsid w:val="00D60BB7"/>
    <w:rsid w:val="00D60DC9"/>
    <w:rsid w:val="00D60E09"/>
    <w:rsid w:val="00D613CC"/>
    <w:rsid w:val="00D6189B"/>
    <w:rsid w:val="00D61977"/>
    <w:rsid w:val="00D61DF2"/>
    <w:rsid w:val="00D62EBB"/>
    <w:rsid w:val="00D630FA"/>
    <w:rsid w:val="00D63216"/>
    <w:rsid w:val="00D63A9A"/>
    <w:rsid w:val="00D63F38"/>
    <w:rsid w:val="00D641C5"/>
    <w:rsid w:val="00D645B8"/>
    <w:rsid w:val="00D648D8"/>
    <w:rsid w:val="00D64AEB"/>
    <w:rsid w:val="00D650D8"/>
    <w:rsid w:val="00D6669A"/>
    <w:rsid w:val="00D666A4"/>
    <w:rsid w:val="00D6696A"/>
    <w:rsid w:val="00D67468"/>
    <w:rsid w:val="00D6773F"/>
    <w:rsid w:val="00D6775B"/>
    <w:rsid w:val="00D67BC8"/>
    <w:rsid w:val="00D67D1A"/>
    <w:rsid w:val="00D67D68"/>
    <w:rsid w:val="00D67E3F"/>
    <w:rsid w:val="00D703E0"/>
    <w:rsid w:val="00D70924"/>
    <w:rsid w:val="00D70927"/>
    <w:rsid w:val="00D70F29"/>
    <w:rsid w:val="00D70F77"/>
    <w:rsid w:val="00D71517"/>
    <w:rsid w:val="00D71647"/>
    <w:rsid w:val="00D72029"/>
    <w:rsid w:val="00D727B9"/>
    <w:rsid w:val="00D72923"/>
    <w:rsid w:val="00D72DE3"/>
    <w:rsid w:val="00D735A2"/>
    <w:rsid w:val="00D73F6F"/>
    <w:rsid w:val="00D74259"/>
    <w:rsid w:val="00D7459F"/>
    <w:rsid w:val="00D748B5"/>
    <w:rsid w:val="00D74D5F"/>
    <w:rsid w:val="00D755D8"/>
    <w:rsid w:val="00D75881"/>
    <w:rsid w:val="00D75B3B"/>
    <w:rsid w:val="00D75D85"/>
    <w:rsid w:val="00D766BB"/>
    <w:rsid w:val="00D76B7B"/>
    <w:rsid w:val="00D76BFC"/>
    <w:rsid w:val="00D76D62"/>
    <w:rsid w:val="00D76FD3"/>
    <w:rsid w:val="00D7734D"/>
    <w:rsid w:val="00D77655"/>
    <w:rsid w:val="00D80358"/>
    <w:rsid w:val="00D80675"/>
    <w:rsid w:val="00D806E4"/>
    <w:rsid w:val="00D80D8A"/>
    <w:rsid w:val="00D813E6"/>
    <w:rsid w:val="00D813EE"/>
    <w:rsid w:val="00D81E83"/>
    <w:rsid w:val="00D822AA"/>
    <w:rsid w:val="00D827C9"/>
    <w:rsid w:val="00D8303D"/>
    <w:rsid w:val="00D834B4"/>
    <w:rsid w:val="00D8355B"/>
    <w:rsid w:val="00D83588"/>
    <w:rsid w:val="00D8375A"/>
    <w:rsid w:val="00D8388B"/>
    <w:rsid w:val="00D84093"/>
    <w:rsid w:val="00D842A8"/>
    <w:rsid w:val="00D84EC6"/>
    <w:rsid w:val="00D85853"/>
    <w:rsid w:val="00D85930"/>
    <w:rsid w:val="00D85964"/>
    <w:rsid w:val="00D85A94"/>
    <w:rsid w:val="00D85C85"/>
    <w:rsid w:val="00D86425"/>
    <w:rsid w:val="00D86982"/>
    <w:rsid w:val="00D86B47"/>
    <w:rsid w:val="00D878F4"/>
    <w:rsid w:val="00D900B5"/>
    <w:rsid w:val="00D903BE"/>
    <w:rsid w:val="00D909BD"/>
    <w:rsid w:val="00D90A5C"/>
    <w:rsid w:val="00D917DA"/>
    <w:rsid w:val="00D923E1"/>
    <w:rsid w:val="00D927E4"/>
    <w:rsid w:val="00D92843"/>
    <w:rsid w:val="00D930A1"/>
    <w:rsid w:val="00D937EF"/>
    <w:rsid w:val="00D93881"/>
    <w:rsid w:val="00D938F7"/>
    <w:rsid w:val="00D93A08"/>
    <w:rsid w:val="00D93D40"/>
    <w:rsid w:val="00D9417B"/>
    <w:rsid w:val="00D947C1"/>
    <w:rsid w:val="00D94DEB"/>
    <w:rsid w:val="00D94DEC"/>
    <w:rsid w:val="00D9526E"/>
    <w:rsid w:val="00D9532A"/>
    <w:rsid w:val="00D95462"/>
    <w:rsid w:val="00D95B66"/>
    <w:rsid w:val="00D95B8C"/>
    <w:rsid w:val="00D95D46"/>
    <w:rsid w:val="00D96C66"/>
    <w:rsid w:val="00D96CFD"/>
    <w:rsid w:val="00D977D2"/>
    <w:rsid w:val="00D97A79"/>
    <w:rsid w:val="00D97D02"/>
    <w:rsid w:val="00D97F2D"/>
    <w:rsid w:val="00D97FB6"/>
    <w:rsid w:val="00DA00ED"/>
    <w:rsid w:val="00DA03CC"/>
    <w:rsid w:val="00DA04F2"/>
    <w:rsid w:val="00DA05CF"/>
    <w:rsid w:val="00DA05EC"/>
    <w:rsid w:val="00DA0A22"/>
    <w:rsid w:val="00DA0C2D"/>
    <w:rsid w:val="00DA0E4D"/>
    <w:rsid w:val="00DA0F27"/>
    <w:rsid w:val="00DA141D"/>
    <w:rsid w:val="00DA1CAE"/>
    <w:rsid w:val="00DA2045"/>
    <w:rsid w:val="00DA22A8"/>
    <w:rsid w:val="00DA2435"/>
    <w:rsid w:val="00DA2644"/>
    <w:rsid w:val="00DA2AD1"/>
    <w:rsid w:val="00DA2D5F"/>
    <w:rsid w:val="00DA31E1"/>
    <w:rsid w:val="00DA39F2"/>
    <w:rsid w:val="00DA3A2B"/>
    <w:rsid w:val="00DA4490"/>
    <w:rsid w:val="00DA4AFD"/>
    <w:rsid w:val="00DA50F5"/>
    <w:rsid w:val="00DA5175"/>
    <w:rsid w:val="00DA5262"/>
    <w:rsid w:val="00DA5495"/>
    <w:rsid w:val="00DA5C67"/>
    <w:rsid w:val="00DA62A4"/>
    <w:rsid w:val="00DA6343"/>
    <w:rsid w:val="00DA64FF"/>
    <w:rsid w:val="00DA6631"/>
    <w:rsid w:val="00DA6AB8"/>
    <w:rsid w:val="00DA7115"/>
    <w:rsid w:val="00DA7DC5"/>
    <w:rsid w:val="00DB02DA"/>
    <w:rsid w:val="00DB0942"/>
    <w:rsid w:val="00DB13E3"/>
    <w:rsid w:val="00DB152A"/>
    <w:rsid w:val="00DB198B"/>
    <w:rsid w:val="00DB1C4A"/>
    <w:rsid w:val="00DB1F49"/>
    <w:rsid w:val="00DB20FA"/>
    <w:rsid w:val="00DB25F3"/>
    <w:rsid w:val="00DB336D"/>
    <w:rsid w:val="00DB33C4"/>
    <w:rsid w:val="00DB3713"/>
    <w:rsid w:val="00DB3B58"/>
    <w:rsid w:val="00DB4354"/>
    <w:rsid w:val="00DB48BA"/>
    <w:rsid w:val="00DB49B2"/>
    <w:rsid w:val="00DB4A17"/>
    <w:rsid w:val="00DB4D92"/>
    <w:rsid w:val="00DB51AE"/>
    <w:rsid w:val="00DB5A1F"/>
    <w:rsid w:val="00DB5D31"/>
    <w:rsid w:val="00DB6E19"/>
    <w:rsid w:val="00DB6F0E"/>
    <w:rsid w:val="00DB6FA7"/>
    <w:rsid w:val="00DB7022"/>
    <w:rsid w:val="00DB7023"/>
    <w:rsid w:val="00DB71A9"/>
    <w:rsid w:val="00DB7318"/>
    <w:rsid w:val="00DC001F"/>
    <w:rsid w:val="00DC0999"/>
    <w:rsid w:val="00DC0A34"/>
    <w:rsid w:val="00DC15E1"/>
    <w:rsid w:val="00DC1A8A"/>
    <w:rsid w:val="00DC1C23"/>
    <w:rsid w:val="00DC1C6D"/>
    <w:rsid w:val="00DC3998"/>
    <w:rsid w:val="00DC3A1B"/>
    <w:rsid w:val="00DC4024"/>
    <w:rsid w:val="00DC41AA"/>
    <w:rsid w:val="00DC493C"/>
    <w:rsid w:val="00DC4D5B"/>
    <w:rsid w:val="00DC4EEF"/>
    <w:rsid w:val="00DC50FC"/>
    <w:rsid w:val="00DC5202"/>
    <w:rsid w:val="00DC588E"/>
    <w:rsid w:val="00DC59DF"/>
    <w:rsid w:val="00DC5AA8"/>
    <w:rsid w:val="00DC5E9D"/>
    <w:rsid w:val="00DC6194"/>
    <w:rsid w:val="00DC630C"/>
    <w:rsid w:val="00DC6EF9"/>
    <w:rsid w:val="00DC756D"/>
    <w:rsid w:val="00DC777D"/>
    <w:rsid w:val="00DC7952"/>
    <w:rsid w:val="00DC795F"/>
    <w:rsid w:val="00DD1B27"/>
    <w:rsid w:val="00DD281F"/>
    <w:rsid w:val="00DD2896"/>
    <w:rsid w:val="00DD2AAB"/>
    <w:rsid w:val="00DD2FA8"/>
    <w:rsid w:val="00DD339A"/>
    <w:rsid w:val="00DD3422"/>
    <w:rsid w:val="00DD3CC6"/>
    <w:rsid w:val="00DD4093"/>
    <w:rsid w:val="00DD450A"/>
    <w:rsid w:val="00DD45F6"/>
    <w:rsid w:val="00DD48E2"/>
    <w:rsid w:val="00DD4968"/>
    <w:rsid w:val="00DD4B4C"/>
    <w:rsid w:val="00DD4B9C"/>
    <w:rsid w:val="00DD4CA6"/>
    <w:rsid w:val="00DD5054"/>
    <w:rsid w:val="00DD55A0"/>
    <w:rsid w:val="00DD5E88"/>
    <w:rsid w:val="00DD5EC3"/>
    <w:rsid w:val="00DD5F77"/>
    <w:rsid w:val="00DD5FC9"/>
    <w:rsid w:val="00DD600C"/>
    <w:rsid w:val="00DD65C2"/>
    <w:rsid w:val="00DD6852"/>
    <w:rsid w:val="00DD6D9A"/>
    <w:rsid w:val="00DD6E05"/>
    <w:rsid w:val="00DD74C8"/>
    <w:rsid w:val="00DD7B2C"/>
    <w:rsid w:val="00DE002A"/>
    <w:rsid w:val="00DE0595"/>
    <w:rsid w:val="00DE069C"/>
    <w:rsid w:val="00DE06B6"/>
    <w:rsid w:val="00DE0BAB"/>
    <w:rsid w:val="00DE0F71"/>
    <w:rsid w:val="00DE1193"/>
    <w:rsid w:val="00DE12C3"/>
    <w:rsid w:val="00DE13FF"/>
    <w:rsid w:val="00DE1F83"/>
    <w:rsid w:val="00DE24A1"/>
    <w:rsid w:val="00DE25EC"/>
    <w:rsid w:val="00DE398A"/>
    <w:rsid w:val="00DE3D2A"/>
    <w:rsid w:val="00DE4E70"/>
    <w:rsid w:val="00DE552E"/>
    <w:rsid w:val="00DE59FC"/>
    <w:rsid w:val="00DE5AD1"/>
    <w:rsid w:val="00DE5CAA"/>
    <w:rsid w:val="00DE609B"/>
    <w:rsid w:val="00DE66ED"/>
    <w:rsid w:val="00DE6DF0"/>
    <w:rsid w:val="00DE7E8C"/>
    <w:rsid w:val="00DE7EBB"/>
    <w:rsid w:val="00DF05FB"/>
    <w:rsid w:val="00DF0D3B"/>
    <w:rsid w:val="00DF15E7"/>
    <w:rsid w:val="00DF1CC5"/>
    <w:rsid w:val="00DF1DA6"/>
    <w:rsid w:val="00DF1E21"/>
    <w:rsid w:val="00DF1ECF"/>
    <w:rsid w:val="00DF221E"/>
    <w:rsid w:val="00DF330B"/>
    <w:rsid w:val="00DF3609"/>
    <w:rsid w:val="00DF3CD0"/>
    <w:rsid w:val="00DF4292"/>
    <w:rsid w:val="00DF5439"/>
    <w:rsid w:val="00DF5AE4"/>
    <w:rsid w:val="00DF6198"/>
    <w:rsid w:val="00DF6476"/>
    <w:rsid w:val="00DF66DC"/>
    <w:rsid w:val="00DF6869"/>
    <w:rsid w:val="00DF6E51"/>
    <w:rsid w:val="00DF6EFB"/>
    <w:rsid w:val="00DF72FF"/>
    <w:rsid w:val="00DF73B9"/>
    <w:rsid w:val="00DF76B3"/>
    <w:rsid w:val="00DF76C4"/>
    <w:rsid w:val="00DF7C52"/>
    <w:rsid w:val="00DF7E3C"/>
    <w:rsid w:val="00DF7ECA"/>
    <w:rsid w:val="00E002E9"/>
    <w:rsid w:val="00E00B86"/>
    <w:rsid w:val="00E01113"/>
    <w:rsid w:val="00E017CE"/>
    <w:rsid w:val="00E01A7F"/>
    <w:rsid w:val="00E01BAE"/>
    <w:rsid w:val="00E01CC7"/>
    <w:rsid w:val="00E01D8A"/>
    <w:rsid w:val="00E01FC8"/>
    <w:rsid w:val="00E0245D"/>
    <w:rsid w:val="00E02576"/>
    <w:rsid w:val="00E02CA7"/>
    <w:rsid w:val="00E02D4F"/>
    <w:rsid w:val="00E038DE"/>
    <w:rsid w:val="00E03B6C"/>
    <w:rsid w:val="00E045C3"/>
    <w:rsid w:val="00E04E6C"/>
    <w:rsid w:val="00E05025"/>
    <w:rsid w:val="00E053BF"/>
    <w:rsid w:val="00E05ACA"/>
    <w:rsid w:val="00E05D61"/>
    <w:rsid w:val="00E05F28"/>
    <w:rsid w:val="00E0614F"/>
    <w:rsid w:val="00E063A3"/>
    <w:rsid w:val="00E06644"/>
    <w:rsid w:val="00E0674F"/>
    <w:rsid w:val="00E0745B"/>
    <w:rsid w:val="00E07640"/>
    <w:rsid w:val="00E076C3"/>
    <w:rsid w:val="00E07A00"/>
    <w:rsid w:val="00E07C89"/>
    <w:rsid w:val="00E07CBB"/>
    <w:rsid w:val="00E07D04"/>
    <w:rsid w:val="00E07F61"/>
    <w:rsid w:val="00E1060E"/>
    <w:rsid w:val="00E10702"/>
    <w:rsid w:val="00E10BDA"/>
    <w:rsid w:val="00E10D44"/>
    <w:rsid w:val="00E1111B"/>
    <w:rsid w:val="00E1124D"/>
    <w:rsid w:val="00E11686"/>
    <w:rsid w:val="00E11F79"/>
    <w:rsid w:val="00E121DB"/>
    <w:rsid w:val="00E1252A"/>
    <w:rsid w:val="00E126B8"/>
    <w:rsid w:val="00E12774"/>
    <w:rsid w:val="00E1299A"/>
    <w:rsid w:val="00E12A82"/>
    <w:rsid w:val="00E12B50"/>
    <w:rsid w:val="00E12C05"/>
    <w:rsid w:val="00E137A4"/>
    <w:rsid w:val="00E13AB2"/>
    <w:rsid w:val="00E140AA"/>
    <w:rsid w:val="00E143C3"/>
    <w:rsid w:val="00E143EC"/>
    <w:rsid w:val="00E145B8"/>
    <w:rsid w:val="00E14645"/>
    <w:rsid w:val="00E1475E"/>
    <w:rsid w:val="00E1481F"/>
    <w:rsid w:val="00E14A34"/>
    <w:rsid w:val="00E14A3F"/>
    <w:rsid w:val="00E14D64"/>
    <w:rsid w:val="00E15537"/>
    <w:rsid w:val="00E156B3"/>
    <w:rsid w:val="00E158C0"/>
    <w:rsid w:val="00E16AB2"/>
    <w:rsid w:val="00E16D59"/>
    <w:rsid w:val="00E16F3F"/>
    <w:rsid w:val="00E16F8A"/>
    <w:rsid w:val="00E171A6"/>
    <w:rsid w:val="00E17448"/>
    <w:rsid w:val="00E17478"/>
    <w:rsid w:val="00E175FF"/>
    <w:rsid w:val="00E17887"/>
    <w:rsid w:val="00E1789D"/>
    <w:rsid w:val="00E17C69"/>
    <w:rsid w:val="00E17F58"/>
    <w:rsid w:val="00E201C2"/>
    <w:rsid w:val="00E202CC"/>
    <w:rsid w:val="00E20B23"/>
    <w:rsid w:val="00E21476"/>
    <w:rsid w:val="00E223A5"/>
    <w:rsid w:val="00E226E7"/>
    <w:rsid w:val="00E227A2"/>
    <w:rsid w:val="00E23A69"/>
    <w:rsid w:val="00E24343"/>
    <w:rsid w:val="00E2469A"/>
    <w:rsid w:val="00E2480E"/>
    <w:rsid w:val="00E248C3"/>
    <w:rsid w:val="00E253A9"/>
    <w:rsid w:val="00E256F6"/>
    <w:rsid w:val="00E25966"/>
    <w:rsid w:val="00E25B01"/>
    <w:rsid w:val="00E264B2"/>
    <w:rsid w:val="00E266F3"/>
    <w:rsid w:val="00E26BFF"/>
    <w:rsid w:val="00E26D73"/>
    <w:rsid w:val="00E272B7"/>
    <w:rsid w:val="00E2798B"/>
    <w:rsid w:val="00E27B6B"/>
    <w:rsid w:val="00E302EA"/>
    <w:rsid w:val="00E302FA"/>
    <w:rsid w:val="00E306CA"/>
    <w:rsid w:val="00E30B94"/>
    <w:rsid w:val="00E31118"/>
    <w:rsid w:val="00E312C8"/>
    <w:rsid w:val="00E315D9"/>
    <w:rsid w:val="00E32228"/>
    <w:rsid w:val="00E3233B"/>
    <w:rsid w:val="00E32415"/>
    <w:rsid w:val="00E33250"/>
    <w:rsid w:val="00E33474"/>
    <w:rsid w:val="00E34267"/>
    <w:rsid w:val="00E34563"/>
    <w:rsid w:val="00E3471E"/>
    <w:rsid w:val="00E348E3"/>
    <w:rsid w:val="00E350EF"/>
    <w:rsid w:val="00E35A3D"/>
    <w:rsid w:val="00E37148"/>
    <w:rsid w:val="00E3774F"/>
    <w:rsid w:val="00E37880"/>
    <w:rsid w:val="00E37A27"/>
    <w:rsid w:val="00E37B1F"/>
    <w:rsid w:val="00E37C48"/>
    <w:rsid w:val="00E37C57"/>
    <w:rsid w:val="00E400F3"/>
    <w:rsid w:val="00E4030F"/>
    <w:rsid w:val="00E4058F"/>
    <w:rsid w:val="00E411B9"/>
    <w:rsid w:val="00E41823"/>
    <w:rsid w:val="00E421CF"/>
    <w:rsid w:val="00E42458"/>
    <w:rsid w:val="00E424E5"/>
    <w:rsid w:val="00E4270A"/>
    <w:rsid w:val="00E42DA0"/>
    <w:rsid w:val="00E43137"/>
    <w:rsid w:val="00E43D8F"/>
    <w:rsid w:val="00E44108"/>
    <w:rsid w:val="00E4441E"/>
    <w:rsid w:val="00E447F7"/>
    <w:rsid w:val="00E44A74"/>
    <w:rsid w:val="00E44EEB"/>
    <w:rsid w:val="00E45403"/>
    <w:rsid w:val="00E454B3"/>
    <w:rsid w:val="00E45862"/>
    <w:rsid w:val="00E45951"/>
    <w:rsid w:val="00E45C47"/>
    <w:rsid w:val="00E469B8"/>
    <w:rsid w:val="00E46A5C"/>
    <w:rsid w:val="00E46C7B"/>
    <w:rsid w:val="00E476A7"/>
    <w:rsid w:val="00E479BB"/>
    <w:rsid w:val="00E502C0"/>
    <w:rsid w:val="00E50334"/>
    <w:rsid w:val="00E50552"/>
    <w:rsid w:val="00E50A54"/>
    <w:rsid w:val="00E50AB9"/>
    <w:rsid w:val="00E51896"/>
    <w:rsid w:val="00E51900"/>
    <w:rsid w:val="00E51EB9"/>
    <w:rsid w:val="00E51F69"/>
    <w:rsid w:val="00E51FD7"/>
    <w:rsid w:val="00E52404"/>
    <w:rsid w:val="00E52F76"/>
    <w:rsid w:val="00E535C7"/>
    <w:rsid w:val="00E537EE"/>
    <w:rsid w:val="00E54196"/>
    <w:rsid w:val="00E548C7"/>
    <w:rsid w:val="00E54CBC"/>
    <w:rsid w:val="00E5524B"/>
    <w:rsid w:val="00E55375"/>
    <w:rsid w:val="00E55D29"/>
    <w:rsid w:val="00E55DA3"/>
    <w:rsid w:val="00E560FE"/>
    <w:rsid w:val="00E56244"/>
    <w:rsid w:val="00E5684F"/>
    <w:rsid w:val="00E56902"/>
    <w:rsid w:val="00E56FF9"/>
    <w:rsid w:val="00E572AE"/>
    <w:rsid w:val="00E57944"/>
    <w:rsid w:val="00E5799D"/>
    <w:rsid w:val="00E57CCC"/>
    <w:rsid w:val="00E57F4B"/>
    <w:rsid w:val="00E6004F"/>
    <w:rsid w:val="00E6007A"/>
    <w:rsid w:val="00E605BB"/>
    <w:rsid w:val="00E60C94"/>
    <w:rsid w:val="00E60FEE"/>
    <w:rsid w:val="00E6123B"/>
    <w:rsid w:val="00E61A74"/>
    <w:rsid w:val="00E61CD3"/>
    <w:rsid w:val="00E61D7A"/>
    <w:rsid w:val="00E6205A"/>
    <w:rsid w:val="00E6249C"/>
    <w:rsid w:val="00E62506"/>
    <w:rsid w:val="00E62533"/>
    <w:rsid w:val="00E625F8"/>
    <w:rsid w:val="00E629E5"/>
    <w:rsid w:val="00E63A90"/>
    <w:rsid w:val="00E63E78"/>
    <w:rsid w:val="00E647C2"/>
    <w:rsid w:val="00E64DCC"/>
    <w:rsid w:val="00E65164"/>
    <w:rsid w:val="00E65299"/>
    <w:rsid w:val="00E65E90"/>
    <w:rsid w:val="00E66BFD"/>
    <w:rsid w:val="00E66D69"/>
    <w:rsid w:val="00E66D72"/>
    <w:rsid w:val="00E66F10"/>
    <w:rsid w:val="00E670E7"/>
    <w:rsid w:val="00E672E6"/>
    <w:rsid w:val="00E6798C"/>
    <w:rsid w:val="00E679E8"/>
    <w:rsid w:val="00E701FB"/>
    <w:rsid w:val="00E702AB"/>
    <w:rsid w:val="00E703F8"/>
    <w:rsid w:val="00E70D57"/>
    <w:rsid w:val="00E712CB"/>
    <w:rsid w:val="00E7191E"/>
    <w:rsid w:val="00E71E88"/>
    <w:rsid w:val="00E729EA"/>
    <w:rsid w:val="00E735AC"/>
    <w:rsid w:val="00E7395D"/>
    <w:rsid w:val="00E73EB2"/>
    <w:rsid w:val="00E745D6"/>
    <w:rsid w:val="00E748D6"/>
    <w:rsid w:val="00E74E1D"/>
    <w:rsid w:val="00E74EC4"/>
    <w:rsid w:val="00E74F08"/>
    <w:rsid w:val="00E752DB"/>
    <w:rsid w:val="00E756F4"/>
    <w:rsid w:val="00E75F92"/>
    <w:rsid w:val="00E76073"/>
    <w:rsid w:val="00E7641A"/>
    <w:rsid w:val="00E7684E"/>
    <w:rsid w:val="00E7694A"/>
    <w:rsid w:val="00E77782"/>
    <w:rsid w:val="00E7789C"/>
    <w:rsid w:val="00E80083"/>
    <w:rsid w:val="00E807C8"/>
    <w:rsid w:val="00E80D5F"/>
    <w:rsid w:val="00E8105D"/>
    <w:rsid w:val="00E81098"/>
    <w:rsid w:val="00E81FD4"/>
    <w:rsid w:val="00E81FF2"/>
    <w:rsid w:val="00E826D9"/>
    <w:rsid w:val="00E82C0D"/>
    <w:rsid w:val="00E82EDA"/>
    <w:rsid w:val="00E83140"/>
    <w:rsid w:val="00E83460"/>
    <w:rsid w:val="00E83682"/>
    <w:rsid w:val="00E83F66"/>
    <w:rsid w:val="00E83F7F"/>
    <w:rsid w:val="00E84066"/>
    <w:rsid w:val="00E8472D"/>
    <w:rsid w:val="00E84881"/>
    <w:rsid w:val="00E84B34"/>
    <w:rsid w:val="00E84B88"/>
    <w:rsid w:val="00E84C1F"/>
    <w:rsid w:val="00E84D22"/>
    <w:rsid w:val="00E84E09"/>
    <w:rsid w:val="00E84E8E"/>
    <w:rsid w:val="00E8521B"/>
    <w:rsid w:val="00E85260"/>
    <w:rsid w:val="00E85371"/>
    <w:rsid w:val="00E858D8"/>
    <w:rsid w:val="00E85A99"/>
    <w:rsid w:val="00E85CDE"/>
    <w:rsid w:val="00E85F8F"/>
    <w:rsid w:val="00E86EFD"/>
    <w:rsid w:val="00E87282"/>
    <w:rsid w:val="00E87B71"/>
    <w:rsid w:val="00E87BEA"/>
    <w:rsid w:val="00E87F98"/>
    <w:rsid w:val="00E904B1"/>
    <w:rsid w:val="00E90541"/>
    <w:rsid w:val="00E90F4C"/>
    <w:rsid w:val="00E913F9"/>
    <w:rsid w:val="00E918B6"/>
    <w:rsid w:val="00E91F8C"/>
    <w:rsid w:val="00E91FC3"/>
    <w:rsid w:val="00E921A5"/>
    <w:rsid w:val="00E92214"/>
    <w:rsid w:val="00E922AF"/>
    <w:rsid w:val="00E926BD"/>
    <w:rsid w:val="00E92704"/>
    <w:rsid w:val="00E927F9"/>
    <w:rsid w:val="00E92BD3"/>
    <w:rsid w:val="00E92DD0"/>
    <w:rsid w:val="00E92DF0"/>
    <w:rsid w:val="00E92EBF"/>
    <w:rsid w:val="00E93340"/>
    <w:rsid w:val="00E93A5F"/>
    <w:rsid w:val="00E93C91"/>
    <w:rsid w:val="00E94292"/>
    <w:rsid w:val="00E946C5"/>
    <w:rsid w:val="00E946FA"/>
    <w:rsid w:val="00E9479B"/>
    <w:rsid w:val="00E94ADF"/>
    <w:rsid w:val="00E94EE7"/>
    <w:rsid w:val="00E95215"/>
    <w:rsid w:val="00E95750"/>
    <w:rsid w:val="00E95F5C"/>
    <w:rsid w:val="00E960A1"/>
    <w:rsid w:val="00E96193"/>
    <w:rsid w:val="00E96347"/>
    <w:rsid w:val="00E96611"/>
    <w:rsid w:val="00E96A6C"/>
    <w:rsid w:val="00E9710B"/>
    <w:rsid w:val="00E978EC"/>
    <w:rsid w:val="00E9793A"/>
    <w:rsid w:val="00E9798C"/>
    <w:rsid w:val="00E97E5C"/>
    <w:rsid w:val="00E97F6F"/>
    <w:rsid w:val="00EA134A"/>
    <w:rsid w:val="00EA161D"/>
    <w:rsid w:val="00EA1851"/>
    <w:rsid w:val="00EA1A66"/>
    <w:rsid w:val="00EA1BEF"/>
    <w:rsid w:val="00EA1D03"/>
    <w:rsid w:val="00EA2455"/>
    <w:rsid w:val="00EA351A"/>
    <w:rsid w:val="00EA3753"/>
    <w:rsid w:val="00EA3A18"/>
    <w:rsid w:val="00EA3BCD"/>
    <w:rsid w:val="00EA4054"/>
    <w:rsid w:val="00EA4066"/>
    <w:rsid w:val="00EA4599"/>
    <w:rsid w:val="00EA4A1F"/>
    <w:rsid w:val="00EA4EE2"/>
    <w:rsid w:val="00EA56C8"/>
    <w:rsid w:val="00EA62B9"/>
    <w:rsid w:val="00EA7BD4"/>
    <w:rsid w:val="00EA7C10"/>
    <w:rsid w:val="00EA7D78"/>
    <w:rsid w:val="00EA7DB6"/>
    <w:rsid w:val="00EA7EA3"/>
    <w:rsid w:val="00EA7F67"/>
    <w:rsid w:val="00EB0091"/>
    <w:rsid w:val="00EB009D"/>
    <w:rsid w:val="00EB0562"/>
    <w:rsid w:val="00EB0751"/>
    <w:rsid w:val="00EB07C0"/>
    <w:rsid w:val="00EB0E73"/>
    <w:rsid w:val="00EB108D"/>
    <w:rsid w:val="00EB13E6"/>
    <w:rsid w:val="00EB189E"/>
    <w:rsid w:val="00EB22EC"/>
    <w:rsid w:val="00EB269C"/>
    <w:rsid w:val="00EB2DD0"/>
    <w:rsid w:val="00EB2FAA"/>
    <w:rsid w:val="00EB35C6"/>
    <w:rsid w:val="00EB360E"/>
    <w:rsid w:val="00EB3B7F"/>
    <w:rsid w:val="00EB3C96"/>
    <w:rsid w:val="00EB3F5D"/>
    <w:rsid w:val="00EB4169"/>
    <w:rsid w:val="00EB4A33"/>
    <w:rsid w:val="00EB5192"/>
    <w:rsid w:val="00EB5397"/>
    <w:rsid w:val="00EB5792"/>
    <w:rsid w:val="00EB597F"/>
    <w:rsid w:val="00EB5E7C"/>
    <w:rsid w:val="00EB66A5"/>
    <w:rsid w:val="00EB67E5"/>
    <w:rsid w:val="00EB6C7F"/>
    <w:rsid w:val="00EB6E4D"/>
    <w:rsid w:val="00EB723F"/>
    <w:rsid w:val="00EB761F"/>
    <w:rsid w:val="00EB7728"/>
    <w:rsid w:val="00EC00E7"/>
    <w:rsid w:val="00EC0197"/>
    <w:rsid w:val="00EC01D7"/>
    <w:rsid w:val="00EC0869"/>
    <w:rsid w:val="00EC0A40"/>
    <w:rsid w:val="00EC0E77"/>
    <w:rsid w:val="00EC127C"/>
    <w:rsid w:val="00EC1512"/>
    <w:rsid w:val="00EC1F45"/>
    <w:rsid w:val="00EC1F99"/>
    <w:rsid w:val="00EC23A3"/>
    <w:rsid w:val="00EC24A2"/>
    <w:rsid w:val="00EC25B6"/>
    <w:rsid w:val="00EC28CC"/>
    <w:rsid w:val="00EC2FAF"/>
    <w:rsid w:val="00EC3225"/>
    <w:rsid w:val="00EC333B"/>
    <w:rsid w:val="00EC3D04"/>
    <w:rsid w:val="00EC3D71"/>
    <w:rsid w:val="00EC41ED"/>
    <w:rsid w:val="00EC43C9"/>
    <w:rsid w:val="00EC43E3"/>
    <w:rsid w:val="00EC475C"/>
    <w:rsid w:val="00EC4B9E"/>
    <w:rsid w:val="00EC5026"/>
    <w:rsid w:val="00EC517F"/>
    <w:rsid w:val="00EC5270"/>
    <w:rsid w:val="00EC54AE"/>
    <w:rsid w:val="00EC5CB8"/>
    <w:rsid w:val="00EC5D09"/>
    <w:rsid w:val="00EC5D65"/>
    <w:rsid w:val="00EC622B"/>
    <w:rsid w:val="00EC6336"/>
    <w:rsid w:val="00EC6411"/>
    <w:rsid w:val="00EC65ED"/>
    <w:rsid w:val="00EC6C9C"/>
    <w:rsid w:val="00EC72A4"/>
    <w:rsid w:val="00EC734B"/>
    <w:rsid w:val="00EC73D9"/>
    <w:rsid w:val="00EC74ED"/>
    <w:rsid w:val="00EC7678"/>
    <w:rsid w:val="00EC78C4"/>
    <w:rsid w:val="00EC7A19"/>
    <w:rsid w:val="00EC7CA9"/>
    <w:rsid w:val="00EC7CFB"/>
    <w:rsid w:val="00ED01B0"/>
    <w:rsid w:val="00ED03FD"/>
    <w:rsid w:val="00ED09A9"/>
    <w:rsid w:val="00ED0A8C"/>
    <w:rsid w:val="00ED18A7"/>
    <w:rsid w:val="00ED1A1D"/>
    <w:rsid w:val="00ED1B19"/>
    <w:rsid w:val="00ED1CA9"/>
    <w:rsid w:val="00ED2975"/>
    <w:rsid w:val="00ED2E12"/>
    <w:rsid w:val="00ED3D51"/>
    <w:rsid w:val="00ED3E71"/>
    <w:rsid w:val="00ED40C1"/>
    <w:rsid w:val="00ED42A8"/>
    <w:rsid w:val="00ED4AFC"/>
    <w:rsid w:val="00ED4EF0"/>
    <w:rsid w:val="00ED5018"/>
    <w:rsid w:val="00ED5291"/>
    <w:rsid w:val="00ED5824"/>
    <w:rsid w:val="00ED6132"/>
    <w:rsid w:val="00ED7109"/>
    <w:rsid w:val="00ED728C"/>
    <w:rsid w:val="00ED772D"/>
    <w:rsid w:val="00ED791F"/>
    <w:rsid w:val="00EE037D"/>
    <w:rsid w:val="00EE0428"/>
    <w:rsid w:val="00EE045D"/>
    <w:rsid w:val="00EE0CA4"/>
    <w:rsid w:val="00EE117C"/>
    <w:rsid w:val="00EE15E5"/>
    <w:rsid w:val="00EE1792"/>
    <w:rsid w:val="00EE1F5B"/>
    <w:rsid w:val="00EE1F61"/>
    <w:rsid w:val="00EE25E2"/>
    <w:rsid w:val="00EE2A87"/>
    <w:rsid w:val="00EE2B44"/>
    <w:rsid w:val="00EE2D1A"/>
    <w:rsid w:val="00EE30D9"/>
    <w:rsid w:val="00EE43E5"/>
    <w:rsid w:val="00EE444F"/>
    <w:rsid w:val="00EE45BE"/>
    <w:rsid w:val="00EE47B4"/>
    <w:rsid w:val="00EE4940"/>
    <w:rsid w:val="00EE4D60"/>
    <w:rsid w:val="00EE5879"/>
    <w:rsid w:val="00EE5CCC"/>
    <w:rsid w:val="00EE5E8F"/>
    <w:rsid w:val="00EE6032"/>
    <w:rsid w:val="00EE610F"/>
    <w:rsid w:val="00EE6287"/>
    <w:rsid w:val="00EE68DF"/>
    <w:rsid w:val="00EE6902"/>
    <w:rsid w:val="00EE69A3"/>
    <w:rsid w:val="00EE6B4C"/>
    <w:rsid w:val="00EE6D8C"/>
    <w:rsid w:val="00EE7F00"/>
    <w:rsid w:val="00EF075A"/>
    <w:rsid w:val="00EF0921"/>
    <w:rsid w:val="00EF0FB6"/>
    <w:rsid w:val="00EF10EC"/>
    <w:rsid w:val="00EF134D"/>
    <w:rsid w:val="00EF1426"/>
    <w:rsid w:val="00EF16D6"/>
    <w:rsid w:val="00EF18E4"/>
    <w:rsid w:val="00EF18E7"/>
    <w:rsid w:val="00EF1DFB"/>
    <w:rsid w:val="00EF222B"/>
    <w:rsid w:val="00EF2460"/>
    <w:rsid w:val="00EF25BA"/>
    <w:rsid w:val="00EF26DC"/>
    <w:rsid w:val="00EF27DA"/>
    <w:rsid w:val="00EF3556"/>
    <w:rsid w:val="00EF3601"/>
    <w:rsid w:val="00EF4665"/>
    <w:rsid w:val="00EF493E"/>
    <w:rsid w:val="00EF5A24"/>
    <w:rsid w:val="00EF65D4"/>
    <w:rsid w:val="00EF6CFA"/>
    <w:rsid w:val="00F00942"/>
    <w:rsid w:val="00F00BD8"/>
    <w:rsid w:val="00F00D49"/>
    <w:rsid w:val="00F0158B"/>
    <w:rsid w:val="00F01F02"/>
    <w:rsid w:val="00F01F31"/>
    <w:rsid w:val="00F023F8"/>
    <w:rsid w:val="00F02B00"/>
    <w:rsid w:val="00F02E63"/>
    <w:rsid w:val="00F03006"/>
    <w:rsid w:val="00F030AB"/>
    <w:rsid w:val="00F035F7"/>
    <w:rsid w:val="00F03C70"/>
    <w:rsid w:val="00F03F8B"/>
    <w:rsid w:val="00F044B5"/>
    <w:rsid w:val="00F04A4F"/>
    <w:rsid w:val="00F04A66"/>
    <w:rsid w:val="00F0569D"/>
    <w:rsid w:val="00F05986"/>
    <w:rsid w:val="00F05B2B"/>
    <w:rsid w:val="00F05EDA"/>
    <w:rsid w:val="00F06FFD"/>
    <w:rsid w:val="00F07234"/>
    <w:rsid w:val="00F072D2"/>
    <w:rsid w:val="00F075A3"/>
    <w:rsid w:val="00F07753"/>
    <w:rsid w:val="00F07BC8"/>
    <w:rsid w:val="00F07D2D"/>
    <w:rsid w:val="00F07E5A"/>
    <w:rsid w:val="00F1008D"/>
    <w:rsid w:val="00F100D0"/>
    <w:rsid w:val="00F10B68"/>
    <w:rsid w:val="00F10F89"/>
    <w:rsid w:val="00F11BA6"/>
    <w:rsid w:val="00F123D3"/>
    <w:rsid w:val="00F12BBF"/>
    <w:rsid w:val="00F12C1F"/>
    <w:rsid w:val="00F13036"/>
    <w:rsid w:val="00F13037"/>
    <w:rsid w:val="00F13D6A"/>
    <w:rsid w:val="00F14208"/>
    <w:rsid w:val="00F14752"/>
    <w:rsid w:val="00F14A05"/>
    <w:rsid w:val="00F1503F"/>
    <w:rsid w:val="00F15261"/>
    <w:rsid w:val="00F157DC"/>
    <w:rsid w:val="00F1652D"/>
    <w:rsid w:val="00F1661B"/>
    <w:rsid w:val="00F166C4"/>
    <w:rsid w:val="00F16B72"/>
    <w:rsid w:val="00F16F96"/>
    <w:rsid w:val="00F17545"/>
    <w:rsid w:val="00F17828"/>
    <w:rsid w:val="00F179AF"/>
    <w:rsid w:val="00F17A31"/>
    <w:rsid w:val="00F17B24"/>
    <w:rsid w:val="00F17B88"/>
    <w:rsid w:val="00F17E27"/>
    <w:rsid w:val="00F17EAB"/>
    <w:rsid w:val="00F2034D"/>
    <w:rsid w:val="00F2041E"/>
    <w:rsid w:val="00F205C5"/>
    <w:rsid w:val="00F20ED9"/>
    <w:rsid w:val="00F2185F"/>
    <w:rsid w:val="00F21996"/>
    <w:rsid w:val="00F21E73"/>
    <w:rsid w:val="00F21F14"/>
    <w:rsid w:val="00F220D8"/>
    <w:rsid w:val="00F2223D"/>
    <w:rsid w:val="00F22428"/>
    <w:rsid w:val="00F22434"/>
    <w:rsid w:val="00F2277F"/>
    <w:rsid w:val="00F22C39"/>
    <w:rsid w:val="00F22F2A"/>
    <w:rsid w:val="00F2408F"/>
    <w:rsid w:val="00F24585"/>
    <w:rsid w:val="00F245B7"/>
    <w:rsid w:val="00F24735"/>
    <w:rsid w:val="00F25064"/>
    <w:rsid w:val="00F25116"/>
    <w:rsid w:val="00F259F7"/>
    <w:rsid w:val="00F25B09"/>
    <w:rsid w:val="00F272BD"/>
    <w:rsid w:val="00F273FD"/>
    <w:rsid w:val="00F27405"/>
    <w:rsid w:val="00F27549"/>
    <w:rsid w:val="00F2790A"/>
    <w:rsid w:val="00F27EA7"/>
    <w:rsid w:val="00F3004A"/>
    <w:rsid w:val="00F300F3"/>
    <w:rsid w:val="00F30222"/>
    <w:rsid w:val="00F309C0"/>
    <w:rsid w:val="00F311F5"/>
    <w:rsid w:val="00F31451"/>
    <w:rsid w:val="00F3167C"/>
    <w:rsid w:val="00F31D47"/>
    <w:rsid w:val="00F32139"/>
    <w:rsid w:val="00F32515"/>
    <w:rsid w:val="00F3291D"/>
    <w:rsid w:val="00F32D13"/>
    <w:rsid w:val="00F33171"/>
    <w:rsid w:val="00F347E8"/>
    <w:rsid w:val="00F34C8D"/>
    <w:rsid w:val="00F34F5C"/>
    <w:rsid w:val="00F353CD"/>
    <w:rsid w:val="00F35703"/>
    <w:rsid w:val="00F3659C"/>
    <w:rsid w:val="00F36C00"/>
    <w:rsid w:val="00F36C01"/>
    <w:rsid w:val="00F37773"/>
    <w:rsid w:val="00F37C51"/>
    <w:rsid w:val="00F37CC4"/>
    <w:rsid w:val="00F37D9D"/>
    <w:rsid w:val="00F41295"/>
    <w:rsid w:val="00F415C7"/>
    <w:rsid w:val="00F4189B"/>
    <w:rsid w:val="00F4205D"/>
    <w:rsid w:val="00F421C0"/>
    <w:rsid w:val="00F42CDE"/>
    <w:rsid w:val="00F42CE3"/>
    <w:rsid w:val="00F42EC0"/>
    <w:rsid w:val="00F43235"/>
    <w:rsid w:val="00F4420F"/>
    <w:rsid w:val="00F443F3"/>
    <w:rsid w:val="00F44FA2"/>
    <w:rsid w:val="00F450D3"/>
    <w:rsid w:val="00F45599"/>
    <w:rsid w:val="00F46927"/>
    <w:rsid w:val="00F46B69"/>
    <w:rsid w:val="00F47B06"/>
    <w:rsid w:val="00F47DE2"/>
    <w:rsid w:val="00F47E35"/>
    <w:rsid w:val="00F5072A"/>
    <w:rsid w:val="00F50D5A"/>
    <w:rsid w:val="00F5134C"/>
    <w:rsid w:val="00F51421"/>
    <w:rsid w:val="00F51652"/>
    <w:rsid w:val="00F51FBD"/>
    <w:rsid w:val="00F524EA"/>
    <w:rsid w:val="00F52AC8"/>
    <w:rsid w:val="00F52CE5"/>
    <w:rsid w:val="00F530B8"/>
    <w:rsid w:val="00F5312A"/>
    <w:rsid w:val="00F533F1"/>
    <w:rsid w:val="00F53577"/>
    <w:rsid w:val="00F53FA5"/>
    <w:rsid w:val="00F54726"/>
    <w:rsid w:val="00F54926"/>
    <w:rsid w:val="00F54C06"/>
    <w:rsid w:val="00F54F60"/>
    <w:rsid w:val="00F55A5C"/>
    <w:rsid w:val="00F56A97"/>
    <w:rsid w:val="00F57067"/>
    <w:rsid w:val="00F57852"/>
    <w:rsid w:val="00F60B90"/>
    <w:rsid w:val="00F615FA"/>
    <w:rsid w:val="00F61F81"/>
    <w:rsid w:val="00F620C3"/>
    <w:rsid w:val="00F623C3"/>
    <w:rsid w:val="00F625B1"/>
    <w:rsid w:val="00F6283D"/>
    <w:rsid w:val="00F629F9"/>
    <w:rsid w:val="00F63376"/>
    <w:rsid w:val="00F63D15"/>
    <w:rsid w:val="00F641F9"/>
    <w:rsid w:val="00F642F6"/>
    <w:rsid w:val="00F64437"/>
    <w:rsid w:val="00F64483"/>
    <w:rsid w:val="00F64C96"/>
    <w:rsid w:val="00F64FF4"/>
    <w:rsid w:val="00F65571"/>
    <w:rsid w:val="00F655A3"/>
    <w:rsid w:val="00F6573F"/>
    <w:rsid w:val="00F661F2"/>
    <w:rsid w:val="00F7012C"/>
    <w:rsid w:val="00F70266"/>
    <w:rsid w:val="00F704A5"/>
    <w:rsid w:val="00F713F8"/>
    <w:rsid w:val="00F7173F"/>
    <w:rsid w:val="00F71F74"/>
    <w:rsid w:val="00F71F9C"/>
    <w:rsid w:val="00F723A6"/>
    <w:rsid w:val="00F724E6"/>
    <w:rsid w:val="00F72ABD"/>
    <w:rsid w:val="00F72B6F"/>
    <w:rsid w:val="00F72C09"/>
    <w:rsid w:val="00F72CBE"/>
    <w:rsid w:val="00F73009"/>
    <w:rsid w:val="00F73365"/>
    <w:rsid w:val="00F735FE"/>
    <w:rsid w:val="00F736AD"/>
    <w:rsid w:val="00F74392"/>
    <w:rsid w:val="00F74A88"/>
    <w:rsid w:val="00F74DA2"/>
    <w:rsid w:val="00F74F5A"/>
    <w:rsid w:val="00F7509E"/>
    <w:rsid w:val="00F750D5"/>
    <w:rsid w:val="00F75405"/>
    <w:rsid w:val="00F75A5E"/>
    <w:rsid w:val="00F75C71"/>
    <w:rsid w:val="00F764AC"/>
    <w:rsid w:val="00F76CD1"/>
    <w:rsid w:val="00F76FAE"/>
    <w:rsid w:val="00F77668"/>
    <w:rsid w:val="00F777B0"/>
    <w:rsid w:val="00F77A3A"/>
    <w:rsid w:val="00F77AA3"/>
    <w:rsid w:val="00F77CB0"/>
    <w:rsid w:val="00F77D65"/>
    <w:rsid w:val="00F800C4"/>
    <w:rsid w:val="00F81053"/>
    <w:rsid w:val="00F81167"/>
    <w:rsid w:val="00F81C9C"/>
    <w:rsid w:val="00F81F1C"/>
    <w:rsid w:val="00F8203F"/>
    <w:rsid w:val="00F8231F"/>
    <w:rsid w:val="00F824D5"/>
    <w:rsid w:val="00F82970"/>
    <w:rsid w:val="00F83108"/>
    <w:rsid w:val="00F834B5"/>
    <w:rsid w:val="00F83BAA"/>
    <w:rsid w:val="00F84311"/>
    <w:rsid w:val="00F84315"/>
    <w:rsid w:val="00F84CC9"/>
    <w:rsid w:val="00F84E66"/>
    <w:rsid w:val="00F84F5A"/>
    <w:rsid w:val="00F867F2"/>
    <w:rsid w:val="00F8685E"/>
    <w:rsid w:val="00F86A05"/>
    <w:rsid w:val="00F86CC7"/>
    <w:rsid w:val="00F871F0"/>
    <w:rsid w:val="00F87248"/>
    <w:rsid w:val="00F8726B"/>
    <w:rsid w:val="00F8759A"/>
    <w:rsid w:val="00F87B49"/>
    <w:rsid w:val="00F87C2C"/>
    <w:rsid w:val="00F901BC"/>
    <w:rsid w:val="00F90620"/>
    <w:rsid w:val="00F90C16"/>
    <w:rsid w:val="00F911A8"/>
    <w:rsid w:val="00F91818"/>
    <w:rsid w:val="00F921A5"/>
    <w:rsid w:val="00F924D8"/>
    <w:rsid w:val="00F9293F"/>
    <w:rsid w:val="00F93039"/>
    <w:rsid w:val="00F931BE"/>
    <w:rsid w:val="00F931C1"/>
    <w:rsid w:val="00F93D69"/>
    <w:rsid w:val="00F947DA"/>
    <w:rsid w:val="00F95321"/>
    <w:rsid w:val="00F95552"/>
    <w:rsid w:val="00F960C2"/>
    <w:rsid w:val="00F96AF4"/>
    <w:rsid w:val="00F97F50"/>
    <w:rsid w:val="00FA0234"/>
    <w:rsid w:val="00FA0305"/>
    <w:rsid w:val="00FA0FBD"/>
    <w:rsid w:val="00FA1306"/>
    <w:rsid w:val="00FA132F"/>
    <w:rsid w:val="00FA160A"/>
    <w:rsid w:val="00FA17F7"/>
    <w:rsid w:val="00FA2189"/>
    <w:rsid w:val="00FA2E3C"/>
    <w:rsid w:val="00FA2E69"/>
    <w:rsid w:val="00FA3211"/>
    <w:rsid w:val="00FA3389"/>
    <w:rsid w:val="00FA3541"/>
    <w:rsid w:val="00FA38C2"/>
    <w:rsid w:val="00FA3A2E"/>
    <w:rsid w:val="00FA3DD5"/>
    <w:rsid w:val="00FA3F28"/>
    <w:rsid w:val="00FA4411"/>
    <w:rsid w:val="00FA452F"/>
    <w:rsid w:val="00FA4817"/>
    <w:rsid w:val="00FA4846"/>
    <w:rsid w:val="00FA6737"/>
    <w:rsid w:val="00FA6A77"/>
    <w:rsid w:val="00FA7208"/>
    <w:rsid w:val="00FA7290"/>
    <w:rsid w:val="00FA7390"/>
    <w:rsid w:val="00FA7541"/>
    <w:rsid w:val="00FA7CEF"/>
    <w:rsid w:val="00FB038A"/>
    <w:rsid w:val="00FB0421"/>
    <w:rsid w:val="00FB0612"/>
    <w:rsid w:val="00FB0B6C"/>
    <w:rsid w:val="00FB10C2"/>
    <w:rsid w:val="00FB1A1F"/>
    <w:rsid w:val="00FB2621"/>
    <w:rsid w:val="00FB26B4"/>
    <w:rsid w:val="00FB2A19"/>
    <w:rsid w:val="00FB2C01"/>
    <w:rsid w:val="00FB2C47"/>
    <w:rsid w:val="00FB2D9E"/>
    <w:rsid w:val="00FB2DF3"/>
    <w:rsid w:val="00FB2FD5"/>
    <w:rsid w:val="00FB32F9"/>
    <w:rsid w:val="00FB34D9"/>
    <w:rsid w:val="00FB384C"/>
    <w:rsid w:val="00FB4063"/>
    <w:rsid w:val="00FB4727"/>
    <w:rsid w:val="00FB4788"/>
    <w:rsid w:val="00FB4A2C"/>
    <w:rsid w:val="00FB4AF5"/>
    <w:rsid w:val="00FB5040"/>
    <w:rsid w:val="00FB5141"/>
    <w:rsid w:val="00FB516D"/>
    <w:rsid w:val="00FB5658"/>
    <w:rsid w:val="00FB5677"/>
    <w:rsid w:val="00FB567F"/>
    <w:rsid w:val="00FB5880"/>
    <w:rsid w:val="00FB5940"/>
    <w:rsid w:val="00FB6620"/>
    <w:rsid w:val="00FB6866"/>
    <w:rsid w:val="00FB69A2"/>
    <w:rsid w:val="00FB75CF"/>
    <w:rsid w:val="00FB7F11"/>
    <w:rsid w:val="00FC0413"/>
    <w:rsid w:val="00FC1083"/>
    <w:rsid w:val="00FC19F0"/>
    <w:rsid w:val="00FC1DA6"/>
    <w:rsid w:val="00FC207E"/>
    <w:rsid w:val="00FC2E43"/>
    <w:rsid w:val="00FC2E6F"/>
    <w:rsid w:val="00FC3371"/>
    <w:rsid w:val="00FC3372"/>
    <w:rsid w:val="00FC3700"/>
    <w:rsid w:val="00FC3D10"/>
    <w:rsid w:val="00FC3E11"/>
    <w:rsid w:val="00FC4A27"/>
    <w:rsid w:val="00FC4F3E"/>
    <w:rsid w:val="00FC5AD3"/>
    <w:rsid w:val="00FC6011"/>
    <w:rsid w:val="00FC6060"/>
    <w:rsid w:val="00FC67FE"/>
    <w:rsid w:val="00FC69B8"/>
    <w:rsid w:val="00FC7083"/>
    <w:rsid w:val="00FC7378"/>
    <w:rsid w:val="00FC7A10"/>
    <w:rsid w:val="00FD0581"/>
    <w:rsid w:val="00FD1028"/>
    <w:rsid w:val="00FD1703"/>
    <w:rsid w:val="00FD1D12"/>
    <w:rsid w:val="00FD22DC"/>
    <w:rsid w:val="00FD241C"/>
    <w:rsid w:val="00FD338C"/>
    <w:rsid w:val="00FD49B9"/>
    <w:rsid w:val="00FD4A27"/>
    <w:rsid w:val="00FD506B"/>
    <w:rsid w:val="00FD5139"/>
    <w:rsid w:val="00FD531D"/>
    <w:rsid w:val="00FD55C8"/>
    <w:rsid w:val="00FD5A5A"/>
    <w:rsid w:val="00FD5B7B"/>
    <w:rsid w:val="00FD5D44"/>
    <w:rsid w:val="00FD5E06"/>
    <w:rsid w:val="00FD5F3E"/>
    <w:rsid w:val="00FD614F"/>
    <w:rsid w:val="00FD6172"/>
    <w:rsid w:val="00FD63B9"/>
    <w:rsid w:val="00FD7205"/>
    <w:rsid w:val="00FD7444"/>
    <w:rsid w:val="00FD7E03"/>
    <w:rsid w:val="00FE01CD"/>
    <w:rsid w:val="00FE06C0"/>
    <w:rsid w:val="00FE06E9"/>
    <w:rsid w:val="00FE0BC7"/>
    <w:rsid w:val="00FE0CC1"/>
    <w:rsid w:val="00FE14C7"/>
    <w:rsid w:val="00FE161F"/>
    <w:rsid w:val="00FE164C"/>
    <w:rsid w:val="00FE2148"/>
    <w:rsid w:val="00FE236E"/>
    <w:rsid w:val="00FE2AB3"/>
    <w:rsid w:val="00FE2C70"/>
    <w:rsid w:val="00FE2CC7"/>
    <w:rsid w:val="00FE2DC4"/>
    <w:rsid w:val="00FE308C"/>
    <w:rsid w:val="00FE43E5"/>
    <w:rsid w:val="00FE4BE5"/>
    <w:rsid w:val="00FE5091"/>
    <w:rsid w:val="00FE50B2"/>
    <w:rsid w:val="00FE57ED"/>
    <w:rsid w:val="00FE5837"/>
    <w:rsid w:val="00FE58A1"/>
    <w:rsid w:val="00FE5C51"/>
    <w:rsid w:val="00FE5E12"/>
    <w:rsid w:val="00FE5E7F"/>
    <w:rsid w:val="00FE6094"/>
    <w:rsid w:val="00FE60B7"/>
    <w:rsid w:val="00FE674E"/>
    <w:rsid w:val="00FE6EE1"/>
    <w:rsid w:val="00FE7A8D"/>
    <w:rsid w:val="00FE7A97"/>
    <w:rsid w:val="00FE7DB0"/>
    <w:rsid w:val="00FE7E33"/>
    <w:rsid w:val="00FE7F1B"/>
    <w:rsid w:val="00FE7F7B"/>
    <w:rsid w:val="00FF02B4"/>
    <w:rsid w:val="00FF0CFB"/>
    <w:rsid w:val="00FF10EB"/>
    <w:rsid w:val="00FF1211"/>
    <w:rsid w:val="00FF14E8"/>
    <w:rsid w:val="00FF1906"/>
    <w:rsid w:val="00FF1D45"/>
    <w:rsid w:val="00FF1E3B"/>
    <w:rsid w:val="00FF1E4D"/>
    <w:rsid w:val="00FF200A"/>
    <w:rsid w:val="00FF3877"/>
    <w:rsid w:val="00FF4A7A"/>
    <w:rsid w:val="00FF4AC0"/>
    <w:rsid w:val="00FF4DCE"/>
    <w:rsid w:val="00FF4F23"/>
    <w:rsid w:val="00FF5131"/>
    <w:rsid w:val="00FF57F1"/>
    <w:rsid w:val="00FF66AC"/>
    <w:rsid w:val="00FF70DD"/>
    <w:rsid w:val="00FF711B"/>
    <w:rsid w:val="00FF77E2"/>
    <w:rsid w:val="00FF7D74"/>
    <w:rsid w:val="00FF7DED"/>
    <w:rsid w:val="00FF7E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3852"/>
    <o:shapelayout v:ext="edit">
      <o:idmap v:ext="edit" data="1,3"/>
      <o:rules v:ext="edit">
        <o:r id="V:Rule1" type="connector" idref="#_x0000_s377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2F1649"/>
    <w:rPr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E444F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uiPriority w:val="99"/>
    <w:qFormat/>
    <w:rsid w:val="007E444F"/>
    <w:pPr>
      <w:keepNext/>
      <w:tabs>
        <w:tab w:val="left" w:pos="720"/>
      </w:tabs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rsid w:val="003F16DA"/>
    <w:pPr>
      <w:keepNext/>
      <w:numPr>
        <w:ilvl w:val="2"/>
        <w:numId w:val="3"/>
      </w:numPr>
      <w:tabs>
        <w:tab w:val="left" w:pos="864"/>
      </w:tabs>
      <w:spacing w:before="240" w:after="6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a"/>
    <w:next w:val="a"/>
    <w:link w:val="40"/>
    <w:uiPriority w:val="99"/>
    <w:qFormat/>
    <w:rsid w:val="007E444F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9"/>
    <w:qFormat/>
    <w:rsid w:val="007E444F"/>
    <w:pPr>
      <w:spacing w:before="240" w:after="60"/>
      <w:outlineLvl w:val="4"/>
    </w:pPr>
    <w:rPr>
      <w:bCs/>
      <w:i/>
      <w:iCs/>
      <w:szCs w:val="26"/>
    </w:rPr>
  </w:style>
  <w:style w:type="paragraph" w:styleId="6">
    <w:name w:val="heading 6"/>
    <w:basedOn w:val="a"/>
    <w:next w:val="a"/>
    <w:link w:val="60"/>
    <w:uiPriority w:val="99"/>
    <w:qFormat/>
    <w:rsid w:val="007E444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7E444F"/>
    <w:p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0"/>
    <w:uiPriority w:val="99"/>
    <w:qFormat/>
    <w:rsid w:val="007E444F"/>
    <w:p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0"/>
    <w:uiPriority w:val="99"/>
    <w:qFormat/>
    <w:rsid w:val="007E444F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9"/>
    <w:locked/>
    <w:rsid w:val="00434F8E"/>
    <w:rPr>
      <w:rFonts w:ascii="Cambria" w:eastAsia="SimSun" w:hAnsi="Cambria" w:cs="Times New Roman"/>
      <w:b/>
      <w:bCs/>
      <w:kern w:val="32"/>
      <w:sz w:val="32"/>
      <w:szCs w:val="32"/>
    </w:rPr>
  </w:style>
  <w:style w:type="character" w:customStyle="1" w:styleId="21">
    <w:name w:val="標題 2 字元"/>
    <w:basedOn w:val="a0"/>
    <w:link w:val="20"/>
    <w:uiPriority w:val="99"/>
    <w:semiHidden/>
    <w:locked/>
    <w:rsid w:val="00760D4F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a0"/>
    <w:uiPriority w:val="99"/>
    <w:semiHidden/>
    <w:locked/>
    <w:rsid w:val="00434F8E"/>
    <w:rPr>
      <w:rFonts w:ascii="Cambria" w:eastAsia="SimSun" w:hAnsi="Cambria" w:cs="Times New Roman"/>
      <w:b/>
      <w:bCs/>
      <w:sz w:val="26"/>
      <w:szCs w:val="26"/>
    </w:rPr>
  </w:style>
  <w:style w:type="character" w:customStyle="1" w:styleId="40">
    <w:name w:val="標題 4 字元"/>
    <w:basedOn w:val="a0"/>
    <w:link w:val="4"/>
    <w:uiPriority w:val="99"/>
    <w:semiHidden/>
    <w:locked/>
    <w:rsid w:val="00760D4F"/>
    <w:rPr>
      <w:rFonts w:ascii="Calibri" w:eastAsia="SimSun" w:hAnsi="Calibri" w:cs="Times New Roman"/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9"/>
    <w:semiHidden/>
    <w:locked/>
    <w:rsid w:val="00760D4F"/>
    <w:rPr>
      <w:rFonts w:ascii="Calibri" w:eastAsia="SimSun" w:hAnsi="Calibri" w:cs="Times New Roman"/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9"/>
    <w:semiHidden/>
    <w:locked/>
    <w:rsid w:val="00760D4F"/>
    <w:rPr>
      <w:rFonts w:ascii="Calibri" w:eastAsia="SimSun" w:hAnsi="Calibri" w:cs="Times New Roman"/>
      <w:b/>
      <w:bCs/>
    </w:rPr>
  </w:style>
  <w:style w:type="character" w:customStyle="1" w:styleId="70">
    <w:name w:val="標題 7 字元"/>
    <w:basedOn w:val="a0"/>
    <w:link w:val="7"/>
    <w:uiPriority w:val="99"/>
    <w:semiHidden/>
    <w:locked/>
    <w:rsid w:val="00760D4F"/>
    <w:rPr>
      <w:rFonts w:ascii="Calibri" w:eastAsia="SimSun" w:hAnsi="Calibri" w:cs="Times New Roman"/>
      <w:sz w:val="24"/>
      <w:szCs w:val="24"/>
    </w:rPr>
  </w:style>
  <w:style w:type="character" w:customStyle="1" w:styleId="80">
    <w:name w:val="標題 8 字元"/>
    <w:basedOn w:val="a0"/>
    <w:link w:val="8"/>
    <w:uiPriority w:val="99"/>
    <w:semiHidden/>
    <w:locked/>
    <w:rsid w:val="00760D4F"/>
    <w:rPr>
      <w:rFonts w:ascii="Calibri" w:eastAsia="SimSun" w:hAnsi="Calibri" w:cs="Times New Roman"/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9"/>
    <w:semiHidden/>
    <w:locked/>
    <w:rsid w:val="00760D4F"/>
    <w:rPr>
      <w:rFonts w:ascii="Cambria" w:eastAsia="SimSun" w:hAnsi="Cambria" w:cs="Times New Roman"/>
    </w:rPr>
  </w:style>
  <w:style w:type="character" w:customStyle="1" w:styleId="10">
    <w:name w:val="標題 1 字元"/>
    <w:basedOn w:val="a0"/>
    <w:link w:val="1"/>
    <w:uiPriority w:val="9"/>
    <w:locked/>
    <w:rsid w:val="007E444F"/>
    <w:rPr>
      <w:rFonts w:ascii="Arial" w:hAnsi="Arial" w:cs="Arial"/>
      <w:b/>
      <w:bCs/>
      <w:kern w:val="32"/>
      <w:sz w:val="32"/>
      <w:szCs w:val="32"/>
    </w:rPr>
  </w:style>
  <w:style w:type="character" w:customStyle="1" w:styleId="30">
    <w:name w:val="標題 3 字元"/>
    <w:basedOn w:val="a0"/>
    <w:link w:val="3"/>
    <w:uiPriority w:val="99"/>
    <w:locked/>
    <w:rsid w:val="003F16DA"/>
    <w:rPr>
      <w:rFonts w:ascii="Arial" w:hAnsi="Arial" w:cs="Arial"/>
      <w:b/>
      <w:bCs/>
      <w:sz w:val="24"/>
      <w:szCs w:val="26"/>
    </w:rPr>
  </w:style>
  <w:style w:type="paragraph" w:styleId="a3">
    <w:name w:val="header"/>
    <w:basedOn w:val="a"/>
    <w:link w:val="a4"/>
    <w:uiPriority w:val="99"/>
    <w:rsid w:val="00EE1F5B"/>
    <w:pPr>
      <w:tabs>
        <w:tab w:val="center" w:pos="4320"/>
        <w:tab w:val="right" w:pos="8640"/>
      </w:tabs>
    </w:pPr>
  </w:style>
  <w:style w:type="character" w:customStyle="1" w:styleId="a4">
    <w:name w:val="頁首 字元"/>
    <w:basedOn w:val="a0"/>
    <w:link w:val="a3"/>
    <w:uiPriority w:val="99"/>
    <w:locked/>
    <w:rsid w:val="0008297F"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E1F5B"/>
    <w:pPr>
      <w:tabs>
        <w:tab w:val="center" w:pos="4320"/>
        <w:tab w:val="right" w:pos="8640"/>
      </w:tabs>
    </w:pPr>
  </w:style>
  <w:style w:type="character" w:customStyle="1" w:styleId="a6">
    <w:name w:val="頁尾 字元"/>
    <w:basedOn w:val="a0"/>
    <w:link w:val="a5"/>
    <w:uiPriority w:val="99"/>
    <w:semiHidden/>
    <w:locked/>
    <w:rsid w:val="00760D4F"/>
    <w:rPr>
      <w:rFonts w:cs="Times New Roman"/>
      <w:sz w:val="24"/>
      <w:szCs w:val="24"/>
    </w:rPr>
  </w:style>
  <w:style w:type="table" w:styleId="a7">
    <w:name w:val="Table Grid"/>
    <w:basedOn w:val="a1"/>
    <w:uiPriority w:val="99"/>
    <w:rsid w:val="00F203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rsid w:val="008D2692"/>
  </w:style>
  <w:style w:type="paragraph" w:styleId="22">
    <w:name w:val="toc 2"/>
    <w:basedOn w:val="a"/>
    <w:next w:val="a"/>
    <w:autoRedefine/>
    <w:uiPriority w:val="39"/>
    <w:rsid w:val="009F3852"/>
    <w:pPr>
      <w:ind w:left="200"/>
    </w:pPr>
  </w:style>
  <w:style w:type="character" w:styleId="a8">
    <w:name w:val="Hyperlink"/>
    <w:basedOn w:val="a0"/>
    <w:uiPriority w:val="99"/>
    <w:rsid w:val="009F3852"/>
    <w:rPr>
      <w:rFonts w:cs="Times New Roman"/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DB3713"/>
    <w:pPr>
      <w:ind w:left="400"/>
    </w:pPr>
  </w:style>
  <w:style w:type="character" w:styleId="a9">
    <w:name w:val="FollowedHyperlink"/>
    <w:basedOn w:val="a0"/>
    <w:uiPriority w:val="99"/>
    <w:rsid w:val="008E653E"/>
    <w:rPr>
      <w:rFonts w:cs="Times New Roman"/>
      <w:color w:val="0000FF"/>
      <w:u w:val="single"/>
    </w:rPr>
  </w:style>
  <w:style w:type="paragraph" w:styleId="aa">
    <w:name w:val="Document Map"/>
    <w:basedOn w:val="a"/>
    <w:link w:val="ab"/>
    <w:uiPriority w:val="99"/>
    <w:semiHidden/>
    <w:rsid w:val="00152D87"/>
    <w:pPr>
      <w:shd w:val="clear" w:color="auto" w:fill="000080"/>
    </w:pPr>
    <w:rPr>
      <w:rFonts w:ascii="Tahoma" w:hAnsi="Tahoma" w:cs="Tahoma"/>
      <w:szCs w:val="20"/>
    </w:rPr>
  </w:style>
  <w:style w:type="character" w:customStyle="1" w:styleId="ab">
    <w:name w:val="文件引導模式 字元"/>
    <w:basedOn w:val="a0"/>
    <w:link w:val="aa"/>
    <w:uiPriority w:val="99"/>
    <w:semiHidden/>
    <w:locked/>
    <w:rsid w:val="00760D4F"/>
    <w:rPr>
      <w:rFonts w:cs="Times New Roman"/>
      <w:sz w:val="2"/>
    </w:rPr>
  </w:style>
  <w:style w:type="paragraph" w:styleId="ac">
    <w:name w:val="Balloon Text"/>
    <w:basedOn w:val="a"/>
    <w:link w:val="ad"/>
    <w:uiPriority w:val="99"/>
    <w:semiHidden/>
    <w:rsid w:val="00863CA8"/>
    <w:rPr>
      <w:rFonts w:ascii="Tahoma" w:hAnsi="Tahoma" w:cs="Tahoma"/>
      <w:sz w:val="16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locked/>
    <w:rsid w:val="00760D4F"/>
    <w:rPr>
      <w:rFonts w:cs="Times New Roman"/>
      <w:sz w:val="2"/>
    </w:rPr>
  </w:style>
  <w:style w:type="paragraph" w:styleId="ae">
    <w:name w:val="caption"/>
    <w:basedOn w:val="a"/>
    <w:next w:val="a"/>
    <w:uiPriority w:val="99"/>
    <w:qFormat/>
    <w:rsid w:val="002A4BA7"/>
    <w:rPr>
      <w:rFonts w:ascii="Arial" w:eastAsia="SimHei" w:hAnsi="Arial" w:cs="Arial"/>
      <w:szCs w:val="20"/>
    </w:rPr>
  </w:style>
  <w:style w:type="paragraph" w:styleId="af">
    <w:name w:val="Body Text"/>
    <w:basedOn w:val="a"/>
    <w:link w:val="af0"/>
    <w:uiPriority w:val="99"/>
    <w:rsid w:val="00E60C94"/>
    <w:pPr>
      <w:autoSpaceDE w:val="0"/>
      <w:autoSpaceDN w:val="0"/>
      <w:spacing w:after="300" w:line="240" w:lineRule="atLeast"/>
      <w:ind w:leftChars="660" w:left="660"/>
    </w:pPr>
    <w:rPr>
      <w:rFonts w:ascii="Arial" w:hAnsi="Arial"/>
    </w:rPr>
  </w:style>
  <w:style w:type="character" w:customStyle="1" w:styleId="af0">
    <w:name w:val="本文 字元"/>
    <w:basedOn w:val="a0"/>
    <w:link w:val="af"/>
    <w:uiPriority w:val="99"/>
    <w:locked/>
    <w:rsid w:val="00E60C94"/>
    <w:rPr>
      <w:rFonts w:ascii="Arial" w:hAnsi="Arial" w:cs="Times New Roman"/>
      <w:sz w:val="24"/>
      <w:szCs w:val="24"/>
    </w:rPr>
  </w:style>
  <w:style w:type="paragraph" w:styleId="af1">
    <w:name w:val="List Paragraph"/>
    <w:basedOn w:val="a"/>
    <w:uiPriority w:val="34"/>
    <w:qFormat/>
    <w:rsid w:val="00E60C94"/>
    <w:pPr>
      <w:ind w:firstLineChars="200" w:firstLine="420"/>
    </w:pPr>
  </w:style>
  <w:style w:type="paragraph" w:customStyle="1" w:styleId="2">
    <w:name w:val="样式 标题 2 + 小三"/>
    <w:basedOn w:val="20"/>
    <w:autoRedefine/>
    <w:uiPriority w:val="99"/>
    <w:rsid w:val="007E444F"/>
    <w:pPr>
      <w:numPr>
        <w:ilvl w:val="1"/>
        <w:numId w:val="3"/>
      </w:numPr>
    </w:pPr>
    <w:rPr>
      <w:iCs w:val="0"/>
      <w:sz w:val="30"/>
    </w:rPr>
  </w:style>
  <w:style w:type="paragraph" w:customStyle="1" w:styleId="msolistparagraph0">
    <w:name w:val="msolistparagraph"/>
    <w:basedOn w:val="a"/>
    <w:uiPriority w:val="99"/>
    <w:rsid w:val="006C4B08"/>
    <w:pPr>
      <w:ind w:firstLine="420"/>
      <w:jc w:val="both"/>
    </w:pPr>
    <w:rPr>
      <w:rFonts w:ascii="Calibri" w:hAnsi="Calibri" w:cs="SimSun"/>
      <w:sz w:val="21"/>
      <w:szCs w:val="21"/>
    </w:rPr>
  </w:style>
  <w:style w:type="paragraph" w:styleId="af2">
    <w:name w:val="Revision"/>
    <w:hidden/>
    <w:uiPriority w:val="99"/>
    <w:semiHidden/>
    <w:rsid w:val="002324B0"/>
    <w:rPr>
      <w:szCs w:val="24"/>
    </w:rPr>
  </w:style>
  <w:style w:type="character" w:customStyle="1" w:styleId="htmlnon1">
    <w:name w:val="html_non1"/>
    <w:basedOn w:val="a0"/>
    <w:rsid w:val="000A3438"/>
    <w:rPr>
      <w:i/>
      <w:iCs/>
      <w:color w:val="000000"/>
    </w:rPr>
  </w:style>
  <w:style w:type="paragraph" w:styleId="HTML">
    <w:name w:val="HTML Preformatted"/>
    <w:basedOn w:val="a"/>
    <w:link w:val="HTML0"/>
    <w:uiPriority w:val="99"/>
    <w:semiHidden/>
    <w:unhideWhenUsed/>
    <w:locked/>
    <w:rsid w:val="000A34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sz w:val="24"/>
      <w:lang w:eastAsia="zh-TW"/>
    </w:rPr>
  </w:style>
  <w:style w:type="character" w:customStyle="1" w:styleId="HTML0">
    <w:name w:val="HTML 預設格式 字元"/>
    <w:basedOn w:val="a0"/>
    <w:link w:val="HTML"/>
    <w:uiPriority w:val="99"/>
    <w:semiHidden/>
    <w:rsid w:val="000A3438"/>
    <w:rPr>
      <w:rFonts w:ascii="細明體" w:eastAsia="細明體" w:hAnsi="細明體" w:cs="細明體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80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4286">
          <w:marLeft w:val="1411"/>
          <w:marRight w:val="0"/>
          <w:marTop w:val="65"/>
          <w:marBottom w:val="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4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27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3.jpeg"/><Relationship Id="rId42" Type="http://schemas.openxmlformats.org/officeDocument/2006/relationships/image" Target="media/image30.jpeg"/><Relationship Id="rId47" Type="http://schemas.openxmlformats.org/officeDocument/2006/relationships/image" Target="media/image35.emf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hyperlink" Target="mailto:b.PdLine=@pdline" TargetMode="External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2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hyperlink" Target="mailto:c.PdLine=@pdline" TargetMode="External"/><Relationship Id="rId37" Type="http://schemas.openxmlformats.org/officeDocument/2006/relationships/oleObject" Target="embeddings/oleObject1.bin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5.emf"/><Relationship Id="rId49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hyperlink" Target="mailto:c.PdLine=@pdline" TargetMode="External"/><Relationship Id="rId44" Type="http://schemas.openxmlformats.org/officeDocument/2006/relationships/image" Target="media/image32.jpe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4.jpeg"/><Relationship Id="rId43" Type="http://schemas.openxmlformats.org/officeDocument/2006/relationships/image" Target="media/image31.jpeg"/><Relationship Id="rId48" Type="http://schemas.openxmlformats.org/officeDocument/2006/relationships/oleObject" Target="embeddings/oleObject2.bin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C9A34F-8F3C-4E92-85EC-93166DD72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108</Pages>
  <Words>13952</Words>
  <Characters>79527</Characters>
  <Application>Microsoft Office Word</Application>
  <DocSecurity>0</DocSecurity>
  <Lines>662</Lines>
  <Paragraphs>186</Paragraphs>
  <ScaleCrop>false</ScaleCrop>
  <Company>ITC</Company>
  <LinksUpToDate>false</LinksUpToDate>
  <CharactersWithSpaces>93293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Inventec</dc:title>
  <dc:creator>宋杰</dc:creator>
  <cp:lastModifiedBy>IEC960923</cp:lastModifiedBy>
  <cp:revision>108</cp:revision>
  <dcterms:created xsi:type="dcterms:W3CDTF">2012-08-24T05:02:00Z</dcterms:created>
  <dcterms:modified xsi:type="dcterms:W3CDTF">2013-04-08T09:58:00Z</dcterms:modified>
</cp:coreProperties>
</file>